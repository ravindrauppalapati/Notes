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2C6B" w:rsidRPr="00D91B25" w:rsidRDefault="00542C6B" w:rsidP="00542C6B">
      <w:pPr>
        <w:shd w:val="clear" w:color="auto" w:fill="FFFFFF"/>
        <w:spacing w:after="0" w:line="240" w:lineRule="auto"/>
        <w:jc w:val="both"/>
        <w:textAlignment w:val="baseline"/>
        <w:outlineLvl w:val="1"/>
        <w:rPr>
          <w:rFonts w:ascii="Maiandra GD" w:eastAsia="Times New Roman" w:hAnsi="Maiandra GD" w:cs="Segoe UI"/>
          <w:color w:val="3A3A3A"/>
          <w:sz w:val="24"/>
          <w:szCs w:val="24"/>
        </w:rPr>
      </w:pPr>
      <w:r w:rsidRPr="002C51C3">
        <w:rPr>
          <w:rFonts w:ascii="Maiandra GD" w:eastAsia="Times New Roman" w:hAnsi="Maiandra GD" w:cs="Arial"/>
          <w:b/>
          <w:bCs/>
          <w:color w:val="000000"/>
          <w:sz w:val="24"/>
          <w:szCs w:val="24"/>
          <w:highlight w:val="yellow"/>
        </w:rPr>
        <w:t>Architecture of 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In this article, I am going to discuss the </w:t>
      </w:r>
      <w:r w:rsidRPr="00D91B25">
        <w:rPr>
          <w:rFonts w:ascii="Maiandra GD" w:eastAsia="Times New Roman" w:hAnsi="Maiandra GD" w:cs="Arial"/>
          <w:b/>
          <w:bCs/>
          <w:color w:val="000000"/>
          <w:sz w:val="24"/>
          <w:szCs w:val="24"/>
        </w:rPr>
        <w:t>Architecture of LINQ</w:t>
      </w:r>
      <w:r w:rsidRPr="00D91B25">
        <w:rPr>
          <w:rFonts w:ascii="Maiandra GD" w:eastAsia="Times New Roman" w:hAnsi="Maiandra GD" w:cs="Arial"/>
          <w:color w:val="000000"/>
          <w:sz w:val="24"/>
          <w:szCs w:val="24"/>
          <w:bdr w:val="none" w:sz="0" w:space="0" w:color="auto" w:frame="1"/>
        </w:rPr>
        <w:t>. The term </w:t>
      </w:r>
      <w:r w:rsidRPr="00D91B25">
        <w:rPr>
          <w:rFonts w:ascii="Maiandra GD" w:eastAsia="Times New Roman" w:hAnsi="Maiandra GD" w:cs="Arial"/>
          <w:b/>
          <w:bCs/>
          <w:color w:val="000000"/>
          <w:sz w:val="24"/>
          <w:szCs w:val="24"/>
        </w:rPr>
        <w:t>LINQ</w:t>
      </w:r>
      <w:r w:rsidRPr="00D91B25">
        <w:rPr>
          <w:rFonts w:ascii="Maiandra GD" w:eastAsia="Times New Roman" w:hAnsi="Maiandra GD" w:cs="Arial"/>
          <w:color w:val="000000"/>
          <w:sz w:val="24"/>
          <w:szCs w:val="24"/>
          <w:bdr w:val="none" w:sz="0" w:space="0" w:color="auto" w:frame="1"/>
        </w:rPr>
        <w:t> stands for </w:t>
      </w:r>
      <w:r w:rsidRPr="00D91B25">
        <w:rPr>
          <w:rFonts w:ascii="Maiandra GD" w:eastAsia="Times New Roman" w:hAnsi="Maiandra GD" w:cs="Arial"/>
          <w:b/>
          <w:bCs/>
          <w:color w:val="000000"/>
          <w:sz w:val="24"/>
          <w:szCs w:val="24"/>
        </w:rPr>
        <w:t>Language Integrated Query</w:t>
      </w:r>
      <w:r w:rsidRPr="00D91B25">
        <w:rPr>
          <w:rFonts w:ascii="Maiandra GD" w:eastAsia="Times New Roman" w:hAnsi="Maiandra GD" w:cs="Arial"/>
          <w:color w:val="000000"/>
          <w:sz w:val="24"/>
          <w:szCs w:val="24"/>
          <w:bdr w:val="none" w:sz="0" w:space="0" w:color="auto" w:frame="1"/>
        </w:rPr>
        <w:t> and it is pronounced as </w:t>
      </w:r>
      <w:r w:rsidRPr="00D91B25">
        <w:rPr>
          <w:rFonts w:ascii="Maiandra GD" w:eastAsia="Times New Roman" w:hAnsi="Maiandra GD" w:cs="Arial"/>
          <w:b/>
          <w:bCs/>
          <w:color w:val="000000"/>
          <w:sz w:val="24"/>
          <w:szCs w:val="24"/>
        </w:rPr>
        <w:t>LINK</w:t>
      </w:r>
      <w:r w:rsidRPr="00D91B25">
        <w:rPr>
          <w:rFonts w:ascii="Maiandra GD" w:eastAsia="Times New Roman" w:hAnsi="Maiandra GD" w:cs="Arial"/>
          <w:color w:val="000000"/>
          <w:sz w:val="24"/>
          <w:szCs w:val="24"/>
          <w:bdr w:val="none" w:sz="0" w:space="0" w:color="auto" w:frame="1"/>
        </w:rPr>
        <w:t>. Nowadays the use of use LINQ increasing rapidly. So, as a developer, you should understand the Linq and its architecture. At the end of this article, you will have a very good understanding of the following pointers.</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What is LINQ?</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Why should we learn LINQ?</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How LINQ works?</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What are LINQ Providers?</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Advantages of using LINQ.</w:t>
      </w:r>
    </w:p>
    <w:p w:rsidR="00542C6B" w:rsidRPr="00D91B25" w:rsidRDefault="00542C6B" w:rsidP="00542C6B">
      <w:pPr>
        <w:numPr>
          <w:ilvl w:val="0"/>
          <w:numId w:val="1"/>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FF"/>
          <w:sz w:val="24"/>
          <w:szCs w:val="24"/>
        </w:rPr>
        <w:t>Disadvantages of using LINQ.</w:t>
      </w:r>
    </w:p>
    <w:p w:rsidR="00542C6B" w:rsidRPr="00D91B25" w:rsidRDefault="00542C6B" w:rsidP="00542C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What is 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(Language Integrated Query) is a part of a language but not a complete language. It was introduced by Microsoft with .NET Framework 3.5 and C# 3.0 and is available in </w:t>
      </w:r>
      <w:r w:rsidRPr="00D91B25">
        <w:rPr>
          <w:rFonts w:ascii="Maiandra GD" w:eastAsia="Times New Roman" w:hAnsi="Maiandra GD" w:cs="Arial"/>
          <w:b/>
          <w:bCs/>
          <w:color w:val="000000"/>
          <w:sz w:val="24"/>
          <w:szCs w:val="24"/>
        </w:rPr>
        <w:t>System.Linq</w:t>
      </w:r>
      <w:r w:rsidRPr="00D91B25">
        <w:rPr>
          <w:rFonts w:ascii="Maiandra GD" w:eastAsia="Times New Roman" w:hAnsi="Maiandra GD" w:cs="Arial"/>
          <w:color w:val="000000"/>
          <w:sz w:val="24"/>
          <w:szCs w:val="24"/>
          <w:bdr w:val="none" w:sz="0" w:space="0" w:color="auto" w:frame="1"/>
        </w:rPr>
        <w:t> namespace.</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LINQ provides us common query syntax which allows us to query the data from various data sources. That means using a single query we can get or set the data from various data sources such as SQL Server database, XML documents, ADO.NET Datasets, and any other in-memory objects such as Collections, Generics, etc.</w:t>
      </w:r>
    </w:p>
    <w:p w:rsidR="00542C6B" w:rsidRPr="00D91B25" w:rsidRDefault="00542C6B" w:rsidP="00542C6B">
      <w:pPr>
        <w:shd w:val="clear" w:color="auto" w:fill="FFFFFF"/>
        <w:spacing w:after="384" w:line="240" w:lineRule="auto"/>
        <w:textAlignment w:val="baseline"/>
        <w:rPr>
          <w:rFonts w:ascii="Maiandra GD" w:eastAsia="Times New Roman" w:hAnsi="Maiandra GD" w:cs="Segoe UI"/>
          <w:color w:val="212529"/>
          <w:sz w:val="24"/>
          <w:szCs w:val="24"/>
        </w:rPr>
      </w:pPr>
      <w:r w:rsidRPr="00D91B25">
        <w:rPr>
          <w:rFonts w:ascii="Maiandra GD" w:eastAsia="Times New Roman" w:hAnsi="Maiandra GD" w:cs="Segoe UI"/>
          <w:noProof/>
          <w:color w:val="212529"/>
          <w:sz w:val="24"/>
          <w:szCs w:val="24"/>
        </w:rPr>
        <w:drawing>
          <wp:inline distT="0" distB="0" distL="0" distR="0">
            <wp:extent cx="4210685" cy="2700655"/>
            <wp:effectExtent l="19050" t="0" r="0" b="0"/>
            <wp:docPr id="1" name="Picture 1" descr="LINQ Query on Different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Q Query on Different Data Sources"/>
                    <pic:cNvPicPr>
                      <a:picLocks noChangeAspect="1" noChangeArrowheads="1"/>
                    </pic:cNvPicPr>
                  </pic:nvPicPr>
                  <pic:blipFill>
                    <a:blip r:embed="rId5"/>
                    <a:srcRect/>
                    <a:stretch>
                      <a:fillRect/>
                    </a:stretch>
                  </pic:blipFill>
                  <pic:spPr bwMode="auto">
                    <a:xfrm>
                      <a:off x="0" y="0"/>
                      <a:ext cx="4210685" cy="2700655"/>
                    </a:xfrm>
                    <a:prstGeom prst="rect">
                      <a:avLst/>
                    </a:prstGeom>
                    <a:noFill/>
                    <a:ln w="9525">
                      <a:noFill/>
                      <a:miter lim="800000"/>
                      <a:headEnd/>
                      <a:tailEnd/>
                    </a:ln>
                  </pic:spPr>
                </pic:pic>
              </a:graphicData>
            </a:graphic>
          </wp:inline>
        </w:drawing>
      </w:r>
    </w:p>
    <w:p w:rsidR="00542C6B" w:rsidRPr="00D91B25" w:rsidRDefault="00542C6B" w:rsidP="00542C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Why should we learn 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Let us understand why we should learn LINQ with an example.</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Suppose we are developing a .NET Application and that application requires data from different data sources. For example</w:t>
      </w:r>
    </w:p>
    <w:p w:rsidR="00542C6B" w:rsidRPr="00D91B25" w:rsidRDefault="00542C6B" w:rsidP="00542C6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application needs data from SQL Server Database. So as a developer in order to access the data from SQL Server Database, we need to understand ADO.NET and SQL Server-specific syntaxes. If the database is Oracle then we need to learn SQL Syntax specific to Oracle Database.</w:t>
      </w:r>
    </w:p>
    <w:p w:rsidR="00542C6B" w:rsidRPr="00D91B25" w:rsidRDefault="00542C6B" w:rsidP="00542C6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lastRenderedPageBreak/>
        <w:t>The application also needs data from an XML Document. So as a developer in order to work with XML Document, we need to understand </w:t>
      </w:r>
      <w:r w:rsidRPr="00D91B25">
        <w:rPr>
          <w:rFonts w:ascii="Maiandra GD" w:eastAsia="Times New Roman" w:hAnsi="Maiandra GD" w:cs="Arial"/>
          <w:b/>
          <w:bCs/>
          <w:color w:val="000000"/>
          <w:sz w:val="24"/>
          <w:szCs w:val="24"/>
          <w:bdr w:val="none" w:sz="0" w:space="0" w:color="auto" w:frame="1"/>
        </w:rPr>
        <w:t>XPath and</w:t>
      </w:r>
      <w:r w:rsidRPr="00D91B25">
        <w:rPr>
          <w:rFonts w:ascii="Maiandra GD" w:eastAsia="Times New Roman" w:hAnsi="Maiandra GD" w:cs="Arial"/>
          <w:color w:val="000000"/>
          <w:sz w:val="24"/>
          <w:szCs w:val="24"/>
          <w:bdr w:val="none" w:sz="0" w:space="0" w:color="auto" w:frame="1"/>
        </w:rPr>
        <w:t> </w:t>
      </w:r>
      <w:r w:rsidRPr="00D91B25">
        <w:rPr>
          <w:rFonts w:ascii="Maiandra GD" w:eastAsia="Times New Roman" w:hAnsi="Maiandra GD" w:cs="Arial"/>
          <w:b/>
          <w:bCs/>
          <w:color w:val="000000"/>
          <w:sz w:val="24"/>
          <w:szCs w:val="24"/>
        </w:rPr>
        <w:t>XSLT </w:t>
      </w:r>
      <w:r w:rsidRPr="00D91B25">
        <w:rPr>
          <w:rFonts w:ascii="Maiandra GD" w:eastAsia="Times New Roman" w:hAnsi="Maiandra GD" w:cs="Arial"/>
          <w:color w:val="000000"/>
          <w:sz w:val="24"/>
          <w:szCs w:val="24"/>
          <w:bdr w:val="none" w:sz="0" w:space="0" w:color="auto" w:frame="1"/>
        </w:rPr>
        <w:t>queries.</w:t>
      </w:r>
    </w:p>
    <w:p w:rsidR="00542C6B" w:rsidRPr="00D91B25" w:rsidRDefault="00542C6B" w:rsidP="00542C6B">
      <w:pPr>
        <w:numPr>
          <w:ilvl w:val="0"/>
          <w:numId w:val="2"/>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application also needs to manipulate the data (objects) in memory such as </w:t>
      </w:r>
      <w:r w:rsidRPr="00D91B25">
        <w:rPr>
          <w:rFonts w:ascii="Maiandra GD" w:eastAsia="Times New Roman" w:hAnsi="Maiandra GD" w:cs="Arial"/>
          <w:b/>
          <w:bCs/>
          <w:color w:val="000000"/>
          <w:sz w:val="24"/>
          <w:szCs w:val="24"/>
        </w:rPr>
        <w:t>List&lt;Products&gt;, List&lt;Orders&gt;</w:t>
      </w:r>
      <w:r w:rsidRPr="00D91B25">
        <w:rPr>
          <w:rFonts w:ascii="Maiandra GD" w:eastAsia="Times New Roman" w:hAnsi="Maiandra GD" w:cs="Arial"/>
          <w:color w:val="000000"/>
          <w:sz w:val="24"/>
          <w:szCs w:val="24"/>
          <w:bdr w:val="none" w:sz="0" w:space="0" w:color="auto" w:frame="1"/>
        </w:rPr>
        <w:t>, etc. So as a developer we should also have to understand how to work with in-memory objects.</w:t>
      </w:r>
    </w:p>
    <w:p w:rsidR="00542C6B" w:rsidRPr="00D91B25" w:rsidRDefault="00542C6B" w:rsidP="00542C6B">
      <w:pPr>
        <w:shd w:val="clear" w:color="auto" w:fill="FFFFFF"/>
        <w:spacing w:after="384" w:line="240" w:lineRule="auto"/>
        <w:textAlignment w:val="baseline"/>
        <w:rPr>
          <w:rFonts w:ascii="Maiandra GD" w:eastAsia="Times New Roman" w:hAnsi="Maiandra GD" w:cs="Segoe UI"/>
          <w:color w:val="212529"/>
          <w:sz w:val="24"/>
          <w:szCs w:val="24"/>
        </w:rPr>
      </w:pPr>
      <w:r w:rsidRPr="00D91B25">
        <w:rPr>
          <w:rFonts w:ascii="Maiandra GD" w:eastAsia="Times New Roman" w:hAnsi="Maiandra GD" w:cs="Segoe UI"/>
          <w:noProof/>
          <w:color w:val="212529"/>
          <w:sz w:val="24"/>
          <w:szCs w:val="24"/>
        </w:rPr>
        <w:drawing>
          <wp:inline distT="0" distB="0" distL="0" distR="0">
            <wp:extent cx="4688840" cy="1924685"/>
            <wp:effectExtent l="19050" t="0" r="0" b="0"/>
            <wp:docPr id="2" name="Picture 2" descr="Why we should lear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y we should learn linq"/>
                    <pic:cNvPicPr>
                      <a:picLocks noChangeAspect="1" noChangeArrowheads="1"/>
                    </pic:cNvPicPr>
                  </pic:nvPicPr>
                  <pic:blipFill>
                    <a:blip r:embed="rId6"/>
                    <a:srcRect/>
                    <a:stretch>
                      <a:fillRect/>
                    </a:stretch>
                  </pic:blipFill>
                  <pic:spPr bwMode="auto">
                    <a:xfrm>
                      <a:off x="0" y="0"/>
                      <a:ext cx="4688840" cy="1924685"/>
                    </a:xfrm>
                    <a:prstGeom prst="rect">
                      <a:avLst/>
                    </a:prstGeom>
                    <a:noFill/>
                    <a:ln w="9525">
                      <a:noFill/>
                      <a:miter lim="800000"/>
                      <a:headEnd/>
                      <a:tailEnd/>
                    </a:ln>
                  </pic:spPr>
                </pic:pic>
              </a:graphicData>
            </a:graphic>
          </wp:inline>
        </w:drawing>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LINQ provides a </w:t>
      </w:r>
      <w:r w:rsidRPr="00D91B25">
        <w:rPr>
          <w:rFonts w:ascii="Maiandra GD" w:eastAsia="Times New Roman" w:hAnsi="Maiandra GD" w:cs="Arial"/>
          <w:b/>
          <w:bCs/>
          <w:color w:val="000000"/>
          <w:sz w:val="24"/>
          <w:szCs w:val="24"/>
        </w:rPr>
        <w:t>uniform programming model </w:t>
      </w:r>
      <w:r w:rsidRPr="00D91B25">
        <w:rPr>
          <w:rFonts w:ascii="Maiandra GD" w:eastAsia="Times New Roman" w:hAnsi="Maiandra GD" w:cs="Arial"/>
          <w:color w:val="000000"/>
          <w:sz w:val="24"/>
          <w:szCs w:val="24"/>
          <w:bdr w:val="none" w:sz="0" w:space="0" w:color="auto" w:frame="1"/>
        </w:rPr>
        <w:t>(i.e. common query syntax) which allows us to work with different data sources but using a standard or you can say unified coding style. As a result, we don’t require to learn different syntaxes to query different data sources.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b/>
          <w:bCs/>
          <w:color w:val="000000"/>
          <w:sz w:val="24"/>
          <w:szCs w:val="24"/>
        </w:rPr>
        <w:t>Note:</w:t>
      </w:r>
      <w:r w:rsidRPr="00D91B25">
        <w:rPr>
          <w:rFonts w:ascii="Maiandra GD" w:eastAsia="Times New Roman" w:hAnsi="Maiandra GD" w:cs="Arial"/>
          <w:color w:val="000000"/>
          <w:sz w:val="24"/>
          <w:szCs w:val="24"/>
          <w:bdr w:val="none" w:sz="0" w:space="0" w:color="auto" w:frame="1"/>
        </w:rPr>
        <w:t> If you are either a C# or a VB.NET Developer (Web, Windows, Mobile, Console, etc.) then you should learn LINQ.</w:t>
      </w:r>
    </w:p>
    <w:p w:rsidR="00542C6B" w:rsidRPr="00D91B25" w:rsidRDefault="00542C6B" w:rsidP="00542C6B">
      <w:pPr>
        <w:shd w:val="clear" w:color="auto" w:fill="FFFFFF"/>
        <w:spacing w:after="0" w:line="240" w:lineRule="auto"/>
        <w:jc w:val="both"/>
        <w:textAlignment w:val="baseline"/>
        <w:outlineLvl w:val="4"/>
        <w:rPr>
          <w:ins w:id="0" w:author="Unknown"/>
          <w:rFonts w:ascii="Maiandra GD" w:eastAsia="Times New Roman" w:hAnsi="Maiandra GD" w:cs="Segoe UI"/>
          <w:color w:val="3A3A3A"/>
          <w:sz w:val="24"/>
          <w:szCs w:val="24"/>
        </w:rPr>
      </w:pPr>
      <w:ins w:id="1" w:author="Unknown">
        <w:r w:rsidRPr="00D91B25">
          <w:rPr>
            <w:rFonts w:ascii="Maiandra GD" w:eastAsia="Times New Roman" w:hAnsi="Maiandra GD" w:cs="Arial"/>
            <w:b/>
            <w:bCs/>
            <w:color w:val="000000"/>
            <w:sz w:val="24"/>
            <w:szCs w:val="24"/>
          </w:rPr>
          <w:t>How LINQ works?</w:t>
        </w:r>
      </w:ins>
    </w:p>
    <w:p w:rsidR="00542C6B" w:rsidRPr="00D91B25" w:rsidRDefault="00542C6B" w:rsidP="00542C6B">
      <w:pPr>
        <w:shd w:val="clear" w:color="auto" w:fill="FFFFFF"/>
        <w:spacing w:after="384" w:line="240" w:lineRule="auto"/>
        <w:textAlignment w:val="baseline"/>
        <w:rPr>
          <w:rFonts w:ascii="Maiandra GD" w:eastAsia="Times New Roman" w:hAnsi="Maiandra GD" w:cs="Segoe UI"/>
          <w:color w:val="212529"/>
          <w:sz w:val="24"/>
          <w:szCs w:val="24"/>
        </w:rPr>
      </w:pPr>
      <w:r w:rsidRPr="00D91B25">
        <w:rPr>
          <w:rFonts w:ascii="Maiandra GD" w:eastAsia="Times New Roman" w:hAnsi="Maiandra GD" w:cs="Segoe UI"/>
          <w:noProof/>
          <w:color w:val="212529"/>
          <w:sz w:val="24"/>
          <w:szCs w:val="24"/>
        </w:rPr>
        <w:drawing>
          <wp:inline distT="0" distB="0" distL="0" distR="0">
            <wp:extent cx="6071235" cy="3072765"/>
            <wp:effectExtent l="19050" t="0" r="5715" b="0"/>
            <wp:docPr id="3" name="Picture 3" descr="How Linq Works or LINQ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Linq Works or LINQ Architecture"/>
                    <pic:cNvPicPr>
                      <a:picLocks noChangeAspect="1" noChangeArrowheads="1"/>
                    </pic:cNvPicPr>
                  </pic:nvPicPr>
                  <pic:blipFill>
                    <a:blip r:embed="rId7"/>
                    <a:srcRect/>
                    <a:stretch>
                      <a:fillRect/>
                    </a:stretch>
                  </pic:blipFill>
                  <pic:spPr bwMode="auto">
                    <a:xfrm>
                      <a:off x="0" y="0"/>
                      <a:ext cx="6071235" cy="3072765"/>
                    </a:xfrm>
                    <a:prstGeom prst="rect">
                      <a:avLst/>
                    </a:prstGeom>
                    <a:noFill/>
                    <a:ln w="9525">
                      <a:noFill/>
                      <a:miter lim="800000"/>
                      <a:headEnd/>
                      <a:tailEnd/>
                    </a:ln>
                  </pic:spPr>
                </pic:pic>
              </a:graphicData>
            </a:graphic>
          </wp:inline>
        </w:drawing>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As shown in the above diagram, you can write the LINQ queries using any .NET supported programming languages such as C#, VB.NET, J#, etc.</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lastRenderedPageBreak/>
        <w:t>The LINQ provider is a software component that lies between the LINQ queries and the actual data source. The Linq provider will convert the LINQ queries into a format that can be understood by the underlying data source. For example, </w:t>
      </w:r>
      <w:r w:rsidRPr="00D91B25">
        <w:rPr>
          <w:rFonts w:ascii="Maiandra GD" w:eastAsia="Times New Roman" w:hAnsi="Maiandra GD" w:cs="Arial"/>
          <w:b/>
          <w:bCs/>
          <w:color w:val="000000"/>
          <w:sz w:val="24"/>
          <w:szCs w:val="24"/>
        </w:rPr>
        <w:t>LINQ to SQL</w:t>
      </w:r>
      <w:r w:rsidRPr="00D91B25">
        <w:rPr>
          <w:rFonts w:ascii="Maiandra GD" w:eastAsia="Times New Roman" w:hAnsi="Maiandra GD" w:cs="Arial"/>
          <w:color w:val="000000"/>
          <w:sz w:val="24"/>
          <w:szCs w:val="24"/>
          <w:bdr w:val="none" w:sz="0" w:space="0" w:color="auto" w:frame="1"/>
        </w:rPr>
        <w:t> provider will convert the LINQ queries to SQL statements which can be understood by the SQL Server database. Similarly, the </w:t>
      </w:r>
      <w:r w:rsidRPr="00D91B25">
        <w:rPr>
          <w:rFonts w:ascii="Maiandra GD" w:eastAsia="Times New Roman" w:hAnsi="Maiandra GD" w:cs="Arial"/>
          <w:b/>
          <w:bCs/>
          <w:color w:val="000000"/>
          <w:sz w:val="24"/>
          <w:szCs w:val="24"/>
        </w:rPr>
        <w:t>LINQ to XML</w:t>
      </w:r>
      <w:r w:rsidRPr="00D91B25">
        <w:rPr>
          <w:rFonts w:ascii="Maiandra GD" w:eastAsia="Times New Roman" w:hAnsi="Maiandra GD" w:cs="Arial"/>
          <w:color w:val="000000"/>
          <w:sz w:val="24"/>
          <w:szCs w:val="24"/>
          <w:bdr w:val="none" w:sz="0" w:space="0" w:color="auto" w:frame="1"/>
        </w:rPr>
        <w:t> provider will convert the queries into a format that can be understood by the XML document.</w:t>
      </w:r>
    </w:p>
    <w:p w:rsidR="00542C6B" w:rsidRPr="00D91B25" w:rsidRDefault="00542C6B" w:rsidP="00542C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What are LINQ Providers?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A LINQ provider is software that implements the </w:t>
      </w:r>
      <w:r w:rsidRPr="00D91B25">
        <w:rPr>
          <w:rFonts w:ascii="Maiandra GD" w:eastAsia="Times New Roman" w:hAnsi="Maiandra GD" w:cs="Arial"/>
          <w:b/>
          <w:bCs/>
          <w:color w:val="000000"/>
          <w:sz w:val="24"/>
          <w:szCs w:val="24"/>
        </w:rPr>
        <w:t>IQueryProvider</w:t>
      </w:r>
      <w:r w:rsidRPr="00D91B25">
        <w:rPr>
          <w:rFonts w:ascii="Maiandra GD" w:eastAsia="Times New Roman" w:hAnsi="Maiandra GD" w:cs="Arial"/>
          <w:color w:val="000000"/>
          <w:sz w:val="24"/>
          <w:szCs w:val="24"/>
          <w:bdr w:val="none" w:sz="0" w:space="0" w:color="auto" w:frame="1"/>
        </w:rPr>
        <w:t> and </w:t>
      </w:r>
      <w:r w:rsidRPr="00D91B25">
        <w:rPr>
          <w:rFonts w:ascii="Maiandra GD" w:eastAsia="Times New Roman" w:hAnsi="Maiandra GD" w:cs="Arial"/>
          <w:b/>
          <w:bCs/>
          <w:color w:val="000000"/>
          <w:sz w:val="24"/>
          <w:szCs w:val="24"/>
        </w:rPr>
        <w:t>IQueryable</w:t>
      </w:r>
      <w:r w:rsidRPr="00D91B25">
        <w:rPr>
          <w:rFonts w:ascii="Maiandra GD" w:eastAsia="Times New Roman" w:hAnsi="Maiandra GD" w:cs="Arial"/>
          <w:color w:val="000000"/>
          <w:sz w:val="24"/>
          <w:szCs w:val="24"/>
          <w:bdr w:val="none" w:sz="0" w:space="0" w:color="auto" w:frame="1"/>
        </w:rPr>
        <w:t> interface for a particular data source. In other words, it allows us to write LINQ queries against that data source. If you want to create your custom LINQ provider then it must implement </w:t>
      </w:r>
      <w:r w:rsidRPr="00D91B25">
        <w:rPr>
          <w:rFonts w:ascii="Maiandra GD" w:eastAsia="Times New Roman" w:hAnsi="Maiandra GD" w:cs="Arial"/>
          <w:b/>
          <w:bCs/>
          <w:color w:val="000000"/>
          <w:sz w:val="24"/>
          <w:szCs w:val="24"/>
        </w:rPr>
        <w:t>IQueryProvider</w:t>
      </w:r>
      <w:r w:rsidRPr="00D91B25">
        <w:rPr>
          <w:rFonts w:ascii="Maiandra GD" w:eastAsia="Times New Roman" w:hAnsi="Maiandra GD" w:cs="Arial"/>
          <w:color w:val="000000"/>
          <w:sz w:val="24"/>
          <w:szCs w:val="24"/>
          <w:bdr w:val="none" w:sz="0" w:space="0" w:color="auto" w:frame="1"/>
        </w:rPr>
        <w:t> and </w:t>
      </w:r>
      <w:r w:rsidRPr="00D91B25">
        <w:rPr>
          <w:rFonts w:ascii="Maiandra GD" w:eastAsia="Times New Roman" w:hAnsi="Maiandra GD" w:cs="Arial"/>
          <w:b/>
          <w:bCs/>
          <w:color w:val="000000"/>
          <w:sz w:val="24"/>
          <w:szCs w:val="24"/>
        </w:rPr>
        <w:t>IQueryable</w:t>
      </w:r>
      <w:r w:rsidRPr="00D91B25">
        <w:rPr>
          <w:rFonts w:ascii="Maiandra GD" w:eastAsia="Times New Roman" w:hAnsi="Maiandra GD" w:cs="Arial"/>
          <w:color w:val="000000"/>
          <w:sz w:val="24"/>
          <w:szCs w:val="24"/>
          <w:bdr w:val="none" w:sz="0" w:space="0" w:color="auto" w:frame="1"/>
        </w:rPr>
        <w:t> interface. Without LINQ Provider we cannot execute our LINQ Queries.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Let us discuss some of the LINQ Providers and how they work internally.</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LINQ to Objects: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to Objects provider allows us to query an in-memory object such as an array, collection, and generics types. It provides many built-in functions that we can use to perform many useful operations such as filtering, ordering, and grouping with minimum code.</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LINQ to SQL (DLINQ):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to SQL Provider is designed to work with only the SQL Server database. You can consider this as an object-relational mapping (ORM) framework which allows one to one mapping between the SQL Server database and related .NET Classes. These .NET classes are going to be created automatically by the wizard based on the database table.</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LINQ to Datasets: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to Datasets provider provides us the flexibility to query data cached in a Dataset in an easy and faster way. It also allows us to do further data manipulation operations such as searching, filtering, sorting, etc. on the Dataset using the LINQ Syntax.</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LINQ to Entities:</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to Entities provider looks like LINQ to SQL. It means it is also an object-relational mapping (ORM) framework that allows one to one, one to many, and many to many mapping between the database tables and .NET Classes. The point that you need to remember is, it is used to query any database such as SQL Server, Oracle, MySQL, DB2, etc. Now, it is called ADO.NET Entity Framework.</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LINQ to XML (XLINQ):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LINQ to XML provider is basically designed to work with an XML document. So, it allows us to perform different operations on XML data sources such as querying or reading, manipulating, modifying, and saving the changes to XML documents. The </w:t>
      </w:r>
      <w:r w:rsidRPr="00D91B25">
        <w:rPr>
          <w:rFonts w:ascii="Maiandra GD" w:eastAsia="Times New Roman" w:hAnsi="Maiandra GD" w:cs="Arial"/>
          <w:b/>
          <w:bCs/>
          <w:color w:val="000000"/>
          <w:sz w:val="24"/>
          <w:szCs w:val="24"/>
        </w:rPr>
        <w:t>System.Xml.Linq</w:t>
      </w:r>
      <w:r w:rsidRPr="00D91B25">
        <w:rPr>
          <w:rFonts w:ascii="Maiandra GD" w:eastAsia="Times New Roman" w:hAnsi="Maiandra GD" w:cs="Arial"/>
          <w:color w:val="000000"/>
          <w:sz w:val="24"/>
          <w:szCs w:val="24"/>
          <w:bdr w:val="none" w:sz="0" w:space="0" w:color="auto" w:frame="1"/>
        </w:rPr>
        <w:t> namespace contains the required classes for LINQ to XML.</w:t>
      </w:r>
    </w:p>
    <w:p w:rsidR="00542C6B" w:rsidRPr="00D91B25" w:rsidRDefault="00542C6B" w:rsidP="00542C6B">
      <w:pPr>
        <w:shd w:val="clear" w:color="auto" w:fill="FFFFFF"/>
        <w:spacing w:after="0" w:line="240" w:lineRule="auto"/>
        <w:jc w:val="both"/>
        <w:textAlignment w:val="baseline"/>
        <w:outlineLvl w:val="5"/>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Parallel LINQ (PLINQ):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Parallel LINQ or PLINQ was introduced with .NET Framework 4.0. This provider provides the flexibility of parallel implementation of LINQ to Objects. The PLINQ was designed in such a way that it uses the power of parallel programming which targets the Task Parallel Library. So if you want to execute your LINQ query simultaneously or parallel on different processors then you need to write the query using PLINQ.</w:t>
      </w:r>
    </w:p>
    <w:p w:rsidR="00542C6B" w:rsidRPr="00D91B25" w:rsidRDefault="00542C6B" w:rsidP="00542C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lastRenderedPageBreak/>
        <w:t>Advantages of using LINQ?</w:t>
      </w:r>
    </w:p>
    <w:p w:rsidR="00542C6B" w:rsidRPr="00D91B25" w:rsidRDefault="00542C6B" w:rsidP="00542C6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We don’t need to learn new query language syntaxes for different data sources as it provides common query syntax to query different data sources.</w:t>
      </w:r>
    </w:p>
    <w:p w:rsidR="00542C6B" w:rsidRPr="00D91B25" w:rsidRDefault="00542C6B" w:rsidP="00542C6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Less code as compared to the traditional approach. That means using LINQ we can minimize our code.</w:t>
      </w:r>
    </w:p>
    <w:p w:rsidR="00542C6B" w:rsidRPr="00D91B25" w:rsidRDefault="00542C6B" w:rsidP="00542C6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It provides Compile time error checking as well as intelligence support in Visual Studio. This powerful feature helps us to avoid run-time errors.</w:t>
      </w:r>
    </w:p>
    <w:p w:rsidR="00542C6B" w:rsidRPr="00D91B25" w:rsidRDefault="00542C6B" w:rsidP="00542C6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LINQ provides a lot of inbuilt methods that we can use to perform different operations such as filtering, ordering, grouping, etc. which makes our work easy.</w:t>
      </w:r>
    </w:p>
    <w:p w:rsidR="00542C6B" w:rsidRPr="00D91B25" w:rsidRDefault="00542C6B" w:rsidP="00542C6B">
      <w:pPr>
        <w:numPr>
          <w:ilvl w:val="0"/>
          <w:numId w:val="3"/>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Its query can be reused.</w:t>
      </w:r>
    </w:p>
    <w:p w:rsidR="00542C6B" w:rsidRPr="00D91B25" w:rsidRDefault="00542C6B" w:rsidP="00542C6B">
      <w:pPr>
        <w:shd w:val="clear" w:color="auto" w:fill="FFFFFF"/>
        <w:spacing w:after="0" w:line="240" w:lineRule="auto"/>
        <w:jc w:val="both"/>
        <w:textAlignment w:val="baseline"/>
        <w:outlineLvl w:val="4"/>
        <w:rPr>
          <w:rFonts w:ascii="Maiandra GD" w:eastAsia="Times New Roman" w:hAnsi="Maiandra GD" w:cs="Segoe UI"/>
          <w:color w:val="3A3A3A"/>
          <w:sz w:val="24"/>
          <w:szCs w:val="24"/>
        </w:rPr>
      </w:pPr>
      <w:r w:rsidRPr="00D91B25">
        <w:rPr>
          <w:rFonts w:ascii="Maiandra GD" w:eastAsia="Times New Roman" w:hAnsi="Maiandra GD" w:cs="Arial"/>
          <w:b/>
          <w:bCs/>
          <w:color w:val="000000"/>
          <w:sz w:val="24"/>
          <w:szCs w:val="24"/>
        </w:rPr>
        <w:t>Disadvantages of using LINQ?</w:t>
      </w:r>
    </w:p>
    <w:p w:rsidR="00542C6B" w:rsidRPr="00D91B25" w:rsidRDefault="00542C6B" w:rsidP="00542C6B">
      <w:p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The disadvantages of using LINQ are as follows:</w:t>
      </w:r>
    </w:p>
    <w:p w:rsidR="00542C6B" w:rsidRPr="00D91B25" w:rsidRDefault="00542C6B" w:rsidP="00542C6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Using LINQ it’s very difficult to write complex queries like SQL.</w:t>
      </w:r>
    </w:p>
    <w:p w:rsidR="00542C6B" w:rsidRPr="00D91B25" w:rsidRDefault="00542C6B" w:rsidP="00542C6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LINQ doesn’t take the full advantage of SQL features like cached execution plan for the stored procedure.</w:t>
      </w:r>
    </w:p>
    <w:p w:rsidR="00542C6B" w:rsidRPr="00D91B25" w:rsidRDefault="00542C6B" w:rsidP="00542C6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We will get the worst performance if we don’t write the queries properly.</w:t>
      </w:r>
    </w:p>
    <w:p w:rsidR="00542C6B" w:rsidRPr="00D91B25" w:rsidRDefault="00542C6B" w:rsidP="00542C6B">
      <w:pPr>
        <w:numPr>
          <w:ilvl w:val="0"/>
          <w:numId w:val="4"/>
        </w:numPr>
        <w:shd w:val="clear" w:color="auto" w:fill="FFFFFF"/>
        <w:spacing w:after="0" w:line="240" w:lineRule="auto"/>
        <w:jc w:val="both"/>
        <w:textAlignment w:val="baseline"/>
        <w:rPr>
          <w:rFonts w:ascii="Maiandra GD" w:eastAsia="Times New Roman" w:hAnsi="Maiandra GD" w:cs="Segoe UI"/>
          <w:color w:val="212529"/>
          <w:sz w:val="24"/>
          <w:szCs w:val="24"/>
        </w:rPr>
      </w:pPr>
      <w:r w:rsidRPr="00D91B25">
        <w:rPr>
          <w:rFonts w:ascii="Maiandra GD" w:eastAsia="Times New Roman" w:hAnsi="Maiandra GD" w:cs="Arial"/>
          <w:color w:val="000000"/>
          <w:sz w:val="24"/>
          <w:szCs w:val="24"/>
          <w:bdr w:val="none" w:sz="0" w:space="0" w:color="auto" w:frame="1"/>
        </w:rPr>
        <w:t>If we do some changes to our queries, then we need to recompile the application and need to redeploy the dll to the server.</w:t>
      </w:r>
    </w:p>
    <w:p w:rsidR="003617FC" w:rsidRPr="00D91B25" w:rsidRDefault="003617FC">
      <w:pPr>
        <w:pBdr>
          <w:bottom w:val="double" w:sz="6" w:space="1" w:color="auto"/>
        </w:pBdr>
        <w:rPr>
          <w:rFonts w:ascii="Maiandra GD" w:hAnsi="Maiandra GD"/>
          <w:sz w:val="24"/>
          <w:szCs w:val="24"/>
        </w:rPr>
      </w:pPr>
    </w:p>
    <w:p w:rsidR="00542C6B" w:rsidRPr="00D91B25" w:rsidRDefault="00542C6B" w:rsidP="00194E25">
      <w:pPr>
        <w:pStyle w:val="Heading1"/>
        <w:spacing w:before="0" w:after="48"/>
        <w:textAlignment w:val="baseline"/>
        <w:rPr>
          <w:rFonts w:ascii="Maiandra GD" w:hAnsi="Maiandra GD" w:cs="Segoe UI"/>
          <w:color w:val="212529"/>
          <w:sz w:val="24"/>
          <w:szCs w:val="24"/>
        </w:rPr>
      </w:pPr>
      <w:r w:rsidRPr="00194E25">
        <w:rPr>
          <w:rFonts w:ascii="Maiandra GD" w:hAnsi="Maiandra GD"/>
          <w:bCs w:val="0"/>
          <w:color w:val="3A3A3A"/>
          <w:sz w:val="24"/>
          <w:szCs w:val="24"/>
          <w:highlight w:val="yellow"/>
        </w:rPr>
        <w:t>Different Ways to write LINQ Query</w:t>
      </w:r>
      <w:r w:rsidR="00194E25">
        <w:rPr>
          <w:rFonts w:ascii="Maiandra GD" w:hAnsi="Maiandra GD"/>
          <w:bCs w:val="0"/>
          <w:color w:val="3A3A3A"/>
          <w:sz w:val="24"/>
          <w:szCs w:val="24"/>
        </w:rPr>
        <w:t xml:space="preserve"> </w:t>
      </w:r>
    </w:p>
    <w:p w:rsidR="00542C6B" w:rsidRPr="00D91B25" w:rsidRDefault="00542C6B" w:rsidP="00542C6B">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Different Ways to Write LINQ Query with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Different Ways to write LINQ Query</w:t>
      </w:r>
      <w:r w:rsidRPr="00D91B25">
        <w:rPr>
          <w:rFonts w:ascii="Maiandra GD" w:hAnsi="Maiandra GD" w:cs="Arial"/>
          <w:color w:val="000000"/>
          <w:bdr w:val="none" w:sz="0" w:space="0" w:color="auto" w:frame="1"/>
        </w:rPr>
        <w:t> i.e. Linq Query Syntax and Linq Method Syntax with examples. Please read our previous article where we discussed the </w:t>
      </w:r>
      <w:hyperlink r:id="rId8" w:history="1">
        <w:r w:rsidRPr="00D91B25">
          <w:rPr>
            <w:rStyle w:val="Hyperlink"/>
            <w:rFonts w:ascii="Maiandra GD" w:hAnsi="Maiandra GD" w:cs="Arial"/>
            <w:b/>
            <w:bCs/>
            <w:color w:val="007BFF"/>
            <w:bdr w:val="none" w:sz="0" w:space="0" w:color="auto" w:frame="1"/>
          </w:rPr>
          <w:t>Architecture of LINQ</w:t>
        </w:r>
      </w:hyperlink>
      <w:r w:rsidRPr="00D91B25">
        <w:rPr>
          <w:rFonts w:ascii="Maiandra GD" w:hAnsi="Maiandra GD" w:cs="Arial"/>
          <w:color w:val="000000"/>
          <w:bdr w:val="none" w:sz="0" w:space="0" w:color="auto" w:frame="1"/>
        </w:rPr>
        <w:t> i.e. how LINQ works. In this article, we are going to discuss the following pointers.</w:t>
      </w:r>
    </w:p>
    <w:p w:rsidR="00542C6B" w:rsidRPr="00D91B25" w:rsidRDefault="00542C6B" w:rsidP="00542C6B">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Different things required to write a LINQ Query?</w:t>
      </w:r>
    </w:p>
    <w:p w:rsidR="00542C6B" w:rsidRPr="00D91B25" w:rsidRDefault="00542C6B" w:rsidP="00542C6B">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a Query?</w:t>
      </w:r>
    </w:p>
    <w:p w:rsidR="00542C6B" w:rsidRPr="00D91B25" w:rsidRDefault="00542C6B" w:rsidP="00542C6B">
      <w:pPr>
        <w:numPr>
          <w:ilvl w:val="0"/>
          <w:numId w:val="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the different ways to write a LINQ query?</w:t>
      </w:r>
    </w:p>
    <w:p w:rsidR="00542C6B" w:rsidRPr="00D91B25" w:rsidRDefault="00542C6B" w:rsidP="00542C6B">
      <w:pPr>
        <w:numPr>
          <w:ilvl w:val="0"/>
          <w:numId w:val="5"/>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of using both Method and Query Syntax.</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different things required to write a LINQ Query?</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write a LINQ query, we need the following three things</w:t>
      </w:r>
    </w:p>
    <w:p w:rsidR="00542C6B" w:rsidRPr="00D91B25" w:rsidRDefault="00542C6B" w:rsidP="00542C6B">
      <w:pPr>
        <w:numPr>
          <w:ilvl w:val="0"/>
          <w:numId w:val="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Data Source (in-memory objects, SQL, XML)</w:t>
      </w:r>
    </w:p>
    <w:p w:rsidR="00542C6B" w:rsidRPr="00D91B25" w:rsidRDefault="00542C6B" w:rsidP="00542C6B">
      <w:pPr>
        <w:numPr>
          <w:ilvl w:val="0"/>
          <w:numId w:val="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Query</w:t>
      </w:r>
    </w:p>
    <w:p w:rsidR="00542C6B" w:rsidRPr="00D91B25" w:rsidRDefault="00542C6B" w:rsidP="00542C6B">
      <w:pPr>
        <w:numPr>
          <w:ilvl w:val="0"/>
          <w:numId w:val="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Execution of the query</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a Query?</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 query is nothing but a set of instructions which is applied on a data source (i.e. in-memory objects, SQL, XML, etc.) to perform certain operations (i.e. CRUD operations) and then tells the shape of the output from that query. That means the query is not responsible for what will be the output rather it is responsible for the shape of the output. Means what is going to return from that query whether it is going to return a particular value, or a particular list or an object.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Each query is a combination of three things. They are as follows:</w:t>
      </w:r>
    </w:p>
    <w:p w:rsidR="00542C6B" w:rsidRPr="00D91B25" w:rsidRDefault="00542C6B" w:rsidP="00542C6B">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Initialization (to work with a particular data source)</w:t>
      </w:r>
    </w:p>
    <w:p w:rsidR="00542C6B" w:rsidRPr="00D91B25" w:rsidRDefault="00542C6B" w:rsidP="00542C6B">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lastRenderedPageBreak/>
        <w:t>Condition (where, filter, sorting condition)</w:t>
      </w:r>
    </w:p>
    <w:p w:rsidR="00542C6B" w:rsidRPr="00D91B25" w:rsidRDefault="00542C6B" w:rsidP="00542C6B">
      <w:pPr>
        <w:numPr>
          <w:ilvl w:val="0"/>
          <w:numId w:val="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Selection (single selection, group selection or joining)</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different ways to write a LINQ query?</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can write the LINQ query in three different ways. They are as follows</w:t>
      </w:r>
    </w:p>
    <w:p w:rsidR="00542C6B" w:rsidRPr="00D91B25" w:rsidRDefault="00542C6B" w:rsidP="00542C6B">
      <w:pPr>
        <w:numPr>
          <w:ilvl w:val="0"/>
          <w:numId w:val="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Query Syntax</w:t>
      </w:r>
    </w:p>
    <w:p w:rsidR="00542C6B" w:rsidRPr="00D91B25" w:rsidRDefault="00542C6B" w:rsidP="00542C6B">
      <w:pPr>
        <w:numPr>
          <w:ilvl w:val="0"/>
          <w:numId w:val="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Method Syntax</w:t>
      </w:r>
    </w:p>
    <w:p w:rsidR="00542C6B" w:rsidRPr="00D91B25" w:rsidRDefault="00542C6B" w:rsidP="00542C6B">
      <w:pPr>
        <w:numPr>
          <w:ilvl w:val="0"/>
          <w:numId w:val="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Mixed Syntax (Query + Method)</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From the performance point of view there is no difference between the above three approaches. So, which you need to use, it totally depends on your personal preference. But the point that you need to keep in mind is, behind the scene, the LINQ queries written using query syntax are translated into their lambda expressions before they are compiled. </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Query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one of the easy ways to write complex LINQ queries in an easy and readable format. The syntax for this type of query is very much similar to SQL Query. If you are familiar with SQL queries then it is going to be easy for you to write LINQ queries using this query syntax. The syntax is given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231640" cy="1510030"/>
            <wp:effectExtent l="19050" t="0" r="0" b="0"/>
            <wp:docPr id="7" name="Picture 7" descr="LINQ Query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Q Query Syntax"/>
                    <pic:cNvPicPr>
                      <a:picLocks noChangeAspect="1" noChangeArrowheads="1"/>
                    </pic:cNvPicPr>
                  </pic:nvPicPr>
                  <pic:blipFill>
                    <a:blip r:embed="rId9"/>
                    <a:srcRect/>
                    <a:stretch>
                      <a:fillRect/>
                    </a:stretch>
                  </pic:blipFill>
                  <pic:spPr bwMode="auto">
                    <a:xfrm>
                      <a:off x="0" y="0"/>
                      <a:ext cx="4231640" cy="1510030"/>
                    </a:xfrm>
                    <a:prstGeom prst="rect">
                      <a:avLst/>
                    </a:prstGeom>
                    <a:noFill/>
                    <a:ln w="9525">
                      <a:noFill/>
                      <a:miter lim="800000"/>
                      <a:headEnd/>
                      <a:tailEnd/>
                    </a:ln>
                  </pic:spPr>
                </pic:pic>
              </a:graphicData>
            </a:graphic>
          </wp:inline>
        </w:drawing>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Method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Method syntax becomes most popular now a day to write LINQ queries. It uses a lambda expression to define the condition for the query. Method syntaxes are easy to write simple queries to perform read-write operations on a particular data source. But for complex queries Method syntaxes are a little hard to write as compared to query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the LINQ query is written by using multiple methods by combining them with a dot (.). The Syntax is given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944620" cy="1530985"/>
            <wp:effectExtent l="19050" t="0" r="0" b="0"/>
            <wp:docPr id="8" name="Picture 8" descr="LINQ Metho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Q Method Syntax"/>
                    <pic:cNvPicPr>
                      <a:picLocks noChangeAspect="1" noChangeArrowheads="1"/>
                    </pic:cNvPicPr>
                  </pic:nvPicPr>
                  <pic:blipFill>
                    <a:blip r:embed="rId10"/>
                    <a:srcRect/>
                    <a:stretch>
                      <a:fillRect/>
                    </a:stretch>
                  </pic:blipFill>
                  <pic:spPr bwMode="auto">
                    <a:xfrm>
                      <a:off x="0" y="0"/>
                      <a:ext cx="3944620" cy="1530985"/>
                    </a:xfrm>
                    <a:prstGeom prst="rect">
                      <a:avLst/>
                    </a:prstGeom>
                    <a:noFill/>
                    <a:ln w="9525">
                      <a:noFill/>
                      <a:miter lim="800000"/>
                      <a:headEnd/>
                      <a:tailEnd/>
                    </a:ln>
                  </pic:spPr>
                </pic:pic>
              </a:graphicData>
            </a:graphic>
          </wp:inline>
        </w:drawing>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Mixed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the combination of both Query and Method syntax. The syntax is given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2743200" cy="1562735"/>
            <wp:effectExtent l="19050" t="0" r="0" b="0"/>
            <wp:docPr id="9" name="Picture 9" descr="LINQ Mixe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Q Mixed Syntax"/>
                    <pic:cNvPicPr>
                      <a:picLocks noChangeAspect="1" noChangeArrowheads="1"/>
                    </pic:cNvPicPr>
                  </pic:nvPicPr>
                  <pic:blipFill>
                    <a:blip r:embed="rId11"/>
                    <a:srcRect/>
                    <a:stretch>
                      <a:fillRect/>
                    </a:stretch>
                  </pic:blipFill>
                  <pic:spPr bwMode="auto">
                    <a:xfrm>
                      <a:off x="0" y="0"/>
                      <a:ext cx="2743200" cy="1562735"/>
                    </a:xfrm>
                    <a:prstGeom prst="rect">
                      <a:avLst/>
                    </a:prstGeom>
                    <a:noFill/>
                    <a:ln w="9525">
                      <a:noFill/>
                      <a:miter lim="800000"/>
                      <a:headEnd/>
                      <a:tailEnd/>
                    </a:ln>
                  </pic:spPr>
                </pic:pic>
              </a:graphicData>
            </a:graphic>
          </wp:inline>
        </w:drawing>
      </w:r>
    </w:p>
    <w:p w:rsidR="00542C6B" w:rsidRPr="00D91B25" w:rsidRDefault="00542C6B" w:rsidP="00952532">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color w:val="212529"/>
        </w:rPr>
        <w:t> </w:t>
      </w:r>
      <w:r w:rsidRPr="00D91B25">
        <w:rPr>
          <w:rStyle w:val="Strong"/>
          <w:rFonts w:ascii="Maiandra GD" w:hAnsi="Maiandra GD" w:cs="Arial"/>
          <w:color w:val="000000"/>
          <w:bdr w:val="none" w:sz="0" w:space="0" w:color="auto" w:frame="1"/>
        </w:rPr>
        <w:t>Let us understand how to use Query Syntax, Method Syntax, and Mixed Syntax with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Example:</w:t>
      </w:r>
      <w:r w:rsidRPr="00D91B25">
        <w:rPr>
          <w:rFonts w:ascii="Maiandra GD" w:hAnsi="Maiandra GD" w:cs="Arial"/>
          <w:color w:val="000000"/>
          <w:bdr w:val="none" w:sz="0" w:space="0" w:color="auto" w:frame="1"/>
        </w:rPr>
        <w:t> We have an integer list and we need to write a LINQ query which will return all the integers which are greater than 5. We are going to create a console application.</w:t>
      </w:r>
    </w:p>
    <w:p w:rsidR="00542C6B" w:rsidRPr="00D91B25" w:rsidRDefault="00542C6B" w:rsidP="00542C6B">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Query Syntax:</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//Data Source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//LINQ Query using Query Syntax</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integerList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obj;</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//Execution</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display the values 6 7 8 9 10 as expected in the console window. Let us understand what we did in the above code.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093845" cy="2998470"/>
            <wp:effectExtent l="19050" t="0" r="1905" b="0"/>
            <wp:docPr id="10" name="Picture 10" descr="Linq Query Synta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nq Query Syntax Example"/>
                    <pic:cNvPicPr>
                      <a:picLocks noChangeAspect="1" noChangeArrowheads="1"/>
                    </pic:cNvPicPr>
                  </pic:nvPicPr>
                  <pic:blipFill>
                    <a:blip r:embed="rId12"/>
                    <a:srcRect/>
                    <a:stretch>
                      <a:fillRect/>
                    </a:stretch>
                  </pic:blipFill>
                  <pic:spPr bwMode="auto">
                    <a:xfrm>
                      <a:off x="0" y="0"/>
                      <a:ext cx="4093845" cy="2998470"/>
                    </a:xfrm>
                    <a:prstGeom prst="rect">
                      <a:avLst/>
                    </a:prstGeom>
                    <a:noFill/>
                    <a:ln w="9525">
                      <a:noFill/>
                      <a:miter lim="800000"/>
                      <a:headEnd/>
                      <a:tailEnd/>
                    </a:ln>
                  </pic:spPr>
                </pic:pic>
              </a:graphicData>
            </a:graphic>
          </wp:inline>
        </w:drawing>
      </w:r>
    </w:p>
    <w:p w:rsidR="00542C6B" w:rsidRPr="00D91B25" w:rsidRDefault="00542C6B" w:rsidP="00542C6B">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Method Syntax:</w:t>
      </w:r>
    </w:p>
    <w:p w:rsidR="00542C6B" w:rsidRPr="00D91B25" w:rsidRDefault="00542C6B" w:rsidP="00542C6B">
      <w:pPr>
        <w:pStyle w:val="NormalWeb"/>
        <w:shd w:val="clear" w:color="auto" w:fill="FFFFFF"/>
        <w:spacing w:before="0" w:beforeAutospacing="0" w:after="0" w:afterAutospacing="0"/>
        <w:textAlignment w:val="baseline"/>
        <w:rPr>
          <w:rFonts w:ascii="Maiandra GD" w:hAnsi="Maiandra GD" w:cs="Segoe UI"/>
          <w:color w:val="212529"/>
        </w:rPr>
      </w:pPr>
      <w:r w:rsidRPr="00D91B25">
        <w:rPr>
          <w:rFonts w:ascii="Maiandra GD" w:hAnsi="Maiandra GD" w:cs="Arial"/>
          <w:color w:val="000000"/>
          <w:bdr w:val="none" w:sz="0" w:space="0" w:color="auto" w:frame="1"/>
        </w:rPr>
        <w:t>Let us rewrite the same example using LINQ Method Syntax.</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//Data Source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//LINQ Query using Method Syntax</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integerList.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obj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//Execution</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MethodSyntax</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get the output as expected. Let us have a look at the following diagram to understand Method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369560" cy="2966720"/>
            <wp:effectExtent l="19050" t="0" r="2540" b="0"/>
            <wp:docPr id="11" name="Picture 11" descr="LINQ Method Synta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NQ Method Syntax Example"/>
                    <pic:cNvPicPr>
                      <a:picLocks noChangeAspect="1" noChangeArrowheads="1"/>
                    </pic:cNvPicPr>
                  </pic:nvPicPr>
                  <pic:blipFill>
                    <a:blip r:embed="rId13"/>
                    <a:srcRect/>
                    <a:stretch>
                      <a:fillRect/>
                    </a:stretch>
                  </pic:blipFill>
                  <pic:spPr bwMode="auto">
                    <a:xfrm>
                      <a:off x="0" y="0"/>
                      <a:ext cx="5369560" cy="2966720"/>
                    </a:xfrm>
                    <a:prstGeom prst="rect">
                      <a:avLst/>
                    </a:prstGeom>
                    <a:noFill/>
                    <a:ln w="9525">
                      <a:noFill/>
                      <a:miter lim="800000"/>
                      <a:headEnd/>
                      <a:tailEnd/>
                    </a:ln>
                  </pic:spPr>
                </pic:pic>
              </a:graphicData>
            </a:graphic>
          </wp:inline>
        </w:drawing>
      </w:r>
    </w:p>
    <w:p w:rsidR="00542C6B" w:rsidRPr="00D91B25" w:rsidRDefault="00542C6B" w:rsidP="00542C6B">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Mixed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change our requirements. First, we need to filter the list where the value is greater than 5 and then we need to calculate the sum.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//Data Source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//LINQ Query using Mixed Syntax</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integerList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obj</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//Execution</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"Sum Is : "</w:t>
      </w:r>
      <w:r w:rsidRPr="00D91B25">
        <w:rPr>
          <w:rStyle w:val="enlighter-text"/>
          <w:rFonts w:ascii="Maiandra GD" w:hAnsi="Maiandra GD" w:cs="Consolas"/>
          <w:color w:val="CFD5E0"/>
          <w:sz w:val="24"/>
          <w:szCs w:val="24"/>
          <w:bdr w:val="none" w:sz="0" w:space="0" w:color="auto" w:frame="1"/>
        </w:rPr>
        <w:t xml:space="preserve"> + 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see the output as expected. Let us understand what we did in the above code by looking at the following image.</w:t>
      </w:r>
    </w:p>
    <w:p w:rsidR="00542C6B"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518660" cy="3891280"/>
            <wp:effectExtent l="19050" t="0" r="0" b="0"/>
            <wp:docPr id="12" name="Picture 12" descr="LINQ Mixed Synta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NQ Mixed Syntax Example"/>
                    <pic:cNvPicPr>
                      <a:picLocks noChangeAspect="1" noChangeArrowheads="1"/>
                    </pic:cNvPicPr>
                  </pic:nvPicPr>
                  <pic:blipFill>
                    <a:blip r:embed="rId14"/>
                    <a:srcRect/>
                    <a:stretch>
                      <a:fillRect/>
                    </a:stretch>
                  </pic:blipFill>
                  <pic:spPr bwMode="auto">
                    <a:xfrm>
                      <a:off x="0" y="0"/>
                      <a:ext cx="4518660" cy="3891280"/>
                    </a:xfrm>
                    <a:prstGeom prst="rect">
                      <a:avLst/>
                    </a:prstGeom>
                    <a:noFill/>
                    <a:ln w="9525">
                      <a:noFill/>
                      <a:miter lim="800000"/>
                      <a:headEnd/>
                      <a:tailEnd/>
                    </a:ln>
                  </pic:spPr>
                </pic:pic>
              </a:graphicData>
            </a:graphic>
          </wp:inline>
        </w:drawing>
      </w:r>
    </w:p>
    <w:p w:rsidR="008606A9" w:rsidRPr="00D91B25" w:rsidRDefault="008606A9" w:rsidP="00542C6B">
      <w:pPr>
        <w:pStyle w:val="NormalWeb"/>
        <w:shd w:val="clear" w:color="auto" w:fill="FFFFFF"/>
        <w:spacing w:before="0" w:beforeAutospacing="0" w:after="0" w:afterAutospacing="0"/>
        <w:jc w:val="both"/>
        <w:textAlignment w:val="baseline"/>
        <w:rPr>
          <w:rFonts w:ascii="Maiandra GD" w:hAnsi="Maiandra GD" w:cs="Segoe UI"/>
          <w:color w:val="212529"/>
        </w:rPr>
      </w:pPr>
    </w:p>
    <w:p w:rsidR="00542C6B" w:rsidRPr="00D91B25" w:rsidRDefault="00542C6B">
      <w:pPr>
        <w:pBdr>
          <w:bottom w:val="double" w:sz="6" w:space="1" w:color="auto"/>
        </w:pBdr>
        <w:rPr>
          <w:rFonts w:ascii="Maiandra GD" w:hAnsi="Maiandra GD"/>
          <w:sz w:val="24"/>
          <w:szCs w:val="24"/>
        </w:rPr>
      </w:pPr>
    </w:p>
    <w:p w:rsidR="00542C6B" w:rsidRPr="00D91B25" w:rsidRDefault="00542C6B" w:rsidP="008606A9">
      <w:pPr>
        <w:pStyle w:val="Heading1"/>
        <w:spacing w:before="0" w:after="48"/>
        <w:textAlignment w:val="baseline"/>
        <w:rPr>
          <w:rFonts w:ascii="Maiandra GD" w:hAnsi="Maiandra GD" w:cs="Segoe UI"/>
          <w:color w:val="212529"/>
          <w:sz w:val="24"/>
          <w:szCs w:val="24"/>
        </w:rPr>
      </w:pPr>
      <w:r w:rsidRPr="008606A9">
        <w:rPr>
          <w:rFonts w:ascii="Maiandra GD" w:hAnsi="Maiandra GD"/>
          <w:bCs w:val="0"/>
          <w:color w:val="3A3A3A"/>
          <w:sz w:val="24"/>
          <w:szCs w:val="24"/>
          <w:highlight w:val="yellow"/>
        </w:rPr>
        <w:t>IEnumerable and IQueryable in C#</w:t>
      </w:r>
      <w:r w:rsidR="008606A9">
        <w:rPr>
          <w:rFonts w:ascii="Maiandra GD" w:hAnsi="Maiandra GD"/>
          <w:bCs w:val="0"/>
          <w:color w:val="3A3A3A"/>
          <w:sz w:val="24"/>
          <w:szCs w:val="24"/>
        </w:rPr>
        <w:t xml:space="preserve"> </w:t>
      </w:r>
    </w:p>
    <w:p w:rsidR="00542C6B" w:rsidRPr="00D91B25" w:rsidRDefault="00542C6B" w:rsidP="00542C6B">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IEnumerable and IQueryable in C# with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w:t>
      </w:r>
      <w:r w:rsidRPr="00D91B25">
        <w:rPr>
          <w:rStyle w:val="Strong"/>
          <w:rFonts w:ascii="Maiandra GD" w:hAnsi="Maiandra GD" w:cs="Arial"/>
          <w:color w:val="000000"/>
          <w:bdr w:val="none" w:sz="0" w:space="0" w:color="auto" w:frame="1"/>
        </w:rPr>
        <w:t>IEnumerable and IQueryable in C#</w:t>
      </w:r>
      <w:r w:rsidRPr="00D91B25">
        <w:rPr>
          <w:rFonts w:ascii="Maiandra GD" w:hAnsi="Maiandra GD" w:cs="Arial"/>
          <w:color w:val="000000"/>
          <w:bdr w:val="none" w:sz="0" w:space="0" w:color="auto" w:frame="1"/>
        </w:rPr>
        <w:t> with examples. Please read our previous article where we discussed the </w:t>
      </w:r>
      <w:hyperlink r:id="rId15" w:history="1">
        <w:r w:rsidRPr="00D91B25">
          <w:rPr>
            <w:rStyle w:val="Hyperlink"/>
            <w:rFonts w:ascii="Maiandra GD" w:hAnsi="Maiandra GD" w:cs="Arial"/>
            <w:b/>
            <w:bCs/>
            <w:color w:val="007BFF"/>
            <w:bdr w:val="none" w:sz="0" w:space="0" w:color="auto" w:frame="1"/>
          </w:rPr>
          <w:t>different ways to write LINQ queries</w:t>
        </w:r>
      </w:hyperlink>
      <w:r w:rsidRPr="00D91B25">
        <w:rPr>
          <w:rFonts w:ascii="Maiandra GD" w:hAnsi="Maiandra GD" w:cs="Arial"/>
          <w:color w:val="000000"/>
          <w:bdr w:val="none" w:sz="0" w:space="0" w:color="auto" w:frame="1"/>
        </w:rPr>
        <w:t> with examples. In this article, we are going to discuss the following concepts in detail.</w:t>
      </w:r>
    </w:p>
    <w:p w:rsidR="00542C6B" w:rsidRPr="00D91B25" w:rsidRDefault="00542C6B" w:rsidP="00542C6B">
      <w:pPr>
        <w:numPr>
          <w:ilvl w:val="0"/>
          <w:numId w:val="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IEnumerable in C#?</w:t>
      </w:r>
    </w:p>
    <w:p w:rsidR="00542C6B" w:rsidRPr="00D91B25" w:rsidRDefault="00542C6B" w:rsidP="00542C6B">
      <w:pPr>
        <w:numPr>
          <w:ilvl w:val="0"/>
          <w:numId w:val="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IQueryable in C#?</w:t>
      </w:r>
    </w:p>
    <w:p w:rsidR="00542C6B" w:rsidRPr="00D91B25" w:rsidRDefault="00542C6B" w:rsidP="00542C6B">
      <w:pPr>
        <w:numPr>
          <w:ilvl w:val="0"/>
          <w:numId w:val="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IEnumerable and IQueryable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our previous article, we write the following program using LINQ Query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699635" cy="3816985"/>
            <wp:effectExtent l="19050" t="0" r="5715" b="0"/>
            <wp:docPr id="19" name="Picture 19" descr="IEnumerable and IQuery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Enumerable and IQueryable in C#"/>
                    <pic:cNvPicPr>
                      <a:picLocks noChangeAspect="1" noChangeArrowheads="1"/>
                    </pic:cNvPicPr>
                  </pic:nvPicPr>
                  <pic:blipFill>
                    <a:blip r:embed="rId16"/>
                    <a:srcRect/>
                    <a:stretch>
                      <a:fillRect/>
                    </a:stretch>
                  </pic:blipFill>
                  <pic:spPr bwMode="auto">
                    <a:xfrm>
                      <a:off x="0" y="0"/>
                      <a:ext cx="4699635" cy="3816985"/>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example, we use the </w:t>
      </w:r>
      <w:r w:rsidRPr="00D91B25">
        <w:rPr>
          <w:rStyle w:val="Strong"/>
          <w:rFonts w:ascii="Maiandra GD" w:hAnsi="Maiandra GD" w:cs="Arial"/>
          <w:color w:val="000000"/>
          <w:bdr w:val="none" w:sz="0" w:space="0" w:color="auto" w:frame="1"/>
        </w:rPr>
        <w:t>var</w:t>
      </w:r>
      <w:r w:rsidRPr="00D91B25">
        <w:rPr>
          <w:rFonts w:ascii="Maiandra GD" w:hAnsi="Maiandra GD" w:cs="Arial"/>
          <w:color w:val="000000"/>
          <w:bdr w:val="none" w:sz="0" w:space="0" w:color="auto" w:frame="1"/>
        </w:rPr>
        <w:t> keyword to create the variable and store the result of the LINQ query. So let’s check what is the type of the variable? In order to check this, just mouseover the pointer on to the QuerySynntax variable and you will see that the type is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 which is a generic type. So it is important to understand what is IEnumerable?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in the above example, instead of writing the </w:t>
      </w:r>
      <w:r w:rsidRPr="00D91B25">
        <w:rPr>
          <w:rStyle w:val="Strong"/>
          <w:rFonts w:ascii="Maiandra GD" w:hAnsi="Maiandra GD" w:cs="Arial"/>
          <w:color w:val="000000"/>
          <w:bdr w:val="none" w:sz="0" w:space="0" w:color="auto" w:frame="1"/>
        </w:rPr>
        <w:t>var</w:t>
      </w:r>
      <w:r w:rsidRPr="00D91B25">
        <w:rPr>
          <w:rFonts w:ascii="Maiandra GD" w:hAnsi="Maiandra GD" w:cs="Arial"/>
          <w:color w:val="000000"/>
          <w:bdr w:val="none" w:sz="0" w:space="0" w:color="auto" w:frame="1"/>
        </w:rPr>
        <w:t> keyword, you can also write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 and it should work as expected as shown below.</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integerList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obj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obj;</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this keep in mind, let us understand what is IEnumerable?</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IEnumerable in C#?</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first see the definition of the IEnumerable which is given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78555" cy="1435100"/>
            <wp:effectExtent l="19050" t="0" r="0" b="0"/>
            <wp:docPr id="20" name="Picture 20" descr="What is IEnumer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hat is IEnumerable in C#?"/>
                    <pic:cNvPicPr>
                      <a:picLocks noChangeAspect="1" noChangeArrowheads="1"/>
                    </pic:cNvPicPr>
                  </pic:nvPicPr>
                  <pic:blipFill>
                    <a:blip r:embed="rId17"/>
                    <a:srcRect/>
                    <a:stretch>
                      <a:fillRect/>
                    </a:stretch>
                  </pic:blipFill>
                  <pic:spPr bwMode="auto">
                    <a:xfrm>
                      <a:off x="0" y="0"/>
                      <a:ext cx="3678555" cy="143510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As we see from the above image, </w:t>
      </w:r>
      <w:r w:rsidRPr="00D91B25">
        <w:rPr>
          <w:rStyle w:val="Strong"/>
          <w:rFonts w:ascii="Maiandra GD" w:hAnsi="Maiandra GD" w:cs="Arial"/>
          <w:color w:val="000000"/>
          <w:bdr w:val="none" w:sz="0" w:space="0" w:color="auto" w:frame="1"/>
        </w:rPr>
        <w:t>IEnumerable</w:t>
      </w:r>
      <w:r w:rsidRPr="00D91B25">
        <w:rPr>
          <w:rFonts w:ascii="Maiandra GD" w:hAnsi="Maiandra GD" w:cs="Arial"/>
          <w:color w:val="000000"/>
          <w:bdr w:val="none" w:sz="0" w:space="0" w:color="auto" w:frame="1"/>
        </w:rPr>
        <w:t> is an interface that is available in </w:t>
      </w:r>
      <w:r w:rsidRPr="00D91B25">
        <w:rPr>
          <w:rStyle w:val="Strong"/>
          <w:rFonts w:ascii="Maiandra GD" w:hAnsi="Maiandra GD" w:cs="Arial"/>
          <w:color w:val="000000"/>
          <w:bdr w:val="none" w:sz="0" w:space="0" w:color="auto" w:frame="1"/>
        </w:rPr>
        <w:t>System.Collection</w:t>
      </w:r>
      <w:r w:rsidRPr="00D91B25">
        <w:rPr>
          <w:rFonts w:ascii="Maiandra GD" w:hAnsi="Maiandra GD" w:cs="Arial"/>
          <w:color w:val="000000"/>
          <w:bdr w:val="none" w:sz="0" w:space="0" w:color="auto" w:frame="1"/>
        </w:rPr>
        <w:t> namespace. The IEnumerable interface is a type of iteration design pattern. It means we can iterate on the collection of the type IEnumerable. As you can see in the above definition, the IEnumerable interface has one method called </w:t>
      </w:r>
      <w:r w:rsidRPr="00D91B25">
        <w:rPr>
          <w:rStyle w:val="Strong"/>
          <w:rFonts w:ascii="Maiandra GD" w:hAnsi="Maiandra GD" w:cs="Arial"/>
          <w:color w:val="000000"/>
          <w:bdr w:val="none" w:sz="0" w:space="0" w:color="auto" w:frame="1"/>
        </w:rPr>
        <w:t>GetEnumerator</w:t>
      </w:r>
      <w:r w:rsidRPr="00D91B25">
        <w:rPr>
          <w:rFonts w:ascii="Maiandra GD" w:hAnsi="Maiandra GD" w:cs="Arial"/>
          <w:color w:val="000000"/>
          <w:bdr w:val="none" w:sz="0" w:space="0" w:color="auto" w:frame="1"/>
        </w:rPr>
        <w:t> which will return an </w:t>
      </w:r>
      <w:r w:rsidRPr="00D91B25">
        <w:rPr>
          <w:rStyle w:val="Strong"/>
          <w:rFonts w:ascii="Maiandra GD" w:hAnsi="Maiandra GD" w:cs="Arial"/>
          <w:color w:val="000000"/>
          <w:bdr w:val="none" w:sz="0" w:space="0" w:color="auto" w:frame="1"/>
        </w:rPr>
        <w:t>IEnumerator</w:t>
      </w:r>
      <w:r w:rsidRPr="00D91B25">
        <w:rPr>
          <w:rFonts w:ascii="Maiandra GD" w:hAnsi="Maiandra GD" w:cs="Arial"/>
          <w:color w:val="000000"/>
          <w:bdr w:val="none" w:sz="0" w:space="0" w:color="auto" w:frame="1"/>
        </w:rPr>
        <w:t> that iterates through a collection.</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IEnumerable interface has also a child generic interface i.e. </w:t>
      </w:r>
      <w:r w:rsidRPr="00D91B25">
        <w:rPr>
          <w:rStyle w:val="Strong"/>
          <w:rFonts w:ascii="Maiandra GD" w:hAnsi="Maiandra GD" w:cs="Arial"/>
          <w:color w:val="000000"/>
          <w:bdr w:val="none" w:sz="0" w:space="0" w:color="auto" w:frame="1"/>
        </w:rPr>
        <w:t>IEnumerable&lt;T&gt;</w:t>
      </w:r>
      <w:r w:rsidRPr="00D91B25">
        <w:rPr>
          <w:rFonts w:ascii="Maiandra GD" w:hAnsi="Maiandra GD" w:cs="Arial"/>
          <w:color w:val="000000"/>
          <w:bdr w:val="none" w:sz="0" w:space="0" w:color="auto" w:frame="1"/>
        </w:rPr>
        <w:t>. Let see the definition of </w:t>
      </w:r>
      <w:r w:rsidRPr="00D91B25">
        <w:rPr>
          <w:rStyle w:val="Strong"/>
          <w:rFonts w:ascii="Maiandra GD" w:hAnsi="Maiandra GD" w:cs="Arial"/>
          <w:color w:val="000000"/>
          <w:bdr w:val="none" w:sz="0" w:space="0" w:color="auto" w:frame="1"/>
        </w:rPr>
        <w:t>IEnumerable&lt;T&gt;</w:t>
      </w:r>
      <w:r w:rsidRPr="00D91B25">
        <w:rPr>
          <w:rFonts w:ascii="Maiandra GD" w:hAnsi="Maiandra GD" w:cs="Arial"/>
          <w:color w:val="000000"/>
          <w:bdr w:val="none" w:sz="0" w:space="0" w:color="auto" w:frame="1"/>
        </w:rPr>
        <w:t> interface.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102985" cy="1711960"/>
            <wp:effectExtent l="19050" t="0" r="0" b="0"/>
            <wp:docPr id="21" name="Picture 21" descr="Generic IEnumerable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eneric IEnumerable Interface"/>
                    <pic:cNvPicPr>
                      <a:picLocks noChangeAspect="1" noChangeArrowheads="1"/>
                    </pic:cNvPicPr>
                  </pic:nvPicPr>
                  <pic:blipFill>
                    <a:blip r:embed="rId18"/>
                    <a:srcRect/>
                    <a:stretch>
                      <a:fillRect/>
                    </a:stretch>
                  </pic:blipFill>
                  <pic:spPr bwMode="auto">
                    <a:xfrm>
                      <a:off x="0" y="0"/>
                      <a:ext cx="6102985" cy="171196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most important point that you need to remember is, in C#, all the collection classes (both generic and non-generic) implements the IEnumerable interface. Let us prove this by visiting the definition of List&lt;T&gt; generic collection class as shown in the below image.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671498" cy="404037"/>
            <wp:effectExtent l="19050" t="0" r="5402" b="0"/>
            <wp:docPr id="22" name="Picture 22" descr="List Defini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st Definition in C#"/>
                    <pic:cNvPicPr>
                      <a:picLocks noChangeAspect="1" noChangeArrowheads="1"/>
                    </pic:cNvPicPr>
                  </pic:nvPicPr>
                  <pic:blipFill>
                    <a:blip r:embed="rId19"/>
                    <a:srcRect/>
                    <a:stretch>
                      <a:fillRect/>
                    </a:stretch>
                  </pic:blipFill>
                  <pic:spPr bwMode="auto">
                    <a:xfrm>
                      <a:off x="0" y="0"/>
                      <a:ext cx="5670551" cy="40397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let us see the definition of ArrayList collection which is a non-generic collection class.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341438" cy="499730"/>
            <wp:effectExtent l="19050" t="0" r="2212" b="0"/>
            <wp:docPr id="23" name="Picture 23" descr="ArrayList Collection class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rayList Collection class Definition"/>
                    <pic:cNvPicPr>
                      <a:picLocks noChangeAspect="1" noChangeArrowheads="1"/>
                    </pic:cNvPicPr>
                  </pic:nvPicPr>
                  <pic:blipFill>
                    <a:blip r:embed="rId20"/>
                    <a:srcRect/>
                    <a:stretch>
                      <a:fillRect/>
                    </a:stretch>
                  </pic:blipFill>
                  <pic:spPr bwMode="auto">
                    <a:xfrm>
                      <a:off x="0" y="0"/>
                      <a:ext cx="6338665" cy="499511"/>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w:t>
      </w:r>
      <w:r w:rsidRPr="00D91B25">
        <w:rPr>
          <w:rStyle w:val="Strong"/>
          <w:rFonts w:ascii="Maiandra GD" w:hAnsi="Maiandra GD" w:cs="Arial"/>
          <w:color w:val="000000"/>
          <w:bdr w:val="none" w:sz="0" w:space="0" w:color="auto" w:frame="1"/>
        </w:rPr>
        <w:t>IEnumerable or IEnumerable&lt;T&gt;</w:t>
      </w:r>
      <w:r w:rsidRPr="00D91B25">
        <w:rPr>
          <w:rFonts w:ascii="Maiandra GD" w:hAnsi="Maiandra GD" w:cs="Arial"/>
          <w:color w:val="000000"/>
          <w:bdr w:val="none" w:sz="0" w:space="0" w:color="auto" w:frame="1"/>
        </w:rPr>
        <w:t> interface should be used only for in-memory data objects. Why that we will discuss in our next article.</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Let us see an example to understand C# IEnumerable with complex type.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"Steve"</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//Linq Query to Fetch all students with Gender Male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studentList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//Iterate through the collection</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execute the program it will display the result as expected as shown in the below image.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892300" cy="457200"/>
            <wp:effectExtent l="19050" t="0" r="0" b="0"/>
            <wp:docPr id="24" name="Picture 24" descr="C# IEnumerabl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 IEnumerable examples"/>
                    <pic:cNvPicPr>
                      <a:picLocks noChangeAspect="1" noChangeArrowheads="1"/>
                    </pic:cNvPicPr>
                  </pic:nvPicPr>
                  <pic:blipFill>
                    <a:blip r:embed="rId21"/>
                    <a:srcRect/>
                    <a:stretch>
                      <a:fillRect/>
                    </a:stretch>
                  </pic:blipFill>
                  <pic:spPr bwMode="auto">
                    <a:xfrm>
                      <a:off x="0" y="0"/>
                      <a:ext cx="1892300" cy="457200"/>
                    </a:xfrm>
                    <a:prstGeom prst="rect">
                      <a:avLst/>
                    </a:prstGeom>
                    <a:noFill/>
                    <a:ln w="9525">
                      <a:noFill/>
                      <a:miter lim="800000"/>
                      <a:headEnd/>
                      <a:tailEnd/>
                    </a:ln>
                  </pic:spPr>
                </pic:pic>
              </a:graphicData>
            </a:graphic>
          </wp:inline>
        </w:drawing>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IQueryable in C#?</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first see the definition of IQueryable as shown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528945" cy="2381885"/>
            <wp:effectExtent l="19050" t="0" r="0" b="0"/>
            <wp:docPr id="25" name="Picture 25" descr="What is IQuery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IQueryable in C#?"/>
                    <pic:cNvPicPr>
                      <a:picLocks noChangeAspect="1" noChangeArrowheads="1"/>
                    </pic:cNvPicPr>
                  </pic:nvPicPr>
                  <pic:blipFill>
                    <a:blip r:embed="rId22"/>
                    <a:srcRect/>
                    <a:stretch>
                      <a:fillRect/>
                    </a:stretch>
                  </pic:blipFill>
                  <pic:spPr bwMode="auto">
                    <a:xfrm>
                      <a:off x="0" y="0"/>
                      <a:ext cx="5528945" cy="2381885"/>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the </w:t>
      </w:r>
      <w:r w:rsidRPr="00D91B25">
        <w:rPr>
          <w:rStyle w:val="Strong"/>
          <w:rFonts w:ascii="Maiandra GD" w:hAnsi="Maiandra GD" w:cs="Arial"/>
          <w:color w:val="000000"/>
          <w:bdr w:val="none" w:sz="0" w:space="0" w:color="auto" w:frame="1"/>
        </w:rPr>
        <w:t>IQueryable</w:t>
      </w:r>
      <w:r w:rsidRPr="00D91B25">
        <w:rPr>
          <w:rFonts w:ascii="Maiandra GD" w:hAnsi="Maiandra GD" w:cs="Arial"/>
          <w:color w:val="000000"/>
          <w:bdr w:val="none" w:sz="0" w:space="0" w:color="auto" w:frame="1"/>
        </w:rPr>
        <w:t> is an interface and it is available in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namespace. The IQuerable interface is a child of the IEnumerable interface. So we can store IQuerable in a variable of type IEnumerable. The IQuerable interface has a property called </w:t>
      </w:r>
      <w:r w:rsidRPr="00D91B25">
        <w:rPr>
          <w:rStyle w:val="Strong"/>
          <w:rFonts w:ascii="Maiandra GD" w:hAnsi="Maiandra GD" w:cs="Arial"/>
          <w:color w:val="000000"/>
          <w:bdr w:val="none" w:sz="0" w:space="0" w:color="auto" w:frame="1"/>
        </w:rPr>
        <w:t>Provider</w:t>
      </w:r>
      <w:r w:rsidRPr="00D91B25">
        <w:rPr>
          <w:rFonts w:ascii="Maiandra GD" w:hAnsi="Maiandra GD" w:cs="Arial"/>
          <w:color w:val="000000"/>
          <w:bdr w:val="none" w:sz="0" w:space="0" w:color="auto" w:frame="1"/>
        </w:rPr>
        <w:t> which is of type </w:t>
      </w:r>
      <w:r w:rsidRPr="00D91B25">
        <w:rPr>
          <w:rStyle w:val="Strong"/>
          <w:rFonts w:ascii="Maiandra GD" w:hAnsi="Maiandra GD" w:cs="Arial"/>
          <w:color w:val="000000"/>
          <w:bdr w:val="none" w:sz="0" w:space="0" w:color="auto" w:frame="1"/>
        </w:rPr>
        <w:t>IQueryProvider</w:t>
      </w:r>
      <w:r w:rsidRPr="00D91B25">
        <w:rPr>
          <w:rFonts w:ascii="Maiandra GD" w:hAnsi="Maiandra GD" w:cs="Arial"/>
          <w:color w:val="000000"/>
          <w:bdr w:val="none" w:sz="0" w:space="0" w:color="auto" w:frame="1"/>
        </w:rPr>
        <w:t> interface. Let us see the definition of IQueryProvider.</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5726987" cy="1679944"/>
            <wp:effectExtent l="19050" t="0" r="7063" b="0"/>
            <wp:docPr id="26" name="Picture 26" descr="C# IQuery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 IQueryable Example"/>
                    <pic:cNvPicPr>
                      <a:picLocks noChangeAspect="1" noChangeArrowheads="1"/>
                    </pic:cNvPicPr>
                  </pic:nvPicPr>
                  <pic:blipFill>
                    <a:blip r:embed="rId23"/>
                    <a:srcRect/>
                    <a:stretch>
                      <a:fillRect/>
                    </a:stretch>
                  </pic:blipFill>
                  <pic:spPr bwMode="auto">
                    <a:xfrm>
                      <a:off x="0" y="0"/>
                      <a:ext cx="5727646" cy="1680137"/>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methods provided by the </w:t>
      </w:r>
      <w:r w:rsidRPr="00D91B25">
        <w:rPr>
          <w:rStyle w:val="Strong"/>
          <w:rFonts w:ascii="Maiandra GD" w:hAnsi="Maiandra GD" w:cs="Arial"/>
          <w:color w:val="000000"/>
          <w:bdr w:val="none" w:sz="0" w:space="0" w:color="auto" w:frame="1"/>
        </w:rPr>
        <w:t>IQueryProvider</w:t>
      </w:r>
      <w:r w:rsidRPr="00D91B25">
        <w:rPr>
          <w:rFonts w:ascii="Maiandra GD" w:hAnsi="Maiandra GD" w:cs="Arial"/>
          <w:color w:val="000000"/>
          <w:bdr w:val="none" w:sz="0" w:space="0" w:color="auto" w:frame="1"/>
        </w:rPr>
        <w:t> are used to create all Linq Providers. So, this is the best choice for other data providers such as </w:t>
      </w:r>
      <w:r w:rsidRPr="00D91B25">
        <w:rPr>
          <w:rStyle w:val="Strong"/>
          <w:rFonts w:ascii="Maiandra GD" w:hAnsi="Maiandra GD" w:cs="Arial"/>
          <w:color w:val="000000"/>
          <w:bdr w:val="none" w:sz="0" w:space="0" w:color="auto" w:frame="1"/>
        </w:rPr>
        <w:t>Linq to SQL, Linq to Entities</w:t>
      </w:r>
      <w:r w:rsidRPr="00D91B25">
        <w:rPr>
          <w:rFonts w:ascii="Maiandra GD" w:hAnsi="Maiandra GD" w:cs="Arial"/>
          <w:color w:val="000000"/>
          <w:bdr w:val="none" w:sz="0" w:space="0" w:color="auto" w:frame="1"/>
        </w:rPr>
        <w:t>, etc. Why that we will discuss in our next article.</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Let us see an example to understand C# IQueryable interface.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"Steve"</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//Linq Query to Fetch all students with Gender Male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IQueryable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MethodSyntax = studentList.</w:t>
      </w:r>
      <w:r w:rsidRPr="00D91B25">
        <w:rPr>
          <w:rStyle w:val="enlighter-m3"/>
          <w:rFonts w:ascii="Maiandra GD" w:hAnsi="Maiandra GD" w:cs="Consolas"/>
          <w:color w:val="4284AE"/>
          <w:sz w:val="24"/>
          <w:szCs w:val="24"/>
          <w:bdr w:val="none" w:sz="0" w:space="0" w:color="auto" w:frame="1"/>
        </w:rPr>
        <w:t>AsQueryable</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//Iterate through the collection</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MethodSyntax</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see the data as expected. The point that you need to remember is in order to return a collection of type IQueryable, first, you need to call the </w:t>
      </w:r>
      <w:r w:rsidRPr="00D91B25">
        <w:rPr>
          <w:rStyle w:val="Strong"/>
          <w:rFonts w:ascii="Maiandra GD" w:hAnsi="Maiandra GD" w:cs="Arial"/>
          <w:color w:val="000000"/>
          <w:bdr w:val="none" w:sz="0" w:space="0" w:color="auto" w:frame="1"/>
        </w:rPr>
        <w:t>AsQueryable()</w:t>
      </w:r>
      <w:r w:rsidRPr="00D91B25">
        <w:rPr>
          <w:rFonts w:ascii="Maiandra GD" w:hAnsi="Maiandra GD" w:cs="Arial"/>
          <w:color w:val="000000"/>
          <w:bdr w:val="none" w:sz="0" w:space="0" w:color="auto" w:frame="1"/>
        </w:rPr>
        <w:t> method on the collection as we did in the above example.</w:t>
      </w:r>
    </w:p>
    <w:p w:rsidR="00542C6B" w:rsidRPr="00D91B25" w:rsidRDefault="00542C6B">
      <w:pPr>
        <w:pBdr>
          <w:bottom w:val="double" w:sz="6" w:space="1" w:color="auto"/>
        </w:pBdr>
        <w:rPr>
          <w:rFonts w:ascii="Maiandra GD" w:hAnsi="Maiandra GD"/>
          <w:sz w:val="24"/>
          <w:szCs w:val="24"/>
        </w:rPr>
      </w:pPr>
    </w:p>
    <w:p w:rsidR="00542C6B" w:rsidRPr="00D91B25" w:rsidRDefault="00542C6B" w:rsidP="00393F80">
      <w:pPr>
        <w:pStyle w:val="Heading1"/>
        <w:spacing w:before="0" w:after="48"/>
        <w:textAlignment w:val="baseline"/>
        <w:rPr>
          <w:rFonts w:ascii="Maiandra GD" w:hAnsi="Maiandra GD" w:cs="Segoe UI"/>
          <w:color w:val="212529"/>
          <w:sz w:val="24"/>
          <w:szCs w:val="24"/>
        </w:rPr>
      </w:pPr>
      <w:r w:rsidRPr="00393F80">
        <w:rPr>
          <w:rFonts w:ascii="Maiandra GD" w:hAnsi="Maiandra GD"/>
          <w:bCs w:val="0"/>
          <w:color w:val="3A3A3A"/>
          <w:sz w:val="24"/>
          <w:szCs w:val="24"/>
          <w:highlight w:val="yellow"/>
        </w:rPr>
        <w:t>Differences between IEnumerable and IQueryable</w:t>
      </w:r>
      <w:r w:rsidR="00393F80">
        <w:rPr>
          <w:rFonts w:ascii="Maiandra GD" w:hAnsi="Maiandra GD"/>
          <w:bCs w:val="0"/>
          <w:color w:val="3A3A3A"/>
          <w:sz w:val="24"/>
          <w:szCs w:val="24"/>
        </w:rPr>
        <w:t xml:space="preserve"> </w:t>
      </w:r>
    </w:p>
    <w:p w:rsidR="00542C6B" w:rsidRPr="00D91B25" w:rsidRDefault="00542C6B" w:rsidP="00542C6B">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Differences between IEnumerable and IQueryable in C#</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this article, I am going to discuss the </w:t>
      </w:r>
      <w:r w:rsidRPr="00D91B25">
        <w:rPr>
          <w:rStyle w:val="Strong"/>
          <w:rFonts w:ascii="Maiandra GD" w:hAnsi="Maiandra GD" w:cs="Arial"/>
          <w:color w:val="000000"/>
          <w:bdr w:val="none" w:sz="0" w:space="0" w:color="auto" w:frame="1"/>
        </w:rPr>
        <w:t>Differences between IEnumerable and IQueryable in C#</w:t>
      </w:r>
      <w:r w:rsidRPr="00D91B25">
        <w:rPr>
          <w:rFonts w:ascii="Maiandra GD" w:hAnsi="Maiandra GD" w:cs="Arial"/>
          <w:color w:val="000000"/>
          <w:bdr w:val="none" w:sz="0" w:space="0" w:color="auto" w:frame="1"/>
        </w:rPr>
        <w:t> with an example. Please read our previous article before proceeding to this article where we discussed the basics of </w:t>
      </w:r>
      <w:hyperlink r:id="rId24" w:history="1">
        <w:r w:rsidRPr="00D91B25">
          <w:rPr>
            <w:rStyle w:val="Hyperlink"/>
            <w:rFonts w:ascii="Maiandra GD" w:hAnsi="Maiandra GD" w:cs="Arial"/>
            <w:b/>
            <w:bCs/>
            <w:color w:val="007BFF"/>
            <w:bdr w:val="none" w:sz="0" w:space="0" w:color="auto" w:frame="1"/>
          </w:rPr>
          <w:t>IEnumerable and IQueryable in C#</w:t>
        </w:r>
      </w:hyperlink>
      <w:r w:rsidRPr="00D91B25">
        <w:rPr>
          <w:rFonts w:ascii="Maiandra GD" w:hAnsi="Maiandra GD" w:cs="Arial"/>
          <w:color w:val="000000"/>
          <w:bdr w:val="none" w:sz="0" w:space="0" w:color="auto" w:frame="1"/>
        </w:rPr>
        <w:t> with some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IEnumerable and IQueryable are used to hold a collection of data and also used to perform data manipulation operations such as filtering, Ordering, Grouping, etc. based on the business requirements. Here in this article, we will see the difference between IEnumerable and IQueryable with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135755" cy="3274695"/>
            <wp:effectExtent l="19050" t="0" r="0" b="0"/>
            <wp:docPr id="35" name="Picture 35" descr="Differences between IEnumerable and IQuery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fferences between IEnumerable and IQueryable in C#"/>
                    <pic:cNvPicPr>
                      <a:picLocks noChangeAspect="1" noChangeArrowheads="1"/>
                    </pic:cNvPicPr>
                  </pic:nvPicPr>
                  <pic:blipFill>
                    <a:blip r:embed="rId25"/>
                    <a:srcRect/>
                    <a:stretch>
                      <a:fillRect/>
                    </a:stretch>
                  </pic:blipFill>
                  <pic:spPr bwMode="auto">
                    <a:xfrm>
                      <a:off x="0" y="0"/>
                      <a:ext cx="4135755" cy="3274695"/>
                    </a:xfrm>
                    <a:prstGeom prst="rect">
                      <a:avLst/>
                    </a:prstGeom>
                    <a:noFill/>
                    <a:ln w="9525">
                      <a:noFill/>
                      <a:miter lim="800000"/>
                      <a:headEnd/>
                      <a:tailEnd/>
                    </a:ln>
                  </pic:spPr>
                </pic:pic>
              </a:graphicData>
            </a:graphic>
          </wp:inline>
        </w:drawing>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in this demo, we will create a console application that will retrieve the data from the SQL Server database using Entity Framework database first approach. We are going to fetch the following Student information from the Student table.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072765" cy="1595120"/>
            <wp:effectExtent l="19050" t="0" r="0" b="0"/>
            <wp:docPr id="36" name="Picture 36" descr="Differences between IEnumerable and IQueryabl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fferences between IEnumerable and IQueryable in C#"/>
                    <pic:cNvPicPr>
                      <a:picLocks noChangeAspect="1" noChangeArrowheads="1"/>
                    </pic:cNvPicPr>
                  </pic:nvPicPr>
                  <pic:blipFill>
                    <a:blip r:embed="rId26"/>
                    <a:srcRect/>
                    <a:stretch>
                      <a:fillRect/>
                    </a:stretch>
                  </pic:blipFill>
                  <pic:spPr bwMode="auto">
                    <a:xfrm>
                      <a:off x="0" y="0"/>
                      <a:ext cx="3072765" cy="159512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Please use the below SQL Script to create and populate the Student table with the required test data.</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Create the required Student table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CREATE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TABLE</w:t>
      </w:r>
      <w:r w:rsidRPr="00D91B25">
        <w:rPr>
          <w:rStyle w:val="enlighter-text"/>
          <w:rFonts w:ascii="Maiandra GD" w:hAnsi="Maiandra GD" w:cs="Consolas"/>
          <w:color w:val="CFD5E0"/>
          <w:sz w:val="24"/>
          <w:szCs w:val="24"/>
          <w:bdr w:val="none" w:sz="0" w:space="0" w:color="auto" w:frame="1"/>
        </w:rPr>
        <w:t xml:space="preserve"> Student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PRIMARY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FirstName </w:t>
      </w:r>
      <w:r w:rsidRPr="00D91B25">
        <w:rPr>
          <w:rStyle w:val="enlighter-k0"/>
          <w:rFonts w:ascii="Maiandra GD" w:hAnsi="Maiandra GD" w:cs="Consolas"/>
          <w:b/>
          <w:bCs/>
          <w:color w:val="D171DD"/>
          <w:sz w:val="24"/>
          <w:szCs w:val="24"/>
          <w:bdr w:val="none" w:sz="0" w:space="0" w:color="auto" w:frame="1"/>
        </w:rPr>
        <w:t>VARCHAR</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LastName </w:t>
      </w:r>
      <w:r w:rsidRPr="00D91B25">
        <w:rPr>
          <w:rStyle w:val="enlighter-k0"/>
          <w:rFonts w:ascii="Maiandra GD" w:hAnsi="Maiandra GD" w:cs="Consolas"/>
          <w:b/>
          <w:bCs/>
          <w:color w:val="D171DD"/>
          <w:sz w:val="24"/>
          <w:szCs w:val="24"/>
          <w:bdr w:val="none" w:sz="0" w:space="0" w:color="auto" w:frame="1"/>
        </w:rPr>
        <w:t>VARCHAR</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Gender </w:t>
      </w:r>
      <w:r w:rsidRPr="00D91B25">
        <w:rPr>
          <w:rStyle w:val="enlighter-k0"/>
          <w:rFonts w:ascii="Maiandra GD" w:hAnsi="Maiandra GD" w:cs="Consolas"/>
          <w:b/>
          <w:bCs/>
          <w:color w:val="D171DD"/>
          <w:sz w:val="24"/>
          <w:szCs w:val="24"/>
          <w:bdr w:val="none" w:sz="0" w:space="0" w:color="auto" w:frame="1"/>
        </w:rPr>
        <w:t>VARCHAR</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GO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Insert the required test data</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INSERT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VALUES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'Steve'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'Smith'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INSERT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VALUES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'Pound'</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INSERT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VALUES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'Ben'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'Stokes'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INSERT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VALUES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'Jos'</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'Butler'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INSERT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VALUES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'Semi'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GO</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created the Student table with the required test data then create a new Console application. Once you create the Console application then add the ADO.NET Entity Data Model Database approach.</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IEnumerable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modify the Program class as shown below.</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StudentDBContext dBContext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StudentDBContext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dBContext.</w:t>
      </w:r>
      <w:r w:rsidRPr="00D91B25">
        <w:rPr>
          <w:rStyle w:val="enlighter-m3"/>
          <w:rFonts w:ascii="Maiandra GD" w:hAnsi="Maiandra GD" w:cs="Consolas"/>
          <w:color w:val="4284AE"/>
          <w:sz w:val="24"/>
          <w:szCs w:val="24"/>
          <w:bdr w:val="none" w:sz="0" w:space="0" w:color="auto" w:frame="1"/>
        </w:rPr>
        <w:t>Students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listStudents = listStudents.</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listStudents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std.</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create the LINQ Query using IEnumerable. Please use SQL Profiler to log the SQL Script. Now run the application and you will see the following SQL Script is generated and executed.</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[Extent1].[</w:t>
      </w:r>
      <w:r w:rsidRPr="00D91B25">
        <w:rPr>
          <w:rStyle w:val="enlighter-k0"/>
          <w:rFonts w:ascii="Maiandra GD" w:hAnsi="Maiandra GD" w:cs="Consolas"/>
          <w:b/>
          <w:bCs/>
          <w:color w:val="D171DD"/>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[Extent1].[FirstName]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[FirstName],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[Extent1].[LastName]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[LastName],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[Extent1].[Gender]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[Gender]</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[dbo].[Student]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[Extent1]</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WHERE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 xml:space="preserve"> = [Extent1].[Gender]</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shown in the above SQL Script, it will not use the TOP clause. So here it will fetch the data from SQL Server to in-memory and then it will filter the data.</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IQueryable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modify the Program class as shown below to use IQueryable.</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StudentDBContext dBContext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StudentDBContext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IQueryable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dBContext.</w:t>
      </w:r>
      <w:r w:rsidRPr="00D91B25">
        <w:rPr>
          <w:rStyle w:val="enlighter-m3"/>
          <w:rFonts w:ascii="Maiandra GD" w:hAnsi="Maiandra GD" w:cs="Consolas"/>
          <w:color w:val="4284AE"/>
          <w:sz w:val="24"/>
          <w:szCs w:val="24"/>
          <w:bdr w:val="none" w:sz="0" w:space="0" w:color="auto" w:frame="1"/>
        </w:rPr>
        <w:t>Students</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AsQueryable</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listStudents = listStudents.</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listStudents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std.</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it will create the following SQL Script.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TOP</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[Extent1].[</w:t>
      </w:r>
      <w:r w:rsidRPr="00D91B25">
        <w:rPr>
          <w:rStyle w:val="enlighter-k0"/>
          <w:rFonts w:ascii="Maiandra GD" w:hAnsi="Maiandra GD" w:cs="Consolas"/>
          <w:b/>
          <w:bCs/>
          <w:color w:val="D171DD"/>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[Extent1].[FirstName]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[FirstName],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[Extent1].[LastName]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[LastName], </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[Extent1].[Gender]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[Gender]</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[dbo].[Student] </w:t>
      </w:r>
      <w:r w:rsidRPr="00D91B25">
        <w:rPr>
          <w:rStyle w:val="enlighter-k0"/>
          <w:rFonts w:ascii="Maiandra GD" w:hAnsi="Maiandra GD" w:cs="Consolas"/>
          <w:b/>
          <w:bCs/>
          <w:color w:val="D171DD"/>
          <w:sz w:val="24"/>
          <w:szCs w:val="24"/>
          <w:bdr w:val="none" w:sz="0" w:space="0" w:color="auto" w:frame="1"/>
        </w:rPr>
        <w:t>AS</w:t>
      </w:r>
      <w:r w:rsidRPr="00D91B25">
        <w:rPr>
          <w:rStyle w:val="enlighter-text"/>
          <w:rFonts w:ascii="Maiandra GD" w:hAnsi="Maiandra GD" w:cs="Consolas"/>
          <w:color w:val="CFD5E0"/>
          <w:sz w:val="24"/>
          <w:szCs w:val="24"/>
          <w:bdr w:val="none" w:sz="0" w:space="0" w:color="auto" w:frame="1"/>
        </w:rPr>
        <w:t xml:space="preserve"> [Extent1]</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 xml:space="preserve"> = [Extent1].[Gender]</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it includes the TOP clause in the SQL Script and then fetches the data from the database. With this keep in mind let us discuss the differences between IEnumerable and IQueryable.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Differences between IEnumerable and IQueryable in C#:</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IEnumerable:</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IEnumerable is an interface that is available in the System.Collections namespace.</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While querying the data from the database, the IEnumerable executes the “select statement” on the server-side (i.e. on the database), loads data into memory on the client-side, and then only applied the filters on the retrieved data.</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So you need to use the IEnumerable when you need to query the data from in-memory collections like List, Array, and so on.</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IEnumerable is mostly used for LINQ to Object and LINQ to XML queries.</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IEnumerable collection is of type forward only. That means it can only move in forward, it can’t move backward and between the items.</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IEnumerable supports deferred execution.</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It doesn’t support custom queries.</w:t>
      </w:r>
    </w:p>
    <w:p w:rsidR="00542C6B" w:rsidRPr="00D91B25" w:rsidRDefault="00542C6B" w:rsidP="00542C6B">
      <w:pPr>
        <w:numPr>
          <w:ilvl w:val="0"/>
          <w:numId w:val="1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IEnumerable doesn’t support lazy loading. Hence, it is not suitable for paging like scenarios.</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IQueryable:</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IQueryable is an interface that exists in the System.Linq Namespace.</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While querying the data from a database, the IQueryable executes the “select query” with the applied filter on the server-side i.e. on the database, and then retrieves data.</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So you need to use the IQueryable when you want to query the data from out-memory such as remote database, service, etc.</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lastRenderedPageBreak/>
        <w:t>IQueryable is mostly used for LINQ to SQL and LINQ to Entities queries.</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collection of type IQueryable can move only forward, it can’t move backward and between the items.</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IQueryable supports deferred execution.</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It also supports custom queries using CreateQuery and Executes methods.</w:t>
      </w:r>
    </w:p>
    <w:p w:rsidR="00542C6B" w:rsidRPr="00D91B25" w:rsidRDefault="00542C6B" w:rsidP="00542C6B">
      <w:pPr>
        <w:numPr>
          <w:ilvl w:val="0"/>
          <w:numId w:val="1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IQueryable supports lazy loading and hence it is suitable for paging like scenarios.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go to the definition of where method, then you will see that it is implemented as an extension method of IQueryable interface as shown below.</w:t>
      </w:r>
    </w:p>
    <w:p w:rsidR="00542C6B"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814092" cy="265814"/>
            <wp:effectExtent l="19050" t="0" r="0" b="0"/>
            <wp:docPr id="37" name="Picture 37" descr="https://dotnettutorials.net/wp-content/uploads/2019/04/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tnettutorials.net/wp-content/uploads/2019/04/word-image-2.png"/>
                    <pic:cNvPicPr>
                      <a:picLocks noChangeAspect="1" noChangeArrowheads="1"/>
                    </pic:cNvPicPr>
                  </pic:nvPicPr>
                  <pic:blipFill>
                    <a:blip r:embed="rId27"/>
                    <a:srcRect/>
                    <a:stretch>
                      <a:fillRect/>
                    </a:stretch>
                  </pic:blipFill>
                  <pic:spPr bwMode="auto">
                    <a:xfrm>
                      <a:off x="0" y="0"/>
                      <a:ext cx="5819582" cy="266065"/>
                    </a:xfrm>
                    <a:prstGeom prst="rect">
                      <a:avLst/>
                    </a:prstGeom>
                    <a:noFill/>
                    <a:ln w="9525">
                      <a:noFill/>
                      <a:miter lim="800000"/>
                      <a:headEnd/>
                      <a:tailEnd/>
                    </a:ln>
                  </pic:spPr>
                </pic:pic>
              </a:graphicData>
            </a:graphic>
          </wp:inline>
        </w:drawing>
      </w:r>
    </w:p>
    <w:p w:rsidR="00BC5C6E" w:rsidRPr="00D91B25" w:rsidRDefault="00BC5C6E" w:rsidP="00542C6B">
      <w:pPr>
        <w:pStyle w:val="NormalWeb"/>
        <w:shd w:val="clear" w:color="auto" w:fill="FFFFFF"/>
        <w:spacing w:before="0" w:beforeAutospacing="0" w:after="0" w:afterAutospacing="0"/>
        <w:jc w:val="both"/>
        <w:textAlignment w:val="baseline"/>
        <w:rPr>
          <w:rFonts w:ascii="Maiandra GD" w:hAnsi="Maiandra GD" w:cs="Segoe UI"/>
          <w:color w:val="212529"/>
        </w:rPr>
      </w:pPr>
    </w:p>
    <w:p w:rsidR="00542C6B" w:rsidRPr="00D91B25" w:rsidRDefault="00542C6B">
      <w:pPr>
        <w:pBdr>
          <w:bottom w:val="double" w:sz="6" w:space="1" w:color="auto"/>
        </w:pBdr>
        <w:rPr>
          <w:rFonts w:ascii="Maiandra GD" w:hAnsi="Maiandra GD"/>
          <w:sz w:val="24"/>
          <w:szCs w:val="24"/>
        </w:rPr>
      </w:pPr>
    </w:p>
    <w:p w:rsidR="00542C6B" w:rsidRPr="00D91B25" w:rsidRDefault="00542C6B" w:rsidP="00B271CD">
      <w:pPr>
        <w:pStyle w:val="Heading1"/>
        <w:spacing w:before="0" w:after="48"/>
        <w:textAlignment w:val="baseline"/>
        <w:rPr>
          <w:rFonts w:ascii="Maiandra GD" w:hAnsi="Maiandra GD" w:cs="Segoe UI"/>
          <w:color w:val="212529"/>
          <w:sz w:val="24"/>
          <w:szCs w:val="24"/>
        </w:rPr>
      </w:pPr>
      <w:r w:rsidRPr="00B271CD">
        <w:rPr>
          <w:rFonts w:ascii="Maiandra GD" w:hAnsi="Maiandra GD"/>
          <w:bCs w:val="0"/>
          <w:color w:val="3A3A3A"/>
          <w:sz w:val="24"/>
          <w:szCs w:val="24"/>
          <w:highlight w:val="yellow"/>
        </w:rPr>
        <w:t>LINQ Extension Methods</w:t>
      </w:r>
      <w:r w:rsidR="00B271CD" w:rsidRPr="00D91B25">
        <w:rPr>
          <w:rFonts w:ascii="Maiandra GD" w:hAnsi="Maiandra GD" w:cs="Segoe UI"/>
          <w:color w:val="212529"/>
        </w:rPr>
        <w:t xml:space="preserve"> </w:t>
      </w:r>
    </w:p>
    <w:p w:rsidR="00542C6B" w:rsidRPr="00D91B25" w:rsidRDefault="00542C6B" w:rsidP="00542C6B">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Extension Methods in C# with Examples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Extension Methods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28" w:history="1">
        <w:r w:rsidRPr="00D91B25">
          <w:rPr>
            <w:rStyle w:val="Hyperlink"/>
            <w:rFonts w:ascii="Maiandra GD" w:hAnsi="Maiandra GD" w:cs="Arial"/>
            <w:b/>
            <w:bCs/>
            <w:color w:val="007BFF"/>
            <w:bdr w:val="none" w:sz="0" w:space="0" w:color="auto" w:frame="1"/>
          </w:rPr>
          <w:t>Differences between IEnumerable and IQueryable in C#</w:t>
        </w:r>
      </w:hyperlink>
      <w:r w:rsidRPr="00D91B25">
        <w:rPr>
          <w:rFonts w:ascii="Maiandra GD" w:hAnsi="Maiandra GD" w:cs="Arial"/>
          <w:color w:val="000000"/>
          <w:bdr w:val="none" w:sz="0" w:space="0" w:color="auto" w:frame="1"/>
        </w:rPr>
        <w:t>. At the end of this article, you will understand the following three concepts in C#.</w:t>
      </w:r>
    </w:p>
    <w:p w:rsidR="00542C6B" w:rsidRPr="00D91B25" w:rsidRDefault="00542C6B" w:rsidP="00542C6B">
      <w:pPr>
        <w:numPr>
          <w:ilvl w:val="0"/>
          <w:numId w:val="1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Extension Methods in C#?</w:t>
      </w:r>
    </w:p>
    <w:p w:rsidR="00542C6B" w:rsidRPr="00D91B25" w:rsidRDefault="00542C6B" w:rsidP="00542C6B">
      <w:pPr>
        <w:numPr>
          <w:ilvl w:val="0"/>
          <w:numId w:val="1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When to use Extension Methods in C#?</w:t>
      </w:r>
    </w:p>
    <w:p w:rsidR="00542C6B" w:rsidRPr="00D91B25" w:rsidRDefault="00542C6B" w:rsidP="00542C6B">
      <w:pPr>
        <w:numPr>
          <w:ilvl w:val="0"/>
          <w:numId w:val="1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implement extension methods in C#?</w:t>
      </w:r>
    </w:p>
    <w:p w:rsidR="00542C6B" w:rsidRPr="00D91B25" w:rsidRDefault="00542C6B" w:rsidP="00542C6B">
      <w:pPr>
        <w:numPr>
          <w:ilvl w:val="0"/>
          <w:numId w:val="1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Understanding the LINQ Extension Method.</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LINQ’s standard query</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operators such as </w:t>
      </w:r>
      <w:r w:rsidRPr="00D91B25">
        <w:rPr>
          <w:rStyle w:val="Strong"/>
          <w:rFonts w:ascii="Maiandra GD" w:hAnsi="Maiandra GD" w:cs="Arial"/>
          <w:color w:val="0000FF"/>
          <w:bdr w:val="none" w:sz="0" w:space="0" w:color="auto" w:frame="1"/>
        </w:rPr>
        <w:t>select, where,</w:t>
      </w:r>
      <w:r w:rsidRPr="00D91B25">
        <w:rPr>
          <w:rFonts w:ascii="Maiandra GD" w:hAnsi="Maiandra GD" w:cs="Arial"/>
          <w:color w:val="000000"/>
          <w:bdr w:val="none" w:sz="0" w:space="0" w:color="auto" w:frame="1"/>
        </w:rPr>
        <w:t> etc. are implemented in </w:t>
      </w:r>
      <w:r w:rsidRPr="00D91B25">
        <w:rPr>
          <w:rStyle w:val="Strong"/>
          <w:rFonts w:ascii="Maiandra GD" w:hAnsi="Maiandra GD" w:cs="Arial"/>
          <w:color w:val="0000FF"/>
          <w:bdr w:val="none" w:sz="0" w:space="0" w:color="auto" w:frame="1"/>
        </w:rPr>
        <w:t>Enumerable</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class. These methods are implemented as extension methods of the type </w:t>
      </w:r>
      <w:r w:rsidRPr="00D91B25">
        <w:rPr>
          <w:rStyle w:val="Strong"/>
          <w:rFonts w:ascii="Maiandra GD" w:hAnsi="Maiandra GD" w:cs="Arial"/>
          <w:color w:val="0000FF"/>
          <w:bdr w:val="none" w:sz="0" w:space="0" w:color="auto" w:frame="1"/>
        </w:rPr>
        <w:t>IEnumerable&lt;T&gt;</w:t>
      </w:r>
      <w:r w:rsidRPr="00D91B25">
        <w:rPr>
          <w:rFonts w:ascii="Maiandra GD" w:hAnsi="Maiandra GD" w:cs="Arial"/>
          <w:color w:val="000000"/>
          <w:bdr w:val="none" w:sz="0" w:space="0" w:color="auto" w:frame="1"/>
        </w:rPr>
        <w:t> interface. Let us understand this with an example. We have the following code in our Main method.</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528435" cy="1148080"/>
            <wp:effectExtent l="19050" t="0" r="5715" b="0"/>
            <wp:docPr id="41" name="Picture 41" descr="LINQ Extension Method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INQ Extension Methods in C#"/>
                    <pic:cNvPicPr>
                      <a:picLocks noChangeAspect="1" noChangeArrowheads="1"/>
                    </pic:cNvPicPr>
                  </pic:nvPicPr>
                  <pic:blipFill>
                    <a:blip r:embed="rId29"/>
                    <a:srcRect/>
                    <a:stretch>
                      <a:fillRect/>
                    </a:stretch>
                  </pic:blipFill>
                  <pic:spPr bwMode="auto">
                    <a:xfrm>
                      <a:off x="0" y="0"/>
                      <a:ext cx="6528435" cy="114808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above </w:t>
      </w:r>
      <w:r w:rsidRPr="00D91B25">
        <w:rPr>
          <w:rStyle w:val="Strong"/>
          <w:rFonts w:ascii="Maiandra GD" w:hAnsi="Maiandra GD" w:cs="Arial"/>
          <w:color w:val="0000FF"/>
          <w:bdr w:val="none" w:sz="0" w:space="0" w:color="auto" w:frame="1"/>
        </w:rPr>
        <w:t>Where()</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method is not belonging to </w:t>
      </w:r>
      <w:r w:rsidRPr="00D91B25">
        <w:rPr>
          <w:rStyle w:val="Strong"/>
          <w:rFonts w:ascii="Maiandra GD" w:hAnsi="Maiandra GD" w:cs="Arial"/>
          <w:color w:val="0000FF"/>
          <w:bdr w:val="none" w:sz="0" w:space="0" w:color="auto" w:frame="1"/>
        </w:rPr>
        <w:t>List&lt;T&gt;</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class, but still, we are able to call it as it belongs to </w:t>
      </w:r>
      <w:r w:rsidRPr="00D91B25">
        <w:rPr>
          <w:rStyle w:val="Strong"/>
          <w:rFonts w:ascii="Maiandra GD" w:hAnsi="Maiandra GD" w:cs="Arial"/>
          <w:color w:val="0000FF"/>
          <w:bdr w:val="none" w:sz="0" w:space="0" w:color="auto" w:frame="1"/>
        </w:rPr>
        <w:t>List&lt;T&gt;</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class. Why it is possible to call it using </w:t>
      </w:r>
      <w:r w:rsidRPr="00D91B25">
        <w:rPr>
          <w:rStyle w:val="Strong"/>
          <w:rFonts w:ascii="Maiandra GD" w:hAnsi="Maiandra GD" w:cs="Arial"/>
          <w:color w:val="0000FF"/>
          <w:bdr w:val="none" w:sz="0" w:space="0" w:color="auto" w:frame="1"/>
        </w:rPr>
        <w:t>List&lt;T&gt;</w:t>
      </w:r>
      <w:r w:rsidRPr="00D91B25">
        <w:rPr>
          <w:rFonts w:ascii="Maiandra GD" w:hAnsi="Maiandra GD" w:cs="Arial"/>
          <w:color w:val="000000"/>
          <w:bdr w:val="none" w:sz="0" w:space="0" w:color="auto" w:frame="1"/>
        </w:rPr>
        <w:t> object, let’s find out. If you go to the definition of where method, then you will find the following definition.</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422667" cy="186231"/>
            <wp:effectExtent l="19050" t="0" r="0" b="0"/>
            <wp:docPr id="42" name="Picture 42" descr="Where Extension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ere Extension Method"/>
                    <pic:cNvPicPr>
                      <a:picLocks noChangeAspect="1" noChangeArrowheads="1"/>
                    </pic:cNvPicPr>
                  </pic:nvPicPr>
                  <pic:blipFill>
                    <a:blip r:embed="rId30"/>
                    <a:srcRect/>
                    <a:stretch>
                      <a:fillRect/>
                    </a:stretch>
                  </pic:blipFill>
                  <pic:spPr bwMode="auto">
                    <a:xfrm>
                      <a:off x="0" y="0"/>
                      <a:ext cx="6427754" cy="186378"/>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signature, the where </w:t>
      </w:r>
      <w:r w:rsidRPr="00D91B25">
        <w:rPr>
          <w:rStyle w:val="Strong"/>
          <w:rFonts w:ascii="Maiandra GD" w:hAnsi="Maiandra GD" w:cs="Arial"/>
          <w:color w:val="0000FF"/>
          <w:bdr w:val="none" w:sz="0" w:space="0" w:color="auto" w:frame="1"/>
        </w:rPr>
        <w:t>Where()</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method is implemented as an extension method on </w:t>
      </w:r>
      <w:r w:rsidRPr="00D91B25">
        <w:rPr>
          <w:rStyle w:val="Strong"/>
          <w:rFonts w:ascii="Maiandra GD" w:hAnsi="Maiandra GD" w:cs="Arial"/>
          <w:color w:val="0000FF"/>
          <w:bdr w:val="none" w:sz="0" w:space="0" w:color="auto" w:frame="1"/>
        </w:rPr>
        <w:t>IEnumerable&lt;T&gt; </w:t>
      </w:r>
      <w:r w:rsidRPr="00D91B25">
        <w:rPr>
          <w:rFonts w:ascii="Maiandra GD" w:hAnsi="Maiandra GD" w:cs="Arial"/>
          <w:color w:val="000000"/>
          <w:bdr w:val="none" w:sz="0" w:space="0" w:color="auto" w:frame="1"/>
        </w:rPr>
        <w:t>interface and we know </w:t>
      </w:r>
      <w:r w:rsidRPr="00D91B25">
        <w:rPr>
          <w:rStyle w:val="Strong"/>
          <w:rFonts w:ascii="Maiandra GD" w:hAnsi="Maiandra GD" w:cs="Arial"/>
          <w:color w:val="0000FF"/>
          <w:bdr w:val="none" w:sz="0" w:space="0" w:color="auto" w:frame="1"/>
        </w:rPr>
        <w:t>List&lt;T&gt;</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implements </w:t>
      </w:r>
      <w:r w:rsidRPr="00D91B25">
        <w:rPr>
          <w:rStyle w:val="Strong"/>
          <w:rFonts w:ascii="Maiandra GD" w:hAnsi="Maiandra GD" w:cs="Arial"/>
          <w:color w:val="0000FF"/>
          <w:bdr w:val="none" w:sz="0" w:space="0" w:color="auto" w:frame="1"/>
        </w:rPr>
        <w:t>IEnumerable&lt;T&gt;</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interface. This is the reason why we are able to call the </w:t>
      </w:r>
      <w:r w:rsidRPr="00D91B25">
        <w:rPr>
          <w:rStyle w:val="Strong"/>
          <w:rFonts w:ascii="Maiandra GD" w:hAnsi="Maiandra GD" w:cs="Arial"/>
          <w:color w:val="0000FF"/>
          <w:bdr w:val="none" w:sz="0" w:space="0" w:color="auto" w:frame="1"/>
        </w:rPr>
        <w:t>Where()</w:t>
      </w:r>
      <w:r w:rsidRPr="00D91B25">
        <w:rPr>
          <w:rFonts w:ascii="Maiandra GD" w:hAnsi="Maiandra GD" w:cs="Arial"/>
          <w:color w:val="000000"/>
          <w:bdr w:val="none" w:sz="0" w:space="0" w:color="auto" w:frame="1"/>
        </w:rPr>
        <w:t> method using the </w:t>
      </w:r>
      <w:r w:rsidRPr="00D91B25">
        <w:rPr>
          <w:rStyle w:val="Strong"/>
          <w:rFonts w:ascii="Maiandra GD" w:hAnsi="Maiandra GD" w:cs="Arial"/>
          <w:color w:val="0000FF"/>
          <w:bdr w:val="none" w:sz="0" w:space="0" w:color="auto" w:frame="1"/>
        </w:rPr>
        <w:t>List&lt;T&gt;</w:t>
      </w:r>
      <w:r w:rsidRPr="00D91B25">
        <w:rPr>
          <w:rFonts w:ascii="Maiandra GD" w:hAnsi="Maiandra GD" w:cs="Arial"/>
          <w:color w:val="000000"/>
          <w:bdr w:val="none" w:sz="0" w:space="0" w:color="auto" w:frame="1"/>
        </w:rPr>
        <w:t> object.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this keep in mind, let us understand what extension methods are and how they are implemented in C#.</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What are Extension Methods?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According to MSDN, Extension methods allow us to add methods to existing types without creating a new derived type, recompiling, or otherwise modifying the original type. </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simple words, we can say that the Extension methods can be used as an approach of extending the functionality of a class by adding new methods in the future if the source code of the class is not available or if we don’t have any permission in making changes to the class.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most important point that you need to keep in mind is, extension methods are the special kind of static methods of a static class, but they are going to be called as if they were instance methods on the extended type. </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When to use Extension Methods in C#?</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You need to use an extension method if any of the following conditions are true:</w:t>
      </w:r>
    </w:p>
    <w:p w:rsidR="00542C6B" w:rsidRPr="00D91B25" w:rsidRDefault="00542C6B" w:rsidP="00542C6B">
      <w:pPr>
        <w:numPr>
          <w:ilvl w:val="0"/>
          <w:numId w:val="1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You need a method on an existing type and you are not the owner of the source code of that type.</w:t>
      </w:r>
    </w:p>
    <w:p w:rsidR="00542C6B" w:rsidRPr="00D91B25" w:rsidRDefault="00542C6B" w:rsidP="00542C6B">
      <w:pPr>
        <w:numPr>
          <w:ilvl w:val="0"/>
          <w:numId w:val="1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You need a method on an existing type, you do own the source code of that type but that type is an interface.</w:t>
      </w:r>
    </w:p>
    <w:p w:rsidR="00542C6B" w:rsidRPr="00D91B25" w:rsidRDefault="00542C6B" w:rsidP="00542C6B">
      <w:pPr>
        <w:numPr>
          <w:ilvl w:val="0"/>
          <w:numId w:val="1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You need a method on an existing type, you do own the source code and that type is not an interface but adding the method creates undesired coupling.</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Otherwise, you should go with the normal method of the actual type itself.</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implement extension methods in C#?</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this with an example. Our requirement is, we want to add a method in the built-in </w:t>
      </w:r>
      <w:r w:rsidRPr="00D91B25">
        <w:rPr>
          <w:rStyle w:val="Strong"/>
          <w:rFonts w:ascii="Maiandra GD" w:hAnsi="Maiandra GD" w:cs="Arial"/>
          <w:color w:val="000000"/>
          <w:bdr w:val="none" w:sz="0" w:space="0" w:color="auto" w:frame="1"/>
        </w:rPr>
        <w:t>string</w:t>
      </w:r>
      <w:r w:rsidRPr="00D91B25">
        <w:rPr>
          <w:rFonts w:ascii="Maiandra GD" w:hAnsi="Maiandra GD" w:cs="Arial"/>
          <w:color w:val="000000"/>
          <w:bdr w:val="none" w:sz="0" w:space="0" w:color="auto" w:frame="1"/>
        </w:rPr>
        <w:t> class, let’s call this method as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which will count the word present in a string separated by a space.</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For example, if the string is “</w:t>
      </w:r>
      <w:r w:rsidRPr="00D91B25">
        <w:rPr>
          <w:rStyle w:val="Strong"/>
          <w:rFonts w:ascii="Maiandra GD" w:hAnsi="Maiandra GD" w:cs="Arial"/>
          <w:color w:val="000000"/>
          <w:bdr w:val="none" w:sz="0" w:space="0" w:color="auto" w:frame="1"/>
        </w:rPr>
        <w:t>Welcome to Dotnet Tutorials</w:t>
      </w:r>
      <w:r w:rsidRPr="00D91B25">
        <w:rPr>
          <w:rFonts w:ascii="Maiandra GD" w:hAnsi="Maiandra GD" w:cs="Arial"/>
          <w:color w:val="000000"/>
          <w:bdr w:val="none" w:sz="0" w:space="0" w:color="auto" w:frame="1"/>
        </w:rPr>
        <w:t>”, then it should return the word count as 4. The most important point is, we need to call this method on the String object as shown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wordCount = sentence.GetWordCount();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cannot define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directly in the string class as we are not the owner of the string class. The string class belongs to </w:t>
      </w:r>
      <w:r w:rsidRPr="00D91B25">
        <w:rPr>
          <w:rStyle w:val="Strong"/>
          <w:rFonts w:ascii="Maiandra GD" w:hAnsi="Maiandra GD" w:cs="Arial"/>
          <w:color w:val="000000"/>
          <w:bdr w:val="none" w:sz="0" w:space="0" w:color="auto" w:frame="1"/>
        </w:rPr>
        <w:t>System</w:t>
      </w:r>
      <w:r w:rsidRPr="00D91B25">
        <w:rPr>
          <w:rFonts w:ascii="Maiandra GD" w:hAnsi="Maiandra GD" w:cs="Arial"/>
          <w:color w:val="000000"/>
          <w:bdr w:val="none" w:sz="0" w:space="0" w:color="auto" w:frame="1"/>
        </w:rPr>
        <w:t> namespace which is own by the .NET framework. So, the alternative solution to achieve this is to write a wrapper class as shown below.</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ExtensionHelper</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GetWordCount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 str</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IsNullOrEmpty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str.</w:t>
      </w:r>
      <w:r w:rsidRPr="00D91B25">
        <w:rPr>
          <w:rStyle w:val="enlighter-m3"/>
          <w:rFonts w:ascii="Maiandra GD" w:hAnsi="Maiandra GD" w:cs="Consolas"/>
          <w:color w:val="4284AE"/>
          <w:sz w:val="24"/>
          <w:szCs w:val="24"/>
          <w:bdr w:val="none" w:sz="0" w:space="0" w:color="auto" w:frame="1"/>
        </w:rPr>
        <w:t>Split</w:t>
      </w:r>
      <w:r w:rsidRPr="00D91B25">
        <w:rPr>
          <w:rStyle w:val="enlighter-g1"/>
          <w:rFonts w:ascii="Maiandra GD" w:hAnsi="Maiandra GD" w:cs="Consolas"/>
          <w:b/>
          <w:bCs/>
          <w:color w:val="6B7C8B"/>
          <w:sz w:val="24"/>
          <w:szCs w:val="24"/>
          <w:bdr w:val="none" w:sz="0" w:space="0" w:color="auto" w:frame="1"/>
        </w:rPr>
        <w:t>(</w:t>
      </w:r>
      <w:r w:rsidRPr="00D91B25">
        <w:rPr>
          <w:rStyle w:val="enlighter-s1"/>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above </w:t>
      </w:r>
      <w:r w:rsidRPr="00D91B25">
        <w:rPr>
          <w:rStyle w:val="Strong"/>
          <w:rFonts w:ascii="Maiandra GD" w:hAnsi="Maiandra GD" w:cs="Arial"/>
          <w:color w:val="0000FF"/>
          <w:bdr w:val="none" w:sz="0" w:space="0" w:color="auto" w:frame="1"/>
        </w:rPr>
        <w:t>ExtensionHelper</w:t>
      </w:r>
      <w:r w:rsidRPr="00D91B25">
        <w:rPr>
          <w:rFonts w:ascii="Maiandra GD" w:hAnsi="Maiandra GD" w:cs="Arial"/>
          <w:color w:val="0000FF"/>
          <w:bdr w:val="none" w:sz="0" w:space="0" w:color="auto" w:frame="1"/>
        </w:rPr>
        <w:t> </w:t>
      </w:r>
      <w:r w:rsidRPr="00D91B25">
        <w:rPr>
          <w:rFonts w:ascii="Maiandra GD" w:hAnsi="Maiandra GD" w:cs="Arial"/>
          <w:color w:val="000000"/>
          <w:bdr w:val="none" w:sz="0" w:space="0" w:color="auto" w:frame="1"/>
        </w:rPr>
        <w:t>Wrapper class works fine, but the problem is, here we cannot call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using the string object as shown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wordCount = sentence.GetWordCount();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Instead, we need to call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as shown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wordCount = ExtensionHelper.GetWordCount(sentence);</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convert the above GetWordCount() method to an Extension Method of string class?</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let’s convert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to an extension method on the String class. So that we can able to call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using the following syntax.</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wordCount = sentence.GetWordCount();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make the above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as an extension method, we need to make two changes which are as follows.</w:t>
      </w:r>
    </w:p>
    <w:p w:rsidR="00542C6B" w:rsidRPr="00D91B25" w:rsidRDefault="00542C6B" w:rsidP="00542C6B">
      <w:pPr>
        <w:numPr>
          <w:ilvl w:val="0"/>
          <w:numId w:val="14"/>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First, we need to make the </w:t>
      </w:r>
      <w:r w:rsidRPr="00D91B25">
        <w:rPr>
          <w:rStyle w:val="Strong"/>
          <w:rFonts w:ascii="Maiandra GD" w:hAnsi="Maiandra GD" w:cs="Arial"/>
          <w:color w:val="000000"/>
          <w:sz w:val="24"/>
          <w:szCs w:val="24"/>
          <w:bdr w:val="none" w:sz="0" w:space="0" w:color="auto" w:frame="1"/>
        </w:rPr>
        <w:t>ExtensionHelper</w:t>
      </w:r>
      <w:r w:rsidRPr="00D91B25">
        <w:rPr>
          <w:rFonts w:ascii="Maiandra GD" w:hAnsi="Maiandra GD" w:cs="Arial"/>
          <w:color w:val="000000"/>
          <w:sz w:val="24"/>
          <w:szCs w:val="24"/>
          <w:bdr w:val="none" w:sz="0" w:space="0" w:color="auto" w:frame="1"/>
        </w:rPr>
        <w:t> class as a </w:t>
      </w:r>
      <w:r w:rsidRPr="00D91B25">
        <w:rPr>
          <w:rStyle w:val="Strong"/>
          <w:rFonts w:ascii="Maiandra GD" w:hAnsi="Maiandra GD" w:cs="Arial"/>
          <w:color w:val="000000"/>
          <w:sz w:val="24"/>
          <w:szCs w:val="24"/>
          <w:bdr w:val="none" w:sz="0" w:space="0" w:color="auto" w:frame="1"/>
        </w:rPr>
        <w:t>static</w:t>
      </w:r>
      <w:r w:rsidRPr="00D91B25">
        <w:rPr>
          <w:rFonts w:ascii="Maiandra GD" w:hAnsi="Maiandra GD" w:cs="Arial"/>
          <w:color w:val="000000"/>
          <w:sz w:val="24"/>
          <w:szCs w:val="24"/>
          <w:bdr w:val="none" w:sz="0" w:space="0" w:color="auto" w:frame="1"/>
        </w:rPr>
        <w:t> class.</w:t>
      </w:r>
    </w:p>
    <w:p w:rsidR="00542C6B" w:rsidRPr="00D91B25" w:rsidRDefault="00542C6B" w:rsidP="00542C6B">
      <w:pPr>
        <w:numPr>
          <w:ilvl w:val="0"/>
          <w:numId w:val="14"/>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Second, the type the method extends (i.e. </w:t>
      </w:r>
      <w:r w:rsidRPr="00D91B25">
        <w:rPr>
          <w:rStyle w:val="Strong"/>
          <w:rFonts w:ascii="Maiandra GD" w:hAnsi="Maiandra GD" w:cs="Arial"/>
          <w:color w:val="000000"/>
          <w:sz w:val="24"/>
          <w:szCs w:val="24"/>
          <w:bdr w:val="none" w:sz="0" w:space="0" w:color="auto" w:frame="1"/>
        </w:rPr>
        <w:t>string</w:t>
      </w:r>
      <w:r w:rsidRPr="00D91B25">
        <w:rPr>
          <w:rFonts w:ascii="Maiandra GD" w:hAnsi="Maiandra GD" w:cs="Arial"/>
          <w:color w:val="000000"/>
          <w:sz w:val="24"/>
          <w:szCs w:val="24"/>
          <w:bdr w:val="none" w:sz="0" w:space="0" w:color="auto" w:frame="1"/>
        </w:rPr>
        <w:t>) should be passed as the </w:t>
      </w:r>
      <w:r w:rsidRPr="00D91B25">
        <w:rPr>
          <w:rStyle w:val="Strong"/>
          <w:rFonts w:ascii="Maiandra GD" w:hAnsi="Maiandra GD" w:cs="Arial"/>
          <w:color w:val="000000"/>
          <w:sz w:val="24"/>
          <w:szCs w:val="24"/>
          <w:bdr w:val="none" w:sz="0" w:space="0" w:color="auto" w:frame="1"/>
        </w:rPr>
        <w:t>first parameter</w:t>
      </w:r>
      <w:r w:rsidRPr="00D91B25">
        <w:rPr>
          <w:rFonts w:ascii="Maiandra GD" w:hAnsi="Maiandra GD" w:cs="Arial"/>
          <w:color w:val="000000"/>
          <w:sz w:val="24"/>
          <w:szCs w:val="24"/>
          <w:bdr w:val="none" w:sz="0" w:space="0" w:color="auto" w:frame="1"/>
        </w:rPr>
        <w:t> preceding with the “</w:t>
      </w:r>
      <w:r w:rsidRPr="00D91B25">
        <w:rPr>
          <w:rStyle w:val="Strong"/>
          <w:rFonts w:ascii="Maiandra GD" w:hAnsi="Maiandra GD" w:cs="Arial"/>
          <w:color w:val="0000FF"/>
          <w:sz w:val="24"/>
          <w:szCs w:val="24"/>
          <w:bdr w:val="none" w:sz="0" w:space="0" w:color="auto" w:frame="1"/>
        </w:rPr>
        <w:t>this</w:t>
      </w:r>
      <w:r w:rsidRPr="00D91B25">
        <w:rPr>
          <w:rFonts w:ascii="Maiandra GD" w:hAnsi="Maiandra GD" w:cs="Arial"/>
          <w:color w:val="000000"/>
          <w:sz w:val="24"/>
          <w:szCs w:val="24"/>
          <w:bdr w:val="none" w:sz="0" w:space="0" w:color="auto" w:frame="1"/>
        </w:rPr>
        <w:t>” keyword to the </w:t>
      </w:r>
      <w:r w:rsidRPr="00D91B25">
        <w:rPr>
          <w:rStyle w:val="Strong"/>
          <w:rFonts w:ascii="Maiandra GD" w:hAnsi="Maiandra GD" w:cs="Arial"/>
          <w:color w:val="000000"/>
          <w:sz w:val="24"/>
          <w:szCs w:val="24"/>
          <w:bdr w:val="none" w:sz="0" w:space="0" w:color="auto" w:frame="1"/>
        </w:rPr>
        <w:t>GetWordCount()</w:t>
      </w:r>
      <w:r w:rsidRPr="00D91B25">
        <w:rPr>
          <w:rFonts w:ascii="Maiandra GD" w:hAnsi="Maiandra GD" w:cs="Arial"/>
          <w:color w:val="000000"/>
          <w:sz w:val="24"/>
          <w:szCs w:val="24"/>
          <w:bdr w:val="none" w:sz="0" w:space="0" w:color="auto" w:frame="1"/>
        </w:rPr>
        <w:t> method.</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the above two changes in place, now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method becomes an extension method and hence we can call the </w:t>
      </w:r>
      <w:r w:rsidRPr="00D91B25">
        <w:rPr>
          <w:rStyle w:val="Strong"/>
          <w:rFonts w:ascii="Maiandra GD" w:hAnsi="Maiandra GD" w:cs="Arial"/>
          <w:color w:val="000000"/>
          <w:bdr w:val="none" w:sz="0" w:space="0" w:color="auto" w:frame="1"/>
        </w:rPr>
        <w:t>GetWordCount() </w:t>
      </w:r>
      <w:r w:rsidRPr="00D91B25">
        <w:rPr>
          <w:rFonts w:ascii="Maiandra GD" w:hAnsi="Maiandra GD" w:cs="Arial"/>
          <w:color w:val="000000"/>
          <w:bdr w:val="none" w:sz="0" w:space="0" w:color="auto" w:frame="1"/>
        </w:rPr>
        <w:t>method in the same way as we call an instance method of a class.</w:t>
      </w:r>
    </w:p>
    <w:p w:rsidR="00542C6B" w:rsidRPr="00D91B25" w:rsidRDefault="00542C6B" w:rsidP="00542C6B">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code is given below.</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string sentence = </w:t>
      </w:r>
      <w:r w:rsidRPr="00D91B25">
        <w:rPr>
          <w:rStyle w:val="enlighter-s0"/>
          <w:rFonts w:ascii="Maiandra GD" w:hAnsi="Maiandra GD" w:cs="Consolas"/>
          <w:color w:val="7CC379"/>
          <w:sz w:val="24"/>
          <w:szCs w:val="24"/>
          <w:bdr w:val="none" w:sz="0" w:space="0" w:color="auto" w:frame="1"/>
        </w:rPr>
        <w:t>"Welcome to Dotnet Tutorials"</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wordCount = sentence.</w:t>
      </w:r>
      <w:r w:rsidRPr="00D91B25">
        <w:rPr>
          <w:rStyle w:val="enlighter-m3"/>
          <w:rFonts w:ascii="Maiandra GD" w:hAnsi="Maiandra GD" w:cs="Consolas"/>
          <w:color w:val="4284AE"/>
          <w:sz w:val="24"/>
          <w:szCs w:val="24"/>
          <w:bdr w:val="none" w:sz="0" w:space="0" w:color="auto" w:frame="1"/>
        </w:rPr>
        <w:t>GetWordCount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"Count : </w:t>
      </w:r>
      <w:r w:rsidRPr="00D91B25">
        <w:rPr>
          <w:rStyle w:val="enlighter-s3"/>
          <w:rFonts w:ascii="Maiandra GD" w:hAnsi="Maiandra GD" w:cs="Consolas"/>
          <w:color w:val="7CC379"/>
          <w:sz w:val="24"/>
          <w:szCs w:val="24"/>
          <w:bdr w:val="none" w:sz="0" w:space="0" w:color="auto" w:frame="1"/>
        </w:rPr>
        <w:t>{wordCount}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ExtensionHelper</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GetWordCount</w:t>
      </w:r>
      <w:r w:rsidRPr="00D91B25">
        <w:rPr>
          <w:rStyle w:val="enlighter-g1"/>
          <w:rFonts w:ascii="Maiandra GD" w:hAnsi="Maiandra GD" w:cs="Consolas"/>
          <w:b/>
          <w:bCs/>
          <w:color w:val="6B7C8B"/>
          <w:sz w:val="24"/>
          <w:szCs w:val="24"/>
          <w:bdr w:val="none" w:sz="0" w:space="0" w:color="auto" w:frame="1"/>
        </w:rPr>
        <w:t>(</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 xml:space="preserve"> string str</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IsNullOrEmpty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str.</w:t>
      </w:r>
      <w:r w:rsidRPr="00D91B25">
        <w:rPr>
          <w:rStyle w:val="enlighter-m3"/>
          <w:rFonts w:ascii="Maiandra GD" w:hAnsi="Maiandra GD" w:cs="Consolas"/>
          <w:color w:val="4284AE"/>
          <w:sz w:val="24"/>
          <w:szCs w:val="24"/>
          <w:bdr w:val="none" w:sz="0" w:space="0" w:color="auto" w:frame="1"/>
        </w:rPr>
        <w:t>Split</w:t>
      </w:r>
      <w:r w:rsidRPr="00D91B25">
        <w:rPr>
          <w:rStyle w:val="enlighter-g1"/>
          <w:rFonts w:ascii="Maiandra GD" w:hAnsi="Maiandra GD" w:cs="Consolas"/>
          <w:b/>
          <w:bCs/>
          <w:color w:val="6B7C8B"/>
          <w:sz w:val="24"/>
          <w:szCs w:val="24"/>
          <w:bdr w:val="none" w:sz="0" w:space="0" w:color="auto" w:frame="1"/>
        </w:rPr>
        <w:t>(</w:t>
      </w:r>
      <w:r w:rsidRPr="00D91B25">
        <w:rPr>
          <w:rStyle w:val="enlighter-s1"/>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see the word count as expected in the console window. Here we are still able to call the </w:t>
      </w:r>
      <w:r w:rsidRPr="00D91B25">
        <w:rPr>
          <w:rStyle w:val="Strong"/>
          <w:rFonts w:ascii="Maiandra GD" w:hAnsi="Maiandra GD" w:cs="Arial"/>
          <w:color w:val="000000"/>
          <w:bdr w:val="none" w:sz="0" w:space="0" w:color="auto" w:frame="1"/>
        </w:rPr>
        <w:t>GetWordCount()</w:t>
      </w:r>
      <w:r w:rsidRPr="00D91B25">
        <w:rPr>
          <w:rFonts w:ascii="Maiandra GD" w:hAnsi="Maiandra GD" w:cs="Arial"/>
          <w:color w:val="000000"/>
          <w:bdr w:val="none" w:sz="0" w:space="0" w:color="auto" w:frame="1"/>
        </w:rPr>
        <w:t> extension method using the wrapper class style syntax and also get the output as expected as shown below.</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762625" cy="2062480"/>
            <wp:effectExtent l="19050" t="0" r="9525" b="0"/>
            <wp:docPr id="43" name="Picture 43" descr="Wrapper Style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rapper Style Syntax"/>
                    <pic:cNvPicPr>
                      <a:picLocks noChangeAspect="1" noChangeArrowheads="1"/>
                    </pic:cNvPicPr>
                  </pic:nvPicPr>
                  <pic:blipFill>
                    <a:blip r:embed="rId31"/>
                    <a:srcRect/>
                    <a:stretch>
                      <a:fillRect/>
                    </a:stretch>
                  </pic:blipFill>
                  <pic:spPr bwMode="auto">
                    <a:xfrm>
                      <a:off x="0" y="0"/>
                      <a:ext cx="5762625" cy="206248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the point that I need to keep focus is, behind the scene this is how the extension methods are called internally.</w:t>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5582285" cy="1308100"/>
            <wp:effectExtent l="19050" t="0" r="0" b="0"/>
            <wp:docPr id="44" name="Picture 44" descr="How Extension Methods Execute Inter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ow Extension Methods Execute Internally"/>
                    <pic:cNvPicPr>
                      <a:picLocks noChangeAspect="1" noChangeArrowheads="1"/>
                    </pic:cNvPicPr>
                  </pic:nvPicPr>
                  <pic:blipFill>
                    <a:blip r:embed="rId32"/>
                    <a:srcRect/>
                    <a:stretch>
                      <a:fillRect/>
                    </a:stretch>
                  </pic:blipFill>
                  <pic:spPr bwMode="auto">
                    <a:xfrm>
                      <a:off x="0" y="0"/>
                      <a:ext cx="5582285" cy="1308100"/>
                    </a:xfrm>
                    <a:prstGeom prst="rect">
                      <a:avLst/>
                    </a:prstGeom>
                    <a:noFill/>
                    <a:ln w="9525">
                      <a:noFill/>
                      <a:miter lim="800000"/>
                      <a:headEnd/>
                      <a:tailEnd/>
                    </a:ln>
                  </pic:spPr>
                </pic:pic>
              </a:graphicData>
            </a:graphic>
          </wp:inline>
        </w:drawing>
      </w:r>
    </w:p>
    <w:p w:rsidR="00542C6B" w:rsidRPr="00D91B25" w:rsidRDefault="00542C6B" w:rsidP="00542C6B">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That means, it is also possible to call the LINQ extension methods such as </w:t>
      </w:r>
      <w:r w:rsidRPr="00D91B25">
        <w:rPr>
          <w:rStyle w:val="Strong"/>
          <w:rFonts w:ascii="Maiandra GD" w:hAnsi="Maiandra GD" w:cs="Arial"/>
          <w:color w:val="0000FF"/>
          <w:bdr w:val="none" w:sz="0" w:space="0" w:color="auto" w:frame="1"/>
        </w:rPr>
        <w:t>select, where,</w:t>
      </w:r>
      <w:r w:rsidRPr="00D91B25">
        <w:rPr>
          <w:rFonts w:ascii="Maiandra GD" w:hAnsi="Maiandra GD" w:cs="Arial"/>
          <w:color w:val="000000"/>
          <w:bdr w:val="none" w:sz="0" w:space="0" w:color="auto" w:frame="1"/>
        </w:rPr>
        <w:t> etc. using the wrapper class style syntax. As all the </w:t>
      </w:r>
      <w:r w:rsidRPr="00D91B25">
        <w:rPr>
          <w:rStyle w:val="Strong"/>
          <w:rFonts w:ascii="Maiandra GD" w:hAnsi="Maiandra GD" w:cs="Arial"/>
          <w:color w:val="000000"/>
          <w:bdr w:val="none" w:sz="0" w:space="0" w:color="auto" w:frame="1"/>
        </w:rPr>
        <w:t>LINQ extension methods</w:t>
      </w:r>
      <w:r w:rsidRPr="00D91B25">
        <w:rPr>
          <w:rFonts w:ascii="Maiandra GD" w:hAnsi="Maiandra GD" w:cs="Arial"/>
          <w:color w:val="000000"/>
          <w:bdr w:val="none" w:sz="0" w:space="0" w:color="auto" w:frame="1"/>
        </w:rPr>
        <w:t> are implemented in the </w:t>
      </w:r>
      <w:r w:rsidRPr="00D91B25">
        <w:rPr>
          <w:rStyle w:val="Strong"/>
          <w:rFonts w:ascii="Maiandra GD" w:hAnsi="Maiandra GD" w:cs="Arial"/>
          <w:color w:val="000000"/>
          <w:bdr w:val="none" w:sz="0" w:space="0" w:color="auto" w:frame="1"/>
        </w:rPr>
        <w:t>Enumerable</w:t>
      </w:r>
      <w:r w:rsidRPr="00D91B25">
        <w:rPr>
          <w:rFonts w:ascii="Maiandra GD" w:hAnsi="Maiandra GD" w:cs="Arial"/>
          <w:color w:val="000000"/>
          <w:bdr w:val="none" w:sz="0" w:space="0" w:color="auto" w:frame="1"/>
        </w:rPr>
        <w:t> class, So, the syntax to call those methods should looks as shown below.</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EvenNumbers = Enumerable.</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intList, n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rsidP="00542C6B">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542C6B" w:rsidRPr="00D91B25" w:rsidRDefault="00542C6B">
      <w:pPr>
        <w:pBdr>
          <w:top w:val="double" w:sz="6" w:space="1" w:color="auto"/>
          <w:bottom w:val="double" w:sz="6" w:space="1" w:color="auto"/>
        </w:pBdr>
        <w:rPr>
          <w:rFonts w:ascii="Maiandra GD" w:hAnsi="Maiandra GD"/>
          <w:sz w:val="24"/>
          <w:szCs w:val="24"/>
        </w:rPr>
      </w:pPr>
    </w:p>
    <w:p w:rsidR="00641C86" w:rsidRPr="00D91B25" w:rsidRDefault="00641C86" w:rsidP="00727264">
      <w:pPr>
        <w:pStyle w:val="Heading1"/>
        <w:spacing w:before="0" w:after="48"/>
        <w:textAlignment w:val="baseline"/>
        <w:rPr>
          <w:rFonts w:ascii="Maiandra GD" w:hAnsi="Maiandra GD" w:cs="Segoe UI"/>
          <w:color w:val="212529"/>
          <w:sz w:val="24"/>
          <w:szCs w:val="24"/>
        </w:rPr>
      </w:pPr>
      <w:r w:rsidRPr="00727264">
        <w:rPr>
          <w:rFonts w:ascii="Maiandra GD" w:hAnsi="Maiandra GD"/>
          <w:bCs w:val="0"/>
          <w:color w:val="3A3A3A"/>
          <w:sz w:val="24"/>
          <w:szCs w:val="24"/>
          <w:highlight w:val="yellow"/>
        </w:rPr>
        <w:lastRenderedPageBreak/>
        <w:t>LINQ Operators</w:t>
      </w:r>
      <w:r w:rsidR="00727264">
        <w:rPr>
          <w:rFonts w:ascii="Maiandra GD" w:hAnsi="Maiandra GD"/>
          <w:bCs w:val="0"/>
          <w:color w:val="3A3A3A"/>
          <w:sz w:val="24"/>
          <w:szCs w:val="24"/>
        </w:rPr>
        <w:t xml:space="preserve"> </w:t>
      </w:r>
    </w:p>
    <w:p w:rsidR="00641C86" w:rsidRPr="00D91B25" w:rsidRDefault="00641C86" w:rsidP="00641C86">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Operators in C#</w:t>
      </w:r>
    </w:p>
    <w:p w:rsidR="00641C86" w:rsidRPr="00D91B25" w:rsidRDefault="00641C86" w:rsidP="00641C86">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operators</w:t>
      </w:r>
      <w:r w:rsidRPr="00D91B25">
        <w:rPr>
          <w:rFonts w:ascii="Maiandra GD" w:hAnsi="Maiandra GD" w:cs="Arial"/>
          <w:color w:val="000000"/>
          <w:bdr w:val="none" w:sz="0" w:space="0" w:color="auto" w:frame="1"/>
        </w:rPr>
        <w:t> in C#. Please read our previous article where we discussed the </w:t>
      </w:r>
      <w:hyperlink r:id="rId33" w:history="1">
        <w:r w:rsidRPr="00D91B25">
          <w:rPr>
            <w:rStyle w:val="Hyperlink"/>
            <w:rFonts w:ascii="Maiandra GD" w:hAnsi="Maiandra GD" w:cs="Arial"/>
            <w:b/>
            <w:bCs/>
            <w:color w:val="007BFF"/>
            <w:bdr w:val="none" w:sz="0" w:space="0" w:color="auto" w:frame="1"/>
          </w:rPr>
          <w:t>LINQ Extension methods</w:t>
        </w:r>
      </w:hyperlink>
      <w:r w:rsidRPr="00D91B25">
        <w:rPr>
          <w:rFonts w:ascii="Maiandra GD" w:hAnsi="Maiandra GD" w:cs="Arial"/>
          <w:color w:val="000000"/>
          <w:bdr w:val="none" w:sz="0" w:space="0" w:color="auto" w:frame="1"/>
        </w:rPr>
        <w:t> and how they are implemented. As part of this article, we are going to discuss the following two points.</w:t>
      </w:r>
    </w:p>
    <w:p w:rsidR="00641C86" w:rsidRPr="00D91B25" w:rsidRDefault="00641C86" w:rsidP="00641C86">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5890260" cy="616585"/>
            <wp:effectExtent l="19050" t="0" r="0" b="0"/>
            <wp:docPr id="49" name="Picture 49" descr="LINQ 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INQ Operators in C#"/>
                    <pic:cNvPicPr>
                      <a:picLocks noChangeAspect="1" noChangeArrowheads="1"/>
                    </pic:cNvPicPr>
                  </pic:nvPicPr>
                  <pic:blipFill>
                    <a:blip r:embed="rId34"/>
                    <a:srcRect/>
                    <a:stretch>
                      <a:fillRect/>
                    </a:stretch>
                  </pic:blipFill>
                  <pic:spPr bwMode="auto">
                    <a:xfrm>
                      <a:off x="0" y="0"/>
                      <a:ext cx="5890260" cy="616585"/>
                    </a:xfrm>
                    <a:prstGeom prst="rect">
                      <a:avLst/>
                    </a:prstGeom>
                    <a:noFill/>
                    <a:ln w="9525">
                      <a:noFill/>
                      <a:miter lim="800000"/>
                      <a:headEnd/>
                      <a:tailEnd/>
                    </a:ln>
                  </pic:spPr>
                </pic:pic>
              </a:graphicData>
            </a:graphic>
          </wp:inline>
        </w:drawing>
      </w:r>
    </w:p>
    <w:p w:rsidR="00641C86" w:rsidRPr="00D91B25" w:rsidRDefault="00641C86" w:rsidP="00641C8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LINQ Operators?</w:t>
      </w:r>
    </w:p>
    <w:p w:rsidR="00641C86" w:rsidRPr="00D91B25" w:rsidRDefault="00641C86" w:rsidP="00641C86">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Operators are nothing but a set of extension methods that are used to write LINQ Query. These LINQ extension methods provide lots of very useful features which we can apply to the data source. Some of the features are filtering the data, sorting the data, grouping the data, etc.</w:t>
      </w:r>
    </w:p>
    <w:p w:rsidR="00641C86" w:rsidRPr="00D91B25" w:rsidRDefault="00641C86" w:rsidP="00641C86">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Categories of LINQ Operators?</w:t>
      </w:r>
    </w:p>
    <w:p w:rsidR="00641C86" w:rsidRPr="00D91B25" w:rsidRDefault="00641C86" w:rsidP="00641C86">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LINQ, the operators are divided into the following categories: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Projection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Ordering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Filtering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Set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Quantifier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Grouping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Partitioning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Equality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Element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Conversion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Concatenation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Aggregation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Generation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Join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Custom Sequence Operators</w:t>
      </w:r>
    </w:p>
    <w:p w:rsidR="00641C86" w:rsidRPr="00D91B25" w:rsidRDefault="00641C86" w:rsidP="00641C86">
      <w:pPr>
        <w:numPr>
          <w:ilvl w:val="0"/>
          <w:numId w:val="1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Miscellaneous Operators</w:t>
      </w:r>
    </w:p>
    <w:p w:rsidR="00542C6B" w:rsidRPr="00D91B25" w:rsidRDefault="00542C6B">
      <w:pPr>
        <w:pBdr>
          <w:bottom w:val="double" w:sz="6" w:space="1" w:color="auto"/>
        </w:pBdr>
        <w:rPr>
          <w:rFonts w:ascii="Maiandra GD" w:hAnsi="Maiandra GD"/>
          <w:sz w:val="24"/>
          <w:szCs w:val="24"/>
        </w:rPr>
      </w:pPr>
    </w:p>
    <w:p w:rsidR="002679EC" w:rsidRPr="00D91B25" w:rsidRDefault="002679EC" w:rsidP="00727264">
      <w:pPr>
        <w:pStyle w:val="Heading1"/>
        <w:spacing w:before="0" w:after="48"/>
        <w:textAlignment w:val="baseline"/>
        <w:rPr>
          <w:rFonts w:ascii="Maiandra GD" w:hAnsi="Maiandra GD" w:cs="Segoe UI"/>
          <w:color w:val="212529"/>
          <w:sz w:val="24"/>
          <w:szCs w:val="24"/>
        </w:rPr>
      </w:pPr>
      <w:r w:rsidRPr="00727264">
        <w:rPr>
          <w:rFonts w:ascii="Maiandra GD" w:hAnsi="Maiandra GD"/>
          <w:bCs w:val="0"/>
          <w:color w:val="3A3A3A"/>
          <w:sz w:val="24"/>
          <w:szCs w:val="24"/>
          <w:highlight w:val="yellow"/>
        </w:rPr>
        <w:t>LINQ Select Operator in C#</w:t>
      </w:r>
      <w:r w:rsidR="00727264">
        <w:rPr>
          <w:rFonts w:ascii="Maiandra GD" w:hAnsi="Maiandra GD"/>
          <w:bCs w:val="0"/>
          <w:color w:val="3A3A3A"/>
          <w:sz w:val="24"/>
          <w:szCs w:val="24"/>
        </w:rPr>
        <w:t xml:space="preserve"> </w:t>
      </w:r>
    </w:p>
    <w:p w:rsidR="002679EC" w:rsidRPr="00D91B25" w:rsidRDefault="002679EC" w:rsidP="002679E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Select Projection Operator in C# with Examples</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Select Projection Operator in C#</w:t>
      </w:r>
      <w:r w:rsidRPr="00D91B25">
        <w:rPr>
          <w:rFonts w:ascii="Maiandra GD" w:hAnsi="Maiandra GD" w:cs="Arial"/>
          <w:color w:val="000000"/>
          <w:bdr w:val="none" w:sz="0" w:space="0" w:color="auto" w:frame="1"/>
        </w:rPr>
        <w:t> with examples. Please read our previous article where we discussed what are </w:t>
      </w:r>
      <w:hyperlink r:id="rId35" w:history="1">
        <w:r w:rsidRPr="00D91B25">
          <w:rPr>
            <w:rStyle w:val="Hyperlink"/>
            <w:rFonts w:ascii="Maiandra GD" w:hAnsi="Maiandra GD" w:cs="Arial"/>
            <w:b/>
            <w:bCs/>
            <w:color w:val="007BFF"/>
            <w:bdr w:val="none" w:sz="0" w:space="0" w:color="auto" w:frame="1"/>
          </w:rPr>
          <w:t>LINQ Operators</w:t>
        </w:r>
      </w:hyperlink>
      <w:r w:rsidRPr="00D91B25">
        <w:rPr>
          <w:rFonts w:ascii="Maiandra GD" w:hAnsi="Maiandra GD" w:cs="Arial"/>
          <w:color w:val="000000"/>
          <w:bdr w:val="none" w:sz="0" w:space="0" w:color="auto" w:frame="1"/>
        </w:rPr>
        <w:t> and the different categories of LINQ Operators in C#. At the end of this article, you will understand the following pointers related to Linq Select Projection Operator in C#.</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Projection?</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Projection Operators and Methods in LINQ?</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lastRenderedPageBreak/>
        <w:t>How to use the Select Method?</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Basic Selection of Data</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Select Data to other classes and to anonymous type?</w:t>
      </w:r>
    </w:p>
    <w:p w:rsidR="002679EC" w:rsidRPr="00D91B25" w:rsidRDefault="002679EC" w:rsidP="002679EC">
      <w:pPr>
        <w:numPr>
          <w:ilvl w:val="0"/>
          <w:numId w:val="1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Performing Calculations on the selected data using LINQ Select Operator.</w:t>
      </w:r>
    </w:p>
    <w:p w:rsidR="002679EC" w:rsidRPr="00D91B25" w:rsidRDefault="002679EC" w:rsidP="002679EC">
      <w:pPr>
        <w:numPr>
          <w:ilvl w:val="0"/>
          <w:numId w:val="1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select data with index value?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will discuss each example using both Query and Method syntax.</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Projection?</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Projection is nothing but the mechanism which is used to select the data from a data source. You can select the data in the same form (i.e. the original data in its original state). It is also possible to create a new form of data by performing some operations on it.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Projection Methods or Operators available in LINQ?</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methods available in projection. They are as follows</w:t>
      </w:r>
    </w:p>
    <w:p w:rsidR="002679EC" w:rsidRPr="00D91B25" w:rsidRDefault="002679EC" w:rsidP="002679EC">
      <w:pPr>
        <w:numPr>
          <w:ilvl w:val="0"/>
          <w:numId w:val="1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w:t>
      </w:r>
    </w:p>
    <w:p w:rsidR="002679EC" w:rsidRPr="00D91B25" w:rsidRDefault="002679EC" w:rsidP="002679EC">
      <w:pPr>
        <w:numPr>
          <w:ilvl w:val="0"/>
          <w:numId w:val="1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SelectMany</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we will discuss the Select Method and in the next article, we will discuss the SelectMany Method.</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Select Operator:</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we know the Select clause</w:t>
      </w:r>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in SQL allows us to specify what columns we want to retrieve, whether you want to retrieve all the columns or some of the columns that you need to specify the select clause.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same way, the LINQ Select operator also allows us to specify what properties we want to retrieve, whether you want to retrieve all the properties or some of the properties that you need to specify in the select operator. The standard LINQ Select Operator also allows us to perform some calculations.</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the select projection operator with some examples. Here we are going to use a console application. So first create a console application with the name </w:t>
      </w:r>
      <w:r w:rsidRPr="00D91B25">
        <w:rPr>
          <w:rStyle w:val="Strong"/>
          <w:rFonts w:ascii="Maiandra GD" w:hAnsi="Maiandra GD" w:cs="Arial"/>
          <w:color w:val="000000"/>
          <w:bdr w:val="none" w:sz="0" w:space="0" w:color="auto" w:frame="1"/>
        </w:rPr>
        <w:t>LINQDemo</w:t>
      </w:r>
      <w:r w:rsidRPr="00D91B25">
        <w:rPr>
          <w:rFonts w:ascii="Maiandra GD" w:hAnsi="Maiandra GD" w:cs="Arial"/>
          <w:color w:val="000000"/>
          <w:bdr w:val="none" w:sz="0" w:space="0" w:color="auto" w:frame="1"/>
        </w:rPr>
        <w:t> (you can give any meaningful name). Then add a new class file with the name Employee.cs. Once you add the Employee.cs class file, then copy and paste the following in it.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FirstName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string LastName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employees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60000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70000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"Mohanty"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90000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"Satapathy"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FirstName = </w:t>
      </w:r>
      <w:r w:rsidRPr="00D91B25">
        <w:rPr>
          <w:rStyle w:val="enlighter-s0"/>
          <w:rFonts w:ascii="Maiandra GD" w:hAnsi="Maiandra GD" w:cs="Consolas"/>
          <w:color w:val="7CC379"/>
          <w:sz w:val="24"/>
          <w:szCs w:val="24"/>
          <w:bdr w:val="none" w:sz="0" w:space="0" w:color="auto" w:frame="1"/>
        </w:rPr>
        <w:t>"Sushanta"</w:t>
      </w:r>
      <w:r w:rsidRPr="00D91B25">
        <w:rPr>
          <w:rStyle w:val="enlighter-text"/>
          <w:rFonts w:ascii="Maiandra GD" w:hAnsi="Maiandra GD" w:cs="Consolas"/>
          <w:color w:val="CFD5E0"/>
          <w:sz w:val="24"/>
          <w:szCs w:val="24"/>
          <w:bdr w:val="none" w:sz="0" w:space="0" w:color="auto" w:frame="1"/>
        </w:rPr>
        <w:t xml:space="preserve">, LastName = </w:t>
      </w:r>
      <w:r w:rsidRPr="00D91B25">
        <w:rPr>
          <w:rStyle w:val="enlighter-s0"/>
          <w:rFonts w:ascii="Maiandra GD" w:hAnsi="Maiandra GD" w:cs="Consolas"/>
          <w:color w:val="7CC379"/>
          <w:sz w:val="24"/>
          <w:szCs w:val="24"/>
          <w:bdr w:val="none" w:sz="0" w:space="0" w:color="auto" w:frame="1"/>
        </w:rPr>
        <w:t>"Jena"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160000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employees;</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 xml:space="preserve">As you can see we have created the Employee class with the following four properties such as ID, FirstName, LastName, and Salary. We also created one static method which </w:t>
      </w:r>
      <w:r w:rsidRPr="00D91B25">
        <w:rPr>
          <w:rFonts w:ascii="Maiandra GD" w:hAnsi="Maiandra GD" w:cs="Arial"/>
          <w:color w:val="000000"/>
          <w:bdr w:val="none" w:sz="0" w:space="0" w:color="auto" w:frame="1"/>
        </w:rPr>
        <w:lastRenderedPageBreak/>
        <w:t>will return the list of employees which will act as our data source. Let us discuss some examples to understand the LINQ Select Operator.</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Select all the data from the data source using both Method and Query Syntax.</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283960" cy="4263390"/>
            <wp:effectExtent l="19050" t="0" r="2540" b="0"/>
            <wp:docPr id="51" name="Picture 51" descr="LINQ Select Operator in C# using Query and Metho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INQ Select Operator in C# using Query and Method Syntax"/>
                    <pic:cNvPicPr>
                      <a:picLocks noChangeAspect="1" noChangeArrowheads="1"/>
                    </pic:cNvPicPr>
                  </pic:nvPicPr>
                  <pic:blipFill>
                    <a:blip r:embed="rId36"/>
                    <a:srcRect/>
                    <a:stretch>
                      <a:fillRect/>
                    </a:stretch>
                  </pic:blipFill>
                  <pic:spPr bwMode="auto">
                    <a:xfrm>
                      <a:off x="0" y="0"/>
                      <a:ext cx="6283960" cy="4263390"/>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code is given below.</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Modify the Program class as shown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basicQuery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Employee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basicQuery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{emp.ID}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basicMethod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Employee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basicMethod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{emp.ID}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select a single property using Select Operator?</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Select all the Employee IDs only using both method and query syntax.</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5795010" cy="1860550"/>
            <wp:effectExtent l="19050" t="0" r="0" b="0"/>
            <wp:docPr id="52" name="Picture 52" descr="basic Select Query and Method Syntax to select a single 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asic Select Query and Method Syntax to select a single property"/>
                    <pic:cNvPicPr>
                      <a:picLocks noChangeAspect="1" noChangeArrowheads="1"/>
                    </pic:cNvPicPr>
                  </pic:nvPicPr>
                  <pic:blipFill>
                    <a:blip r:embed="rId37"/>
                    <a:srcRect/>
                    <a:stretch>
                      <a:fillRect/>
                    </a:stretch>
                  </pic:blipFill>
                  <pic:spPr bwMode="auto">
                    <a:xfrm>
                      <a:off x="0" y="0"/>
                      <a:ext cx="5795010" cy="1860550"/>
                    </a:xfrm>
                    <a:prstGeom prst="rect">
                      <a:avLst/>
                    </a:prstGeom>
                    <a:noFill/>
                    <a:ln w="9525">
                      <a:noFill/>
                      <a:miter lim="800000"/>
                      <a:headEnd/>
                      <a:tailEnd/>
                    </a:ln>
                  </pic:spPr>
                </pic:pic>
              </a:graphicData>
            </a:graphic>
          </wp:inline>
        </w:drawing>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 </w:t>
      </w:r>
      <w:r w:rsidRPr="00D91B25">
        <w:rPr>
          <w:rFonts w:ascii="Maiandra GD" w:hAnsi="Maiandra GD" w:cs="Arial"/>
          <w:color w:val="000000"/>
          <w:bdr w:val="none" w:sz="0" w:space="0" w:color="auto" w:frame="1"/>
        </w:rPr>
        <w:t>In the Query Syntax, the data type of the basicPropQuery is List&lt;int&gt;, this is because of the ToList() method that we applied on the query syntax. And because of this ToList() method, the query is executed at that point only.</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But in the case of Method syntax, we have not applied the ToList() method and this is the reason why the data type of the basicPropMethod variable is of IEnumerable&lt;int&gt; type. And more importantly, at that point, the query is just generated but not executed. When we use the basicPropMethod within the foreach loop, then at that time the query is executed.</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example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basicPropQuery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ID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basicPropQuery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{id}</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basicPropMethod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ID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basicPropMethod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{id}</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select only the Employee First Name, Last Name, and Salary properties. We don’t require to select the ID property.</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6337300" cy="3509010"/>
            <wp:effectExtent l="19050" t="0" r="6350" b="0"/>
            <wp:docPr id="53" name="Picture 53" descr="Select Complex object using LINQ Projection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Complex object using LINQ Projection Operator"/>
                    <pic:cNvPicPr>
                      <a:picLocks noChangeAspect="1" noChangeArrowheads="1"/>
                    </pic:cNvPicPr>
                  </pic:nvPicPr>
                  <pic:blipFill>
                    <a:blip r:embed="rId38"/>
                    <a:srcRect/>
                    <a:stretch>
                      <a:fillRect/>
                    </a:stretch>
                  </pic:blipFill>
                  <pic:spPr bwMode="auto">
                    <a:xfrm>
                      <a:off x="0" y="0"/>
                      <a:ext cx="6337300" cy="3509010"/>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code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selectQuery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selectMethod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Select Data to another class using LINQ Projection Operator?</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is also possible to select the data to another class using the LINQ Select operator. In our previous example, we have selected the First Name, Last Name, and Salary properties to the same Employee class. Let us create a new class with the above three properties. So, add a new class file with the name EmployeeBasicInfo.cs and then copy and paste the following code.</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EmployeeBasicInfo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FirstName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LastName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what we need to do here is, we need to project the First Name, Last Name, and Salary properties to the above newly created </w:t>
      </w:r>
      <w:r w:rsidRPr="00D91B25">
        <w:rPr>
          <w:rStyle w:val="Strong"/>
          <w:rFonts w:ascii="Maiandra GD" w:hAnsi="Maiandra GD" w:cs="Arial"/>
          <w:color w:val="000000"/>
          <w:bdr w:val="none" w:sz="0" w:space="0" w:color="auto" w:frame="1"/>
        </w:rPr>
        <w:t>EmployeeBasicInfo</w:t>
      </w:r>
      <w:r w:rsidRPr="00D91B25">
        <w:rPr>
          <w:rFonts w:ascii="Maiandra GD" w:hAnsi="Maiandra GD" w:cs="Arial"/>
          <w:color w:val="000000"/>
          <w:bdr w:val="none" w:sz="0" w:space="0" w:color="auto" w:frame="1"/>
        </w:rPr>
        <w:t> class.</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6446068" cy="3072809"/>
            <wp:effectExtent l="19050" t="0" r="0" b="0"/>
            <wp:docPr id="54" name="Picture 54" descr="Selecting Data to Other Type using LINQ Selec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cting Data to Other Type using LINQ Select Operator"/>
                    <pic:cNvPicPr>
                      <a:picLocks noChangeAspect="1" noChangeArrowheads="1"/>
                    </pic:cNvPicPr>
                  </pic:nvPicPr>
                  <pic:blipFill>
                    <a:blip r:embed="rId39"/>
                    <a:srcRect/>
                    <a:stretch>
                      <a:fillRect/>
                    </a:stretch>
                  </pic:blipFill>
                  <pic:spPr bwMode="auto">
                    <a:xfrm>
                      <a:off x="0" y="0"/>
                      <a:ext cx="6446181" cy="3072863"/>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example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EmployeeBasicInfo</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selectQuery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EmployeeBasicInfo</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EmployeeBasicInfo</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selectMethod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EmployeeBasicInfo</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Select Data to Anonymous Type using LINQ Select Operator?</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Instead of projecting the data to a particular type like Employee or EmployeeBasicInfo, we can also project the data to an anonymous type in LINQ.</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922645" cy="3455670"/>
            <wp:effectExtent l="19050" t="0" r="1905" b="0"/>
            <wp:docPr id="55" name="Picture 55" descr="C:\Users\Pranaya\Pictures\Project to Anonymous Type using L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ranaya\Pictures\Project to Anonymous Type using LINQ.PNG"/>
                    <pic:cNvPicPr>
                      <a:picLocks noChangeAspect="1" noChangeArrowheads="1"/>
                    </pic:cNvPicPr>
                  </pic:nvPicPr>
                  <pic:blipFill>
                    <a:blip r:embed="rId40"/>
                    <a:srcRect/>
                    <a:stretch>
                      <a:fillRect/>
                    </a:stretch>
                  </pic:blipFill>
                  <pic:spPr bwMode="auto">
                    <a:xfrm>
                      <a:off x="0" y="0"/>
                      <a:ext cx="5922645" cy="3455670"/>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code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selectQuery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selectMethod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FirstName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LastName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{emp.FirstName}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{emp.LastName}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perform calculations on data selected using the LINQ Select Operator?</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me first explain what we want to achieve. We want to perform the following calculations </w:t>
      </w:r>
    </w:p>
    <w:p w:rsidR="002679EC" w:rsidRPr="00D91B25" w:rsidRDefault="002679EC" w:rsidP="002679EC">
      <w:pPr>
        <w:numPr>
          <w:ilvl w:val="0"/>
          <w:numId w:val="1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AnnualSalary = Salary*12</w:t>
      </w:r>
    </w:p>
    <w:p w:rsidR="002679EC" w:rsidRPr="00D91B25" w:rsidRDefault="002679EC" w:rsidP="002679EC">
      <w:pPr>
        <w:numPr>
          <w:ilvl w:val="0"/>
          <w:numId w:val="1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FullName = FirstName + ” ” + LastName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Then we need to select the ID, AnnualSalary, and FullName to an anonymous type.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581775" cy="3200400"/>
            <wp:effectExtent l="19050" t="0" r="9525" b="0"/>
            <wp:docPr id="56" name="Picture 56" descr="Operations with LINQ Select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Operations with LINQ Select Query"/>
                    <pic:cNvPicPr>
                      <a:picLocks noChangeAspect="1" noChangeArrowheads="1"/>
                    </pic:cNvPicPr>
                  </pic:nvPicPr>
                  <pic:blipFill>
                    <a:blip r:embed="rId41"/>
                    <a:srcRect/>
                    <a:stretch>
                      <a:fillRect/>
                    </a:stretch>
                  </pic:blipFill>
                  <pic:spPr bwMode="auto">
                    <a:xfrm>
                      <a:off x="0" y="0"/>
                      <a:ext cx="6581775" cy="3200400"/>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example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selectQuery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EmployeeId = emp.</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FullName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 xml:space="preserve">, </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AnnualSalary =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12</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w:t>
      </w:r>
      <w:r w:rsidRPr="00D91B25">
        <w:rPr>
          <w:rStyle w:val="enlighter-s3"/>
          <w:rFonts w:ascii="Maiandra GD" w:hAnsi="Maiandra GD" w:cs="Consolas"/>
          <w:color w:val="7CC379"/>
          <w:sz w:val="24"/>
          <w:szCs w:val="24"/>
          <w:bdr w:val="none" w:sz="0" w:space="0" w:color="auto" w:frame="1"/>
        </w:rPr>
        <w:t>{emp.EmployeeId}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{emp.FullName}</w:t>
      </w:r>
      <w:r w:rsidRPr="00D91B25">
        <w:rPr>
          <w:rStyle w:val="enlighter-s0"/>
          <w:rFonts w:ascii="Maiandra GD" w:hAnsi="Maiandra GD" w:cs="Consolas"/>
          <w:color w:val="7CC379"/>
          <w:sz w:val="24"/>
          <w:szCs w:val="24"/>
          <w:bdr w:val="none" w:sz="0" w:space="0" w:color="auto" w:frame="1"/>
        </w:rPr>
        <w:t xml:space="preserve"> Annual Salary : </w:t>
      </w:r>
      <w:r w:rsidRPr="00D91B25">
        <w:rPr>
          <w:rStyle w:val="enlighter-s3"/>
          <w:rFonts w:ascii="Maiandra GD" w:hAnsi="Maiandra GD" w:cs="Consolas"/>
          <w:color w:val="7CC379"/>
          <w:sz w:val="24"/>
          <w:szCs w:val="24"/>
          <w:bdr w:val="none" w:sz="0" w:space="0" w:color="auto" w:frame="1"/>
        </w:rPr>
        <w:t>{emp.AnnualSalary}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selectMethod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EmployeeId = emp.</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FullName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AnnualSalary =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12</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w:t>
      </w:r>
      <w:r w:rsidRPr="00D91B25">
        <w:rPr>
          <w:rStyle w:val="enlighter-s3"/>
          <w:rFonts w:ascii="Maiandra GD" w:hAnsi="Maiandra GD" w:cs="Consolas"/>
          <w:color w:val="7CC379"/>
          <w:sz w:val="24"/>
          <w:szCs w:val="24"/>
          <w:bdr w:val="none" w:sz="0" w:space="0" w:color="auto" w:frame="1"/>
        </w:rPr>
        <w:t>{emp.EmployeeId}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{emp.FullName}</w:t>
      </w:r>
      <w:r w:rsidRPr="00D91B25">
        <w:rPr>
          <w:rStyle w:val="enlighter-s0"/>
          <w:rFonts w:ascii="Maiandra GD" w:hAnsi="Maiandra GD" w:cs="Consolas"/>
          <w:color w:val="7CC379"/>
          <w:sz w:val="24"/>
          <w:szCs w:val="24"/>
          <w:bdr w:val="none" w:sz="0" w:space="0" w:color="auto" w:frame="1"/>
        </w:rPr>
        <w:t xml:space="preserve"> Annual Salary : </w:t>
      </w:r>
      <w:r w:rsidRPr="00D91B25">
        <w:rPr>
          <w:rStyle w:val="enlighter-s3"/>
          <w:rFonts w:ascii="Maiandra GD" w:hAnsi="Maiandra GD" w:cs="Consolas"/>
          <w:color w:val="7CC379"/>
          <w:sz w:val="24"/>
          <w:szCs w:val="24"/>
          <w:bdr w:val="none" w:sz="0" w:space="0" w:color="auto" w:frame="1"/>
        </w:rPr>
        <w:t>{emp.AnnualSalary}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select data with index value?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is also possible to select values using an integral index. The index is 0 based.</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090640" cy="2541182"/>
            <wp:effectExtent l="19050" t="0" r="5360" b="0"/>
            <wp:docPr id="57" name="Picture 57" descr="Using Index in LINQ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ing Index in LINQ Query"/>
                    <pic:cNvPicPr>
                      <a:picLocks noChangeAspect="1" noChangeArrowheads="1"/>
                    </pic:cNvPicPr>
                  </pic:nvPicPr>
                  <pic:blipFill>
                    <a:blip r:embed="rId42"/>
                    <a:srcRect/>
                    <a:stretch>
                      <a:fillRect/>
                    </a:stretch>
                  </pic:blipFill>
                  <pic:spPr bwMode="auto">
                    <a:xfrm>
                      <a:off x="0" y="0"/>
                      <a:ext cx="6090331" cy="2541053"/>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The Complete code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 xml:space="preserve">, index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emp.</w:t>
      </w:r>
      <w:r w:rsidRPr="00D91B25">
        <w:rPr>
          <w:rStyle w:val="enlighter-m3"/>
          <w:rFonts w:ascii="Maiandra GD" w:hAnsi="Maiandra GD" w:cs="Consolas"/>
          <w:color w:val="4284AE"/>
          <w:sz w:val="24"/>
          <w:szCs w:val="24"/>
          <w:bdr w:val="none" w:sz="0" w:space="0" w:color="auto" w:frame="1"/>
        </w:rPr>
        <w:t>index</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FullName = emp.</w:t>
      </w:r>
      <w:r w:rsidRPr="00D91B25">
        <w:rPr>
          <w:rStyle w:val="enlighter-m3"/>
          <w:rFonts w:ascii="Maiandra GD" w:hAnsi="Maiandra GD" w:cs="Consolas"/>
          <w:color w:val="4284AE"/>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emp.</w:t>
      </w:r>
      <w:r w:rsidRPr="00D91B25">
        <w:rPr>
          <w:rStyle w:val="enlighter-m3"/>
          <w:rFonts w:ascii="Maiandra GD" w:hAnsi="Maiandra GD" w:cs="Consolas"/>
          <w:color w:val="4284AE"/>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Position </w:t>
      </w:r>
      <w:r w:rsidRPr="00D91B25">
        <w:rPr>
          <w:rStyle w:val="enlighter-s3"/>
          <w:rFonts w:ascii="Maiandra GD" w:hAnsi="Maiandra GD" w:cs="Consolas"/>
          <w:color w:val="7CC379"/>
          <w:sz w:val="24"/>
          <w:szCs w:val="24"/>
          <w:bdr w:val="none" w:sz="0" w:space="0" w:color="auto" w:frame="1"/>
        </w:rPr>
        <w:t>{emp.IndexPosition}</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{emp.FullName}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selectMethod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m0"/>
          <w:rFonts w:ascii="Maiandra GD" w:hAnsi="Maiandra GD" w:cs="Consolas"/>
          <w:color w:val="4284AE"/>
          <w:sz w:val="24"/>
          <w:szCs w:val="24"/>
          <w:bdr w:val="none" w:sz="0" w:space="0" w:color="auto" w:frame="1"/>
        </w:rPr>
        <w:lastRenderedPageBreak/>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index,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FullName = emp.</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emp.</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Salary</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selectMethod</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Position </w:t>
      </w:r>
      <w:r w:rsidRPr="00D91B25">
        <w:rPr>
          <w:rStyle w:val="enlighter-s3"/>
          <w:rFonts w:ascii="Maiandra GD" w:hAnsi="Maiandra GD" w:cs="Consolas"/>
          <w:color w:val="7CC379"/>
          <w:sz w:val="24"/>
          <w:szCs w:val="24"/>
          <w:bdr w:val="none" w:sz="0" w:space="0" w:color="auto" w:frame="1"/>
        </w:rPr>
        <w:t>{emp.IndexPosition}</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{emp.FullName}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41C86" w:rsidRPr="00D91B25" w:rsidRDefault="00641C86">
      <w:pPr>
        <w:pBdr>
          <w:bottom w:val="double" w:sz="6" w:space="1" w:color="auto"/>
        </w:pBdr>
        <w:rPr>
          <w:rFonts w:ascii="Maiandra GD" w:hAnsi="Maiandra GD"/>
          <w:sz w:val="24"/>
          <w:szCs w:val="24"/>
        </w:rPr>
      </w:pPr>
    </w:p>
    <w:p w:rsidR="002679EC" w:rsidRPr="00D91B25" w:rsidRDefault="002679EC" w:rsidP="00B27302">
      <w:pPr>
        <w:pStyle w:val="Heading1"/>
        <w:spacing w:before="0" w:after="48"/>
        <w:textAlignment w:val="baseline"/>
        <w:rPr>
          <w:rFonts w:ascii="Maiandra GD" w:hAnsi="Maiandra GD" w:cs="Segoe UI"/>
          <w:color w:val="212529"/>
          <w:sz w:val="24"/>
          <w:szCs w:val="24"/>
        </w:rPr>
      </w:pPr>
      <w:r w:rsidRPr="00B27302">
        <w:rPr>
          <w:rFonts w:ascii="Maiandra GD" w:hAnsi="Maiandra GD"/>
          <w:bCs w:val="0"/>
          <w:color w:val="3A3A3A"/>
          <w:sz w:val="24"/>
          <w:szCs w:val="24"/>
          <w:highlight w:val="yellow"/>
        </w:rPr>
        <w:t>LINQ SelectMany in C#</w:t>
      </w:r>
      <w:r w:rsidR="00B27302">
        <w:rPr>
          <w:rFonts w:ascii="Maiandra GD" w:hAnsi="Maiandra GD"/>
          <w:bCs w:val="0"/>
          <w:color w:val="3A3A3A"/>
          <w:sz w:val="24"/>
          <w:szCs w:val="24"/>
        </w:rPr>
        <w:t xml:space="preserve"> </w:t>
      </w:r>
    </w:p>
    <w:p w:rsidR="002679EC" w:rsidRPr="00D91B25" w:rsidRDefault="002679EC" w:rsidP="002679E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SelectMany in C# with Examples</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SelectMany in C#</w:t>
      </w:r>
      <w:r w:rsidRPr="00D91B25">
        <w:rPr>
          <w:rFonts w:ascii="Maiandra GD" w:hAnsi="Maiandra GD" w:cs="Arial"/>
          <w:color w:val="000000"/>
          <w:bdr w:val="none" w:sz="0" w:space="0" w:color="auto" w:frame="1"/>
        </w:rPr>
        <w:t> with examples. Please read our previous article where we discussed the </w:t>
      </w:r>
      <w:hyperlink r:id="rId43" w:history="1">
        <w:r w:rsidRPr="00D91B25">
          <w:rPr>
            <w:rStyle w:val="Strong"/>
            <w:rFonts w:ascii="Maiandra GD" w:hAnsi="Maiandra GD" w:cs="Arial"/>
            <w:color w:val="007BFF"/>
            <w:bdr w:val="none" w:sz="0" w:space="0" w:color="auto" w:frame="1"/>
          </w:rPr>
          <w:t>Select Operator in C#</w:t>
        </w:r>
      </w:hyperlink>
      <w:r w:rsidRPr="00D91B25">
        <w:rPr>
          <w:rFonts w:ascii="Maiandra GD" w:hAnsi="Maiandra GD" w:cs="Arial"/>
          <w:color w:val="000000"/>
          <w:bdr w:val="none" w:sz="0" w:space="0" w:color="auto" w:frame="1"/>
        </w:rPr>
        <w:t> with some examples. The Linq SelectMany Method belongs to the projection category operator. As part of this article, we are going to discuss the following pointers in details.</w:t>
      </w:r>
    </w:p>
    <w:p w:rsidR="002679EC" w:rsidRPr="00D91B25" w:rsidRDefault="002679EC" w:rsidP="002679EC">
      <w:pPr>
        <w:numPr>
          <w:ilvl w:val="0"/>
          <w:numId w:val="19"/>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SelectMany?</w:t>
      </w:r>
    </w:p>
    <w:p w:rsidR="002679EC" w:rsidRPr="00D91B25" w:rsidRDefault="002679EC" w:rsidP="002679EC">
      <w:pPr>
        <w:numPr>
          <w:ilvl w:val="0"/>
          <w:numId w:val="19"/>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both query and method syntax in C#.</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SelectMany?</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SelectMany in LINQ is used to project each element of a sequence to an </w:t>
      </w:r>
      <w:r w:rsidRPr="00D91B25">
        <w:rPr>
          <w:rStyle w:val="Strong"/>
          <w:rFonts w:ascii="Maiandra GD" w:hAnsi="Maiandra GD" w:cs="Arial"/>
          <w:color w:val="0000FF"/>
          <w:bdr w:val="none" w:sz="0" w:space="0" w:color="auto" w:frame="1"/>
        </w:rPr>
        <w:t>IEnumerable&lt;T&gt;</w:t>
      </w:r>
      <w:r w:rsidRPr="00D91B25">
        <w:rPr>
          <w:rFonts w:ascii="Maiandra GD" w:hAnsi="Maiandra GD" w:cs="Arial"/>
          <w:color w:val="000000"/>
          <w:bdr w:val="none" w:sz="0" w:space="0" w:color="auto" w:frame="1"/>
        </w:rPr>
        <w:t xml:space="preserve"> and then flatten the resulting sequences into one sequence. That means the SelectMany operator combines the records from a sequence of results and </w:t>
      </w:r>
      <w:r w:rsidRPr="00D91B25">
        <w:rPr>
          <w:rFonts w:ascii="Maiandra GD" w:hAnsi="Maiandra GD" w:cs="Arial"/>
          <w:color w:val="000000"/>
          <w:bdr w:val="none" w:sz="0" w:space="0" w:color="auto" w:frame="1"/>
        </w:rPr>
        <w:lastRenderedPageBreak/>
        <w:t>then converts it into one result. If this is not clear at the moment, then don’t worry we will see it in practice.</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first write a program and see the output then we will discuss how it will work.</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nameList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char</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methodSyntax = nameList.</w:t>
      </w:r>
      <w:r w:rsidRPr="00D91B25">
        <w:rPr>
          <w:rStyle w:val="enlighter-m3"/>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char</w:t>
      </w:r>
      <w:r w:rsidRPr="00D91B25">
        <w:rPr>
          <w:rStyle w:val="enlighter-text"/>
          <w:rFonts w:ascii="Maiandra GD" w:hAnsi="Maiandra GD" w:cs="Consolas"/>
          <w:color w:val="CFD5E0"/>
          <w:sz w:val="24"/>
          <w:szCs w:val="24"/>
          <w:bdr w:val="none" w:sz="0" w:space="0" w:color="auto" w:frame="1"/>
        </w:rPr>
        <w:t xml:space="preserve"> c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methodSyntax</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c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Let us understand the above code: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above code, we see that the SelectMany method returns an </w:t>
      </w:r>
      <w:r w:rsidRPr="00D91B25">
        <w:rPr>
          <w:rStyle w:val="Strong"/>
          <w:rFonts w:ascii="Maiandra GD" w:hAnsi="Maiandra GD" w:cs="Arial"/>
          <w:color w:val="0000FF"/>
          <w:bdr w:val="none" w:sz="0" w:space="0" w:color="auto" w:frame="1"/>
        </w:rPr>
        <w:t>IEnumerable&lt;char&gt;</w:t>
      </w:r>
      <w:r w:rsidRPr="00D91B25">
        <w:rPr>
          <w:rFonts w:ascii="Maiandra GD" w:hAnsi="Maiandra GD" w:cs="Arial"/>
          <w:color w:val="000000"/>
          <w:bdr w:val="none" w:sz="0" w:space="0" w:color="auto" w:frame="1"/>
        </w:rPr>
        <w:t>. This is because the SelectMany method returns all the elements from the sequence. Here the List is the sequence. And the list contains the strings. Here the list contains two strings. So, the SelectMany method fetches all the characters from the above two strings and then converts it into one sequence i.e. </w:t>
      </w:r>
      <w:r w:rsidRPr="00D91B25">
        <w:rPr>
          <w:rStyle w:val="Strong"/>
          <w:rFonts w:ascii="Maiandra GD" w:hAnsi="Maiandra GD" w:cs="Arial"/>
          <w:color w:val="0000FF"/>
          <w:bdr w:val="none" w:sz="0" w:space="0" w:color="auto" w:frame="1"/>
        </w:rPr>
        <w:t>IEnumerable&lt;char&gt;</w:t>
      </w:r>
      <w:r w:rsidRPr="00D91B25">
        <w:rPr>
          <w:rFonts w:ascii="Maiandra GD" w:hAnsi="Maiandra GD" w:cs="Arial"/>
          <w:color w:val="000000"/>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when we execute the above program, it will give us the following output.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137410" cy="297815"/>
            <wp:effectExtent l="19050" t="0" r="0" b="0"/>
            <wp:docPr id="65" name="Picture 65" descr="SelectMany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lectMany in LINQ"/>
                    <pic:cNvPicPr>
                      <a:picLocks noChangeAspect="1" noChangeArrowheads="1"/>
                    </pic:cNvPicPr>
                  </pic:nvPicPr>
                  <pic:blipFill>
                    <a:blip r:embed="rId44"/>
                    <a:srcRect/>
                    <a:stretch>
                      <a:fillRect/>
                    </a:stretch>
                  </pic:blipFill>
                  <pic:spPr bwMode="auto">
                    <a:xfrm>
                      <a:off x="0" y="0"/>
                      <a:ext cx="2137410" cy="297815"/>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SelectMany Using Query Syntax in C#:</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most important point is that there is no such SelectMany operator available in LINQ to write query syntax. But we can achieve this by writing multiple “from clause” in the query as shown in the below example.</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nameList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char</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nameList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ch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ch;</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char</w:t>
      </w:r>
      <w:r w:rsidRPr="00D91B25">
        <w:rPr>
          <w:rStyle w:val="enlighter-text"/>
          <w:rFonts w:ascii="Maiandra GD" w:hAnsi="Maiandra GD" w:cs="Consolas"/>
          <w:color w:val="CFD5E0"/>
          <w:sz w:val="24"/>
          <w:szCs w:val="24"/>
          <w:bdr w:val="none" w:sz="0" w:space="0" w:color="auto" w:frame="1"/>
        </w:rPr>
        <w:t xml:space="preserve"> c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c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execute the program and you will see the same output as method syntax as expected.</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LINQ SelectMany with Complex Type in C#</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create a class file with the name Student.cs and then copy and paste the following code.</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Email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Programming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Email = </w:t>
      </w:r>
      <w:r w:rsidRPr="00D91B25">
        <w:rPr>
          <w:rStyle w:val="enlighter-s0"/>
          <w:rFonts w:ascii="Maiandra GD" w:hAnsi="Maiandra GD" w:cs="Consolas"/>
          <w:color w:val="7CC379"/>
          <w:sz w:val="24"/>
          <w:szCs w:val="24"/>
          <w:bdr w:val="none" w:sz="0" w:space="0" w:color="auto" w:frame="1"/>
        </w:rPr>
        <w:t>"James@j.com"</w:t>
      </w:r>
      <w:r w:rsidRPr="00D91B25">
        <w:rPr>
          <w:rStyle w:val="enlighter-text"/>
          <w:rFonts w:ascii="Maiandra GD" w:hAnsi="Maiandra GD" w:cs="Consolas"/>
          <w:color w:val="CFD5E0"/>
          <w:sz w:val="24"/>
          <w:szCs w:val="24"/>
          <w:bdr w:val="none" w:sz="0" w:space="0" w:color="auto" w:frame="1"/>
        </w:rPr>
        <w:t xml:space="preserve">, Programming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"Jave"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Email = </w:t>
      </w:r>
      <w:r w:rsidRPr="00D91B25">
        <w:rPr>
          <w:rStyle w:val="enlighter-s0"/>
          <w:rFonts w:ascii="Maiandra GD" w:hAnsi="Maiandra GD" w:cs="Consolas"/>
          <w:color w:val="7CC379"/>
          <w:sz w:val="24"/>
          <w:szCs w:val="24"/>
          <w:bdr w:val="none" w:sz="0" w:space="0" w:color="auto" w:frame="1"/>
        </w:rPr>
        <w:t>"Sara@j.com"</w:t>
      </w:r>
      <w:r w:rsidRPr="00D91B25">
        <w:rPr>
          <w:rStyle w:val="enlighter-text"/>
          <w:rFonts w:ascii="Maiandra GD" w:hAnsi="Maiandra GD" w:cs="Consolas"/>
          <w:color w:val="CFD5E0"/>
          <w:sz w:val="24"/>
          <w:szCs w:val="24"/>
          <w:bdr w:val="none" w:sz="0" w:space="0" w:color="auto" w:frame="1"/>
        </w:rPr>
        <w:t xml:space="preserve">, Programming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"WCF"</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"SQL Server"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"Patrik"</w:t>
      </w:r>
      <w:r w:rsidRPr="00D91B25">
        <w:rPr>
          <w:rStyle w:val="enlighter-text"/>
          <w:rFonts w:ascii="Maiandra GD" w:hAnsi="Maiandra GD" w:cs="Consolas"/>
          <w:color w:val="CFD5E0"/>
          <w:sz w:val="24"/>
          <w:szCs w:val="24"/>
          <w:bdr w:val="none" w:sz="0" w:space="0" w:color="auto" w:frame="1"/>
        </w:rPr>
        <w:t xml:space="preserve">, Email = </w:t>
      </w:r>
      <w:r w:rsidRPr="00D91B25">
        <w:rPr>
          <w:rStyle w:val="enlighter-s0"/>
          <w:rFonts w:ascii="Maiandra GD" w:hAnsi="Maiandra GD" w:cs="Consolas"/>
          <w:color w:val="7CC379"/>
          <w:sz w:val="24"/>
          <w:szCs w:val="24"/>
          <w:bdr w:val="none" w:sz="0" w:space="0" w:color="auto" w:frame="1"/>
        </w:rPr>
        <w:t>"Patrik@j.com"</w:t>
      </w:r>
      <w:r w:rsidRPr="00D91B25">
        <w:rPr>
          <w:rStyle w:val="enlighter-text"/>
          <w:rFonts w:ascii="Maiandra GD" w:hAnsi="Maiandra GD" w:cs="Consolas"/>
          <w:color w:val="CFD5E0"/>
          <w:sz w:val="24"/>
          <w:szCs w:val="24"/>
          <w:bdr w:val="none" w:sz="0" w:space="0" w:color="auto" w:frame="1"/>
        </w:rPr>
        <w:t xml:space="preserve">, Programming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"MVC"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"Jave"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Email = </w:t>
      </w:r>
      <w:r w:rsidRPr="00D91B25">
        <w:rPr>
          <w:rStyle w:val="enlighter-s0"/>
          <w:rFonts w:ascii="Maiandra GD" w:hAnsi="Maiandra GD" w:cs="Consolas"/>
          <w:color w:val="7CC379"/>
          <w:sz w:val="24"/>
          <w:szCs w:val="24"/>
          <w:bdr w:val="none" w:sz="0" w:space="0" w:color="auto" w:frame="1"/>
        </w:rPr>
        <w:t>"Sara@j.com"</w:t>
      </w:r>
      <w:r w:rsidRPr="00D91B25">
        <w:rPr>
          <w:rStyle w:val="enlighter-text"/>
          <w:rFonts w:ascii="Maiandra GD" w:hAnsi="Maiandra GD" w:cs="Consolas"/>
          <w:color w:val="CFD5E0"/>
          <w:sz w:val="24"/>
          <w:szCs w:val="24"/>
          <w:bdr w:val="none" w:sz="0" w:space="0" w:color="auto" w:frame="1"/>
        </w:rPr>
        <w:t xml:space="preserve">, Programming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"ADO.NET"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we have created the Student class with four properties. Please remember the Programming property returns list&lt;string&gt;. Here we also created one method which will return the List of students which will be going to act our data source.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Projects all programming strings of all the students to a single </w:t>
      </w:r>
      <w:r w:rsidRPr="00D91B25">
        <w:rPr>
          <w:rStyle w:val="Strong"/>
          <w:rFonts w:ascii="Maiandra GD" w:hAnsi="Maiandra GD" w:cs="Arial"/>
          <w:color w:val="0000FF"/>
          <w:bdr w:val="none" w:sz="0" w:space="0" w:color="auto" w:frame="1"/>
        </w:rPr>
        <w:t>IEnumerable&lt;string&gt;</w:t>
      </w:r>
      <w:r w:rsidRPr="00D91B25">
        <w:rPr>
          <w:rFonts w:ascii="Maiandra GD" w:hAnsi="Maiandra GD" w:cs="Arial"/>
          <w:color w:val="000000"/>
          <w:bdr w:val="none" w:sz="0" w:space="0" w:color="auto" w:frame="1"/>
        </w:rPr>
        <w:t>. As you can see, we have 4 students, so there will be 4 IEnumerable&lt;string&gt; sequences, which then we need to flattened to form a single sequence i.e. a single IEnumerable&lt;string&gt; sequence.</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805170" cy="1031240"/>
            <wp:effectExtent l="19050" t="0" r="5080" b="0"/>
            <wp:docPr id="66" name="Picture 66" descr="SelectMany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lectMany in LINQ"/>
                    <pic:cNvPicPr>
                      <a:picLocks noChangeAspect="1" noChangeArrowheads="1"/>
                    </pic:cNvPicPr>
                  </pic:nvPicPr>
                  <pic:blipFill>
                    <a:blip r:embed="rId45"/>
                    <a:srcRect/>
                    <a:stretch>
                      <a:fillRect/>
                    </a:stretch>
                  </pic:blipFill>
                  <pic:spPr bwMode="auto">
                    <a:xfrm>
                      <a:off x="0" y="0"/>
                      <a:ext cx="5805170" cy="1031240"/>
                    </a:xfrm>
                    <a:prstGeom prst="rect">
                      <a:avLst/>
                    </a:prstGeom>
                    <a:noFill/>
                    <a:ln w="9525">
                      <a:noFill/>
                      <a:miter lim="800000"/>
                      <a:headEnd/>
                      <a:tailEnd/>
                    </a:ln>
                  </pic:spPr>
                </pic:pic>
              </a:graphicData>
            </a:graphic>
          </wp:inline>
        </w:drawing>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The code is given below.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MethodSyntax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program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//Printing the values</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program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MethodSyntax</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program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execute the program, it gives us the following output.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1190625" cy="2402840"/>
            <wp:effectExtent l="19050" t="0" r="9525" b="0"/>
            <wp:docPr id="67" name="Picture 67" descr="https://dotnettutorials.net/wp-content/uploads/2019/05/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otnettutorials.net/wp-content/uploads/2019/05/word-image-1.png"/>
                    <pic:cNvPicPr>
                      <a:picLocks noChangeAspect="1" noChangeArrowheads="1"/>
                    </pic:cNvPicPr>
                  </pic:nvPicPr>
                  <pic:blipFill>
                    <a:blip r:embed="rId46"/>
                    <a:srcRect/>
                    <a:stretch>
                      <a:fillRect/>
                    </a:stretch>
                  </pic:blipFill>
                  <pic:spPr bwMode="auto">
                    <a:xfrm>
                      <a:off x="0" y="0"/>
                      <a:ext cx="1190625" cy="2402840"/>
                    </a:xfrm>
                    <a:prstGeom prst="rect">
                      <a:avLst/>
                    </a:prstGeom>
                    <a:noFill/>
                    <a:ln w="9525">
                      <a:noFill/>
                      <a:miter lim="800000"/>
                      <a:headEnd/>
                      <a:tailEnd/>
                    </a:ln>
                  </pic:spPr>
                </pic:pic>
              </a:graphicData>
            </a:graphic>
          </wp:inline>
        </w:drawing>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our previous example, we get the output as expected but with the duplicate program names. If you want only the distinct program names then you need to apply the distinct method on the result set as shown in the below examples.</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MethodSyntax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//Using 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program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program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//Printing the values</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program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program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execute the program and you will see that it will remove the duplicate program names from the sequence.</w:t>
      </w:r>
    </w:p>
    <w:p w:rsidR="002679EC" w:rsidRPr="00D91B25" w:rsidRDefault="002679EC" w:rsidP="002679E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retrieve the student name along with the program language name.</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program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StudentName = student.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ProgramName =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program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Programming</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StudentName =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ProgramName = program</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//Printing the values</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m3"/>
          <w:rFonts w:ascii="Maiandra GD" w:hAnsi="Maiandra GD" w:cs="Consolas"/>
          <w:color w:val="4284AE"/>
          <w:sz w:val="24"/>
          <w:szCs w:val="24"/>
          <w:bdr w:val="none" w:sz="0" w:space="0" w:color="auto" w:frame="1"/>
        </w:rPr>
        <w:t>StudentName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=&gt; "</w:t>
      </w:r>
      <w:r w:rsidRPr="00D91B25">
        <w:rPr>
          <w:rStyle w:val="enlighter-text"/>
          <w:rFonts w:ascii="Maiandra GD" w:hAnsi="Maiandra GD" w:cs="Consolas"/>
          <w:color w:val="CFD5E0"/>
          <w:sz w:val="24"/>
          <w:szCs w:val="24"/>
          <w:bdr w:val="none" w:sz="0" w:space="0" w:color="auto" w:frame="1"/>
        </w:rPr>
        <w:t xml:space="preserve"> + item.</w:t>
      </w:r>
      <w:r w:rsidRPr="00D91B25">
        <w:rPr>
          <w:rStyle w:val="enlighter-m3"/>
          <w:rFonts w:ascii="Maiandra GD" w:hAnsi="Maiandra GD" w:cs="Consolas"/>
          <w:color w:val="4284AE"/>
          <w:sz w:val="24"/>
          <w:szCs w:val="24"/>
          <w:bdr w:val="none" w:sz="0" w:space="0" w:color="auto" w:frame="1"/>
        </w:rPr>
        <w:t>ProgramName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79EC" w:rsidRPr="00D91B25"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79EC" w:rsidRDefault="002679EC" w:rsidP="002679E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701165" cy="2424430"/>
            <wp:effectExtent l="19050" t="0" r="0" b="0"/>
            <wp:docPr id="68" name="Picture 68" descr="https://dotnettutorials.net/wp-content/uploads/2019/05/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dotnettutorials.net/wp-content/uploads/2019/05/word-image-2.png"/>
                    <pic:cNvPicPr>
                      <a:picLocks noChangeAspect="1" noChangeArrowheads="1"/>
                    </pic:cNvPicPr>
                  </pic:nvPicPr>
                  <pic:blipFill>
                    <a:blip r:embed="rId47"/>
                    <a:srcRect/>
                    <a:stretch>
                      <a:fillRect/>
                    </a:stretch>
                  </pic:blipFill>
                  <pic:spPr bwMode="auto">
                    <a:xfrm>
                      <a:off x="0" y="0"/>
                      <a:ext cx="1701165" cy="2424430"/>
                    </a:xfrm>
                    <a:prstGeom prst="rect">
                      <a:avLst/>
                    </a:prstGeom>
                    <a:noFill/>
                    <a:ln w="9525">
                      <a:noFill/>
                      <a:miter lim="800000"/>
                      <a:headEnd/>
                      <a:tailEnd/>
                    </a:ln>
                  </pic:spPr>
                </pic:pic>
              </a:graphicData>
            </a:graphic>
          </wp:inline>
        </w:drawing>
      </w:r>
    </w:p>
    <w:p w:rsidR="00B27302" w:rsidRPr="00D91B25" w:rsidRDefault="00B27302" w:rsidP="002679EC">
      <w:pPr>
        <w:pStyle w:val="NormalWeb"/>
        <w:shd w:val="clear" w:color="auto" w:fill="FFFFFF"/>
        <w:spacing w:before="0" w:beforeAutospacing="0" w:after="0" w:afterAutospacing="0"/>
        <w:jc w:val="both"/>
        <w:textAlignment w:val="baseline"/>
        <w:rPr>
          <w:rFonts w:ascii="Maiandra GD" w:hAnsi="Maiandra GD" w:cs="Segoe UI"/>
          <w:color w:val="212529"/>
        </w:rPr>
      </w:pPr>
    </w:p>
    <w:p w:rsidR="002679EC" w:rsidRPr="00D91B25" w:rsidRDefault="002679EC">
      <w:pPr>
        <w:pBdr>
          <w:bottom w:val="double" w:sz="6" w:space="1" w:color="auto"/>
        </w:pBdr>
        <w:rPr>
          <w:rFonts w:ascii="Maiandra GD" w:hAnsi="Maiandra GD"/>
          <w:sz w:val="24"/>
          <w:szCs w:val="24"/>
        </w:rPr>
      </w:pPr>
    </w:p>
    <w:p w:rsidR="00731A3A" w:rsidRPr="00D91B25" w:rsidRDefault="00731A3A"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Where Filtering Operators in LINQ</w:t>
      </w:r>
      <w:r w:rsidR="002C7AA9">
        <w:rPr>
          <w:rFonts w:ascii="Maiandra GD" w:hAnsi="Maiandra GD"/>
          <w:bCs w:val="0"/>
          <w:color w:val="3A3A3A"/>
          <w:sz w:val="24"/>
          <w:szCs w:val="24"/>
        </w:rPr>
        <w:t xml:space="preserve"> </w:t>
      </w:r>
    </w:p>
    <w:p w:rsidR="00731A3A" w:rsidRPr="00D91B25" w:rsidRDefault="00731A3A" w:rsidP="00731A3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Where Filtering Operators in LINQ with C# Examples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w:t>
      </w:r>
      <w:r w:rsidRPr="00D91B25">
        <w:rPr>
          <w:rStyle w:val="Strong"/>
          <w:rFonts w:ascii="Maiandra GD" w:hAnsi="Maiandra GD" w:cs="Arial"/>
          <w:color w:val="000000"/>
          <w:bdr w:val="none" w:sz="0" w:space="0" w:color="auto" w:frame="1"/>
        </w:rPr>
        <w:t>Filtering Operators in LINQ</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48" w:history="1">
        <w:r w:rsidRPr="00D91B25">
          <w:rPr>
            <w:rStyle w:val="Strong"/>
            <w:rFonts w:ascii="Maiandra GD" w:hAnsi="Maiandra GD" w:cs="Arial"/>
            <w:color w:val="007BFF"/>
            <w:bdr w:val="none" w:sz="0" w:space="0" w:color="auto" w:frame="1"/>
          </w:rPr>
          <w:t>SelectMany Projection operator in C#</w:t>
        </w:r>
      </w:hyperlink>
      <w:r w:rsidRPr="00D91B25">
        <w:rPr>
          <w:rFonts w:ascii="Maiandra GD" w:hAnsi="Maiandra GD" w:cs="Arial"/>
          <w:color w:val="000000"/>
          <w:bdr w:val="none" w:sz="0" w:space="0" w:color="auto" w:frame="1"/>
        </w:rPr>
        <w:t> with some examples. At the end of this article, you will understand the following concepts.</w:t>
      </w:r>
    </w:p>
    <w:p w:rsidR="00731A3A" w:rsidRPr="00D91B25" w:rsidRDefault="00731A3A" w:rsidP="00731A3A">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Filtering</w:t>
      </w:r>
    </w:p>
    <w:p w:rsidR="00731A3A" w:rsidRPr="00D91B25" w:rsidRDefault="00731A3A" w:rsidP="00731A3A">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the Filtering methods available in LINQ?</w:t>
      </w:r>
    </w:p>
    <w:p w:rsidR="00731A3A" w:rsidRPr="00D91B25" w:rsidRDefault="00731A3A" w:rsidP="00731A3A">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The “Where” operator and its examples using both method and query syntax</w:t>
      </w:r>
    </w:p>
    <w:p w:rsidR="00731A3A" w:rsidRPr="00D91B25" w:rsidRDefault="00731A3A" w:rsidP="00731A3A">
      <w:pPr>
        <w:numPr>
          <w:ilvl w:val="0"/>
          <w:numId w:val="2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a Predicate?</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Filtering?</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Filtering is nothing but the process to get only those elements from a data source that satisfied the given condition. It is also possible to fetch the data from a data source with more than one condition as per our business requirement.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For example:</w:t>
      </w:r>
    </w:p>
    <w:p w:rsidR="00731A3A" w:rsidRPr="00D91B25" w:rsidRDefault="00731A3A" w:rsidP="00731A3A">
      <w:pPr>
        <w:numPr>
          <w:ilvl w:val="0"/>
          <w:numId w:val="2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lastRenderedPageBreak/>
        <w:t>Employees having a salary greater than 50000.</w:t>
      </w:r>
    </w:p>
    <w:p w:rsidR="00731A3A" w:rsidRPr="00D91B25" w:rsidRDefault="00731A3A" w:rsidP="00731A3A">
      <w:pPr>
        <w:numPr>
          <w:ilvl w:val="0"/>
          <w:numId w:val="2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Students Having Marks greater than 80% from a particular batch.</w:t>
      </w:r>
    </w:p>
    <w:p w:rsidR="00731A3A" w:rsidRPr="00D91B25" w:rsidRDefault="00731A3A" w:rsidP="00731A3A">
      <w:pPr>
        <w:numPr>
          <w:ilvl w:val="0"/>
          <w:numId w:val="21"/>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Employees having experience more than 6 Years and the department is IT, etc.</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Filtering methods available in LINQ?</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methods provided by LINQ in C# which are used for filtering. They are as follows</w:t>
      </w:r>
    </w:p>
    <w:p w:rsidR="00731A3A" w:rsidRPr="00D91B25" w:rsidRDefault="00731A3A" w:rsidP="00731A3A">
      <w:pPr>
        <w:numPr>
          <w:ilvl w:val="0"/>
          <w:numId w:val="22"/>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Where</w:t>
      </w:r>
    </w:p>
    <w:p w:rsidR="00731A3A" w:rsidRPr="00D91B25" w:rsidRDefault="00731A3A" w:rsidP="00731A3A">
      <w:pPr>
        <w:numPr>
          <w:ilvl w:val="0"/>
          <w:numId w:val="22"/>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OfType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operator in detail. In the next article, I  will discuss the </w:t>
      </w:r>
      <w:r w:rsidRPr="00D91B25">
        <w:rPr>
          <w:rStyle w:val="Strong"/>
          <w:rFonts w:ascii="Maiandra GD" w:hAnsi="Maiandra GD" w:cs="Arial"/>
          <w:color w:val="000000"/>
          <w:bdr w:val="none" w:sz="0" w:space="0" w:color="auto" w:frame="1"/>
        </w:rPr>
        <w:t>OfType</w:t>
      </w:r>
      <w:r w:rsidRPr="00D91B25">
        <w:rPr>
          <w:rFonts w:ascii="Maiandra GD" w:hAnsi="Maiandra GD" w:cs="Arial"/>
          <w:color w:val="000000"/>
          <w:bdr w:val="none" w:sz="0" w:space="0" w:color="auto" w:frame="1"/>
        </w:rPr>
        <w:t> operator with some examples.</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Where Filtering Operators in LINQ:</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standard query operator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comes under the </w:t>
      </w:r>
      <w:r w:rsidRPr="00D91B25">
        <w:rPr>
          <w:rStyle w:val="Strong"/>
          <w:rFonts w:ascii="Maiandra GD" w:hAnsi="Maiandra GD" w:cs="Arial"/>
          <w:color w:val="000000"/>
          <w:bdr w:val="none" w:sz="0" w:space="0" w:color="auto" w:frame="1"/>
        </w:rPr>
        <w:t>Filtering Operators</w:t>
      </w:r>
      <w:r w:rsidRPr="00D91B25">
        <w:rPr>
          <w:rFonts w:ascii="Maiandra GD" w:hAnsi="Maiandra GD" w:cs="Arial"/>
          <w:color w:val="000000"/>
          <w:bdr w:val="none" w:sz="0" w:space="0" w:color="auto" w:frame="1"/>
        </w:rPr>
        <w:t> category in LINQ.</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the where standard query operator in LINQ when we need to filter the data from a data source based on some condition(s) just like as we did in SQL using the where clause. So in simple words, we can say that it is used to filter the data from a data source based on some condition(s).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“where” always expects at least one condition and we can specify the condition(s) using predicates. The conditions can be written using the following symbols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 &gt;=, &lt;=, &amp;&amp;, ||, &gt;, &lt;, etc.</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of the “where” operator is available. They are as follows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008245" cy="1818005"/>
            <wp:effectExtent l="19050" t="0" r="1905" b="0"/>
            <wp:docPr id="73" name="Picture 73" descr="Where Filtering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Where Filtering Operators in LINQ"/>
                    <pic:cNvPicPr>
                      <a:picLocks noChangeAspect="1" noChangeArrowheads="1"/>
                    </pic:cNvPicPr>
                  </pic:nvPicPr>
                  <pic:blipFill>
                    <a:blip r:embed="rId49"/>
                    <a:srcRect/>
                    <a:stretch>
                      <a:fillRect/>
                    </a:stretch>
                  </pic:blipFill>
                  <pic:spPr bwMode="auto">
                    <a:xfrm>
                      <a:off x="0" y="0"/>
                      <a:ext cx="5008245" cy="181800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signatures, the methods are implemented as extension methods on IEnumerable&lt;T&gt; interface. The methods predicate as a parameter. So let us first discuss what a predicate is?</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a Predicate?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 predicate is nothing but a function that is used to test each and every element for a given condition. Let us understand this with an example.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the Lambda expression (</w:t>
      </w:r>
      <w:r w:rsidRPr="00D91B25">
        <w:rPr>
          <w:rStyle w:val="Strong"/>
          <w:rFonts w:ascii="Maiandra GD" w:hAnsi="Maiandra GD" w:cs="Arial"/>
          <w:color w:val="000000"/>
          <w:bdr w:val="none" w:sz="0" w:space="0" w:color="auto" w:frame="1"/>
        </w:rPr>
        <w:t>num =&gt; num &gt; 5</w:t>
      </w:r>
      <w:r w:rsidRPr="00D91B25">
        <w:rPr>
          <w:rFonts w:ascii="Maiandra GD" w:hAnsi="Maiandra GD" w:cs="Arial"/>
          <w:color w:val="000000"/>
          <w:bdr w:val="none" w:sz="0" w:space="0" w:color="auto" w:frame="1"/>
        </w:rPr>
        <w:t>) runs for each and every element present in the “</w:t>
      </w:r>
      <w:r w:rsidRPr="00D91B25">
        <w:rPr>
          <w:rStyle w:val="Strong"/>
          <w:rFonts w:ascii="Maiandra GD" w:hAnsi="Maiandra GD" w:cs="Arial"/>
          <w:color w:val="000000"/>
          <w:bdr w:val="none" w:sz="0" w:space="0" w:color="auto" w:frame="1"/>
        </w:rPr>
        <w:t>intList</w:t>
      </w:r>
      <w:r w:rsidRPr="00D91B25">
        <w:rPr>
          <w:rFonts w:ascii="Maiandra GD" w:hAnsi="Maiandra GD" w:cs="Arial"/>
          <w:color w:val="000000"/>
          <w:bdr w:val="none" w:sz="0" w:space="0" w:color="auto" w:frame="1"/>
        </w:rPr>
        <w:t>” collection. Then it will check, whether the number is greater than 5 or not. If the number value is greater than 5, then a boolean value true is returned otherwise false.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filteredData = intList.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filteredResult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filteredData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execute the above program, it will give us the following output as expected.</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99745" cy="1073785"/>
            <wp:effectExtent l="19050" t="0" r="0" b="0"/>
            <wp:docPr id="74" name="Picture 74" descr="C# Where Filtering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 Where Filtering Operators in LINQ"/>
                    <pic:cNvPicPr>
                      <a:picLocks noChangeAspect="1" noChangeArrowheads="1"/>
                    </pic:cNvPicPr>
                  </pic:nvPicPr>
                  <pic:blipFill>
                    <a:blip r:embed="rId50"/>
                    <a:srcRect/>
                    <a:stretch>
                      <a:fillRect/>
                    </a:stretch>
                  </pic:blipFill>
                  <pic:spPr bwMode="auto">
                    <a:xfrm>
                      <a:off x="0" y="0"/>
                      <a:ext cx="499745" cy="107378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hover the mouse over the </w:t>
      </w:r>
      <w:r w:rsidRPr="00D91B25">
        <w:rPr>
          <w:rStyle w:val="Strong"/>
          <w:rFonts w:ascii="Maiandra GD" w:hAnsi="Maiandra GD" w:cs="Arial"/>
          <w:color w:val="000000"/>
          <w:bdr w:val="none" w:sz="0" w:space="0" w:color="auto" w:frame="1"/>
        </w:rPr>
        <w:t>WHERE </w:t>
      </w:r>
      <w:r w:rsidRPr="00D91B25">
        <w:rPr>
          <w:rFonts w:ascii="Maiandra GD" w:hAnsi="Maiandra GD" w:cs="Arial"/>
          <w:color w:val="000000"/>
          <w:bdr w:val="none" w:sz="0" w:space="0" w:color="auto" w:frame="1"/>
        </w:rPr>
        <w:t>extension method in the above example, then visual studio intelligence shows the following.</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353098" cy="1540458"/>
            <wp:effectExtent l="19050" t="0" r="0" b="0"/>
            <wp:docPr id="75" name="Picture 75" descr="Predicate in Where Filtering 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Predicate in Where Filtering Operators in C#"/>
                    <pic:cNvPicPr>
                      <a:picLocks noChangeAspect="1" noChangeArrowheads="1"/>
                    </pic:cNvPicPr>
                  </pic:nvPicPr>
                  <pic:blipFill>
                    <a:blip r:embed="rId51"/>
                    <a:srcRect/>
                    <a:stretch>
                      <a:fillRect/>
                    </a:stretch>
                  </pic:blipFill>
                  <pic:spPr bwMode="auto">
                    <a:xfrm>
                      <a:off x="0" y="0"/>
                      <a:ext cx="6356345" cy="154124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the predicate (Func&lt;int, bool&gt; predicate) expects one input parameter of type integer and it returns a boolean value. The Func is a generic delegate that takes one or more input parameters and returns one out parameter. The last parameter is considered as the return value. The return type is mandatory but the input parameter is not.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are new to Generic Delegate, then I strongly recommended you to read the following article where we discussed the Generic Delegates in C# with examples.</w:t>
      </w:r>
    </w:p>
    <w:p w:rsidR="00731A3A" w:rsidRPr="00D91B25" w:rsidRDefault="00B02BF5" w:rsidP="00731A3A">
      <w:pPr>
        <w:pStyle w:val="NormalWeb"/>
        <w:shd w:val="clear" w:color="auto" w:fill="FFFFFF"/>
        <w:spacing w:before="0" w:beforeAutospacing="0" w:after="0" w:afterAutospacing="0"/>
        <w:jc w:val="both"/>
        <w:textAlignment w:val="baseline"/>
        <w:rPr>
          <w:rFonts w:ascii="Maiandra GD" w:hAnsi="Maiandra GD" w:cs="Segoe UI"/>
          <w:color w:val="212529"/>
        </w:rPr>
      </w:pPr>
      <w:hyperlink r:id="rId52" w:history="1">
        <w:r w:rsidR="00731A3A" w:rsidRPr="00D91B25">
          <w:rPr>
            <w:rStyle w:val="Strong"/>
            <w:rFonts w:ascii="Maiandra GD" w:hAnsi="Maiandra GD" w:cs="Arial"/>
            <w:color w:val="0000FF"/>
            <w:bdr w:val="none" w:sz="0" w:space="0" w:color="auto" w:frame="1"/>
          </w:rPr>
          <w:t>https://dotnettutorials.net/lesson/generic-delegates-csharp/</w:t>
        </w:r>
      </w:hyperlink>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lambda expression that we passed to the where extension method in the above example operates on integer data type and should return a boolean value else we will get a compile-time error. </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the following line of code from the above example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IEnumerable&lt;int&gt; filteredData = intList.Where(num =&gt; num &gt; 5);</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Can be rewritten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Func&lt;int, bool&gt; predicate = i =&gt; i &gt; 5;</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IEnumerable&lt;int&gt; filteredData = intList.Where(predicate);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should give the same output as expected. You can also create a separate function as shown below which also work as expected.</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filteredData = intList.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CheckNumber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filteredData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CheckNumber</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false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second overloaded version of the “where” extension method, the int parameter of the predicate function represents the index position of the source element.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TSource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Where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TSource</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 xml:space="preserve"> 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TSource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source,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Func</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TSource,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predicate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Let us see an example to understand this.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filter only the odd numbers i.e. the numbers which are not divisible by 2. Along with the numbers we also need to fetch the index position of the number. The index is 0 based.</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OddNumbersWithIndexPosition = intList.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Numbers = num,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index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Numbers</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Number = data.</w:t>
      </w:r>
      <w:r w:rsidRPr="00D91B25">
        <w:rPr>
          <w:rStyle w:val="enlighter-m3"/>
          <w:rFonts w:ascii="Maiandra GD" w:hAnsi="Maiandra GD" w:cs="Consolas"/>
          <w:color w:val="4284AE"/>
          <w:sz w:val="24"/>
          <w:szCs w:val="24"/>
          <w:bdr w:val="none" w:sz="0" w:space="0" w:color="auto" w:frame="1"/>
        </w:rPr>
        <w:t>Numbers</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data.</w:t>
      </w:r>
      <w:r w:rsidRPr="00D91B25">
        <w:rPr>
          <w:rStyle w:val="enlighter-m3"/>
          <w:rFonts w:ascii="Maiandra GD" w:hAnsi="Maiandra GD" w:cs="Consolas"/>
          <w:color w:val="4284AE"/>
          <w:sz w:val="24"/>
          <w:szCs w:val="24"/>
          <w:bdr w:val="none" w:sz="0" w:space="0" w:color="auto" w:frame="1"/>
        </w:rPr>
        <w:t>IndexPosition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OddNumbersWithIndexPosition</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"IndexPosition :</w:t>
      </w:r>
      <w:r w:rsidRPr="00D91B25">
        <w:rPr>
          <w:rStyle w:val="enlighter-s3"/>
          <w:rFonts w:ascii="Maiandra GD" w:hAnsi="Maiandra GD" w:cs="Consolas"/>
          <w:color w:val="7CC379"/>
          <w:sz w:val="24"/>
          <w:szCs w:val="24"/>
          <w:bdr w:val="none" w:sz="0" w:space="0" w:color="auto" w:frame="1"/>
        </w:rPr>
        <w:t>{item.IndexPosition}</w:t>
      </w:r>
      <w:r w:rsidRPr="00D91B25">
        <w:rPr>
          <w:rStyle w:val="enlighter-s0"/>
          <w:rFonts w:ascii="Maiandra GD" w:hAnsi="Maiandra GD" w:cs="Consolas"/>
          <w:color w:val="7CC379"/>
          <w:sz w:val="24"/>
          <w:szCs w:val="24"/>
          <w:bdr w:val="none" w:sz="0" w:space="0" w:color="auto" w:frame="1"/>
        </w:rPr>
        <w:t xml:space="preserve"> , Value : </w:t>
      </w:r>
      <w:r w:rsidRPr="00D91B25">
        <w:rPr>
          <w:rStyle w:val="enlighter-s3"/>
          <w:rFonts w:ascii="Maiandra GD" w:hAnsi="Maiandra GD" w:cs="Consolas"/>
          <w:color w:val="7CC379"/>
          <w:sz w:val="24"/>
          <w:szCs w:val="24"/>
          <w:bdr w:val="none" w:sz="0" w:space="0" w:color="auto" w:frame="1"/>
        </w:rPr>
        <w:t>{item.Number}</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see the odd numbers along with their index position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700655" cy="1031240"/>
            <wp:effectExtent l="19050" t="0" r="4445" b="0"/>
            <wp:docPr id="76" name="Picture 76" descr="LINQ where operator with index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NQ where operator with index position"/>
                    <pic:cNvPicPr>
                      <a:picLocks noChangeAspect="1" noChangeArrowheads="1"/>
                    </pic:cNvPicPr>
                  </pic:nvPicPr>
                  <pic:blipFill>
                    <a:blip r:embed="rId53"/>
                    <a:srcRect/>
                    <a:stretch>
                      <a:fillRect/>
                    </a:stretch>
                  </pic:blipFill>
                  <pic:spPr bwMode="auto">
                    <a:xfrm>
                      <a:off x="0" y="0"/>
                      <a:ext cx="2700655" cy="103124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Let’s rewrite the same example 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OddNumbersWithIndexPosition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Numbers = num, IndexPosition = index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number.</w:t>
      </w:r>
      <w:r w:rsidRPr="00D91B25">
        <w:rPr>
          <w:rStyle w:val="enlighter-m3"/>
          <w:rFonts w:ascii="Maiandra GD" w:hAnsi="Maiandra GD" w:cs="Consolas"/>
          <w:color w:val="4284AE"/>
          <w:sz w:val="24"/>
          <w:szCs w:val="24"/>
          <w:bdr w:val="none" w:sz="0" w:space="0" w:color="auto" w:frame="1"/>
        </w:rPr>
        <w:t>Numbers</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Number = number.</w:t>
      </w:r>
      <w:r w:rsidRPr="00D91B25">
        <w:rPr>
          <w:rStyle w:val="enlighter-m3"/>
          <w:rFonts w:ascii="Maiandra GD" w:hAnsi="Maiandra GD" w:cs="Consolas"/>
          <w:color w:val="4284AE"/>
          <w:sz w:val="24"/>
          <w:szCs w:val="24"/>
          <w:bdr w:val="none" w:sz="0" w:space="0" w:color="auto" w:frame="1"/>
        </w:rPr>
        <w:t>Numbers</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number.</w:t>
      </w:r>
      <w:r w:rsidRPr="00D91B25">
        <w:rPr>
          <w:rStyle w:val="enlighter-m3"/>
          <w:rFonts w:ascii="Maiandra GD" w:hAnsi="Maiandra GD" w:cs="Consolas"/>
          <w:color w:val="4284AE"/>
          <w:sz w:val="24"/>
          <w:szCs w:val="24"/>
          <w:bdr w:val="none" w:sz="0" w:space="0" w:color="auto" w:frame="1"/>
        </w:rPr>
        <w:t>IndexPosition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OddNumbersWithIndexPosition</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"IndexPosition :</w:t>
      </w:r>
      <w:r w:rsidRPr="00D91B25">
        <w:rPr>
          <w:rStyle w:val="enlighter-s3"/>
          <w:rFonts w:ascii="Maiandra GD" w:hAnsi="Maiandra GD" w:cs="Consolas"/>
          <w:color w:val="7CC379"/>
          <w:sz w:val="24"/>
          <w:szCs w:val="24"/>
          <w:bdr w:val="none" w:sz="0" w:space="0" w:color="auto" w:frame="1"/>
        </w:rPr>
        <w:t>{item.IndexPosition}</w:t>
      </w:r>
      <w:r w:rsidRPr="00D91B25">
        <w:rPr>
          <w:rStyle w:val="enlighter-s0"/>
          <w:rFonts w:ascii="Maiandra GD" w:hAnsi="Maiandra GD" w:cs="Consolas"/>
          <w:color w:val="7CC379"/>
          <w:sz w:val="24"/>
          <w:szCs w:val="24"/>
          <w:bdr w:val="none" w:sz="0" w:space="0" w:color="auto" w:frame="1"/>
        </w:rPr>
        <w:t xml:space="preserve"> , Value : </w:t>
      </w:r>
      <w:r w:rsidRPr="00D91B25">
        <w:rPr>
          <w:rStyle w:val="enlighter-s3"/>
          <w:rFonts w:ascii="Maiandra GD" w:hAnsi="Maiandra GD" w:cs="Consolas"/>
          <w:color w:val="7CC379"/>
          <w:sz w:val="24"/>
          <w:szCs w:val="24"/>
          <w:bdr w:val="none" w:sz="0" w:space="0" w:color="auto" w:frame="1"/>
        </w:rPr>
        <w:t>{item.Number}</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also give the same output as method syntax output.</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Complex Examples: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see how to use where condition with complex type. We are going to use the following Employee class. So, create a class file with the name </w:t>
      </w:r>
      <w:r w:rsidRPr="00D91B25">
        <w:rPr>
          <w:rStyle w:val="Strong"/>
          <w:rFonts w:ascii="Maiandra GD" w:hAnsi="Maiandra GD" w:cs="Arial"/>
          <w:color w:val="000000"/>
          <w:bdr w:val="none" w:sz="0" w:space="0" w:color="auto" w:frame="1"/>
        </w:rPr>
        <w:t>Employee.cs</w:t>
      </w:r>
      <w:r w:rsidRPr="00D91B25">
        <w:rPr>
          <w:rFonts w:ascii="Maiandra GD" w:hAnsi="Maiandra GD" w:cs="Arial"/>
          <w:color w:val="000000"/>
          <w:bdr w:val="none" w:sz="0" w:space="0" w:color="auto" w:frame="1"/>
        </w:rPr>
        <w:t> and then copy and paste the following code.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Technology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employees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60000</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 xml:space="preserve">Technology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"Jave"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Technology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"WCF"</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"SQL Server"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40000</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Technology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"MVC"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"Jave"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550000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"Sushanta"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700000</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Technology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"ADO.NET"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employees;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we can see we created the Employee class with five properties i.e. ID, Name, Gender, Salary, and Technology. As you can see we have also created one method which will return the list of all employees which will be going to our data source.</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fetch all the employees whose salary is greater than 50000.</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employee;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{emp.Name}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Gender : </w:t>
      </w:r>
      <w:r w:rsidRPr="00D91B25">
        <w:rPr>
          <w:rStyle w:val="enlighter-s3"/>
          <w:rFonts w:ascii="Maiandra GD" w:hAnsi="Maiandra GD" w:cs="Consolas"/>
          <w:color w:val="7CC379"/>
          <w:sz w:val="24"/>
          <w:szCs w:val="24"/>
          <w:bdr w:val="none" w:sz="0" w:space="0" w:color="auto" w:frame="1"/>
        </w:rPr>
        <w:t>{emp.Gender}</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&amp;&amp; emp.</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Technology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tech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Technology</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tech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Technology Not Available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444365" cy="1680210"/>
            <wp:effectExtent l="19050" t="0" r="0" b="0"/>
            <wp:docPr id="77" name="Picture 77" descr="where in linq with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where in linq with condition"/>
                    <pic:cNvPicPr>
                      <a:picLocks noChangeAspect="1" noChangeArrowheads="1"/>
                    </pic:cNvPicPr>
                  </pic:nvPicPr>
                  <pic:blipFill>
                    <a:blip r:embed="rId54"/>
                    <a:srcRect/>
                    <a:stretch>
                      <a:fillRect/>
                    </a:stretch>
                  </pic:blipFill>
                  <pic:spPr bwMode="auto">
                    <a:xfrm>
                      <a:off x="0" y="0"/>
                      <a:ext cx="4444365" cy="168021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Using multiple conditions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fetch all the employee whose gender is Male and Salary is greater than 500000.</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500000</w:t>
      </w:r>
      <w:r w:rsidRPr="00D91B25">
        <w:rPr>
          <w:rStyle w:val="enlighter-text"/>
          <w:rFonts w:ascii="Maiandra GD" w:hAnsi="Maiandra GD" w:cs="Consolas"/>
          <w:color w:val="CFD5E0"/>
          <w:sz w:val="24"/>
          <w:szCs w:val="24"/>
          <w:bdr w:val="none" w:sz="0" w:space="0" w:color="auto" w:frame="1"/>
        </w:rPr>
        <w:t xml:space="preserve"> &amp;&amp; employee.</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employee;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500000</w:t>
      </w:r>
      <w:r w:rsidRPr="00D91B25">
        <w:rPr>
          <w:rStyle w:val="enlighter-text"/>
          <w:rFonts w:ascii="Maiandra GD" w:hAnsi="Maiandra GD" w:cs="Consolas"/>
          <w:color w:val="CFD5E0"/>
          <w:sz w:val="24"/>
          <w:szCs w:val="24"/>
          <w:bdr w:val="none" w:sz="0" w:space="0" w:color="auto" w:frame="1"/>
        </w:rPr>
        <w:t xml:space="preserve"> &amp;&amp; emp.</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MethodSyntax</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{emp.Name}</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 xml:space="preserve">, Gender : </w:t>
      </w:r>
      <w:r w:rsidRPr="00D91B25">
        <w:rPr>
          <w:rStyle w:val="enlighter-s3"/>
          <w:rFonts w:ascii="Maiandra GD" w:hAnsi="Maiandra GD" w:cs="Consolas"/>
          <w:color w:val="7CC379"/>
          <w:sz w:val="24"/>
          <w:szCs w:val="24"/>
          <w:bdr w:val="none" w:sz="0" w:space="0" w:color="auto" w:frame="1"/>
        </w:rPr>
        <w:t>{emp.Gender}</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&amp;&amp; emp.</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Technology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tech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Technology</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tech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Technology Not Available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455160" cy="882650"/>
            <wp:effectExtent l="19050" t="0" r="2540" b="0"/>
            <wp:docPr id="78" name="Picture 78" descr="where in linq with multiple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where in linq with multiple condition"/>
                    <pic:cNvPicPr>
                      <a:picLocks noChangeAspect="1" noChangeArrowheads="1"/>
                    </pic:cNvPicPr>
                  </pic:nvPicPr>
                  <pic:blipFill>
                    <a:blip r:embed="rId55"/>
                    <a:srcRect/>
                    <a:stretch>
                      <a:fillRect/>
                    </a:stretch>
                  </pic:blipFill>
                  <pic:spPr bwMode="auto">
                    <a:xfrm>
                      <a:off x="0" y="0"/>
                      <a:ext cx="4455160" cy="88265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Multiple conditions with the custom operation and projecting the data to an anonymous type: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Requirement: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All the employees whose salary is greater than or equal to 50000 and technology should not be null.</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fetch the following information to an anonymous type.</w:t>
      </w:r>
    </w:p>
    <w:p w:rsidR="00731A3A" w:rsidRPr="00D91B25" w:rsidRDefault="00731A3A" w:rsidP="00731A3A">
      <w:pPr>
        <w:numPr>
          <w:ilvl w:val="0"/>
          <w:numId w:val="2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Name as it is</w:t>
      </w:r>
    </w:p>
    <w:p w:rsidR="00731A3A" w:rsidRPr="00D91B25" w:rsidRDefault="00731A3A" w:rsidP="00731A3A">
      <w:pPr>
        <w:numPr>
          <w:ilvl w:val="0"/>
          <w:numId w:val="2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Gender as it is</w:t>
      </w:r>
    </w:p>
    <w:p w:rsidR="00731A3A" w:rsidRPr="00D91B25" w:rsidRDefault="00731A3A" w:rsidP="00731A3A">
      <w:pPr>
        <w:numPr>
          <w:ilvl w:val="0"/>
          <w:numId w:val="2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MonthlySalary = Salary / 12</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The code is given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&amp;&amp; employee.</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employee.</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employee.</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MonthlySalary = employee.</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12</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&amp;&amp; emp.</w:t>
      </w:r>
      <w:r w:rsidRPr="00D91B25">
        <w:rPr>
          <w:rStyle w:val="enlighter-m3"/>
          <w:rFonts w:ascii="Maiandra GD" w:hAnsi="Maiandra GD" w:cs="Consolas"/>
          <w:color w:val="4284AE"/>
          <w:sz w:val="24"/>
          <w:szCs w:val="24"/>
          <w:bdr w:val="none" w:sz="0" w:space="0" w:color="auto" w:frame="1"/>
        </w:rPr>
        <w:t>Technology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emp.</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emp.</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MonthlySalary =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12</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{emp.EmployeeName}</w:t>
      </w:r>
      <w:r w:rsidRPr="00D91B25">
        <w:rPr>
          <w:rStyle w:val="enlighter-s0"/>
          <w:rFonts w:ascii="Maiandra GD" w:hAnsi="Maiandra GD" w:cs="Consolas"/>
          <w:color w:val="7CC379"/>
          <w:sz w:val="24"/>
          <w:szCs w:val="24"/>
          <w:bdr w:val="none" w:sz="0" w:space="0" w:color="auto" w:frame="1"/>
        </w:rPr>
        <w:t xml:space="preserve">, Gender : </w:t>
      </w:r>
      <w:r w:rsidRPr="00D91B25">
        <w:rPr>
          <w:rStyle w:val="enlighter-s3"/>
          <w:rFonts w:ascii="Maiandra GD" w:hAnsi="Maiandra GD" w:cs="Consolas"/>
          <w:color w:val="7CC379"/>
          <w:sz w:val="24"/>
          <w:szCs w:val="24"/>
          <w:bdr w:val="none" w:sz="0" w:space="0" w:color="auto" w:frame="1"/>
        </w:rPr>
        <w:t>{emp.Gender}</w:t>
      </w:r>
      <w:r w:rsidRPr="00D91B25">
        <w:rPr>
          <w:rStyle w:val="enlighter-s0"/>
          <w:rFonts w:ascii="Maiandra GD" w:hAnsi="Maiandra GD" w:cs="Consolas"/>
          <w:color w:val="7CC379"/>
          <w:sz w:val="24"/>
          <w:szCs w:val="24"/>
          <w:bdr w:val="none" w:sz="0" w:space="0" w:color="auto" w:frame="1"/>
        </w:rPr>
        <w:t xml:space="preserve">, Monthly Salary : </w:t>
      </w:r>
      <w:r w:rsidRPr="00D91B25">
        <w:rPr>
          <w:rStyle w:val="enlighter-s3"/>
          <w:rFonts w:ascii="Maiandra GD" w:hAnsi="Maiandra GD" w:cs="Consolas"/>
          <w:color w:val="7CC379"/>
          <w:sz w:val="24"/>
          <w:szCs w:val="24"/>
          <w:bdr w:val="none" w:sz="0" w:space="0" w:color="auto" w:frame="1"/>
        </w:rPr>
        <w:t>{emp.MonthlySalary}</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901565" cy="659130"/>
            <wp:effectExtent l="19050" t="0" r="0" b="0"/>
            <wp:docPr id="79" name="Picture 79" descr="Where Filtering Operators in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Where Filtering Operators in LINQ C#"/>
                    <pic:cNvPicPr>
                      <a:picLocks noChangeAspect="1" noChangeArrowheads="1"/>
                    </pic:cNvPicPr>
                  </pic:nvPicPr>
                  <pic:blipFill>
                    <a:blip r:embed="rId56"/>
                    <a:srcRect/>
                    <a:stretch>
                      <a:fillRect/>
                    </a:stretch>
                  </pic:blipFill>
                  <pic:spPr bwMode="auto">
                    <a:xfrm>
                      <a:off x="0" y="0"/>
                      <a:ext cx="4901565" cy="65913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 Fetching elements along with the Index position</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fetch all the employees whose Gender is Male and Salary is greater than 500000 along with their index position to an anonymous type.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QuerySyntax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data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employee = Data, Index = index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data.</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500000</w:t>
      </w:r>
      <w:r w:rsidRPr="00D91B25">
        <w:rPr>
          <w:rStyle w:val="enlighter-text"/>
          <w:rFonts w:ascii="Maiandra GD" w:hAnsi="Maiandra GD" w:cs="Consolas"/>
          <w:color w:val="CFD5E0"/>
          <w:sz w:val="24"/>
          <w:szCs w:val="24"/>
          <w:bdr w:val="none" w:sz="0" w:space="0" w:color="auto" w:frame="1"/>
        </w:rPr>
        <w:t xml:space="preserve"> &amp;&amp; data.</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data.</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data.</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data.</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data.</w:t>
      </w:r>
      <w:r w:rsidRPr="00D91B25">
        <w:rPr>
          <w:rStyle w:val="enlighter-m3"/>
          <w:rFonts w:ascii="Maiandra GD" w:hAnsi="Maiandra GD" w:cs="Consolas"/>
          <w:color w:val="4284AE"/>
          <w:sz w:val="24"/>
          <w:szCs w:val="24"/>
          <w:bdr w:val="none" w:sz="0" w:space="0" w:color="auto" w:frame="1"/>
        </w:rPr>
        <w:t>Index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MethodSyntax = Employee.</w:t>
      </w:r>
      <w:r w:rsidRPr="00D91B25">
        <w:rPr>
          <w:rStyle w:val="enlighter-m3"/>
          <w:rFonts w:ascii="Maiandra GD" w:hAnsi="Maiandra GD" w:cs="Consolas"/>
          <w:color w:val="4284AE"/>
          <w:sz w:val="24"/>
          <w:szCs w:val="24"/>
          <w:bdr w:val="none" w:sz="0" w:space="0" w:color="auto" w:frame="1"/>
        </w:rPr>
        <w:t>GetEmployees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employee = Data, Index = index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500000</w:t>
      </w:r>
      <w:r w:rsidRPr="00D91B25">
        <w:rPr>
          <w:rStyle w:val="enlighter-text"/>
          <w:rFonts w:ascii="Maiandra GD" w:hAnsi="Maiandra GD" w:cs="Consolas"/>
          <w:color w:val="CFD5E0"/>
          <w:sz w:val="24"/>
          <w:szCs w:val="24"/>
          <w:bdr w:val="none" w:sz="0" w:space="0" w:color="auto" w:frame="1"/>
        </w:rPr>
        <w:t xml:space="preserve"> &amp;&amp; emp.</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"Male"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emp.</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emp.</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Salary = emp.</w:t>
      </w:r>
      <w:r w:rsidRPr="00D91B25">
        <w:rPr>
          <w:rStyle w:val="enlighter-m3"/>
          <w:rFonts w:ascii="Maiandra GD" w:hAnsi="Maiandra GD" w:cs="Consolas"/>
          <w:color w:val="4284AE"/>
          <w:sz w:val="24"/>
          <w:szCs w:val="24"/>
          <w:bdr w:val="none" w:sz="0" w:space="0" w:color="auto" w:frame="1"/>
        </w:rPr>
        <w:t>employee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IndexPosition = emp.</w:t>
      </w:r>
      <w:r w:rsidRPr="00D91B25">
        <w:rPr>
          <w:rStyle w:val="enlighter-m3"/>
          <w:rFonts w:ascii="Maiandra GD" w:hAnsi="Maiandra GD" w:cs="Consolas"/>
          <w:color w:val="4284AE"/>
          <w:sz w:val="24"/>
          <w:szCs w:val="24"/>
          <w:bdr w:val="none" w:sz="0" w:space="0" w:color="auto" w:frame="1"/>
        </w:rPr>
        <w:t>Index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QuerySyntax</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"Position : </w:t>
      </w:r>
      <w:r w:rsidRPr="00D91B25">
        <w:rPr>
          <w:rStyle w:val="enlighter-s3"/>
          <w:rFonts w:ascii="Maiandra GD" w:hAnsi="Maiandra GD" w:cs="Consolas"/>
          <w:color w:val="7CC379"/>
          <w:sz w:val="24"/>
          <w:szCs w:val="24"/>
          <w:bdr w:val="none" w:sz="0" w:space="0" w:color="auto" w:frame="1"/>
        </w:rPr>
        <w:t>{emp.IndexPosition}</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{emp.EmployeeName}</w:t>
      </w:r>
      <w:r w:rsidRPr="00D91B25">
        <w:rPr>
          <w:rStyle w:val="enlighter-s0"/>
          <w:rFonts w:ascii="Maiandra GD" w:hAnsi="Maiandra GD" w:cs="Consolas"/>
          <w:color w:val="7CC379"/>
          <w:sz w:val="24"/>
          <w:szCs w:val="24"/>
          <w:bdr w:val="none" w:sz="0" w:space="0" w:color="auto" w:frame="1"/>
        </w:rPr>
        <w:t xml:space="preserve">, Gender : </w:t>
      </w:r>
      <w:r w:rsidRPr="00D91B25">
        <w:rPr>
          <w:rStyle w:val="enlighter-s3"/>
          <w:rFonts w:ascii="Maiandra GD" w:hAnsi="Maiandra GD" w:cs="Consolas"/>
          <w:color w:val="7CC379"/>
          <w:sz w:val="24"/>
          <w:szCs w:val="24"/>
          <w:bdr w:val="none" w:sz="0" w:space="0" w:color="auto" w:frame="1"/>
        </w:rPr>
        <w:t>{emp.Gender}</w:t>
      </w:r>
      <w:r w:rsidRPr="00D91B25">
        <w:rPr>
          <w:rStyle w:val="enlighter-s0"/>
          <w:rFonts w:ascii="Maiandra GD" w:hAnsi="Maiandra GD" w:cs="Consolas"/>
          <w:color w:val="7CC379"/>
          <w:sz w:val="24"/>
          <w:szCs w:val="24"/>
          <w:bdr w:val="none" w:sz="0" w:space="0" w:color="auto" w:frame="1"/>
        </w:rPr>
        <w:t xml:space="preserve">, Salary :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ins w:id="2" w:author="Unknown"/>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412105" cy="499745"/>
            <wp:effectExtent l="19050" t="0" r="0" b="0"/>
            <wp:docPr id="80" name="Picture 80" descr="where with multiple condition along with index in C#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where with multiple condition along with index in C# linq"/>
                    <pic:cNvPicPr>
                      <a:picLocks noChangeAspect="1" noChangeArrowheads="1"/>
                    </pic:cNvPicPr>
                  </pic:nvPicPr>
                  <pic:blipFill>
                    <a:blip r:embed="rId57"/>
                    <a:srcRect/>
                    <a:stretch>
                      <a:fillRect/>
                    </a:stretch>
                  </pic:blipFill>
                  <pic:spPr bwMode="auto">
                    <a:xfrm>
                      <a:off x="0" y="0"/>
                      <a:ext cx="5412105" cy="499745"/>
                    </a:xfrm>
                    <a:prstGeom prst="rect">
                      <a:avLst/>
                    </a:prstGeom>
                    <a:noFill/>
                    <a:ln w="9525">
                      <a:noFill/>
                      <a:miter lim="800000"/>
                      <a:headEnd/>
                      <a:tailEnd/>
                    </a:ln>
                  </pic:spPr>
                </pic:pic>
              </a:graphicData>
            </a:graphic>
          </wp:inline>
        </w:drawing>
      </w:r>
    </w:p>
    <w:p w:rsidR="00731A3A" w:rsidRPr="00D91B25" w:rsidRDefault="00731A3A">
      <w:pPr>
        <w:pBdr>
          <w:bottom w:val="double" w:sz="6" w:space="1" w:color="auto"/>
        </w:pBdr>
        <w:rPr>
          <w:rFonts w:ascii="Maiandra GD" w:hAnsi="Maiandra GD"/>
          <w:sz w:val="24"/>
          <w:szCs w:val="24"/>
        </w:rPr>
      </w:pPr>
    </w:p>
    <w:p w:rsidR="00731A3A" w:rsidRPr="00D91B25" w:rsidRDefault="00731A3A"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OfType Operator in LINQ</w:t>
      </w:r>
      <w:r w:rsidR="002C7AA9">
        <w:rPr>
          <w:rFonts w:ascii="Maiandra GD" w:hAnsi="Maiandra GD"/>
          <w:bCs w:val="0"/>
          <w:color w:val="3A3A3A"/>
          <w:sz w:val="24"/>
          <w:szCs w:val="24"/>
        </w:rPr>
        <w:t xml:space="preserve"> </w:t>
      </w:r>
    </w:p>
    <w:p w:rsidR="00731A3A" w:rsidRPr="00D91B25" w:rsidRDefault="00731A3A" w:rsidP="00731A3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OfType Operator in LINQ with Examples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OfType Operator in LINQ</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58" w:history="1">
        <w:r w:rsidRPr="00D91B25">
          <w:rPr>
            <w:rStyle w:val="Hyperlink"/>
            <w:rFonts w:ascii="Maiandra GD" w:hAnsi="Maiandra GD" w:cs="Arial"/>
            <w:b/>
            <w:bCs/>
            <w:color w:val="007BFF"/>
            <w:bdr w:val="none" w:sz="0" w:space="0" w:color="auto" w:frame="1"/>
          </w:rPr>
          <w:t>where filtering operator in C#</w:t>
        </w:r>
      </w:hyperlink>
      <w:r w:rsidRPr="00D91B25">
        <w:rPr>
          <w:rFonts w:ascii="Maiandra GD" w:hAnsi="Maiandra GD" w:cs="Arial"/>
          <w:color w:val="000000"/>
          <w:bdr w:val="none" w:sz="0" w:space="0" w:color="auto" w:frame="1"/>
        </w:rPr>
        <w:t> with some examples. The </w:t>
      </w:r>
      <w:r w:rsidRPr="00D91B25">
        <w:rPr>
          <w:rStyle w:val="Strong"/>
          <w:rFonts w:ascii="Maiandra GD" w:hAnsi="Maiandra GD" w:cs="Arial"/>
          <w:color w:val="000000"/>
          <w:bdr w:val="none" w:sz="0" w:space="0" w:color="auto" w:frame="1"/>
        </w:rPr>
        <w:t>OfType Operator in C#</w:t>
      </w:r>
      <w:r w:rsidRPr="00D91B25">
        <w:rPr>
          <w:rFonts w:ascii="Maiandra GD" w:hAnsi="Maiandra GD" w:cs="Arial"/>
          <w:color w:val="000000"/>
          <w:bdr w:val="none" w:sz="0" w:space="0" w:color="auto" w:frame="1"/>
        </w:rPr>
        <w:t> belongs to the filtering category of LINQ operators. As part of this article, we are going to discuss the following pointers in detail.</w:t>
      </w:r>
    </w:p>
    <w:p w:rsidR="00731A3A" w:rsidRPr="00D91B25" w:rsidRDefault="00731A3A" w:rsidP="00731A3A">
      <w:pPr>
        <w:numPr>
          <w:ilvl w:val="0"/>
          <w:numId w:val="2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OfType Operator in LINQ?</w:t>
      </w:r>
    </w:p>
    <w:p w:rsidR="00731A3A" w:rsidRPr="00D91B25" w:rsidRDefault="00731A3A" w:rsidP="00731A3A">
      <w:pPr>
        <w:numPr>
          <w:ilvl w:val="0"/>
          <w:numId w:val="2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both Method and Query syntax.</w:t>
      </w:r>
    </w:p>
    <w:p w:rsidR="00731A3A" w:rsidRPr="00D91B25" w:rsidRDefault="00731A3A" w:rsidP="00731A3A">
      <w:pPr>
        <w:numPr>
          <w:ilvl w:val="0"/>
          <w:numId w:val="2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Difference between OfType and is Operator in C#.NET.</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OfType Operator in LINQ?</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OfType Operator in LINQ is used to filter specific type data from a data source based on the data type we passed to this operator. For example, if we have a collection that stores both integer and string values and if we need to fetch either only the integer values or only the string values from that collection then we need to use the </w:t>
      </w:r>
      <w:r w:rsidRPr="00D91B25">
        <w:rPr>
          <w:rStyle w:val="Strong"/>
          <w:rFonts w:ascii="Maiandra GD" w:hAnsi="Maiandra GD" w:cs="Arial"/>
          <w:color w:val="000000"/>
          <w:bdr w:val="none" w:sz="0" w:space="0" w:color="auto" w:frame="1"/>
        </w:rPr>
        <w:t>OfType</w:t>
      </w:r>
      <w:r w:rsidRPr="00D91B25">
        <w:rPr>
          <w:rFonts w:ascii="Maiandra GD" w:hAnsi="Maiandra GD" w:cs="Arial"/>
          <w:color w:val="000000"/>
          <w:bdr w:val="none" w:sz="0" w:space="0" w:color="auto" w:frame="1"/>
        </w:rPr>
        <w:t> operator.</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Following is the signature of the </w:t>
      </w:r>
      <w:r w:rsidRPr="00D91B25">
        <w:rPr>
          <w:rStyle w:val="Strong"/>
          <w:rFonts w:ascii="Maiandra GD" w:hAnsi="Maiandra GD" w:cs="Arial"/>
          <w:color w:val="000000"/>
          <w:bdr w:val="none" w:sz="0" w:space="0" w:color="auto" w:frame="1"/>
        </w:rPr>
        <w:t>OfType</w:t>
      </w:r>
      <w:r w:rsidRPr="00D91B25">
        <w:rPr>
          <w:rFonts w:ascii="Maiandra GD" w:hAnsi="Maiandra GD" w:cs="Arial"/>
          <w:color w:val="000000"/>
          <w:bdr w:val="none" w:sz="0" w:space="0" w:color="auto" w:frame="1"/>
        </w:rPr>
        <w:t> method. It is implemented as a generic type, so there are no overloaded versions available for this method. This method can take any type of data type and then fetch the specified data type values from the collection.</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lastRenderedPageBreak/>
        <w:t>public static IEnumerable&lt;TResult&gt; OfType&lt;TResult&gt;(this IEnumerable source);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say, we have a collection of type object. As we know the object class is the superclass of all data types so we can store any type of values in it like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954395" cy="956945"/>
            <wp:effectExtent l="19050" t="0" r="8255" b="0"/>
            <wp:docPr id="89" name="Picture 89" descr="OfType Operator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OfType Operator in LINQ"/>
                    <pic:cNvPicPr>
                      <a:picLocks noChangeAspect="1" noChangeArrowheads="1"/>
                    </pic:cNvPicPr>
                  </pic:nvPicPr>
                  <pic:blipFill>
                    <a:blip r:embed="rId59"/>
                    <a:srcRect/>
                    <a:stretch>
                      <a:fillRect/>
                    </a:stretch>
                  </pic:blipFill>
                  <pic:spPr bwMode="auto">
                    <a:xfrm>
                      <a:off x="0" y="0"/>
                      <a:ext cx="5954395" cy="95694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our requirement is to fetch all the integer values from the collection by ignoring the string values. We can achieve this very easily by using the OfType operator in C# like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125085" cy="1988185"/>
            <wp:effectExtent l="19050" t="0" r="0" b="0"/>
            <wp:docPr id="90" name="Picture 90" descr="Understanding OfType Operator in LINQ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Understanding OfType Operator in LINQ with examples"/>
                    <pic:cNvPicPr>
                      <a:picLocks noChangeAspect="1" noChangeArrowheads="1"/>
                    </pic:cNvPicPr>
                  </pic:nvPicPr>
                  <pic:blipFill>
                    <a:blip r:embed="rId60"/>
                    <a:srcRect/>
                    <a:stretch>
                      <a:fillRect/>
                    </a:stretch>
                  </pic:blipFill>
                  <pic:spPr bwMode="auto">
                    <a:xfrm>
                      <a:off x="0" y="0"/>
                      <a:ext cx="5125085" cy="198818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The complete code is given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OfType Operator Using Method syntax in C#.NET: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"Tom"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"Jack"</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intData = dataSource.</w:t>
      </w:r>
      <w:r w:rsidRPr="00D91B25">
        <w:rPr>
          <w:rStyle w:val="enlighter-m3"/>
          <w:rFonts w:ascii="Maiandra GD" w:hAnsi="Maiandra GD" w:cs="Consolas"/>
          <w:color w:val="4284AE"/>
          <w:sz w:val="24"/>
          <w:szCs w:val="24"/>
          <w:bdr w:val="none" w:sz="0" w:space="0" w:color="auto" w:frame="1"/>
        </w:rPr>
        <w:t>OfType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329055" cy="276225"/>
            <wp:effectExtent l="19050" t="0" r="4445" b="0"/>
            <wp:docPr id="91" name="Picture 91" descr="OfType Operator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fType Operator in C#"/>
                    <pic:cNvPicPr>
                      <a:picLocks noChangeAspect="1" noChangeArrowheads="1"/>
                    </pic:cNvPicPr>
                  </pic:nvPicPr>
                  <pic:blipFill>
                    <a:blip r:embed="rId61"/>
                    <a:srcRect/>
                    <a:stretch>
                      <a:fillRect/>
                    </a:stretch>
                  </pic:blipFill>
                  <pic:spPr bwMode="auto">
                    <a:xfrm>
                      <a:off x="0" y="0"/>
                      <a:ext cx="1329055" cy="276225"/>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OfType Operator Using Query Syntax in C#.NET: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is no such OfType operator available in query syntax. Instead “is” operator is available which we can use to filter data based on a type from a data source. In the following example, the collection contains both string and integer values and we need to fetch only the string values.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"Tom"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"Jack"</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stringData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0"/>
          <w:rFonts w:ascii="Maiandra GD" w:hAnsi="Maiandra GD" w:cs="Consolas"/>
          <w:b/>
          <w:bCs/>
          <w:color w:val="D171DD"/>
          <w:sz w:val="24"/>
          <w:szCs w:val="24"/>
          <w:bdr w:val="none" w:sz="0" w:space="0" w:color="auto" w:frame="1"/>
        </w:rPr>
        <w:t>is</w:t>
      </w:r>
      <w:r w:rsidRPr="00D91B25">
        <w:rPr>
          <w:rStyle w:val="enlighter-text"/>
          <w:rFonts w:ascii="Maiandra GD" w:hAnsi="Maiandra GD" w:cs="Consolas"/>
          <w:color w:val="CFD5E0"/>
          <w:sz w:val="24"/>
          <w:szCs w:val="24"/>
          <w:bdr w:val="none" w:sz="0" w:space="0" w:color="auto" w:frame="1"/>
        </w:rPr>
        <w:t xml:space="preserve"> string</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509520" cy="318770"/>
            <wp:effectExtent l="19050" t="0" r="5080" b="0"/>
            <wp:docPr id="92" name="Picture 92" descr="C# OfType Operator using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 OfType Operator using LINQ"/>
                    <pic:cNvPicPr>
                      <a:picLocks noChangeAspect="1" noChangeArrowheads="1"/>
                    </pic:cNvPicPr>
                  </pic:nvPicPr>
                  <pic:blipFill>
                    <a:blip r:embed="rId62"/>
                    <a:srcRect/>
                    <a:stretch>
                      <a:fillRect/>
                    </a:stretch>
                  </pic:blipFill>
                  <pic:spPr bwMode="auto">
                    <a:xfrm>
                      <a:off x="0" y="0"/>
                      <a:ext cx="2509520" cy="31877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OfType and is Operator with a condition in C#.NET: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say, we want to retrieve all the names whose length is greater than 3 and all the integer number which is greater than 30. Here we will use OfType operator to retrieve all the names and “is” operator to retrieve all the integers along with the required conditions.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0"/>
          <w:rFonts w:ascii="Maiandra GD" w:hAnsi="Maiandra GD" w:cs="Consolas"/>
          <w:b/>
          <w:bCs/>
          <w:color w:val="D171DD"/>
          <w:sz w:val="24"/>
          <w:szCs w:val="24"/>
          <w:bdr w:val="none" w:sz="0" w:space="0" w:color="auto" w:frame="1"/>
        </w:rPr>
        <w:t>object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"Tom"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"Jack"</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intData = dataSource.</w:t>
      </w:r>
      <w:r w:rsidRPr="00D91B25">
        <w:rPr>
          <w:rStyle w:val="enlighter-m3"/>
          <w:rFonts w:ascii="Maiandra GD" w:hAnsi="Maiandra GD" w:cs="Consolas"/>
          <w:color w:val="4284AE"/>
          <w:sz w:val="24"/>
          <w:szCs w:val="24"/>
          <w:bdr w:val="none" w:sz="0" w:space="0" w:color="auto" w:frame="1"/>
        </w:rPr>
        <w:t>OfType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Qyery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stringData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where</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0"/>
          <w:rFonts w:ascii="Maiandra GD" w:hAnsi="Maiandra GD" w:cs="Consolas"/>
          <w:b/>
          <w:bCs/>
          <w:color w:val="D171DD"/>
          <w:sz w:val="24"/>
          <w:szCs w:val="24"/>
          <w:bdr w:val="none" w:sz="0" w:space="0" w:color="auto" w:frame="1"/>
        </w:rPr>
        <w:t>is</w:t>
      </w:r>
      <w:r w:rsidRPr="00D91B25">
        <w:rPr>
          <w:rStyle w:val="enlighter-text"/>
          <w:rFonts w:ascii="Maiandra GD" w:hAnsi="Maiandra GD" w:cs="Consolas"/>
          <w:color w:val="CFD5E0"/>
          <w:sz w:val="24"/>
          <w:szCs w:val="24"/>
          <w:bdr w:val="none" w:sz="0" w:space="0" w:color="auto" w:frame="1"/>
        </w:rPr>
        <w:t xml:space="preserve"> string &amp;&amp; name.</w:t>
      </w:r>
      <w:r w:rsidRPr="00D91B25">
        <w:rPr>
          <w:rStyle w:val="enlighter-m3"/>
          <w:rFonts w:ascii="Maiandra GD" w:hAnsi="Maiandra GD" w:cs="Consolas"/>
          <w:color w:val="4284AE"/>
          <w:sz w:val="24"/>
          <w:szCs w:val="24"/>
          <w:bdr w:val="none" w:sz="0" w:space="0" w:color="auto" w:frame="1"/>
        </w:rPr>
        <w:t>ToString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stringData</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126615" cy="499745"/>
            <wp:effectExtent l="19050" t="0" r="6985" b="0"/>
            <wp:docPr id="93" name="Picture 93" descr="OfType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fType Operator"/>
                    <pic:cNvPicPr>
                      <a:picLocks noChangeAspect="1" noChangeArrowheads="1"/>
                    </pic:cNvPicPr>
                  </pic:nvPicPr>
                  <pic:blipFill>
                    <a:blip r:embed="rId63"/>
                    <a:srcRect/>
                    <a:stretch>
                      <a:fillRect/>
                    </a:stretch>
                  </pic:blipFill>
                  <pic:spPr bwMode="auto">
                    <a:xfrm>
                      <a:off x="0" y="0"/>
                      <a:ext cx="2126615" cy="499745"/>
                    </a:xfrm>
                    <a:prstGeom prst="rect">
                      <a:avLst/>
                    </a:prstGeom>
                    <a:noFill/>
                    <a:ln w="9525">
                      <a:noFill/>
                      <a:miter lim="800000"/>
                      <a:headEnd/>
                      <a:tailEnd/>
                    </a:ln>
                  </pic:spPr>
                </pic:pic>
              </a:graphicData>
            </a:graphic>
          </wp:inline>
        </w:drawing>
      </w:r>
    </w:p>
    <w:p w:rsidR="002C7AA9" w:rsidRPr="00D91B25" w:rsidRDefault="002C7AA9" w:rsidP="00731A3A">
      <w:pPr>
        <w:pStyle w:val="NormalWeb"/>
        <w:shd w:val="clear" w:color="auto" w:fill="FFFFFF"/>
        <w:spacing w:before="0" w:beforeAutospacing="0" w:after="0" w:afterAutospacing="0"/>
        <w:jc w:val="both"/>
        <w:textAlignment w:val="baseline"/>
        <w:rPr>
          <w:rFonts w:ascii="Maiandra GD" w:hAnsi="Maiandra GD" w:cs="Segoe UI"/>
          <w:color w:val="212529"/>
        </w:rPr>
      </w:pPr>
    </w:p>
    <w:p w:rsidR="00731A3A" w:rsidRPr="00D91B25" w:rsidRDefault="00731A3A">
      <w:pPr>
        <w:pBdr>
          <w:bottom w:val="double" w:sz="6" w:space="1" w:color="auto"/>
        </w:pBdr>
        <w:rPr>
          <w:rFonts w:ascii="Maiandra GD" w:hAnsi="Maiandra GD"/>
          <w:sz w:val="24"/>
          <w:szCs w:val="24"/>
        </w:rPr>
      </w:pPr>
    </w:p>
    <w:p w:rsidR="00731A3A" w:rsidRPr="00D91B25" w:rsidRDefault="00731A3A"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Set Operators in LINQ</w:t>
      </w:r>
      <w:r w:rsidR="002C7AA9">
        <w:rPr>
          <w:rFonts w:ascii="Maiandra GD" w:hAnsi="Maiandra GD"/>
          <w:bCs w:val="0"/>
          <w:color w:val="3A3A3A"/>
          <w:sz w:val="24"/>
          <w:szCs w:val="24"/>
        </w:rPr>
        <w:t xml:space="preserve"> </w:t>
      </w:r>
    </w:p>
    <w:p w:rsidR="00731A3A" w:rsidRPr="00D91B25" w:rsidRDefault="00731A3A" w:rsidP="00731A3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Set Operators in LINQ using C#</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w:t>
      </w:r>
      <w:r w:rsidRPr="00D91B25">
        <w:rPr>
          <w:rStyle w:val="Strong"/>
          <w:rFonts w:ascii="Maiandra GD" w:hAnsi="Maiandra GD" w:cs="Arial"/>
          <w:color w:val="000000"/>
          <w:bdr w:val="none" w:sz="0" w:space="0" w:color="auto" w:frame="1"/>
        </w:rPr>
        <w:t>Set Operators in LINQ </w:t>
      </w:r>
      <w:r w:rsidRPr="00D91B25">
        <w:rPr>
          <w:rFonts w:ascii="Maiandra GD" w:hAnsi="Maiandra GD" w:cs="Arial"/>
          <w:color w:val="000000"/>
          <w:bdr w:val="none" w:sz="0" w:space="0" w:color="auto" w:frame="1"/>
        </w:rPr>
        <w:t>using C#. Please read our previous article where we discussed </w:t>
      </w:r>
      <w:hyperlink r:id="rId64" w:history="1">
        <w:r w:rsidRPr="00D91B25">
          <w:rPr>
            <w:rStyle w:val="Hyperlink"/>
            <w:rFonts w:ascii="Maiandra GD" w:hAnsi="Maiandra GD" w:cs="Arial"/>
            <w:b/>
            <w:bCs/>
            <w:color w:val="007BFF"/>
            <w:bdr w:val="none" w:sz="0" w:space="0" w:color="auto" w:frame="1"/>
          </w:rPr>
          <w:t>OfType operators in LINQ</w:t>
        </w:r>
      </w:hyperlink>
      <w:r w:rsidRPr="00D91B25">
        <w:rPr>
          <w:rFonts w:ascii="Maiandra GD" w:hAnsi="Maiandra GD" w:cs="Arial"/>
          <w:color w:val="000000"/>
          <w:bdr w:val="none" w:sz="0" w:space="0" w:color="auto" w:frame="1"/>
        </w:rPr>
        <w:t> with some examples. As part of this article, we are going to discuss the following concepts.</w:t>
      </w:r>
    </w:p>
    <w:p w:rsidR="00731A3A" w:rsidRPr="00D91B25" w:rsidRDefault="00731A3A" w:rsidP="00731A3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699635" cy="1042035"/>
            <wp:effectExtent l="19050" t="0" r="5715" b="0"/>
            <wp:docPr id="99" name="Picture 99" descr="Set Operators in LINQ usi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et Operators in LINQ using C#"/>
                    <pic:cNvPicPr>
                      <a:picLocks noChangeAspect="1" noChangeArrowheads="1"/>
                    </pic:cNvPicPr>
                  </pic:nvPicPr>
                  <pic:blipFill>
                    <a:blip r:embed="rId65"/>
                    <a:srcRect/>
                    <a:stretch>
                      <a:fillRect/>
                    </a:stretch>
                  </pic:blipFill>
                  <pic:spPr bwMode="auto">
                    <a:xfrm>
                      <a:off x="0" y="0"/>
                      <a:ext cx="4699635" cy="104203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most important thing that we always need to remember is, before learning something first we need to understand where and why we need to use that thing. With this keep in mind let’s proceed to this article.</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Set Operators in LINQ:</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Set Operators in LINQ are used to produce the result set based on the presence and absence of elements within the same or different data sources. That means these operations are performed either on a single data source or on multiple data sources and in the output some of the data are present and some of the data are absent. If this is not clear at the moment then don’t worry we will discuss each and everything with examples.</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Examples of Set Operations: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discuss some of the examples where we need to use the set operations.</w:t>
      </w:r>
    </w:p>
    <w:p w:rsidR="00731A3A" w:rsidRPr="00D91B25" w:rsidRDefault="00731A3A" w:rsidP="00731A3A">
      <w:pPr>
        <w:numPr>
          <w:ilvl w:val="0"/>
          <w:numId w:val="2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If we need to select the distinct records from a data source (No Duplicate Records) then we need to use Set Operators.</w:t>
      </w:r>
    </w:p>
    <w:p w:rsidR="00731A3A" w:rsidRPr="00D91B25" w:rsidRDefault="00731A3A" w:rsidP="00731A3A">
      <w:pPr>
        <w:numPr>
          <w:ilvl w:val="0"/>
          <w:numId w:val="2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Suppose we need to select all the Employees of a company except a particular department then you need to use Set Operations.</w:t>
      </w:r>
    </w:p>
    <w:p w:rsidR="00731A3A" w:rsidRPr="00D91B25" w:rsidRDefault="00731A3A" w:rsidP="00731A3A">
      <w:pPr>
        <w:numPr>
          <w:ilvl w:val="0"/>
          <w:numId w:val="2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Another example maybe if you have multiple classes and you want only to select all the toppers from all the classes then also you need to use Set Operations.</w:t>
      </w:r>
    </w:p>
    <w:p w:rsidR="00731A3A" w:rsidRPr="00D91B25" w:rsidRDefault="00731A3A" w:rsidP="00731A3A">
      <w:pPr>
        <w:numPr>
          <w:ilvl w:val="0"/>
          <w:numId w:val="25"/>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Suppose we have different data sources with similar structure and if we want to combine all the data sources into a single data source then we need to use Set Operations.</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Set Operation Methods in C#:</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LINQ Extension Methods are provided to perform set operations in C#.</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Distinct:</w:t>
      </w:r>
      <w:r w:rsidRPr="00D91B25">
        <w:rPr>
          <w:rFonts w:ascii="Maiandra GD" w:hAnsi="Maiandra GD" w:cs="Arial"/>
          <w:color w:val="000000"/>
          <w:bdr w:val="none" w:sz="0" w:space="0" w:color="auto" w:frame="1"/>
        </w:rPr>
        <w:t> We need to use the Distinct() method when we want to remove the duplicate data or records from a data source. This method operates on a single data source.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w:t>
      </w:r>
      <w:r w:rsidRPr="00D91B25">
        <w:rPr>
          <w:rFonts w:ascii="Maiandra GD" w:hAnsi="Maiandra GD" w:cs="Arial"/>
          <w:color w:val="000000"/>
          <w:bdr w:val="none" w:sz="0" w:space="0" w:color="auto" w:frame="1"/>
        </w:rPr>
        <w:t> We need to use the Except() LINQ Extension method when we want to return all the elements from the first data source which do not exists in the second data source. This method operates on two data sources.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Intersect:</w:t>
      </w:r>
      <w:r w:rsidRPr="00D91B25">
        <w:rPr>
          <w:rFonts w:ascii="Maiandra GD" w:hAnsi="Maiandra GD" w:cs="Arial"/>
          <w:color w:val="000000"/>
          <w:bdr w:val="none" w:sz="0" w:space="0" w:color="auto" w:frame="1"/>
        </w:rPr>
        <w:t> This method is used to return the common elements from both the data sources i.e. the elements which exist in both the data set are going to returns as 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Union:</w:t>
      </w:r>
      <w:r w:rsidRPr="00D91B25">
        <w:rPr>
          <w:rFonts w:ascii="Maiandra GD" w:hAnsi="Maiandra GD" w:cs="Arial"/>
          <w:color w:val="000000"/>
          <w:bdr w:val="none" w:sz="0" w:space="0" w:color="auto" w:frame="1"/>
        </w:rPr>
        <w:t> This method is used to return all the elements which are present in either of the data sources. That means it combines the data from both the data sources and produce a single result set.</w:t>
      </w:r>
    </w:p>
    <w:p w:rsidR="00731A3A" w:rsidRPr="00D91B25" w:rsidRDefault="00731A3A">
      <w:pPr>
        <w:pBdr>
          <w:bottom w:val="double" w:sz="6" w:space="1" w:color="auto"/>
        </w:pBdr>
        <w:rPr>
          <w:rFonts w:ascii="Maiandra GD" w:hAnsi="Maiandra GD"/>
          <w:sz w:val="24"/>
          <w:szCs w:val="24"/>
        </w:rPr>
      </w:pPr>
    </w:p>
    <w:p w:rsidR="00731A3A" w:rsidRPr="00D91B25" w:rsidRDefault="00731A3A"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LINQ Distinct Method in C#</w:t>
      </w:r>
      <w:r w:rsidR="002C7AA9">
        <w:rPr>
          <w:rFonts w:ascii="Maiandra GD" w:hAnsi="Maiandra GD"/>
          <w:bCs w:val="0"/>
          <w:color w:val="3A3A3A"/>
          <w:sz w:val="24"/>
          <w:szCs w:val="24"/>
        </w:rPr>
        <w:t xml:space="preserve"> </w:t>
      </w:r>
    </w:p>
    <w:p w:rsidR="00731A3A" w:rsidRPr="00D91B25" w:rsidRDefault="00731A3A" w:rsidP="00731A3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Distinct Method in C# with Examples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Distinct Method in C#</w:t>
      </w:r>
      <w:r w:rsidRPr="00D91B25">
        <w:rPr>
          <w:rFonts w:ascii="Maiandra GD" w:hAnsi="Maiandra GD" w:cs="Arial"/>
          <w:color w:val="000000"/>
          <w:bdr w:val="none" w:sz="0" w:space="0" w:color="auto" w:frame="1"/>
        </w:rPr>
        <w:t> using examples. Please read our previous article where we discussed the basics of </w:t>
      </w:r>
      <w:hyperlink r:id="rId66" w:history="1">
        <w:r w:rsidRPr="00D91B25">
          <w:rPr>
            <w:rStyle w:val="Hyperlink"/>
            <w:rFonts w:ascii="Maiandra GD" w:hAnsi="Maiandra GD" w:cs="Arial"/>
            <w:b/>
            <w:bCs/>
            <w:color w:val="007BFF"/>
            <w:bdr w:val="none" w:sz="0" w:space="0" w:color="auto" w:frame="1"/>
          </w:rPr>
          <w:t>LINQ Set Operators</w:t>
        </w:r>
      </w:hyperlink>
      <w:r w:rsidRPr="00D91B25">
        <w:rPr>
          <w:rFonts w:ascii="Maiandra GD" w:hAnsi="Maiandra GD" w:cs="Arial"/>
          <w:color w:val="000000"/>
          <w:bdr w:val="none" w:sz="0" w:space="0" w:color="auto" w:frame="1"/>
        </w:rPr>
        <w:t>. At the end of this article, you will understand the following the Linq Distinct Query in details with the following pointers.</w:t>
      </w:r>
    </w:p>
    <w:p w:rsidR="00731A3A" w:rsidRPr="00D91B25" w:rsidRDefault="00731A3A" w:rsidP="00731A3A">
      <w:pPr>
        <w:numPr>
          <w:ilvl w:val="0"/>
          <w:numId w:val="2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Distinct Method in C#?</w:t>
      </w:r>
    </w:p>
    <w:p w:rsidR="00731A3A" w:rsidRPr="00D91B25" w:rsidRDefault="00731A3A" w:rsidP="00731A3A">
      <w:pPr>
        <w:numPr>
          <w:ilvl w:val="0"/>
          <w:numId w:val="2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LINQ Distinct Method using both Method and Query Syntax</w:t>
      </w:r>
    </w:p>
    <w:p w:rsidR="00731A3A" w:rsidRPr="00D91B25" w:rsidRDefault="00731A3A" w:rsidP="00731A3A">
      <w:pPr>
        <w:numPr>
          <w:ilvl w:val="0"/>
          <w:numId w:val="2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implement IEqualityComparer?</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us LINQ Distinct Method in C#?</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Distinct Method in C#</w:t>
      </w:r>
      <w:r w:rsidRPr="00D91B25">
        <w:rPr>
          <w:rFonts w:ascii="Maiandra GD" w:hAnsi="Maiandra GD" w:cs="Arial"/>
          <w:color w:val="000000"/>
          <w:bdr w:val="none" w:sz="0" w:space="0" w:color="auto" w:frame="1"/>
        </w:rPr>
        <w:t> is used to return the distinct elements from a single data source. There are two overloaded versions available for the Distinct Method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6145530" cy="1520190"/>
            <wp:effectExtent l="19050" t="0" r="7620" b="0"/>
            <wp:docPr id="101" name="Picture 101" descr="LINQ Distinc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INQ Distinct Method in C# with Examples"/>
                    <pic:cNvPicPr>
                      <a:picLocks noChangeAspect="1" noChangeArrowheads="1"/>
                    </pic:cNvPicPr>
                  </pic:nvPicPr>
                  <pic:blipFill>
                    <a:blip r:embed="rId67"/>
                    <a:srcRect/>
                    <a:stretch>
                      <a:fillRect/>
                    </a:stretch>
                  </pic:blipFill>
                  <pic:spPr bwMode="auto">
                    <a:xfrm>
                      <a:off x="0" y="0"/>
                      <a:ext cx="6145530" cy="1520190"/>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one and the only difference between these two methods is the second overloaded version takes an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input that means the Distinct Operator can also be used with Comparer also. If this is not clear at the moment, don’t worry we will cover the use of the Comparer in this article also.</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LINQ Distinct Method on Value Type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have an integer collection that contains duplicate integer values. Our requirement is to fetch remove the duplicate values and return only the distinct values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912360" cy="1360805"/>
            <wp:effectExtent l="19050" t="0" r="2540" b="0"/>
            <wp:docPr id="102" name="Picture 102" descr="LINQ Distinct Method on Valu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Q Distinct Method on Value Type"/>
                    <pic:cNvPicPr>
                      <a:picLocks noChangeAspect="1" noChangeArrowheads="1"/>
                    </pic:cNvPicPr>
                  </pic:nvPicPr>
                  <pic:blipFill>
                    <a:blip r:embed="rId68"/>
                    <a:srcRect/>
                    <a:stretch>
                      <a:fillRect/>
                    </a:stretch>
                  </pic:blipFill>
                  <pic:spPr bwMode="auto">
                    <a:xfrm>
                      <a:off x="0" y="0"/>
                      <a:ext cx="4912360" cy="136080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program shows how to get the distinct integer values using both Method and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intCollection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intCollection.</w:t>
      </w:r>
      <w:r w:rsidRPr="00D91B25">
        <w:rPr>
          <w:rStyle w:val="enlighter-m3"/>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intCollection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53085" cy="1212215"/>
            <wp:effectExtent l="19050" t="0" r="0" b="0"/>
            <wp:docPr id="103" name="Picture 103" descr="https://dotnettutorials.net/wp-content/uploads/2019/05/word-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tnettutorials.net/wp-content/uploads/2019/05/word-image-12.png"/>
                    <pic:cNvPicPr>
                      <a:picLocks noChangeAspect="1" noChangeArrowheads="1"/>
                    </pic:cNvPicPr>
                  </pic:nvPicPr>
                  <pic:blipFill>
                    <a:blip r:embed="rId69"/>
                    <a:srcRect/>
                    <a:stretch>
                      <a:fillRect/>
                    </a:stretch>
                  </pic:blipFill>
                  <pic:spPr bwMode="auto">
                    <a:xfrm>
                      <a:off x="0" y="0"/>
                      <a:ext cx="553085" cy="121221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In query syntax, there is no such operator call distinct, so here we need to use both query and method syntax to achieve the same.</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Example2: </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have a string array of names and we need to return the distinct names from the collection.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namesArray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"ABC"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"abc"</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distinctNames = namesArray.</w:t>
      </w:r>
      <w:r w:rsidRPr="00D91B25">
        <w:rPr>
          <w:rStyle w:val="enlighter-m3"/>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distinctNames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execute the above program, it gives us the below 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946150" cy="1233170"/>
            <wp:effectExtent l="19050" t="0" r="6350" b="0"/>
            <wp:docPr id="104" name="Picture 104" descr="https://dotnettutorials.net/wp-content/uploads/2019/05/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tnettutorials.net/wp-content/uploads/2019/05/word-image-13.png"/>
                    <pic:cNvPicPr>
                      <a:picLocks noChangeAspect="1" noChangeArrowheads="1"/>
                    </pic:cNvPicPr>
                  </pic:nvPicPr>
                  <pic:blipFill>
                    <a:blip r:embed="rId70"/>
                    <a:srcRect/>
                    <a:stretch>
                      <a:fillRect/>
                    </a:stretch>
                  </pic:blipFill>
                  <pic:spPr bwMode="auto">
                    <a:xfrm>
                      <a:off x="0" y="0"/>
                      <a:ext cx="946150" cy="1233170"/>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name Hina and Abc have appeared twice. This is because the default comparer, which is used to filter the duplicate values is case-sensitive.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want to make the comparison to be case-insensitive then you need to use the other overloaded version which takes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an argument. So here we need to pass a class which must implement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let’s modify the program as shown below. As you can see here we are passing </w:t>
      </w:r>
      <w:r w:rsidRPr="00D91B25">
        <w:rPr>
          <w:rStyle w:val="Strong"/>
          <w:rFonts w:ascii="Maiandra GD" w:hAnsi="Maiandra GD" w:cs="Arial"/>
          <w:color w:val="000000"/>
          <w:bdr w:val="none" w:sz="0" w:space="0" w:color="auto" w:frame="1"/>
        </w:rPr>
        <w:t>StringComparer</w:t>
      </w:r>
      <w:r w:rsidRPr="00D91B25">
        <w:rPr>
          <w:rFonts w:ascii="Maiandra GD" w:hAnsi="Maiandra GD" w:cs="Arial"/>
          <w:color w:val="000000"/>
          <w:bdr w:val="none" w:sz="0" w:space="0" w:color="auto" w:frame="1"/>
        </w:rPr>
        <w:t> as an argument to the Distinct method.</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namesArray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"ABC"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"abc"</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distinctNames = namesArray.</w:t>
      </w:r>
      <w:r w:rsidRPr="00D91B25">
        <w:rPr>
          <w:rStyle w:val="enlighter-m3"/>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distinctNames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distinct names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925195" cy="871855"/>
            <wp:effectExtent l="19050" t="0" r="8255" b="0"/>
            <wp:docPr id="105" name="Picture 105" descr="https://dotnettutorials.net/wp-content/uploads/2019/05/word-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dotnettutorials.net/wp-content/uploads/2019/05/word-image-14.png"/>
                    <pic:cNvPicPr>
                      <a:picLocks noChangeAspect="1" noChangeArrowheads="1"/>
                    </pic:cNvPicPr>
                  </pic:nvPicPr>
                  <pic:blipFill>
                    <a:blip r:embed="rId71"/>
                    <a:srcRect/>
                    <a:stretch>
                      <a:fillRect/>
                    </a:stretch>
                  </pic:blipFill>
                  <pic:spPr bwMode="auto">
                    <a:xfrm>
                      <a:off x="0" y="0"/>
                      <a:ext cx="925195" cy="87185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we go to the definition of </w:t>
      </w:r>
      <w:r w:rsidRPr="00D91B25">
        <w:rPr>
          <w:rStyle w:val="Strong"/>
          <w:rFonts w:ascii="Maiandra GD" w:hAnsi="Maiandra GD" w:cs="Arial"/>
          <w:color w:val="000000"/>
          <w:bdr w:val="none" w:sz="0" w:space="0" w:color="auto" w:frame="1"/>
        </w:rPr>
        <w:t>StringComparer</w:t>
      </w:r>
      <w:r w:rsidRPr="00D91B25">
        <w:rPr>
          <w:rFonts w:ascii="Maiandra GD" w:hAnsi="Maiandra GD" w:cs="Arial"/>
          <w:color w:val="000000"/>
          <w:bdr w:val="none" w:sz="0" w:space="0" w:color="auto" w:frame="1"/>
        </w:rPr>
        <w:t> class then we can observe that this class implements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313835" cy="1148153"/>
            <wp:effectExtent l="19050" t="0" r="0" b="0"/>
            <wp:docPr id="106" name="Picture 106" descr="StringComparer class Defini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tringComparer class Definition in C#"/>
                    <pic:cNvPicPr>
                      <a:picLocks noChangeAspect="1" noChangeArrowheads="1"/>
                    </pic:cNvPicPr>
                  </pic:nvPicPr>
                  <pic:blipFill>
                    <a:blip r:embed="rId72"/>
                    <a:srcRect/>
                    <a:stretch>
                      <a:fillRect/>
                    </a:stretch>
                  </pic:blipFill>
                  <pic:spPr bwMode="auto">
                    <a:xfrm>
                      <a:off x="0" y="0"/>
                      <a:ext cx="6313432" cy="1148080"/>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Distinct Operation with Complex Type: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Distinct Method works in a different manner with complex types like Employee, Product, Student, etc. Let us understand with an example. We are going to work with the following Student data.</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445385" cy="1530985"/>
            <wp:effectExtent l="19050" t="0" r="0" b="0"/>
            <wp:docPr id="107" name="Picture 107" descr="LINQ Distinct Operation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NQ Distinct Operation with Complex Type"/>
                    <pic:cNvPicPr>
                      <a:picLocks noChangeAspect="1" noChangeArrowheads="1"/>
                    </pic:cNvPicPr>
                  </pic:nvPicPr>
                  <pic:blipFill>
                    <a:blip r:embed="rId73"/>
                    <a:srcRect/>
                    <a:stretch>
                      <a:fillRect/>
                    </a:stretch>
                  </pic:blipFill>
                  <pic:spPr bwMode="auto">
                    <a:xfrm>
                      <a:off x="0" y="0"/>
                      <a:ext cx="2445385" cy="153098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students;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created the student class with the required properties. Along the same way, we have GetStudents() method which will return all the students.</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fetch all the distinct names from the student’s collection. The following programs show how to achieve this using both Method and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850900" cy="903605"/>
            <wp:effectExtent l="19050" t="0" r="6350" b="0"/>
            <wp:docPr id="108" name="Picture 108" descr="https://dotnettutorials.net/wp-content/uploads/2019/05/word-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dotnettutorials.net/wp-content/uploads/2019/05/word-image-15.png"/>
                    <pic:cNvPicPr>
                      <a:picLocks noChangeAspect="1" noChangeArrowheads="1"/>
                    </pic:cNvPicPr>
                  </pic:nvPicPr>
                  <pic:blipFill>
                    <a:blip r:embed="rId74"/>
                    <a:srcRect/>
                    <a:stretch>
                      <a:fillRect/>
                    </a:stretch>
                  </pic:blipFill>
                  <pic:spPr bwMode="auto">
                    <a:xfrm>
                      <a:off x="0" y="0"/>
                      <a:ext cx="850900" cy="903605"/>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select distinct students from the collection. As you can see in our collection three students are identical and in our result set, they should appear only once. Let us modify the program class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{item.ID}</w:t>
      </w:r>
      <w:r w:rsidRPr="00D91B25">
        <w:rPr>
          <w:rStyle w:val="enlighter-s0"/>
          <w:rFonts w:ascii="Maiandra GD" w:hAnsi="Maiandra GD" w:cs="Consolas"/>
          <w:color w:val="7CC379"/>
          <w:sz w:val="24"/>
          <w:szCs w:val="24"/>
          <w:bdr w:val="none" w:sz="0" w:space="0" w:color="auto" w:frame="1"/>
        </w:rPr>
        <w:t xml:space="preserve"> , 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execute the query and see the output.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317750" cy="1477645"/>
            <wp:effectExtent l="19050" t="0" r="6350" b="0"/>
            <wp:docPr id="109" name="Picture 109" descr="https://dotnettutorials.net/wp-content/uploads/2019/05/word-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dotnettutorials.net/wp-content/uploads/2019/05/word-image-16.png"/>
                    <pic:cNvPicPr>
                      <a:picLocks noChangeAspect="1" noChangeArrowheads="1"/>
                    </pic:cNvPicPr>
                  </pic:nvPicPr>
                  <pic:blipFill>
                    <a:blip r:embed="rId75"/>
                    <a:srcRect/>
                    <a:stretch>
                      <a:fillRect/>
                    </a:stretch>
                  </pic:blipFill>
                  <pic:spPr bwMode="auto">
                    <a:xfrm>
                      <a:off x="0" y="0"/>
                      <a:ext cx="2317750" cy="1477645"/>
                    </a:xfrm>
                    <a:prstGeom prst="rect">
                      <a:avLst/>
                    </a:prstGeom>
                    <a:noFill/>
                    <a:ln w="9525">
                      <a:noFill/>
                      <a:miter lim="800000"/>
                      <a:headEnd/>
                      <a:tailEnd/>
                    </a:ln>
                  </pic:spPr>
                </pic:pic>
              </a:graphicData>
            </a:graphic>
          </wp:inline>
        </w:drawing>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it will not select distinct students rather it select all the students. This is because the default comparer which is used for comparison is only checked whether two object references are equal and not the individual property values of the complex object.</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solve the above problem?</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can solve the above problem in four different ways. They are as follows</w:t>
      </w:r>
    </w:p>
    <w:p w:rsidR="00731A3A" w:rsidRPr="00D91B25" w:rsidRDefault="00731A3A" w:rsidP="00731A3A">
      <w:pPr>
        <w:numPr>
          <w:ilvl w:val="0"/>
          <w:numId w:val="2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We need to use the other overloaded version of </w:t>
      </w:r>
      <w:r w:rsidRPr="00D91B25">
        <w:rPr>
          <w:rStyle w:val="Strong"/>
          <w:rFonts w:ascii="Maiandra GD" w:hAnsi="Maiandra GD" w:cs="Arial"/>
          <w:color w:val="000000"/>
          <w:sz w:val="24"/>
          <w:szCs w:val="24"/>
          <w:bdr w:val="none" w:sz="0" w:space="0" w:color="auto" w:frame="1"/>
        </w:rPr>
        <w:t>Distinct()</w:t>
      </w:r>
      <w:r w:rsidRPr="00D91B25">
        <w:rPr>
          <w:rFonts w:ascii="Maiandra GD" w:hAnsi="Maiandra GD" w:cs="Arial"/>
          <w:color w:val="000000"/>
          <w:sz w:val="24"/>
          <w:szCs w:val="24"/>
          <w:bdr w:val="none" w:sz="0" w:space="0" w:color="auto" w:frame="1"/>
        </w:rPr>
        <w:t> method which takes </w:t>
      </w:r>
      <w:r w:rsidRPr="00D91B25">
        <w:rPr>
          <w:rStyle w:val="Strong"/>
          <w:rFonts w:ascii="Maiandra GD" w:hAnsi="Maiandra GD" w:cs="Arial"/>
          <w:color w:val="000000"/>
          <w:sz w:val="24"/>
          <w:szCs w:val="24"/>
          <w:bdr w:val="none" w:sz="0" w:space="0" w:color="auto" w:frame="1"/>
        </w:rPr>
        <w:t>IEqualityComparer</w:t>
      </w:r>
      <w:r w:rsidRPr="00D91B25">
        <w:rPr>
          <w:rFonts w:ascii="Maiandra GD" w:hAnsi="Maiandra GD" w:cs="Arial"/>
          <w:color w:val="000000"/>
          <w:sz w:val="24"/>
          <w:szCs w:val="24"/>
          <w:bdr w:val="none" w:sz="0" w:space="0" w:color="auto" w:frame="1"/>
        </w:rPr>
        <w:t> interface as an argument. So here we will create a class that implements </w:t>
      </w:r>
      <w:r w:rsidRPr="00D91B25">
        <w:rPr>
          <w:rStyle w:val="Strong"/>
          <w:rFonts w:ascii="Maiandra GD" w:hAnsi="Maiandra GD" w:cs="Arial"/>
          <w:color w:val="000000"/>
          <w:sz w:val="24"/>
          <w:szCs w:val="24"/>
          <w:bdr w:val="none" w:sz="0" w:space="0" w:color="auto" w:frame="1"/>
        </w:rPr>
        <w:t>IEqualityComparer</w:t>
      </w:r>
      <w:r w:rsidRPr="00D91B25">
        <w:rPr>
          <w:rFonts w:ascii="Maiandra GD" w:hAnsi="Maiandra GD" w:cs="Arial"/>
          <w:color w:val="000000"/>
          <w:sz w:val="24"/>
          <w:szCs w:val="24"/>
          <w:bdr w:val="none" w:sz="0" w:space="0" w:color="auto" w:frame="1"/>
        </w:rPr>
        <w:t> interface and then we need to pass that compare instance to the </w:t>
      </w:r>
      <w:r w:rsidRPr="00D91B25">
        <w:rPr>
          <w:rStyle w:val="Strong"/>
          <w:rFonts w:ascii="Maiandra GD" w:hAnsi="Maiandra GD" w:cs="Arial"/>
          <w:color w:val="000000"/>
          <w:sz w:val="24"/>
          <w:szCs w:val="24"/>
          <w:bdr w:val="none" w:sz="0" w:space="0" w:color="auto" w:frame="1"/>
        </w:rPr>
        <w:t>Distinct()</w:t>
      </w:r>
      <w:r w:rsidRPr="00D91B25">
        <w:rPr>
          <w:rFonts w:ascii="Maiandra GD" w:hAnsi="Maiandra GD" w:cs="Arial"/>
          <w:color w:val="000000"/>
          <w:sz w:val="24"/>
          <w:szCs w:val="24"/>
          <w:bdr w:val="none" w:sz="0" w:space="0" w:color="auto" w:frame="1"/>
        </w:rPr>
        <w:t> method.</w:t>
      </w:r>
    </w:p>
    <w:p w:rsidR="00731A3A" w:rsidRPr="00D91B25" w:rsidRDefault="00731A3A" w:rsidP="00731A3A">
      <w:pPr>
        <w:numPr>
          <w:ilvl w:val="0"/>
          <w:numId w:val="2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In the second approach, we need to override the </w:t>
      </w:r>
      <w:r w:rsidRPr="00D91B25">
        <w:rPr>
          <w:rStyle w:val="Strong"/>
          <w:rFonts w:ascii="Maiandra GD" w:hAnsi="Maiandra GD" w:cs="Arial"/>
          <w:color w:val="000000"/>
          <w:sz w:val="24"/>
          <w:szCs w:val="24"/>
          <w:bdr w:val="none" w:sz="0" w:space="0" w:color="auto" w:frame="1"/>
        </w:rPr>
        <w:t>Equals() </w:t>
      </w:r>
      <w:r w:rsidRPr="00D91B25">
        <w:rPr>
          <w:rFonts w:ascii="Maiandra GD" w:hAnsi="Maiandra GD" w:cs="Arial"/>
          <w:color w:val="000000"/>
          <w:sz w:val="24"/>
          <w:szCs w:val="24"/>
          <w:bdr w:val="none" w:sz="0" w:space="0" w:color="auto" w:frame="1"/>
        </w:rPr>
        <w:t>and </w:t>
      </w:r>
      <w:r w:rsidRPr="00D91B25">
        <w:rPr>
          <w:rStyle w:val="Strong"/>
          <w:rFonts w:ascii="Maiandra GD" w:hAnsi="Maiandra GD" w:cs="Arial"/>
          <w:color w:val="000000"/>
          <w:sz w:val="24"/>
          <w:szCs w:val="24"/>
          <w:bdr w:val="none" w:sz="0" w:space="0" w:color="auto" w:frame="1"/>
        </w:rPr>
        <w:t>GetHashCode() </w:t>
      </w:r>
      <w:r w:rsidRPr="00D91B25">
        <w:rPr>
          <w:rFonts w:ascii="Maiandra GD" w:hAnsi="Maiandra GD" w:cs="Arial"/>
          <w:color w:val="000000"/>
          <w:sz w:val="24"/>
          <w:szCs w:val="24"/>
          <w:bdr w:val="none" w:sz="0" w:space="0" w:color="auto" w:frame="1"/>
        </w:rPr>
        <w:t>methods within the </w:t>
      </w:r>
      <w:r w:rsidRPr="00D91B25">
        <w:rPr>
          <w:rStyle w:val="Strong"/>
          <w:rFonts w:ascii="Maiandra GD" w:hAnsi="Maiandra GD" w:cs="Arial"/>
          <w:color w:val="000000"/>
          <w:sz w:val="24"/>
          <w:szCs w:val="24"/>
          <w:bdr w:val="none" w:sz="0" w:space="0" w:color="auto" w:frame="1"/>
        </w:rPr>
        <w:t>Student </w:t>
      </w:r>
      <w:r w:rsidRPr="00D91B25">
        <w:rPr>
          <w:rFonts w:ascii="Maiandra GD" w:hAnsi="Maiandra GD" w:cs="Arial"/>
          <w:color w:val="000000"/>
          <w:sz w:val="24"/>
          <w:szCs w:val="24"/>
          <w:bdr w:val="none" w:sz="0" w:space="0" w:color="auto" w:frame="1"/>
        </w:rPr>
        <w:t>class itself.</w:t>
      </w:r>
    </w:p>
    <w:p w:rsidR="00731A3A" w:rsidRPr="00D91B25" w:rsidRDefault="00731A3A" w:rsidP="00731A3A">
      <w:pPr>
        <w:numPr>
          <w:ilvl w:val="0"/>
          <w:numId w:val="2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In the third approach, we need to project the required properties into a </w:t>
      </w:r>
      <w:r w:rsidRPr="00D91B25">
        <w:rPr>
          <w:rStyle w:val="Strong"/>
          <w:rFonts w:ascii="Maiandra GD" w:hAnsi="Maiandra GD" w:cs="Arial"/>
          <w:color w:val="000000"/>
          <w:sz w:val="24"/>
          <w:szCs w:val="24"/>
          <w:bdr w:val="none" w:sz="0" w:space="0" w:color="auto" w:frame="1"/>
        </w:rPr>
        <w:t>new anonymous type</w:t>
      </w:r>
      <w:r w:rsidRPr="00D91B25">
        <w:rPr>
          <w:rFonts w:ascii="Maiandra GD" w:hAnsi="Maiandra GD" w:cs="Arial"/>
          <w:color w:val="000000"/>
          <w:sz w:val="24"/>
          <w:szCs w:val="24"/>
          <w:bdr w:val="none" w:sz="0" w:space="0" w:color="auto" w:frame="1"/>
        </w:rPr>
        <w:t>, which already overrides the </w:t>
      </w:r>
      <w:r w:rsidRPr="00D91B25">
        <w:rPr>
          <w:rStyle w:val="Strong"/>
          <w:rFonts w:ascii="Maiandra GD" w:hAnsi="Maiandra GD" w:cs="Arial"/>
          <w:color w:val="000000"/>
          <w:sz w:val="24"/>
          <w:szCs w:val="24"/>
          <w:bdr w:val="none" w:sz="0" w:space="0" w:color="auto" w:frame="1"/>
        </w:rPr>
        <w:t>Equals() </w:t>
      </w:r>
      <w:r w:rsidRPr="00D91B25">
        <w:rPr>
          <w:rFonts w:ascii="Maiandra GD" w:hAnsi="Maiandra GD" w:cs="Arial"/>
          <w:color w:val="000000"/>
          <w:sz w:val="24"/>
          <w:szCs w:val="24"/>
          <w:bdr w:val="none" w:sz="0" w:space="0" w:color="auto" w:frame="1"/>
        </w:rPr>
        <w:t>and </w:t>
      </w:r>
      <w:r w:rsidRPr="00D91B25">
        <w:rPr>
          <w:rStyle w:val="Strong"/>
          <w:rFonts w:ascii="Maiandra GD" w:hAnsi="Maiandra GD" w:cs="Arial"/>
          <w:color w:val="000000"/>
          <w:sz w:val="24"/>
          <w:szCs w:val="24"/>
          <w:bdr w:val="none" w:sz="0" w:space="0" w:color="auto" w:frame="1"/>
        </w:rPr>
        <w:t>GetHashCode() </w:t>
      </w:r>
      <w:r w:rsidRPr="00D91B25">
        <w:rPr>
          <w:rFonts w:ascii="Maiandra GD" w:hAnsi="Maiandra GD" w:cs="Arial"/>
          <w:color w:val="000000"/>
          <w:sz w:val="24"/>
          <w:szCs w:val="24"/>
          <w:bdr w:val="none" w:sz="0" w:space="0" w:color="auto" w:frame="1"/>
        </w:rPr>
        <w:t>methods</w:t>
      </w:r>
    </w:p>
    <w:p w:rsidR="00731A3A" w:rsidRPr="00D91B25" w:rsidRDefault="00731A3A" w:rsidP="00731A3A">
      <w:pPr>
        <w:numPr>
          <w:ilvl w:val="0"/>
          <w:numId w:val="2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By Implementing </w:t>
      </w:r>
      <w:r w:rsidRPr="00D91B25">
        <w:rPr>
          <w:rStyle w:val="Strong"/>
          <w:rFonts w:ascii="Maiandra GD" w:hAnsi="Maiandra GD" w:cs="Arial"/>
          <w:color w:val="000000"/>
          <w:sz w:val="24"/>
          <w:szCs w:val="24"/>
          <w:bdr w:val="none" w:sz="0" w:space="0" w:color="auto" w:frame="1"/>
        </w:rPr>
        <w:t>IEquatable&lt;T&gt;</w:t>
      </w:r>
      <w:r w:rsidRPr="00D91B25">
        <w:rPr>
          <w:rFonts w:ascii="Maiandra GD" w:hAnsi="Maiandra GD" w:cs="Arial"/>
          <w:color w:val="000000"/>
          <w:sz w:val="24"/>
          <w:szCs w:val="24"/>
          <w:bdr w:val="none" w:sz="0" w:space="0" w:color="auto" w:frame="1"/>
        </w:rPr>
        <w:t> interface.</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Approach1: Implementing IEqualityComparer interface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StudentComparer.cs</w:t>
      </w:r>
      <w:r w:rsidRPr="00D91B25">
        <w:rPr>
          <w:rFonts w:ascii="Maiandra GD" w:hAnsi="Maiandra GD" w:cs="Arial"/>
          <w:color w:val="000000"/>
          <w:bdr w:val="none" w:sz="0" w:space="0" w:color="auto" w:frame="1"/>
        </w:rPr>
        <w:t> and then implement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//First check if both object reference are equal then return true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y</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either one of the object refernce is null, return false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y,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false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//Comparing all the properties one by one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obj is null then return 0</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obj ==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ID hash code value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IDHashCode =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string HashCode Value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//Check for null refernece exception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NameHashCode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IDHashCode ^ NameHashCode;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here we implements the </w:t>
      </w:r>
      <w:r w:rsidRPr="00D91B25">
        <w:rPr>
          <w:rStyle w:val="Strong"/>
          <w:rFonts w:ascii="Maiandra GD" w:hAnsi="Maiandra GD" w:cs="Arial"/>
          <w:color w:val="000000"/>
          <w:bdr w:val="none" w:sz="0" w:space="0" w:color="auto" w:frame="1"/>
        </w:rPr>
        <w:t>IEqualityComparer&lt;T&gt;</w:t>
      </w:r>
      <w:r w:rsidRPr="00D91B25">
        <w:rPr>
          <w:rFonts w:ascii="Maiandra GD" w:hAnsi="Maiandra GD" w:cs="Arial"/>
          <w:color w:val="000000"/>
          <w:bdr w:val="none" w:sz="0" w:space="0" w:color="auto" w:frame="1"/>
        </w:rPr>
        <w:t> interface and then implements the </w:t>
      </w:r>
      <w:r w:rsidRPr="00D91B25">
        <w:rPr>
          <w:rStyle w:val="Strong"/>
          <w:rFonts w:ascii="Maiandra GD" w:hAnsi="Maiandra GD" w:cs="Arial"/>
          <w:color w:val="000000"/>
          <w:bdr w:val="none" w:sz="0" w:space="0" w:color="auto" w:frame="1"/>
        </w:rPr>
        <w:t>Equals() </w:t>
      </w:r>
      <w:r w:rsidRPr="00D91B25">
        <w:rPr>
          <w:rFonts w:ascii="Maiandra GD" w:hAnsi="Maiandra GD" w:cs="Arial"/>
          <w:color w:val="000000"/>
          <w:bdr w:val="none" w:sz="0" w:space="0" w:color="auto" w:frame="1"/>
        </w:rPr>
        <w:t>and </w:t>
      </w:r>
      <w:r w:rsidRPr="00D91B25">
        <w:rPr>
          <w:rStyle w:val="Strong"/>
          <w:rFonts w:ascii="Maiandra GD" w:hAnsi="Maiandra GD" w:cs="Arial"/>
          <w:color w:val="000000"/>
          <w:bdr w:val="none" w:sz="0" w:space="0" w:color="auto" w:frame="1"/>
        </w:rPr>
        <w:t>GetHashCode() </w:t>
      </w:r>
      <w:r w:rsidRPr="00D91B25">
        <w:rPr>
          <w:rFonts w:ascii="Maiandra GD" w:hAnsi="Maiandra GD" w:cs="Arial"/>
          <w:color w:val="000000"/>
          <w:bdr w:val="none" w:sz="0" w:space="0" w:color="auto" w:frame="1"/>
        </w:rPr>
        <w:t>methods. Now we need to create an instance of </w:t>
      </w:r>
      <w:r w:rsidRPr="00D91B25">
        <w:rPr>
          <w:rStyle w:val="Strong"/>
          <w:rFonts w:ascii="Maiandra GD" w:hAnsi="Maiandra GD" w:cs="Arial"/>
          <w:color w:val="000000"/>
          <w:bdr w:val="none" w:sz="0" w:space="0" w:color="auto" w:frame="1"/>
        </w:rPr>
        <w:t>StudentComparer</w:t>
      </w:r>
      <w:r w:rsidRPr="00D91B25">
        <w:rPr>
          <w:rFonts w:ascii="Maiandra GD" w:hAnsi="Maiandra GD" w:cs="Arial"/>
          <w:color w:val="000000"/>
          <w:bdr w:val="none" w:sz="0" w:space="0" w:color="auto" w:frame="1"/>
        </w:rPr>
        <w:t> class and then we need to pass that instance to the Distinct method as shown in the below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//Creating an instance of StudentComparer</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{item.ID}</w:t>
      </w:r>
      <w:r w:rsidRPr="00D91B25">
        <w:rPr>
          <w:rStyle w:val="enlighter-s0"/>
          <w:rFonts w:ascii="Maiandra GD" w:hAnsi="Maiandra GD" w:cs="Consolas"/>
          <w:color w:val="7CC379"/>
          <w:sz w:val="24"/>
          <w:szCs w:val="24"/>
          <w:bdr w:val="none" w:sz="0" w:space="0" w:color="auto" w:frame="1"/>
        </w:rPr>
        <w:t xml:space="preserve"> , 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display the distinct students as shown below.</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296795" cy="871855"/>
            <wp:effectExtent l="19050" t="0" r="8255" b="0"/>
            <wp:docPr id="110" name="Picture 110" descr="https://dotnettutorials.net/wp-content/uploads/2019/05/word-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tnettutorials.net/wp-content/uploads/2019/05/word-image-17.png"/>
                    <pic:cNvPicPr>
                      <a:picLocks noChangeAspect="1" noChangeArrowheads="1"/>
                    </pic:cNvPicPr>
                  </pic:nvPicPr>
                  <pic:blipFill>
                    <a:blip r:embed="rId76"/>
                    <a:srcRect/>
                    <a:stretch>
                      <a:fillRect/>
                    </a:stretch>
                  </pic:blipFill>
                  <pic:spPr bwMode="auto">
                    <a:xfrm>
                      <a:off x="0" y="0"/>
                      <a:ext cx="2296795" cy="871855"/>
                    </a:xfrm>
                    <a:prstGeom prst="rect">
                      <a:avLst/>
                    </a:prstGeom>
                    <a:noFill/>
                    <a:ln w="9525">
                      <a:noFill/>
                      <a:miter lim="800000"/>
                      <a:headEnd/>
                      <a:tailEnd/>
                    </a:ln>
                  </pic:spPr>
                </pic:pic>
              </a:graphicData>
            </a:graphic>
          </wp:inline>
        </w:drawing>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Approach2: Overriding the Equals() and GetHashCode() methods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override the </w:t>
      </w:r>
      <w:r w:rsidRPr="00D91B25">
        <w:rPr>
          <w:rStyle w:val="Strong"/>
          <w:rFonts w:ascii="Maiandra GD" w:hAnsi="Maiandra GD" w:cs="Arial"/>
          <w:color w:val="000000"/>
          <w:bdr w:val="none" w:sz="0" w:space="0" w:color="auto" w:frame="1"/>
        </w:rPr>
        <w:t>Equals() </w:t>
      </w:r>
      <w:r w:rsidRPr="00D91B25">
        <w:rPr>
          <w:rFonts w:ascii="Maiandra GD" w:hAnsi="Maiandra GD" w:cs="Arial"/>
          <w:color w:val="000000"/>
          <w:bdr w:val="none" w:sz="0" w:space="0" w:color="auto" w:frame="1"/>
        </w:rPr>
        <w:t>and </w:t>
      </w:r>
      <w:r w:rsidRPr="00D91B25">
        <w:rPr>
          <w:rStyle w:val="Strong"/>
          <w:rFonts w:ascii="Maiandra GD" w:hAnsi="Maiandra GD" w:cs="Arial"/>
          <w:color w:val="000000"/>
          <w:bdr w:val="none" w:sz="0" w:space="0" w:color="auto" w:frame="1"/>
        </w:rPr>
        <w:t>GetHashCode() </w:t>
      </w:r>
      <w:r w:rsidRPr="00D91B25">
        <w:rPr>
          <w:rFonts w:ascii="Maiandra GD" w:hAnsi="Maiandra GD" w:cs="Arial"/>
          <w:color w:val="000000"/>
          <w:bdr w:val="none" w:sz="0" w:space="0" w:color="auto" w:frame="1"/>
        </w:rPr>
        <w:t>methods within the Student class. So, modify the Student class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students;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override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 xml:space="preserve"> obj</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//As the obj parameter type id object, so we need to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//cast it to Student Type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obj</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obj</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override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ID hash code value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IDHashCode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string HashCode Value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//Check for null refernece exception</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NameHashCode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IDHashCode ^ NameHashCode;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the above changes in Student class, modify the Main method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{item.ID}</w:t>
      </w:r>
      <w:r w:rsidRPr="00D91B25">
        <w:rPr>
          <w:rStyle w:val="enlighter-s0"/>
          <w:rFonts w:ascii="Maiandra GD" w:hAnsi="Maiandra GD" w:cs="Consolas"/>
          <w:color w:val="7CC379"/>
          <w:sz w:val="24"/>
          <w:szCs w:val="24"/>
          <w:bdr w:val="none" w:sz="0" w:space="0" w:color="auto" w:frame="1"/>
        </w:rPr>
        <w:t xml:space="preserve"> , 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execute the program and it will display the distinct records as expected.</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Approach3:</w:t>
      </w:r>
      <w:r w:rsidRPr="00D91B25">
        <w:rPr>
          <w:rFonts w:ascii="Maiandra GD" w:hAnsi="Maiandra GD" w:cs="Arial"/>
          <w:b w:val="0"/>
          <w:bCs w:val="0"/>
          <w:color w:val="000000"/>
          <w:sz w:val="24"/>
          <w:szCs w:val="24"/>
          <w:bdr w:val="none" w:sz="0" w:space="0" w:color="auto" w:frame="1"/>
        </w:rPr>
        <w:t> Using Anonymous Type</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project the properties of Student class into a </w:t>
      </w:r>
      <w:r w:rsidRPr="00D91B25">
        <w:rPr>
          <w:rStyle w:val="Strong"/>
          <w:rFonts w:ascii="Maiandra GD" w:hAnsi="Maiandra GD" w:cs="Arial"/>
          <w:color w:val="000000"/>
          <w:bdr w:val="none" w:sz="0" w:space="0" w:color="auto" w:frame="1"/>
        </w:rPr>
        <w:t>new anonymous type</w:t>
      </w:r>
      <w:r w:rsidRPr="00D91B25">
        <w:rPr>
          <w:rFonts w:ascii="Maiandra GD" w:hAnsi="Maiandra GD" w:cs="Arial"/>
          <w:color w:val="000000"/>
          <w:bdr w:val="none" w:sz="0" w:space="0" w:color="auto" w:frame="1"/>
        </w:rPr>
        <w:t>, which already overrides the </w:t>
      </w:r>
      <w:r w:rsidRPr="00D91B25">
        <w:rPr>
          <w:rStyle w:val="Strong"/>
          <w:rFonts w:ascii="Maiandra GD" w:hAnsi="Maiandra GD" w:cs="Arial"/>
          <w:color w:val="000000"/>
          <w:bdr w:val="none" w:sz="0" w:space="0" w:color="auto" w:frame="1"/>
        </w:rPr>
        <w:t>Equals() </w:t>
      </w:r>
      <w:r w:rsidRPr="00D91B25">
        <w:rPr>
          <w:rFonts w:ascii="Maiandra GD" w:hAnsi="Maiandra GD" w:cs="Arial"/>
          <w:color w:val="000000"/>
          <w:bdr w:val="none" w:sz="0" w:space="0" w:color="auto" w:frame="1"/>
        </w:rPr>
        <w:t>and </w:t>
      </w:r>
      <w:r w:rsidRPr="00D91B25">
        <w:rPr>
          <w:rStyle w:val="Strong"/>
          <w:rFonts w:ascii="Maiandra GD" w:hAnsi="Maiandra GD" w:cs="Arial"/>
          <w:color w:val="000000"/>
          <w:bdr w:val="none" w:sz="0" w:space="0" w:color="auto" w:frame="1"/>
        </w:rPr>
        <w:t>GetHashCode() </w:t>
      </w:r>
      <w:r w:rsidRPr="00D91B25">
        <w:rPr>
          <w:rFonts w:ascii="Maiandra GD" w:hAnsi="Maiandra GD" w:cs="Arial"/>
          <w:color w:val="000000"/>
          <w:bdr w:val="none" w:sz="0" w:space="0" w:color="auto" w:frame="1"/>
        </w:rPr>
        <w:t>methods.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{item.ID}</w:t>
      </w:r>
      <w:r w:rsidRPr="00D91B25">
        <w:rPr>
          <w:rStyle w:val="enlighter-s0"/>
          <w:rFonts w:ascii="Maiandra GD" w:hAnsi="Maiandra GD" w:cs="Consolas"/>
          <w:color w:val="7CC379"/>
          <w:sz w:val="24"/>
          <w:szCs w:val="24"/>
          <w:bdr w:val="none" w:sz="0" w:space="0" w:color="auto" w:frame="1"/>
        </w:rPr>
        <w:t xml:space="preserve"> , 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example, we project the ID and Name properties to IEnumeable&lt;’a&gt; means to anonymous type which already overrides the Equals and GetHashCode method. Now run the application and you will see the output as expected.</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Approach4: Implementing the IEquatble&lt;T&gt; interface in Student Class.</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Modify the Student class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 : IEquatable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students;</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other</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other,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false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 other</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other.</w:t>
      </w:r>
      <w:r w:rsidRPr="00D91B25">
        <w:rPr>
          <w:rStyle w:val="enlighter-m3"/>
          <w:rFonts w:ascii="Maiandra GD" w:hAnsi="Maiandra GD" w:cs="Consolas"/>
          <w:color w:val="4284AE"/>
          <w:sz w:val="24"/>
          <w:szCs w:val="24"/>
          <w:bdr w:val="none" w:sz="0" w:space="0" w:color="auto" w:frame="1"/>
        </w:rPr>
        <w:t>ID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&amp;&amp;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other.</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override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IDHashCode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NameHashCode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IDHashCode ^ NameHashCode;</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here we have done two things. First, we implement the Equals method of the IEquatable interface and then override the GetHashCode method.</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Now change the Program class as shown below.</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Distinct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{item.ID}</w:t>
      </w:r>
      <w:r w:rsidRPr="00D91B25">
        <w:rPr>
          <w:rStyle w:val="enlighter-s0"/>
          <w:rFonts w:ascii="Maiandra GD" w:hAnsi="Maiandra GD" w:cs="Consolas"/>
          <w:color w:val="7CC379"/>
          <w:sz w:val="24"/>
          <w:szCs w:val="24"/>
          <w:bdr w:val="none" w:sz="0" w:space="0" w:color="auto" w:frame="1"/>
        </w:rPr>
        <w:t xml:space="preserve"> , 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Run the application and see the output as expected.</w:t>
      </w:r>
    </w:p>
    <w:p w:rsidR="00731A3A" w:rsidRPr="00D91B25" w:rsidRDefault="00731A3A" w:rsidP="00731A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Difference between IEqualityComparer&lt;T&gt; and IEquatable&lt;T&gt;:</w:t>
      </w:r>
    </w:p>
    <w:p w:rsidR="00731A3A" w:rsidRPr="00D91B25" w:rsidRDefault="00731A3A" w:rsidP="00731A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w:t>
      </w:r>
      <w:r w:rsidRPr="00D91B25">
        <w:rPr>
          <w:rStyle w:val="Strong"/>
          <w:rFonts w:ascii="Maiandra GD" w:hAnsi="Maiandra GD" w:cs="Arial"/>
          <w:color w:val="000000"/>
          <w:bdr w:val="none" w:sz="0" w:space="0" w:color="auto" w:frame="1"/>
        </w:rPr>
        <w:t>IEqualityComparer&lt;T&gt;</w:t>
      </w:r>
      <w:r w:rsidRPr="00D91B25">
        <w:rPr>
          <w:rFonts w:ascii="Maiandra GD" w:hAnsi="Maiandra GD" w:cs="Arial"/>
          <w:color w:val="000000"/>
          <w:bdr w:val="none" w:sz="0" w:space="0" w:color="auto" w:frame="1"/>
        </w:rPr>
        <w:t> is an interface for an object that performs the comparison on two objects of the type T whereas the </w:t>
      </w:r>
      <w:r w:rsidRPr="00D91B25">
        <w:rPr>
          <w:rStyle w:val="Strong"/>
          <w:rFonts w:ascii="Maiandra GD" w:hAnsi="Maiandra GD" w:cs="Arial"/>
          <w:color w:val="000000"/>
          <w:bdr w:val="none" w:sz="0" w:space="0" w:color="auto" w:frame="1"/>
        </w:rPr>
        <w:t>IEquatable&lt;T&gt;</w:t>
      </w:r>
      <w:r w:rsidRPr="00D91B25">
        <w:rPr>
          <w:rFonts w:ascii="Maiandra GD" w:hAnsi="Maiandra GD" w:cs="Arial"/>
          <w:color w:val="000000"/>
          <w:bdr w:val="none" w:sz="0" w:space="0" w:color="auto" w:frame="1"/>
        </w:rPr>
        <w:t> is also an interface for an object of type T so that it can compare itself to another.</w:t>
      </w:r>
    </w:p>
    <w:p w:rsidR="00731A3A" w:rsidRPr="002C7AA9" w:rsidRDefault="00731A3A">
      <w:pPr>
        <w:pBdr>
          <w:bottom w:val="double" w:sz="6" w:space="1" w:color="auto"/>
        </w:pBdr>
        <w:rPr>
          <w:rFonts w:ascii="Maiandra GD" w:hAnsi="Maiandra GD"/>
          <w:b/>
          <w:sz w:val="24"/>
          <w:szCs w:val="24"/>
        </w:rPr>
      </w:pPr>
    </w:p>
    <w:p w:rsidR="0077683A" w:rsidRPr="00D91B25" w:rsidRDefault="0077683A"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LINQ Except in C#</w:t>
      </w:r>
      <w:r w:rsidR="002C7AA9">
        <w:rPr>
          <w:rFonts w:ascii="Maiandra GD" w:hAnsi="Maiandra GD"/>
          <w:bCs w:val="0"/>
          <w:color w:val="3A3A3A"/>
          <w:sz w:val="24"/>
          <w:szCs w:val="24"/>
        </w:rPr>
        <w:t xml:space="preserve"> </w:t>
      </w:r>
    </w:p>
    <w:p w:rsidR="0077683A" w:rsidRPr="00D91B25" w:rsidRDefault="0077683A" w:rsidP="0077683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Except in C# with Examples</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Except in C#</w:t>
      </w:r>
      <w:r w:rsidRPr="00D91B25">
        <w:rPr>
          <w:rFonts w:ascii="Maiandra GD" w:hAnsi="Maiandra GD" w:cs="Arial"/>
          <w:color w:val="000000"/>
          <w:bdr w:val="none" w:sz="0" w:space="0" w:color="auto" w:frame="1"/>
        </w:rPr>
        <w:t> with examples. Please read our previous article where we discussed the </w:t>
      </w:r>
      <w:hyperlink r:id="rId77" w:history="1">
        <w:r w:rsidRPr="00D91B25">
          <w:rPr>
            <w:rStyle w:val="Hyperlink"/>
            <w:rFonts w:ascii="Maiandra GD" w:hAnsi="Maiandra GD" w:cs="Arial"/>
            <w:b/>
            <w:bCs/>
            <w:color w:val="007BFF"/>
            <w:bdr w:val="none" w:sz="0" w:space="0" w:color="auto" w:frame="1"/>
          </w:rPr>
          <w:t>LINQ Distinct Method</w:t>
        </w:r>
      </w:hyperlink>
      <w:r w:rsidRPr="00D91B25">
        <w:rPr>
          <w:rFonts w:ascii="Maiandra GD" w:hAnsi="Maiandra GD" w:cs="Arial"/>
          <w:color w:val="000000"/>
          <w:bdr w:val="none" w:sz="0" w:space="0" w:color="auto" w:frame="1"/>
        </w:rPr>
        <w:t> with examples. As part of this article, we are going to discuss the following pointers</w:t>
      </w:r>
    </w:p>
    <w:p w:rsidR="0077683A" w:rsidRPr="00D91B25" w:rsidRDefault="0077683A" w:rsidP="0077683A">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Except in C#?</w:t>
      </w:r>
    </w:p>
    <w:p w:rsidR="0077683A" w:rsidRPr="00D91B25" w:rsidRDefault="0077683A" w:rsidP="0077683A">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C# LINQ Except Method using both Method and Query Syntax</w:t>
      </w:r>
    </w:p>
    <w:p w:rsidR="0077683A" w:rsidRPr="00D91B25" w:rsidRDefault="0077683A" w:rsidP="0077683A">
      <w:pPr>
        <w:numPr>
          <w:ilvl w:val="0"/>
          <w:numId w:val="2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implement IEqualityComparer?</w:t>
      </w:r>
    </w:p>
    <w:p w:rsidR="0077683A" w:rsidRPr="00D91B25" w:rsidRDefault="0077683A" w:rsidP="0077683A">
      <w:pPr>
        <w:numPr>
          <w:ilvl w:val="0"/>
          <w:numId w:val="28"/>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using Anonymous Type</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Except in C#?</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Except Method in C#</w:t>
      </w:r>
      <w:r w:rsidRPr="00D91B25">
        <w:rPr>
          <w:rFonts w:ascii="Maiandra GD" w:hAnsi="Maiandra GD" w:cs="Arial"/>
          <w:color w:val="000000"/>
          <w:bdr w:val="none" w:sz="0" w:space="0" w:color="auto" w:frame="1"/>
        </w:rPr>
        <w:t> is used to return the elements which are present in the first data source but not in the second data source. There are two overloaded versions available for the LINQ Except Method as shown below.</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666865" cy="1329055"/>
            <wp:effectExtent l="19050" t="0" r="635" b="0"/>
            <wp:docPr id="121" name="Picture 121" descr="LINQ Excep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LINQ Except Method in C# with Examples"/>
                    <pic:cNvPicPr>
                      <a:picLocks noChangeAspect="1" noChangeArrowheads="1"/>
                    </pic:cNvPicPr>
                  </pic:nvPicPr>
                  <pic:blipFill>
                    <a:blip r:embed="rId78"/>
                    <a:srcRect/>
                    <a:stretch>
                      <a:fillRect/>
                    </a:stretch>
                  </pic:blipFill>
                  <pic:spPr bwMode="auto">
                    <a:xfrm>
                      <a:off x="0" y="0"/>
                      <a:ext cx="6666865" cy="1329055"/>
                    </a:xfrm>
                    <a:prstGeom prst="rect">
                      <a:avLst/>
                    </a:prstGeom>
                    <a:noFill/>
                    <a:ln w="9525">
                      <a:noFill/>
                      <a:miter lim="800000"/>
                      <a:headEnd/>
                      <a:tailEnd/>
                    </a:ln>
                  </pic:spPr>
                </pic:pic>
              </a:graphicData>
            </a:graphic>
          </wp:inline>
        </w:drawing>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one and the only difference between the above two methods is the second overloaded version takes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an argument. That means the </w:t>
      </w:r>
      <w:r w:rsidRPr="00D91B25">
        <w:rPr>
          <w:rStyle w:val="Strong"/>
          <w:rFonts w:ascii="Maiandra GD" w:hAnsi="Maiandra GD" w:cs="Arial"/>
          <w:color w:val="000000"/>
          <w:bdr w:val="none" w:sz="0" w:space="0" w:color="auto" w:frame="1"/>
        </w:rPr>
        <w:t>Except</w:t>
      </w:r>
      <w:r w:rsidRPr="00D91B25">
        <w:rPr>
          <w:rFonts w:ascii="Maiandra GD" w:hAnsi="Maiandra GD" w:cs="Arial"/>
          <w:color w:val="000000"/>
          <w:bdr w:val="none" w:sz="0" w:space="0" w:color="auto" w:frame="1"/>
        </w:rPr>
        <w:t> Method can also be used with Comparer also.</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Let us understand this with an example:</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051810" cy="1775460"/>
            <wp:effectExtent l="19050" t="0" r="0" b="0"/>
            <wp:docPr id="122" name="Picture 122" descr="LINQ Excep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LINQ Except Method in C# with Examples"/>
                    <pic:cNvPicPr>
                      <a:picLocks noChangeAspect="1" noChangeArrowheads="1"/>
                    </pic:cNvPicPr>
                  </pic:nvPicPr>
                  <pic:blipFill>
                    <a:blip r:embed="rId79"/>
                    <a:srcRect/>
                    <a:stretch>
                      <a:fillRect/>
                    </a:stretch>
                  </pic:blipFill>
                  <pic:spPr bwMode="auto">
                    <a:xfrm>
                      <a:off x="0" y="0"/>
                      <a:ext cx="3051810" cy="1775460"/>
                    </a:xfrm>
                    <a:prstGeom prst="rect">
                      <a:avLst/>
                    </a:prstGeom>
                    <a:noFill/>
                    <a:ln w="9525">
                      <a:noFill/>
                      <a:miter lim="800000"/>
                      <a:headEnd/>
                      <a:tailEnd/>
                    </a:ln>
                  </pic:spPr>
                </pic:pic>
              </a:graphicData>
            </a:graphic>
          </wp:inline>
        </w:drawing>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we have two data sources i.e. DataSource 1 and Data Source 2. The DataSource 1 contains elements such as 1, 2, 3, 4, 5, 6 and the DataSource 2 contains elements such as 1, 3, 5, 8, 9, and 10. If we want to retrieve the elements such as 2, 4, and 6 from the first data source which does not exist in the second data source then we need to apply the distinct operation.</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Let us see how to do this with both Query and Method syntax.</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Run the application and you will see the output as expected.</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query syntax, there is no such operator call Except, so here we need to use both query and method syntax to achieve the same.</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have a string array of countries and we need to return the countries from the first collection, those are not present in the second collection.</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see the output.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999490" cy="659130"/>
            <wp:effectExtent l="19050" t="0" r="0" b="0"/>
            <wp:docPr id="123" name="Picture 123" descr="https://dotnettutorials.net/wp-content/uploads/2019/05/word-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dotnettutorials.net/wp-content/uploads/2019/05/word-image-18.png"/>
                    <pic:cNvPicPr>
                      <a:picLocks noChangeAspect="1" noChangeArrowheads="1"/>
                    </pic:cNvPicPr>
                  </pic:nvPicPr>
                  <pic:blipFill>
                    <a:blip r:embed="rId80"/>
                    <a:srcRect/>
                    <a:stretch>
                      <a:fillRect/>
                    </a:stretch>
                  </pic:blipFill>
                  <pic:spPr bwMode="auto">
                    <a:xfrm>
                      <a:off x="0" y="0"/>
                      <a:ext cx="999490" cy="659130"/>
                    </a:xfrm>
                    <a:prstGeom prst="rect">
                      <a:avLst/>
                    </a:prstGeom>
                    <a:noFill/>
                    <a:ln w="9525">
                      <a:noFill/>
                      <a:miter lim="800000"/>
                      <a:headEnd/>
                      <a:tailEnd/>
                    </a:ln>
                  </pic:spPr>
                </pic:pic>
              </a:graphicData>
            </a:graphic>
          </wp:inline>
        </w:drawing>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spite of having the country UK in the second collection, it still shows in the output. This is because the default comparer that is being used to filter the data is case-insensitive.</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if you want to ignore the case-sensitive then you need to use the other overloaded version of the Except() method which takes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an argument.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modify the program as shown where we pass </w:t>
      </w:r>
      <w:r w:rsidRPr="00D91B25">
        <w:rPr>
          <w:rStyle w:val="Strong"/>
          <w:rFonts w:ascii="Maiandra GD" w:hAnsi="Maiandra GD" w:cs="Arial"/>
          <w:color w:val="000000"/>
          <w:bdr w:val="none" w:sz="0" w:space="0" w:color="auto" w:frame="1"/>
        </w:rPr>
        <w:t>StringComparer</w:t>
      </w:r>
      <w:r w:rsidRPr="00D91B25">
        <w:rPr>
          <w:rFonts w:ascii="Maiandra GD" w:hAnsi="Maiandra GD" w:cs="Arial"/>
          <w:color w:val="000000"/>
          <w:bdr w:val="none" w:sz="0" w:space="0" w:color="auto" w:frame="1"/>
        </w:rPr>
        <w:t> as an argument and this </w:t>
      </w:r>
      <w:r w:rsidRPr="00D91B25">
        <w:rPr>
          <w:rStyle w:val="Strong"/>
          <w:rFonts w:ascii="Maiandra GD" w:hAnsi="Maiandra GD" w:cs="Arial"/>
          <w:color w:val="000000"/>
          <w:bdr w:val="none" w:sz="0" w:space="0" w:color="auto" w:frame="1"/>
        </w:rPr>
        <w:t>StringComparer</w:t>
      </w:r>
      <w:r w:rsidRPr="00D91B25">
        <w:rPr>
          <w:rFonts w:ascii="Maiandra GD" w:hAnsi="Maiandra GD" w:cs="Arial"/>
          <w:color w:val="000000"/>
          <w:bdr w:val="none" w:sz="0" w:space="0" w:color="auto" w:frame="1"/>
        </w:rPr>
        <w:t> class already implements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display the data as expected.</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Except() Method with Complex Type:</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Except() Method in C#</w:t>
      </w:r>
      <w:r w:rsidRPr="00D91B25">
        <w:rPr>
          <w:rFonts w:ascii="Maiandra GD" w:hAnsi="Maiandra GD" w:cs="Arial"/>
          <w:color w:val="000000"/>
          <w:bdr w:val="none" w:sz="0" w:space="0" w:color="auto" w:frame="1"/>
        </w:rPr>
        <w:t> works slightly different manner when working with complex types such as Employee, Product, Student, etc. Let us understand this with an example.</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 in it.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a very simple student class with just two properties. Let say, we have the following two data sources.</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785235" cy="2796540"/>
            <wp:effectExtent l="19050" t="0" r="5715" b="0"/>
            <wp:docPr id="124" name="Picture 124" descr="LINQ Except() Method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LINQ Except() Method with Complex Type"/>
                    <pic:cNvPicPr>
                      <a:picLocks noChangeAspect="1" noChangeArrowheads="1"/>
                    </pic:cNvPicPr>
                  </pic:nvPicPr>
                  <pic:blipFill>
                    <a:blip r:embed="rId81"/>
                    <a:srcRect/>
                    <a:stretch>
                      <a:fillRect/>
                    </a:stretch>
                  </pic:blipFill>
                  <pic:spPr bwMode="auto">
                    <a:xfrm>
                      <a:off x="0" y="0"/>
                      <a:ext cx="3785235" cy="2796540"/>
                    </a:xfrm>
                    <a:prstGeom prst="rect">
                      <a:avLst/>
                    </a:prstGeom>
                    <a:noFill/>
                    <a:ln w="9525">
                      <a:noFill/>
                      <a:miter lim="800000"/>
                      <a:headEnd/>
                      <a:tailEnd/>
                    </a:ln>
                  </pic:spPr>
                </pic:pic>
              </a:graphicData>
            </a:graphic>
          </wp:inline>
        </w:drawing>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we have two data sources. The first data source i.e. AllStudents hold the information of all the students while the second data source i.e. Class6Students hold the data of only the 6</w:t>
      </w:r>
      <w:r w:rsidRPr="00D91B25">
        <w:rPr>
          <w:rFonts w:ascii="Maiandra GD" w:hAnsi="Maiandra GD" w:cs="Arial"/>
          <w:color w:val="000000"/>
          <w:bdr w:val="none" w:sz="0" w:space="0" w:color="auto" w:frame="1"/>
          <w:vertAlign w:val="superscript"/>
        </w:rPr>
        <w:t>th</w:t>
      </w:r>
      <w:r w:rsidRPr="00D91B25">
        <w:rPr>
          <w:rFonts w:ascii="Maiandra GD" w:hAnsi="Maiandra GD" w:cs="Arial"/>
          <w:color w:val="000000"/>
          <w:bdr w:val="none" w:sz="0" w:space="0" w:color="auto" w:frame="1"/>
        </w:rPr>
        <w:t> class students.</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only to fetch all the student names from except the 6</w:t>
      </w:r>
      <w:r w:rsidRPr="00D91B25">
        <w:rPr>
          <w:rFonts w:ascii="Maiandra GD" w:hAnsi="Maiandra GD" w:cs="Arial"/>
          <w:color w:val="000000"/>
          <w:bdr w:val="none" w:sz="0" w:space="0" w:color="auto" w:frame="1"/>
          <w:vertAlign w:val="superscript"/>
        </w:rPr>
        <w:t>th</w:t>
      </w:r>
      <w:r w:rsidRPr="00D91B25">
        <w:rPr>
          <w:rFonts w:ascii="Maiandra GD" w:hAnsi="Maiandra GD" w:cs="Arial"/>
          <w:color w:val="000000"/>
          <w:bdr w:val="none" w:sz="0" w:space="0" w:color="auto" w:frame="1"/>
        </w:rPr>
        <w:t> class students. That means we need to fetch the student names from the AllStudents data source which are not present in the second data source i.e. Class6Students.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AllStudents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Class6Students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AllStudents.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AllStudents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818515" cy="669925"/>
            <wp:effectExtent l="19050" t="0" r="635" b="0"/>
            <wp:docPr id="125" name="Picture 125" descr="https://dotnettutorials.net/wp-content/uploads/2019/05/word-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dotnettutorials.net/wp-content/uploads/2019/05/word-image-19.png"/>
                    <pic:cNvPicPr>
                      <a:picLocks noChangeAspect="1" noChangeArrowheads="1"/>
                    </pic:cNvPicPr>
                  </pic:nvPicPr>
                  <pic:blipFill>
                    <a:blip r:embed="rId82"/>
                    <a:srcRect/>
                    <a:stretch>
                      <a:fillRect/>
                    </a:stretch>
                  </pic:blipFill>
                  <pic:spPr bwMode="auto">
                    <a:xfrm>
                      <a:off x="0" y="0"/>
                      <a:ext cx="818515" cy="669925"/>
                    </a:xfrm>
                    <a:prstGeom prst="rect">
                      <a:avLst/>
                    </a:prstGeom>
                    <a:noFill/>
                    <a:ln w="9525">
                      <a:noFill/>
                      <a:miter lim="800000"/>
                      <a:headEnd/>
                      <a:tailEnd/>
                    </a:ln>
                  </pic:spPr>
                </pic:pic>
              </a:graphicData>
            </a:graphic>
          </wp:inline>
        </w:drawing>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select all the information of all the students from the first data source which are not present in the second data source. Let us modify the program class as shown below.</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AllStudents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Class6Students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AllStudents.</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AllStudents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265045" cy="1201420"/>
            <wp:effectExtent l="19050" t="0" r="1905" b="0"/>
            <wp:docPr id="126" name="Picture 126" descr="https://dotnettutorials.net/wp-content/uploads/2019/05/word-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dotnettutorials.net/wp-content/uploads/2019/05/word-image-20.png"/>
                    <pic:cNvPicPr>
                      <a:picLocks noChangeAspect="1" noChangeArrowheads="1"/>
                    </pic:cNvPicPr>
                  </pic:nvPicPr>
                  <pic:blipFill>
                    <a:blip r:embed="rId83"/>
                    <a:srcRect/>
                    <a:stretch>
                      <a:fillRect/>
                    </a:stretch>
                  </pic:blipFill>
                  <pic:spPr bwMode="auto">
                    <a:xfrm>
                      <a:off x="0" y="0"/>
                      <a:ext cx="2265045" cy="1201420"/>
                    </a:xfrm>
                    <a:prstGeom prst="rect">
                      <a:avLst/>
                    </a:prstGeom>
                    <a:noFill/>
                    <a:ln w="9525">
                      <a:noFill/>
                      <a:miter lim="800000"/>
                      <a:headEnd/>
                      <a:tailEnd/>
                    </a:ln>
                  </pic:spPr>
                </pic:pic>
              </a:graphicData>
            </a:graphic>
          </wp:inline>
        </w:drawing>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it displays all the student’s data from the first data source. This is because the default comparer which is used for comparison is only checking whether two object references are equal and not the individual property values of the complex object.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our previous article, we already discussed there many ways to solve the above problem. Here let us see how to use an anonymous type to solve the above problem.</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Anonymous Type:</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select all the individual properties to an anonymous type. The following program does exactly the same things.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AllStudents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Class6Students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AllStudents.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AllStudents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output as expected. Let us see how to achieve the same thing using Comparer.</w:t>
      </w:r>
    </w:p>
    <w:p w:rsidR="0077683A" w:rsidRPr="00D91B25" w:rsidRDefault="0077683A" w:rsidP="0077683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Comparer:</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create a class and then we need to implement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 So, create a class file with the name </w:t>
      </w:r>
      <w:r w:rsidRPr="00D91B25">
        <w:rPr>
          <w:rStyle w:val="Strong"/>
          <w:rFonts w:ascii="Maiandra GD" w:hAnsi="Maiandra GD" w:cs="Arial"/>
          <w:color w:val="000000"/>
          <w:bdr w:val="none" w:sz="0" w:space="0" w:color="auto" w:frame="1"/>
        </w:rPr>
        <w:t>StudentComparer.cs</w:t>
      </w:r>
      <w:r w:rsidRPr="00D91B25">
        <w:rPr>
          <w:rFonts w:ascii="Maiandra GD" w:hAnsi="Maiandra GD" w:cs="Arial"/>
          <w:color w:val="000000"/>
          <w:bdr w:val="none" w:sz="0" w:space="0" w:color="auto" w:frame="1"/>
        </w:rPr>
        <w:t> and then copy and paste the following code in it.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//First check if both object reference are equal then return true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y</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either one of the object refernce is null, return false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y,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false</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//Comparing all the properties one by one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obj is null then return 0</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obj ==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ID hash code value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IDHashCode =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//Get the Name HashCode Value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NameHashCode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return</w:t>
      </w:r>
      <w:r w:rsidRPr="00D91B25">
        <w:rPr>
          <w:rStyle w:val="enlighter-text"/>
          <w:rFonts w:ascii="Maiandra GD" w:hAnsi="Maiandra GD" w:cs="Consolas"/>
          <w:color w:val="CFD5E0"/>
          <w:sz w:val="24"/>
          <w:szCs w:val="24"/>
          <w:bdr w:val="none" w:sz="0" w:space="0" w:color="auto" w:frame="1"/>
        </w:rPr>
        <w:t xml:space="preserve"> IDHashCode ^ NameHashCode;</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Then create an instance of </w:t>
      </w:r>
      <w:r w:rsidRPr="00D91B25">
        <w:rPr>
          <w:rStyle w:val="Strong"/>
          <w:rFonts w:ascii="Maiandra GD" w:hAnsi="Maiandra GD" w:cs="Arial"/>
          <w:color w:val="000000"/>
          <w:bdr w:val="none" w:sz="0" w:space="0" w:color="auto" w:frame="1"/>
        </w:rPr>
        <w:t>StudentComparer</w:t>
      </w:r>
      <w:r w:rsidRPr="00D91B25">
        <w:rPr>
          <w:rFonts w:ascii="Maiandra GD" w:hAnsi="Maiandra GD" w:cs="Arial"/>
          <w:color w:val="000000"/>
          <w:bdr w:val="none" w:sz="0" w:space="0" w:color="auto" w:frame="1"/>
        </w:rPr>
        <w:t> class and pass that instance to the Except method as shown in the below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AllStudents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Class6Students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//Create an instance of StudentComparer</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AllStudents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AllStudents</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Except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Class6Students,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7683A" w:rsidRPr="00D91B25" w:rsidRDefault="0077683A" w:rsidP="0077683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rsidP="0077683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output as expected.</w:t>
      </w:r>
    </w:p>
    <w:p w:rsidR="003617FC" w:rsidRPr="00D91B25" w:rsidRDefault="003617FC">
      <w:pPr>
        <w:pBdr>
          <w:bottom w:val="double" w:sz="6" w:space="1" w:color="auto"/>
        </w:pBdr>
        <w:rPr>
          <w:rFonts w:ascii="Maiandra GD" w:hAnsi="Maiandra GD"/>
          <w:sz w:val="24"/>
          <w:szCs w:val="24"/>
        </w:rPr>
      </w:pPr>
    </w:p>
    <w:p w:rsidR="003F7674" w:rsidRPr="00D91B25" w:rsidRDefault="003F7674"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LINQ Intersect Method in C#</w:t>
      </w:r>
      <w:r w:rsidR="002C7AA9">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Intersect Method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Intersect Method in C#</w:t>
      </w:r>
      <w:r w:rsidRPr="00D91B25">
        <w:rPr>
          <w:rFonts w:ascii="Maiandra GD" w:hAnsi="Maiandra GD" w:cs="Arial"/>
          <w:color w:val="000000"/>
          <w:bdr w:val="none" w:sz="0" w:space="0" w:color="auto" w:frame="1"/>
        </w:rPr>
        <w:t> using examples. Please read our previous article where we discussed the </w:t>
      </w:r>
      <w:hyperlink r:id="rId84" w:history="1">
        <w:r w:rsidRPr="00D91B25">
          <w:rPr>
            <w:rStyle w:val="Hyperlink"/>
            <w:rFonts w:ascii="Maiandra GD" w:hAnsi="Maiandra GD" w:cs="Arial"/>
            <w:b/>
            <w:bCs/>
            <w:color w:val="007BFF"/>
            <w:bdr w:val="none" w:sz="0" w:space="0" w:color="auto" w:frame="1"/>
          </w:rPr>
          <w:t>LINQ Except() Method</w:t>
        </w:r>
      </w:hyperlink>
      <w:r w:rsidRPr="00D91B25">
        <w:rPr>
          <w:rFonts w:ascii="Maiandra GD" w:hAnsi="Maiandra GD" w:cs="Arial"/>
          <w:color w:val="000000"/>
          <w:bdr w:val="none" w:sz="0" w:space="0" w:color="auto" w:frame="1"/>
        </w:rPr>
        <w:t> with examples. As part of this article, I am going to discuss the following pointers</w:t>
      </w:r>
    </w:p>
    <w:p w:rsidR="003F7674" w:rsidRPr="00D91B25" w:rsidRDefault="003F7674" w:rsidP="003F7674">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Intersect Method?</w:t>
      </w:r>
    </w:p>
    <w:p w:rsidR="003F7674" w:rsidRPr="00D91B25" w:rsidRDefault="003F7674" w:rsidP="003F7674">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LINQ Intersect Method using both Method and Query Syntax</w:t>
      </w:r>
    </w:p>
    <w:p w:rsidR="003F7674" w:rsidRPr="00D91B25" w:rsidRDefault="003F7674" w:rsidP="003F7674">
      <w:pPr>
        <w:numPr>
          <w:ilvl w:val="0"/>
          <w:numId w:val="2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implement IEqualityComparer?</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Intersect Method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Intersect Method in C#</w:t>
      </w:r>
      <w:r w:rsidRPr="00D91B25">
        <w:rPr>
          <w:rFonts w:ascii="Maiandra GD" w:hAnsi="Maiandra GD" w:cs="Arial"/>
          <w:color w:val="000000"/>
          <w:bdr w:val="none" w:sz="0" w:space="0" w:color="auto" w:frame="1"/>
        </w:rPr>
        <w:t> is used to return the common elements from both the collections. The elements that are present in both the data sources. There are two overloaded versions available for the LINQ Intersect Method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525896" cy="1541721"/>
            <wp:effectExtent l="19050" t="0" r="8254" b="0"/>
            <wp:docPr id="133" name="Picture 133" descr="LINQ Intersec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LINQ Intersect Method in C# with Examples"/>
                    <pic:cNvPicPr>
                      <a:picLocks noChangeAspect="1" noChangeArrowheads="1"/>
                    </pic:cNvPicPr>
                  </pic:nvPicPr>
                  <pic:blipFill>
                    <a:blip r:embed="rId85"/>
                    <a:srcRect/>
                    <a:stretch>
                      <a:fillRect/>
                    </a:stretch>
                  </pic:blipFill>
                  <pic:spPr bwMode="auto">
                    <a:xfrm>
                      <a:off x="0" y="0"/>
                      <a:ext cx="6526146" cy="154178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one and the only difference between the above two LINQ Intersect methods is that the second overloaded version takes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an argument. That means the Intersect Method is also used for Comparer.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this with an example: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46805" cy="2137410"/>
            <wp:effectExtent l="19050" t="0" r="0" b="0"/>
            <wp:docPr id="134" name="Picture 134" descr="LINQ Intersect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INQ Intersect Method in C#"/>
                    <pic:cNvPicPr>
                      <a:picLocks noChangeAspect="1" noChangeArrowheads="1"/>
                    </pic:cNvPicPr>
                  </pic:nvPicPr>
                  <pic:blipFill>
                    <a:blip r:embed="rId86"/>
                    <a:srcRect/>
                    <a:stretch>
                      <a:fillRect/>
                    </a:stretch>
                  </pic:blipFill>
                  <pic:spPr bwMode="auto">
                    <a:xfrm>
                      <a:off x="0" y="0"/>
                      <a:ext cx="3646805" cy="213741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As shown in the above image, here we have two integer data sources i.e. DataSource 1 and Data Source 2. The DataSource 1 contains elements such as 1, 2, 3, 4, 5, 6 and the DataSource 2 contains elements such as 1, 3, 5, 8, 9, and 10. If we want to retrieve the elements such as 1, 3, and 5 which are exist in both the data sources then we need to use the LINQ Intersect method.</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3F7674" w:rsidRPr="00D91B25" w:rsidRDefault="003F7674" w:rsidP="003F7674">
      <w:pPr>
        <w:pStyle w:val="NormalWeb"/>
        <w:shd w:val="clear" w:color="auto" w:fill="FFFFFF"/>
        <w:spacing w:before="0" w:beforeAutospacing="0" w:after="0" w:afterAutospacing="0"/>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the use of the LINQ Intersect() Method using both Method and Query Syntax to fetch the common elements exists in both the collections.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Run the application and you will see the output as expected.</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query syntax, there is no such operator call Intersect, so here we need to use the mixed syntax i.e. both the query and method syntax to achieve the same.</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have two arrays of countries and we need to return the common countries from both the collections.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have a look at the output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733425" cy="457200"/>
            <wp:effectExtent l="19050" t="0" r="9525" b="0"/>
            <wp:docPr id="135" name="Picture 135" descr="https://dotnettutorials.net/wp-content/uploads/2019/05/word-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dotnettutorials.net/wp-content/uploads/2019/05/word-image-21.png"/>
                    <pic:cNvPicPr>
                      <a:picLocks noChangeAspect="1" noChangeArrowheads="1"/>
                    </pic:cNvPicPr>
                  </pic:nvPicPr>
                  <pic:blipFill>
                    <a:blip r:embed="rId87"/>
                    <a:srcRect/>
                    <a:stretch>
                      <a:fillRect/>
                    </a:stretch>
                  </pic:blipFill>
                  <pic:spPr bwMode="auto">
                    <a:xfrm>
                      <a:off x="0" y="0"/>
                      <a:ext cx="733425" cy="45720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it displays only India and Canada. If you look at our collections, then you can see the country “UK” is present in both the collections but the Intersect method did not fetch that country. This is because the default comparer that is being used by the Intersect method is case-insensitive.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if you want to ignore the case-sensitive then you need to use the other overloaded version of the Intersect() method which takes IEqualityComparer as an argument. So, modify the program as shown below where we pass StringComparer as an argument.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display the data as expected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90880" cy="648335"/>
            <wp:effectExtent l="19050" t="0" r="0" b="0"/>
            <wp:docPr id="136" name="Picture 136" descr="https://dotnettutorials.net/wp-content/uploads/2019/05/word-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dotnettutorials.net/wp-content/uploads/2019/05/word-image-22.png"/>
                    <pic:cNvPicPr>
                      <a:picLocks noChangeAspect="1" noChangeArrowheads="1"/>
                    </pic:cNvPicPr>
                  </pic:nvPicPr>
                  <pic:blipFill>
                    <a:blip r:embed="rId88"/>
                    <a:srcRect/>
                    <a:stretch>
                      <a:fillRect/>
                    </a:stretch>
                  </pic:blipFill>
                  <pic:spPr bwMode="auto">
                    <a:xfrm>
                      <a:off x="0" y="0"/>
                      <a:ext cx="690880" cy="648335"/>
                    </a:xfrm>
                    <a:prstGeom prst="rect">
                      <a:avLst/>
                    </a:prstGeom>
                    <a:noFill/>
                    <a:ln w="9525">
                      <a:noFill/>
                      <a:miter lim="800000"/>
                      <a:headEnd/>
                      <a:tailEnd/>
                    </a:ln>
                  </pic:spPr>
                </pic:pic>
              </a:graphicData>
            </a:graphic>
          </wp:inline>
        </w:drawing>
      </w:r>
      <w:r w:rsidRPr="00D91B25">
        <w:rPr>
          <w:rFonts w:ascii="Maiandra GD" w:hAnsi="Maiandra GD" w:cs="Arial"/>
          <w:color w:val="000000"/>
          <w:bdr w:val="none" w:sz="0" w:space="0" w:color="auto" w:frame="1"/>
        </w:rPr>
        <w:t> .</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LINQ Intersect() Method with Complex Type: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Intersect() Method like other Set Operators (such as Distinct, Expect) also works in a different manner when working with complex types such as Product, Employee, Student, etc. Let us understand this with an example.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a very simple student class with just two properties. Let say, we have the following two data sources.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358765" cy="3348990"/>
            <wp:effectExtent l="19050" t="0" r="0" b="0"/>
            <wp:docPr id="137" name="Picture 137" descr="LINQ Intersect() Method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LINQ Intersect() Method with Complex Type"/>
                    <pic:cNvPicPr>
                      <a:picLocks noChangeAspect="1" noChangeArrowheads="1"/>
                    </pic:cNvPicPr>
                  </pic:nvPicPr>
                  <pic:blipFill>
                    <a:blip r:embed="rId89"/>
                    <a:srcRect/>
                    <a:stretch>
                      <a:fillRect/>
                    </a:stretch>
                  </pic:blipFill>
                  <pic:spPr bwMode="auto">
                    <a:xfrm>
                      <a:off x="0" y="0"/>
                      <a:ext cx="5358765" cy="334899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we have two collections of student data. And if you notice we have two students which are appeared in both the collections.</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Example3:</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fetch all the student names which are present in both the collections. That is the common student’s names from both the collections.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701675" cy="446405"/>
            <wp:effectExtent l="19050" t="0" r="3175" b="0"/>
            <wp:docPr id="138" name="Picture 138" descr="https://dotnettutorials.net/wp-content/uploads/2019/05/word-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tnettutorials.net/wp-content/uploads/2019/05/word-image-23.png"/>
                    <pic:cNvPicPr>
                      <a:picLocks noChangeAspect="1" noChangeArrowheads="1"/>
                    </pic:cNvPicPr>
                  </pic:nvPicPr>
                  <pic:blipFill>
                    <a:blip r:embed="rId90"/>
                    <a:srcRect/>
                    <a:stretch>
                      <a:fillRect/>
                    </a:stretch>
                  </pic:blipFill>
                  <pic:spPr bwMode="auto">
                    <a:xfrm>
                      <a:off x="0" y="0"/>
                      <a:ext cx="701675" cy="44640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select all the information of all the students those are present in both the collections. In order to do this, let us modify the program class as shown below.</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then it will not display any data. This is because the default comparer which is used for comparison is only checked whether two object references are equal and not the individual property values of the complex object.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see how to use an anonymous type to solve the above problem.</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Anonymous Type for Intersect Operation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select all the individual properties to an anonymous type. The following program does exactly the same things.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output as expected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222500" cy="499745"/>
            <wp:effectExtent l="19050" t="0" r="6350" b="0"/>
            <wp:docPr id="139" name="Picture 139" descr="https://dotnettutorials.net/wp-content/uploads/2019/05/word-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tnettutorials.net/wp-content/uploads/2019/05/word-image-24.png"/>
                    <pic:cNvPicPr>
                      <a:picLocks noChangeAspect="1" noChangeArrowheads="1"/>
                    </pic:cNvPicPr>
                  </pic:nvPicPr>
                  <pic:blipFill>
                    <a:blip r:embed="rId91"/>
                    <a:srcRect/>
                    <a:stretch>
                      <a:fillRect/>
                    </a:stretch>
                  </pic:blipFill>
                  <pic:spPr bwMode="auto">
                    <a:xfrm>
                      <a:off x="0" y="0"/>
                      <a:ext cx="2222500" cy="49974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see how to achieve the same thing using Comparer.</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Comparer: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create a class and then we need to implement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 So, create a class file with the name </w:t>
      </w:r>
      <w:r w:rsidRPr="00D91B25">
        <w:rPr>
          <w:rStyle w:val="Strong"/>
          <w:rFonts w:ascii="Maiandra GD" w:hAnsi="Maiandra GD" w:cs="Arial"/>
          <w:color w:val="000000"/>
          <w:bdr w:val="none" w:sz="0" w:space="0" w:color="auto" w:frame="1"/>
        </w:rPr>
        <w:t>StudentComparer.cs</w:t>
      </w:r>
      <w:r w:rsidRPr="00D91B25">
        <w:rPr>
          <w:rFonts w:ascii="Maiandra GD" w:hAnsi="Maiandra GD" w:cs="Arial"/>
          <w:color w:val="000000"/>
          <w:bdr w:val="none" w:sz="0" w:space="0" w:color="auto" w:frame="1"/>
        </w:rPr>
        <w:t>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create an instance of StudentComparer class and then we need to pass that instance to the Intersect method as shown in the below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Intersect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7683A" w:rsidRPr="00D91B25" w:rsidRDefault="0077683A">
      <w:pPr>
        <w:pBdr>
          <w:bottom w:val="double" w:sz="6" w:space="1" w:color="auto"/>
        </w:pBdr>
        <w:rPr>
          <w:rFonts w:ascii="Maiandra GD" w:hAnsi="Maiandra GD"/>
          <w:sz w:val="24"/>
          <w:szCs w:val="24"/>
        </w:rPr>
      </w:pPr>
    </w:p>
    <w:p w:rsidR="003F7674" w:rsidRPr="00D91B25" w:rsidRDefault="003F7674" w:rsidP="002C7AA9">
      <w:pPr>
        <w:pStyle w:val="Heading1"/>
        <w:spacing w:before="0" w:after="48"/>
        <w:textAlignment w:val="baseline"/>
        <w:rPr>
          <w:rFonts w:ascii="Maiandra GD" w:hAnsi="Maiandra GD" w:cs="Segoe UI"/>
          <w:color w:val="212529"/>
          <w:sz w:val="24"/>
          <w:szCs w:val="24"/>
        </w:rPr>
      </w:pPr>
      <w:r w:rsidRPr="002C7AA9">
        <w:rPr>
          <w:rFonts w:ascii="Maiandra GD" w:hAnsi="Maiandra GD"/>
          <w:bCs w:val="0"/>
          <w:color w:val="3A3A3A"/>
          <w:sz w:val="24"/>
          <w:szCs w:val="24"/>
          <w:highlight w:val="yellow"/>
        </w:rPr>
        <w:t>LINQ Union in C#</w:t>
      </w:r>
      <w:r w:rsidR="002C7AA9">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Union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Union in C#</w:t>
      </w:r>
      <w:r w:rsidRPr="00D91B25">
        <w:rPr>
          <w:rFonts w:ascii="Maiandra GD" w:hAnsi="Maiandra GD" w:cs="Arial"/>
          <w:color w:val="000000"/>
          <w:bdr w:val="none" w:sz="0" w:space="0" w:color="auto" w:frame="1"/>
        </w:rPr>
        <w:t> with examples. Please read our previous article where we discussed the </w:t>
      </w:r>
      <w:hyperlink r:id="rId92" w:history="1">
        <w:r w:rsidRPr="00D91B25">
          <w:rPr>
            <w:rStyle w:val="Strong"/>
            <w:rFonts w:ascii="Maiandra GD" w:hAnsi="Maiandra GD" w:cs="Arial"/>
            <w:color w:val="007BFF"/>
            <w:bdr w:val="none" w:sz="0" w:space="0" w:color="auto" w:frame="1"/>
          </w:rPr>
          <w:t>LINQ Intersect() Method</w:t>
        </w:r>
      </w:hyperlink>
      <w:r w:rsidRPr="00D91B25">
        <w:rPr>
          <w:rFonts w:ascii="Maiandra GD" w:hAnsi="Maiandra GD" w:cs="Arial"/>
          <w:color w:val="000000"/>
          <w:bdr w:val="none" w:sz="0" w:space="0" w:color="auto" w:frame="1"/>
        </w:rPr>
        <w:t> with examples. As part of this article, we are going to discuss the following pointers related to the LINQ Union method in C#.</w:t>
      </w:r>
    </w:p>
    <w:p w:rsidR="003F7674" w:rsidRPr="00D91B25" w:rsidRDefault="003F7674" w:rsidP="003F7674">
      <w:pPr>
        <w:numPr>
          <w:ilvl w:val="0"/>
          <w:numId w:val="3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Union in C#?</w:t>
      </w:r>
    </w:p>
    <w:p w:rsidR="003F7674" w:rsidRPr="00D91B25" w:rsidRDefault="003F7674" w:rsidP="003F7674">
      <w:pPr>
        <w:numPr>
          <w:ilvl w:val="0"/>
          <w:numId w:val="3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C# LINQ Union Method using both Method and Query Syntax</w:t>
      </w:r>
    </w:p>
    <w:p w:rsidR="003F7674" w:rsidRPr="00D91B25" w:rsidRDefault="003F7674" w:rsidP="003F7674">
      <w:pPr>
        <w:numPr>
          <w:ilvl w:val="0"/>
          <w:numId w:val="3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Using C# Linq Union Method with Complex Type.</w:t>
      </w:r>
    </w:p>
    <w:p w:rsidR="003F7674" w:rsidRPr="00D91B25" w:rsidRDefault="003F7674" w:rsidP="003F7674">
      <w:pPr>
        <w:numPr>
          <w:ilvl w:val="0"/>
          <w:numId w:val="3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implement IEqualityComparer?</w:t>
      </w:r>
    </w:p>
    <w:p w:rsidR="003F7674" w:rsidRPr="00D91B25" w:rsidRDefault="003F7674" w:rsidP="003F7674">
      <w:pPr>
        <w:numPr>
          <w:ilvl w:val="0"/>
          <w:numId w:val="3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using Anonymous Type</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us Linq Union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Union Method in C#</w:t>
      </w:r>
      <w:r w:rsidRPr="00D91B25">
        <w:rPr>
          <w:rFonts w:ascii="Maiandra GD" w:hAnsi="Maiandra GD" w:cs="Arial"/>
          <w:color w:val="000000"/>
          <w:bdr w:val="none" w:sz="0" w:space="0" w:color="auto" w:frame="1"/>
        </w:rPr>
        <w:t> is used to combine the multiple data sources into one data source by removing the duplicate elements. There are two overloaded versions available for the LINQ Union Method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175587" cy="1329070"/>
            <wp:effectExtent l="19050" t="0" r="0" b="0"/>
            <wp:docPr id="147" name="Picture 147" descr="LINQ Union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INQ Union Method in C# with Examples"/>
                    <pic:cNvPicPr>
                      <a:picLocks noChangeAspect="1" noChangeArrowheads="1"/>
                    </pic:cNvPicPr>
                  </pic:nvPicPr>
                  <pic:blipFill>
                    <a:blip r:embed="rId93"/>
                    <a:srcRect/>
                    <a:stretch>
                      <a:fillRect/>
                    </a:stretch>
                  </pic:blipFill>
                  <pic:spPr bwMode="auto">
                    <a:xfrm>
                      <a:off x="0" y="0"/>
                      <a:ext cx="6175517" cy="132905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this with an example. Please have a look at the following image.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46805" cy="2137410"/>
            <wp:effectExtent l="19050" t="0" r="0" b="0"/>
            <wp:docPr id="148" name="Picture 148" descr="LINQ Union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LINQ Union Method in C#"/>
                    <pic:cNvPicPr>
                      <a:picLocks noChangeAspect="1" noChangeArrowheads="1"/>
                    </pic:cNvPicPr>
                  </pic:nvPicPr>
                  <pic:blipFill>
                    <a:blip r:embed="rId94"/>
                    <a:srcRect/>
                    <a:stretch>
                      <a:fillRect/>
                    </a:stretch>
                  </pic:blipFill>
                  <pic:spPr bwMode="auto">
                    <a:xfrm>
                      <a:off x="0" y="0"/>
                      <a:ext cx="3646805" cy="213741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 xml:space="preserve">As shown in the above image, here we have two integer data sources i.e. DataSource 1 and Data Source 2. The DataSource 1 contains elements such as 1, 2, 3, 4, 5, 6 and the DataSource 2 contains elements such as 1, 3, 5, 8, 9, and 10. If we want to retrieve all the </w:t>
      </w:r>
      <w:r w:rsidRPr="00D91B25">
        <w:rPr>
          <w:rFonts w:ascii="Maiandra GD" w:hAnsi="Maiandra GD" w:cs="Arial"/>
          <w:color w:val="000000"/>
          <w:bdr w:val="none" w:sz="0" w:space="0" w:color="auto" w:frame="1"/>
        </w:rPr>
        <w:lastRenderedPageBreak/>
        <w:t>elements from both the collections by removing the duplicate element then we need to use the LINQ Union method.</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the use of the LINQ Union() Method using both Method and Query Syntax to fetch all the elements from both the collections by removing the duplicate elements.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Run the application and you will see the output as expected.</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query syntax, there is no such operator call Union, so here we need to use the mixed syntax i.e. using both query and method syntax.</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have two collections of countries and we need to return all the countries from both the collections by removing the duplicate country names.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will give us the following 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201420" cy="1637665"/>
            <wp:effectExtent l="19050" t="0" r="0" b="0"/>
            <wp:docPr id="149" name="Picture 149" descr="https://dotnettutorials.net/wp-content/uploads/2019/05/word-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dotnettutorials.net/wp-content/uploads/2019/05/word-image-25.png"/>
                    <pic:cNvPicPr>
                      <a:picLocks noChangeAspect="1" noChangeArrowheads="1"/>
                    </pic:cNvPicPr>
                  </pic:nvPicPr>
                  <pic:blipFill>
                    <a:blip r:embed="rId95"/>
                    <a:srcRect/>
                    <a:stretch>
                      <a:fillRect/>
                    </a:stretch>
                  </pic:blipFill>
                  <pic:spPr bwMode="auto">
                    <a:xfrm>
                      <a:off x="0" y="0"/>
                      <a:ext cx="1201420" cy="163766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it displays the country “</w:t>
      </w:r>
      <w:r w:rsidRPr="00D91B25">
        <w:rPr>
          <w:rStyle w:val="Strong"/>
          <w:rFonts w:ascii="Maiandra GD" w:hAnsi="Maiandra GD" w:cs="Arial"/>
          <w:color w:val="000000"/>
          <w:bdr w:val="none" w:sz="0" w:space="0" w:color="auto" w:frame="1"/>
        </w:rPr>
        <w:t>UK</w:t>
      </w:r>
      <w:r w:rsidRPr="00D91B25">
        <w:rPr>
          <w:rFonts w:ascii="Maiandra GD" w:hAnsi="Maiandra GD" w:cs="Arial"/>
          <w:color w:val="000000"/>
          <w:bdr w:val="none" w:sz="0" w:space="0" w:color="auto" w:frame="1"/>
        </w:rPr>
        <w:t>” twice. This is because the default comparer that is being used by the LINQ Union method is case-insensitive.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if you want to ignore the case-sensitive then you need to use the other overloaded version of the Union() method which takes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as an argument. So, modify the program as shown below where we pass </w:t>
      </w:r>
      <w:r w:rsidRPr="00D91B25">
        <w:rPr>
          <w:rStyle w:val="Strong"/>
          <w:rFonts w:ascii="Maiandra GD" w:hAnsi="Maiandra GD" w:cs="Arial"/>
          <w:color w:val="000000"/>
          <w:bdr w:val="none" w:sz="0" w:space="0" w:color="auto" w:frame="1"/>
        </w:rPr>
        <w:t>StringComparer</w:t>
      </w:r>
      <w:r w:rsidRPr="00D91B25">
        <w:rPr>
          <w:rFonts w:ascii="Maiandra GD" w:hAnsi="Maiandra GD" w:cs="Arial"/>
          <w:color w:val="000000"/>
          <w:bdr w:val="none" w:sz="0" w:space="0" w:color="auto" w:frame="1"/>
        </w:rPr>
        <w:t> as an argument.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dataSource1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"USA"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"Srilanka"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dataSource2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"India"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"uk"</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"Canada"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"France"</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"Japan"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dataSource1.</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country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dataSource1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country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dataSource2,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data as expected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1031240" cy="1414145"/>
            <wp:effectExtent l="19050" t="0" r="0" b="0"/>
            <wp:docPr id="150" name="Picture 150" descr="https://dotnettutorials.net/wp-content/uploads/2019/05/word-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dotnettutorials.net/wp-content/uploads/2019/05/word-image-26.png"/>
                    <pic:cNvPicPr>
                      <a:picLocks noChangeAspect="1" noChangeArrowheads="1"/>
                    </pic:cNvPicPr>
                  </pic:nvPicPr>
                  <pic:blipFill>
                    <a:blip r:embed="rId96"/>
                    <a:srcRect/>
                    <a:stretch>
                      <a:fillRect/>
                    </a:stretch>
                  </pic:blipFill>
                  <pic:spPr bwMode="auto">
                    <a:xfrm>
                      <a:off x="0" y="0"/>
                      <a:ext cx="1031240" cy="1414145"/>
                    </a:xfrm>
                    <a:prstGeom prst="rect">
                      <a:avLst/>
                    </a:prstGeom>
                    <a:noFill/>
                    <a:ln w="9525">
                      <a:noFill/>
                      <a:miter lim="800000"/>
                      <a:headEnd/>
                      <a:tailEnd/>
                    </a:ln>
                  </pic:spPr>
                </pic:pic>
              </a:graphicData>
            </a:graphic>
          </wp:inline>
        </w:drawing>
      </w:r>
      <w:r w:rsidRPr="00D91B25">
        <w:rPr>
          <w:rFonts w:ascii="Maiandra GD" w:hAnsi="Maiandra GD" w:cs="Arial"/>
          <w:color w:val="000000"/>
          <w:bdr w:val="none" w:sz="0" w:space="0" w:color="auto" w:frame="1"/>
        </w:rPr>
        <w:t> .</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 LINQ Union() Method with Complex Type: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Union() Method like other Set Operators such as Distinct, Expect, Intersect is also worked in a different manner when working with complex types such as Product, Employee, Student, etc. Let us understand this with an example.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above student class is created with just two properties. Let say, we have the following two data sources.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5869305" cy="3657600"/>
            <wp:effectExtent l="19050" t="0" r="0" b="0"/>
            <wp:docPr id="151" name="Picture 151" descr="LINQ Union() Method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LINQ Union() Method with Complex Type"/>
                    <pic:cNvPicPr>
                      <a:picLocks noChangeAspect="1" noChangeArrowheads="1"/>
                    </pic:cNvPicPr>
                  </pic:nvPicPr>
                  <pic:blipFill>
                    <a:blip r:embed="rId89"/>
                    <a:srcRect/>
                    <a:stretch>
                      <a:fillRect/>
                    </a:stretch>
                  </pic:blipFill>
                  <pic:spPr bwMode="auto">
                    <a:xfrm>
                      <a:off x="0" y="0"/>
                      <a:ext cx="5869305" cy="3657600"/>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we have two collections of student data. And if you notice we have two students which are appeared in both the collections.</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fetch all the student names from both the collections by removing the duplicate name.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052830" cy="1254760"/>
            <wp:effectExtent l="19050" t="0" r="0" b="0"/>
            <wp:docPr id="152" name="Picture 152" descr="https://dotnettutorials.net/wp-content/uploads/2019/05/word-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dotnettutorials.net/wp-content/uploads/2019/05/word-image-27.png"/>
                    <pic:cNvPicPr>
                      <a:picLocks noChangeAspect="1" noChangeArrowheads="1"/>
                    </pic:cNvPicPr>
                  </pic:nvPicPr>
                  <pic:blipFill>
                    <a:blip r:embed="rId97"/>
                    <a:srcRect/>
                    <a:stretch>
                      <a:fillRect/>
                    </a:stretch>
                  </pic:blipFill>
                  <pic:spPr bwMode="auto">
                    <a:xfrm>
                      <a:off x="0" y="0"/>
                      <a:ext cx="1052830" cy="1254760"/>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select all the information of all the students from both the collections by removing the duplicate students. In order to do this, let us modify the program class as shown below.</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then you will see that it display all the students without removing the duplicate students. This is because the default comparer which is used for comparison is only checked whether two object references are equal and not the individual property values of the complex object. Let us see how to use an anonymous type to solve the above problem.</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Anonymous Type for Union Operation using Linq Union Method:</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select all the individual properties to an anonymous type. The following program does exactly the same things.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the output as expected as shown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349500" cy="1243965"/>
            <wp:effectExtent l="19050" t="0" r="0" b="0"/>
            <wp:docPr id="153" name="Picture 153" descr="https://dotnettutorials.net/wp-content/uploads/2019/05/word-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dotnettutorials.net/wp-content/uploads/2019/05/word-image-28.png"/>
                    <pic:cNvPicPr>
                      <a:picLocks noChangeAspect="1" noChangeArrowheads="1"/>
                    </pic:cNvPicPr>
                  </pic:nvPicPr>
                  <pic:blipFill>
                    <a:blip r:embed="rId98"/>
                    <a:srcRect/>
                    <a:stretch>
                      <a:fillRect/>
                    </a:stretch>
                  </pic:blipFill>
                  <pic:spPr bwMode="auto">
                    <a:xfrm>
                      <a:off x="0" y="0"/>
                      <a:ext cx="2349500" cy="124396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see how to achieve the same thing using Comparer.</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IEqualityComparer :</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approach, we need to create a class and then we need to implement the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 interface. So, create a class file with the name </w:t>
      </w:r>
      <w:r w:rsidRPr="00D91B25">
        <w:rPr>
          <w:rStyle w:val="Strong"/>
          <w:rFonts w:ascii="Maiandra GD" w:hAnsi="Maiandra GD" w:cs="Arial"/>
          <w:color w:val="000000"/>
          <w:bdr w:val="none" w:sz="0" w:space="0" w:color="auto" w:frame="1"/>
        </w:rPr>
        <w:t>StudentComparer.cs</w:t>
      </w:r>
      <w:r w:rsidRPr="00D91B25">
        <w:rPr>
          <w:rFonts w:ascii="Maiandra GD" w:hAnsi="Maiandra GD" w:cs="Arial"/>
          <w:color w:val="000000"/>
          <w:bdr w:val="none" w:sz="0" w:space="0" w:color="auto" w:frame="1"/>
        </w:rPr>
        <w:t>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create an instance of </w:t>
      </w:r>
      <w:r w:rsidRPr="00D91B25">
        <w:rPr>
          <w:rStyle w:val="Strong"/>
          <w:rFonts w:ascii="Maiandra GD" w:hAnsi="Maiandra GD" w:cs="Arial"/>
          <w:color w:val="000000"/>
          <w:bdr w:val="none" w:sz="0" w:space="0" w:color="auto" w:frame="1"/>
        </w:rPr>
        <w:t>StudentComparer</w:t>
      </w:r>
      <w:r w:rsidRPr="00D91B25">
        <w:rPr>
          <w:rFonts w:ascii="Maiandra GD" w:hAnsi="Maiandra GD" w:cs="Arial"/>
          <w:color w:val="000000"/>
          <w:bdr w:val="none" w:sz="0" w:space="0" w:color="auto" w:frame="1"/>
        </w:rPr>
        <w:t> class and then we need to pass that instance to the LINQ Union method as shown in the below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StudentCollection2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StudentCollection1</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StudentCollection2,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pPr>
        <w:pBdr>
          <w:top w:val="double" w:sz="6" w:space="1" w:color="auto"/>
          <w:bottom w:val="double" w:sz="6" w:space="1" w:color="auto"/>
        </w:pBdr>
        <w:rPr>
          <w:rFonts w:ascii="Maiandra GD" w:hAnsi="Maiandra GD"/>
          <w:sz w:val="24"/>
          <w:szCs w:val="24"/>
        </w:rPr>
      </w:pPr>
    </w:p>
    <w:p w:rsidR="003F7674" w:rsidRPr="00D91B25" w:rsidRDefault="003F7674"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Concat Method in C#</w:t>
      </w:r>
      <w:r w:rsidR="004C1494">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Concat Method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this article, I am going to discuss the </w:t>
      </w:r>
      <w:r w:rsidRPr="00D91B25">
        <w:rPr>
          <w:rStyle w:val="Strong"/>
          <w:rFonts w:ascii="Maiandra GD" w:hAnsi="Maiandra GD" w:cs="Arial"/>
          <w:color w:val="000000"/>
          <w:bdr w:val="none" w:sz="0" w:space="0" w:color="auto" w:frame="1"/>
        </w:rPr>
        <w:t>Linq Concat Method in C#</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99" w:history="1">
        <w:r w:rsidRPr="00D91B25">
          <w:rPr>
            <w:rStyle w:val="Strong"/>
            <w:rFonts w:ascii="Maiandra GD" w:hAnsi="Maiandra GD" w:cs="Arial"/>
            <w:color w:val="007BFF"/>
            <w:bdr w:val="none" w:sz="0" w:space="0" w:color="auto" w:frame="1"/>
          </w:rPr>
          <w:t>Linq Union Method in C#</w:t>
        </w:r>
      </w:hyperlink>
      <w:r w:rsidRPr="00D91B25">
        <w:rPr>
          <w:rFonts w:ascii="Maiandra GD" w:hAnsi="Maiandra GD" w:cs="Arial"/>
          <w:color w:val="000000"/>
          <w:bdr w:val="none" w:sz="0" w:space="0" w:color="auto" w:frame="1"/>
        </w:rPr>
        <w:t> with some examples. As part of this article, we are going to discuss the following pointers.</w:t>
      </w:r>
    </w:p>
    <w:p w:rsidR="003F7674" w:rsidRPr="00D91B25" w:rsidRDefault="003F7674" w:rsidP="003F7674">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the Concat Method in Linq?</w:t>
      </w:r>
    </w:p>
    <w:p w:rsidR="003F7674" w:rsidRPr="00D91B25" w:rsidRDefault="003F7674" w:rsidP="003F7674">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Why do we need to use the Concat Method</w:t>
      </w:r>
      <w:r w:rsidRPr="00D91B25">
        <w:rPr>
          <w:rFonts w:ascii="Maiandra GD" w:hAnsi="Maiandra GD" w:cs="Arial"/>
          <w:color w:val="0000FF"/>
          <w:sz w:val="24"/>
          <w:szCs w:val="24"/>
          <w:bdr w:val="none" w:sz="0" w:space="0" w:color="auto" w:frame="1"/>
        </w:rPr>
        <w:t>?</w:t>
      </w:r>
    </w:p>
    <w:p w:rsidR="003F7674" w:rsidRPr="00D91B25" w:rsidRDefault="003F7674" w:rsidP="003F7674">
      <w:pPr>
        <w:numPr>
          <w:ilvl w:val="0"/>
          <w:numId w:val="31"/>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both Query and Method Syntax.</w:t>
      </w:r>
    </w:p>
    <w:p w:rsidR="003F7674" w:rsidRPr="00D91B25" w:rsidRDefault="003F7674" w:rsidP="003F7674">
      <w:pPr>
        <w:numPr>
          <w:ilvl w:val="0"/>
          <w:numId w:val="3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the differences between Concat and union operators in Linq? </w:t>
      </w:r>
    </w:p>
    <w:p w:rsidR="003F7674" w:rsidRPr="00D91B25" w:rsidRDefault="003F7674" w:rsidP="003F7674">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Concat Method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Concat Method in C#</w:t>
      </w:r>
      <w:r w:rsidRPr="00D91B25">
        <w:rPr>
          <w:rFonts w:ascii="Maiandra GD" w:hAnsi="Maiandra GD" w:cs="Arial"/>
          <w:color w:val="000000"/>
          <w:bdr w:val="none" w:sz="0" w:space="0" w:color="auto" w:frame="1"/>
        </w:rPr>
        <w:t> is used to concatenate two sequences into one sequence. There is only one version available for this method whose signature is given below.</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086741" cy="733053"/>
            <wp:effectExtent l="19050" t="0" r="9259" b="0"/>
            <wp:docPr id="161" name="Picture 161" descr="Linq Canca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Linq Cancat Method in C# with Examples"/>
                    <pic:cNvPicPr>
                      <a:picLocks noChangeAspect="1" noChangeArrowheads="1"/>
                    </pic:cNvPicPr>
                  </pic:nvPicPr>
                  <pic:blipFill>
                    <a:blip r:embed="rId100"/>
                    <a:srcRect/>
                    <a:stretch>
                      <a:fillRect/>
                    </a:stretch>
                  </pic:blipFill>
                  <pic:spPr bwMode="auto">
                    <a:xfrm>
                      <a:off x="0" y="0"/>
                      <a:ext cx="6089831" cy="73342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created two integer sequences and then concatenate two sequences into one sequence using the Concat operator.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sequence1.</w:t>
      </w:r>
      <w:r w:rsidRPr="00D91B25">
        <w:rPr>
          <w:rStyle w:val="enlighter-m3"/>
          <w:rFonts w:ascii="Maiandra GD" w:hAnsi="Maiandra GD" w:cs="Consolas"/>
          <w:color w:val="4284AE"/>
          <w:sz w:val="24"/>
          <w:szCs w:val="24"/>
          <w:bdr w:val="none" w:sz="0" w:space="0" w:color="auto" w:frame="1"/>
        </w:rPr>
        <w:t>Concat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sequence2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08610" cy="1669415"/>
            <wp:effectExtent l="19050" t="0" r="0" b="0"/>
            <wp:docPr id="162" name="Picture 162" descr="Concat Operator in Linq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oncat Operator in Linq Output"/>
                    <pic:cNvPicPr>
                      <a:picLocks noChangeAspect="1" noChangeArrowheads="1"/>
                    </pic:cNvPicPr>
                  </pic:nvPicPr>
                  <pic:blipFill>
                    <a:blip r:embed="rId101"/>
                    <a:srcRect/>
                    <a:stretch>
                      <a:fillRect/>
                    </a:stretch>
                  </pic:blipFill>
                  <pic:spPr bwMode="auto">
                    <a:xfrm>
                      <a:off x="0" y="0"/>
                      <a:ext cx="308610" cy="166941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notice in the above output then you will see that the duplicate elements are not removed. Now let us concatenate the above two sequences using the Union operator and observe what happened.</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Concatenate using Union Operator: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concatenate the two integer sequences into one sequence using the </w:t>
      </w:r>
      <w:r w:rsidRPr="00D91B25">
        <w:rPr>
          <w:rStyle w:val="Strong"/>
          <w:rFonts w:ascii="Maiandra GD" w:hAnsi="Maiandra GD" w:cs="Arial"/>
          <w:color w:val="000000"/>
          <w:bdr w:val="none" w:sz="0" w:space="0" w:color="auto" w:frame="1"/>
        </w:rPr>
        <w:t>Linq Union Operator</w:t>
      </w:r>
      <w:r w:rsidRPr="00D91B25">
        <w:rPr>
          <w:rFonts w:ascii="Maiandra GD" w:hAnsi="Maiandra GD" w:cs="Arial"/>
          <w:color w:val="000000"/>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sequence1.</w:t>
      </w:r>
      <w:r w:rsidRPr="00D91B25">
        <w:rPr>
          <w:rStyle w:val="enlighter-m3"/>
          <w:rFonts w:ascii="Maiandra GD" w:hAnsi="Maiandra GD" w:cs="Consolas"/>
          <w:color w:val="4284AE"/>
          <w:sz w:val="24"/>
          <w:szCs w:val="24"/>
          <w:bdr w:val="none" w:sz="0" w:space="0" w:color="auto" w:frame="1"/>
        </w:rPr>
        <w:t>Union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sequence2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87020" cy="1212215"/>
            <wp:effectExtent l="19050" t="0" r="0" b="0"/>
            <wp:docPr id="163" name="Picture 163" descr="Union Operator in Linq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Union Operator in Linq Output"/>
                    <pic:cNvPicPr>
                      <a:picLocks noChangeAspect="1" noChangeArrowheads="1"/>
                    </pic:cNvPicPr>
                  </pic:nvPicPr>
                  <pic:blipFill>
                    <a:blip r:embed="rId102"/>
                    <a:srcRect/>
                    <a:stretch>
                      <a:fillRect/>
                    </a:stretch>
                  </pic:blipFill>
                  <pic:spPr bwMode="auto">
                    <a:xfrm>
                      <a:off x="0" y="0"/>
                      <a:ext cx="287020" cy="1212215"/>
                    </a:xfrm>
                    <a:prstGeom prst="rect">
                      <a:avLst/>
                    </a:prstGeom>
                    <a:noFill/>
                    <a:ln w="9525">
                      <a:noFill/>
                      <a:miter lim="800000"/>
                      <a:headEnd/>
                      <a:tailEnd/>
                    </a:ln>
                  </pic:spPr>
                </pic:pic>
              </a:graphicData>
            </a:graphic>
          </wp:inline>
        </w:drawing>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observe in the above output, then you will see that the duplicate elements are removed from the result set.</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Concat and Union operators in Linq?</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Concat operator is used to concatenate two sequences into one sequence without removing the duplicate elements. That means it simply returns the elements from the first sequence followed by the elements from the second sequence. </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 the other hand, the Linq Union operator is also used to concatenate two sequences into one sequence by removing the duplicate elements. </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While working with the Concat operator if any of the sequences is null then it will throw an exception.</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following example, the second sequence is null and while performing the concatenate operation using the concat operator it will throw an exception.</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sequence2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sequence1.</w:t>
      </w:r>
      <w:r w:rsidRPr="00D91B25">
        <w:rPr>
          <w:rStyle w:val="enlighter-m3"/>
          <w:rFonts w:ascii="Maiandra GD" w:hAnsi="Maiandra GD" w:cs="Consolas"/>
          <w:color w:val="4284AE"/>
          <w:sz w:val="24"/>
          <w:szCs w:val="24"/>
          <w:bdr w:val="none" w:sz="0" w:space="0" w:color="auto" w:frame="1"/>
        </w:rPr>
        <w:t>Concat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sequence2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get the following exception.</w:t>
      </w:r>
    </w:p>
    <w:p w:rsidR="003F7674"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699635" cy="882650"/>
            <wp:effectExtent l="19050" t="0" r="5715" b="0"/>
            <wp:docPr id="164" name="Picture 164" descr="Argument Null Exception in Linq Concat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Argument Null Exception in Linq Concat Operator"/>
                    <pic:cNvPicPr>
                      <a:picLocks noChangeAspect="1" noChangeArrowheads="1"/>
                    </pic:cNvPicPr>
                  </pic:nvPicPr>
                  <pic:blipFill>
                    <a:blip r:embed="rId103"/>
                    <a:srcRect/>
                    <a:stretch>
                      <a:fillRect/>
                    </a:stretch>
                  </pic:blipFill>
                  <pic:spPr bwMode="auto">
                    <a:xfrm>
                      <a:off x="0" y="0"/>
                      <a:ext cx="4699635" cy="882650"/>
                    </a:xfrm>
                    <a:prstGeom prst="rect">
                      <a:avLst/>
                    </a:prstGeom>
                    <a:noFill/>
                    <a:ln w="9525">
                      <a:noFill/>
                      <a:miter lim="800000"/>
                      <a:headEnd/>
                      <a:tailEnd/>
                    </a:ln>
                  </pic:spPr>
                </pic:pic>
              </a:graphicData>
            </a:graphic>
          </wp:inline>
        </w:drawing>
      </w:r>
    </w:p>
    <w:p w:rsidR="004C1494" w:rsidRPr="00D91B25" w:rsidRDefault="004C1494" w:rsidP="003F7674">
      <w:pPr>
        <w:pStyle w:val="NormalWeb"/>
        <w:shd w:val="clear" w:color="auto" w:fill="FFFFFF"/>
        <w:spacing w:before="0" w:beforeAutospacing="0" w:after="0" w:afterAutospacing="0"/>
        <w:jc w:val="both"/>
        <w:textAlignment w:val="baseline"/>
        <w:rPr>
          <w:rFonts w:ascii="Maiandra GD" w:hAnsi="Maiandra GD" w:cs="Segoe UI"/>
          <w:color w:val="212529"/>
        </w:rPr>
      </w:pPr>
    </w:p>
    <w:p w:rsidR="003F7674" w:rsidRPr="00D91B25" w:rsidRDefault="003F7674">
      <w:pPr>
        <w:pBdr>
          <w:bottom w:val="double" w:sz="6" w:space="1" w:color="auto"/>
        </w:pBdr>
        <w:rPr>
          <w:rFonts w:ascii="Maiandra GD" w:hAnsi="Maiandra GD"/>
          <w:sz w:val="24"/>
          <w:szCs w:val="24"/>
        </w:rPr>
      </w:pPr>
    </w:p>
    <w:p w:rsidR="003F7674" w:rsidRPr="00D91B25" w:rsidRDefault="003F7674"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Ordering Operators in LINQ</w:t>
      </w:r>
      <w:r w:rsidR="004C1494">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Ordering Operators in LINQ</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Ordering Operators in LINQ</w:t>
      </w:r>
      <w:r w:rsidRPr="00D91B25">
        <w:rPr>
          <w:rFonts w:ascii="Maiandra GD" w:hAnsi="Maiandra GD" w:cs="Arial"/>
          <w:color w:val="000000"/>
          <w:bdr w:val="none" w:sz="0" w:space="0" w:color="auto" w:frame="1"/>
        </w:rPr>
        <w:t> with examples. Please read our previous article where we discussed the </w:t>
      </w:r>
      <w:hyperlink r:id="rId104" w:history="1">
        <w:r w:rsidRPr="00D91B25">
          <w:rPr>
            <w:rStyle w:val="Hyperlink"/>
            <w:rFonts w:ascii="Maiandra GD" w:hAnsi="Maiandra GD" w:cs="Arial"/>
            <w:b/>
            <w:bCs/>
            <w:color w:val="007BFF"/>
            <w:bdr w:val="none" w:sz="0" w:space="0" w:color="auto" w:frame="1"/>
          </w:rPr>
          <w:t>Union Method in C#</w:t>
        </w:r>
      </w:hyperlink>
      <w:r w:rsidRPr="00D91B25">
        <w:rPr>
          <w:rFonts w:ascii="Maiandra GD" w:hAnsi="Maiandra GD" w:cs="Arial"/>
          <w:color w:val="000000"/>
          <w:bdr w:val="none" w:sz="0" w:space="0" w:color="auto" w:frame="1"/>
        </w:rPr>
        <w:t> with examples. At the end of this article, you will learn the following two things.</w:t>
      </w:r>
    </w:p>
    <w:p w:rsidR="003F7674" w:rsidRPr="00D91B25" w:rsidRDefault="003F7674" w:rsidP="003F7674">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5156835" cy="584835"/>
            <wp:effectExtent l="19050" t="0" r="5715" b="0"/>
            <wp:docPr id="169" name="Picture 169" descr="Ordering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Ordering Operators in LINQ"/>
                    <pic:cNvPicPr>
                      <a:picLocks noChangeAspect="1" noChangeArrowheads="1"/>
                    </pic:cNvPicPr>
                  </pic:nvPicPr>
                  <pic:blipFill>
                    <a:blip r:embed="rId105"/>
                    <a:srcRect/>
                    <a:stretch>
                      <a:fillRect/>
                    </a:stretch>
                  </pic:blipFill>
                  <pic:spPr bwMode="auto">
                    <a:xfrm>
                      <a:off x="0" y="0"/>
                      <a:ext cx="5156835" cy="58483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Ordering Operators?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simple terms, we can say that Ordering is nothing but a process to manage the data in a particular order. It is not changing the data or output rather this operation arranges the data in a particular order i.e. either ascending order or descending order.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case, the count is going to be the same but the order of the element is going to change.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sort the data in two ways i.e. ascending or descending order. The order may be integer-based or any other data type based. For example</w:t>
      </w:r>
    </w:p>
    <w:p w:rsidR="003F7674" w:rsidRPr="00D91B25" w:rsidRDefault="003F7674" w:rsidP="003F7674">
      <w:pPr>
        <w:numPr>
          <w:ilvl w:val="0"/>
          <w:numId w:val="32"/>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Name of Cities of a particular state in alphabetical order.</w:t>
      </w:r>
    </w:p>
    <w:p w:rsidR="003F7674" w:rsidRPr="00D91B25" w:rsidRDefault="003F7674" w:rsidP="003F7674">
      <w:pPr>
        <w:numPr>
          <w:ilvl w:val="0"/>
          <w:numId w:val="32"/>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Students order by Roll Number in a class.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is also possible to order based on multiple columns like Employee First and Last Name in ascending order while the Salary is on descending order.</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Methods available in Linq for Sorting the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five methods provided by LINQ to sort the data. They are as follows</w:t>
      </w:r>
    </w:p>
    <w:p w:rsidR="003F7674" w:rsidRPr="00D91B25" w:rsidRDefault="00B02BF5" w:rsidP="003F7674">
      <w:pPr>
        <w:numPr>
          <w:ilvl w:val="0"/>
          <w:numId w:val="33"/>
        </w:numPr>
        <w:shd w:val="clear" w:color="auto" w:fill="FFFFFF"/>
        <w:spacing w:after="0" w:line="240" w:lineRule="auto"/>
        <w:jc w:val="both"/>
        <w:textAlignment w:val="baseline"/>
        <w:rPr>
          <w:rFonts w:ascii="Maiandra GD" w:hAnsi="Maiandra GD" w:cs="Segoe UI"/>
          <w:color w:val="212529"/>
          <w:sz w:val="24"/>
          <w:szCs w:val="24"/>
        </w:rPr>
      </w:pPr>
      <w:hyperlink r:id="rId106" w:history="1">
        <w:r w:rsidR="003F7674" w:rsidRPr="00D91B25">
          <w:rPr>
            <w:rStyle w:val="Hyperlink"/>
            <w:rFonts w:ascii="Maiandra GD" w:hAnsi="Maiandra GD" w:cs="Arial"/>
            <w:b/>
            <w:bCs/>
            <w:sz w:val="24"/>
            <w:szCs w:val="24"/>
            <w:bdr w:val="none" w:sz="0" w:space="0" w:color="auto" w:frame="1"/>
          </w:rPr>
          <w:t>OrderBy</w:t>
        </w:r>
      </w:hyperlink>
    </w:p>
    <w:p w:rsidR="003F7674" w:rsidRPr="00D91B25" w:rsidRDefault="00B02BF5" w:rsidP="003F7674">
      <w:pPr>
        <w:numPr>
          <w:ilvl w:val="0"/>
          <w:numId w:val="33"/>
        </w:numPr>
        <w:shd w:val="clear" w:color="auto" w:fill="FFFFFF"/>
        <w:spacing w:after="0" w:line="240" w:lineRule="auto"/>
        <w:jc w:val="both"/>
        <w:textAlignment w:val="baseline"/>
        <w:rPr>
          <w:rFonts w:ascii="Maiandra GD" w:hAnsi="Maiandra GD" w:cs="Segoe UI"/>
          <w:color w:val="212529"/>
          <w:sz w:val="24"/>
          <w:szCs w:val="24"/>
        </w:rPr>
      </w:pPr>
      <w:hyperlink r:id="rId107" w:history="1">
        <w:r w:rsidR="003F7674" w:rsidRPr="00D91B25">
          <w:rPr>
            <w:rStyle w:val="Hyperlink"/>
            <w:rFonts w:ascii="Maiandra GD" w:hAnsi="Maiandra GD" w:cs="Arial"/>
            <w:b/>
            <w:bCs/>
            <w:sz w:val="24"/>
            <w:szCs w:val="24"/>
            <w:bdr w:val="none" w:sz="0" w:space="0" w:color="auto" w:frame="1"/>
          </w:rPr>
          <w:t>OrderByDescending</w:t>
        </w:r>
      </w:hyperlink>
    </w:p>
    <w:p w:rsidR="003F7674" w:rsidRPr="00D91B25" w:rsidRDefault="00B02BF5" w:rsidP="003F7674">
      <w:pPr>
        <w:numPr>
          <w:ilvl w:val="0"/>
          <w:numId w:val="33"/>
        </w:numPr>
        <w:shd w:val="clear" w:color="auto" w:fill="FFFFFF"/>
        <w:spacing w:after="0" w:line="240" w:lineRule="auto"/>
        <w:jc w:val="both"/>
        <w:textAlignment w:val="baseline"/>
        <w:rPr>
          <w:rFonts w:ascii="Maiandra GD" w:hAnsi="Maiandra GD" w:cs="Segoe UI"/>
          <w:color w:val="212529"/>
          <w:sz w:val="24"/>
          <w:szCs w:val="24"/>
        </w:rPr>
      </w:pPr>
      <w:hyperlink r:id="rId108" w:history="1">
        <w:r w:rsidR="003F7674" w:rsidRPr="00D91B25">
          <w:rPr>
            <w:rStyle w:val="Strong"/>
            <w:rFonts w:ascii="Maiandra GD" w:hAnsi="Maiandra GD" w:cs="Arial"/>
            <w:color w:val="0000FF"/>
            <w:sz w:val="24"/>
            <w:szCs w:val="24"/>
            <w:bdr w:val="none" w:sz="0" w:space="0" w:color="auto" w:frame="1"/>
          </w:rPr>
          <w:t>ThenBy</w:t>
        </w:r>
      </w:hyperlink>
    </w:p>
    <w:p w:rsidR="003F7674" w:rsidRPr="00D91B25" w:rsidRDefault="00B02BF5" w:rsidP="003F7674">
      <w:pPr>
        <w:numPr>
          <w:ilvl w:val="0"/>
          <w:numId w:val="33"/>
        </w:numPr>
        <w:shd w:val="clear" w:color="auto" w:fill="FFFFFF"/>
        <w:spacing w:after="0" w:line="240" w:lineRule="auto"/>
        <w:jc w:val="both"/>
        <w:textAlignment w:val="baseline"/>
        <w:rPr>
          <w:rFonts w:ascii="Maiandra GD" w:hAnsi="Maiandra GD" w:cs="Segoe UI"/>
          <w:color w:val="212529"/>
          <w:sz w:val="24"/>
          <w:szCs w:val="24"/>
        </w:rPr>
      </w:pPr>
      <w:hyperlink r:id="rId109" w:history="1">
        <w:r w:rsidR="003F7674" w:rsidRPr="00D91B25">
          <w:rPr>
            <w:rStyle w:val="Strong"/>
            <w:rFonts w:ascii="Maiandra GD" w:hAnsi="Maiandra GD" w:cs="Arial"/>
            <w:color w:val="0000FF"/>
            <w:sz w:val="24"/>
            <w:szCs w:val="24"/>
            <w:bdr w:val="none" w:sz="0" w:space="0" w:color="auto" w:frame="1"/>
          </w:rPr>
          <w:t>ThenByDescending</w:t>
        </w:r>
      </w:hyperlink>
    </w:p>
    <w:p w:rsidR="003F7674" w:rsidRPr="00D91B25" w:rsidRDefault="00B02BF5" w:rsidP="003F7674">
      <w:pPr>
        <w:numPr>
          <w:ilvl w:val="0"/>
          <w:numId w:val="33"/>
        </w:numPr>
        <w:shd w:val="clear" w:color="auto" w:fill="FFFFFF"/>
        <w:spacing w:after="0" w:line="240" w:lineRule="auto"/>
        <w:jc w:val="both"/>
        <w:textAlignment w:val="baseline"/>
        <w:rPr>
          <w:rFonts w:ascii="Maiandra GD" w:hAnsi="Maiandra GD" w:cs="Segoe UI"/>
          <w:color w:val="212529"/>
          <w:sz w:val="24"/>
          <w:szCs w:val="24"/>
        </w:rPr>
      </w:pPr>
      <w:hyperlink r:id="rId110" w:history="1">
        <w:r w:rsidR="003F7674" w:rsidRPr="00D91B25">
          <w:rPr>
            <w:rStyle w:val="Strong"/>
            <w:rFonts w:ascii="Maiandra GD" w:hAnsi="Maiandra GD" w:cs="Arial"/>
            <w:color w:val="0000FF"/>
            <w:sz w:val="24"/>
            <w:szCs w:val="24"/>
            <w:bdr w:val="none" w:sz="0" w:space="0" w:color="auto" w:frame="1"/>
          </w:rPr>
          <w:t>Reverse</w:t>
        </w:r>
      </w:hyperlink>
    </w:p>
    <w:p w:rsidR="003F7674" w:rsidRPr="00D91B25" w:rsidRDefault="003F7674">
      <w:pPr>
        <w:pBdr>
          <w:bottom w:val="double" w:sz="6" w:space="1" w:color="auto"/>
        </w:pBdr>
        <w:rPr>
          <w:rFonts w:ascii="Maiandra GD" w:hAnsi="Maiandra GD"/>
          <w:sz w:val="24"/>
          <w:szCs w:val="24"/>
        </w:rPr>
      </w:pPr>
    </w:p>
    <w:p w:rsidR="003F7674" w:rsidRPr="00D91B25" w:rsidRDefault="003F7674"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OrderBy Method in C#</w:t>
      </w:r>
      <w:r w:rsidR="004C1494">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OrderBy Method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OrderBy Method in C# </w:t>
      </w:r>
      <w:r w:rsidRPr="00D91B25">
        <w:rPr>
          <w:rFonts w:ascii="Maiandra GD" w:hAnsi="Maiandra GD" w:cs="Arial"/>
          <w:color w:val="000000"/>
          <w:bdr w:val="none" w:sz="0" w:space="0" w:color="auto" w:frame="1"/>
        </w:rPr>
        <w:t>with examples. Please read our previous article where we discussed the basics of </w:t>
      </w:r>
      <w:hyperlink r:id="rId111" w:history="1">
        <w:r w:rsidRPr="00D91B25">
          <w:rPr>
            <w:rStyle w:val="Hyperlink"/>
            <w:rFonts w:ascii="Maiandra GD" w:hAnsi="Maiandra GD" w:cs="Arial"/>
            <w:b/>
            <w:bCs/>
            <w:color w:val="007BFF"/>
            <w:bdr w:val="none" w:sz="0" w:space="0" w:color="auto" w:frame="1"/>
          </w:rPr>
          <w:t>Ordering Operators</w:t>
        </w:r>
      </w:hyperlink>
      <w:r w:rsidRPr="00D91B25">
        <w:rPr>
          <w:rFonts w:ascii="Maiandra GD" w:hAnsi="Maiandra GD" w:cs="Arial"/>
          <w:color w:val="000000"/>
          <w:bdr w:val="none" w:sz="0" w:space="0" w:color="auto" w:frame="1"/>
        </w:rPr>
        <w:t xml:space="preserve"> in </w:t>
      </w:r>
      <w:r w:rsidRPr="00D91B25">
        <w:rPr>
          <w:rFonts w:ascii="Maiandra GD" w:hAnsi="Maiandra GD" w:cs="Arial"/>
          <w:color w:val="000000"/>
          <w:bdr w:val="none" w:sz="0" w:space="0" w:color="auto" w:frame="1"/>
        </w:rPr>
        <w:lastRenderedPageBreak/>
        <w:t>LINQ. As part of this article, we are going to discuss the following pointers related to the  LINQ OrderBy method.</w:t>
      </w:r>
    </w:p>
    <w:p w:rsidR="003F7674" w:rsidRPr="00D91B25" w:rsidRDefault="003F7674" w:rsidP="003F7674">
      <w:pPr>
        <w:numPr>
          <w:ilvl w:val="0"/>
          <w:numId w:val="3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OrderBy Method?</w:t>
      </w:r>
    </w:p>
    <w:p w:rsidR="003F7674" w:rsidRPr="00D91B25" w:rsidRDefault="003F7674" w:rsidP="003F7674">
      <w:pPr>
        <w:numPr>
          <w:ilvl w:val="0"/>
          <w:numId w:val="3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of Linq OrderBy Method using both Method and Query Syntax.</w:t>
      </w:r>
    </w:p>
    <w:p w:rsidR="003F7674" w:rsidRPr="00D91B25" w:rsidRDefault="003F7674" w:rsidP="003F7674">
      <w:pPr>
        <w:numPr>
          <w:ilvl w:val="0"/>
          <w:numId w:val="3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Linq OrderBy Method with Complex Type in C#?</w:t>
      </w:r>
    </w:p>
    <w:p w:rsidR="003F7674" w:rsidRPr="00D91B25" w:rsidRDefault="003F7674" w:rsidP="003F7674">
      <w:pPr>
        <w:numPr>
          <w:ilvl w:val="0"/>
          <w:numId w:val="3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OrderBy method along with the Filtering method?</w:t>
      </w:r>
    </w:p>
    <w:p w:rsidR="003F7674" w:rsidRPr="00D91B25" w:rsidRDefault="003F7674" w:rsidP="003F7674">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OrderBy Method?</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OrderBy method in C# is used to sort the data in ascending order. The most important point that you need to keep in mind is this method is not going to change the data rather it is just changing the order of the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You can use the OrderBy method on any data type i.e. you can use character, string, decimal, integer, etc. Let us understand the use of the LINQ OrderBy method in C# using both query syntax and method syntax.</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Working with integer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a collection of integer data. And we sort the data in ascending order using the OrderBy method.</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Sorting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//Sorting the data in Ascending Order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intList.</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num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Sorting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487930" cy="871855"/>
            <wp:effectExtent l="19050" t="0" r="7620" b="0"/>
            <wp:docPr id="171" name="Picture 171" descr="Linq OrderBy Method with integer dat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Linq OrderBy Method with integer data Example"/>
                    <pic:cNvPicPr>
                      <a:picLocks noChangeAspect="1" noChangeArrowheads="1"/>
                    </pic:cNvPicPr>
                  </pic:nvPicPr>
                  <pic:blipFill>
                    <a:blip r:embed="rId112"/>
                    <a:srcRect/>
                    <a:stretch>
                      <a:fillRect/>
                    </a:stretch>
                  </pic:blipFill>
                  <pic:spPr bwMode="auto">
                    <a:xfrm>
                      <a:off x="0" y="0"/>
                      <a:ext cx="2487930" cy="87185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Exampe2: Working with string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below example we have a collection of string names. We then sort the data in ascending order using both method and 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stringList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stringList.</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stringList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0"/>
          <w:rFonts w:ascii="Maiandra GD" w:hAnsi="Maiandra GD" w:cs="Consolas"/>
          <w:b/>
          <w:bCs/>
          <w:color w:val="D171DD"/>
          <w:sz w:val="24"/>
          <w:szCs w:val="24"/>
          <w:bdr w:val="none" w:sz="0" w:space="0" w:color="auto" w:frame="1"/>
        </w:rPr>
        <w:t>ascending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query syntax, while we are sorting the data in ascending order then the use of ascending operator is optional. That means if we are not specifying anything then by default it is ascending. So the following two statements are the same.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454650" cy="2626360"/>
            <wp:effectExtent l="19050" t="0" r="0" b="0"/>
            <wp:docPr id="172" name="Picture 172" descr="Linq OrderBy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Linq OrderBy Method in C#"/>
                    <pic:cNvPicPr>
                      <a:picLocks noChangeAspect="1" noChangeArrowheads="1"/>
                    </pic:cNvPicPr>
                  </pic:nvPicPr>
                  <pic:blipFill>
                    <a:blip r:embed="rId113"/>
                    <a:srcRect/>
                    <a:stretch>
                      <a:fillRect/>
                    </a:stretch>
                  </pic:blipFill>
                  <pic:spPr bwMode="auto">
                    <a:xfrm>
                      <a:off x="0" y="0"/>
                      <a:ext cx="5454650" cy="2626360"/>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LINQ OrderBy Method with Complex type: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Student class. So, create a class file with the name Student.cs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FirstName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string LastName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Branch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"Anugrag"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"Mohanty"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As you can see, we created the Student class with four properties such as</w:t>
      </w:r>
      <w:r w:rsidRPr="00D91B25">
        <w:rPr>
          <w:rStyle w:val="Strong"/>
          <w:rFonts w:ascii="Maiandra GD" w:hAnsi="Maiandra GD" w:cs="Arial"/>
          <w:color w:val="000000"/>
          <w:bdr w:val="none" w:sz="0" w:space="0" w:color="auto" w:frame="1"/>
        </w:rPr>
        <w:t> ID, FirstName, LastName, and Brach</w:t>
      </w:r>
      <w:r w:rsidRPr="00D91B25">
        <w:rPr>
          <w:rFonts w:ascii="Maiandra GD" w:hAnsi="Maiandra GD" w:cs="Arial"/>
          <w:color w:val="000000"/>
          <w:bdr w:val="none" w:sz="0" w:space="0" w:color="auto" w:frame="1"/>
        </w:rPr>
        <w:t>. We then created one method (i.e. </w:t>
      </w:r>
      <w:r w:rsidRPr="00D91B25">
        <w:rPr>
          <w:rStyle w:val="Strong"/>
          <w:rFonts w:ascii="Maiandra GD" w:hAnsi="Maiandra GD" w:cs="Arial"/>
          <w:color w:val="000000"/>
          <w:bdr w:val="none" w:sz="0" w:space="0" w:color="auto" w:frame="1"/>
        </w:rPr>
        <w:t>GetAllStudents</w:t>
      </w:r>
      <w:r w:rsidRPr="00D91B25">
        <w:rPr>
          <w:rFonts w:ascii="Maiandra GD" w:hAnsi="Maiandra GD" w:cs="Arial"/>
          <w:color w:val="000000"/>
          <w:bdr w:val="none" w:sz="0" w:space="0" w:color="auto" w:frame="1"/>
        </w:rPr>
        <w:t>) within the same class which is going to return a list of all students.</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Sorting the Data in Ascending Order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want to sort the data based on the Branch of the Student in ascending order.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Branch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413125" cy="2030730"/>
            <wp:effectExtent l="19050" t="0" r="0" b="0"/>
            <wp:docPr id="173" name="Picture 173" descr="The OrderBy Method in C#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The OrderBy Method in C# with Complex Type"/>
                    <pic:cNvPicPr>
                      <a:picLocks noChangeAspect="1" noChangeArrowheads="1"/>
                    </pic:cNvPicPr>
                  </pic:nvPicPr>
                  <pic:blipFill>
                    <a:blip r:embed="rId114"/>
                    <a:srcRect/>
                    <a:stretch>
                      <a:fillRect/>
                    </a:stretch>
                  </pic:blipFill>
                  <pic:spPr bwMode="auto">
                    <a:xfrm>
                      <a:off x="0" y="0"/>
                      <a:ext cx="3413125" cy="2030730"/>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Sorting with Filtering.</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fetch only the CSE branch students and then we need to sort the data based on the FirstName in ascending order.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The most important point that you need to remember is, you need to use the Where method before the OrderBy method. The following example shows the above using both query and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ToUpper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FirstName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ToUpper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"CSE"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FirstName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189605" cy="1084580"/>
            <wp:effectExtent l="19050" t="0" r="0" b="0"/>
            <wp:docPr id="174" name="Picture 174" descr="The OrderBy Method with Filtering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he OrderBy Method with Filtering in C#"/>
                    <pic:cNvPicPr>
                      <a:picLocks noChangeAspect="1" noChangeArrowheads="1"/>
                    </pic:cNvPicPr>
                  </pic:nvPicPr>
                  <pic:blipFill>
                    <a:blip r:embed="rId115"/>
                    <a:srcRect/>
                    <a:stretch>
                      <a:fillRect/>
                    </a:stretch>
                  </pic:blipFill>
                  <pic:spPr bwMode="auto">
                    <a:xfrm>
                      <a:off x="0" y="0"/>
                      <a:ext cx="3189605" cy="1084580"/>
                    </a:xfrm>
                    <a:prstGeom prst="rect">
                      <a:avLst/>
                    </a:prstGeom>
                    <a:noFill/>
                    <a:ln w="9525">
                      <a:noFill/>
                      <a:miter lim="800000"/>
                      <a:headEnd/>
                      <a:tailEnd/>
                    </a:ln>
                  </pic:spPr>
                </pic:pic>
              </a:graphicData>
            </a:graphic>
          </wp:inline>
        </w:drawing>
      </w:r>
    </w:p>
    <w:p w:rsidR="004C1494" w:rsidRPr="00D91B25" w:rsidRDefault="004C1494" w:rsidP="003F7674">
      <w:pPr>
        <w:pStyle w:val="NormalWeb"/>
        <w:shd w:val="clear" w:color="auto" w:fill="FFFFFF"/>
        <w:spacing w:before="0" w:beforeAutospacing="0" w:after="0" w:afterAutospacing="0"/>
        <w:jc w:val="both"/>
        <w:textAlignment w:val="baseline"/>
        <w:rPr>
          <w:rFonts w:ascii="Maiandra GD" w:hAnsi="Maiandra GD" w:cs="Segoe UI"/>
          <w:color w:val="212529"/>
        </w:rPr>
      </w:pPr>
    </w:p>
    <w:p w:rsidR="003F7674" w:rsidRPr="00D91B25" w:rsidRDefault="003F7674">
      <w:pPr>
        <w:rPr>
          <w:rFonts w:ascii="Maiandra GD" w:hAnsi="Maiandra GD"/>
          <w:sz w:val="24"/>
          <w:szCs w:val="24"/>
        </w:rPr>
      </w:pPr>
    </w:p>
    <w:p w:rsidR="003F7674" w:rsidRPr="00D91B25" w:rsidRDefault="003F7674">
      <w:pPr>
        <w:pBdr>
          <w:bottom w:val="double" w:sz="6" w:space="1" w:color="auto"/>
        </w:pBdr>
        <w:rPr>
          <w:rFonts w:ascii="Maiandra GD" w:hAnsi="Maiandra GD"/>
          <w:sz w:val="24"/>
          <w:szCs w:val="24"/>
        </w:rPr>
      </w:pPr>
    </w:p>
    <w:p w:rsidR="003F7674" w:rsidRPr="00D91B25" w:rsidRDefault="003F7674"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lastRenderedPageBreak/>
        <w:t>Linq OrderByDescending Method in C#</w:t>
      </w:r>
      <w:r w:rsidR="004C1494">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OrderByDescending Method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OrderByDescending Method in C#</w:t>
      </w:r>
      <w:r w:rsidRPr="00D91B25">
        <w:rPr>
          <w:rFonts w:ascii="Maiandra GD" w:hAnsi="Maiandra GD" w:cs="Arial"/>
          <w:color w:val="000000"/>
          <w:bdr w:val="none" w:sz="0" w:space="0" w:color="auto" w:frame="1"/>
        </w:rPr>
        <w:t> with examples. Please read our previous article where we discussed the </w:t>
      </w:r>
      <w:hyperlink r:id="rId116" w:history="1">
        <w:r w:rsidRPr="00D91B25">
          <w:rPr>
            <w:rStyle w:val="Hyperlink"/>
            <w:rFonts w:ascii="Maiandra GD" w:hAnsi="Maiandra GD" w:cs="Arial"/>
            <w:b/>
            <w:bCs/>
            <w:color w:val="007BFF"/>
            <w:bdr w:val="none" w:sz="0" w:space="0" w:color="auto" w:frame="1"/>
          </w:rPr>
          <w:t>OrderBy Method in C#</w:t>
        </w:r>
      </w:hyperlink>
      <w:r w:rsidRPr="00D91B25">
        <w:rPr>
          <w:rFonts w:ascii="Maiandra GD" w:hAnsi="Maiandra GD" w:cs="Arial"/>
          <w:color w:val="000000"/>
          <w:bdr w:val="none" w:sz="0" w:space="0" w:color="auto" w:frame="1"/>
        </w:rPr>
        <w:t> with some examples. As part of this article, we are going to discuss the following pointers related to the  </w:t>
      </w:r>
      <w:r w:rsidRPr="00D91B25">
        <w:rPr>
          <w:rStyle w:val="Strong"/>
          <w:rFonts w:ascii="Maiandra GD" w:hAnsi="Maiandra GD" w:cs="Arial"/>
          <w:color w:val="000000"/>
          <w:bdr w:val="none" w:sz="0" w:space="0" w:color="auto" w:frame="1"/>
        </w:rPr>
        <w:t>LINQ OrderByDescending</w:t>
      </w:r>
      <w:r w:rsidRPr="00D91B25">
        <w:rPr>
          <w:rFonts w:ascii="Maiandra GD" w:hAnsi="Maiandra GD" w:cs="Arial"/>
          <w:color w:val="000000"/>
          <w:bdr w:val="none" w:sz="0" w:space="0" w:color="auto" w:frame="1"/>
        </w:rPr>
        <w:t> method.</w:t>
      </w:r>
    </w:p>
    <w:p w:rsidR="003F7674" w:rsidRPr="00D91B25" w:rsidRDefault="003F7674" w:rsidP="003F7674">
      <w:pPr>
        <w:numPr>
          <w:ilvl w:val="0"/>
          <w:numId w:val="35"/>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OrderByDescending Method in C#?</w:t>
      </w:r>
    </w:p>
    <w:p w:rsidR="003F7674" w:rsidRPr="00D91B25" w:rsidRDefault="003F7674" w:rsidP="003F7674">
      <w:pPr>
        <w:numPr>
          <w:ilvl w:val="0"/>
          <w:numId w:val="35"/>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of Linq OrderByDescending Method using both Method and Query Syntax.</w:t>
      </w:r>
    </w:p>
    <w:p w:rsidR="003F7674" w:rsidRPr="00D91B25" w:rsidRDefault="003F7674" w:rsidP="003F7674">
      <w:pPr>
        <w:numPr>
          <w:ilvl w:val="0"/>
          <w:numId w:val="35"/>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Linq OrderByDescending Method with Complex Type in C#?</w:t>
      </w:r>
    </w:p>
    <w:p w:rsidR="003F7674" w:rsidRPr="00D91B25" w:rsidRDefault="003F7674" w:rsidP="003F7674">
      <w:pPr>
        <w:numPr>
          <w:ilvl w:val="0"/>
          <w:numId w:val="35"/>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OrderByDescending method along with the Filtering method?</w:t>
      </w:r>
    </w:p>
    <w:p w:rsidR="003F7674" w:rsidRPr="00D91B25" w:rsidRDefault="003F7674" w:rsidP="003F7674">
      <w:pPr>
        <w:pStyle w:val="Heading4"/>
        <w:shd w:val="clear" w:color="auto" w:fill="FFFFFF"/>
        <w:spacing w:before="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OrderByDescending Method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OrderByDescending method in C#</w:t>
      </w:r>
      <w:r w:rsidRPr="00D91B25">
        <w:rPr>
          <w:rFonts w:ascii="Maiandra GD" w:hAnsi="Maiandra GD" w:cs="Arial"/>
          <w:color w:val="000000"/>
          <w:bdr w:val="none" w:sz="0" w:space="0" w:color="auto" w:frame="1"/>
        </w:rPr>
        <w:t> is used to sort the data in descending order. The point that you need to remember is, the OrderByDescending method is not going to change the data, it is just changing the order of the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Like the </w:t>
      </w:r>
      <w:r w:rsidRPr="00D91B25">
        <w:rPr>
          <w:rStyle w:val="Strong"/>
          <w:rFonts w:ascii="Maiandra GD" w:hAnsi="Maiandra GD" w:cs="Arial"/>
          <w:color w:val="000000"/>
          <w:bdr w:val="none" w:sz="0" w:space="0" w:color="auto" w:frame="1"/>
        </w:rPr>
        <w:t>OrderBy method</w:t>
      </w:r>
      <w:r w:rsidRPr="00D91B25">
        <w:rPr>
          <w:rFonts w:ascii="Maiandra GD" w:hAnsi="Maiandra GD" w:cs="Arial"/>
          <w:color w:val="000000"/>
          <w:bdr w:val="none" w:sz="0" w:space="0" w:color="auto" w:frame="1"/>
        </w:rPr>
        <w:t>, you can also use the </w:t>
      </w:r>
      <w:r w:rsidRPr="00D91B25">
        <w:rPr>
          <w:rStyle w:val="Strong"/>
          <w:rFonts w:ascii="Maiandra GD" w:hAnsi="Maiandra GD" w:cs="Arial"/>
          <w:color w:val="000000"/>
          <w:bdr w:val="none" w:sz="0" w:space="0" w:color="auto" w:frame="1"/>
        </w:rPr>
        <w:t>OrderByDescending</w:t>
      </w:r>
      <w:r w:rsidRPr="00D91B25">
        <w:rPr>
          <w:rFonts w:ascii="Maiandra GD" w:hAnsi="Maiandra GD" w:cs="Arial"/>
          <w:color w:val="000000"/>
          <w:bdr w:val="none" w:sz="0" w:space="0" w:color="auto" w:frame="1"/>
        </w:rPr>
        <w:t> method on any data type such as string, character, float, integer, etc. Let us understand how to use the </w:t>
      </w:r>
      <w:r w:rsidRPr="00D91B25">
        <w:rPr>
          <w:rStyle w:val="Strong"/>
          <w:rFonts w:ascii="Maiandra GD" w:hAnsi="Maiandra GD" w:cs="Arial"/>
          <w:color w:val="000000"/>
          <w:bdr w:val="none" w:sz="0" w:space="0" w:color="auto" w:frame="1"/>
        </w:rPr>
        <w:t>OrderByDescending method in C#</w:t>
      </w:r>
      <w:r w:rsidRPr="00D91B25">
        <w:rPr>
          <w:rFonts w:ascii="Maiandra GD" w:hAnsi="Maiandra GD" w:cs="Arial"/>
          <w:color w:val="000000"/>
          <w:bdr w:val="none" w:sz="0" w:space="0" w:color="auto" w:frame="1"/>
        </w:rPr>
        <w:t> using both query and method syntax.</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integer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an integer collection. And we need to sort the data in descending order. Let us see how to do this using both query and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Sorting the Data: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//Sorting the data in Descending Order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intList.</w:t>
      </w:r>
      <w:r w:rsidRPr="00D91B25">
        <w:rPr>
          <w:rStyle w:val="enlighter-m3"/>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intList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0"/>
          <w:rFonts w:ascii="Maiandra GD" w:hAnsi="Maiandra GD" w:cs="Consolas"/>
          <w:b/>
          <w:bCs/>
          <w:color w:val="D171DD"/>
          <w:sz w:val="24"/>
          <w:szCs w:val="24"/>
          <w:bdr w:val="none" w:sz="0" w:space="0" w:color="auto" w:frame="1"/>
        </w:rPr>
        <w:t>descending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Sorting the Data in Descending Order: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018915" cy="893445"/>
            <wp:effectExtent l="19050" t="0" r="635" b="0"/>
            <wp:docPr id="179" name="Picture 179" descr="Linq OrderByDescending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Linq OrderByDescending Method in C#"/>
                    <pic:cNvPicPr>
                      <a:picLocks noChangeAspect="1" noChangeArrowheads="1"/>
                    </pic:cNvPicPr>
                  </pic:nvPicPr>
                  <pic:blipFill>
                    <a:blip r:embed="rId117"/>
                    <a:srcRect/>
                    <a:stretch>
                      <a:fillRect/>
                    </a:stretch>
                  </pic:blipFill>
                  <pic:spPr bwMode="auto">
                    <a:xfrm>
                      <a:off x="0" y="0"/>
                      <a:ext cx="4018915" cy="89344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string data.</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a collection of string data i.e. a collection of names. We want to sort the data in descending order using both method and query syntax. Let us see how we can do this.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stringList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stringList.</w:t>
      </w:r>
      <w:r w:rsidRPr="00D91B25">
        <w:rPr>
          <w:rStyle w:val="enlighter-m3"/>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stringList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0"/>
          <w:rFonts w:ascii="Maiandra GD" w:hAnsi="Maiandra GD" w:cs="Consolas"/>
          <w:b/>
          <w:bCs/>
          <w:color w:val="D171DD"/>
          <w:sz w:val="24"/>
          <w:szCs w:val="24"/>
          <w:bdr w:val="none" w:sz="0" w:space="0" w:color="auto" w:frame="1"/>
        </w:rPr>
        <w:t>descending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item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OrderByDescending Method with Complex type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understand how to work with complex type, we are going to work with the following Student class. So, create a class file with the name Student.cs and then copy and paste the following code in it.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FirstName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LastName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Branch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"Anugrag"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"Mohanty"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we created the above Student class with four simple properties (ID, FirstName, LastName, and Brach). We then created one method (i.e. GetAllStudents) which will return the list of all students.</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Sorting the Data in Descending Order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want to sort the data based on the Branch in descending order.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Branch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3594100" cy="2041525"/>
            <wp:effectExtent l="19050" t="0" r="6350" b="0"/>
            <wp:docPr id="180" name="Picture 180" descr="Linq OrderByDescending Method with Complex Typ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inq OrderByDescending Method with Complex Type in C#"/>
                    <pic:cNvPicPr>
                      <a:picLocks noChangeAspect="1" noChangeArrowheads="1"/>
                    </pic:cNvPicPr>
                  </pic:nvPicPr>
                  <pic:blipFill>
                    <a:blip r:embed="rId118"/>
                    <a:srcRect/>
                    <a:stretch>
                      <a:fillRect/>
                    </a:stretch>
                  </pic:blipFill>
                  <pic:spPr bwMode="auto">
                    <a:xfrm>
                      <a:off x="0" y="0"/>
                      <a:ext cx="3594100" cy="2041525"/>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OrderByDescending with Filtering Operator.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fetch only the ETC branch students and then we need to sort the students based on their FirstName in descending order.</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The most important point that you need to keep in mind is, you need to use the Where extension method before the OrderByDescending method.</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ToUpper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FirstName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ToUpper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"ETC"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444875" cy="999490"/>
            <wp:effectExtent l="19050" t="0" r="3175" b="0"/>
            <wp:docPr id="181" name="Picture 181" descr="Linq OrderByDescending Method in C# with Complex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Linq OrderByDescending Method in C# with Complex Type"/>
                    <pic:cNvPicPr>
                      <a:picLocks noChangeAspect="1" noChangeArrowheads="1"/>
                    </pic:cNvPicPr>
                  </pic:nvPicPr>
                  <pic:blipFill>
                    <a:blip r:embed="rId119"/>
                    <a:srcRect/>
                    <a:stretch>
                      <a:fillRect/>
                    </a:stretch>
                  </pic:blipFill>
                  <pic:spPr bwMode="auto">
                    <a:xfrm>
                      <a:off x="0" y="0"/>
                      <a:ext cx="3444875" cy="999490"/>
                    </a:xfrm>
                    <a:prstGeom prst="rect">
                      <a:avLst/>
                    </a:prstGeom>
                    <a:noFill/>
                    <a:ln w="9525">
                      <a:noFill/>
                      <a:miter lim="800000"/>
                      <a:headEnd/>
                      <a:tailEnd/>
                    </a:ln>
                  </pic:spPr>
                </pic:pic>
              </a:graphicData>
            </a:graphic>
          </wp:inline>
        </w:drawing>
      </w:r>
    </w:p>
    <w:p w:rsidR="004C1494" w:rsidRPr="00D91B25" w:rsidRDefault="004C1494" w:rsidP="003F7674">
      <w:pPr>
        <w:pStyle w:val="NormalWeb"/>
        <w:shd w:val="clear" w:color="auto" w:fill="FFFFFF"/>
        <w:spacing w:before="0" w:beforeAutospacing="0" w:after="0" w:afterAutospacing="0"/>
        <w:jc w:val="both"/>
        <w:textAlignment w:val="baseline"/>
        <w:rPr>
          <w:rFonts w:ascii="Maiandra GD" w:hAnsi="Maiandra GD" w:cs="Segoe UI"/>
          <w:color w:val="212529"/>
        </w:rPr>
      </w:pPr>
    </w:p>
    <w:p w:rsidR="003F7674" w:rsidRPr="00D91B25" w:rsidRDefault="003F7674">
      <w:pPr>
        <w:pBdr>
          <w:bottom w:val="double" w:sz="6" w:space="1" w:color="auto"/>
        </w:pBdr>
        <w:rPr>
          <w:rFonts w:ascii="Maiandra GD" w:hAnsi="Maiandra GD"/>
          <w:sz w:val="24"/>
          <w:szCs w:val="24"/>
        </w:rPr>
      </w:pPr>
    </w:p>
    <w:p w:rsidR="003F7674" w:rsidRPr="00D91B25" w:rsidRDefault="003F7674"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ThenBy and ThenByDescending Method in C#</w:t>
      </w:r>
      <w:r w:rsidR="004C1494">
        <w:rPr>
          <w:rFonts w:ascii="Maiandra GD" w:hAnsi="Maiandra GD"/>
          <w:bCs w:val="0"/>
          <w:color w:val="3A3A3A"/>
          <w:sz w:val="24"/>
          <w:szCs w:val="24"/>
        </w:rPr>
        <w:t xml:space="preserve"> </w:t>
      </w:r>
    </w:p>
    <w:p w:rsidR="003F7674" w:rsidRPr="00D91B25" w:rsidRDefault="003F7674" w:rsidP="003F7674">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ThenBy and ThenByDescending Method in C# with Examples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ThenBy and ThenByDescending Method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20" w:history="1">
        <w:r w:rsidRPr="00D91B25">
          <w:rPr>
            <w:rStyle w:val="Strong"/>
            <w:rFonts w:ascii="Maiandra GD" w:hAnsi="Maiandra GD" w:cs="Arial"/>
            <w:color w:val="007BFF"/>
            <w:bdr w:val="none" w:sz="0" w:space="0" w:color="auto" w:frame="1"/>
          </w:rPr>
          <w:t>OrderByDescending method in C#</w:t>
        </w:r>
      </w:hyperlink>
      <w:r w:rsidRPr="00D91B25">
        <w:rPr>
          <w:rFonts w:ascii="Maiandra GD" w:hAnsi="Maiandra GD" w:cs="Arial"/>
          <w:color w:val="000000"/>
          <w:bdr w:val="none" w:sz="0" w:space="0" w:color="auto" w:frame="1"/>
        </w:rPr>
        <w:t> with some examples. Here, in this article, we are going to discuss the following pointers related to the </w:t>
      </w:r>
      <w:r w:rsidRPr="00D91B25">
        <w:rPr>
          <w:rStyle w:val="Strong"/>
          <w:rFonts w:ascii="Maiandra GD" w:hAnsi="Maiandra GD" w:cs="Arial"/>
          <w:color w:val="000000"/>
          <w:bdr w:val="none" w:sz="0" w:space="0" w:color="auto" w:frame="1"/>
        </w:rPr>
        <w:t>LINQ ThenBy and ThenByDescending </w:t>
      </w:r>
      <w:r w:rsidRPr="00D91B25">
        <w:rPr>
          <w:rFonts w:ascii="Maiandra GD" w:hAnsi="Maiandra GD" w:cs="Arial"/>
          <w:color w:val="000000"/>
          <w:bdr w:val="none" w:sz="0" w:space="0" w:color="auto" w:frame="1"/>
        </w:rPr>
        <w:t>Method in C#.</w:t>
      </w:r>
    </w:p>
    <w:p w:rsidR="003F7674" w:rsidRPr="00D91B25" w:rsidRDefault="003F7674" w:rsidP="003F7674">
      <w:pPr>
        <w:numPr>
          <w:ilvl w:val="0"/>
          <w:numId w:val="3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Why we need the ThenBy and ThenByDescending Method in C#?</w:t>
      </w:r>
    </w:p>
    <w:p w:rsidR="003F7674" w:rsidRPr="00D91B25" w:rsidRDefault="003F7674" w:rsidP="003F7674">
      <w:pPr>
        <w:numPr>
          <w:ilvl w:val="0"/>
          <w:numId w:val="3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the ThenBy and ThenByDescending Method in C#?</w:t>
      </w:r>
    </w:p>
    <w:p w:rsidR="003F7674" w:rsidRPr="00D91B25" w:rsidRDefault="003F7674" w:rsidP="003F7674">
      <w:pPr>
        <w:numPr>
          <w:ilvl w:val="0"/>
          <w:numId w:val="3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of Linq ThenBy and ThenByDescending Method using both Method and Query Syntax.</w:t>
      </w:r>
    </w:p>
    <w:p w:rsidR="003F7674" w:rsidRPr="00D91B25" w:rsidRDefault="003F7674" w:rsidP="003F7674">
      <w:pPr>
        <w:numPr>
          <w:ilvl w:val="0"/>
          <w:numId w:val="3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ThenBy and ThenByDescending along with the Filtering method?</w:t>
      </w:r>
    </w:p>
    <w:p w:rsidR="003F7674" w:rsidRPr="00D91B25" w:rsidRDefault="003F7674" w:rsidP="003F7674">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Why we need the LINQ ThenBy and ThenByDescending Method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OrderBy or OrderByDescending</w:t>
      </w:r>
      <w:r w:rsidRPr="00D91B25">
        <w:rPr>
          <w:rFonts w:ascii="Maiandra GD" w:hAnsi="Maiandra GD" w:cs="Arial"/>
          <w:color w:val="000000"/>
          <w:bdr w:val="none" w:sz="0" w:space="0" w:color="auto" w:frame="1"/>
        </w:rPr>
        <w:t> method works fine when you want to sort the data based on a single value or a single expression. But if you want to sort the data based on multiple values or multiple expressions then you need to use the LINQ ThenBy and ThenByDescending Method along with OrderBy or OrderByDescending Method.</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Linq ThenBy and ThenByDescending Method in C#?</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ThenBy Method</w:t>
      </w:r>
      <w:r w:rsidRPr="00D91B25">
        <w:rPr>
          <w:rFonts w:ascii="Maiandra GD" w:hAnsi="Maiandra GD" w:cs="Arial"/>
          <w:color w:val="000000"/>
          <w:bdr w:val="none" w:sz="0" w:space="0" w:color="auto" w:frame="1"/>
        </w:rPr>
        <w:t> in C# is used to sort the data in ascending order from the second level onwards. On the other hand, the  Linq </w:t>
      </w:r>
      <w:r w:rsidRPr="00D91B25">
        <w:rPr>
          <w:rStyle w:val="Strong"/>
          <w:rFonts w:ascii="Maiandra GD" w:hAnsi="Maiandra GD" w:cs="Arial"/>
          <w:color w:val="000000"/>
          <w:bdr w:val="none" w:sz="0" w:space="0" w:color="auto" w:frame="1"/>
        </w:rPr>
        <w:t>ThenByDescending Method in C#</w:t>
      </w:r>
      <w:r w:rsidRPr="00D91B25">
        <w:rPr>
          <w:rFonts w:ascii="Maiandra GD" w:hAnsi="Maiandra GD" w:cs="Arial"/>
          <w:color w:val="000000"/>
          <w:bdr w:val="none" w:sz="0" w:space="0" w:color="auto" w:frame="1"/>
        </w:rPr>
        <w:t> is used to sort the data in descending order also from the second level onwards.</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These two methods are used along with </w:t>
      </w:r>
      <w:r w:rsidRPr="00D91B25">
        <w:rPr>
          <w:rStyle w:val="Strong"/>
          <w:rFonts w:ascii="Maiandra GD" w:hAnsi="Maiandra GD" w:cs="Arial"/>
          <w:color w:val="000000"/>
          <w:bdr w:val="none" w:sz="0" w:space="0" w:color="auto" w:frame="1"/>
        </w:rPr>
        <w:t>OrderBy</w:t>
      </w:r>
      <w:r w:rsidRPr="00D91B25">
        <w:rPr>
          <w:rFonts w:ascii="Maiandra GD" w:hAnsi="Maiandra GD" w:cs="Arial"/>
          <w:color w:val="000000"/>
          <w:bdr w:val="none" w:sz="0" w:space="0" w:color="auto" w:frame="1"/>
        </w:rPr>
        <w:t> or </w:t>
      </w:r>
      <w:r w:rsidRPr="00D91B25">
        <w:rPr>
          <w:rStyle w:val="Strong"/>
          <w:rFonts w:ascii="Maiandra GD" w:hAnsi="Maiandra GD" w:cs="Arial"/>
          <w:color w:val="000000"/>
          <w:bdr w:val="none" w:sz="0" w:space="0" w:color="auto" w:frame="1"/>
        </w:rPr>
        <w:t>OrderByDescending</w:t>
      </w:r>
      <w:r w:rsidRPr="00D91B25">
        <w:rPr>
          <w:rFonts w:ascii="Maiandra GD" w:hAnsi="Maiandra GD" w:cs="Arial"/>
          <w:color w:val="000000"/>
          <w:bdr w:val="none" w:sz="0" w:space="0" w:color="auto" w:frame="1"/>
        </w:rPr>
        <w:t> method. You can use the ThenBy or ThenByDescending method more than once in the same LINQ query.</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OrderBy or OrderByDescending</w:t>
      </w:r>
      <w:r w:rsidRPr="00D91B25">
        <w:rPr>
          <w:rFonts w:ascii="Maiandra GD" w:hAnsi="Maiandra GD" w:cs="Arial"/>
          <w:color w:val="000000"/>
          <w:bdr w:val="none" w:sz="0" w:space="0" w:color="auto" w:frame="1"/>
        </w:rPr>
        <w:t> method is generally used for primary sorting. </w:t>
      </w:r>
      <w:r w:rsidRPr="00D91B25">
        <w:rPr>
          <w:rStyle w:val="Strong"/>
          <w:rFonts w:ascii="Maiandra GD" w:hAnsi="Maiandra GD" w:cs="Arial"/>
          <w:color w:val="000000"/>
          <w:bdr w:val="none" w:sz="0" w:space="0" w:color="auto" w:frame="1"/>
        </w:rPr>
        <w:t>ThenBy</w:t>
      </w:r>
      <w:r w:rsidRPr="00D91B25">
        <w:rPr>
          <w:rFonts w:ascii="Maiandra GD" w:hAnsi="Maiandra GD" w:cs="Arial"/>
          <w:color w:val="000000"/>
          <w:bdr w:val="none" w:sz="0" w:space="0" w:color="auto" w:frame="1"/>
        </w:rPr>
        <w:t> or </w:t>
      </w:r>
      <w:r w:rsidRPr="00D91B25">
        <w:rPr>
          <w:rStyle w:val="Strong"/>
          <w:rFonts w:ascii="Maiandra GD" w:hAnsi="Maiandra GD" w:cs="Arial"/>
          <w:color w:val="000000"/>
          <w:bdr w:val="none" w:sz="0" w:space="0" w:color="auto" w:frame="1"/>
        </w:rPr>
        <w:t>ThenByDescending</w:t>
      </w:r>
      <w:r w:rsidRPr="00D91B25">
        <w:rPr>
          <w:rFonts w:ascii="Maiandra GD" w:hAnsi="Maiandra GD" w:cs="Arial"/>
          <w:color w:val="000000"/>
          <w:bdr w:val="none" w:sz="0" w:space="0" w:color="auto" w:frame="1"/>
        </w:rPr>
        <w:t> are used for secondary sorting and so on. For example, first, sort the student by First Name and then sort the student by the Last Name.</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use the following Student class in order to understand the use of the ThenBy and ThenByDescending method in 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FirstName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LastName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Branch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"Anugrag"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"Mohanty"</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"Sharma"</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"Kumar"</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"ETC"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,FirstName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,LastName = </w:t>
      </w:r>
      <w:r w:rsidRPr="00D91B25">
        <w:rPr>
          <w:rStyle w:val="enlighter-s0"/>
          <w:rFonts w:ascii="Maiandra GD" w:hAnsi="Maiandra GD" w:cs="Consolas"/>
          <w:color w:val="7CC379"/>
          <w:sz w:val="24"/>
          <w:szCs w:val="24"/>
          <w:bdr w:val="none" w:sz="0" w:space="0" w:color="auto" w:frame="1"/>
        </w:rPr>
        <w:t>"Rout"</w:t>
      </w:r>
      <w:r w:rsidRPr="00D91B25">
        <w:rPr>
          <w:rStyle w:val="enlighter-text"/>
          <w:rFonts w:ascii="Maiandra GD" w:hAnsi="Maiandra GD" w:cs="Consolas"/>
          <w:color w:val="CFD5E0"/>
          <w:sz w:val="24"/>
          <w:szCs w:val="24"/>
          <w:bdr w:val="none" w:sz="0" w:space="0" w:color="auto" w:frame="1"/>
        </w:rPr>
        <w:t xml:space="preserve">,Branch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Method Syntax:</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First, we need to sort the student by First Name in ascending order and then we need to sort the student by the Last Name in ascending order.</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FirstName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ThenBy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"First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Last Name :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242435" cy="2062480"/>
            <wp:effectExtent l="19050" t="0" r="5715" b="0"/>
            <wp:docPr id="185" name="Picture 185" descr="LINQ ThenBy and ThenByDescending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LINQ ThenBy and ThenByDescending Method in C#"/>
                    <pic:cNvPicPr>
                      <a:picLocks noChangeAspect="1" noChangeArrowheads="1"/>
                    </pic:cNvPicPr>
                  </pic:nvPicPr>
                  <pic:blipFill>
                    <a:blip r:embed="rId121"/>
                    <a:srcRect/>
                    <a:stretch>
                      <a:fillRect/>
                    </a:stretch>
                  </pic:blipFill>
                  <pic:spPr bwMode="auto">
                    <a:xfrm>
                      <a:off x="0" y="0"/>
                      <a:ext cx="4242435" cy="2062480"/>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Query Syntax:</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do not have any method called ThenBy and ThenByDescending in query syntax. So here we need to specify multiple values or expressions in the order by clause separated by a comma as shown in the below example.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LastName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"First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Last Name :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give us the same output as Method Syntax.</w:t>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First sort the data in ascending order based on Branch. Then sort the data in descending order based on First Name. Finally, sort the data on the ascending order based on the Last Name values.</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Branch</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ThenByDescending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FirstName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ThenBy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z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z.</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ascending</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LastName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"Barnch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First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Last Name :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933315" cy="2030730"/>
            <wp:effectExtent l="19050" t="0" r="635" b="0"/>
            <wp:docPr id="186" name="Picture 186" descr="LINQ ThenBy and ThenByDescending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LINQ ThenBy and ThenByDescending Method"/>
                    <pic:cNvPicPr>
                      <a:picLocks noChangeAspect="1" noChangeArrowheads="1"/>
                    </pic:cNvPicPr>
                  </pic:nvPicPr>
                  <pic:blipFill>
                    <a:blip r:embed="rId122"/>
                    <a:srcRect/>
                    <a:stretch>
                      <a:fillRect/>
                    </a:stretch>
                  </pic:blipFill>
                  <pic:spPr bwMode="auto">
                    <a:xfrm>
                      <a:off x="0" y="0"/>
                      <a:ext cx="4933315" cy="2030730"/>
                    </a:xfrm>
                    <a:prstGeom prst="rect">
                      <a:avLst/>
                    </a:prstGeom>
                    <a:noFill/>
                    <a:ln w="9525">
                      <a:noFill/>
                      <a:miter lim="800000"/>
                      <a:headEnd/>
                      <a:tailEnd/>
                    </a:ln>
                  </pic:spPr>
                </pic:pic>
              </a:graphicData>
            </a:graphic>
          </wp:inline>
        </w:drawing>
      </w:r>
    </w:p>
    <w:p w:rsidR="003F7674" w:rsidRPr="00D91B25" w:rsidRDefault="003F7674" w:rsidP="003F7674">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ThenBy and ThenByDescending along with the Where Method:</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Here first we need to fetch only the CSE branch students and then we need to sort the data as follows. First sort the data in ascending order based on First Name. Then sort the data in descending order based on the Last Name.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 =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"CSE"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FirstName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ThenByDescending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y.</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GetAllStudents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"CSE"</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std.</w:t>
      </w:r>
      <w:r w:rsidRPr="00D91B25">
        <w:rPr>
          <w:rStyle w:val="enlighter-m3"/>
          <w:rFonts w:ascii="Maiandra GD" w:hAnsi="Maiandra GD" w:cs="Consolas"/>
          <w:color w:val="4284AE"/>
          <w:sz w:val="24"/>
          <w:szCs w:val="24"/>
          <w:bdr w:val="none" w:sz="0" w:space="0" w:color="auto" w:frame="1"/>
        </w:rPr>
        <w:t>LastName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w:t>
      </w: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"Barnch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Branch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First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FirstName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Last Name :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LastName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F7674" w:rsidRPr="00D91B25"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F7674" w:rsidRDefault="003F7674" w:rsidP="003F7674">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742180" cy="1042035"/>
            <wp:effectExtent l="19050" t="0" r="1270" b="0"/>
            <wp:docPr id="187" name="Picture 187" descr="ThenBy and ThenByDescending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henBy and ThenByDescending Method in LINQ"/>
                    <pic:cNvPicPr>
                      <a:picLocks noChangeAspect="1" noChangeArrowheads="1"/>
                    </pic:cNvPicPr>
                  </pic:nvPicPr>
                  <pic:blipFill>
                    <a:blip r:embed="rId123"/>
                    <a:srcRect/>
                    <a:stretch>
                      <a:fillRect/>
                    </a:stretch>
                  </pic:blipFill>
                  <pic:spPr bwMode="auto">
                    <a:xfrm>
                      <a:off x="0" y="0"/>
                      <a:ext cx="4742180" cy="1042035"/>
                    </a:xfrm>
                    <a:prstGeom prst="rect">
                      <a:avLst/>
                    </a:prstGeom>
                    <a:noFill/>
                    <a:ln w="9525">
                      <a:noFill/>
                      <a:miter lim="800000"/>
                      <a:headEnd/>
                      <a:tailEnd/>
                    </a:ln>
                  </pic:spPr>
                </pic:pic>
              </a:graphicData>
            </a:graphic>
          </wp:inline>
        </w:drawing>
      </w:r>
    </w:p>
    <w:p w:rsidR="004C1494" w:rsidRPr="00D91B25" w:rsidRDefault="004C1494" w:rsidP="003F7674">
      <w:pPr>
        <w:pStyle w:val="NormalWeb"/>
        <w:shd w:val="clear" w:color="auto" w:fill="FFFFFF"/>
        <w:spacing w:before="0" w:beforeAutospacing="0" w:after="0" w:afterAutospacing="0"/>
        <w:jc w:val="both"/>
        <w:textAlignment w:val="baseline"/>
        <w:rPr>
          <w:rFonts w:ascii="Maiandra GD" w:hAnsi="Maiandra GD" w:cs="Segoe UI"/>
          <w:color w:val="212529"/>
        </w:rPr>
      </w:pPr>
    </w:p>
    <w:p w:rsidR="00644340" w:rsidRPr="00D91B25" w:rsidRDefault="00644340">
      <w:pPr>
        <w:pBdr>
          <w:top w:val="double" w:sz="6" w:space="1" w:color="auto"/>
          <w:bottom w:val="double" w:sz="6" w:space="1" w:color="auto"/>
        </w:pBdr>
        <w:rPr>
          <w:rFonts w:ascii="Maiandra GD" w:hAnsi="Maiandra GD"/>
          <w:sz w:val="24"/>
          <w:szCs w:val="24"/>
        </w:rPr>
      </w:pPr>
    </w:p>
    <w:p w:rsidR="00FA13FD" w:rsidRPr="00D91B25" w:rsidRDefault="00FA13FD"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Reverse Method in C#</w:t>
      </w:r>
      <w:r w:rsidR="004C1494">
        <w:rPr>
          <w:rFonts w:ascii="Maiandra GD" w:hAnsi="Maiandra GD"/>
          <w:bCs w:val="0"/>
          <w:color w:val="3A3A3A"/>
          <w:sz w:val="24"/>
          <w:szCs w:val="24"/>
        </w:rPr>
        <w:t xml:space="preserve"> </w:t>
      </w:r>
    </w:p>
    <w:p w:rsidR="00FA13FD" w:rsidRPr="00D91B25" w:rsidRDefault="00FA13FD" w:rsidP="00FA13F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Reverse Method in C# with Examples</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Reverse Method in C#</w:t>
      </w:r>
      <w:r w:rsidRPr="00D91B25">
        <w:rPr>
          <w:rFonts w:ascii="Maiandra GD" w:hAnsi="Maiandra GD" w:cs="Arial"/>
          <w:color w:val="000000"/>
          <w:bdr w:val="none" w:sz="0" w:space="0" w:color="auto" w:frame="1"/>
        </w:rPr>
        <w:t> with examples. Please read our previous article before proceeding to this article where we discussed </w:t>
      </w:r>
      <w:hyperlink r:id="rId124" w:history="1">
        <w:r w:rsidRPr="00D91B25">
          <w:rPr>
            <w:rStyle w:val="Strong"/>
            <w:rFonts w:ascii="Maiandra GD" w:hAnsi="Maiandra GD" w:cs="Arial"/>
            <w:color w:val="007BFF"/>
            <w:bdr w:val="none" w:sz="0" w:space="0" w:color="auto" w:frame="1"/>
          </w:rPr>
          <w:t>LINQ ThenBy and ThenByDescending Method in C#</w:t>
        </w:r>
      </w:hyperlink>
      <w:r w:rsidRPr="00D91B25">
        <w:rPr>
          <w:rFonts w:ascii="Maiandra GD" w:hAnsi="Maiandra GD" w:cs="Arial"/>
          <w:color w:val="000000"/>
          <w:bdr w:val="none" w:sz="0" w:space="0" w:color="auto" w:frame="1"/>
        </w:rPr>
        <w:t> with some examples. As part of this article, we are going to discuss the following pointers in details.</w:t>
      </w:r>
    </w:p>
    <w:p w:rsidR="00FA13FD" w:rsidRPr="00D91B25" w:rsidRDefault="00FA13FD" w:rsidP="00FA13FD">
      <w:pPr>
        <w:numPr>
          <w:ilvl w:val="0"/>
          <w:numId w:val="3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Reverse Method in C#?</w:t>
      </w:r>
    </w:p>
    <w:p w:rsidR="00FA13FD" w:rsidRPr="00D91B25" w:rsidRDefault="00FA13FD" w:rsidP="00FA13FD">
      <w:pPr>
        <w:numPr>
          <w:ilvl w:val="0"/>
          <w:numId w:val="3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Different Types of Example using both Method and Query Syntax.</w:t>
      </w:r>
    </w:p>
    <w:p w:rsidR="00FA13FD" w:rsidRPr="00D91B25" w:rsidRDefault="00FA13FD" w:rsidP="00FA13FD">
      <w:pPr>
        <w:numPr>
          <w:ilvl w:val="0"/>
          <w:numId w:val="3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We will discuss the Reverse Method available in System.LInq and System.Collections.Generic namespaces.</w:t>
      </w:r>
    </w:p>
    <w:p w:rsidR="00FA13FD" w:rsidRPr="00D91B25" w:rsidRDefault="00FA13FD" w:rsidP="00FA13FD">
      <w:pPr>
        <w:numPr>
          <w:ilvl w:val="0"/>
          <w:numId w:val="3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Finally, we will discuss how to apply the LINQ Reverse method (the Reverse Method which is available in System.LInq namespace) on a collection of List&lt;T&gt; type.</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Reverse Method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Reverse method is used to reverse the data stored in a data source. That means this method will not change the data rather it simple reverse the data stored in the data source. So, as a result, we will get the output in reverse order.</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 Reverse Method Signature: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Reverse Method is implemented in two different namespaces such as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and </w:t>
      </w:r>
      <w:r w:rsidRPr="00D91B25">
        <w:rPr>
          <w:rStyle w:val="Strong"/>
          <w:rFonts w:ascii="Maiandra GD" w:hAnsi="Maiandra GD" w:cs="Arial"/>
          <w:color w:val="000000"/>
          <w:bdr w:val="none" w:sz="0" w:space="0" w:color="auto" w:frame="1"/>
        </w:rPr>
        <w:t>System.Collections.Generic</w:t>
      </w:r>
      <w:r w:rsidRPr="00D91B25">
        <w:rPr>
          <w:rFonts w:ascii="Maiandra GD" w:hAnsi="Maiandra GD" w:cs="Arial"/>
          <w:color w:val="000000"/>
          <w:bdr w:val="none" w:sz="0" w:space="0" w:color="auto" w:frame="1"/>
        </w:rPr>
        <w:t> namespaces. Let us have a look at the signature or definition of the Reverse Method which is shown in the below image.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007100" cy="1797050"/>
            <wp:effectExtent l="19050" t="0" r="0" b="0"/>
            <wp:docPr id="191" name="Picture 191" descr="LINQ Reverse Method in C#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LINQ Reverse Method in C# Definition"/>
                    <pic:cNvPicPr>
                      <a:picLocks noChangeAspect="1" noChangeArrowheads="1"/>
                    </pic:cNvPicPr>
                  </pic:nvPicPr>
                  <pic:blipFill>
                    <a:blip r:embed="rId125"/>
                    <a:srcRect/>
                    <a:stretch>
                      <a:fillRect/>
                    </a:stretch>
                  </pic:blipFill>
                  <pic:spPr bwMode="auto">
                    <a:xfrm>
                      <a:off x="0" y="0"/>
                      <a:ext cx="6007100" cy="1797050"/>
                    </a:xfrm>
                    <a:prstGeom prst="rect">
                      <a:avLst/>
                    </a:prstGeom>
                    <a:noFill/>
                    <a:ln w="9525">
                      <a:noFill/>
                      <a:miter lim="800000"/>
                      <a:headEnd/>
                      <a:tailEnd/>
                    </a:ln>
                  </pic:spPr>
                </pic:pic>
              </a:graphicData>
            </a:graphic>
          </wp:inline>
        </w:drawing>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Reverse method which belongs to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namespace implemented as an extension method on </w:t>
      </w:r>
      <w:r w:rsidRPr="00D91B25">
        <w:rPr>
          <w:rStyle w:val="Strong"/>
          <w:rFonts w:ascii="Maiandra GD" w:hAnsi="Maiandra GD" w:cs="Arial"/>
          <w:color w:val="000000"/>
          <w:bdr w:val="none" w:sz="0" w:space="0" w:color="auto" w:frame="1"/>
        </w:rPr>
        <w:t>IEnumerable&lt;TSource&gt;</w:t>
      </w:r>
      <w:r w:rsidRPr="00D91B25">
        <w:rPr>
          <w:rFonts w:ascii="Maiandra GD" w:hAnsi="Maiandra GD" w:cs="Arial"/>
          <w:color w:val="000000"/>
          <w:bdr w:val="none" w:sz="0" w:space="0" w:color="auto" w:frame="1"/>
        </w:rPr>
        <w:t> interface and more importantly this method also returns an </w:t>
      </w:r>
      <w:r w:rsidRPr="00D91B25">
        <w:rPr>
          <w:rStyle w:val="Strong"/>
          <w:rFonts w:ascii="Maiandra GD" w:hAnsi="Maiandra GD" w:cs="Arial"/>
          <w:color w:val="000000"/>
          <w:bdr w:val="none" w:sz="0" w:space="0" w:color="auto" w:frame="1"/>
        </w:rPr>
        <w:t>IEnumerable&lt;TSource&gt;</w:t>
      </w:r>
      <w:r w:rsidRPr="00D91B25">
        <w:rPr>
          <w:rFonts w:ascii="Maiandra GD" w:hAnsi="Maiandra GD" w:cs="Arial"/>
          <w:color w:val="000000"/>
          <w:bdr w:val="none" w:sz="0" w:space="0" w:color="auto" w:frame="1"/>
        </w:rPr>
        <w:t> type.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 the other hand, the Reverse method which belongs to the </w:t>
      </w:r>
      <w:r w:rsidRPr="00D91B25">
        <w:rPr>
          <w:rStyle w:val="Strong"/>
          <w:rFonts w:ascii="Maiandra GD" w:hAnsi="Maiandra GD" w:cs="Arial"/>
          <w:color w:val="000000"/>
          <w:bdr w:val="none" w:sz="0" w:space="0" w:color="auto" w:frame="1"/>
        </w:rPr>
        <w:t>System.Collections.Generic</w:t>
      </w:r>
      <w:r w:rsidRPr="00D91B25">
        <w:rPr>
          <w:rFonts w:ascii="Maiandra GD" w:hAnsi="Maiandra GD" w:cs="Arial"/>
          <w:color w:val="000000"/>
          <w:bdr w:val="none" w:sz="0" w:space="0" w:color="auto" w:frame="1"/>
        </w:rPr>
        <w:t> namespace is not returning any value as the return type is void.</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this keep in mind, let us see some examples for a better understanding of the Reverse method.</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System.Linq namespace Reverse method</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understand this, we are going to work with an integer array as shown in the below example.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intArray</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ArrayReversedData = intArray.</w:t>
      </w:r>
      <w:r w:rsidRPr="00D91B25">
        <w:rPr>
          <w:rStyle w:val="enlighter-m3"/>
          <w:rFonts w:ascii="Maiandra GD" w:hAnsi="Maiandra GD" w:cs="Consolas"/>
          <w:color w:val="4284AE"/>
          <w:sz w:val="24"/>
          <w:szCs w:val="24"/>
          <w:bdr w:val="none" w:sz="0" w:space="0" w:color="auto" w:frame="1"/>
        </w:rPr>
        <w:t>Reverse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ArrayReversedData</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243455" cy="861060"/>
            <wp:effectExtent l="19050" t="0" r="4445" b="0"/>
            <wp:docPr id="192" name="Picture 192" descr="System.Linq Reverse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ystem.Linq Reverse Method in C#"/>
                    <pic:cNvPicPr>
                      <a:picLocks noChangeAspect="1" noChangeArrowheads="1"/>
                    </pic:cNvPicPr>
                  </pic:nvPicPr>
                  <pic:blipFill>
                    <a:blip r:embed="rId126"/>
                    <a:srcRect/>
                    <a:stretch>
                      <a:fillRect/>
                    </a:stretch>
                  </pic:blipFill>
                  <pic:spPr bwMode="auto">
                    <a:xfrm>
                      <a:off x="0" y="0"/>
                      <a:ext cx="2243455" cy="861060"/>
                    </a:xfrm>
                    <a:prstGeom prst="rect">
                      <a:avLst/>
                    </a:prstGeom>
                    <a:noFill/>
                    <a:ln w="9525">
                      <a:noFill/>
                      <a:miter lim="800000"/>
                      <a:headEnd/>
                      <a:tailEnd/>
                    </a:ln>
                  </pic:spPr>
                </pic:pic>
              </a:graphicData>
            </a:graphic>
          </wp:inline>
        </w:drawing>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the above example, if you go to the definition of the Reverse method then you can see that this Reverse method belongs to the System.Linq namespace and hence we can able to store the data in a variable of type IEnumerable&lt;int&gt; as the source contains integer data.</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Query Syntax:</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most important point is that we do not have any such operator called Reverse available in Linq to write query syntax. So here we need to use the mixed syntax. So let us see how to rewrite the same example using mixed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intArray</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ArrayReversedData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intArray</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Reverse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number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ArrayReversedData</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number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r w:rsidRPr="00D91B25">
        <w:rPr>
          <w:rFonts w:ascii="Maiandra GD" w:hAnsi="Maiandra GD" w:cs="Arial"/>
          <w:b w:val="0"/>
          <w:bCs w:val="0"/>
          <w:color w:val="000000"/>
          <w:sz w:val="24"/>
          <w:szCs w:val="24"/>
          <w:bdr w:val="none" w:sz="0" w:space="0" w:color="auto" w:frame="1"/>
        </w:rPr>
        <w:t> </w:t>
      </w:r>
      <w:r w:rsidRPr="00D91B25">
        <w:rPr>
          <w:rStyle w:val="Strong"/>
          <w:rFonts w:ascii="Maiandra GD" w:hAnsi="Maiandra GD" w:cs="Arial"/>
          <w:b/>
          <w:bCs/>
          <w:color w:val="000000"/>
          <w:sz w:val="24"/>
          <w:szCs w:val="24"/>
          <w:bdr w:val="none" w:sz="0" w:space="0" w:color="auto" w:frame="1"/>
        </w:rPr>
        <w:t>System.Collections.Generic namespace Reverse method</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understand the above Reverse method, we need to create a collection of List&lt;string&gt; as shown in the below examples.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stringList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"Dewangan"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stringList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//You cannot store the data like below as this method belongs to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//System.Collections.Generic namespace whose return type is void</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//IEnumerable&lt;int&gt; ArrayReversedData = stringList.Reverse();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stringList.</w:t>
      </w:r>
      <w:r w:rsidRPr="00D91B25">
        <w:rPr>
          <w:rStyle w:val="enlighter-m3"/>
          <w:rFonts w:ascii="Maiandra GD" w:hAnsi="Maiandra GD" w:cs="Consolas"/>
          <w:color w:val="4284AE"/>
          <w:sz w:val="24"/>
          <w:szCs w:val="24"/>
          <w:bdr w:val="none" w:sz="0" w:space="0" w:color="auto" w:frame="1"/>
        </w:rPr>
        <w:t>Reverse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stringList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go to the definition of the above Reverse method, then you can see this method belongs to the System.Collections.Generic namespace and the return type of this Reverse method is Void.</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get the output as expected as shown below.</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15055" cy="871855"/>
            <wp:effectExtent l="19050" t="0" r="4445" b="0"/>
            <wp:docPr id="193" name="Picture 193" descr="System.Collections.Generic Reverse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ystem.Collections.Generic Reverse Method in C#"/>
                    <pic:cNvPicPr>
                      <a:picLocks noChangeAspect="1" noChangeArrowheads="1"/>
                    </pic:cNvPicPr>
                  </pic:nvPicPr>
                  <pic:blipFill>
                    <a:blip r:embed="rId127"/>
                    <a:srcRect/>
                    <a:stretch>
                      <a:fillRect/>
                    </a:stretch>
                  </pic:blipFill>
                  <pic:spPr bwMode="auto">
                    <a:xfrm>
                      <a:off x="0" y="0"/>
                      <a:ext cx="3615055" cy="871855"/>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apply the Linq Reverse method on a collection of List&lt;T&gt; type?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want to apply the Reverse method which belongs to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namespace on a collection of type </w:t>
      </w:r>
      <w:r w:rsidRPr="00D91B25">
        <w:rPr>
          <w:rStyle w:val="Strong"/>
          <w:rFonts w:ascii="Maiandra GD" w:hAnsi="Maiandra GD" w:cs="Arial"/>
          <w:color w:val="000000"/>
          <w:bdr w:val="none" w:sz="0" w:space="0" w:color="auto" w:frame="1"/>
        </w:rPr>
        <w:t>List&lt;T&gt;</w:t>
      </w:r>
      <w:r w:rsidRPr="00D91B25">
        <w:rPr>
          <w:rFonts w:ascii="Maiandra GD" w:hAnsi="Maiandra GD" w:cs="Arial"/>
          <w:color w:val="000000"/>
          <w:bdr w:val="none" w:sz="0" w:space="0" w:color="auto" w:frame="1"/>
        </w:rPr>
        <w:t>, then first you need to convert to the </w:t>
      </w:r>
      <w:r w:rsidRPr="00D91B25">
        <w:rPr>
          <w:rStyle w:val="Strong"/>
          <w:rFonts w:ascii="Maiandra GD" w:hAnsi="Maiandra GD" w:cs="Arial"/>
          <w:color w:val="000000"/>
          <w:bdr w:val="none" w:sz="0" w:space="0" w:color="auto" w:frame="1"/>
        </w:rPr>
        <w:t>List&lt;T&gt;</w:t>
      </w:r>
      <w:r w:rsidRPr="00D91B25">
        <w:rPr>
          <w:rFonts w:ascii="Maiandra GD" w:hAnsi="Maiandra GD" w:cs="Arial"/>
          <w:color w:val="000000"/>
          <w:bdr w:val="none" w:sz="0" w:space="0" w:color="auto" w:frame="1"/>
        </w:rPr>
        <w:t> collection to as </w:t>
      </w:r>
      <w:r w:rsidRPr="00D91B25">
        <w:rPr>
          <w:rStyle w:val="Strong"/>
          <w:rFonts w:ascii="Maiandra GD" w:hAnsi="Maiandra GD" w:cs="Arial"/>
          <w:color w:val="000000"/>
          <w:bdr w:val="none" w:sz="0" w:space="0" w:color="auto" w:frame="1"/>
        </w:rPr>
        <w:t>IEnumerable</w:t>
      </w:r>
      <w:r w:rsidRPr="00D91B25">
        <w:rPr>
          <w:rFonts w:ascii="Maiandra GD" w:hAnsi="Maiandra GD" w:cs="Arial"/>
          <w:color w:val="000000"/>
          <w:bdr w:val="none" w:sz="0" w:space="0" w:color="auto" w:frame="1"/>
        </w:rPr>
        <w:t> or </w:t>
      </w:r>
      <w:r w:rsidRPr="00D91B25">
        <w:rPr>
          <w:rStyle w:val="Strong"/>
          <w:rFonts w:ascii="Maiandra GD" w:hAnsi="Maiandra GD" w:cs="Arial"/>
          <w:color w:val="000000"/>
          <w:bdr w:val="none" w:sz="0" w:space="0" w:color="auto" w:frame="1"/>
        </w:rPr>
        <w:t>IQueryable</w:t>
      </w:r>
      <w:r w:rsidRPr="00D91B25">
        <w:rPr>
          <w:rFonts w:ascii="Maiandra GD" w:hAnsi="Maiandra GD" w:cs="Arial"/>
          <w:color w:val="000000"/>
          <w:bdr w:val="none" w:sz="0" w:space="0" w:color="auto" w:frame="1"/>
        </w:rPr>
        <w:t> collection by using the </w:t>
      </w:r>
      <w:r w:rsidRPr="00D91B25">
        <w:rPr>
          <w:rStyle w:val="Strong"/>
          <w:rFonts w:ascii="Maiandra GD" w:hAnsi="Maiandra GD" w:cs="Arial"/>
          <w:color w:val="000000"/>
          <w:bdr w:val="none" w:sz="0" w:space="0" w:color="auto" w:frame="1"/>
        </w:rPr>
        <w:t>AsEnumerable()</w:t>
      </w:r>
      <w:r w:rsidRPr="00D91B25">
        <w:rPr>
          <w:rFonts w:ascii="Maiandra GD" w:hAnsi="Maiandra GD" w:cs="Arial"/>
          <w:color w:val="000000"/>
          <w:bdr w:val="none" w:sz="0" w:space="0" w:color="auto" w:frame="1"/>
        </w:rPr>
        <w:t> or </w:t>
      </w:r>
      <w:r w:rsidRPr="00D91B25">
        <w:rPr>
          <w:rStyle w:val="Strong"/>
          <w:rFonts w:ascii="Maiandra GD" w:hAnsi="Maiandra GD" w:cs="Arial"/>
          <w:color w:val="000000"/>
          <w:bdr w:val="none" w:sz="0" w:space="0" w:color="auto" w:frame="1"/>
        </w:rPr>
        <w:t>AsQueryable()</w:t>
      </w:r>
      <w:r w:rsidRPr="00D91B25">
        <w:rPr>
          <w:rFonts w:ascii="Maiandra GD" w:hAnsi="Maiandra GD" w:cs="Arial"/>
          <w:color w:val="000000"/>
          <w:bdr w:val="none" w:sz="0" w:space="0" w:color="auto" w:frame="1"/>
        </w:rPr>
        <w:t> method on the data source.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If you use the </w:t>
      </w:r>
      <w:r w:rsidRPr="00D91B25">
        <w:rPr>
          <w:rStyle w:val="Strong"/>
          <w:rFonts w:ascii="Maiandra GD" w:hAnsi="Maiandra GD" w:cs="Arial"/>
          <w:color w:val="000000"/>
          <w:bdr w:val="none" w:sz="0" w:space="0" w:color="auto" w:frame="1"/>
        </w:rPr>
        <w:t>AsEnumerable()</w:t>
      </w:r>
      <w:r w:rsidRPr="00D91B25">
        <w:rPr>
          <w:rFonts w:ascii="Maiandra GD" w:hAnsi="Maiandra GD" w:cs="Arial"/>
          <w:color w:val="000000"/>
          <w:bdr w:val="none" w:sz="0" w:space="0" w:color="auto" w:frame="1"/>
        </w:rPr>
        <w:t> method then it will convert the collection to </w:t>
      </w:r>
      <w:r w:rsidRPr="00D91B25">
        <w:rPr>
          <w:rStyle w:val="Strong"/>
          <w:rFonts w:ascii="Maiandra GD" w:hAnsi="Maiandra GD" w:cs="Arial"/>
          <w:color w:val="000000"/>
          <w:bdr w:val="none" w:sz="0" w:space="0" w:color="auto" w:frame="1"/>
        </w:rPr>
        <w:t>IEnumerable</w:t>
      </w:r>
      <w:r w:rsidRPr="00D91B25">
        <w:rPr>
          <w:rFonts w:ascii="Maiandra GD" w:hAnsi="Maiandra GD" w:cs="Arial"/>
          <w:color w:val="000000"/>
          <w:bdr w:val="none" w:sz="0" w:space="0" w:color="auto" w:frame="1"/>
        </w:rPr>
        <w:t> whereas if you use </w:t>
      </w:r>
      <w:r w:rsidRPr="00D91B25">
        <w:rPr>
          <w:rStyle w:val="Strong"/>
          <w:rFonts w:ascii="Maiandra GD" w:hAnsi="Maiandra GD" w:cs="Arial"/>
          <w:color w:val="000000"/>
          <w:bdr w:val="none" w:sz="0" w:space="0" w:color="auto" w:frame="1"/>
        </w:rPr>
        <w:t>AsQueryable()</w:t>
      </w:r>
      <w:r w:rsidRPr="00D91B25">
        <w:rPr>
          <w:rFonts w:ascii="Maiandra GD" w:hAnsi="Maiandra GD" w:cs="Arial"/>
          <w:color w:val="000000"/>
          <w:bdr w:val="none" w:sz="0" w:space="0" w:color="auto" w:frame="1"/>
        </w:rPr>
        <w:t> method then it will convert the collection to </w:t>
      </w:r>
      <w:r w:rsidRPr="00D91B25">
        <w:rPr>
          <w:rStyle w:val="Strong"/>
          <w:rFonts w:ascii="Maiandra GD" w:hAnsi="Maiandra GD" w:cs="Arial"/>
          <w:color w:val="000000"/>
          <w:bdr w:val="none" w:sz="0" w:space="0" w:color="auto" w:frame="1"/>
        </w:rPr>
        <w:t>IQueryable</w:t>
      </w:r>
      <w:r w:rsidRPr="00D91B25">
        <w:rPr>
          <w:rFonts w:ascii="Maiandra GD" w:hAnsi="Maiandra GD" w:cs="Arial"/>
          <w:color w:val="000000"/>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program shows how to apply the Linq Reverse method on a collection of type List&lt;T&gt;.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stringList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"Tiwary"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"Agrawal"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"Dewangan"</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"Before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stringList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ReverseData1 = stringList.</w:t>
      </w:r>
      <w:r w:rsidRPr="00D91B25">
        <w:rPr>
          <w:rStyle w:val="enlighter-m3"/>
          <w:rFonts w:ascii="Maiandra GD" w:hAnsi="Maiandra GD" w:cs="Consolas"/>
          <w:color w:val="4284AE"/>
          <w:sz w:val="24"/>
          <w:szCs w:val="24"/>
          <w:bdr w:val="none" w:sz="0" w:space="0" w:color="auto" w:frame="1"/>
        </w:rPr>
        <w:t>AsEnumerable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Reverse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IQueryable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ReverseData2 = stringList.</w:t>
      </w:r>
      <w:r w:rsidRPr="00D91B25">
        <w:rPr>
          <w:rStyle w:val="enlighter-m3"/>
          <w:rFonts w:ascii="Maiandra GD" w:hAnsi="Maiandra GD" w:cs="Consolas"/>
          <w:color w:val="4284AE"/>
          <w:sz w:val="24"/>
          <w:szCs w:val="24"/>
          <w:bdr w:val="none" w:sz="0" w:space="0" w:color="auto" w:frame="1"/>
        </w:rPr>
        <w:t>AsQueryable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Reverse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"After Reverse the 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ReverseData1</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04260" cy="850900"/>
            <wp:effectExtent l="19050" t="0" r="0" b="0"/>
            <wp:docPr id="194" name="Picture 194" descr="Linq Revers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Linq Reverse Method"/>
                    <pic:cNvPicPr>
                      <a:picLocks noChangeAspect="1" noChangeArrowheads="1"/>
                    </pic:cNvPicPr>
                  </pic:nvPicPr>
                  <pic:blipFill>
                    <a:blip r:embed="rId128"/>
                    <a:srcRect/>
                    <a:stretch>
                      <a:fillRect/>
                    </a:stretch>
                  </pic:blipFill>
                  <pic:spPr bwMode="auto">
                    <a:xfrm>
                      <a:off x="0" y="0"/>
                      <a:ext cx="3604260" cy="850900"/>
                    </a:xfrm>
                    <a:prstGeom prst="rect">
                      <a:avLst/>
                    </a:prstGeom>
                    <a:noFill/>
                    <a:ln w="9525">
                      <a:noFill/>
                      <a:miter lim="800000"/>
                      <a:headEnd/>
                      <a:tailEnd/>
                    </a:ln>
                  </pic:spPr>
                </pic:pic>
              </a:graphicData>
            </a:graphic>
          </wp:inline>
        </w:drawing>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LINQ Reverse Method in C# will return the data as </w:t>
      </w:r>
      <w:r w:rsidRPr="00D91B25">
        <w:rPr>
          <w:rStyle w:val="Strong"/>
          <w:rFonts w:ascii="Maiandra GD" w:hAnsi="Maiandra GD" w:cs="Arial"/>
          <w:color w:val="000000"/>
          <w:bdr w:val="none" w:sz="0" w:space="0" w:color="auto" w:frame="1"/>
        </w:rPr>
        <w:t>IEnumerable&lt;TSource&gt;</w:t>
      </w:r>
      <w:r w:rsidRPr="00D91B25">
        <w:rPr>
          <w:rFonts w:ascii="Maiandra GD" w:hAnsi="Maiandra GD" w:cs="Arial"/>
          <w:color w:val="000000"/>
          <w:bdr w:val="none" w:sz="0" w:space="0" w:color="auto" w:frame="1"/>
        </w:rPr>
        <w:t> or </w:t>
      </w:r>
      <w:r w:rsidRPr="00D91B25">
        <w:rPr>
          <w:rStyle w:val="Strong"/>
          <w:rFonts w:ascii="Maiandra GD" w:hAnsi="Maiandra GD" w:cs="Arial"/>
          <w:color w:val="000000"/>
          <w:bdr w:val="none" w:sz="0" w:space="0" w:color="auto" w:frame="1"/>
        </w:rPr>
        <w:t>IQuereable&lt;TSource&gt;</w:t>
      </w:r>
      <w:r w:rsidRPr="00D91B25">
        <w:rPr>
          <w:rFonts w:ascii="Maiandra GD" w:hAnsi="Maiandra GD" w:cs="Arial"/>
          <w:color w:val="000000"/>
          <w:bdr w:val="none" w:sz="0" w:space="0" w:color="auto" w:frame="1"/>
        </w:rPr>
        <w:t> based on how we use the LINQ method.</w:t>
      </w:r>
    </w:p>
    <w:p w:rsidR="002E70A3" w:rsidRPr="00D91B25" w:rsidRDefault="002E70A3">
      <w:pPr>
        <w:pBdr>
          <w:bottom w:val="double" w:sz="6" w:space="1" w:color="auto"/>
        </w:pBdr>
        <w:rPr>
          <w:rFonts w:ascii="Maiandra GD" w:hAnsi="Maiandra GD"/>
          <w:sz w:val="24"/>
          <w:szCs w:val="24"/>
        </w:rPr>
      </w:pPr>
    </w:p>
    <w:p w:rsidR="00FA13FD" w:rsidRPr="00D91B25" w:rsidRDefault="00FA13FD"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Aggregate Functions in C#</w:t>
      </w:r>
      <w:r w:rsidR="004C1494">
        <w:rPr>
          <w:rFonts w:ascii="Maiandra GD" w:hAnsi="Maiandra GD"/>
          <w:bCs w:val="0"/>
          <w:color w:val="3A3A3A"/>
          <w:sz w:val="24"/>
          <w:szCs w:val="24"/>
        </w:rPr>
        <w:t xml:space="preserve"> </w:t>
      </w:r>
    </w:p>
    <w:p w:rsidR="00FA13FD" w:rsidRPr="00D91B25" w:rsidRDefault="00FA13FD" w:rsidP="00FA13F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Aggregate Functions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Aggregate Functions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29" w:history="1">
        <w:r w:rsidRPr="00D91B25">
          <w:rPr>
            <w:rStyle w:val="Hyperlink"/>
            <w:rFonts w:ascii="Maiandra GD" w:hAnsi="Maiandra GD" w:cs="Arial"/>
            <w:b/>
            <w:bCs/>
            <w:color w:val="007BFF"/>
            <w:bdr w:val="none" w:sz="0" w:space="0" w:color="auto" w:frame="1"/>
          </w:rPr>
          <w:t>Reverse Method in C#</w:t>
        </w:r>
      </w:hyperlink>
      <w:r w:rsidRPr="00D91B25">
        <w:rPr>
          <w:rFonts w:ascii="Maiandra GD" w:hAnsi="Maiandra GD" w:cs="Arial"/>
          <w:color w:val="000000"/>
          <w:bdr w:val="none" w:sz="0" w:space="0" w:color="auto" w:frame="1"/>
        </w:rPr>
        <w:t> with some examples. As part of this article, we are going to discuss the following concepts.</w:t>
      </w:r>
    </w:p>
    <w:p w:rsidR="00FA13FD" w:rsidRPr="00D91B25" w:rsidRDefault="00FA13FD" w:rsidP="00FA13FD">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061460" cy="808355"/>
            <wp:effectExtent l="19050" t="0" r="0" b="0"/>
            <wp:docPr id="199" name="Picture 199" descr="LINQ Aggregate Function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LINQ Aggregate Functions in C#"/>
                    <pic:cNvPicPr>
                      <a:picLocks noChangeAspect="1" noChangeArrowheads="1"/>
                    </pic:cNvPicPr>
                  </pic:nvPicPr>
                  <pic:blipFill>
                    <a:blip r:embed="rId130"/>
                    <a:srcRect/>
                    <a:stretch>
                      <a:fillRect/>
                    </a:stretch>
                  </pic:blipFill>
                  <pic:spPr bwMode="auto">
                    <a:xfrm>
                      <a:off x="0" y="0"/>
                      <a:ext cx="4061460" cy="808355"/>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Linq Aggregate Functions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aggregate functions are used to group together the values of multiple rows as the input and then return the output as a single value. So, simple word, we can say that the aggregate function in C# is always going to return a single value. </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When to use the Aggregate Functions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Whenever you want to perform some mathematical operations such as Sum, Count, Max, Min, Average, and Aggregate on the numeric property of a collection then you need to use the Linq Aggregate Functions.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Aggregate Methods Provided by Linq?</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are the aggregate methods provided by Linq to perform mathematical operations on a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1" w:history="1">
        <w:r w:rsidR="00FA13FD" w:rsidRPr="00D91B25">
          <w:rPr>
            <w:rStyle w:val="Hyperlink"/>
            <w:rFonts w:ascii="Maiandra GD" w:hAnsi="Maiandra GD" w:cs="Arial"/>
            <w:b/>
            <w:bCs/>
            <w:color w:val="007BFF"/>
            <w:sz w:val="24"/>
            <w:szCs w:val="24"/>
            <w:bdr w:val="none" w:sz="0" w:space="0" w:color="auto" w:frame="1"/>
          </w:rPr>
          <w:t>Sum():</w:t>
        </w:r>
      </w:hyperlink>
      <w:r w:rsidR="00FA13FD" w:rsidRPr="00D91B25">
        <w:rPr>
          <w:rFonts w:ascii="Maiandra GD" w:hAnsi="Maiandra GD" w:cs="Arial"/>
          <w:color w:val="000000"/>
          <w:sz w:val="24"/>
          <w:szCs w:val="24"/>
          <w:bdr w:val="none" w:sz="0" w:space="0" w:color="auto" w:frame="1"/>
        </w:rPr>
        <w:t> This method is used to calculate the total(sum) value of the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2" w:history="1">
        <w:r w:rsidR="00FA13FD" w:rsidRPr="00D91B25">
          <w:rPr>
            <w:rStyle w:val="Strong"/>
            <w:rFonts w:ascii="Maiandra GD" w:hAnsi="Maiandra GD" w:cs="Arial"/>
            <w:color w:val="007BFF"/>
            <w:sz w:val="24"/>
            <w:szCs w:val="24"/>
            <w:bdr w:val="none" w:sz="0" w:space="0" w:color="auto" w:frame="1"/>
          </w:rPr>
          <w:t>Max():</w:t>
        </w:r>
      </w:hyperlink>
      <w:r w:rsidR="00FA13FD" w:rsidRPr="00D91B25">
        <w:rPr>
          <w:rFonts w:ascii="Maiandra GD" w:hAnsi="Maiandra GD" w:cs="Arial"/>
          <w:color w:val="000000"/>
          <w:sz w:val="24"/>
          <w:szCs w:val="24"/>
          <w:bdr w:val="none" w:sz="0" w:space="0" w:color="auto" w:frame="1"/>
        </w:rPr>
        <w:t> This method is used to find the largest value in the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3" w:history="1">
        <w:r w:rsidR="00FA13FD" w:rsidRPr="00D91B25">
          <w:rPr>
            <w:rStyle w:val="Strong"/>
            <w:rFonts w:ascii="Maiandra GD" w:hAnsi="Maiandra GD" w:cs="Arial"/>
            <w:color w:val="007BFF"/>
            <w:sz w:val="24"/>
            <w:szCs w:val="24"/>
            <w:bdr w:val="none" w:sz="0" w:space="0" w:color="auto" w:frame="1"/>
          </w:rPr>
          <w:t>Min():</w:t>
        </w:r>
      </w:hyperlink>
      <w:r w:rsidR="00FA13FD" w:rsidRPr="00D91B25">
        <w:rPr>
          <w:rFonts w:ascii="Maiandra GD" w:hAnsi="Maiandra GD" w:cs="Arial"/>
          <w:color w:val="000000"/>
          <w:sz w:val="24"/>
          <w:szCs w:val="24"/>
          <w:bdr w:val="none" w:sz="0" w:space="0" w:color="auto" w:frame="1"/>
        </w:rPr>
        <w:t> This method is used to find the smallest value in the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4" w:history="1">
        <w:r w:rsidR="00FA13FD" w:rsidRPr="00D91B25">
          <w:rPr>
            <w:rStyle w:val="Strong"/>
            <w:rFonts w:ascii="Maiandra GD" w:hAnsi="Maiandra GD" w:cs="Arial"/>
            <w:color w:val="007BFF"/>
            <w:sz w:val="24"/>
            <w:szCs w:val="24"/>
            <w:bdr w:val="none" w:sz="0" w:space="0" w:color="auto" w:frame="1"/>
          </w:rPr>
          <w:t>Average():</w:t>
        </w:r>
        <w:r w:rsidR="00FA13FD" w:rsidRPr="00D91B25">
          <w:rPr>
            <w:rStyle w:val="Hyperlink"/>
            <w:rFonts w:ascii="Maiandra GD" w:hAnsi="Maiandra GD" w:cs="Arial"/>
            <w:color w:val="007BFF"/>
            <w:sz w:val="24"/>
            <w:szCs w:val="24"/>
            <w:bdr w:val="none" w:sz="0" w:space="0" w:color="auto" w:frame="1"/>
          </w:rPr>
          <w:t> </w:t>
        </w:r>
      </w:hyperlink>
      <w:r w:rsidR="00FA13FD" w:rsidRPr="00D91B25">
        <w:rPr>
          <w:rFonts w:ascii="Maiandra GD" w:hAnsi="Maiandra GD" w:cs="Arial"/>
          <w:color w:val="000000"/>
          <w:sz w:val="24"/>
          <w:szCs w:val="24"/>
          <w:bdr w:val="none" w:sz="0" w:space="0" w:color="auto" w:frame="1"/>
        </w:rPr>
        <w:t>This method is used to calculate the average value of the numeric type of the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5" w:history="1">
        <w:r w:rsidR="00FA13FD" w:rsidRPr="00D91B25">
          <w:rPr>
            <w:rStyle w:val="Strong"/>
            <w:rFonts w:ascii="Maiandra GD" w:hAnsi="Maiandra GD" w:cs="Arial"/>
            <w:color w:val="007BFF"/>
            <w:sz w:val="24"/>
            <w:szCs w:val="24"/>
            <w:bdr w:val="none" w:sz="0" w:space="0" w:color="auto" w:frame="1"/>
          </w:rPr>
          <w:t>Count():</w:t>
        </w:r>
        <w:r w:rsidR="00FA13FD" w:rsidRPr="00D91B25">
          <w:rPr>
            <w:rStyle w:val="Hyperlink"/>
            <w:rFonts w:ascii="Maiandra GD" w:hAnsi="Maiandra GD" w:cs="Arial"/>
            <w:color w:val="007BFF"/>
            <w:sz w:val="24"/>
            <w:szCs w:val="24"/>
            <w:bdr w:val="none" w:sz="0" w:space="0" w:color="auto" w:frame="1"/>
          </w:rPr>
          <w:t> </w:t>
        </w:r>
      </w:hyperlink>
      <w:r w:rsidR="00FA13FD" w:rsidRPr="00D91B25">
        <w:rPr>
          <w:rFonts w:ascii="Maiandra GD" w:hAnsi="Maiandra GD" w:cs="Arial"/>
          <w:color w:val="000000"/>
          <w:sz w:val="24"/>
          <w:szCs w:val="24"/>
          <w:bdr w:val="none" w:sz="0" w:space="0" w:color="auto" w:frame="1"/>
        </w:rPr>
        <w:t>This method is used to count the number of elements present in the collection.</w:t>
      </w:r>
    </w:p>
    <w:p w:rsidR="00FA13FD" w:rsidRPr="00D91B25" w:rsidRDefault="00B02BF5" w:rsidP="00FA13FD">
      <w:pPr>
        <w:numPr>
          <w:ilvl w:val="0"/>
          <w:numId w:val="38"/>
        </w:numPr>
        <w:shd w:val="clear" w:color="auto" w:fill="FFFFFF"/>
        <w:spacing w:after="0" w:line="240" w:lineRule="auto"/>
        <w:jc w:val="both"/>
        <w:textAlignment w:val="baseline"/>
        <w:rPr>
          <w:rFonts w:ascii="Maiandra GD" w:hAnsi="Maiandra GD" w:cs="Segoe UI"/>
          <w:color w:val="212529"/>
          <w:sz w:val="24"/>
          <w:szCs w:val="24"/>
        </w:rPr>
      </w:pPr>
      <w:hyperlink r:id="rId136" w:history="1">
        <w:r w:rsidR="00FA13FD" w:rsidRPr="00D91B25">
          <w:rPr>
            <w:rStyle w:val="Strong"/>
            <w:rFonts w:ascii="Maiandra GD" w:hAnsi="Maiandra GD" w:cs="Arial"/>
            <w:color w:val="007BFF"/>
            <w:sz w:val="24"/>
            <w:szCs w:val="24"/>
            <w:bdr w:val="none" w:sz="0" w:space="0" w:color="auto" w:frame="1"/>
          </w:rPr>
          <w:t>Aggregate():</w:t>
        </w:r>
        <w:r w:rsidR="00FA13FD" w:rsidRPr="00D91B25">
          <w:rPr>
            <w:rStyle w:val="Hyperlink"/>
            <w:rFonts w:ascii="Maiandra GD" w:hAnsi="Maiandra GD" w:cs="Arial"/>
            <w:color w:val="007BFF"/>
            <w:sz w:val="24"/>
            <w:szCs w:val="24"/>
            <w:bdr w:val="none" w:sz="0" w:space="0" w:color="auto" w:frame="1"/>
          </w:rPr>
          <w:t> </w:t>
        </w:r>
      </w:hyperlink>
      <w:r w:rsidR="00FA13FD" w:rsidRPr="00D91B25">
        <w:rPr>
          <w:rFonts w:ascii="Maiandra GD" w:hAnsi="Maiandra GD" w:cs="Arial"/>
          <w:color w:val="000000"/>
          <w:sz w:val="24"/>
          <w:szCs w:val="24"/>
          <w:bdr w:val="none" w:sz="0" w:space="0" w:color="auto" w:frame="1"/>
        </w:rPr>
        <w:t>This method is used to Performs a custom aggregation operation on the values of a collection.</w:t>
      </w:r>
    </w:p>
    <w:p w:rsidR="00FA13FD" w:rsidRPr="00D91B25" w:rsidRDefault="00FA13FD">
      <w:pPr>
        <w:pBdr>
          <w:bottom w:val="double" w:sz="6" w:space="1" w:color="auto"/>
        </w:pBdr>
        <w:rPr>
          <w:rFonts w:ascii="Maiandra GD" w:hAnsi="Maiandra GD"/>
          <w:sz w:val="24"/>
          <w:szCs w:val="24"/>
        </w:rPr>
      </w:pPr>
    </w:p>
    <w:p w:rsidR="00FA13FD" w:rsidRPr="00D91B25" w:rsidRDefault="00FA13FD"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Sum in C#</w:t>
      </w:r>
      <w:r w:rsidR="004C1494">
        <w:rPr>
          <w:rFonts w:ascii="Maiandra GD" w:hAnsi="Maiandra GD"/>
          <w:bCs w:val="0"/>
          <w:color w:val="3A3A3A"/>
          <w:sz w:val="24"/>
          <w:szCs w:val="24"/>
        </w:rPr>
        <w:t xml:space="preserve"> </w:t>
      </w:r>
    </w:p>
    <w:p w:rsidR="00FA13FD" w:rsidRPr="00D91B25" w:rsidRDefault="00FA13FD" w:rsidP="00FA13F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Sum in C# with Examples</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Sum  in C#</w:t>
      </w:r>
      <w:r w:rsidRPr="00D91B25">
        <w:rPr>
          <w:rFonts w:ascii="Maiandra GD" w:hAnsi="Maiandra GD" w:cs="Arial"/>
          <w:color w:val="000000"/>
          <w:bdr w:val="none" w:sz="0" w:space="0" w:color="auto" w:frame="1"/>
        </w:rPr>
        <w:t> with examples. Please read our previous article before proceeding to this article where we discussed the basics of </w:t>
      </w:r>
      <w:hyperlink r:id="rId137" w:history="1">
        <w:r w:rsidRPr="00D91B25">
          <w:rPr>
            <w:rStyle w:val="Strong"/>
            <w:rFonts w:ascii="Maiandra GD" w:hAnsi="Maiandra GD" w:cs="Arial"/>
            <w:color w:val="007BFF"/>
            <w:bdr w:val="none" w:sz="0" w:space="0" w:color="auto" w:frame="1"/>
          </w:rPr>
          <w:t>Linq Aggregate Functions in C#</w:t>
        </w:r>
      </w:hyperlink>
      <w:r w:rsidRPr="00D91B25">
        <w:rPr>
          <w:rFonts w:ascii="Maiandra GD" w:hAnsi="Maiandra GD" w:cs="Arial"/>
          <w:color w:val="000000"/>
          <w:bdr w:val="none" w:sz="0" w:space="0" w:color="auto" w:frame="1"/>
        </w:rPr>
        <w:t> with some examples. As part of this article, we are going to discuss the following pointers.</w:t>
      </w:r>
    </w:p>
    <w:p w:rsidR="00FA13FD" w:rsidRPr="00D91B25" w:rsidRDefault="00FA13FD" w:rsidP="00FA13FD">
      <w:pPr>
        <w:numPr>
          <w:ilvl w:val="0"/>
          <w:numId w:val="39"/>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Sum in C#?</w:t>
      </w:r>
    </w:p>
    <w:p w:rsidR="00FA13FD" w:rsidRPr="00D91B25" w:rsidRDefault="00FA13FD" w:rsidP="00FA13FD">
      <w:pPr>
        <w:numPr>
          <w:ilvl w:val="0"/>
          <w:numId w:val="39"/>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FA13FD" w:rsidRPr="00D91B25" w:rsidRDefault="00FA13FD" w:rsidP="00FA13FD">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Sum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Sum() Method belongs to the category of Aggregate Functions. The Linq Sum method in C# is used to calculates the total or sum of numeric values in the collection. Let us understand the Sum() method with some examples.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calculates the sum of all integers present in the collection.</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MSTotal = intNumbers.</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QSTotal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"Sum = "</w:t>
      </w:r>
      <w:r w:rsidRPr="00D91B25">
        <w:rPr>
          <w:rStyle w:val="enlighter-text"/>
          <w:rFonts w:ascii="Maiandra GD" w:hAnsi="Maiandra GD" w:cs="Consolas"/>
          <w:color w:val="CFD5E0"/>
          <w:sz w:val="24"/>
          <w:szCs w:val="24"/>
          <w:bdr w:val="none" w:sz="0" w:space="0" w:color="auto" w:frame="1"/>
        </w:rPr>
        <w:t xml:space="preserve"> + QSTotal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084580" cy="340360"/>
            <wp:effectExtent l="19050" t="0" r="1270" b="0"/>
            <wp:docPr id="201" name="Picture 201" descr="Sum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um Method in C# with Examples"/>
                    <pic:cNvPicPr>
                      <a:picLocks noChangeAspect="1" noChangeArrowheads="1"/>
                    </pic:cNvPicPr>
                  </pic:nvPicPr>
                  <pic:blipFill>
                    <a:blip r:embed="rId138"/>
                    <a:srcRect/>
                    <a:stretch>
                      <a:fillRect/>
                    </a:stretch>
                  </pic:blipFill>
                  <pic:spPr bwMode="auto">
                    <a:xfrm>
                      <a:off x="0" y="0"/>
                      <a:ext cx="1084580" cy="340360"/>
                    </a:xfrm>
                    <a:prstGeom prst="rect">
                      <a:avLst/>
                    </a:prstGeom>
                    <a:noFill/>
                    <a:ln w="9525">
                      <a:noFill/>
                      <a:miter lim="800000"/>
                      <a:headEnd/>
                      <a:tailEnd/>
                    </a:ln>
                  </pic:spPr>
                </pic:pic>
              </a:graphicData>
            </a:graphic>
          </wp:inline>
        </w:drawing>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We don’t have any operator called sum in Linq query syntax. So here we need to use the mixed syntax.</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Linq Sum Method with filter</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calculate the sum of all numbers which is greater than 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MSTotal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QSTotal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"Sum = "</w:t>
      </w:r>
      <w:r w:rsidRPr="00D91B25">
        <w:rPr>
          <w:rStyle w:val="enlighter-text"/>
          <w:rFonts w:ascii="Maiandra GD" w:hAnsi="Maiandra GD" w:cs="Consolas"/>
          <w:color w:val="CFD5E0"/>
          <w:sz w:val="24"/>
          <w:szCs w:val="24"/>
          <w:bdr w:val="none" w:sz="0" w:space="0" w:color="auto" w:frame="1"/>
        </w:rPr>
        <w:t xml:space="preserve"> + QSTotal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148080" cy="329565"/>
            <wp:effectExtent l="19050" t="0" r="0" b="0"/>
            <wp:docPr id="202" name="Picture 202" descr="C# linq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 linq sum"/>
                    <pic:cNvPicPr>
                      <a:picLocks noChangeAspect="1" noChangeArrowheads="1"/>
                    </pic:cNvPicPr>
                  </pic:nvPicPr>
                  <pic:blipFill>
                    <a:blip r:embed="rId139"/>
                    <a:srcRect/>
                    <a:stretch>
                      <a:fillRect/>
                    </a:stretch>
                  </pic:blipFill>
                  <pic:spPr bwMode="auto">
                    <a:xfrm>
                      <a:off x="0" y="0"/>
                      <a:ext cx="1148080" cy="329565"/>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Linq Sum Method with Predicate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Instead of using the where method to filter the data, you can also use the other overloaded version of the Sum method which takes a Predicate and within that predicate, you can write the logic to filter the data as shown in the below example.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 with a Predicate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MSTotal = intNumbers.</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num;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"Sum = "</w:t>
      </w:r>
      <w:r w:rsidRPr="00D91B25">
        <w:rPr>
          <w:rStyle w:val="enlighter-text"/>
          <w:rFonts w:ascii="Maiandra GD" w:hAnsi="Maiandra GD" w:cs="Consolas"/>
          <w:color w:val="CFD5E0"/>
          <w:sz w:val="24"/>
          <w:szCs w:val="24"/>
          <w:bdr w:val="none" w:sz="0" w:space="0" w:color="auto" w:frame="1"/>
        </w:rPr>
        <w:t xml:space="preserve"> + MSTotal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148080" cy="329565"/>
            <wp:effectExtent l="19050" t="0" r="0" b="0"/>
            <wp:docPr id="203" name="Picture 203" descr="Linq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Linq sum"/>
                    <pic:cNvPicPr>
                      <a:picLocks noChangeAspect="1" noChangeArrowheads="1"/>
                    </pic:cNvPicPr>
                  </pic:nvPicPr>
                  <pic:blipFill>
                    <a:blip r:embed="rId139"/>
                    <a:srcRect/>
                    <a:stretch>
                      <a:fillRect/>
                    </a:stretch>
                  </pic:blipFill>
                  <pic:spPr bwMode="auto">
                    <a:xfrm>
                      <a:off x="0" y="0"/>
                      <a:ext cx="1148080" cy="329565"/>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Sum Method Working with Complex Type: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Employee class.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11000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a very simple Employee class with having four properties such as </w:t>
      </w:r>
      <w:r w:rsidRPr="00D91B25">
        <w:rPr>
          <w:rStyle w:val="Strong"/>
          <w:rFonts w:ascii="Maiandra GD" w:hAnsi="Maiandra GD" w:cs="Arial"/>
          <w:color w:val="000000"/>
          <w:bdr w:val="none" w:sz="0" w:space="0" w:color="auto" w:frame="1"/>
        </w:rPr>
        <w:t>ID, Name, Salary, </w:t>
      </w:r>
      <w:r w:rsidRPr="00D91B25">
        <w:rPr>
          <w:rFonts w:ascii="Maiandra GD" w:hAnsi="Maiandra GD" w:cs="Arial"/>
          <w:color w:val="000000"/>
          <w:bdr w:val="none" w:sz="0" w:space="0" w:color="auto" w:frame="1"/>
        </w:rPr>
        <w:t>and </w:t>
      </w:r>
      <w:r w:rsidRPr="00D91B25">
        <w:rPr>
          <w:rStyle w:val="Strong"/>
          <w:rFonts w:ascii="Maiandra GD" w:hAnsi="Maiandra GD" w:cs="Arial"/>
          <w:color w:val="000000"/>
          <w:bdr w:val="none" w:sz="0" w:space="0" w:color="auto" w:frame="1"/>
        </w:rPr>
        <w:t>Department</w:t>
      </w:r>
      <w:r w:rsidRPr="00D91B25">
        <w:rPr>
          <w:rFonts w:ascii="Maiandra GD" w:hAnsi="Maiandra GD" w:cs="Arial"/>
          <w:color w:val="000000"/>
          <w:bdr w:val="none" w:sz="0" w:space="0" w:color="auto" w:frame="1"/>
        </w:rPr>
        <w:t>. We also create one method i.e. </w:t>
      </w:r>
      <w:r w:rsidRPr="00D91B25">
        <w:rPr>
          <w:rStyle w:val="Strong"/>
          <w:rFonts w:ascii="Maiandra GD" w:hAnsi="Maiandra GD" w:cs="Arial"/>
          <w:color w:val="000000"/>
          <w:bdr w:val="none" w:sz="0" w:space="0" w:color="auto" w:frame="1"/>
        </w:rPr>
        <w:t>GetAllEmployees()</w:t>
      </w:r>
      <w:r w:rsidRPr="00D91B25">
        <w:rPr>
          <w:rFonts w:ascii="Maiandra GD" w:hAnsi="Maiandra GD" w:cs="Arial"/>
          <w:color w:val="000000"/>
          <w:bdr w:val="none" w:sz="0" w:space="0" w:color="auto" w:frame="1"/>
        </w:rPr>
        <w:t> which will return the list of all the employees.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calculates the Sum of Salaries of all the employees.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TotalSalaryMS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TotalSalaryQS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"Sum Of Salary = "</w:t>
      </w:r>
      <w:r w:rsidRPr="00D91B25">
        <w:rPr>
          <w:rStyle w:val="enlighter-text"/>
          <w:rFonts w:ascii="Maiandra GD" w:hAnsi="Maiandra GD" w:cs="Consolas"/>
          <w:color w:val="CFD5E0"/>
          <w:sz w:val="24"/>
          <w:szCs w:val="24"/>
          <w:bdr w:val="none" w:sz="0" w:space="0" w:color="auto" w:frame="1"/>
        </w:rPr>
        <w:t xml:space="preserve"> + TotalSalaryMS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190115" cy="318770"/>
            <wp:effectExtent l="19050" t="0" r="635" b="0"/>
            <wp:docPr id="204" name="Picture 204" descr="C# linq 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 linq sum"/>
                    <pic:cNvPicPr>
                      <a:picLocks noChangeAspect="1" noChangeArrowheads="1"/>
                    </pic:cNvPicPr>
                  </pic:nvPicPr>
                  <pic:blipFill>
                    <a:blip r:embed="rId140"/>
                    <a:srcRect/>
                    <a:stretch>
                      <a:fillRect/>
                    </a:stretch>
                  </pic:blipFill>
                  <pic:spPr bwMode="auto">
                    <a:xfrm>
                      <a:off x="0" y="0"/>
                      <a:ext cx="2190115" cy="318770"/>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calculates the sum of the salary of all the employees who belong to the IT department.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TotalSalaryMS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TotalSalaryQS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Total Salary = "</w:t>
      </w:r>
      <w:r w:rsidRPr="00D91B25">
        <w:rPr>
          <w:rStyle w:val="enlighter-text"/>
          <w:rFonts w:ascii="Maiandra GD" w:hAnsi="Maiandra GD" w:cs="Consolas"/>
          <w:color w:val="CFD5E0"/>
          <w:sz w:val="24"/>
          <w:szCs w:val="24"/>
          <w:bdr w:val="none" w:sz="0" w:space="0" w:color="auto" w:frame="1"/>
        </w:rPr>
        <w:t xml:space="preserve"> + TotalSalaryQS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328035" cy="318770"/>
            <wp:effectExtent l="19050" t="0" r="5715" b="0"/>
            <wp:docPr id="205" name="Picture 205" descr="Linq sum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Linq sum in C# with examples"/>
                    <pic:cNvPicPr>
                      <a:picLocks noChangeAspect="1" noChangeArrowheads="1"/>
                    </pic:cNvPicPr>
                  </pic:nvPicPr>
                  <pic:blipFill>
                    <a:blip r:embed="rId141"/>
                    <a:srcRect/>
                    <a:stretch>
                      <a:fillRect/>
                    </a:stretch>
                  </pic:blipFill>
                  <pic:spPr bwMode="auto">
                    <a:xfrm>
                      <a:off x="0" y="0"/>
                      <a:ext cx="3328035" cy="318770"/>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Let’s rewrite the previous example using custom predicate.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 and Predicate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TotalSalaryMS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Total Salary = "</w:t>
      </w:r>
      <w:r w:rsidRPr="00D91B25">
        <w:rPr>
          <w:rStyle w:val="enlighter-text"/>
          <w:rFonts w:ascii="Maiandra GD" w:hAnsi="Maiandra GD" w:cs="Consolas"/>
          <w:color w:val="CFD5E0"/>
          <w:sz w:val="24"/>
          <w:szCs w:val="24"/>
          <w:bdr w:val="none" w:sz="0" w:space="0" w:color="auto" w:frame="1"/>
        </w:rPr>
        <w:t xml:space="preserve"> + TotalSalaryMS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328035" cy="318770"/>
            <wp:effectExtent l="19050" t="0" r="5715" b="0"/>
            <wp:docPr id="206" name="Picture 206" descr="C# linq sum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 linq sum examples"/>
                    <pic:cNvPicPr>
                      <a:picLocks noChangeAspect="1" noChangeArrowheads="1"/>
                    </pic:cNvPicPr>
                  </pic:nvPicPr>
                  <pic:blipFill>
                    <a:blip r:embed="rId141"/>
                    <a:srcRect/>
                    <a:stretch>
                      <a:fillRect/>
                    </a:stretch>
                  </pic:blipFill>
                  <pic:spPr bwMode="auto">
                    <a:xfrm>
                      <a:off x="0" y="0"/>
                      <a:ext cx="3328035" cy="318770"/>
                    </a:xfrm>
                    <a:prstGeom prst="rect">
                      <a:avLst/>
                    </a:prstGeom>
                    <a:noFill/>
                    <a:ln w="9525">
                      <a:noFill/>
                      <a:miter lim="800000"/>
                      <a:headEnd/>
                      <a:tailEnd/>
                    </a:ln>
                  </pic:spPr>
                </pic:pic>
              </a:graphicData>
            </a:graphic>
          </wp:inline>
        </w:drawing>
      </w:r>
    </w:p>
    <w:p w:rsidR="004C1494" w:rsidRPr="00D91B25" w:rsidRDefault="004C1494" w:rsidP="00FA13FD">
      <w:pPr>
        <w:pStyle w:val="NormalWeb"/>
        <w:shd w:val="clear" w:color="auto" w:fill="FFFFFF"/>
        <w:spacing w:before="0" w:beforeAutospacing="0" w:after="0" w:afterAutospacing="0"/>
        <w:jc w:val="both"/>
        <w:textAlignment w:val="baseline"/>
        <w:rPr>
          <w:rFonts w:ascii="Maiandra GD" w:hAnsi="Maiandra GD" w:cs="Segoe UI"/>
          <w:color w:val="212529"/>
        </w:rPr>
      </w:pPr>
    </w:p>
    <w:p w:rsidR="00FA13FD" w:rsidRPr="00D91B25" w:rsidRDefault="00FA13FD">
      <w:pPr>
        <w:pBdr>
          <w:bottom w:val="double" w:sz="6" w:space="1" w:color="auto"/>
        </w:pBdr>
        <w:rPr>
          <w:rFonts w:ascii="Maiandra GD" w:hAnsi="Maiandra GD"/>
          <w:sz w:val="24"/>
          <w:szCs w:val="24"/>
        </w:rPr>
      </w:pPr>
    </w:p>
    <w:p w:rsidR="00FA13FD" w:rsidRPr="004C1494" w:rsidRDefault="00FA13FD"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Max in C#</w:t>
      </w:r>
      <w:r w:rsidR="004C1494" w:rsidRPr="004C1494">
        <w:rPr>
          <w:rFonts w:ascii="Maiandra GD" w:hAnsi="Maiandra GD"/>
          <w:bCs w:val="0"/>
          <w:color w:val="3A3A3A"/>
          <w:sz w:val="24"/>
          <w:szCs w:val="24"/>
        </w:rPr>
        <w:t xml:space="preserve"> </w:t>
      </w:r>
    </w:p>
    <w:p w:rsidR="00FA13FD" w:rsidRPr="00D91B25" w:rsidRDefault="00FA13FD" w:rsidP="00FA13F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Max in C# with Examples</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Max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42" w:history="1">
        <w:r w:rsidRPr="00D91B25">
          <w:rPr>
            <w:rStyle w:val="Hyperlink"/>
            <w:rFonts w:ascii="Maiandra GD" w:hAnsi="Maiandra GD" w:cs="Arial"/>
            <w:b/>
            <w:bCs/>
            <w:color w:val="007BFF"/>
            <w:bdr w:val="none" w:sz="0" w:space="0" w:color="auto" w:frame="1"/>
          </w:rPr>
          <w:t>Sum Aggregate Functions in C#</w:t>
        </w:r>
      </w:hyperlink>
      <w:r w:rsidRPr="00D91B25">
        <w:rPr>
          <w:rFonts w:ascii="Maiandra GD" w:hAnsi="Maiandra GD" w:cs="Arial"/>
          <w:color w:val="000000"/>
          <w:bdr w:val="none" w:sz="0" w:space="0" w:color="auto" w:frame="1"/>
        </w:rPr>
        <w:t> with some examples. As part of this article, we are going to discuss the following pointers.</w:t>
      </w:r>
    </w:p>
    <w:p w:rsidR="00FA13FD" w:rsidRPr="00D91B25" w:rsidRDefault="00FA13FD" w:rsidP="00FA13FD">
      <w:pPr>
        <w:numPr>
          <w:ilvl w:val="0"/>
          <w:numId w:val="4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Max in C#?</w:t>
      </w:r>
    </w:p>
    <w:p w:rsidR="00FA13FD" w:rsidRPr="00D91B25" w:rsidRDefault="00FA13FD" w:rsidP="00FA13FD">
      <w:pPr>
        <w:numPr>
          <w:ilvl w:val="0"/>
          <w:numId w:val="4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FA13FD" w:rsidRPr="00D91B25" w:rsidRDefault="00FA13FD" w:rsidP="00FA13FD">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3A3A3A"/>
          <w:sz w:val="24"/>
          <w:szCs w:val="24"/>
          <w:bdr w:val="none" w:sz="0" w:space="0" w:color="auto" w:frame="1"/>
        </w:rPr>
        <w:t>What is Linq Max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Max in C# is used to returns the largest numeric value from the collection on which it is applied. Let us understand the Max() method with some examples.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largest number from the collection.</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MSLergestNumber = intNumbers.</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QSLergestNumber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"Largest Number = "</w:t>
      </w:r>
      <w:r w:rsidRPr="00D91B25">
        <w:rPr>
          <w:rStyle w:val="enlighter-text"/>
          <w:rFonts w:ascii="Maiandra GD" w:hAnsi="Maiandra GD" w:cs="Consolas"/>
          <w:color w:val="CFD5E0"/>
          <w:sz w:val="24"/>
          <w:szCs w:val="24"/>
          <w:bdr w:val="none" w:sz="0" w:space="0" w:color="auto" w:frame="1"/>
        </w:rPr>
        <w:t xml:space="preserve"> + MSLergestNumber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it will display the output as 100.</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don’t have any operator called Max in Linq query syntax. So here we need to use the mixed syntax.</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Linq Max with filter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return the largest number from the collection where the number is less than 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MSLergestNumber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QSLergestNumber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"Largest Number = "</w:t>
      </w:r>
      <w:r w:rsidRPr="00D91B25">
        <w:rPr>
          <w:rStyle w:val="enlighter-text"/>
          <w:rFonts w:ascii="Maiandra GD" w:hAnsi="Maiandra GD" w:cs="Consolas"/>
          <w:color w:val="CFD5E0"/>
          <w:sz w:val="24"/>
          <w:szCs w:val="24"/>
          <w:bdr w:val="none" w:sz="0" w:space="0" w:color="auto" w:frame="1"/>
        </w:rPr>
        <w:t xml:space="preserve"> + MSLergestNumber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print the output as 40.</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Linq Max with Predicate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Instead of using the where method to filter the data, you can also use the other overloaded version of the Max method which takes a Predicate and within that predicate, you can write the logic to filter the data as shown in the below example.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MSLergestNumber = intNumbers.</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num;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"Largest Number = "</w:t>
      </w:r>
      <w:r w:rsidRPr="00D91B25">
        <w:rPr>
          <w:rStyle w:val="enlighter-text"/>
          <w:rFonts w:ascii="Maiandra GD" w:hAnsi="Maiandra GD" w:cs="Consolas"/>
          <w:color w:val="CFD5E0"/>
          <w:sz w:val="24"/>
          <w:szCs w:val="24"/>
          <w:bdr w:val="none" w:sz="0" w:space="0" w:color="auto" w:frame="1"/>
        </w:rPr>
        <w:t xml:space="preserve"> + MSLergestNumber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should give the same output as the previous example.</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Max Method Working with Complex Type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Employee class.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11000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Employee class, we define four properties such as ID, Name, Salary, and Department along with the GetAllEmployees() which will return the list of all the employees.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highest salary among all the employees.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MSHighestSalary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QSHighestSalary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"Highest Salary = "</w:t>
      </w:r>
      <w:r w:rsidRPr="00D91B25">
        <w:rPr>
          <w:rStyle w:val="enlighter-text"/>
          <w:rFonts w:ascii="Maiandra GD" w:hAnsi="Maiandra GD" w:cs="Consolas"/>
          <w:color w:val="CFD5E0"/>
          <w:sz w:val="24"/>
          <w:szCs w:val="24"/>
          <w:bdr w:val="none" w:sz="0" w:space="0" w:color="auto" w:frame="1"/>
        </w:rPr>
        <w:t xml:space="preserve"> + QSHighestSalary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137410" cy="351155"/>
            <wp:effectExtent l="19050" t="0" r="0" b="0"/>
            <wp:docPr id="213" name="Picture 213" descr="Linq Max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Linq Max in C# with Examples"/>
                    <pic:cNvPicPr>
                      <a:picLocks noChangeAspect="1" noChangeArrowheads="1"/>
                    </pic:cNvPicPr>
                  </pic:nvPicPr>
                  <pic:blipFill>
                    <a:blip r:embed="rId143"/>
                    <a:srcRect/>
                    <a:stretch>
                      <a:fillRect/>
                    </a:stretch>
                  </pic:blipFill>
                  <pic:spPr bwMode="auto">
                    <a:xfrm>
                      <a:off x="0" y="0"/>
                      <a:ext cx="2137410" cy="351155"/>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Highest Salary of IT department.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MSHighestSalary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QSHighestSalary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Highest Salary = "</w:t>
      </w:r>
      <w:r w:rsidRPr="00D91B25">
        <w:rPr>
          <w:rStyle w:val="enlighter-text"/>
          <w:rFonts w:ascii="Maiandra GD" w:hAnsi="Maiandra GD" w:cs="Consolas"/>
          <w:color w:val="CFD5E0"/>
          <w:sz w:val="24"/>
          <w:szCs w:val="24"/>
          <w:bdr w:val="none" w:sz="0" w:space="0" w:color="auto" w:frame="1"/>
        </w:rPr>
        <w:t xml:space="preserve"> + QSHighestSalary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529965" cy="318770"/>
            <wp:effectExtent l="19050" t="0" r="0" b="0"/>
            <wp:docPr id="214" name="Picture 214" descr="Linq Max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Linq Max in C#"/>
                    <pic:cNvPicPr>
                      <a:picLocks noChangeAspect="1" noChangeArrowheads="1"/>
                    </pic:cNvPicPr>
                  </pic:nvPicPr>
                  <pic:blipFill>
                    <a:blip r:embed="rId144"/>
                    <a:srcRect/>
                    <a:stretch>
                      <a:fillRect/>
                    </a:stretch>
                  </pic:blipFill>
                  <pic:spPr bwMode="auto">
                    <a:xfrm>
                      <a:off x="0" y="0"/>
                      <a:ext cx="3529965" cy="318770"/>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Let’s rewrite the previous example using a custom predicate.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MSHighestSalary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Max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Highest Salary = "</w:t>
      </w:r>
      <w:r w:rsidRPr="00D91B25">
        <w:rPr>
          <w:rStyle w:val="enlighter-text"/>
          <w:rFonts w:ascii="Maiandra GD" w:hAnsi="Maiandra GD" w:cs="Consolas"/>
          <w:color w:val="CFD5E0"/>
          <w:sz w:val="24"/>
          <w:szCs w:val="24"/>
          <w:bdr w:val="none" w:sz="0" w:space="0" w:color="auto" w:frame="1"/>
        </w:rPr>
        <w:t xml:space="preserve"> + MSHighestSalary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give the same output as the previous example.</w:t>
      </w:r>
    </w:p>
    <w:p w:rsidR="00FA13FD" w:rsidRPr="00D91B25" w:rsidRDefault="00FA13FD">
      <w:pPr>
        <w:pBdr>
          <w:bottom w:val="double" w:sz="6" w:space="1" w:color="auto"/>
        </w:pBdr>
        <w:rPr>
          <w:rFonts w:ascii="Maiandra GD" w:hAnsi="Maiandra GD"/>
          <w:sz w:val="24"/>
          <w:szCs w:val="24"/>
        </w:rPr>
      </w:pPr>
    </w:p>
    <w:p w:rsidR="00FA13FD" w:rsidRPr="00D91B25" w:rsidRDefault="00FA13FD"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Min Method in C#</w:t>
      </w:r>
      <w:r w:rsidR="004C1494">
        <w:rPr>
          <w:rFonts w:ascii="Maiandra GD" w:hAnsi="Maiandra GD"/>
          <w:bCs w:val="0"/>
          <w:color w:val="3A3A3A"/>
          <w:sz w:val="24"/>
          <w:szCs w:val="24"/>
        </w:rPr>
        <w:t xml:space="preserve"> </w:t>
      </w:r>
    </w:p>
    <w:p w:rsidR="00FA13FD" w:rsidRPr="00D91B25" w:rsidRDefault="00FA13FD" w:rsidP="00FA13FD">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Min Method in C# with Examples</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this article, I am going to discuss the </w:t>
      </w:r>
      <w:r w:rsidRPr="00D91B25">
        <w:rPr>
          <w:rStyle w:val="Strong"/>
          <w:rFonts w:ascii="Maiandra GD" w:hAnsi="Maiandra GD" w:cs="Arial"/>
          <w:color w:val="000000"/>
          <w:bdr w:val="none" w:sz="0" w:space="0" w:color="auto" w:frame="1"/>
        </w:rPr>
        <w:t>Linq Min Method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45" w:history="1">
        <w:r w:rsidRPr="00D91B25">
          <w:rPr>
            <w:rStyle w:val="Hyperlink"/>
            <w:rFonts w:ascii="Maiandra GD" w:hAnsi="Maiandra GD" w:cs="Arial"/>
            <w:b/>
            <w:bCs/>
            <w:color w:val="007BFF"/>
            <w:bdr w:val="none" w:sz="0" w:space="0" w:color="auto" w:frame="1"/>
          </w:rPr>
          <w:t>Linq Max Aggregate Functions in C#</w:t>
        </w:r>
      </w:hyperlink>
      <w:r w:rsidRPr="00D91B25">
        <w:rPr>
          <w:rFonts w:ascii="Maiandra GD" w:hAnsi="Maiandra GD" w:cs="Arial"/>
          <w:color w:val="000000"/>
          <w:bdr w:val="none" w:sz="0" w:space="0" w:color="auto" w:frame="1"/>
        </w:rPr>
        <w:t> with some examples. As part of this article, we are going to discuss the following pointers.</w:t>
      </w:r>
    </w:p>
    <w:p w:rsidR="00FA13FD" w:rsidRPr="00D91B25" w:rsidRDefault="00FA13FD" w:rsidP="00FA13FD">
      <w:pPr>
        <w:numPr>
          <w:ilvl w:val="0"/>
          <w:numId w:val="4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Min Method in C#?</w:t>
      </w:r>
    </w:p>
    <w:p w:rsidR="00FA13FD" w:rsidRPr="00D91B25" w:rsidRDefault="00FA13FD" w:rsidP="00FA13FD">
      <w:pPr>
        <w:numPr>
          <w:ilvl w:val="0"/>
          <w:numId w:val="4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FA13FD" w:rsidRPr="00D91B25" w:rsidRDefault="00FA13FD" w:rsidP="00FA13FD">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Min Method in C#?</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Min method is used to returns the lowest numeric value from the collection on which it is applied. Let us understand the Min() method with some examples.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lowest number from the collection.</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MSLowestNumber = intNumbers.</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QSLowestNumber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"Lowest Number = "</w:t>
      </w:r>
      <w:r w:rsidRPr="00D91B25">
        <w:rPr>
          <w:rStyle w:val="enlighter-text"/>
          <w:rFonts w:ascii="Maiandra GD" w:hAnsi="Maiandra GD" w:cs="Consolas"/>
          <w:color w:val="CFD5E0"/>
          <w:sz w:val="24"/>
          <w:szCs w:val="24"/>
          <w:bdr w:val="none" w:sz="0" w:space="0" w:color="auto" w:frame="1"/>
        </w:rPr>
        <w:t xml:space="preserve"> + MSLowestNumber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it will display the output as 10.</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don’t have any operator called Min in Linq to write the query syntax. So here we need to use the mixed syntax.</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Min with filter</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return the lowest number from the collection where the number is greater than 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MSLowestNumber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QSLowestNumber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"Lowest Number = "</w:t>
      </w:r>
      <w:r w:rsidRPr="00D91B25">
        <w:rPr>
          <w:rStyle w:val="enlighter-text"/>
          <w:rFonts w:ascii="Maiandra GD" w:hAnsi="Maiandra GD" w:cs="Consolas"/>
          <w:color w:val="CFD5E0"/>
          <w:sz w:val="24"/>
          <w:szCs w:val="24"/>
          <w:bdr w:val="none" w:sz="0" w:space="0" w:color="auto" w:frame="1"/>
        </w:rPr>
        <w:t xml:space="preserve"> + MSLowestNumber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print the output as 60.</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Min Method with Predicate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Instead of using the where method to filter the data, you can also use the other overloaded version of the Min method which takes one Predicate and within that predicate, you can write your logic to filter the data as shown in the below example.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MSLowestNumber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num;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"Lowest Number = "</w:t>
      </w:r>
      <w:r w:rsidRPr="00D91B25">
        <w:rPr>
          <w:rStyle w:val="enlighter-text"/>
          <w:rFonts w:ascii="Maiandra GD" w:hAnsi="Maiandra GD" w:cs="Consolas"/>
          <w:color w:val="CFD5E0"/>
          <w:sz w:val="24"/>
          <w:szCs w:val="24"/>
          <w:bdr w:val="none" w:sz="0" w:space="0" w:color="auto" w:frame="1"/>
        </w:rPr>
        <w:t xml:space="preserve"> + MSLowestNumber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should give the same output as the previous example.</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Employee class.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11000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Employee class, we define four properties such as ID, Name, Salary, and Department along with the GetAllEmployees() which will return the list of all the employees.</w:t>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lowest salary among all the employees.</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MSLowestSalary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QSLowestSalary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"Lowest Salary = "</w:t>
      </w:r>
      <w:r w:rsidRPr="00D91B25">
        <w:rPr>
          <w:rStyle w:val="enlighter-text"/>
          <w:rFonts w:ascii="Maiandra GD" w:hAnsi="Maiandra GD" w:cs="Consolas"/>
          <w:color w:val="CFD5E0"/>
          <w:sz w:val="24"/>
          <w:szCs w:val="24"/>
          <w:bdr w:val="none" w:sz="0" w:space="0" w:color="auto" w:frame="1"/>
        </w:rPr>
        <w:t xml:space="preserve"> + MSLowestSalary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030730" cy="318770"/>
            <wp:effectExtent l="19050" t="0" r="7620" b="0"/>
            <wp:docPr id="217" name="Picture 217" descr="Linq Min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Linq Min Method in C# with Examples"/>
                    <pic:cNvPicPr>
                      <a:picLocks noChangeAspect="1" noChangeArrowheads="1"/>
                    </pic:cNvPicPr>
                  </pic:nvPicPr>
                  <pic:blipFill>
                    <a:blip r:embed="rId146"/>
                    <a:srcRect/>
                    <a:stretch>
                      <a:fillRect/>
                    </a:stretch>
                  </pic:blipFill>
                  <pic:spPr bwMode="auto">
                    <a:xfrm>
                      <a:off x="0" y="0"/>
                      <a:ext cx="2030730" cy="318770"/>
                    </a:xfrm>
                    <a:prstGeom prst="rect">
                      <a:avLst/>
                    </a:prstGeom>
                    <a:noFill/>
                    <a:ln w="9525">
                      <a:noFill/>
                      <a:miter lim="800000"/>
                      <a:headEnd/>
                      <a:tailEnd/>
                    </a:ln>
                  </pic:spPr>
                </pic:pic>
              </a:graphicData>
            </a:graphic>
          </wp:inline>
        </w:drawing>
      </w:r>
    </w:p>
    <w:p w:rsidR="00FA13FD" w:rsidRPr="00D91B25" w:rsidRDefault="00FA13FD" w:rsidP="00FA13FD">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Lowest Salary of IT department.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MSLowestSalary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QSLowestSalary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Min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Lowest Salary = "</w:t>
      </w:r>
      <w:r w:rsidRPr="00D91B25">
        <w:rPr>
          <w:rStyle w:val="enlighter-text"/>
          <w:rFonts w:ascii="Maiandra GD" w:hAnsi="Maiandra GD" w:cs="Consolas"/>
          <w:color w:val="CFD5E0"/>
          <w:sz w:val="24"/>
          <w:szCs w:val="24"/>
          <w:bdr w:val="none" w:sz="0" w:space="0" w:color="auto" w:frame="1"/>
        </w:rPr>
        <w:t xml:space="preserve"> + QSLowestSalary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A13FD" w:rsidRPr="00D91B25"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A13FD" w:rsidRDefault="00FA13FD" w:rsidP="00FA13FD">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274695" cy="255270"/>
            <wp:effectExtent l="19050" t="0" r="1905" b="0"/>
            <wp:docPr id="218" name="Picture 218" descr="Linq Min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Linq Min Method in C# with Examples"/>
                    <pic:cNvPicPr>
                      <a:picLocks noChangeAspect="1" noChangeArrowheads="1"/>
                    </pic:cNvPicPr>
                  </pic:nvPicPr>
                  <pic:blipFill>
                    <a:blip r:embed="rId147"/>
                    <a:srcRect/>
                    <a:stretch>
                      <a:fillRect/>
                    </a:stretch>
                  </pic:blipFill>
                  <pic:spPr bwMode="auto">
                    <a:xfrm>
                      <a:off x="0" y="0"/>
                      <a:ext cx="3274695" cy="255270"/>
                    </a:xfrm>
                    <a:prstGeom prst="rect">
                      <a:avLst/>
                    </a:prstGeom>
                    <a:noFill/>
                    <a:ln w="9525">
                      <a:noFill/>
                      <a:miter lim="800000"/>
                      <a:headEnd/>
                      <a:tailEnd/>
                    </a:ln>
                  </pic:spPr>
                </pic:pic>
              </a:graphicData>
            </a:graphic>
          </wp:inline>
        </w:drawing>
      </w:r>
    </w:p>
    <w:p w:rsidR="004C1494" w:rsidRPr="00D91B25" w:rsidRDefault="004C1494" w:rsidP="00FA13FD">
      <w:pPr>
        <w:pStyle w:val="NormalWeb"/>
        <w:shd w:val="clear" w:color="auto" w:fill="FFFFFF"/>
        <w:spacing w:before="0" w:beforeAutospacing="0" w:after="0" w:afterAutospacing="0"/>
        <w:jc w:val="both"/>
        <w:textAlignment w:val="baseline"/>
        <w:rPr>
          <w:rFonts w:ascii="Maiandra GD" w:hAnsi="Maiandra GD" w:cs="Segoe UI"/>
          <w:color w:val="212529"/>
        </w:rPr>
      </w:pPr>
    </w:p>
    <w:p w:rsidR="00FA13FD" w:rsidRPr="00D91B25" w:rsidRDefault="00FA13FD">
      <w:pPr>
        <w:pBdr>
          <w:bottom w:val="double" w:sz="6" w:space="1" w:color="auto"/>
        </w:pBdr>
        <w:rPr>
          <w:rFonts w:ascii="Maiandra GD" w:hAnsi="Maiandra GD"/>
          <w:sz w:val="24"/>
          <w:szCs w:val="24"/>
        </w:rPr>
      </w:pPr>
    </w:p>
    <w:p w:rsidR="00A274D5" w:rsidRPr="00D91B25" w:rsidRDefault="00A274D5"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Average Method in C#</w:t>
      </w:r>
      <w:r w:rsidR="004C1494">
        <w:rPr>
          <w:rFonts w:ascii="Maiandra GD" w:hAnsi="Maiandra GD"/>
          <w:bCs w:val="0"/>
          <w:color w:val="3A3A3A"/>
          <w:sz w:val="24"/>
          <w:szCs w:val="24"/>
        </w:rPr>
        <w:t xml:space="preserve"> </w:t>
      </w:r>
    </w:p>
    <w:p w:rsidR="00A274D5" w:rsidRPr="00D91B25" w:rsidRDefault="00A274D5" w:rsidP="00A274D5">
      <w:pPr>
        <w:pStyle w:val="Heading1"/>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Average Method in C# with Examples</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Average Method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48" w:history="1">
        <w:r w:rsidRPr="00D91B25">
          <w:rPr>
            <w:rStyle w:val="Strong"/>
            <w:rFonts w:ascii="Maiandra GD" w:hAnsi="Maiandra GD" w:cs="Arial"/>
            <w:color w:val="007BFF"/>
            <w:bdr w:val="none" w:sz="0" w:space="0" w:color="auto" w:frame="1"/>
          </w:rPr>
          <w:t>Linq Min Aggregate Function</w:t>
        </w:r>
      </w:hyperlink>
      <w:r w:rsidRPr="00D91B25">
        <w:rPr>
          <w:rFonts w:ascii="Maiandra GD" w:hAnsi="Maiandra GD" w:cs="Arial"/>
          <w:color w:val="000000"/>
          <w:bdr w:val="none" w:sz="0" w:space="0" w:color="auto" w:frame="1"/>
        </w:rPr>
        <w:t> with some examples. As part of this article, we are going to discuss the following pointers.</w:t>
      </w:r>
    </w:p>
    <w:p w:rsidR="00A274D5" w:rsidRPr="00D91B25" w:rsidRDefault="00A274D5" w:rsidP="00A274D5">
      <w:pPr>
        <w:numPr>
          <w:ilvl w:val="0"/>
          <w:numId w:val="4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Average Method in C#?</w:t>
      </w:r>
    </w:p>
    <w:p w:rsidR="00A274D5" w:rsidRPr="00D91B25" w:rsidRDefault="00A274D5" w:rsidP="00A274D5">
      <w:pPr>
        <w:numPr>
          <w:ilvl w:val="0"/>
          <w:numId w:val="4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A274D5" w:rsidRPr="00D91B25" w:rsidRDefault="00A274D5" w:rsidP="00A274D5">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Average Method in C#?</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Average method is used to calculate the average of numeric values from the collection on which it is applied. This Average method can return nullable or non-nullable decimal, float or double value. Let us understand the Average() method with some examples.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calculates the average value of all the integers present in the collection.</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MSAverageValue = intNumbers.</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QSAverageValue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"Average Value = "</w:t>
      </w:r>
      <w:r w:rsidRPr="00D91B25">
        <w:rPr>
          <w:rStyle w:val="enlighter-text"/>
          <w:rFonts w:ascii="Maiandra GD" w:hAnsi="Maiandra GD" w:cs="Consolas"/>
          <w:color w:val="CFD5E0"/>
          <w:sz w:val="24"/>
          <w:szCs w:val="24"/>
          <w:bdr w:val="none" w:sz="0" w:space="0" w:color="auto" w:frame="1"/>
        </w:rPr>
        <w:t xml:space="preserve"> + MSAverageValue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945640" cy="361315"/>
            <wp:effectExtent l="19050" t="0" r="0" b="0"/>
            <wp:docPr id="221" name="Picture 221" descr="C# Average Method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 Average Method with Examples"/>
                    <pic:cNvPicPr>
                      <a:picLocks noChangeAspect="1" noChangeArrowheads="1"/>
                    </pic:cNvPicPr>
                  </pic:nvPicPr>
                  <pic:blipFill>
                    <a:blip r:embed="rId149"/>
                    <a:srcRect/>
                    <a:stretch>
                      <a:fillRect/>
                    </a:stretch>
                  </pic:blipFill>
                  <pic:spPr bwMode="auto">
                    <a:xfrm>
                      <a:off x="0" y="0"/>
                      <a:ext cx="1945640" cy="361315"/>
                    </a:xfrm>
                    <a:prstGeom prst="rect">
                      <a:avLst/>
                    </a:prstGeom>
                    <a:noFill/>
                    <a:ln w="9525">
                      <a:noFill/>
                      <a:miter lim="800000"/>
                      <a:headEnd/>
                      <a:tailEnd/>
                    </a:ln>
                  </pic:spPr>
                </pic:pic>
              </a:graphicData>
            </a:graphic>
          </wp:inline>
        </w:drawing>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don’t have any operator called Average in Linq to write the query syntax. So here we need to use the mixed syntax.</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Linq Average Method with filter</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Now we need to return the average value from the collection where the number is greater than 50.</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MSAverageValue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QSAverageValue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"Average Value = "</w:t>
      </w:r>
      <w:r w:rsidRPr="00D91B25">
        <w:rPr>
          <w:rStyle w:val="enlighter-text"/>
          <w:rFonts w:ascii="Maiandra GD" w:hAnsi="Maiandra GD" w:cs="Consolas"/>
          <w:color w:val="CFD5E0"/>
          <w:sz w:val="24"/>
          <w:szCs w:val="24"/>
          <w:bdr w:val="none" w:sz="0" w:space="0" w:color="auto" w:frame="1"/>
        </w:rPr>
        <w:t xml:space="preserve"> + MSAverageValue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print the output as 80.</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We are going to work with the following Employee class.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11000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create the Employee class with four properties such as ID, Name, Salary, and Department along with the GetAllEmployees() which in turn going to return the list of all the employees.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average salary of all the employees.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MSAverageSalary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QSAverageSalary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"Average Salary = "</w:t>
      </w:r>
      <w:r w:rsidRPr="00D91B25">
        <w:rPr>
          <w:rStyle w:val="enlighter-text"/>
          <w:rFonts w:ascii="Maiandra GD" w:hAnsi="Maiandra GD" w:cs="Consolas"/>
          <w:color w:val="CFD5E0"/>
          <w:sz w:val="24"/>
          <w:szCs w:val="24"/>
          <w:bdr w:val="none" w:sz="0" w:space="0" w:color="auto" w:frame="1"/>
        </w:rPr>
        <w:t xml:space="preserve"> + MSAverageSalary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094865" cy="329565"/>
            <wp:effectExtent l="19050" t="0" r="635" b="0"/>
            <wp:docPr id="222" name="Picture 222" descr="Average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Average Method in C# with Examples"/>
                    <pic:cNvPicPr>
                      <a:picLocks noChangeAspect="1" noChangeArrowheads="1"/>
                    </pic:cNvPicPr>
                  </pic:nvPicPr>
                  <pic:blipFill>
                    <a:blip r:embed="rId150"/>
                    <a:srcRect/>
                    <a:stretch>
                      <a:fillRect/>
                    </a:stretch>
                  </pic:blipFill>
                  <pic:spPr bwMode="auto">
                    <a:xfrm>
                      <a:off x="0" y="0"/>
                      <a:ext cx="2094865" cy="329565"/>
                    </a:xfrm>
                    <a:prstGeom prst="rect">
                      <a:avLst/>
                    </a:prstGeom>
                    <a:noFill/>
                    <a:ln w="9525">
                      <a:noFill/>
                      <a:miter lim="800000"/>
                      <a:headEnd/>
                      <a:tailEnd/>
                    </a:ln>
                  </pic:spPr>
                </pic:pic>
              </a:graphicData>
            </a:graphic>
          </wp:inline>
        </w:drawing>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calculates the Average Salary of the IT department.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MSAverageSalary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QSAverageSalary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Average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"IT Department Average Salary = "</w:t>
      </w:r>
      <w:r w:rsidRPr="00D91B25">
        <w:rPr>
          <w:rStyle w:val="enlighter-text"/>
          <w:rFonts w:ascii="Maiandra GD" w:hAnsi="Maiandra GD" w:cs="Consolas"/>
          <w:color w:val="CFD5E0"/>
          <w:sz w:val="24"/>
          <w:szCs w:val="24"/>
          <w:bdr w:val="none" w:sz="0" w:space="0" w:color="auto" w:frame="1"/>
        </w:rPr>
        <w:t xml:space="preserve"> + MSAverageSalary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402330" cy="340360"/>
            <wp:effectExtent l="19050" t="0" r="7620" b="0"/>
            <wp:docPr id="223" name="Picture 223" descr="Linq Average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Linq Average Method in C# with Examples"/>
                    <pic:cNvPicPr>
                      <a:picLocks noChangeAspect="1" noChangeArrowheads="1"/>
                    </pic:cNvPicPr>
                  </pic:nvPicPr>
                  <pic:blipFill>
                    <a:blip r:embed="rId151"/>
                    <a:srcRect/>
                    <a:stretch>
                      <a:fillRect/>
                    </a:stretch>
                  </pic:blipFill>
                  <pic:spPr bwMode="auto">
                    <a:xfrm>
                      <a:off x="0" y="0"/>
                      <a:ext cx="3402330" cy="340360"/>
                    </a:xfrm>
                    <a:prstGeom prst="rect">
                      <a:avLst/>
                    </a:prstGeom>
                    <a:noFill/>
                    <a:ln w="9525">
                      <a:noFill/>
                      <a:miter lim="800000"/>
                      <a:headEnd/>
                      <a:tailEnd/>
                    </a:ln>
                  </pic:spPr>
                </pic:pic>
              </a:graphicData>
            </a:graphic>
          </wp:inline>
        </w:drawing>
      </w:r>
    </w:p>
    <w:p w:rsidR="004C1494" w:rsidRPr="00D91B25" w:rsidRDefault="004C1494" w:rsidP="00A274D5">
      <w:pPr>
        <w:pStyle w:val="NormalWeb"/>
        <w:shd w:val="clear" w:color="auto" w:fill="FFFFFF"/>
        <w:spacing w:before="0" w:beforeAutospacing="0" w:after="0" w:afterAutospacing="0"/>
        <w:jc w:val="both"/>
        <w:textAlignment w:val="baseline"/>
        <w:rPr>
          <w:rFonts w:ascii="Maiandra GD" w:hAnsi="Maiandra GD" w:cs="Segoe UI"/>
          <w:color w:val="212529"/>
        </w:rPr>
      </w:pPr>
    </w:p>
    <w:p w:rsidR="00F96A53" w:rsidRPr="00D91B25" w:rsidRDefault="00F96A53">
      <w:pPr>
        <w:pBdr>
          <w:bottom w:val="double" w:sz="6" w:space="1" w:color="auto"/>
        </w:pBdr>
        <w:rPr>
          <w:rFonts w:ascii="Maiandra GD" w:hAnsi="Maiandra GD"/>
          <w:sz w:val="24"/>
          <w:szCs w:val="24"/>
        </w:rPr>
      </w:pPr>
    </w:p>
    <w:p w:rsidR="00A274D5" w:rsidRPr="00D91B25" w:rsidRDefault="00A274D5" w:rsidP="004C1494">
      <w:pPr>
        <w:pStyle w:val="Heading1"/>
        <w:spacing w:before="0" w:after="48"/>
        <w:textAlignment w:val="baseline"/>
        <w:rPr>
          <w:rFonts w:ascii="Maiandra GD" w:hAnsi="Maiandra GD" w:cs="Segoe UI"/>
          <w:color w:val="212529"/>
          <w:sz w:val="24"/>
          <w:szCs w:val="24"/>
        </w:rPr>
      </w:pPr>
      <w:r w:rsidRPr="004C1494">
        <w:rPr>
          <w:rFonts w:ascii="Maiandra GD" w:hAnsi="Maiandra GD"/>
          <w:bCs w:val="0"/>
          <w:color w:val="3A3A3A"/>
          <w:sz w:val="24"/>
          <w:szCs w:val="24"/>
          <w:highlight w:val="yellow"/>
        </w:rPr>
        <w:t>Linq Count Method in C#</w:t>
      </w:r>
      <w:r w:rsidR="004C1494">
        <w:rPr>
          <w:rFonts w:ascii="Maiandra GD" w:hAnsi="Maiandra GD"/>
          <w:bCs w:val="0"/>
          <w:color w:val="3A3A3A"/>
          <w:sz w:val="24"/>
          <w:szCs w:val="24"/>
        </w:rPr>
        <w:t xml:space="preserve"> </w:t>
      </w:r>
    </w:p>
    <w:p w:rsidR="00A274D5" w:rsidRPr="00D91B25" w:rsidRDefault="00A274D5" w:rsidP="00A274D5">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Count Method in C# with Examples</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Count Method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52" w:history="1">
        <w:r w:rsidRPr="00D91B25">
          <w:rPr>
            <w:rStyle w:val="Strong"/>
            <w:rFonts w:ascii="Maiandra GD" w:hAnsi="Maiandra GD" w:cs="Arial"/>
            <w:color w:val="007BFF"/>
            <w:bdr w:val="none" w:sz="0" w:space="0" w:color="auto" w:frame="1"/>
          </w:rPr>
          <w:t>Linq Average Aggregate method</w:t>
        </w:r>
      </w:hyperlink>
      <w:r w:rsidRPr="00D91B25">
        <w:rPr>
          <w:rFonts w:ascii="Maiandra GD" w:hAnsi="Maiandra GD" w:cs="Arial"/>
          <w:color w:val="000000"/>
          <w:bdr w:val="none" w:sz="0" w:space="0" w:color="auto" w:frame="1"/>
        </w:rPr>
        <w:t> with some examples. As part of this article, we are going to discuss the following pointers.</w:t>
      </w:r>
    </w:p>
    <w:p w:rsidR="00A274D5" w:rsidRPr="00D91B25" w:rsidRDefault="00A274D5" w:rsidP="00A274D5">
      <w:pPr>
        <w:numPr>
          <w:ilvl w:val="0"/>
          <w:numId w:val="4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Count Method in C#?</w:t>
      </w:r>
    </w:p>
    <w:p w:rsidR="00A274D5" w:rsidRPr="00D91B25" w:rsidRDefault="00A274D5" w:rsidP="00A274D5">
      <w:pPr>
        <w:numPr>
          <w:ilvl w:val="0"/>
          <w:numId w:val="4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A274D5" w:rsidRPr="00D91B25" w:rsidRDefault="00A274D5" w:rsidP="00A274D5">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Count Method in C#?</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Count Method used to return the number of elements present in the collection or the number of elements that have satisfied a given condition.</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of the Linq Count() extension method is available as shown below.</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108641" cy="1094924"/>
            <wp:effectExtent l="19050" t="0" r="6409" b="0"/>
            <wp:docPr id="227" name="Picture 227" descr="Linq Count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Linq Count Method in C#"/>
                    <pic:cNvPicPr>
                      <a:picLocks noChangeAspect="1" noChangeArrowheads="1"/>
                    </pic:cNvPicPr>
                  </pic:nvPicPr>
                  <pic:blipFill>
                    <a:blip r:embed="rId153"/>
                    <a:srcRect/>
                    <a:stretch>
                      <a:fillRect/>
                    </a:stretch>
                  </pic:blipFill>
                  <pic:spPr bwMode="auto">
                    <a:xfrm>
                      <a:off x="0" y="0"/>
                      <a:ext cx="6111155" cy="1095375"/>
                    </a:xfrm>
                    <a:prstGeom prst="rect">
                      <a:avLst/>
                    </a:prstGeom>
                    <a:noFill/>
                    <a:ln w="9525">
                      <a:noFill/>
                      <a:miter lim="800000"/>
                      <a:headEnd/>
                      <a:tailEnd/>
                    </a:ln>
                  </pic:spPr>
                </pic:pic>
              </a:graphicData>
            </a:graphic>
          </wp:inline>
        </w:drawing>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from the above definitions, the first overloaded version does not take any parameter and it simply returns the count of the number of elements present in the collections. On the other hand, the second overloaded version takes one predicate as a parameter and then it returns the count of the number of elements which have satisfied the given condition which we can specify using a lambda expression or by using a predicate function.</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return type of Count() function is always going to be int. Let us understand the Count() method with some examples.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number of elements present in the collection.</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MSCount = intNumbers.</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QSCount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"No of Elements = "</w:t>
      </w:r>
      <w:r w:rsidRPr="00D91B25">
        <w:rPr>
          <w:rStyle w:val="enlighter-text"/>
          <w:rFonts w:ascii="Maiandra GD" w:hAnsi="Maiandra GD" w:cs="Consolas"/>
          <w:color w:val="CFD5E0"/>
          <w:sz w:val="24"/>
          <w:szCs w:val="24"/>
          <w:bdr w:val="none" w:sz="0" w:space="0" w:color="auto" w:frame="1"/>
        </w:rPr>
        <w:t xml:space="preserve"> + MSCount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1988185" cy="318770"/>
            <wp:effectExtent l="19050" t="0" r="0" b="0"/>
            <wp:docPr id="228" name="Picture 228" descr="Count Method in Linq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ount Method in Linq C#"/>
                    <pic:cNvPicPr>
                      <a:picLocks noChangeAspect="1" noChangeArrowheads="1"/>
                    </pic:cNvPicPr>
                  </pic:nvPicPr>
                  <pic:blipFill>
                    <a:blip r:embed="rId154"/>
                    <a:srcRect/>
                    <a:stretch>
                      <a:fillRect/>
                    </a:stretch>
                  </pic:blipFill>
                  <pic:spPr bwMode="auto">
                    <a:xfrm>
                      <a:off x="0" y="0"/>
                      <a:ext cx="1988185" cy="318770"/>
                    </a:xfrm>
                    <a:prstGeom prst="rect">
                      <a:avLst/>
                    </a:prstGeom>
                    <a:noFill/>
                    <a:ln w="9525">
                      <a:noFill/>
                      <a:miter lim="800000"/>
                      <a:headEnd/>
                      <a:tailEnd/>
                    </a:ln>
                  </pic:spPr>
                </pic:pic>
              </a:graphicData>
            </a:graphic>
          </wp:inline>
        </w:drawing>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We don’t have any operator called Count in Linq to write the query syntax. So here we need to use the mixed syntax.</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Count with filter</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return the number of elements present in the collection which are greater than 40.</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MSCount = intNumbers.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QSCount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"No of Elements = "</w:t>
      </w:r>
      <w:r w:rsidRPr="00D91B25">
        <w:rPr>
          <w:rStyle w:val="enlighter-text"/>
          <w:rFonts w:ascii="Maiandra GD" w:hAnsi="Maiandra GD" w:cs="Consolas"/>
          <w:color w:val="CFD5E0"/>
          <w:sz w:val="24"/>
          <w:szCs w:val="24"/>
          <w:bdr w:val="none" w:sz="0" w:space="0" w:color="auto" w:frame="1"/>
        </w:rPr>
        <w:t xml:space="preserve"> + MSCount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786255" cy="318770"/>
            <wp:effectExtent l="19050" t="0" r="4445" b="0"/>
            <wp:docPr id="229" name="Picture 229" descr="Coun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ount Method in C# with Examples"/>
                    <pic:cNvPicPr>
                      <a:picLocks noChangeAspect="1" noChangeArrowheads="1"/>
                    </pic:cNvPicPr>
                  </pic:nvPicPr>
                  <pic:blipFill>
                    <a:blip r:embed="rId155"/>
                    <a:srcRect/>
                    <a:stretch>
                      <a:fillRect/>
                    </a:stretch>
                  </pic:blipFill>
                  <pic:spPr bwMode="auto">
                    <a:xfrm>
                      <a:off x="0" y="0"/>
                      <a:ext cx="1786255" cy="318770"/>
                    </a:xfrm>
                    <a:prstGeom prst="rect">
                      <a:avLst/>
                    </a:prstGeom>
                    <a:noFill/>
                    <a:ln w="9525">
                      <a:noFill/>
                      <a:miter lim="800000"/>
                      <a:headEnd/>
                      <a:tailEnd/>
                    </a:ln>
                  </pic:spPr>
                </pic:pic>
              </a:graphicData>
            </a:graphic>
          </wp:inline>
        </w:drawing>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Employee class.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106</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107</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108</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11000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109</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"Sam"</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45000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110</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"Saurav"</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create the Employee class with four properties such as ID, Name, Salary, and Department along with the GetAllEmployees() which in turn going to return the list of all the employees.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number of employees.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MSCount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QSCount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"Total No of Employees = "</w:t>
      </w:r>
      <w:r w:rsidRPr="00D91B25">
        <w:rPr>
          <w:rStyle w:val="enlighter-text"/>
          <w:rFonts w:ascii="Maiandra GD" w:hAnsi="Maiandra GD" w:cs="Consolas"/>
          <w:color w:val="CFD5E0"/>
          <w:sz w:val="24"/>
          <w:szCs w:val="24"/>
          <w:bdr w:val="none" w:sz="0" w:space="0" w:color="auto" w:frame="1"/>
        </w:rPr>
        <w:t xml:space="preserve"> + QSCount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679700" cy="318770"/>
            <wp:effectExtent l="19050" t="0" r="6350" b="0"/>
            <wp:docPr id="230" name="Picture 230" descr="C# Count Method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 Count Method with Examples"/>
                    <pic:cNvPicPr>
                      <a:picLocks noChangeAspect="1" noChangeArrowheads="1"/>
                    </pic:cNvPicPr>
                  </pic:nvPicPr>
                  <pic:blipFill>
                    <a:blip r:embed="rId156"/>
                    <a:srcRect/>
                    <a:stretch>
                      <a:fillRect/>
                    </a:stretch>
                  </pic:blipFill>
                  <pic:spPr bwMode="auto">
                    <a:xfrm>
                      <a:off x="0" y="0"/>
                      <a:ext cx="2679700" cy="318770"/>
                    </a:xfrm>
                    <a:prstGeom prst="rect">
                      <a:avLst/>
                    </a:prstGeom>
                    <a:noFill/>
                    <a:ln w="9525">
                      <a:noFill/>
                      <a:miter lim="800000"/>
                      <a:headEnd/>
                      <a:tailEnd/>
                    </a:ln>
                  </pic:spPr>
                </pic:pic>
              </a:graphicData>
            </a:graphic>
          </wp:inline>
        </w:drawing>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the number of employees in the IT department.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MSCount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QSCount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Department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"IT"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"Total No of Employees of IT Department = "</w:t>
      </w:r>
      <w:r w:rsidRPr="00D91B25">
        <w:rPr>
          <w:rStyle w:val="enlighter-text"/>
          <w:rFonts w:ascii="Maiandra GD" w:hAnsi="Maiandra GD" w:cs="Consolas"/>
          <w:color w:val="CFD5E0"/>
          <w:sz w:val="24"/>
          <w:szCs w:val="24"/>
          <w:bdr w:val="none" w:sz="0" w:space="0" w:color="auto" w:frame="1"/>
        </w:rPr>
        <w:t xml:space="preserve"> + QSCount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859530" cy="297815"/>
            <wp:effectExtent l="19050" t="0" r="7620" b="0"/>
            <wp:docPr id="231" name="Picture 231" descr="Count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ount Method in Linq"/>
                    <pic:cNvPicPr>
                      <a:picLocks noChangeAspect="1" noChangeArrowheads="1"/>
                    </pic:cNvPicPr>
                  </pic:nvPicPr>
                  <pic:blipFill>
                    <a:blip r:embed="rId157"/>
                    <a:srcRect/>
                    <a:stretch>
                      <a:fillRect/>
                    </a:stretch>
                  </pic:blipFill>
                  <pic:spPr bwMode="auto">
                    <a:xfrm>
                      <a:off x="0" y="0"/>
                      <a:ext cx="3859530" cy="297815"/>
                    </a:xfrm>
                    <a:prstGeom prst="rect">
                      <a:avLst/>
                    </a:prstGeom>
                    <a:noFill/>
                    <a:ln w="9525">
                      <a:noFill/>
                      <a:miter lim="800000"/>
                      <a:headEnd/>
                      <a:tailEnd/>
                    </a:ln>
                  </pic:spPr>
                </pic:pic>
              </a:graphicData>
            </a:graphic>
          </wp:inline>
        </w:drawing>
      </w:r>
    </w:p>
    <w:p w:rsidR="0086411D" w:rsidRPr="00D91B25" w:rsidRDefault="0086411D" w:rsidP="00A274D5">
      <w:pPr>
        <w:pStyle w:val="NormalWeb"/>
        <w:shd w:val="clear" w:color="auto" w:fill="FFFFFF"/>
        <w:spacing w:before="0" w:beforeAutospacing="0" w:after="0" w:afterAutospacing="0"/>
        <w:jc w:val="both"/>
        <w:textAlignment w:val="baseline"/>
        <w:rPr>
          <w:rFonts w:ascii="Maiandra GD" w:hAnsi="Maiandra GD" w:cs="Segoe UI"/>
          <w:color w:val="212529"/>
        </w:rPr>
      </w:pPr>
    </w:p>
    <w:p w:rsidR="00A274D5" w:rsidRPr="00D91B25" w:rsidRDefault="00A274D5">
      <w:pPr>
        <w:pBdr>
          <w:bottom w:val="double" w:sz="6" w:space="1" w:color="auto"/>
        </w:pBdr>
        <w:rPr>
          <w:rFonts w:ascii="Maiandra GD" w:hAnsi="Maiandra GD"/>
          <w:sz w:val="24"/>
          <w:szCs w:val="24"/>
        </w:rPr>
      </w:pPr>
    </w:p>
    <w:p w:rsidR="00A274D5" w:rsidRPr="00D91B25" w:rsidRDefault="00A274D5" w:rsidP="0086411D">
      <w:pPr>
        <w:pStyle w:val="Heading1"/>
        <w:spacing w:before="0" w:after="48"/>
        <w:textAlignment w:val="baseline"/>
        <w:rPr>
          <w:rFonts w:ascii="Maiandra GD" w:hAnsi="Maiandra GD" w:cs="Segoe UI"/>
          <w:color w:val="212529"/>
          <w:sz w:val="24"/>
          <w:szCs w:val="24"/>
        </w:rPr>
      </w:pPr>
      <w:r w:rsidRPr="0086411D">
        <w:rPr>
          <w:rFonts w:ascii="Maiandra GD" w:hAnsi="Maiandra GD"/>
          <w:bCs w:val="0"/>
          <w:color w:val="3A3A3A"/>
          <w:sz w:val="24"/>
          <w:szCs w:val="24"/>
          <w:highlight w:val="yellow"/>
        </w:rPr>
        <w:t>Linq Aggregate Method in C#</w:t>
      </w:r>
      <w:r w:rsidR="0086411D">
        <w:rPr>
          <w:rFonts w:ascii="Maiandra GD" w:hAnsi="Maiandra GD"/>
          <w:bCs w:val="0"/>
          <w:color w:val="3A3A3A"/>
          <w:sz w:val="24"/>
          <w:szCs w:val="24"/>
        </w:rPr>
        <w:t xml:space="preserve"> </w:t>
      </w:r>
    </w:p>
    <w:p w:rsidR="00A274D5" w:rsidRPr="00D91B25" w:rsidRDefault="00A274D5" w:rsidP="00A274D5">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Aggregate Method in C# with Examples</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Aggregate Method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58" w:history="1">
        <w:r w:rsidRPr="00D91B25">
          <w:rPr>
            <w:rStyle w:val="Strong"/>
            <w:rFonts w:ascii="Maiandra GD" w:hAnsi="Maiandra GD" w:cs="Arial"/>
            <w:color w:val="007BFF"/>
            <w:bdr w:val="none" w:sz="0" w:space="0" w:color="auto" w:frame="1"/>
          </w:rPr>
          <w:t>Linq Count method</w:t>
        </w:r>
      </w:hyperlink>
      <w:r w:rsidRPr="00D91B25">
        <w:rPr>
          <w:rFonts w:ascii="Maiandra GD" w:hAnsi="Maiandra GD" w:cs="Arial"/>
          <w:color w:val="000000"/>
          <w:bdr w:val="none" w:sz="0" w:space="0" w:color="auto" w:frame="1"/>
        </w:rPr>
        <w:t> with some examples. As part of this article, we are going to discuss the following pointers.</w:t>
      </w:r>
    </w:p>
    <w:p w:rsidR="00A274D5" w:rsidRPr="00D91B25" w:rsidRDefault="00A274D5" w:rsidP="00A274D5">
      <w:pPr>
        <w:numPr>
          <w:ilvl w:val="0"/>
          <w:numId w:val="4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Aggregate Method in C#?</w:t>
      </w:r>
    </w:p>
    <w:p w:rsidR="00A274D5" w:rsidRPr="00D91B25" w:rsidRDefault="00A274D5" w:rsidP="00A274D5">
      <w:pPr>
        <w:numPr>
          <w:ilvl w:val="0"/>
          <w:numId w:val="4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A274D5" w:rsidRPr="00D91B25" w:rsidRDefault="00A274D5" w:rsidP="00A274D5">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Aggregate Method in C#?</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Aggregate extension method performs an accumulative operation. There are three overloaded versions of this method is available in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namespace as shown in the below image.</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6729359" cy="2062716"/>
            <wp:effectExtent l="19050" t="0" r="0" b="0"/>
            <wp:docPr id="237" name="Picture 237" descr="Linq Aggregate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Linq Aggregate Method in C#"/>
                    <pic:cNvPicPr>
                      <a:picLocks noChangeAspect="1" noChangeArrowheads="1"/>
                    </pic:cNvPicPr>
                  </pic:nvPicPr>
                  <pic:blipFill>
                    <a:blip r:embed="rId159"/>
                    <a:srcRect/>
                    <a:stretch>
                      <a:fillRect/>
                    </a:stretch>
                  </pic:blipFill>
                  <pic:spPr bwMode="auto">
                    <a:xfrm>
                      <a:off x="0" y="0"/>
                      <a:ext cx="6728589" cy="2062480"/>
                    </a:xfrm>
                    <a:prstGeom prst="rect">
                      <a:avLst/>
                    </a:prstGeom>
                    <a:noFill/>
                    <a:ln w="9525">
                      <a:noFill/>
                      <a:miter lim="800000"/>
                      <a:headEnd/>
                      <a:tailEnd/>
                    </a:ln>
                  </pic:spPr>
                </pic:pic>
              </a:graphicData>
            </a:graphic>
          </wp:inline>
        </w:drawing>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the use of the Aggregate method with some examples.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Comma-separated string.</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consider we have the following string array</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string[] skills = { “C#.NET”, “MVC”, “WCF”, “SQL”, “LINQ”,  “ASP.NET”};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combine all the above strings present in the skill array into a single comma-separated string as shown below.</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C#.NET, MVC, WCF, SQL, LINQ, ASP.NET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Program without using Linq Aggregate method:</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skills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"MVC"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"WCF"</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"SQL"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"ASP.NET"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 result = string.</w:t>
      </w:r>
      <w:r w:rsidRPr="00D91B25">
        <w:rPr>
          <w:rStyle w:val="enlighter-m3"/>
          <w:rFonts w:ascii="Maiandra GD" w:hAnsi="Maiandra GD" w:cs="Consolas"/>
          <w:color w:val="4284AE"/>
          <w:sz w:val="24"/>
          <w:szCs w:val="24"/>
          <w:bdr w:val="none" w:sz="0" w:space="0" w:color="auto" w:frame="1"/>
        </w:rPr>
        <w:t>Empty</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skill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skills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result + skill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//Find the index position of last comma</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lastIndex = result.</w:t>
      </w:r>
      <w:r w:rsidRPr="00D91B25">
        <w:rPr>
          <w:rStyle w:val="enlighter-m3"/>
          <w:rFonts w:ascii="Maiandra GD" w:hAnsi="Maiandra GD" w:cs="Consolas"/>
          <w:color w:val="4284AE"/>
          <w:sz w:val="24"/>
          <w:szCs w:val="24"/>
          <w:bdr w:val="none" w:sz="0" w:space="0" w:color="auto" w:frame="1"/>
        </w:rPr>
        <w:t>LastIndexOf</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//Remove the last comma</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result = result.</w:t>
      </w:r>
      <w:r w:rsidRPr="00D91B25">
        <w:rPr>
          <w:rStyle w:val="enlighter-m3"/>
          <w:rFonts w:ascii="Maiandra GD" w:hAnsi="Maiandra GD" w:cs="Consolas"/>
          <w:color w:val="4284AE"/>
          <w:sz w:val="24"/>
          <w:szCs w:val="24"/>
          <w:bdr w:val="none" w:sz="0" w:space="0" w:color="auto" w:frame="1"/>
        </w:rPr>
        <w:t>Remove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lastIndex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348990" cy="266065"/>
            <wp:effectExtent l="19050" t="0" r="3810" b="0"/>
            <wp:docPr id="238" name="Picture 238" descr="Linq Aggregate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Linq Aggregate Method in C# with Examples"/>
                    <pic:cNvPicPr>
                      <a:picLocks noChangeAspect="1" noChangeArrowheads="1"/>
                    </pic:cNvPicPr>
                  </pic:nvPicPr>
                  <pic:blipFill>
                    <a:blip r:embed="rId160"/>
                    <a:srcRect/>
                    <a:stretch>
                      <a:fillRect/>
                    </a:stretch>
                  </pic:blipFill>
                  <pic:spPr bwMode="auto">
                    <a:xfrm>
                      <a:off x="0" y="0"/>
                      <a:ext cx="3348990" cy="266065"/>
                    </a:xfrm>
                    <a:prstGeom prst="rect">
                      <a:avLst/>
                    </a:prstGeom>
                    <a:noFill/>
                    <a:ln w="9525">
                      <a:noFill/>
                      <a:miter lim="800000"/>
                      <a:headEnd/>
                      <a:tailEnd/>
                    </a:ln>
                  </pic:spPr>
                </pic:pic>
              </a:graphicData>
            </a:graphic>
          </wp:inline>
        </w:drawing>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let us see how to achieve the same output using the Linq Aggregate method.</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Program using Linq Aggregate Method:</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skills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"C#.NET"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"MVC"</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"WCF"</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"SQL"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"LINQ"</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"ASP.NET"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 result = skills.</w:t>
      </w:r>
      <w:r w:rsidRPr="00D91B25">
        <w:rPr>
          <w:rStyle w:val="enlighter-m3"/>
          <w:rFonts w:ascii="Maiandra GD" w:hAnsi="Maiandra GD" w:cs="Consolas"/>
          <w:color w:val="4284AE"/>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s1, 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s1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242945" cy="266065"/>
            <wp:effectExtent l="19050" t="0" r="0" b="0"/>
            <wp:docPr id="239" name="Picture 239" descr="C# Aggreg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 Aggregate Method"/>
                    <pic:cNvPicPr>
                      <a:picLocks noChangeAspect="1" noChangeArrowheads="1"/>
                    </pic:cNvPicPr>
                  </pic:nvPicPr>
                  <pic:blipFill>
                    <a:blip r:embed="rId161"/>
                    <a:srcRect/>
                    <a:stretch>
                      <a:fillRect/>
                    </a:stretch>
                  </pic:blipFill>
                  <pic:spPr bwMode="auto">
                    <a:xfrm>
                      <a:off x="0" y="0"/>
                      <a:ext cx="3242945" cy="266065"/>
                    </a:xfrm>
                    <a:prstGeom prst="rect">
                      <a:avLst/>
                    </a:prstGeom>
                    <a:noFill/>
                    <a:ln w="9525">
                      <a:noFill/>
                      <a:miter lim="800000"/>
                      <a:headEnd/>
                      <a:tailEnd/>
                    </a:ln>
                  </pic:spPr>
                </pic:pic>
              </a:graphicData>
            </a:graphic>
          </wp:inline>
        </w:drawing>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does the above Aggregate Method work?</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lambda expression </w:t>
      </w:r>
      <w:r w:rsidRPr="00D91B25">
        <w:rPr>
          <w:rStyle w:val="Strong"/>
          <w:rFonts w:ascii="Maiandra GD" w:hAnsi="Maiandra GD" w:cs="Arial"/>
          <w:color w:val="0000FF"/>
          <w:bdr w:val="none" w:sz="0" w:space="0" w:color="auto" w:frame="1"/>
        </w:rPr>
        <w:t>(s1, s2) =&gt; s1 + “, ” + s2</w:t>
      </w:r>
      <w:r w:rsidRPr="00D91B25">
        <w:rPr>
          <w:rFonts w:ascii="Maiandra GD" w:hAnsi="Maiandra GD" w:cs="Arial"/>
          <w:color w:val="000000"/>
          <w:bdr w:val="none" w:sz="0" w:space="0" w:color="auto" w:frame="1"/>
        </w:rPr>
        <w:t> will be treated like </w:t>
      </w:r>
      <w:r w:rsidRPr="00D91B25">
        <w:rPr>
          <w:rStyle w:val="Strong"/>
          <w:rFonts w:ascii="Maiandra GD" w:hAnsi="Maiandra GD" w:cs="Arial"/>
          <w:color w:val="0000FF"/>
          <w:bdr w:val="none" w:sz="0" w:space="0" w:color="auto" w:frame="1"/>
        </w:rPr>
        <w:t>s1 = s1 + “, ” + s2</w:t>
      </w:r>
      <w:r w:rsidRPr="00D91B25">
        <w:rPr>
          <w:rFonts w:ascii="Maiandra GD" w:hAnsi="Maiandra GD" w:cs="Arial"/>
          <w:color w:val="000000"/>
          <w:bdr w:val="none" w:sz="0" w:space="0" w:color="auto" w:frame="1"/>
        </w:rPr>
        <w:t> where s1 will be accumulated for each item present in the collection. As a result, the Aggregate function will return the comma-separated string. Please have a look at how the comma-separated string is generated step by step.</w:t>
      </w:r>
    </w:p>
    <w:p w:rsidR="00A274D5" w:rsidRPr="00D91B25" w:rsidRDefault="00A274D5" w:rsidP="00A274D5">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Step1</w:t>
      </w:r>
      <w:r w:rsidRPr="00D91B25">
        <w:rPr>
          <w:rFonts w:ascii="Maiandra GD" w:hAnsi="Maiandra GD" w:cs="Arial"/>
          <w:color w:val="000000"/>
          <w:sz w:val="24"/>
          <w:szCs w:val="24"/>
          <w:bdr w:val="none" w:sz="0" w:space="0" w:color="auto" w:frame="1"/>
        </w:rPr>
        <w:t>. First “</w:t>
      </w:r>
      <w:r w:rsidRPr="00D91B25">
        <w:rPr>
          <w:rStyle w:val="Strong"/>
          <w:rFonts w:ascii="Maiandra GD" w:hAnsi="Maiandra GD" w:cs="Arial"/>
          <w:color w:val="0000FF"/>
          <w:sz w:val="24"/>
          <w:szCs w:val="24"/>
          <w:bdr w:val="none" w:sz="0" w:space="0" w:color="auto" w:frame="1"/>
        </w:rPr>
        <w:t>C#.NET</w:t>
      </w:r>
      <w:r w:rsidRPr="00D91B25">
        <w:rPr>
          <w:rFonts w:ascii="Maiandra GD" w:hAnsi="Maiandra GD" w:cs="Arial"/>
          <w:color w:val="000000"/>
          <w:sz w:val="24"/>
          <w:szCs w:val="24"/>
          <w:bdr w:val="none" w:sz="0" w:space="0" w:color="auto" w:frame="1"/>
        </w:rPr>
        <w:t>” is concatenated with “MVC” to produce the result “</w:t>
      </w:r>
      <w:r w:rsidRPr="00D91B25">
        <w:rPr>
          <w:rStyle w:val="Strong"/>
          <w:rFonts w:ascii="Maiandra GD" w:hAnsi="Maiandra GD" w:cs="Arial"/>
          <w:color w:val="0000FF"/>
          <w:sz w:val="24"/>
          <w:szCs w:val="24"/>
          <w:bdr w:val="none" w:sz="0" w:space="0" w:color="auto" w:frame="1"/>
        </w:rPr>
        <w:t>C#.NET, MVC</w:t>
      </w:r>
      <w:r w:rsidRPr="00D91B25">
        <w:rPr>
          <w:rFonts w:ascii="Maiandra GD" w:hAnsi="Maiandra GD" w:cs="Arial"/>
          <w:color w:val="000000"/>
          <w:sz w:val="24"/>
          <w:szCs w:val="24"/>
          <w:bdr w:val="none" w:sz="0" w:space="0" w:color="auto" w:frame="1"/>
        </w:rPr>
        <w:t>“.</w:t>
      </w:r>
    </w:p>
    <w:p w:rsidR="00A274D5" w:rsidRPr="00D91B25" w:rsidRDefault="00A274D5" w:rsidP="00A274D5">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Step2</w:t>
      </w:r>
      <w:r w:rsidRPr="00D91B25">
        <w:rPr>
          <w:rFonts w:ascii="Maiandra GD" w:hAnsi="Maiandra GD" w:cs="Arial"/>
          <w:color w:val="000000"/>
          <w:sz w:val="24"/>
          <w:szCs w:val="24"/>
          <w:bdr w:val="none" w:sz="0" w:space="0" w:color="auto" w:frame="1"/>
        </w:rPr>
        <w:t>. Result in Step 1 i.e. “</w:t>
      </w:r>
      <w:r w:rsidRPr="00D91B25">
        <w:rPr>
          <w:rStyle w:val="Strong"/>
          <w:rFonts w:ascii="Maiandra GD" w:hAnsi="Maiandra GD" w:cs="Arial"/>
          <w:color w:val="0000FF"/>
          <w:sz w:val="24"/>
          <w:szCs w:val="24"/>
          <w:bdr w:val="none" w:sz="0" w:space="0" w:color="auto" w:frame="1"/>
        </w:rPr>
        <w:t>C#.NET, MVC</w:t>
      </w:r>
      <w:r w:rsidRPr="00D91B25">
        <w:rPr>
          <w:rFonts w:ascii="Maiandra GD" w:hAnsi="Maiandra GD" w:cs="Arial"/>
          <w:color w:val="000000"/>
          <w:sz w:val="24"/>
          <w:szCs w:val="24"/>
          <w:bdr w:val="none" w:sz="0" w:space="0" w:color="auto" w:frame="1"/>
        </w:rPr>
        <w:t>” is then concatenated with “</w:t>
      </w:r>
      <w:r w:rsidRPr="00D91B25">
        <w:rPr>
          <w:rStyle w:val="Strong"/>
          <w:rFonts w:ascii="Maiandra GD" w:hAnsi="Maiandra GD" w:cs="Arial"/>
          <w:color w:val="0000FF"/>
          <w:sz w:val="24"/>
          <w:szCs w:val="24"/>
          <w:bdr w:val="none" w:sz="0" w:space="0" w:color="auto" w:frame="1"/>
        </w:rPr>
        <w:t>WCF</w:t>
      </w:r>
      <w:r w:rsidRPr="00D91B25">
        <w:rPr>
          <w:rFonts w:ascii="Maiandra GD" w:hAnsi="Maiandra GD" w:cs="Arial"/>
          <w:color w:val="000000"/>
          <w:sz w:val="24"/>
          <w:szCs w:val="24"/>
          <w:bdr w:val="none" w:sz="0" w:space="0" w:color="auto" w:frame="1"/>
        </w:rPr>
        <w:t>” to produce the result “</w:t>
      </w:r>
      <w:r w:rsidRPr="00D91B25">
        <w:rPr>
          <w:rStyle w:val="Strong"/>
          <w:rFonts w:ascii="Maiandra GD" w:hAnsi="Maiandra GD" w:cs="Arial"/>
          <w:color w:val="0000FF"/>
          <w:sz w:val="24"/>
          <w:szCs w:val="24"/>
          <w:bdr w:val="none" w:sz="0" w:space="0" w:color="auto" w:frame="1"/>
        </w:rPr>
        <w:t>C#.NET, MVC, WCF</w:t>
      </w:r>
      <w:r w:rsidRPr="00D91B25">
        <w:rPr>
          <w:rFonts w:ascii="Maiandra GD" w:hAnsi="Maiandra GD" w:cs="Arial"/>
          <w:color w:val="000000"/>
          <w:sz w:val="24"/>
          <w:szCs w:val="24"/>
          <w:bdr w:val="none" w:sz="0" w:space="0" w:color="auto" w:frame="1"/>
        </w:rPr>
        <w:t>“.</w:t>
      </w:r>
    </w:p>
    <w:p w:rsidR="00A274D5" w:rsidRPr="00D91B25" w:rsidRDefault="00A274D5" w:rsidP="00A274D5">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Step3</w:t>
      </w:r>
      <w:r w:rsidRPr="00D91B25">
        <w:rPr>
          <w:rFonts w:ascii="Maiandra GD" w:hAnsi="Maiandra GD" w:cs="Arial"/>
          <w:color w:val="000000"/>
          <w:sz w:val="24"/>
          <w:szCs w:val="24"/>
          <w:bdr w:val="none" w:sz="0" w:space="0" w:color="auto" w:frame="1"/>
        </w:rPr>
        <w:t>: Result in Step 2 i.e. “</w:t>
      </w:r>
      <w:r w:rsidRPr="00D91B25">
        <w:rPr>
          <w:rStyle w:val="Strong"/>
          <w:rFonts w:ascii="Maiandra GD" w:hAnsi="Maiandra GD" w:cs="Arial"/>
          <w:color w:val="0000FF"/>
          <w:sz w:val="24"/>
          <w:szCs w:val="24"/>
          <w:bdr w:val="none" w:sz="0" w:space="0" w:color="auto" w:frame="1"/>
        </w:rPr>
        <w:t>C#.NET, MVC, WCF</w:t>
      </w:r>
      <w:r w:rsidRPr="00D91B25">
        <w:rPr>
          <w:rFonts w:ascii="Maiandra GD" w:hAnsi="Maiandra GD" w:cs="Arial"/>
          <w:color w:val="000000"/>
          <w:sz w:val="24"/>
          <w:szCs w:val="24"/>
          <w:bdr w:val="none" w:sz="0" w:space="0" w:color="auto" w:frame="1"/>
        </w:rPr>
        <w:t>” is then concatenated with “</w:t>
      </w:r>
      <w:r w:rsidRPr="00D91B25">
        <w:rPr>
          <w:rStyle w:val="Strong"/>
          <w:rFonts w:ascii="Maiandra GD" w:hAnsi="Maiandra GD" w:cs="Arial"/>
          <w:color w:val="0000FF"/>
          <w:sz w:val="24"/>
          <w:szCs w:val="24"/>
          <w:bdr w:val="none" w:sz="0" w:space="0" w:color="auto" w:frame="1"/>
        </w:rPr>
        <w:t>SQL</w:t>
      </w:r>
      <w:r w:rsidRPr="00D91B25">
        <w:rPr>
          <w:rFonts w:ascii="Maiandra GD" w:hAnsi="Maiandra GD" w:cs="Arial"/>
          <w:color w:val="000000"/>
          <w:sz w:val="24"/>
          <w:szCs w:val="24"/>
          <w:bdr w:val="none" w:sz="0" w:space="0" w:color="auto" w:frame="1"/>
        </w:rPr>
        <w:t>” to produce the result “</w:t>
      </w:r>
      <w:r w:rsidRPr="00D91B25">
        <w:rPr>
          <w:rStyle w:val="Strong"/>
          <w:rFonts w:ascii="Maiandra GD" w:hAnsi="Maiandra GD" w:cs="Arial"/>
          <w:color w:val="0000FF"/>
          <w:sz w:val="24"/>
          <w:szCs w:val="24"/>
          <w:bdr w:val="none" w:sz="0" w:space="0" w:color="auto" w:frame="1"/>
        </w:rPr>
        <w:t>C#.NET, MVC, WCF, SQL</w:t>
      </w:r>
      <w:r w:rsidRPr="00D91B25">
        <w:rPr>
          <w:rFonts w:ascii="Maiandra GD" w:hAnsi="Maiandra GD" w:cs="Arial"/>
          <w:color w:val="000000"/>
          <w:sz w:val="24"/>
          <w:szCs w:val="24"/>
          <w:bdr w:val="none" w:sz="0" w:space="0" w:color="auto" w:frame="1"/>
        </w:rPr>
        <w:t>“.</w:t>
      </w:r>
    </w:p>
    <w:p w:rsidR="00A274D5" w:rsidRPr="00D91B25" w:rsidRDefault="00A274D5" w:rsidP="00A274D5">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Step4</w:t>
      </w:r>
      <w:r w:rsidRPr="00D91B25">
        <w:rPr>
          <w:rFonts w:ascii="Maiandra GD" w:hAnsi="Maiandra GD" w:cs="Arial"/>
          <w:color w:val="000000"/>
          <w:sz w:val="24"/>
          <w:szCs w:val="24"/>
          <w:bdr w:val="none" w:sz="0" w:space="0" w:color="auto" w:frame="1"/>
        </w:rPr>
        <w:t>: Result in Step 3 i.e. “</w:t>
      </w:r>
      <w:r w:rsidRPr="00D91B25">
        <w:rPr>
          <w:rStyle w:val="Strong"/>
          <w:rFonts w:ascii="Maiandra GD" w:hAnsi="Maiandra GD" w:cs="Arial"/>
          <w:color w:val="0000FF"/>
          <w:sz w:val="24"/>
          <w:szCs w:val="24"/>
          <w:bdr w:val="none" w:sz="0" w:space="0" w:color="auto" w:frame="1"/>
        </w:rPr>
        <w:t>C#.NET, MVC, WCF, SQL</w:t>
      </w:r>
      <w:r w:rsidRPr="00D91B25">
        <w:rPr>
          <w:rFonts w:ascii="Maiandra GD" w:hAnsi="Maiandra GD" w:cs="Arial"/>
          <w:color w:val="000000"/>
          <w:sz w:val="24"/>
          <w:szCs w:val="24"/>
          <w:bdr w:val="none" w:sz="0" w:space="0" w:color="auto" w:frame="1"/>
        </w:rPr>
        <w:t>” is then concatenated with “</w:t>
      </w:r>
      <w:r w:rsidRPr="00D91B25">
        <w:rPr>
          <w:rStyle w:val="Strong"/>
          <w:rFonts w:ascii="Maiandra GD" w:hAnsi="Maiandra GD" w:cs="Arial"/>
          <w:color w:val="0000FF"/>
          <w:sz w:val="24"/>
          <w:szCs w:val="24"/>
          <w:bdr w:val="none" w:sz="0" w:space="0" w:color="auto" w:frame="1"/>
        </w:rPr>
        <w:t>LINQ</w:t>
      </w:r>
      <w:r w:rsidRPr="00D91B25">
        <w:rPr>
          <w:rFonts w:ascii="Maiandra GD" w:hAnsi="Maiandra GD" w:cs="Arial"/>
          <w:color w:val="000000"/>
          <w:sz w:val="24"/>
          <w:szCs w:val="24"/>
          <w:bdr w:val="none" w:sz="0" w:space="0" w:color="auto" w:frame="1"/>
        </w:rPr>
        <w:t>” to produce the result “</w:t>
      </w:r>
      <w:r w:rsidRPr="00D91B25">
        <w:rPr>
          <w:rStyle w:val="Strong"/>
          <w:rFonts w:ascii="Maiandra GD" w:hAnsi="Maiandra GD" w:cs="Arial"/>
          <w:color w:val="0000FF"/>
          <w:sz w:val="24"/>
          <w:szCs w:val="24"/>
          <w:bdr w:val="none" w:sz="0" w:space="0" w:color="auto" w:frame="1"/>
        </w:rPr>
        <w:t>C#.NET, MVC, WCF, SQL, LINQ</w:t>
      </w:r>
      <w:r w:rsidRPr="00D91B25">
        <w:rPr>
          <w:rFonts w:ascii="Maiandra GD" w:hAnsi="Maiandra GD" w:cs="Arial"/>
          <w:color w:val="000000"/>
          <w:sz w:val="24"/>
          <w:szCs w:val="24"/>
          <w:bdr w:val="none" w:sz="0" w:space="0" w:color="auto" w:frame="1"/>
        </w:rPr>
        <w:t>“.</w:t>
      </w:r>
    </w:p>
    <w:p w:rsidR="00A274D5" w:rsidRPr="00D91B25" w:rsidRDefault="00A274D5" w:rsidP="00A274D5">
      <w:pPr>
        <w:numPr>
          <w:ilvl w:val="0"/>
          <w:numId w:val="4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Step5</w:t>
      </w:r>
      <w:r w:rsidRPr="00D91B25">
        <w:rPr>
          <w:rFonts w:ascii="Maiandra GD" w:hAnsi="Maiandra GD" w:cs="Arial"/>
          <w:color w:val="000000"/>
          <w:sz w:val="24"/>
          <w:szCs w:val="24"/>
          <w:bdr w:val="none" w:sz="0" w:space="0" w:color="auto" w:frame="1"/>
        </w:rPr>
        <w:t>: Result in Step 4 i.e. “</w:t>
      </w:r>
      <w:r w:rsidRPr="00D91B25">
        <w:rPr>
          <w:rStyle w:val="Strong"/>
          <w:rFonts w:ascii="Maiandra GD" w:hAnsi="Maiandra GD" w:cs="Arial"/>
          <w:color w:val="0000FF"/>
          <w:sz w:val="24"/>
          <w:szCs w:val="24"/>
          <w:bdr w:val="none" w:sz="0" w:space="0" w:color="auto" w:frame="1"/>
        </w:rPr>
        <w:t>C#.NET, MVC, WCF, SQL, LINQ</w:t>
      </w:r>
      <w:r w:rsidRPr="00D91B25">
        <w:rPr>
          <w:rFonts w:ascii="Maiandra GD" w:hAnsi="Maiandra GD" w:cs="Arial"/>
          <w:color w:val="000000"/>
          <w:sz w:val="24"/>
          <w:szCs w:val="24"/>
          <w:bdr w:val="none" w:sz="0" w:space="0" w:color="auto" w:frame="1"/>
        </w:rPr>
        <w:t>” is then concatenated with “</w:t>
      </w:r>
      <w:r w:rsidRPr="00D91B25">
        <w:rPr>
          <w:rStyle w:val="Strong"/>
          <w:rFonts w:ascii="Maiandra GD" w:hAnsi="Maiandra GD" w:cs="Arial"/>
          <w:color w:val="0000FF"/>
          <w:sz w:val="24"/>
          <w:szCs w:val="24"/>
          <w:bdr w:val="none" w:sz="0" w:space="0" w:color="auto" w:frame="1"/>
        </w:rPr>
        <w:t>ASP.NET</w:t>
      </w:r>
      <w:r w:rsidRPr="00D91B25">
        <w:rPr>
          <w:rFonts w:ascii="Maiandra GD" w:hAnsi="Maiandra GD" w:cs="Arial"/>
          <w:color w:val="000000"/>
          <w:sz w:val="24"/>
          <w:szCs w:val="24"/>
          <w:bdr w:val="none" w:sz="0" w:space="0" w:color="auto" w:frame="1"/>
        </w:rPr>
        <w:t>” to produce the final result “</w:t>
      </w:r>
      <w:r w:rsidRPr="00D91B25">
        <w:rPr>
          <w:rStyle w:val="Strong"/>
          <w:rFonts w:ascii="Maiandra GD" w:hAnsi="Maiandra GD" w:cs="Arial"/>
          <w:color w:val="0000FF"/>
          <w:sz w:val="24"/>
          <w:szCs w:val="24"/>
          <w:bdr w:val="none" w:sz="0" w:space="0" w:color="auto" w:frame="1"/>
        </w:rPr>
        <w:t>C#.NET, MVC, WCF, SQL, LINQ, ASP.NET</w:t>
      </w:r>
      <w:r w:rsidRPr="00D91B25">
        <w:rPr>
          <w:rFonts w:ascii="Maiandra GD" w:hAnsi="Maiandra GD" w:cs="Arial"/>
          <w:color w:val="000000"/>
          <w:sz w:val="24"/>
          <w:szCs w:val="24"/>
          <w:bdr w:val="none" w:sz="0" w:space="0" w:color="auto" w:frame="1"/>
        </w:rPr>
        <w:t>” what we see in the output.</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Product of integer numbers</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Consider we have the following integer array</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intNumbers = { 3, 5, 7, 9 };</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compute the product of all numbers.</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Program without using Aggregate Method:</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result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intNumbers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result = result * num;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Program using Aggregate Method:</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result = intNumbers.</w:t>
      </w:r>
      <w:r w:rsidRPr="00D91B25">
        <w:rPr>
          <w:rStyle w:val="enlighter-m3"/>
          <w:rFonts w:ascii="Maiandra GD" w:hAnsi="Maiandra GD" w:cs="Consolas"/>
          <w:color w:val="4284AE"/>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n1, 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n1 * 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How does the above Aggregate Method work?</w:t>
      </w:r>
    </w:p>
    <w:p w:rsidR="00A274D5" w:rsidRPr="00D91B25" w:rsidRDefault="00A274D5" w:rsidP="00A274D5">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Step1</w:t>
      </w:r>
      <w:r w:rsidRPr="00D91B25">
        <w:rPr>
          <w:rFonts w:ascii="Maiandra GD" w:hAnsi="Maiandra GD" w:cs="Arial"/>
          <w:color w:val="000000"/>
          <w:sz w:val="24"/>
          <w:szCs w:val="24"/>
          <w:bdr w:val="none" w:sz="0" w:space="0" w:color="auto" w:frame="1"/>
        </w:rPr>
        <w:t>: First it multiplies (3X5) to produce the result as 15</w:t>
      </w:r>
    </w:p>
    <w:p w:rsidR="00A274D5" w:rsidRPr="00D91B25" w:rsidRDefault="00A274D5" w:rsidP="00A274D5">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Step2</w:t>
      </w:r>
      <w:r w:rsidRPr="00D91B25">
        <w:rPr>
          <w:rFonts w:ascii="Maiandra GD" w:hAnsi="Maiandra GD" w:cs="Arial"/>
          <w:color w:val="000000"/>
          <w:sz w:val="24"/>
          <w:szCs w:val="24"/>
          <w:bdr w:val="none" w:sz="0" w:space="0" w:color="auto" w:frame="1"/>
        </w:rPr>
        <w:t>: Result of Step 1 i.e. 15 is then multiplied with 7 to produce the result as 105</w:t>
      </w:r>
    </w:p>
    <w:p w:rsidR="00A274D5" w:rsidRPr="00D91B25" w:rsidRDefault="00A274D5" w:rsidP="00A274D5">
      <w:pPr>
        <w:numPr>
          <w:ilvl w:val="0"/>
          <w:numId w:val="4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Step3</w:t>
      </w:r>
      <w:r w:rsidRPr="00D91B25">
        <w:rPr>
          <w:rFonts w:ascii="Maiandra GD" w:hAnsi="Maiandra GD" w:cs="Arial"/>
          <w:color w:val="000000"/>
          <w:sz w:val="24"/>
          <w:szCs w:val="24"/>
          <w:bdr w:val="none" w:sz="0" w:space="0" w:color="auto" w:frame="1"/>
        </w:rPr>
        <w:t>: Result of Step 2 i.e. 105 is then multiplied with 9 to produce the final result as 945.</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Aggregate Method with the seed parameter:</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second overloaded version of the Aggregate method takes the first parameter as the seed value to accumulate. The Second parameter is Func type delegate: Let us understand the use of the seed parameter with an example. Let us see how to pass the seed value as 2 with our previous example.</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FF"/>
          <w:bdr w:val="none" w:sz="0" w:space="0" w:color="auto" w:frame="1"/>
        </w:rPr>
        <w:t>int result = intNumbers.Aggregate(2, (n1, n2) =&gt; n1 * n2);</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The complete example is given below.</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intNumbers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result = intNumbers.</w:t>
      </w:r>
      <w:r w:rsidRPr="00D91B25">
        <w:rPr>
          <w:rStyle w:val="enlighter-m3"/>
          <w:rFonts w:ascii="Maiandra GD" w:hAnsi="Maiandra GD" w:cs="Consolas"/>
          <w:color w:val="4284AE"/>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n1, 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n1 * n2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1980</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does it work?</w:t>
      </w:r>
    </w:p>
    <w:p w:rsidR="00A274D5" w:rsidRPr="00D91B25" w:rsidRDefault="00A274D5" w:rsidP="00A274D5">
      <w:pPr>
        <w:numPr>
          <w:ilvl w:val="0"/>
          <w:numId w:val="4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Step1: First it multiplies (2*3) to produce the result as 6</w:t>
      </w:r>
    </w:p>
    <w:p w:rsidR="00A274D5" w:rsidRPr="00D91B25" w:rsidRDefault="00A274D5" w:rsidP="00A274D5">
      <w:pPr>
        <w:numPr>
          <w:ilvl w:val="0"/>
          <w:numId w:val="4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Step2: Result of Step 1 i.e. 6 is then multiplied with 5 to produce the result as 30</w:t>
      </w:r>
    </w:p>
    <w:p w:rsidR="00A274D5" w:rsidRPr="00D91B25" w:rsidRDefault="00A274D5" w:rsidP="00A274D5">
      <w:pPr>
        <w:numPr>
          <w:ilvl w:val="0"/>
          <w:numId w:val="4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Step3: Result of Step 2 i.e. 30 is then multiplied with 7 to produce the result as 210.</w:t>
      </w:r>
    </w:p>
    <w:p w:rsidR="00A274D5" w:rsidRPr="00D91B25" w:rsidRDefault="00A274D5" w:rsidP="00A274D5">
      <w:pPr>
        <w:numPr>
          <w:ilvl w:val="0"/>
          <w:numId w:val="4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Step4: Result of Step 3 i.e. 210 is then multiplied with 9 to produce the final result as 1890.</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Aggregate Method with Complex Type:</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Employee class.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15000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50000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"Sales"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20000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30000</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While working with the complex type we need to use either the second third overloaded version of the Aggregate method:</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uses the Aggregate method to add the salary of all the employees.</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Employee, </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TotalSalary,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TotalSalary += emp.</w:t>
      </w:r>
      <w:r w:rsidRPr="00D91B25">
        <w:rPr>
          <w:rStyle w:val="enlighter-m3"/>
          <w:rFonts w:ascii="Maiandra GD" w:hAnsi="Maiandra GD" w:cs="Consolas"/>
          <w:color w:val="4284AE"/>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Salary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Please note here we passed the seed value as 0. Once you run the application, it gives you the output as expected.</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pass a string as the seed value to the Aggregate extension method. Here the seed value is “</w:t>
      </w:r>
      <w:r w:rsidRPr="00D91B25">
        <w:rPr>
          <w:rStyle w:val="Strong"/>
          <w:rFonts w:ascii="Maiandra GD" w:hAnsi="Maiandra GD" w:cs="Arial"/>
          <w:color w:val="000000"/>
          <w:bdr w:val="none" w:sz="0" w:space="0" w:color="auto" w:frame="1"/>
        </w:rPr>
        <w:t>Employee Names</w:t>
      </w:r>
      <w:r w:rsidRPr="00D91B25">
        <w:rPr>
          <w:rFonts w:ascii="Maiandra GD" w:hAnsi="Maiandra GD" w:cs="Arial"/>
          <w:color w:val="000000"/>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 CommaSeparatedEmployeeNames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 string</w:t>
      </w:r>
      <w:r w:rsidRPr="00D91B25">
        <w:rPr>
          <w:rStyle w:val="enlighter-g1"/>
          <w:rFonts w:ascii="Maiandra GD" w:hAnsi="Maiandra GD" w:cs="Consolas"/>
          <w:b/>
          <w:bCs/>
          <w:color w:val="6B7C8B"/>
          <w:sz w:val="24"/>
          <w:szCs w:val="24"/>
          <w:bdr w:val="none" w:sz="0" w:space="0" w:color="auto" w:frame="1"/>
        </w:rPr>
        <w:t>&gt;(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"Employee Names : "</w:t>
      </w:r>
      <w:r w:rsidRPr="00D91B25">
        <w:rPr>
          <w:rStyle w:val="enlighter-text"/>
          <w:rFonts w:ascii="Maiandra GD" w:hAnsi="Maiandra GD" w:cs="Consolas"/>
          <w:color w:val="CFD5E0"/>
          <w:sz w:val="24"/>
          <w:szCs w:val="24"/>
          <w:bdr w:val="none" w:sz="0" w:space="0" w:color="auto" w:frame="1"/>
        </w:rPr>
        <w:t xml:space="preserve">, </w:t>
      </w:r>
      <w:r w:rsidRPr="00D91B25">
        <w:rPr>
          <w:rStyle w:val="enlighter-c0"/>
          <w:rFonts w:ascii="Maiandra GD" w:hAnsi="Maiandra GD" w:cs="Consolas"/>
          <w:color w:val="6B7C8B"/>
          <w:sz w:val="24"/>
          <w:szCs w:val="24"/>
          <w:bdr w:val="none" w:sz="0" w:space="0" w:color="auto" w:frame="1"/>
        </w:rPr>
        <w:t>// seed value</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employeeNames,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employeeNames = employeeNames + employee.</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LastIndex = CommaSeparatedEmployeeNames.</w:t>
      </w:r>
      <w:r w:rsidRPr="00D91B25">
        <w:rPr>
          <w:rStyle w:val="enlighter-m3"/>
          <w:rFonts w:ascii="Maiandra GD" w:hAnsi="Maiandra GD" w:cs="Consolas"/>
          <w:color w:val="4284AE"/>
          <w:sz w:val="24"/>
          <w:szCs w:val="24"/>
          <w:bdr w:val="none" w:sz="0" w:space="0" w:color="auto" w:frame="1"/>
        </w:rPr>
        <w:t>LastIndexOf</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CommaSeparatedEmployeeNames = CommaSeparatedEmployeeNames.</w:t>
      </w:r>
      <w:r w:rsidRPr="00D91B25">
        <w:rPr>
          <w:rStyle w:val="enlighter-m3"/>
          <w:rFonts w:ascii="Maiandra GD" w:hAnsi="Maiandra GD" w:cs="Consolas"/>
          <w:color w:val="4284AE"/>
          <w:sz w:val="24"/>
          <w:szCs w:val="24"/>
          <w:bdr w:val="none" w:sz="0" w:space="0" w:color="auto" w:frame="1"/>
        </w:rPr>
        <w:t>Remove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LastIndex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CommaSeparatedEmployeeNames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w:t>
      </w:r>
      <w:r w:rsidRPr="00D91B25">
        <w:rPr>
          <w:rStyle w:val="Strong"/>
          <w:rFonts w:ascii="Maiandra GD" w:hAnsi="Maiandra GD" w:cs="Arial"/>
          <w:color w:val="FF0000"/>
          <w:bdr w:val="none" w:sz="0" w:space="0" w:color="auto" w:frame="1"/>
        </w:rPr>
        <w:t>Employee Names : Preety, Priyanka, James, Hina, Anurag</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example, the first parameter of the Aggregate method is the “</w:t>
      </w:r>
      <w:r w:rsidRPr="00D91B25">
        <w:rPr>
          <w:rStyle w:val="Strong"/>
          <w:rFonts w:ascii="Maiandra GD" w:hAnsi="Maiandra GD" w:cs="Arial"/>
          <w:color w:val="FF0000"/>
          <w:bdr w:val="none" w:sz="0" w:space="0" w:color="auto" w:frame="1"/>
        </w:rPr>
        <w:t>Employee Names:</w:t>
      </w:r>
      <w:r w:rsidRPr="00D91B25">
        <w:rPr>
          <w:rFonts w:ascii="Maiandra GD" w:hAnsi="Maiandra GD" w:cs="Arial"/>
          <w:color w:val="FF0000"/>
          <w:bdr w:val="none" w:sz="0" w:space="0" w:color="auto" w:frame="1"/>
        </w:rPr>
        <w:t> </w:t>
      </w:r>
      <w:r w:rsidRPr="00D91B25">
        <w:rPr>
          <w:rFonts w:ascii="Maiandra GD" w:hAnsi="Maiandra GD" w:cs="Arial"/>
          <w:color w:val="000000"/>
          <w:bdr w:val="none" w:sz="0" w:space="0" w:color="auto" w:frame="1"/>
        </w:rPr>
        <w:t>” string that will be accumulated with all employee names. The comma in the lambda expression will be passed as the second parameter.</w:t>
      </w:r>
    </w:p>
    <w:p w:rsidR="00A274D5" w:rsidRPr="00D91B25" w:rsidRDefault="00A274D5" w:rsidP="00A274D5">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Aggregate Method with Result Selector</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third overload version requires the third parameter of the Func delegate expression for the result selector so that we can formulate the result. In our previous example, once we get the comma-separated string then we remove the last comma using some additional logic. Let us see how we can do the same using the third parameter.</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 CommaSeparatedEmployeeNames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Aggregate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 string, string</w:t>
      </w:r>
      <w:r w:rsidRPr="00D91B25">
        <w:rPr>
          <w:rStyle w:val="enlighter-g1"/>
          <w:rFonts w:ascii="Maiandra GD" w:hAnsi="Maiandra GD" w:cs="Consolas"/>
          <w:b/>
          <w:bCs/>
          <w:color w:val="6B7C8B"/>
          <w:sz w:val="24"/>
          <w:szCs w:val="24"/>
          <w:bdr w:val="none" w:sz="0" w:space="0" w:color="auto" w:frame="1"/>
        </w:rPr>
        <w:t>&gt;(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"Employee Names : "</w:t>
      </w:r>
      <w:r w:rsidRPr="00D91B25">
        <w:rPr>
          <w:rStyle w:val="enlighter-text"/>
          <w:rFonts w:ascii="Maiandra GD" w:hAnsi="Maiandra GD" w:cs="Consolas"/>
          <w:color w:val="CFD5E0"/>
          <w:sz w:val="24"/>
          <w:szCs w:val="24"/>
          <w:bdr w:val="none" w:sz="0" w:space="0" w:color="auto" w:frame="1"/>
        </w:rPr>
        <w:t xml:space="preserve">, </w:t>
      </w:r>
      <w:r w:rsidRPr="00D91B25">
        <w:rPr>
          <w:rStyle w:val="enlighter-c0"/>
          <w:rFonts w:ascii="Maiandra GD" w:hAnsi="Maiandra GD" w:cs="Consolas"/>
          <w:color w:val="6B7C8B"/>
          <w:sz w:val="24"/>
          <w:szCs w:val="24"/>
          <w:bdr w:val="none" w:sz="0" w:space="0" w:color="auto" w:frame="1"/>
        </w:rPr>
        <w:t>// seed value</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employeeNames, 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employeeNames = employeeNames + employee.</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employeeNames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employeeNames.</w:t>
      </w:r>
      <w:r w:rsidRPr="00D91B25">
        <w:rPr>
          <w:rStyle w:val="enlighter-m3"/>
          <w:rFonts w:ascii="Maiandra GD" w:hAnsi="Maiandra GD" w:cs="Consolas"/>
          <w:color w:val="4284AE"/>
          <w:sz w:val="24"/>
          <w:szCs w:val="24"/>
          <w:bdr w:val="none" w:sz="0" w:space="0" w:color="auto" w:frame="1"/>
        </w:rPr>
        <w:t>Substring</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employeeNames.</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CommaSeparatedEmployeeNames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w:t>
      </w:r>
      <w:r w:rsidRPr="00D91B25">
        <w:rPr>
          <w:rStyle w:val="Strong"/>
          <w:rFonts w:ascii="Maiandra GD" w:hAnsi="Maiandra GD" w:cs="Arial"/>
          <w:color w:val="FF0000"/>
          <w:bdr w:val="none" w:sz="0" w:space="0" w:color="auto" w:frame="1"/>
        </w:rPr>
        <w:t>Employee Names : Preety,Priyanka,James,Hina,Anurag</w:t>
      </w:r>
    </w:p>
    <w:p w:rsidR="00A274D5" w:rsidRPr="00D91B25" w:rsidRDefault="00A274D5" w:rsidP="00A274D5">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above example, we have specified a lambda expression i.e. </w:t>
      </w:r>
      <w:r w:rsidRPr="00D91B25">
        <w:rPr>
          <w:rStyle w:val="Strong"/>
          <w:rFonts w:ascii="Maiandra GD" w:hAnsi="Maiandra GD" w:cs="Arial"/>
          <w:color w:val="0000FF"/>
          <w:bdr w:val="none" w:sz="0" w:space="0" w:color="auto" w:frame="1"/>
        </w:rPr>
        <w:t>employeeNames =&gt; employeeNames.Substring(0, employeeNames.Length – 1)</w:t>
      </w:r>
      <w:r w:rsidRPr="00D91B25">
        <w:rPr>
          <w:rFonts w:ascii="Maiandra GD" w:hAnsi="Maiandra GD" w:cs="Arial"/>
          <w:color w:val="000000"/>
          <w:bdr w:val="none" w:sz="0" w:space="0" w:color="auto" w:frame="1"/>
        </w:rPr>
        <w:t> to remove the last comma in the string result.</w:t>
      </w:r>
    </w:p>
    <w:p w:rsidR="00A274D5" w:rsidRPr="00D91B25" w:rsidRDefault="00A274D5">
      <w:pPr>
        <w:rPr>
          <w:rFonts w:ascii="Maiandra GD" w:hAnsi="Maiandra GD"/>
          <w:sz w:val="24"/>
          <w:szCs w:val="24"/>
        </w:rPr>
      </w:pPr>
    </w:p>
    <w:p w:rsidR="00A274D5" w:rsidRPr="00D91B25" w:rsidRDefault="00A274D5">
      <w:pPr>
        <w:pBdr>
          <w:bottom w:val="double" w:sz="6" w:space="1" w:color="auto"/>
        </w:pBdr>
        <w:rPr>
          <w:rFonts w:ascii="Maiandra GD" w:hAnsi="Maiandra GD"/>
          <w:sz w:val="24"/>
          <w:szCs w:val="24"/>
        </w:rPr>
      </w:pPr>
    </w:p>
    <w:p w:rsidR="008100A3" w:rsidRPr="00D91B25" w:rsidRDefault="008100A3" w:rsidP="0086411D">
      <w:pPr>
        <w:pStyle w:val="Heading1"/>
        <w:spacing w:before="0" w:after="48"/>
        <w:textAlignment w:val="baseline"/>
        <w:rPr>
          <w:rFonts w:ascii="Maiandra GD" w:hAnsi="Maiandra GD" w:cs="Segoe UI"/>
          <w:color w:val="212529"/>
          <w:sz w:val="24"/>
          <w:szCs w:val="24"/>
        </w:rPr>
      </w:pPr>
      <w:r w:rsidRPr="0086411D">
        <w:rPr>
          <w:rFonts w:ascii="Maiandra GD" w:hAnsi="Maiandra GD"/>
          <w:bCs w:val="0"/>
          <w:color w:val="3A3A3A"/>
          <w:sz w:val="24"/>
          <w:szCs w:val="24"/>
          <w:highlight w:val="yellow"/>
        </w:rPr>
        <w:t>LINQ Quantifiers Operators</w:t>
      </w:r>
      <w:r w:rsidR="0086411D">
        <w:rPr>
          <w:rFonts w:ascii="Maiandra GD" w:hAnsi="Maiandra GD"/>
          <w:bCs w:val="0"/>
          <w:color w:val="3A3A3A"/>
          <w:sz w:val="24"/>
          <w:szCs w:val="24"/>
        </w:rPr>
        <w:t xml:space="preserve"> </w:t>
      </w:r>
    </w:p>
    <w:p w:rsidR="008100A3" w:rsidRPr="00D91B25" w:rsidRDefault="008100A3" w:rsidP="008100A3">
      <w:pPr>
        <w:pStyle w:val="Heading1"/>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Quantifiers Operators in C#</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Quantifiers Operators </w:t>
      </w:r>
      <w:r w:rsidRPr="00D91B25">
        <w:rPr>
          <w:rFonts w:ascii="Maiandra GD" w:hAnsi="Maiandra GD" w:cs="Arial"/>
          <w:color w:val="000000"/>
          <w:bdr w:val="none" w:sz="0" w:space="0" w:color="auto" w:frame="1"/>
        </w:rPr>
        <w:t>in C# with examples. Please read our previous article before proceeding to this article where we discussed the </w:t>
      </w:r>
      <w:hyperlink r:id="rId162" w:history="1">
        <w:r w:rsidRPr="00D91B25">
          <w:rPr>
            <w:rStyle w:val="Strong"/>
            <w:rFonts w:ascii="Maiandra GD" w:hAnsi="Maiandra GD" w:cs="Arial"/>
            <w:color w:val="007BFF"/>
            <w:bdr w:val="none" w:sz="0" w:space="0" w:color="auto" w:frame="1"/>
          </w:rPr>
          <w:t>LINQ Aggregate Method in C# </w:t>
        </w:r>
      </w:hyperlink>
      <w:r w:rsidRPr="00D91B25">
        <w:rPr>
          <w:rFonts w:ascii="Maiandra GD" w:hAnsi="Maiandra GD" w:cs="Arial"/>
          <w:color w:val="000000"/>
          <w:bdr w:val="none" w:sz="0" w:space="0" w:color="auto" w:frame="1"/>
        </w:rPr>
        <w:t>with some examples. As part of this article, we are going to discuss the following pointers in detail.</w:t>
      </w:r>
    </w:p>
    <w:p w:rsidR="008100A3" w:rsidRPr="00D91B25" w:rsidRDefault="008100A3" w:rsidP="008100A3">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699635" cy="786765"/>
            <wp:effectExtent l="19050" t="0" r="5715" b="0"/>
            <wp:docPr id="243" name="Picture 243" descr="LINQ Quantifiers 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LINQ Quantifiers Operators in C#"/>
                    <pic:cNvPicPr>
                      <a:picLocks noChangeAspect="1" noChangeArrowheads="1"/>
                    </pic:cNvPicPr>
                  </pic:nvPicPr>
                  <pic:blipFill>
                    <a:blip r:embed="rId163"/>
                    <a:srcRect/>
                    <a:stretch>
                      <a:fillRect/>
                    </a:stretch>
                  </pic:blipFill>
                  <pic:spPr bwMode="auto">
                    <a:xfrm>
                      <a:off x="0" y="0"/>
                      <a:ext cx="4699635" cy="786765"/>
                    </a:xfrm>
                    <a:prstGeom prst="rect">
                      <a:avLst/>
                    </a:prstGeom>
                    <a:noFill/>
                    <a:ln w="9525">
                      <a:noFill/>
                      <a:miter lim="800000"/>
                      <a:headEnd/>
                      <a:tailEnd/>
                    </a:ln>
                  </pic:spPr>
                </pic:pic>
              </a:graphicData>
            </a:graphic>
          </wp:inline>
        </w:drawing>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LINQ Quantifier Operations?</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the LINQ Quantifier Operators on a data source when we want to check if some or all of the elements of that data source satisfy a condition or not. That means, here we have a data source and also we have a condition. Then we need to check whether all or some of the elements of that data source satisfied the condition or not.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All the methods in quantifier operations are always going to return a Boolean value. That means if the all or some of the elements in the data source satisfy the given condition then it is going to return true else it is going to return false.</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The condition that we specify may be for some or all of the elements.</w:t>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Examples:</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the quantifier operations on the below scenarios.</w:t>
      </w:r>
    </w:p>
    <w:p w:rsidR="008100A3" w:rsidRPr="00D91B25" w:rsidRDefault="008100A3" w:rsidP="008100A3">
      <w:pPr>
        <w:numPr>
          <w:ilvl w:val="0"/>
          <w:numId w:val="4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we want to check whether all the employees are present on a specific day or not</w:t>
      </w:r>
    </w:p>
    <w:p w:rsidR="008100A3" w:rsidRPr="00D91B25" w:rsidRDefault="008100A3" w:rsidP="008100A3">
      <w:pPr>
        <w:numPr>
          <w:ilvl w:val="0"/>
          <w:numId w:val="4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In a specific class of students, we need to check if any of the students having marks more than 90%</w:t>
      </w:r>
    </w:p>
    <w:p w:rsidR="008100A3" w:rsidRPr="00D91B25" w:rsidRDefault="008100A3" w:rsidP="008100A3">
      <w:pPr>
        <w:numPr>
          <w:ilvl w:val="0"/>
          <w:numId w:val="4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we need to check if any of the employees having the names James is present or not</w:t>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methods are available in this category?</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three methods belong to the Quantifier Operations category.</w:t>
      </w:r>
    </w:p>
    <w:p w:rsidR="008100A3" w:rsidRPr="00D91B25" w:rsidRDefault="00B02BF5" w:rsidP="008100A3">
      <w:pPr>
        <w:pStyle w:val="NormalWeb"/>
        <w:shd w:val="clear" w:color="auto" w:fill="FFFFFF"/>
        <w:spacing w:before="0" w:beforeAutospacing="0" w:after="0" w:afterAutospacing="0"/>
        <w:jc w:val="both"/>
        <w:textAlignment w:val="baseline"/>
        <w:rPr>
          <w:rFonts w:ascii="Maiandra GD" w:hAnsi="Maiandra GD" w:cs="Segoe UI"/>
          <w:color w:val="212529"/>
        </w:rPr>
      </w:pPr>
      <w:hyperlink r:id="rId164" w:history="1">
        <w:r w:rsidR="008100A3" w:rsidRPr="00D91B25">
          <w:rPr>
            <w:rStyle w:val="Hyperlink"/>
            <w:rFonts w:ascii="Maiandra GD" w:hAnsi="Maiandra GD" w:cs="Arial"/>
            <w:b/>
            <w:bCs/>
            <w:color w:val="007BFF"/>
            <w:bdr w:val="none" w:sz="0" w:space="0" w:color="auto" w:frame="1"/>
          </w:rPr>
          <w:t>All</w:t>
        </w:r>
      </w:hyperlink>
      <w:r w:rsidR="008100A3" w:rsidRPr="00D91B25">
        <w:rPr>
          <w:rStyle w:val="Strong"/>
          <w:rFonts w:ascii="Maiandra GD" w:hAnsi="Maiandra GD" w:cs="Arial"/>
          <w:color w:val="000000"/>
          <w:bdr w:val="none" w:sz="0" w:space="0" w:color="auto" w:frame="1"/>
        </w:rPr>
        <w:t>:</w:t>
      </w:r>
      <w:r w:rsidR="008100A3" w:rsidRPr="00D91B25">
        <w:rPr>
          <w:rFonts w:ascii="Maiandra GD" w:hAnsi="Maiandra GD" w:cs="Arial"/>
          <w:color w:val="000000"/>
          <w:bdr w:val="none" w:sz="0" w:space="0" w:color="auto" w:frame="1"/>
        </w:rPr>
        <w:t> This specifies whether all the elements of a data source satisfy a given condition or not.</w:t>
      </w:r>
    </w:p>
    <w:p w:rsidR="008100A3" w:rsidRPr="00D91B25" w:rsidRDefault="00B02BF5" w:rsidP="008100A3">
      <w:pPr>
        <w:pStyle w:val="NormalWeb"/>
        <w:shd w:val="clear" w:color="auto" w:fill="FFFFFF"/>
        <w:spacing w:before="0" w:beforeAutospacing="0" w:after="0" w:afterAutospacing="0"/>
        <w:jc w:val="both"/>
        <w:textAlignment w:val="baseline"/>
        <w:rPr>
          <w:rFonts w:ascii="Maiandra GD" w:hAnsi="Maiandra GD" w:cs="Segoe UI"/>
          <w:color w:val="212529"/>
        </w:rPr>
      </w:pPr>
      <w:hyperlink r:id="rId165" w:history="1">
        <w:r w:rsidR="008100A3" w:rsidRPr="00D91B25">
          <w:rPr>
            <w:rStyle w:val="Hyperlink"/>
            <w:rFonts w:ascii="Maiandra GD" w:hAnsi="Maiandra GD" w:cs="Arial"/>
            <w:b/>
            <w:bCs/>
            <w:color w:val="007BFF"/>
            <w:bdr w:val="none" w:sz="0" w:space="0" w:color="auto" w:frame="1"/>
          </w:rPr>
          <w:t>Any</w:t>
        </w:r>
      </w:hyperlink>
      <w:r w:rsidR="008100A3" w:rsidRPr="00D91B25">
        <w:rPr>
          <w:rStyle w:val="Strong"/>
          <w:rFonts w:ascii="Maiandra GD" w:hAnsi="Maiandra GD" w:cs="Arial"/>
          <w:color w:val="000000"/>
          <w:bdr w:val="none" w:sz="0" w:space="0" w:color="auto" w:frame="1"/>
        </w:rPr>
        <w:t>:</w:t>
      </w:r>
      <w:r w:rsidR="008100A3" w:rsidRPr="00D91B25">
        <w:rPr>
          <w:rFonts w:ascii="Maiandra GD" w:hAnsi="Maiandra GD" w:cs="Arial"/>
          <w:color w:val="000000"/>
          <w:bdr w:val="none" w:sz="0" w:space="0" w:color="auto" w:frame="1"/>
        </w:rPr>
        <w:t> This specifies whether at least one of the elements of a data source satisfies the condition or not.</w:t>
      </w:r>
    </w:p>
    <w:p w:rsidR="008100A3" w:rsidRPr="00D91B25" w:rsidRDefault="00B02BF5" w:rsidP="008100A3">
      <w:pPr>
        <w:pStyle w:val="NormalWeb"/>
        <w:shd w:val="clear" w:color="auto" w:fill="FFFFFF"/>
        <w:spacing w:before="0" w:beforeAutospacing="0" w:after="0" w:afterAutospacing="0"/>
        <w:jc w:val="both"/>
        <w:textAlignment w:val="baseline"/>
        <w:rPr>
          <w:rFonts w:ascii="Maiandra GD" w:hAnsi="Maiandra GD" w:cs="Segoe UI"/>
          <w:color w:val="212529"/>
        </w:rPr>
      </w:pPr>
      <w:hyperlink r:id="rId166" w:history="1">
        <w:r w:rsidR="008100A3" w:rsidRPr="00D91B25">
          <w:rPr>
            <w:rStyle w:val="Hyperlink"/>
            <w:rFonts w:ascii="Maiandra GD" w:hAnsi="Maiandra GD" w:cs="Arial"/>
            <w:b/>
            <w:bCs/>
            <w:color w:val="007BFF"/>
            <w:bdr w:val="none" w:sz="0" w:space="0" w:color="auto" w:frame="1"/>
          </w:rPr>
          <w:t>Contains</w:t>
        </w:r>
      </w:hyperlink>
      <w:r w:rsidR="008100A3" w:rsidRPr="00D91B25">
        <w:rPr>
          <w:rStyle w:val="Strong"/>
          <w:rFonts w:ascii="Maiandra GD" w:hAnsi="Maiandra GD" w:cs="Arial"/>
          <w:color w:val="000000"/>
          <w:bdr w:val="none" w:sz="0" w:space="0" w:color="auto" w:frame="1"/>
        </w:rPr>
        <w:t>:</w:t>
      </w:r>
      <w:r w:rsidR="008100A3" w:rsidRPr="00D91B25">
        <w:rPr>
          <w:rFonts w:ascii="Maiandra GD" w:hAnsi="Maiandra GD" w:cs="Arial"/>
          <w:color w:val="000000"/>
          <w:bdr w:val="none" w:sz="0" w:space="0" w:color="auto" w:frame="1"/>
        </w:rPr>
        <w:t> This method is used to check whether the data source contains a specified element or not.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All of the above three methods return Boolean true or false depending on whether all or some of the elements in a data source satisfy a condition.</w:t>
      </w:r>
    </w:p>
    <w:p w:rsidR="00A274D5" w:rsidRPr="00D91B25" w:rsidRDefault="00A274D5">
      <w:pPr>
        <w:pBdr>
          <w:bottom w:val="double" w:sz="6" w:space="1" w:color="auto"/>
        </w:pBdr>
        <w:rPr>
          <w:rFonts w:ascii="Maiandra GD" w:hAnsi="Maiandra GD"/>
          <w:sz w:val="24"/>
          <w:szCs w:val="24"/>
        </w:rPr>
      </w:pPr>
    </w:p>
    <w:p w:rsidR="008100A3" w:rsidRPr="00D91B25" w:rsidRDefault="008100A3" w:rsidP="0086411D">
      <w:pPr>
        <w:pStyle w:val="Heading1"/>
        <w:spacing w:before="0" w:after="48"/>
        <w:textAlignment w:val="baseline"/>
        <w:rPr>
          <w:rFonts w:ascii="Maiandra GD" w:hAnsi="Maiandra GD" w:cs="Segoe UI"/>
          <w:color w:val="212529"/>
          <w:sz w:val="24"/>
          <w:szCs w:val="24"/>
        </w:rPr>
      </w:pPr>
      <w:r w:rsidRPr="0086411D">
        <w:rPr>
          <w:rFonts w:ascii="Maiandra GD" w:hAnsi="Maiandra GD"/>
          <w:bCs w:val="0"/>
          <w:color w:val="3A3A3A"/>
          <w:sz w:val="24"/>
          <w:szCs w:val="24"/>
          <w:highlight w:val="yellow"/>
        </w:rPr>
        <w:t>Linq All Operator in C#</w:t>
      </w:r>
      <w:r w:rsidR="0086411D">
        <w:rPr>
          <w:rFonts w:ascii="Maiandra GD" w:hAnsi="Maiandra GD"/>
          <w:bCs w:val="0"/>
          <w:color w:val="3A3A3A"/>
          <w:sz w:val="24"/>
          <w:szCs w:val="24"/>
        </w:rPr>
        <w:t xml:space="preserve"> </w:t>
      </w:r>
    </w:p>
    <w:p w:rsidR="008100A3" w:rsidRPr="00D91B25" w:rsidRDefault="008100A3" w:rsidP="008100A3">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All Operator in C# with Examples</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All Operator in C#</w:t>
      </w:r>
      <w:r w:rsidRPr="00D91B25">
        <w:rPr>
          <w:rFonts w:ascii="Maiandra GD" w:hAnsi="Maiandra GD" w:cs="Arial"/>
          <w:color w:val="000000"/>
          <w:bdr w:val="none" w:sz="0" w:space="0" w:color="auto" w:frame="1"/>
        </w:rPr>
        <w:t> with examples. Please read our previous article before proceeding to this article where we discussed the basics of </w:t>
      </w:r>
      <w:hyperlink r:id="rId167" w:history="1">
        <w:r w:rsidRPr="00D91B25">
          <w:rPr>
            <w:rStyle w:val="Strong"/>
            <w:rFonts w:ascii="Maiandra GD" w:hAnsi="Maiandra GD" w:cs="Arial"/>
            <w:color w:val="007BFF"/>
            <w:bdr w:val="none" w:sz="0" w:space="0" w:color="auto" w:frame="1"/>
          </w:rPr>
          <w:t>Quantifiers Operators</w:t>
        </w:r>
      </w:hyperlink>
      <w:r w:rsidRPr="00D91B25">
        <w:rPr>
          <w:rFonts w:ascii="Maiandra GD" w:hAnsi="Maiandra GD" w:cs="Arial"/>
          <w:color w:val="000000"/>
          <w:bdr w:val="none" w:sz="0" w:space="0" w:color="auto" w:frame="1"/>
        </w:rPr>
        <w:t>. As part of this article, we are going to discuss the following pointers related to Linq All Operator.</w:t>
      </w:r>
    </w:p>
    <w:p w:rsidR="008100A3" w:rsidRPr="00D91B25" w:rsidRDefault="008100A3" w:rsidP="008100A3">
      <w:pPr>
        <w:numPr>
          <w:ilvl w:val="0"/>
          <w:numId w:val="4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All Operator?</w:t>
      </w:r>
    </w:p>
    <w:p w:rsidR="008100A3" w:rsidRPr="00D91B25" w:rsidRDefault="008100A3" w:rsidP="008100A3">
      <w:pPr>
        <w:numPr>
          <w:ilvl w:val="0"/>
          <w:numId w:val="4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8100A3" w:rsidRPr="00D91B25" w:rsidRDefault="008100A3" w:rsidP="008100A3">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All Operator in C#?</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All Operator in C#</w:t>
      </w:r>
      <w:r w:rsidRPr="00D91B25">
        <w:rPr>
          <w:rFonts w:ascii="Maiandra GD" w:hAnsi="Maiandra GD" w:cs="Arial"/>
          <w:color w:val="000000"/>
          <w:bdr w:val="none" w:sz="0" w:space="0" w:color="auto" w:frame="1"/>
        </w:rPr>
        <w:t> is used to check whether all the elements of a data source satisfy a given condition or not. If all the elements satisfy the condition, then it returns true else return false. There is no overloaded version is available for the All method. The definition is given below.</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398264" cy="627321"/>
            <wp:effectExtent l="19050" t="0" r="0" b="0"/>
            <wp:docPr id="245" name="Picture 245" descr="LINQ All Operator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LINQ All Operator in C# with Examples"/>
                    <pic:cNvPicPr>
                      <a:picLocks noChangeAspect="1" noChangeArrowheads="1"/>
                    </pic:cNvPicPr>
                  </pic:nvPicPr>
                  <pic:blipFill>
                    <a:blip r:embed="rId168"/>
                    <a:srcRect/>
                    <a:stretch>
                      <a:fillRect/>
                    </a:stretch>
                  </pic:blipFill>
                  <pic:spPr bwMode="auto">
                    <a:xfrm>
                      <a:off x="0" y="0"/>
                      <a:ext cx="5398772" cy="627380"/>
                    </a:xfrm>
                    <a:prstGeom prst="rect">
                      <a:avLst/>
                    </a:prstGeom>
                    <a:noFill/>
                    <a:ln w="9525">
                      <a:noFill/>
                      <a:miter lim="800000"/>
                      <a:headEnd/>
                      <a:tailEnd/>
                    </a:ln>
                  </pic:spPr>
                </pic:pic>
              </a:graphicData>
            </a:graphic>
          </wp:inline>
        </w:drawing>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from the above image, the Linq ALL extension method takes one predicate as a parameter.</w:t>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all the elements are greater than 10 in the integer array.</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IntArray.</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"Is All Numbers are greater than 10 : "</w:t>
      </w:r>
      <w:r w:rsidRPr="00D91B25">
        <w:rPr>
          <w:rStyle w:val="enlighter-text"/>
          <w:rFonts w:ascii="Maiandra GD" w:hAnsi="Maiandra GD" w:cs="Consolas"/>
          <w:color w:val="CFD5E0"/>
          <w:sz w:val="24"/>
          <w:szCs w:val="24"/>
          <w:bdr w:val="none" w:sz="0" w:space="0" w:color="auto" w:frame="1"/>
        </w:rPr>
        <w:t xml:space="preserve"> + 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89350" cy="318770"/>
            <wp:effectExtent l="19050" t="0" r="6350" b="0"/>
            <wp:docPr id="246" name="Picture 246" descr="C# Al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 All Operator"/>
                    <pic:cNvPicPr>
                      <a:picLocks noChangeAspect="1" noChangeArrowheads="1"/>
                    </pic:cNvPicPr>
                  </pic:nvPicPr>
                  <pic:blipFill>
                    <a:blip r:embed="rId169"/>
                    <a:srcRect/>
                    <a:stretch>
                      <a:fillRect/>
                    </a:stretch>
                  </pic:blipFill>
                  <pic:spPr bwMode="auto">
                    <a:xfrm>
                      <a:off x="0" y="0"/>
                      <a:ext cx="3689350" cy="318770"/>
                    </a:xfrm>
                    <a:prstGeom prst="rect">
                      <a:avLst/>
                    </a:prstGeom>
                    <a:noFill/>
                    <a:ln w="9525">
                      <a:noFill/>
                      <a:miter lim="800000"/>
                      <a:headEnd/>
                      <a:tailEnd/>
                    </a:ln>
                  </pic:spPr>
                </pic:pic>
              </a:graphicData>
            </a:graphic>
          </wp:inline>
        </w:drawing>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all the names are not greater than 5 characters.</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stringArray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"Sachin"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"Sourav"</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stringArray.</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"Is All Names are greater than 5 Characters : "</w:t>
      </w:r>
      <w:r w:rsidRPr="00D91B25">
        <w:rPr>
          <w:rStyle w:val="enlighter-text"/>
          <w:rFonts w:ascii="Maiandra GD" w:hAnsi="Maiandra GD" w:cs="Consolas"/>
          <w:color w:val="CFD5E0"/>
          <w:sz w:val="24"/>
          <w:szCs w:val="24"/>
          <w:bdr w:val="none" w:sz="0" w:space="0" w:color="auto" w:frame="1"/>
        </w:rPr>
        <w:t xml:space="preserve"> + 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603750" cy="297815"/>
            <wp:effectExtent l="19050" t="0" r="6350" b="0"/>
            <wp:docPr id="247" name="Picture 247" descr="All Operator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ll Operator in Linq"/>
                    <pic:cNvPicPr>
                      <a:picLocks noChangeAspect="1" noChangeArrowheads="1"/>
                    </pic:cNvPicPr>
                  </pic:nvPicPr>
                  <pic:blipFill>
                    <a:blip r:embed="rId170"/>
                    <a:srcRect/>
                    <a:stretch>
                      <a:fillRect/>
                    </a:stretch>
                  </pic:blipFill>
                  <pic:spPr bwMode="auto">
                    <a:xfrm>
                      <a:off x="0" y="0"/>
                      <a:ext cx="4603750" cy="297815"/>
                    </a:xfrm>
                    <a:prstGeom prst="rect">
                      <a:avLst/>
                    </a:prstGeom>
                    <a:noFill/>
                    <a:ln w="9525">
                      <a:noFill/>
                      <a:miter lim="800000"/>
                      <a:headEnd/>
                      <a:tailEnd/>
                    </a:ln>
                  </pic:spPr>
                </pic:pic>
              </a:graphicData>
            </a:graphic>
          </wp:inline>
        </w:drawing>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Student and Subject class. So, 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TotalMarks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Subjects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265</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278</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93</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240</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70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255</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85</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Subject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SubjectName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Marks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Check whether all the students having total marks greater than 250. As you can see the student James total mark is 240 which is less than 250. So here it will give you the output as false.</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MSResult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QSResult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MSResult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False</w:t>
      </w:r>
    </w:p>
    <w:p w:rsidR="008100A3" w:rsidRPr="00D91B25" w:rsidRDefault="008100A3" w:rsidP="008100A3">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fetch all the student details whose mark on each subject is greater than 80.</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MSResult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Subjects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Subjects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QSResult</w:t>
      </w: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item.</w:t>
      </w:r>
      <w:r w:rsidRPr="00D91B25">
        <w:rPr>
          <w:rStyle w:val="enlighter-m3"/>
          <w:rFonts w:ascii="Maiandra GD" w:hAnsi="Maiandra GD" w:cs="Consolas"/>
          <w:color w:val="4284AE"/>
          <w:sz w:val="24"/>
          <w:szCs w:val="24"/>
          <w:bdr w:val="none" w:sz="0" w:space="0" w:color="auto" w:frame="1"/>
        </w:rPr>
        <w:t>TotalMarks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8100A3" w:rsidRPr="00D91B25"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8100A3" w:rsidRDefault="008100A3" w:rsidP="008100A3">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392555" cy="457200"/>
            <wp:effectExtent l="19050" t="0" r="0" b="0"/>
            <wp:docPr id="248" name="Picture 248" descr="LINQ All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INQ All Operator"/>
                    <pic:cNvPicPr>
                      <a:picLocks noChangeAspect="1" noChangeArrowheads="1"/>
                    </pic:cNvPicPr>
                  </pic:nvPicPr>
                  <pic:blipFill>
                    <a:blip r:embed="rId171"/>
                    <a:srcRect/>
                    <a:stretch>
                      <a:fillRect/>
                    </a:stretch>
                  </pic:blipFill>
                  <pic:spPr bwMode="auto">
                    <a:xfrm>
                      <a:off x="0" y="0"/>
                      <a:ext cx="1392555" cy="457200"/>
                    </a:xfrm>
                    <a:prstGeom prst="rect">
                      <a:avLst/>
                    </a:prstGeom>
                    <a:noFill/>
                    <a:ln w="9525">
                      <a:noFill/>
                      <a:miter lim="800000"/>
                      <a:headEnd/>
                      <a:tailEnd/>
                    </a:ln>
                  </pic:spPr>
                </pic:pic>
              </a:graphicData>
            </a:graphic>
          </wp:inline>
        </w:drawing>
      </w:r>
    </w:p>
    <w:p w:rsidR="0086411D" w:rsidRPr="00D91B25" w:rsidRDefault="0086411D" w:rsidP="008100A3">
      <w:pPr>
        <w:pStyle w:val="NormalWeb"/>
        <w:shd w:val="clear" w:color="auto" w:fill="FFFFFF"/>
        <w:spacing w:before="0" w:beforeAutospacing="0" w:after="0" w:afterAutospacing="0"/>
        <w:jc w:val="both"/>
        <w:textAlignment w:val="baseline"/>
        <w:rPr>
          <w:rFonts w:ascii="Maiandra GD" w:hAnsi="Maiandra GD" w:cs="Segoe UI"/>
          <w:color w:val="212529"/>
        </w:rPr>
      </w:pPr>
    </w:p>
    <w:p w:rsidR="008100A3" w:rsidRPr="00D91B25" w:rsidRDefault="008100A3">
      <w:pPr>
        <w:pBdr>
          <w:bottom w:val="double" w:sz="6" w:space="1" w:color="auto"/>
        </w:pBdr>
        <w:rPr>
          <w:rFonts w:ascii="Maiandra GD" w:hAnsi="Maiandra GD"/>
          <w:sz w:val="24"/>
          <w:szCs w:val="24"/>
        </w:rPr>
      </w:pPr>
    </w:p>
    <w:p w:rsidR="00263C69" w:rsidRPr="00D91B25" w:rsidRDefault="00263C69" w:rsidP="0086411D">
      <w:pPr>
        <w:pStyle w:val="Heading1"/>
        <w:spacing w:before="0" w:after="48"/>
        <w:textAlignment w:val="baseline"/>
        <w:rPr>
          <w:rFonts w:ascii="Maiandra GD" w:hAnsi="Maiandra GD" w:cs="Segoe UI"/>
          <w:color w:val="212529"/>
          <w:sz w:val="24"/>
          <w:szCs w:val="24"/>
        </w:rPr>
      </w:pPr>
      <w:r w:rsidRPr="0086411D">
        <w:rPr>
          <w:rFonts w:ascii="Maiandra GD" w:hAnsi="Maiandra GD"/>
          <w:bCs w:val="0"/>
          <w:color w:val="3A3A3A"/>
          <w:sz w:val="24"/>
          <w:szCs w:val="24"/>
          <w:highlight w:val="yellow"/>
        </w:rPr>
        <w:t>Linq Any in C#</w:t>
      </w:r>
      <w:r w:rsidR="0086411D">
        <w:rPr>
          <w:rFonts w:ascii="Maiandra GD" w:hAnsi="Maiandra GD"/>
          <w:bCs w:val="0"/>
          <w:color w:val="3A3A3A"/>
          <w:sz w:val="24"/>
          <w:szCs w:val="24"/>
        </w:rPr>
        <w:t xml:space="preserve"> </w:t>
      </w:r>
    </w:p>
    <w:p w:rsidR="00263C69" w:rsidRPr="00D91B25" w:rsidRDefault="00263C69" w:rsidP="00263C69">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Any in C# with Examples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Any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72" w:history="1">
        <w:r w:rsidRPr="00D91B25">
          <w:rPr>
            <w:rStyle w:val="Strong"/>
            <w:rFonts w:ascii="Maiandra GD" w:hAnsi="Maiandra GD" w:cs="Arial"/>
            <w:color w:val="007BFF"/>
            <w:bdr w:val="none" w:sz="0" w:space="0" w:color="auto" w:frame="1"/>
          </w:rPr>
          <w:t>LINQ ALL Operator</w:t>
        </w:r>
      </w:hyperlink>
      <w:r w:rsidRPr="00D91B25">
        <w:rPr>
          <w:rFonts w:ascii="Maiandra GD" w:hAnsi="Maiandra GD" w:cs="Arial"/>
          <w:color w:val="000000"/>
          <w:bdr w:val="none" w:sz="0" w:space="0" w:color="auto" w:frame="1"/>
        </w:rPr>
        <w:t> with some different kinds of examples. As part of this article, we are going to discuss the following pointers.</w:t>
      </w:r>
    </w:p>
    <w:p w:rsidR="00263C69" w:rsidRPr="00D91B25" w:rsidRDefault="00263C69" w:rsidP="00263C69">
      <w:pPr>
        <w:numPr>
          <w:ilvl w:val="0"/>
          <w:numId w:val="5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Any in C#?</w:t>
      </w:r>
    </w:p>
    <w:p w:rsidR="00263C69" w:rsidRPr="00D91B25" w:rsidRDefault="00263C69" w:rsidP="00263C69">
      <w:pPr>
        <w:numPr>
          <w:ilvl w:val="0"/>
          <w:numId w:val="50"/>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263C69" w:rsidRPr="00D91B25" w:rsidRDefault="00263C69" w:rsidP="00263C69">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Any in C#?</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C# Linq Any Operator</w:t>
      </w:r>
      <w:r w:rsidRPr="00D91B25">
        <w:rPr>
          <w:rFonts w:ascii="Maiandra GD" w:hAnsi="Maiandra GD" w:cs="Arial"/>
          <w:color w:val="000000"/>
          <w:bdr w:val="none" w:sz="0" w:space="0" w:color="auto" w:frame="1"/>
        </w:rPr>
        <w:t> is used to check whether at least one of the elements of a data source satisfies a given condition or not. If any of the elements satisfy the given condition, then it returns true else return false.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is also used to check whether a collection contains some data or not. That means it checks the length of the collection also. If it contains any data then it returns true else return false. There are two overloaded versions of this method is available. They are as follows.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124575" cy="871855"/>
            <wp:effectExtent l="19050" t="0" r="9525" b="0"/>
            <wp:docPr id="253" name="Picture 253" descr="Linq Any Operator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Linq Any Operator in C# with Examples"/>
                    <pic:cNvPicPr>
                      <a:picLocks noChangeAspect="1" noChangeArrowheads="1"/>
                    </pic:cNvPicPr>
                  </pic:nvPicPr>
                  <pic:blipFill>
                    <a:blip r:embed="rId173"/>
                    <a:srcRect/>
                    <a:stretch>
                      <a:fillRect/>
                    </a:stretch>
                  </pic:blipFill>
                  <pic:spPr bwMode="auto">
                    <a:xfrm>
                      <a:off x="0" y="0"/>
                      <a:ext cx="6124575" cy="871855"/>
                    </a:xfrm>
                    <a:prstGeom prst="rect">
                      <a:avLst/>
                    </a:prstGeom>
                    <a:noFill/>
                    <a:ln w="9525">
                      <a:noFill/>
                      <a:miter lim="800000"/>
                      <a:headEnd/>
                      <a:tailEnd/>
                    </a:ln>
                  </pic:spPr>
                </pic:pic>
              </a:graphicData>
            </a:graphic>
          </wp:inline>
        </w:drawing>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from the above image, the first overloaded version of ANY extension method does not take any parameter while the other overloaded version takes a predicate as a parameter.</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Using First Overloaded Version of Linq Any Operator</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the collection contains at least one element.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ResultMS = IntArray.</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IntArray</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"Is there any element in the collection : "</w:t>
      </w:r>
      <w:r w:rsidRPr="00D91B25">
        <w:rPr>
          <w:rStyle w:val="enlighter-text"/>
          <w:rFonts w:ascii="Maiandra GD" w:hAnsi="Maiandra GD" w:cs="Consolas"/>
          <w:color w:val="CFD5E0"/>
          <w:sz w:val="24"/>
          <w:szCs w:val="24"/>
          <w:bdr w:val="none" w:sz="0" w:space="0" w:color="auto" w:frame="1"/>
        </w:rPr>
        <w:t xml:space="preserve"> + ResultMS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051300" cy="266065"/>
            <wp:effectExtent l="19050" t="0" r="6350" b="0"/>
            <wp:docPr id="254" name="Picture 254" descr="Using First Overloaded Version of Any Operator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Using First Overloaded Version of Any Operator in C#"/>
                    <pic:cNvPicPr>
                      <a:picLocks noChangeAspect="1" noChangeArrowheads="1"/>
                    </pic:cNvPicPr>
                  </pic:nvPicPr>
                  <pic:blipFill>
                    <a:blip r:embed="rId174"/>
                    <a:srcRect/>
                    <a:stretch>
                      <a:fillRect/>
                    </a:stretch>
                  </pic:blipFill>
                  <pic:spPr bwMode="auto">
                    <a:xfrm>
                      <a:off x="0" y="0"/>
                      <a:ext cx="4051300" cy="266065"/>
                    </a:xfrm>
                    <a:prstGeom prst="rect">
                      <a:avLst/>
                    </a:prstGeom>
                    <a:noFill/>
                    <a:ln w="9525">
                      <a:noFill/>
                      <a:miter lim="800000"/>
                      <a:headEnd/>
                      <a:tailEnd/>
                    </a:ln>
                  </pic:spPr>
                </pic:pic>
              </a:graphicData>
            </a:graphic>
          </wp:inline>
        </w:drawing>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Using second Overloaded version of C# Linq Any Operator</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program returns false as there is no element that is less than 10.</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IntArray.</w:t>
      </w:r>
      <w:r w:rsidRPr="00D91B25">
        <w:rPr>
          <w:rStyle w:val="enlighter-m3"/>
          <w:rFonts w:ascii="Maiandra GD" w:hAnsi="Maiandra GD" w:cs="Consolas"/>
          <w:color w:val="4284AE"/>
          <w:sz w:val="24"/>
          <w:szCs w:val="24"/>
          <w:bdr w:val="none" w:sz="0" w:space="0" w:color="auto" w:frame="1"/>
        </w:rPr>
        <w:t>All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"Is All Numbers are greater than 10 : "</w:t>
      </w:r>
      <w:r w:rsidRPr="00D91B25">
        <w:rPr>
          <w:rStyle w:val="enlighter-text"/>
          <w:rFonts w:ascii="Maiandra GD" w:hAnsi="Maiandra GD" w:cs="Consolas"/>
          <w:color w:val="CFD5E0"/>
          <w:sz w:val="24"/>
          <w:szCs w:val="24"/>
          <w:bdr w:val="none" w:sz="0" w:space="0" w:color="auto" w:frame="1"/>
        </w:rPr>
        <w:t xml:space="preserve"> + 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89350" cy="318770"/>
            <wp:effectExtent l="19050" t="0" r="6350" b="0"/>
            <wp:docPr id="255" name="Picture 255" descr="Using second Overloaded version of C# Linq Any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Using second Overloaded version of C# Linq Any Operator"/>
                    <pic:cNvPicPr>
                      <a:picLocks noChangeAspect="1" noChangeArrowheads="1"/>
                    </pic:cNvPicPr>
                  </pic:nvPicPr>
                  <pic:blipFill>
                    <a:blip r:embed="rId169"/>
                    <a:srcRect/>
                    <a:stretch>
                      <a:fillRect/>
                    </a:stretch>
                  </pic:blipFill>
                  <pic:spPr bwMode="auto">
                    <a:xfrm>
                      <a:off x="0" y="0"/>
                      <a:ext cx="3689350" cy="318770"/>
                    </a:xfrm>
                    <a:prstGeom prst="rect">
                      <a:avLst/>
                    </a:prstGeom>
                    <a:noFill/>
                    <a:ln w="9525">
                      <a:noFill/>
                      <a:miter lim="800000"/>
                      <a:headEnd/>
                      <a:tailEnd/>
                    </a:ln>
                  </pic:spPr>
                </pic:pic>
              </a:graphicData>
            </a:graphic>
          </wp:inline>
        </w:drawing>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some of the names are greater than 5 characters.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stringArray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"Sachin"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"Sourav"</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ResultMS = stringArray.</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stringArray</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"Is Any name with length greater than 5 Characters : "</w:t>
      </w:r>
      <w:r w:rsidRPr="00D91B25">
        <w:rPr>
          <w:rStyle w:val="enlighter-text"/>
          <w:rFonts w:ascii="Maiandra GD" w:hAnsi="Maiandra GD" w:cs="Consolas"/>
          <w:color w:val="CFD5E0"/>
          <w:sz w:val="24"/>
          <w:szCs w:val="24"/>
          <w:bdr w:val="none" w:sz="0" w:space="0" w:color="auto" w:frame="1"/>
        </w:rPr>
        <w:t xml:space="preserve"> + ResultMS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721100" cy="297815"/>
            <wp:effectExtent l="19050" t="0" r="0" b="0"/>
            <wp:docPr id="256" name="Picture 256" descr="Linq An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Linq Any in C#"/>
                    <pic:cNvPicPr>
                      <a:picLocks noChangeAspect="1" noChangeArrowheads="1"/>
                    </pic:cNvPicPr>
                  </pic:nvPicPr>
                  <pic:blipFill>
                    <a:blip r:embed="rId175"/>
                    <a:srcRect/>
                    <a:stretch>
                      <a:fillRect/>
                    </a:stretch>
                  </pic:blipFill>
                  <pic:spPr bwMode="auto">
                    <a:xfrm>
                      <a:off x="0" y="0"/>
                      <a:ext cx="3721100" cy="297815"/>
                    </a:xfrm>
                    <a:prstGeom prst="rect">
                      <a:avLst/>
                    </a:prstGeom>
                    <a:noFill/>
                    <a:ln w="9525">
                      <a:noFill/>
                      <a:miter lim="800000"/>
                      <a:headEnd/>
                      <a:tailEnd/>
                    </a:ln>
                  </pic:spPr>
                </pic:pic>
              </a:graphicData>
            </a:graphic>
          </wp:inline>
        </w:drawing>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Student and Subject class. So, 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TotalMarks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Subjects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265</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278</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93</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103</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240</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70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104</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95</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105</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255</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Subjects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"Math"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"Science"</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SubjectName = </w:t>
      </w:r>
      <w:r w:rsidRPr="00D91B25">
        <w:rPr>
          <w:rStyle w:val="enlighter-s0"/>
          <w:rFonts w:ascii="Maiandra GD" w:hAnsi="Maiandra GD" w:cs="Consolas"/>
          <w:color w:val="7CC379"/>
          <w:sz w:val="24"/>
          <w:szCs w:val="24"/>
          <w:bdr w:val="none" w:sz="0" w:space="0" w:color="auto" w:frame="1"/>
        </w:rPr>
        <w:t>"English"</w:t>
      </w:r>
      <w:r w:rsidRPr="00D91B25">
        <w:rPr>
          <w:rStyle w:val="enlighter-text"/>
          <w:rFonts w:ascii="Maiandra GD" w:hAnsi="Maiandra GD" w:cs="Consolas"/>
          <w:color w:val="CFD5E0"/>
          <w:sz w:val="24"/>
          <w:szCs w:val="24"/>
          <w:bdr w:val="none" w:sz="0" w:space="0" w:color="auto" w:frame="1"/>
        </w:rPr>
        <w:t xml:space="preserve">, Marks = </w:t>
      </w:r>
      <w:r w:rsidRPr="00D91B25">
        <w:rPr>
          <w:rStyle w:val="enlighter-n1"/>
          <w:rFonts w:ascii="Maiandra GD" w:hAnsi="Maiandra GD" w:cs="Consolas"/>
          <w:color w:val="D19A66"/>
          <w:sz w:val="24"/>
          <w:szCs w:val="24"/>
          <w:bdr w:val="none" w:sz="0" w:space="0" w:color="auto" w:frame="1"/>
        </w:rPr>
        <w:t>85</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return</w:t>
      </w:r>
      <w:r w:rsidRPr="00D91B25">
        <w:rPr>
          <w:rStyle w:val="enlighter-text"/>
          <w:rFonts w:ascii="Maiandra GD" w:hAnsi="Maiandra GD" w:cs="Consolas"/>
          <w:color w:val="CFD5E0"/>
          <w:sz w:val="24"/>
          <w:szCs w:val="24"/>
          <w:bdr w:val="none" w:sz="0" w:space="0" w:color="auto" w:frame="1"/>
        </w:rPr>
        <w:t xml:space="preserve"> listStudents;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Subject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SubjectName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Marks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Check whether any students having total marks greater than 250. As you can see excepts James all the students having a total mark greater than 250. So here it will give you the output as true.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MSResult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bool</w:t>
      </w:r>
      <w:r w:rsidRPr="00D91B25">
        <w:rPr>
          <w:rStyle w:val="enlighter-text"/>
          <w:rFonts w:ascii="Maiandra GD" w:hAnsi="Maiandra GD" w:cs="Consolas"/>
          <w:color w:val="CFD5E0"/>
          <w:sz w:val="24"/>
          <w:szCs w:val="24"/>
          <w:bdr w:val="none" w:sz="0" w:space="0" w:color="auto" w:frame="1"/>
        </w:rPr>
        <w:t xml:space="preserve"> QSResult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MSResult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False</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we need to fetch all the student details whose mark on any subject is greater than 80.</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MSResult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Subjects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where</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Subjects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Marks</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90</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QSResult</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item.</w:t>
      </w:r>
      <w:r w:rsidRPr="00D91B25">
        <w:rPr>
          <w:rStyle w:val="enlighter-m3"/>
          <w:rFonts w:ascii="Maiandra GD" w:hAnsi="Maiandra GD" w:cs="Consolas"/>
          <w:color w:val="4284AE"/>
          <w:sz w:val="24"/>
          <w:szCs w:val="24"/>
          <w:bdr w:val="none" w:sz="0" w:space="0" w:color="auto" w:frame="1"/>
        </w:rPr>
        <w:t>TotalMarks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233170" cy="680720"/>
            <wp:effectExtent l="19050" t="0" r="5080" b="0"/>
            <wp:docPr id="257" name="Picture 257" descr="LINQ An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LINQ Any in C#"/>
                    <pic:cNvPicPr>
                      <a:picLocks noChangeAspect="1" noChangeArrowheads="1"/>
                    </pic:cNvPicPr>
                  </pic:nvPicPr>
                  <pic:blipFill>
                    <a:blip r:embed="rId176"/>
                    <a:srcRect/>
                    <a:stretch>
                      <a:fillRect/>
                    </a:stretch>
                  </pic:blipFill>
                  <pic:spPr bwMode="auto">
                    <a:xfrm>
                      <a:off x="0" y="0"/>
                      <a:ext cx="1233170" cy="680720"/>
                    </a:xfrm>
                    <a:prstGeom prst="rect">
                      <a:avLst/>
                    </a:prstGeom>
                    <a:noFill/>
                    <a:ln w="9525">
                      <a:noFill/>
                      <a:miter lim="800000"/>
                      <a:headEnd/>
                      <a:tailEnd/>
                    </a:ln>
                  </pic:spPr>
                </pic:pic>
              </a:graphicData>
            </a:graphic>
          </wp:inline>
        </w:drawing>
      </w:r>
    </w:p>
    <w:p w:rsidR="0086411D" w:rsidRPr="00D91B25" w:rsidRDefault="0086411D" w:rsidP="00263C69">
      <w:pPr>
        <w:pStyle w:val="NormalWeb"/>
        <w:shd w:val="clear" w:color="auto" w:fill="FFFFFF"/>
        <w:spacing w:before="0" w:beforeAutospacing="0" w:after="0" w:afterAutospacing="0"/>
        <w:jc w:val="both"/>
        <w:textAlignment w:val="baseline"/>
        <w:rPr>
          <w:rFonts w:ascii="Maiandra GD" w:hAnsi="Maiandra GD" w:cs="Segoe UI"/>
          <w:color w:val="212529"/>
        </w:rPr>
      </w:pPr>
    </w:p>
    <w:p w:rsidR="009B4AA9" w:rsidRPr="00D91B25" w:rsidRDefault="009B4AA9">
      <w:pPr>
        <w:pBdr>
          <w:bottom w:val="double" w:sz="6" w:space="1" w:color="auto"/>
        </w:pBdr>
        <w:rPr>
          <w:rFonts w:ascii="Maiandra GD" w:hAnsi="Maiandra GD"/>
          <w:sz w:val="24"/>
          <w:szCs w:val="24"/>
        </w:rPr>
      </w:pPr>
    </w:p>
    <w:p w:rsidR="00263C69" w:rsidRPr="00D91B25" w:rsidRDefault="00263C69" w:rsidP="00876500">
      <w:pPr>
        <w:pStyle w:val="Heading1"/>
        <w:spacing w:before="0" w:after="48"/>
        <w:textAlignment w:val="baseline"/>
        <w:rPr>
          <w:rFonts w:ascii="Maiandra GD" w:hAnsi="Maiandra GD" w:cs="Segoe UI"/>
          <w:color w:val="212529"/>
          <w:sz w:val="24"/>
          <w:szCs w:val="24"/>
        </w:rPr>
      </w:pPr>
      <w:r w:rsidRPr="00876500">
        <w:rPr>
          <w:rFonts w:ascii="Maiandra GD" w:hAnsi="Maiandra GD"/>
          <w:bCs w:val="0"/>
          <w:color w:val="3A3A3A"/>
          <w:sz w:val="24"/>
          <w:szCs w:val="24"/>
          <w:highlight w:val="yellow"/>
        </w:rPr>
        <w:t>Linq Contains in C#</w:t>
      </w:r>
      <w:r w:rsidR="00876500">
        <w:rPr>
          <w:rFonts w:ascii="Maiandra GD" w:hAnsi="Maiandra GD"/>
          <w:bCs w:val="0"/>
          <w:color w:val="3A3A3A"/>
          <w:sz w:val="24"/>
          <w:szCs w:val="24"/>
        </w:rPr>
        <w:t xml:space="preserve"> </w:t>
      </w:r>
    </w:p>
    <w:p w:rsidR="00263C69" w:rsidRPr="00D91B25" w:rsidRDefault="00263C69" w:rsidP="00263C69">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Contains in C# with Examples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Contains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77" w:history="1">
        <w:r w:rsidRPr="00D91B25">
          <w:rPr>
            <w:rStyle w:val="Strong"/>
            <w:rFonts w:ascii="Maiandra GD" w:hAnsi="Maiandra GD" w:cs="Arial"/>
            <w:color w:val="007BFF"/>
            <w:bdr w:val="none" w:sz="0" w:space="0" w:color="auto" w:frame="1"/>
          </w:rPr>
          <w:t>Linq Any Operator in C#</w:t>
        </w:r>
      </w:hyperlink>
      <w:r w:rsidRPr="00D91B25">
        <w:rPr>
          <w:rFonts w:ascii="Maiandra GD" w:hAnsi="Maiandra GD" w:cs="Arial"/>
          <w:color w:val="000000"/>
          <w:bdr w:val="none" w:sz="0" w:space="0" w:color="auto" w:frame="1"/>
        </w:rPr>
        <w:t> with some different types of examples. As part of this article, we are going to discuss the following pointers.</w:t>
      </w:r>
    </w:p>
    <w:p w:rsidR="00263C69" w:rsidRPr="00D91B25" w:rsidRDefault="00263C69" w:rsidP="00263C69">
      <w:pPr>
        <w:numPr>
          <w:ilvl w:val="0"/>
          <w:numId w:val="5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Contains in C#?</w:t>
      </w:r>
    </w:p>
    <w:p w:rsidR="00263C69" w:rsidRPr="00D91B25" w:rsidRDefault="00263C69" w:rsidP="00263C69">
      <w:pPr>
        <w:numPr>
          <w:ilvl w:val="0"/>
          <w:numId w:val="5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Multiple examples using both Method and Query syntax.</w:t>
      </w:r>
    </w:p>
    <w:p w:rsidR="00263C69" w:rsidRPr="00D91B25" w:rsidRDefault="00263C69" w:rsidP="00263C69">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Contains in C#?</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Contains Method in C#</w:t>
      </w:r>
      <w:r w:rsidRPr="00D91B25">
        <w:rPr>
          <w:rFonts w:ascii="Maiandra GD" w:hAnsi="Maiandra GD" w:cs="Arial"/>
          <w:color w:val="000000"/>
          <w:bdr w:val="none" w:sz="0" w:space="0" w:color="auto" w:frame="1"/>
        </w:rPr>
        <w:t> is used to check whether a sequence or collection (i.e. data source) contains a specified element or not. If the data source contains the specified element, then it returns true else return false. There Contains method in C# is implemented in two different namespaces as shown in the below image.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5773420" cy="1488440"/>
            <wp:effectExtent l="19050" t="0" r="0" b="0"/>
            <wp:docPr id="263" name="Picture 263" descr="Linq Contains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Linq Contains Method in C#"/>
                    <pic:cNvPicPr>
                      <a:picLocks noChangeAspect="1" noChangeArrowheads="1"/>
                    </pic:cNvPicPr>
                  </pic:nvPicPr>
                  <pic:blipFill>
                    <a:blip r:embed="rId178"/>
                    <a:srcRect/>
                    <a:stretch>
                      <a:fillRect/>
                    </a:stretch>
                  </pic:blipFill>
                  <pic:spPr bwMode="auto">
                    <a:xfrm>
                      <a:off x="0" y="0"/>
                      <a:ext cx="5773420" cy="1488440"/>
                    </a:xfrm>
                    <a:prstGeom prst="rect">
                      <a:avLst/>
                    </a:prstGeom>
                    <a:noFill/>
                    <a:ln w="9525">
                      <a:noFill/>
                      <a:miter lim="800000"/>
                      <a:headEnd/>
                      <a:tailEnd/>
                    </a:ln>
                  </pic:spPr>
                </pic:pic>
              </a:graphicData>
            </a:graphic>
          </wp:inline>
        </w:drawing>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Contains method belongs to </w:t>
      </w:r>
      <w:r w:rsidRPr="00D91B25">
        <w:rPr>
          <w:rStyle w:val="Strong"/>
          <w:rFonts w:ascii="Maiandra GD" w:hAnsi="Maiandra GD" w:cs="Arial"/>
          <w:color w:val="000000"/>
          <w:bdr w:val="none" w:sz="0" w:space="0" w:color="auto" w:frame="1"/>
        </w:rPr>
        <w:t>System.Collections.Generic</w:t>
      </w:r>
      <w:r w:rsidRPr="00D91B25">
        <w:rPr>
          <w:rFonts w:ascii="Maiandra GD" w:hAnsi="Maiandra GD" w:cs="Arial"/>
          <w:color w:val="000000"/>
          <w:bdr w:val="none" w:sz="0" w:space="0" w:color="auto" w:frame="1"/>
        </w:rPr>
        <w:t> namespace takes one element as an input parameter and if that element present in the data source then it returns true else false.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available for the Contains method that belongs to </w:t>
      </w:r>
      <w:r w:rsidRPr="00D91B25">
        <w:rPr>
          <w:rStyle w:val="Strong"/>
          <w:rFonts w:ascii="Maiandra GD" w:hAnsi="Maiandra GD" w:cs="Arial"/>
          <w:color w:val="000000"/>
          <w:bdr w:val="none" w:sz="0" w:space="0" w:color="auto" w:frame="1"/>
        </w:rPr>
        <w:t>System.Linq</w:t>
      </w:r>
      <w:r w:rsidRPr="00D91B25">
        <w:rPr>
          <w:rFonts w:ascii="Maiandra GD" w:hAnsi="Maiandra GD" w:cs="Arial"/>
          <w:color w:val="000000"/>
          <w:bdr w:val="none" w:sz="0" w:space="0" w:color="auto" w:frame="1"/>
        </w:rPr>
        <w:t> namespace and of the method take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This method works in a different manner when working with complex type objects. For complex type objects, it only checks the reference, not the values. In order to work with values, we need to use </w:t>
      </w:r>
      <w:r w:rsidRPr="00D91B25">
        <w:rPr>
          <w:rStyle w:val="Strong"/>
          <w:rFonts w:ascii="Maiandra GD" w:hAnsi="Maiandra GD" w:cs="Arial"/>
          <w:color w:val="000000"/>
          <w:bdr w:val="none" w:sz="0" w:space="0" w:color="auto" w:frame="1"/>
        </w:rPr>
        <w:t>IEqualityComparer</w:t>
      </w:r>
      <w:r w:rsidRPr="00D91B25">
        <w:rPr>
          <w:rFonts w:ascii="Maiandra GD" w:hAnsi="Maiandra GD" w:cs="Arial"/>
          <w:color w:val="000000"/>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the data source (i.e. IntArray) contains the element 33.</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IntArray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IsExistsMS = IntArray.</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33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IntArray</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33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IsExistsMS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False as the sequence or data source does not contain any element with the name Anurag.</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"James"</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"Sachin"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"Sourav"</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//This method belongs to System.Collections.Generic namespace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IsExistsMS1 = namesList.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//This method belongs to System.Linq namespace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IsExistsMS2 = namesList.</w:t>
      </w:r>
      <w:r w:rsidRPr="00D91B25">
        <w:rPr>
          <w:rStyle w:val="enlighter-m3"/>
          <w:rFonts w:ascii="Maiandra GD" w:hAnsi="Maiandra GD" w:cs="Consolas"/>
          <w:color w:val="4284AE"/>
          <w:sz w:val="24"/>
          <w:szCs w:val="24"/>
          <w:bdr w:val="none" w:sz="0" w:space="0" w:color="auto" w:frame="1"/>
        </w:rPr>
        <w:t>AsEnumerable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namesList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IsExistsQS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False</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Student and Subject class. So, 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TotalMarks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True as the object that we pass to the Contains method is exists in the data source.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375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IsExistsMS = students.</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IsExistsMS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True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While working with complex type, the Contains method checks the object reference, not the values of the object. In the above example, the object reference of the object we passed is available in the data source, so it returns true.</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returns false even though the values that we passed is available in the data source. This is because the Linq Contains Method in C# does not check the values rather it checks the object reference and in this case, the object references are different.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375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IsExistsMS = students.</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student1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IsExistsMS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False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want to check the values rather than the reference then you need to create a class and need to implement the </w:t>
      </w:r>
      <w:r w:rsidRPr="00D91B25">
        <w:rPr>
          <w:rStyle w:val="Strong"/>
          <w:rFonts w:ascii="Maiandra GD" w:hAnsi="Maiandra GD" w:cs="Arial"/>
          <w:color w:val="000000"/>
          <w:bdr w:val="none" w:sz="0" w:space="0" w:color="auto" w:frame="1"/>
        </w:rPr>
        <w:t>IEqualityComparere</w:t>
      </w:r>
      <w:r w:rsidRPr="00D91B25">
        <w:rPr>
          <w:rFonts w:ascii="Maiandra GD" w:hAnsi="Maiandra GD" w:cs="Arial"/>
          <w:color w:val="000000"/>
          <w:bdr w:val="none" w:sz="0" w:space="0" w:color="auto" w:frame="1"/>
        </w:rPr>
        <w:t> interface. Then you need to use the overloaded version of the Contains method which takes </w:t>
      </w:r>
      <w:r w:rsidRPr="00D91B25">
        <w:rPr>
          <w:rStyle w:val="Strong"/>
          <w:rFonts w:ascii="Maiandra GD" w:hAnsi="Maiandra GD" w:cs="Arial"/>
          <w:color w:val="000000"/>
          <w:bdr w:val="none" w:sz="0" w:space="0" w:color="auto" w:frame="1"/>
        </w:rPr>
        <w:t>IEqualityComparere</w:t>
      </w:r>
      <w:r w:rsidRPr="00D91B25">
        <w:rPr>
          <w:rFonts w:ascii="Maiandra GD" w:hAnsi="Maiandra GD" w:cs="Arial"/>
          <w:color w:val="000000"/>
          <w:bdr w:val="none" w:sz="0" w:space="0" w:color="auto" w:frame="1"/>
        </w:rPr>
        <w:t> as a parameter.</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Creating StudentComparer class: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StudentComparer</w:t>
      </w:r>
      <w:r w:rsidRPr="00D91B25">
        <w:rPr>
          <w:rFonts w:ascii="Maiandra GD" w:hAnsi="Maiandra GD" w:cs="Arial"/>
          <w:color w:val="000000"/>
          <w:bdr w:val="none" w:sz="0" w:space="0" w:color="auto" w:frame="1"/>
        </w:rPr>
        <w:t> and then copy and paste the following code in it.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both object refernces are equal then return true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ReferenceEquals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y</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one of the object refernce is null then return false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x </w:t>
      </w:r>
      <w:r w:rsidRPr="00D91B25">
        <w:rPr>
          <w:rStyle w:val="enlighter-k0"/>
          <w:rFonts w:ascii="Maiandra GD" w:hAnsi="Maiandra GD" w:cs="Consolas"/>
          <w:b/>
          <w:bCs/>
          <w:color w:val="D171DD"/>
          <w:sz w:val="24"/>
          <w:szCs w:val="24"/>
          <w:bdr w:val="none" w:sz="0" w:space="0" w:color="auto" w:frame="1"/>
        </w:rPr>
        <w:t>is</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y </w:t>
      </w:r>
      <w:r w:rsidRPr="00D91B25">
        <w:rPr>
          <w:rStyle w:val="enlighter-k0"/>
          <w:rFonts w:ascii="Maiandra GD" w:hAnsi="Maiandra GD" w:cs="Consolas"/>
          <w:b/>
          <w:bCs/>
          <w:color w:val="D171DD"/>
          <w:sz w:val="24"/>
          <w:szCs w:val="24"/>
          <w:bdr w:val="none" w:sz="0" w:space="0" w:color="auto" w:frame="1"/>
        </w:rPr>
        <w:t>is</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false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//If obj is null then return 0</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obj </w:t>
      </w:r>
      <w:r w:rsidRPr="00D91B25">
        <w:rPr>
          <w:rStyle w:val="enlighter-k0"/>
          <w:rFonts w:ascii="Maiandra GD" w:hAnsi="Maiandra GD" w:cs="Consolas"/>
          <w:b/>
          <w:bCs/>
          <w:color w:val="D171DD"/>
          <w:sz w:val="24"/>
          <w:szCs w:val="24"/>
          <w:bdr w:val="none" w:sz="0" w:space="0" w:color="auto" w:frame="1"/>
        </w:rPr>
        <w:t>is</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IDHashCode =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NameHashCode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TotalMarksHashCode = obj.</w:t>
      </w:r>
      <w:r w:rsidRPr="00D91B25">
        <w:rPr>
          <w:rStyle w:val="enlighter-m3"/>
          <w:rFonts w:ascii="Maiandra GD" w:hAnsi="Maiandra GD" w:cs="Consolas"/>
          <w:color w:val="4284AE"/>
          <w:sz w:val="24"/>
          <w:szCs w:val="24"/>
          <w:bdr w:val="none" w:sz="0" w:space="0" w:color="auto" w:frame="1"/>
        </w:rPr>
        <w:t>TotalMarks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IDHashCode ^ NameHashCode ^ TotalMarksHashCode;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pass the </w:t>
      </w:r>
      <w:r w:rsidRPr="00D91B25">
        <w:rPr>
          <w:rStyle w:val="Strong"/>
          <w:rFonts w:ascii="Maiandra GD" w:hAnsi="Maiandra GD" w:cs="Arial"/>
          <w:color w:val="000000"/>
          <w:bdr w:val="none" w:sz="0" w:space="0" w:color="auto" w:frame="1"/>
        </w:rPr>
        <w:t>StudentComparer</w:t>
      </w:r>
      <w:r w:rsidRPr="00D91B25">
        <w:rPr>
          <w:rFonts w:ascii="Maiandra GD" w:hAnsi="Maiandra GD" w:cs="Arial"/>
          <w:color w:val="000000"/>
          <w:bdr w:val="none" w:sz="0" w:space="0" w:color="auto" w:frame="1"/>
        </w:rPr>
        <w:t> instance to the contains method as shown below.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375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//Createing Student Comparer Instance</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IsExistsMS = students.</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lastRenderedPageBreak/>
        <w:t>var</w:t>
      </w:r>
      <w:r w:rsidRPr="00D91B25">
        <w:rPr>
          <w:rStyle w:val="enlighter-text"/>
          <w:rFonts w:ascii="Maiandra GD" w:hAnsi="Maiandra GD" w:cs="Consolas"/>
          <w:color w:val="CFD5E0"/>
          <w:sz w:val="24"/>
          <w:szCs w:val="24"/>
          <w:bdr w:val="none" w:sz="0" w:space="0" w:color="auto" w:frame="1"/>
        </w:rPr>
        <w:t xml:space="preserve"> student1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TotalMarks = </w:t>
      </w:r>
      <w:r w:rsidRPr="00D91B25">
        <w:rPr>
          <w:rStyle w:val="enlighter-n1"/>
          <w:rFonts w:ascii="Maiandra GD" w:hAnsi="Maiandra GD" w:cs="Consolas"/>
          <w:color w:val="D19A66"/>
          <w:sz w:val="24"/>
          <w:szCs w:val="24"/>
          <w:bdr w:val="none" w:sz="0" w:space="0" w:color="auto" w:frame="1"/>
        </w:rPr>
        <w:t>275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IsExistsQS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Contains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student1,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IsExistsMS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263C69" w:rsidRPr="00D91B25" w:rsidRDefault="00263C69">
      <w:pPr>
        <w:pBdr>
          <w:bottom w:val="double" w:sz="6" w:space="1" w:color="auto"/>
        </w:pBdr>
        <w:rPr>
          <w:rFonts w:ascii="Maiandra GD" w:hAnsi="Maiandra GD"/>
          <w:sz w:val="24"/>
          <w:szCs w:val="24"/>
        </w:rPr>
      </w:pPr>
    </w:p>
    <w:p w:rsidR="00263C69" w:rsidRPr="00D91B25" w:rsidRDefault="00263C69" w:rsidP="00876500">
      <w:pPr>
        <w:pStyle w:val="Heading1"/>
        <w:spacing w:before="0" w:after="48"/>
        <w:textAlignment w:val="baseline"/>
        <w:rPr>
          <w:rFonts w:ascii="Maiandra GD" w:hAnsi="Maiandra GD" w:cs="Segoe UI"/>
          <w:color w:val="212529"/>
          <w:sz w:val="24"/>
          <w:szCs w:val="24"/>
        </w:rPr>
      </w:pPr>
      <w:r w:rsidRPr="00876500">
        <w:rPr>
          <w:rFonts w:ascii="Maiandra GD" w:hAnsi="Maiandra GD"/>
          <w:bCs w:val="0"/>
          <w:color w:val="3A3A3A"/>
          <w:sz w:val="24"/>
          <w:szCs w:val="24"/>
          <w:highlight w:val="yellow"/>
        </w:rPr>
        <w:t>Linq GroupBy in C#</w:t>
      </w:r>
      <w:r w:rsidR="00876500">
        <w:rPr>
          <w:rFonts w:ascii="Maiandra GD" w:hAnsi="Maiandra GD"/>
          <w:bCs w:val="0"/>
          <w:color w:val="3A3A3A"/>
          <w:sz w:val="24"/>
          <w:szCs w:val="24"/>
        </w:rPr>
        <w:t xml:space="preserve"> </w:t>
      </w:r>
    </w:p>
    <w:p w:rsidR="00263C69" w:rsidRPr="00D91B25" w:rsidRDefault="00263C69" w:rsidP="00263C69">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GroupBy in C# with Examples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GroupBy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179" w:history="1">
        <w:r w:rsidRPr="00D91B25">
          <w:rPr>
            <w:rStyle w:val="Strong"/>
            <w:rFonts w:ascii="Maiandra GD" w:hAnsi="Maiandra GD" w:cs="Arial"/>
            <w:color w:val="007BFF"/>
            <w:bdr w:val="none" w:sz="0" w:space="0" w:color="auto" w:frame="1"/>
          </w:rPr>
          <w:t>Linq Contains Method in C#</w:t>
        </w:r>
      </w:hyperlink>
      <w:r w:rsidRPr="00D91B25">
        <w:rPr>
          <w:rFonts w:ascii="Maiandra GD" w:hAnsi="Maiandra GD" w:cs="Arial"/>
          <w:color w:val="000000"/>
          <w:bdr w:val="none" w:sz="0" w:space="0" w:color="auto" w:frame="1"/>
        </w:rPr>
        <w:t> with examples. As part of this article, we will discuss the following pointers which are related to C# groupby.</w:t>
      </w:r>
    </w:p>
    <w:p w:rsidR="00263C69" w:rsidRPr="00D91B25" w:rsidRDefault="00263C69" w:rsidP="00263C69">
      <w:pPr>
        <w:numPr>
          <w:ilvl w:val="0"/>
          <w:numId w:val="5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GroupBy in C#?</w:t>
      </w:r>
    </w:p>
    <w:p w:rsidR="00263C69" w:rsidRPr="00D91B25" w:rsidRDefault="00263C69" w:rsidP="00263C69">
      <w:pPr>
        <w:numPr>
          <w:ilvl w:val="0"/>
          <w:numId w:val="5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Linq GroupBy Method using both Query and Method Syntax?</w:t>
      </w:r>
    </w:p>
    <w:p w:rsidR="00263C69" w:rsidRPr="00D91B25" w:rsidRDefault="00263C69" w:rsidP="00263C69">
      <w:pPr>
        <w:numPr>
          <w:ilvl w:val="0"/>
          <w:numId w:val="5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GroupBy Method along with OrderBy Method in C# using both Method and Query Syntax?</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GroupBy Method in C#?</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w:t>
      </w:r>
      <w:r w:rsidRPr="00D91B25">
        <w:rPr>
          <w:rFonts w:ascii="Maiandra GD" w:hAnsi="Maiandra GD" w:cs="Arial"/>
          <w:color w:val="000000"/>
          <w:bdr w:val="none" w:sz="0" w:space="0" w:color="auto" w:frame="1"/>
        </w:rPr>
        <w:t> </w:t>
      </w:r>
      <w:r w:rsidRPr="00D91B25">
        <w:rPr>
          <w:rStyle w:val="Strong"/>
          <w:rFonts w:ascii="Maiandra GD" w:hAnsi="Maiandra GD" w:cs="Arial"/>
          <w:color w:val="000000"/>
          <w:bdr w:val="none" w:sz="0" w:space="0" w:color="auto" w:frame="1"/>
        </w:rPr>
        <w:t>GroupBy in C#</w:t>
      </w:r>
      <w:r w:rsidRPr="00D91B25">
        <w:rPr>
          <w:rFonts w:ascii="Maiandra GD" w:hAnsi="Maiandra GD" w:cs="Arial"/>
          <w:color w:val="000000"/>
          <w:bdr w:val="none" w:sz="0" w:space="0" w:color="auto" w:frame="1"/>
        </w:rPr>
        <w:t> belongs to the Grouping Operators category and exactly does the same thing as the Group By clause does in SQL Query. This method takes a flat sequence of elements and then organizes the elements into groups (i.e. </w:t>
      </w:r>
      <w:r w:rsidRPr="00D91B25">
        <w:rPr>
          <w:rStyle w:val="Strong"/>
          <w:rFonts w:ascii="Maiandra GD" w:hAnsi="Maiandra GD" w:cs="Arial"/>
          <w:color w:val="000000"/>
          <w:bdr w:val="none" w:sz="0" w:space="0" w:color="auto" w:frame="1"/>
        </w:rPr>
        <w:t>IGrouping&lt;TKey, TSource&gt;</w:t>
      </w:r>
      <w:r w:rsidRPr="00D91B25">
        <w:rPr>
          <w:rFonts w:ascii="Maiandra GD" w:hAnsi="Maiandra GD" w:cs="Arial"/>
          <w:color w:val="000000"/>
          <w:bdr w:val="none" w:sz="0" w:space="0" w:color="auto" w:frame="1"/>
        </w:rPr>
        <w:t>) based on a given key.</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go the definition of </w:t>
      </w:r>
      <w:r w:rsidRPr="00D91B25">
        <w:rPr>
          <w:rStyle w:val="Strong"/>
          <w:rFonts w:ascii="Maiandra GD" w:hAnsi="Maiandra GD" w:cs="Arial"/>
          <w:color w:val="000000"/>
          <w:bdr w:val="none" w:sz="0" w:space="0" w:color="auto" w:frame="1"/>
        </w:rPr>
        <w:t>GroupBy</w:t>
      </w:r>
      <w:r w:rsidRPr="00D91B25">
        <w:rPr>
          <w:rFonts w:ascii="Maiandra GD" w:hAnsi="Maiandra GD" w:cs="Arial"/>
          <w:color w:val="000000"/>
          <w:bdr w:val="none" w:sz="0" w:space="0" w:color="auto" w:frame="1"/>
        </w:rPr>
        <w:t> method then you will see that it return an </w:t>
      </w:r>
      <w:r w:rsidRPr="00D91B25">
        <w:rPr>
          <w:rStyle w:val="Strong"/>
          <w:rFonts w:ascii="Maiandra GD" w:hAnsi="Maiandra GD" w:cs="Arial"/>
          <w:color w:val="000000"/>
          <w:bdr w:val="none" w:sz="0" w:space="0" w:color="auto" w:frame="1"/>
        </w:rPr>
        <w:t>IEnumerable&lt;IGrouping&lt;TKey, TSource&gt;&gt;</w:t>
      </w:r>
      <w:r w:rsidRPr="00D91B25">
        <w:rPr>
          <w:rFonts w:ascii="Maiandra GD" w:hAnsi="Maiandra GD" w:cs="Arial"/>
          <w:color w:val="000000"/>
          <w:bdr w:val="none" w:sz="0" w:space="0" w:color="auto" w:frame="1"/>
        </w:rPr>
        <w:t> where </w:t>
      </w:r>
      <w:r w:rsidRPr="00D91B25">
        <w:rPr>
          <w:rStyle w:val="Strong"/>
          <w:rFonts w:ascii="Maiandra GD" w:hAnsi="Maiandra GD" w:cs="Arial"/>
          <w:color w:val="000000"/>
          <w:bdr w:val="none" w:sz="0" w:space="0" w:color="auto" w:frame="1"/>
        </w:rPr>
        <w:t>TKey</w:t>
      </w:r>
      <w:r w:rsidRPr="00D91B25">
        <w:rPr>
          <w:rFonts w:ascii="Maiandra GD" w:hAnsi="Maiandra GD" w:cs="Arial"/>
          <w:color w:val="000000"/>
          <w:bdr w:val="none" w:sz="0" w:space="0" w:color="auto" w:frame="1"/>
        </w:rPr>
        <w:t> is nothing but the </w:t>
      </w:r>
      <w:r w:rsidRPr="00D91B25">
        <w:rPr>
          <w:rStyle w:val="Strong"/>
          <w:rFonts w:ascii="Maiandra GD" w:hAnsi="Maiandra GD" w:cs="Arial"/>
          <w:color w:val="000000"/>
          <w:bdr w:val="none" w:sz="0" w:space="0" w:color="auto" w:frame="1"/>
        </w:rPr>
        <w:t>Key</w:t>
      </w:r>
      <w:r w:rsidRPr="00D91B25">
        <w:rPr>
          <w:rFonts w:ascii="Maiandra GD" w:hAnsi="Maiandra GD" w:cs="Arial"/>
          <w:color w:val="000000"/>
          <w:bdr w:val="none" w:sz="0" w:space="0" w:color="auto" w:frame="1"/>
        </w:rPr>
        <w:t> value on which the grouping has been formed and </w:t>
      </w:r>
      <w:r w:rsidRPr="00D91B25">
        <w:rPr>
          <w:rStyle w:val="Strong"/>
          <w:rFonts w:ascii="Maiandra GD" w:hAnsi="Maiandra GD" w:cs="Arial"/>
          <w:color w:val="000000"/>
          <w:bdr w:val="none" w:sz="0" w:space="0" w:color="auto" w:frame="1"/>
        </w:rPr>
        <w:t>TSource</w:t>
      </w:r>
      <w:r w:rsidRPr="00D91B25">
        <w:rPr>
          <w:rFonts w:ascii="Maiandra GD" w:hAnsi="Maiandra GD" w:cs="Arial"/>
          <w:color w:val="000000"/>
          <w:bdr w:val="none" w:sz="0" w:space="0" w:color="auto" w:frame="1"/>
        </w:rPr>
        <w:t> is the collection of elements that matches the grouping key value. If this is not clear at the moment then don’t worry, let us try to understand this with some examples.</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Helper class used in this demo:</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first create a helper class file with the name Student.cs and then copy and paste the following code in it.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Barnch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Age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"Tina"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1009</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"Celina"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1010</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organizes the students into groups based on their branch (i.e. branch will act as the key). That means students with the same branch will be stored in the same group where each group having a key and an inner collection. Here, the key will be branch and the collection will be the student belongs to that particular branch.</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Please go through the comment line which is self-explained.</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GroupBy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IGrouping</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 Student</w:t>
      </w:r>
      <w:r w:rsidRPr="00D91B25">
        <w:rPr>
          <w:rStyle w:val="enlighter-g1"/>
          <w:rFonts w:ascii="Maiandra GD" w:hAnsi="Maiandra GD" w:cs="Consolas"/>
          <w:b/>
          <w:bCs/>
          <w:color w:val="6B7C8B"/>
          <w:sz w:val="24"/>
          <w:szCs w:val="24"/>
          <w:bdr w:val="none" w:sz="0" w:space="0" w:color="auto" w:frame="1"/>
        </w:rPr>
        <w:t>&gt;&gt;</w:t>
      </w:r>
      <w:r w:rsidRPr="00D91B25">
        <w:rPr>
          <w:rStyle w:val="enlighter-text"/>
          <w:rFonts w:ascii="Maiandra GD" w:hAnsi="Maiandra GD" w:cs="Consolas"/>
          <w:color w:val="CFD5E0"/>
          <w:sz w:val="24"/>
          <w:szCs w:val="24"/>
          <w:bdr w:val="none" w:sz="0" w:space="0" w:color="auto" w:frame="1"/>
        </w:rPr>
        <w:t xml:space="preserve"> GroupByQS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0"/>
          <w:rFonts w:ascii="Maiandra GD" w:hAnsi="Maiandra GD" w:cs="Consolas"/>
          <w:b/>
          <w:bCs/>
          <w:color w:val="D171DD"/>
          <w:sz w:val="24"/>
          <w:szCs w:val="24"/>
          <w:bdr w:val="none" w:sz="0" w:space="0" w:color="auto" w:frame="1"/>
        </w:rPr>
        <w:t>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will iterate through each groups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GroupByMS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 "</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//Iterate through each student of a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Age: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Age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Gender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731895" cy="2413635"/>
            <wp:effectExtent l="19050" t="0" r="1905" b="0"/>
            <wp:docPr id="265" name="Picture 265" descr="Linq GroupBy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Linq GroupBy Method in C#"/>
                    <pic:cNvPicPr>
                      <a:picLocks noChangeAspect="1" noChangeArrowheads="1"/>
                    </pic:cNvPicPr>
                  </pic:nvPicPr>
                  <pic:blipFill>
                    <a:blip r:embed="rId180"/>
                    <a:srcRect/>
                    <a:stretch>
                      <a:fillRect/>
                    </a:stretch>
                  </pic:blipFill>
                  <pic:spPr bwMode="auto">
                    <a:xfrm>
                      <a:off x="0" y="0"/>
                      <a:ext cx="3731895" cy="2413635"/>
                    </a:xfrm>
                    <a:prstGeom prst="rect">
                      <a:avLst/>
                    </a:prstGeom>
                    <a:noFill/>
                    <a:ln w="9525">
                      <a:noFill/>
                      <a:miter lim="800000"/>
                      <a:headEnd/>
                      <a:tailEnd/>
                    </a:ln>
                  </pic:spPr>
                </pic:pic>
              </a:graphicData>
            </a:graphic>
          </wp:inline>
        </w:drawing>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Each group has a key and you can access the key-value by using the key property. Along the same line, you can use the count property to check how many elements are there in that group.</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get the employees by Gender. But here we first sort the data by Gender in descending order and then sort the student by their name in ascending order.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GroupBy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//First sorting the data based on key in Descending Order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w:t>
      </w:r>
      <w:r w:rsidRPr="00D91B25">
        <w:rPr>
          <w:rStyle w:val="enlighter-m3"/>
          <w:rFonts w:ascii="Maiandra GD" w:hAnsi="Maiandra GD" w:cs="Consolas"/>
          <w:color w:val="4284AE"/>
          <w:sz w:val="24"/>
          <w:szCs w:val="24"/>
          <w:bdr w:val="none" w:sz="0" w:space="0" w:color="auto" w:frame="1"/>
        </w:rPr>
        <w:t>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Key = std.</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//Sorting the data based on name in descending order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std.</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GroupByQS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0"/>
          <w:rFonts w:ascii="Maiandra GD" w:hAnsi="Maiandra GD" w:cs="Consolas"/>
          <w:b/>
          <w:bCs/>
          <w:color w:val="D171DD"/>
          <w:sz w:val="24"/>
          <w:szCs w:val="24"/>
          <w:bdr w:val="none" w:sz="0" w:space="0" w:color="auto" w:frame="1"/>
        </w:rPr>
        <w:t>by</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stdGroup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Key = 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stdGroup.</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will iterate through each groups</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GroupByQS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 : "</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//Iterate through each student of a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Age: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Age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509010" cy="2434590"/>
            <wp:effectExtent l="19050" t="0" r="0" b="0"/>
            <wp:docPr id="266" name="Picture 266" descr="GroupBy in Linq With OrderBy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GroupBy in Linq With OrderBy Operator"/>
                    <pic:cNvPicPr>
                      <a:picLocks noChangeAspect="1" noChangeArrowheads="1"/>
                    </pic:cNvPicPr>
                  </pic:nvPicPr>
                  <pic:blipFill>
                    <a:blip r:embed="rId181"/>
                    <a:srcRect/>
                    <a:stretch>
                      <a:fillRect/>
                    </a:stretch>
                  </pic:blipFill>
                  <pic:spPr bwMode="auto">
                    <a:xfrm>
                      <a:off x="0" y="0"/>
                      <a:ext cx="3509010" cy="2434590"/>
                    </a:xfrm>
                    <a:prstGeom prst="rect">
                      <a:avLst/>
                    </a:prstGeom>
                    <a:noFill/>
                    <a:ln w="9525">
                      <a:noFill/>
                      <a:miter lim="800000"/>
                      <a:headEnd/>
                      <a:tailEnd/>
                    </a:ln>
                  </pic:spPr>
                </pic:pic>
              </a:graphicData>
            </a:graphic>
          </wp:inline>
        </w:drawing>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Here the result is projected to an anonymous type.</w:t>
      </w:r>
    </w:p>
    <w:p w:rsidR="00263C69" w:rsidRPr="00D91B25" w:rsidRDefault="00263C69">
      <w:pPr>
        <w:pBdr>
          <w:bottom w:val="double" w:sz="6" w:space="1" w:color="auto"/>
        </w:pBdr>
        <w:rPr>
          <w:rFonts w:ascii="Maiandra GD" w:hAnsi="Maiandra GD"/>
          <w:sz w:val="24"/>
          <w:szCs w:val="24"/>
        </w:rPr>
      </w:pPr>
    </w:p>
    <w:p w:rsidR="00263C69" w:rsidRPr="00D91B25" w:rsidRDefault="00263C69" w:rsidP="00876500">
      <w:pPr>
        <w:pStyle w:val="Heading1"/>
        <w:spacing w:before="0" w:after="48"/>
        <w:textAlignment w:val="baseline"/>
        <w:rPr>
          <w:rFonts w:ascii="Maiandra GD" w:hAnsi="Maiandra GD" w:cs="Segoe UI"/>
          <w:b w:val="0"/>
          <w:bCs w:val="0"/>
          <w:color w:val="3A3A3A"/>
          <w:sz w:val="24"/>
          <w:szCs w:val="24"/>
        </w:rPr>
      </w:pPr>
      <w:r w:rsidRPr="00876500">
        <w:rPr>
          <w:rFonts w:ascii="Maiandra GD" w:hAnsi="Maiandra GD"/>
          <w:bCs w:val="0"/>
          <w:color w:val="3A3A3A"/>
          <w:sz w:val="24"/>
          <w:szCs w:val="24"/>
          <w:highlight w:val="yellow"/>
        </w:rPr>
        <w:t>GroupBy By Multiple Keys in Linq</w:t>
      </w:r>
      <w:r w:rsidR="00876500">
        <w:rPr>
          <w:rFonts w:ascii="Maiandra GD" w:hAnsi="Maiandra GD"/>
          <w:bCs w:val="0"/>
          <w:color w:val="3A3A3A"/>
          <w:sz w:val="24"/>
          <w:szCs w:val="24"/>
        </w:rPr>
        <w:t xml:space="preserve"> </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GroupBy By Multiple Keys in Linq</w:t>
      </w:r>
      <w:r w:rsidRPr="00D91B25">
        <w:rPr>
          <w:rFonts w:ascii="Maiandra GD" w:hAnsi="Maiandra GD" w:cs="Arial"/>
          <w:color w:val="000000"/>
          <w:bdr w:val="none" w:sz="0" w:space="0" w:color="auto" w:frame="1"/>
        </w:rPr>
        <w:t xml:space="preserve"> using C# with some examples. Please read our previous article before proceeding to this article where </w:t>
      </w:r>
      <w:r w:rsidRPr="00D91B25">
        <w:rPr>
          <w:rFonts w:ascii="Maiandra GD" w:hAnsi="Maiandra GD" w:cs="Arial"/>
          <w:color w:val="000000"/>
          <w:bdr w:val="none" w:sz="0" w:space="0" w:color="auto" w:frame="1"/>
        </w:rPr>
        <w:lastRenderedPageBreak/>
        <w:t>we discussed the </w:t>
      </w:r>
      <w:hyperlink r:id="rId182" w:history="1">
        <w:r w:rsidRPr="00D91B25">
          <w:rPr>
            <w:rStyle w:val="Strong"/>
            <w:rFonts w:ascii="Maiandra GD" w:hAnsi="Maiandra GD" w:cs="Arial"/>
            <w:color w:val="007BFF"/>
            <w:bdr w:val="none" w:sz="0" w:space="0" w:color="auto" w:frame="1"/>
          </w:rPr>
          <w:t>Linq GroupBy Method in C#</w:t>
        </w:r>
      </w:hyperlink>
      <w:r w:rsidRPr="00D91B25">
        <w:rPr>
          <w:rFonts w:ascii="Maiandra GD" w:hAnsi="Maiandra GD" w:cs="Arial"/>
          <w:color w:val="000000"/>
          <w:bdr w:val="none" w:sz="0" w:space="0" w:color="auto" w:frame="1"/>
        </w:rPr>
        <w:t> with examples in C#. As part of this article, we will discuss the following pointers.</w:t>
      </w:r>
    </w:p>
    <w:p w:rsidR="00263C69" w:rsidRPr="00D91B25" w:rsidRDefault="00263C69" w:rsidP="00263C69">
      <w:pPr>
        <w:numPr>
          <w:ilvl w:val="0"/>
          <w:numId w:val="53"/>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Why do we need to group the data based on multiple keys?</w:t>
      </w:r>
    </w:p>
    <w:p w:rsidR="00263C69" w:rsidRPr="00D91B25" w:rsidRDefault="00263C69" w:rsidP="00263C69">
      <w:pPr>
        <w:numPr>
          <w:ilvl w:val="0"/>
          <w:numId w:val="53"/>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Linq GroupBy Method with Multiple Keys in C#?</w:t>
      </w:r>
    </w:p>
    <w:p w:rsidR="00263C69" w:rsidRPr="00D91B25" w:rsidRDefault="00263C69" w:rsidP="00263C69">
      <w:pPr>
        <w:numPr>
          <w:ilvl w:val="0"/>
          <w:numId w:val="53"/>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both Method and Query Syntax.</w:t>
      </w:r>
    </w:p>
    <w:p w:rsidR="00263C69" w:rsidRPr="00D91B25" w:rsidRDefault="00263C69" w:rsidP="00263C69">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Why do we need to group the data based on Multiple keys?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real-time applications, we need to group the data based on multiple keys. So in this article, we will see how to group the data based on multiple keys. But before that, you just need to remember one thing that when you are using multiple keys in Group By operator then the data returned is an anonymous type.</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Student Helper Class: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use the following Student class. Please create a class with the name Student and then copy and paste the following code in it.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Barnch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Age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"Tina"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1009</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"Celina"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1010</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w:t>
      </w:r>
      <w:r w:rsidRPr="00D91B25">
        <w:rPr>
          <w:rFonts w:ascii="Maiandra GD" w:hAnsi="Maiandra GD" w:cs="Arial"/>
          <w:b w:val="0"/>
          <w:bCs w:val="0"/>
          <w:color w:val="000000"/>
          <w:sz w:val="24"/>
          <w:szCs w:val="24"/>
          <w:bdr w:val="none" w:sz="0" w:space="0" w:color="auto" w:frame="1"/>
        </w:rPr>
        <w:t> </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group the students first by </w:t>
      </w:r>
      <w:r w:rsidRPr="00D91B25">
        <w:rPr>
          <w:rStyle w:val="Strong"/>
          <w:rFonts w:ascii="Maiandra GD" w:hAnsi="Maiandra GD" w:cs="Arial"/>
          <w:color w:val="000000"/>
          <w:bdr w:val="none" w:sz="0" w:space="0" w:color="auto" w:frame="1"/>
        </w:rPr>
        <w:t>Branch </w:t>
      </w:r>
      <w:r w:rsidRPr="00D91B25">
        <w:rPr>
          <w:rFonts w:ascii="Maiandra GD" w:hAnsi="Maiandra GD" w:cs="Arial"/>
          <w:color w:val="000000"/>
          <w:bdr w:val="none" w:sz="0" w:space="0" w:color="auto" w:frame="1"/>
        </w:rPr>
        <w:t>and then by </w:t>
      </w:r>
      <w:r w:rsidRPr="00D91B25">
        <w:rPr>
          <w:rStyle w:val="Strong"/>
          <w:rFonts w:ascii="Maiandra GD" w:hAnsi="Maiandra GD" w:cs="Arial"/>
          <w:color w:val="000000"/>
          <w:bdr w:val="none" w:sz="0" w:space="0" w:color="auto" w:frame="1"/>
        </w:rPr>
        <w:t>Gender</w:t>
      </w:r>
      <w:r w:rsidRPr="00D91B25">
        <w:rPr>
          <w:rFonts w:ascii="Maiandra GD" w:hAnsi="Maiandra GD" w:cs="Arial"/>
          <w:color w:val="000000"/>
          <w:bdr w:val="none" w:sz="0" w:space="0" w:color="auto" w:frame="1"/>
        </w:rPr>
        <w:t>. The student groups first sorted by </w:t>
      </w:r>
      <w:r w:rsidRPr="00D91B25">
        <w:rPr>
          <w:rStyle w:val="Strong"/>
          <w:rFonts w:ascii="Maiandra GD" w:hAnsi="Maiandra GD" w:cs="Arial"/>
          <w:color w:val="000000"/>
          <w:bdr w:val="none" w:sz="0" w:space="0" w:color="auto" w:frame="1"/>
        </w:rPr>
        <w:t>Branch in descending order </w:t>
      </w:r>
      <w:r w:rsidRPr="00D91B25">
        <w:rPr>
          <w:rFonts w:ascii="Maiandra GD" w:hAnsi="Maiandra GD" w:cs="Arial"/>
          <w:color w:val="000000"/>
          <w:bdr w:val="none" w:sz="0" w:space="0" w:color="auto" w:frame="1"/>
        </w:rPr>
        <w:t>and then by </w:t>
      </w:r>
      <w:r w:rsidRPr="00D91B25">
        <w:rPr>
          <w:rStyle w:val="Strong"/>
          <w:rFonts w:ascii="Maiandra GD" w:hAnsi="Maiandra GD" w:cs="Arial"/>
          <w:color w:val="000000"/>
          <w:bdr w:val="none" w:sz="0" w:space="0" w:color="auto" w:frame="1"/>
        </w:rPr>
        <w:t>Gender in ascending order</w:t>
      </w:r>
      <w:r w:rsidRPr="00D91B25">
        <w:rPr>
          <w:rFonts w:ascii="Maiandra GD" w:hAnsi="Maiandra GD" w:cs="Arial"/>
          <w:color w:val="000000"/>
          <w:bdr w:val="none" w:sz="0" w:space="0" w:color="auto" w:frame="1"/>
        </w:rPr>
        <w:t>. Finally, the students in each group are sorted by their </w:t>
      </w:r>
      <w:r w:rsidRPr="00D91B25">
        <w:rPr>
          <w:rStyle w:val="Strong"/>
          <w:rFonts w:ascii="Maiandra GD" w:hAnsi="Maiandra GD" w:cs="Arial"/>
          <w:color w:val="000000"/>
          <w:bdr w:val="none" w:sz="0" w:space="0" w:color="auto" w:frame="1"/>
        </w:rPr>
        <w:t>names in ascending order</w:t>
      </w:r>
      <w:r w:rsidRPr="00D91B25">
        <w:rPr>
          <w:rFonts w:ascii="Maiandra GD" w:hAnsi="Maiandra GD" w:cs="Arial"/>
          <w:color w:val="000000"/>
          <w:bdr w:val="none" w:sz="0" w:space="0" w:color="auto" w:frame="1"/>
        </w:rPr>
        <w:t>. </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GroupByMultipleKeysMS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GroupBy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ThenBy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Branch =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g.</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GroupByMultipleKeysQS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group</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0"/>
          <w:rFonts w:ascii="Maiandra GD" w:hAnsi="Maiandra GD" w:cs="Consolas"/>
          <w:b/>
          <w:bCs/>
          <w:color w:val="D171DD"/>
          <w:sz w:val="24"/>
          <w:szCs w:val="24"/>
          <w:bdr w:val="none" w:sz="0" w:space="0" w:color="auto" w:frame="1"/>
        </w:rPr>
        <w:t>by</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w:t>
      </w:r>
      <w:r w:rsidRPr="00D91B25">
        <w:rPr>
          <w:rStyle w:val="enlighter-m3"/>
          <w:rFonts w:ascii="Maiandra GD" w:hAnsi="Maiandra GD" w:cs="Consolas"/>
          <w:color w:val="4284AE"/>
          <w:sz w:val="24"/>
          <w:szCs w:val="24"/>
          <w:bdr w:val="none" w:sz="0" w:space="0" w:color="auto" w:frame="1"/>
        </w:rPr>
        <w:t>Gender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stdGroup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orderby</w:t>
      </w:r>
      <w:r w:rsidRPr="00D91B25">
        <w:rPr>
          <w:rStyle w:val="enlighter-text"/>
          <w:rFonts w:ascii="Maiandra GD" w:hAnsi="Maiandra GD" w:cs="Consolas"/>
          <w:color w:val="CFD5E0"/>
          <w:sz w:val="24"/>
          <w:szCs w:val="24"/>
          <w:bdr w:val="none" w:sz="0" w:space="0" w:color="auto" w:frame="1"/>
        </w:rPr>
        <w:t xml:space="preserve"> 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descending</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ascending</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Branch = 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stdGroup.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stdGroup.</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will iterate through each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GroupByMultipleKeysQS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"Barnch : </w:t>
      </w:r>
      <w:r w:rsidRPr="00D91B25">
        <w:rPr>
          <w:rStyle w:val="enlighter-s3"/>
          <w:rFonts w:ascii="Maiandra GD" w:hAnsi="Maiandra GD" w:cs="Consolas"/>
          <w:color w:val="7CC379"/>
          <w:sz w:val="24"/>
          <w:szCs w:val="24"/>
          <w:bdr w:val="none" w:sz="0" w:space="0" w:color="auto" w:frame="1"/>
        </w:rPr>
        <w:t>{group.Branch}</w:t>
      </w:r>
      <w:r w:rsidRPr="00D91B25">
        <w:rPr>
          <w:rStyle w:val="enlighter-s0"/>
          <w:rFonts w:ascii="Maiandra GD" w:hAnsi="Maiandra GD" w:cs="Consolas"/>
          <w:color w:val="7CC379"/>
          <w:sz w:val="24"/>
          <w:szCs w:val="24"/>
          <w:bdr w:val="none" w:sz="0" w:space="0" w:color="auto" w:frame="1"/>
        </w:rPr>
        <w:t xml:space="preserve"> Gender: </w:t>
      </w:r>
      <w:r w:rsidRPr="00D91B25">
        <w:rPr>
          <w:rStyle w:val="enlighter-s3"/>
          <w:rFonts w:ascii="Maiandra GD" w:hAnsi="Maiandra GD" w:cs="Consolas"/>
          <w:color w:val="7CC379"/>
          <w:sz w:val="24"/>
          <w:szCs w:val="24"/>
          <w:bdr w:val="none" w:sz="0" w:space="0" w:color="auto" w:frame="1"/>
        </w:rPr>
        <w:t>{group.Gender}</w:t>
      </w:r>
      <w:r w:rsidRPr="00D91B25">
        <w:rPr>
          <w:rStyle w:val="enlighter-s0"/>
          <w:rFonts w:ascii="Maiandra GD" w:hAnsi="Maiandra GD" w:cs="Consolas"/>
          <w:color w:val="7CC379"/>
          <w:sz w:val="24"/>
          <w:szCs w:val="24"/>
          <w:bdr w:val="none" w:sz="0" w:space="0" w:color="auto" w:frame="1"/>
        </w:rPr>
        <w:t xml:space="preserve"> No of Students = </w:t>
      </w:r>
      <w:r w:rsidRPr="00D91B25">
        <w:rPr>
          <w:rStyle w:val="enlighter-s3"/>
          <w:rFonts w:ascii="Maiandra GD" w:hAnsi="Maiandra GD" w:cs="Consolas"/>
          <w:color w:val="7CC379"/>
          <w:sz w:val="24"/>
          <w:szCs w:val="24"/>
          <w:bdr w:val="none" w:sz="0" w:space="0" w:color="auto" w:frame="1"/>
        </w:rPr>
        <w:t>{group.Students.Count()}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will iterate through each item of a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 xml:space="preserve">, Age: </w:t>
      </w:r>
      <w:r w:rsidRPr="00D91B25">
        <w:rPr>
          <w:rStyle w:val="enlighter-s3"/>
          <w:rFonts w:ascii="Maiandra GD" w:hAnsi="Maiandra GD" w:cs="Consolas"/>
          <w:color w:val="7CC379"/>
          <w:sz w:val="24"/>
          <w:szCs w:val="24"/>
          <w:bdr w:val="none" w:sz="0" w:space="0" w:color="auto" w:frame="1"/>
        </w:rPr>
        <w:t>{student.Age}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327525" cy="3413125"/>
            <wp:effectExtent l="19050" t="0" r="0" b="0"/>
            <wp:docPr id="269" name="Picture 269" descr="GroupBy By Multiple Key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GroupBy By Multiple Keys in Linq"/>
                    <pic:cNvPicPr>
                      <a:picLocks noChangeAspect="1" noChangeArrowheads="1"/>
                    </pic:cNvPicPr>
                  </pic:nvPicPr>
                  <pic:blipFill>
                    <a:blip r:embed="rId183"/>
                    <a:srcRect/>
                    <a:stretch>
                      <a:fillRect/>
                    </a:stretch>
                  </pic:blipFill>
                  <pic:spPr bwMode="auto">
                    <a:xfrm>
                      <a:off x="0" y="0"/>
                      <a:ext cx="4327525" cy="3413125"/>
                    </a:xfrm>
                    <a:prstGeom prst="rect">
                      <a:avLst/>
                    </a:prstGeom>
                    <a:noFill/>
                    <a:ln w="9525">
                      <a:noFill/>
                      <a:miter lim="800000"/>
                      <a:headEnd/>
                      <a:tailEnd/>
                    </a:ln>
                  </pic:spPr>
                </pic:pic>
              </a:graphicData>
            </a:graphic>
          </wp:inline>
        </w:drawing>
      </w:r>
    </w:p>
    <w:p w:rsidR="00876500" w:rsidRPr="00D91B25" w:rsidRDefault="00876500" w:rsidP="00263C69">
      <w:pPr>
        <w:pStyle w:val="NormalWeb"/>
        <w:shd w:val="clear" w:color="auto" w:fill="FFFFFF"/>
        <w:spacing w:before="0" w:beforeAutospacing="0" w:after="0" w:afterAutospacing="0"/>
        <w:jc w:val="both"/>
        <w:textAlignment w:val="baseline"/>
        <w:rPr>
          <w:rFonts w:ascii="Maiandra GD" w:hAnsi="Maiandra GD" w:cs="Segoe UI"/>
          <w:color w:val="212529"/>
        </w:rPr>
      </w:pPr>
    </w:p>
    <w:p w:rsidR="00263C69" w:rsidRPr="00D91B25" w:rsidRDefault="00263C69">
      <w:pPr>
        <w:pBdr>
          <w:bottom w:val="double" w:sz="6" w:space="1" w:color="auto"/>
        </w:pBdr>
        <w:rPr>
          <w:rFonts w:ascii="Maiandra GD" w:hAnsi="Maiandra GD"/>
          <w:sz w:val="24"/>
          <w:szCs w:val="24"/>
        </w:rPr>
      </w:pPr>
    </w:p>
    <w:p w:rsidR="00263C69" w:rsidRPr="00D91B25" w:rsidRDefault="00263C69" w:rsidP="00876500">
      <w:pPr>
        <w:pStyle w:val="Heading1"/>
        <w:spacing w:before="0" w:after="48"/>
        <w:textAlignment w:val="baseline"/>
        <w:rPr>
          <w:rFonts w:ascii="Maiandra GD" w:hAnsi="Maiandra GD" w:cs="Segoe UI"/>
          <w:color w:val="212529"/>
          <w:sz w:val="24"/>
          <w:szCs w:val="24"/>
        </w:rPr>
      </w:pPr>
      <w:r w:rsidRPr="00876500">
        <w:rPr>
          <w:rFonts w:ascii="Maiandra GD" w:hAnsi="Maiandra GD"/>
          <w:bCs w:val="0"/>
          <w:color w:val="3A3A3A"/>
          <w:sz w:val="24"/>
          <w:szCs w:val="24"/>
          <w:highlight w:val="yellow"/>
        </w:rPr>
        <w:t>Linq ToLookup Method in C#</w:t>
      </w:r>
      <w:r w:rsidR="00876500">
        <w:rPr>
          <w:rFonts w:ascii="Maiandra GD" w:hAnsi="Maiandra GD"/>
          <w:bCs w:val="0"/>
          <w:color w:val="3A3A3A"/>
          <w:sz w:val="24"/>
          <w:szCs w:val="24"/>
        </w:rPr>
        <w:t xml:space="preserve"> </w:t>
      </w:r>
    </w:p>
    <w:p w:rsidR="00263C69" w:rsidRPr="00D91B25" w:rsidRDefault="00263C69" w:rsidP="00263C69">
      <w:pPr>
        <w:pStyle w:val="Heading2"/>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ToLookup Method in C# with example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ToLookup Method in C#</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184" w:history="1">
        <w:r w:rsidRPr="00D91B25">
          <w:rPr>
            <w:rStyle w:val="Strong"/>
            <w:rFonts w:ascii="Maiandra GD" w:hAnsi="Maiandra GD" w:cs="Arial"/>
            <w:color w:val="007BFF"/>
            <w:bdr w:val="none" w:sz="0" w:space="0" w:color="auto" w:frame="1"/>
          </w:rPr>
          <w:t>Linq GroupBy Operator with Multiple Keys</w:t>
        </w:r>
      </w:hyperlink>
      <w:r w:rsidRPr="00D91B25">
        <w:rPr>
          <w:rFonts w:ascii="Maiandra GD" w:hAnsi="Maiandra GD" w:cs="Arial"/>
          <w:color w:val="000000"/>
          <w:bdr w:val="none" w:sz="0" w:space="0" w:color="auto" w:frame="1"/>
        </w:rPr>
        <w:t> with some examples. As part of this article, we are going to discuss the following pointers.</w:t>
      </w:r>
    </w:p>
    <w:p w:rsidR="00263C69" w:rsidRPr="00D91B25" w:rsidRDefault="00263C69" w:rsidP="00263C69">
      <w:pPr>
        <w:numPr>
          <w:ilvl w:val="0"/>
          <w:numId w:val="5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Linq ToLookup Method?</w:t>
      </w:r>
    </w:p>
    <w:p w:rsidR="00263C69" w:rsidRPr="00D91B25" w:rsidRDefault="00263C69" w:rsidP="00263C69">
      <w:pPr>
        <w:numPr>
          <w:ilvl w:val="0"/>
          <w:numId w:val="5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lastRenderedPageBreak/>
        <w:t>Examples of using the ToLookup method in C# using bothe Method and Query Syntax.</w:t>
      </w:r>
    </w:p>
    <w:p w:rsidR="00263C69" w:rsidRPr="00D91B25" w:rsidRDefault="00263C69" w:rsidP="00263C69">
      <w:pPr>
        <w:numPr>
          <w:ilvl w:val="0"/>
          <w:numId w:val="5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ToLookup method with the OrderBy method?</w:t>
      </w:r>
    </w:p>
    <w:p w:rsidR="00263C69" w:rsidRPr="00D91B25" w:rsidRDefault="00263C69" w:rsidP="00263C69">
      <w:pPr>
        <w:numPr>
          <w:ilvl w:val="0"/>
          <w:numId w:val="5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How to use the Linq ToLookup method in C# with Multiple Keys in C#?</w:t>
      </w:r>
    </w:p>
    <w:p w:rsidR="00263C69" w:rsidRPr="00D91B25" w:rsidRDefault="00263C69" w:rsidP="00263C69">
      <w:pPr>
        <w:numPr>
          <w:ilvl w:val="0"/>
          <w:numId w:val="54"/>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the difference between ToLookup and GroupBy method in Linq?</w:t>
      </w:r>
    </w:p>
    <w:p w:rsidR="00263C69" w:rsidRPr="00D91B25" w:rsidRDefault="00263C69" w:rsidP="00263C69">
      <w:pPr>
        <w:pStyle w:val="Heading5"/>
        <w:shd w:val="clear" w:color="auto" w:fill="FFFFFF"/>
        <w:spacing w:before="0" w:beforeAutospacing="0" w:after="0" w:afterAutospacing="0"/>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ToLookup Operator?</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Linq ToLookup Method in C#</w:t>
      </w:r>
      <w:r w:rsidRPr="00D91B25">
        <w:rPr>
          <w:rFonts w:ascii="Maiandra GD" w:hAnsi="Maiandra GD" w:cs="Arial"/>
          <w:color w:val="000000"/>
          <w:bdr w:val="none" w:sz="0" w:space="0" w:color="auto" w:frame="1"/>
        </w:rPr>
        <w:t> exactly does the same thing as the </w:t>
      </w:r>
      <w:r w:rsidRPr="00D91B25">
        <w:rPr>
          <w:rStyle w:val="Strong"/>
          <w:rFonts w:ascii="Maiandra GD" w:hAnsi="Maiandra GD" w:cs="Arial"/>
          <w:color w:val="000000"/>
          <w:bdr w:val="none" w:sz="0" w:space="0" w:color="auto" w:frame="1"/>
        </w:rPr>
        <w:t>GroupBy Operator does in Linq</w:t>
      </w:r>
      <w:r w:rsidRPr="00D91B25">
        <w:rPr>
          <w:rFonts w:ascii="Maiandra GD" w:hAnsi="Maiandra GD" w:cs="Arial"/>
          <w:color w:val="000000"/>
          <w:bdr w:val="none" w:sz="0" w:space="0" w:color="auto" w:frame="1"/>
        </w:rPr>
        <w:t>. The only difference between these two methods is the GroupBy method uses deferred execution whereas the execution of the ToLookup method is immediate. Please read the following article to understand what is Deferred and Immediate Execution in Linq queries.</w:t>
      </w:r>
    </w:p>
    <w:p w:rsidR="00263C69" w:rsidRPr="00D91B25" w:rsidRDefault="00B02BF5" w:rsidP="00263C69">
      <w:pPr>
        <w:pStyle w:val="NormalWeb"/>
        <w:shd w:val="clear" w:color="auto" w:fill="FFFFFF"/>
        <w:spacing w:before="0" w:beforeAutospacing="0" w:after="0" w:afterAutospacing="0"/>
        <w:textAlignment w:val="baseline"/>
        <w:rPr>
          <w:rFonts w:ascii="Maiandra GD" w:hAnsi="Maiandra GD" w:cs="Segoe UI"/>
          <w:color w:val="212529"/>
        </w:rPr>
      </w:pPr>
      <w:hyperlink r:id="rId185" w:history="1">
        <w:r w:rsidR="00263C69" w:rsidRPr="00D91B25">
          <w:rPr>
            <w:rStyle w:val="Hyperlink"/>
            <w:rFonts w:ascii="Maiandra GD" w:hAnsi="Maiandra GD" w:cs="Arial"/>
            <w:b/>
            <w:bCs/>
            <w:color w:val="007BFF"/>
            <w:bdr w:val="none" w:sz="0" w:space="0" w:color="auto" w:frame="1"/>
          </w:rPr>
          <w:t>Deferred Execution VS Immediate Execution in C#.</w:t>
        </w:r>
      </w:hyperlink>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Student Helper class:</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use the following Student Helper class in this demo. Please create a class file and then just copy and paste the following code in it.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Gender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Barnch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Age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"Tina"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"CSE"</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1009</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"Celina"</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"Female"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1010</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Gender = </w:t>
      </w:r>
      <w:r w:rsidRPr="00D91B25">
        <w:rPr>
          <w:rStyle w:val="enlighter-s0"/>
          <w:rFonts w:ascii="Maiandra GD" w:hAnsi="Maiandra GD" w:cs="Consolas"/>
          <w:color w:val="7CC379"/>
          <w:sz w:val="24"/>
          <w:szCs w:val="24"/>
          <w:bdr w:val="none" w:sz="0" w:space="0" w:color="auto" w:frame="1"/>
        </w:rPr>
        <w:t>"Male"</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Barnch = </w:t>
      </w:r>
      <w:r w:rsidRPr="00D91B25">
        <w:rPr>
          <w:rStyle w:val="enlighter-s0"/>
          <w:rFonts w:ascii="Maiandra GD" w:hAnsi="Maiandra GD" w:cs="Consolas"/>
          <w:color w:val="7CC379"/>
          <w:sz w:val="24"/>
          <w:szCs w:val="24"/>
          <w:bdr w:val="none" w:sz="0" w:space="0" w:color="auto" w:frame="1"/>
        </w:rPr>
        <w:t>"ETC"</w:t>
      </w:r>
      <w:r w:rsidRPr="00D91B25">
        <w:rPr>
          <w:rStyle w:val="enlighter-text"/>
          <w:rFonts w:ascii="Maiandra GD" w:hAnsi="Maiandra GD" w:cs="Consolas"/>
          <w:color w:val="CFD5E0"/>
          <w:sz w:val="24"/>
          <w:szCs w:val="24"/>
          <w:bdr w:val="none" w:sz="0" w:space="0" w:color="auto" w:frame="1"/>
        </w:rPr>
        <w:t xml:space="preserve">, Age = </w:t>
      </w:r>
      <w:r w:rsidRPr="00D91B25">
        <w:rPr>
          <w:rStyle w:val="enlighter-n1"/>
          <w:rFonts w:ascii="Maiandra GD" w:hAnsi="Maiandra GD" w:cs="Consolas"/>
          <w:color w:val="D19A66"/>
          <w:sz w:val="24"/>
          <w:szCs w:val="24"/>
          <w:bdr w:val="none" w:sz="0" w:space="0" w:color="auto" w:frame="1"/>
        </w:rPr>
        <w:t>21</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uses the ToLookup Method to organize the students into groups based on Branch as the key. Here, the key will be branch and the collection will be the student belongs to that particular branch.</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ToLookup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std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ToLookup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will iterate through each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GroupByMS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 "</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//Iterate through each student of a group</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Age: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Age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Gender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668395" cy="2424430"/>
            <wp:effectExtent l="19050" t="0" r="8255" b="0"/>
            <wp:docPr id="271" name="Picture 271" descr="Linq ToLookup Operator in C#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Linq ToLookup Operator in C# with example"/>
                    <pic:cNvPicPr>
                      <a:picLocks noChangeAspect="1" noChangeArrowheads="1"/>
                    </pic:cNvPicPr>
                  </pic:nvPicPr>
                  <pic:blipFill>
                    <a:blip r:embed="rId186"/>
                    <a:srcRect/>
                    <a:stretch>
                      <a:fillRect/>
                    </a:stretch>
                  </pic:blipFill>
                  <pic:spPr bwMode="auto">
                    <a:xfrm>
                      <a:off x="0" y="0"/>
                      <a:ext cx="3668395" cy="2424430"/>
                    </a:xfrm>
                    <a:prstGeom prst="rect">
                      <a:avLst/>
                    </a:prstGeom>
                    <a:noFill/>
                    <a:ln w="9525">
                      <a:noFill/>
                      <a:miter lim="800000"/>
                      <a:headEnd/>
                      <a:tailEnd/>
                    </a:ln>
                  </pic:spPr>
                </pic:pic>
              </a:graphicData>
            </a:graphic>
          </wp:inline>
        </w:drawing>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use the Linq ToLookup operator to get the employees by Gender. But here we sort the data first by Gender in descending order and then sort the data by the name in ascending order.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GroupByMS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ToLookup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w:t>
      </w:r>
      <w:r w:rsidRPr="00D91B25">
        <w:rPr>
          <w:rStyle w:val="enlighter-m3"/>
          <w:rFonts w:ascii="Maiandra GD" w:hAnsi="Maiandra GD" w:cs="Consolas"/>
          <w:color w:val="4284AE"/>
          <w:sz w:val="24"/>
          <w:szCs w:val="24"/>
          <w:bdr w:val="none" w:sz="0" w:space="0" w:color="auto" w:frame="1"/>
        </w:rPr>
        <w:t>Key</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Key = std.</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std.</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GroupByMS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 "</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Name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Age: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Age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Branch :"</w:t>
      </w:r>
      <w:r w:rsidRPr="00D91B25">
        <w:rPr>
          <w:rStyle w:val="enlighter-text"/>
          <w:rFonts w:ascii="Maiandra GD" w:hAnsi="Maiandra GD" w:cs="Consolas"/>
          <w:color w:val="CFD5E0"/>
          <w:sz w:val="24"/>
          <w:szCs w:val="24"/>
          <w:bdr w:val="none" w:sz="0" w:space="0" w:color="auto" w:frame="1"/>
        </w:rPr>
        <w:t xml:space="preserve"> + student.</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710940" cy="2381885"/>
            <wp:effectExtent l="19050" t="0" r="3810" b="0"/>
            <wp:docPr id="272" name="Picture 272" descr="Linq ToLookup Operator with OrderBy in C#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Linq ToLookup Operator with OrderBy in C# with example"/>
                    <pic:cNvPicPr>
                      <a:picLocks noChangeAspect="1" noChangeArrowheads="1"/>
                    </pic:cNvPicPr>
                  </pic:nvPicPr>
                  <pic:blipFill>
                    <a:blip r:embed="rId187"/>
                    <a:srcRect/>
                    <a:stretch>
                      <a:fillRect/>
                    </a:stretch>
                  </pic:blipFill>
                  <pic:spPr bwMode="auto">
                    <a:xfrm>
                      <a:off x="0" y="0"/>
                      <a:ext cx="3710940" cy="2381885"/>
                    </a:xfrm>
                    <a:prstGeom prst="rect">
                      <a:avLst/>
                    </a:prstGeom>
                    <a:noFill/>
                    <a:ln w="9525">
                      <a:noFill/>
                      <a:miter lim="800000"/>
                      <a:headEnd/>
                      <a:tailEnd/>
                    </a:ln>
                  </pic:spPr>
                </pic:pic>
              </a:graphicData>
            </a:graphic>
          </wp:inline>
        </w:drawing>
      </w:r>
    </w:p>
    <w:p w:rsidR="00263C69" w:rsidRPr="00D91B25" w:rsidRDefault="00263C69" w:rsidP="00263C69">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ToLookup with Multiple Keys in C#:</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uses ToLookup to group the students first by Branch and then by Gender. The student’s groups first sorted by Branch in descending order and then by Gender in ascending order. Finally, we sort the data in each group by the name in ascending order.</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GroupByDemo</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ToLookupwithMultipleKeys = Student.</w:t>
      </w:r>
      <w:r w:rsidRPr="00D91B25">
        <w:rPr>
          <w:rStyle w:val="enlighter-m3"/>
          <w:rFonts w:ascii="Maiandra GD" w:hAnsi="Maiandra GD" w:cs="Consolas"/>
          <w:color w:val="4284AE"/>
          <w:sz w:val="24"/>
          <w:szCs w:val="24"/>
          <w:bdr w:val="none" w:sz="0" w:space="0" w:color="auto" w:frame="1"/>
        </w:rPr>
        <w:t>GetStudents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ToLookup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 x.</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OrderByDescending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ThenBy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g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Branch =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Barnch</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Gender = g.</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Gender</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Students = g.</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ToLookupwithMultipleKeys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"Barnch : </w:t>
      </w:r>
      <w:r w:rsidRPr="00D91B25">
        <w:rPr>
          <w:rStyle w:val="enlighter-s3"/>
          <w:rFonts w:ascii="Maiandra GD" w:hAnsi="Maiandra GD" w:cs="Consolas"/>
          <w:color w:val="7CC379"/>
          <w:sz w:val="24"/>
          <w:szCs w:val="24"/>
          <w:bdr w:val="none" w:sz="0" w:space="0" w:color="auto" w:frame="1"/>
        </w:rPr>
        <w:t>{group.Branch}</w:t>
      </w:r>
      <w:r w:rsidRPr="00D91B25">
        <w:rPr>
          <w:rStyle w:val="enlighter-s0"/>
          <w:rFonts w:ascii="Maiandra GD" w:hAnsi="Maiandra GD" w:cs="Consolas"/>
          <w:color w:val="7CC379"/>
          <w:sz w:val="24"/>
          <w:szCs w:val="24"/>
          <w:bdr w:val="none" w:sz="0" w:space="0" w:color="auto" w:frame="1"/>
        </w:rPr>
        <w:t xml:space="preserve"> Gender: </w:t>
      </w:r>
      <w:r w:rsidRPr="00D91B25">
        <w:rPr>
          <w:rStyle w:val="enlighter-s3"/>
          <w:rFonts w:ascii="Maiandra GD" w:hAnsi="Maiandra GD" w:cs="Consolas"/>
          <w:color w:val="7CC379"/>
          <w:sz w:val="24"/>
          <w:szCs w:val="24"/>
          <w:bdr w:val="none" w:sz="0" w:space="0" w:color="auto" w:frame="1"/>
        </w:rPr>
        <w:t>{group.Gender}</w:t>
      </w:r>
      <w:r w:rsidRPr="00D91B25">
        <w:rPr>
          <w:rStyle w:val="enlighter-s0"/>
          <w:rFonts w:ascii="Maiandra GD" w:hAnsi="Maiandra GD" w:cs="Consolas"/>
          <w:color w:val="7CC379"/>
          <w:sz w:val="24"/>
          <w:szCs w:val="24"/>
          <w:bdr w:val="none" w:sz="0" w:space="0" w:color="auto" w:frame="1"/>
        </w:rPr>
        <w:t xml:space="preserve"> No of Students = </w:t>
      </w:r>
      <w:r w:rsidRPr="00D91B25">
        <w:rPr>
          <w:rStyle w:val="enlighter-s3"/>
          <w:rFonts w:ascii="Maiandra GD" w:hAnsi="Maiandra GD" w:cs="Consolas"/>
          <w:color w:val="7CC379"/>
          <w:sz w:val="24"/>
          <w:szCs w:val="24"/>
          <w:bdr w:val="none" w:sz="0" w:space="0" w:color="auto" w:frame="1"/>
        </w:rPr>
        <w:t>{group.Students.Count()}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group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Students</w:t>
      </w: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ID: </w:t>
      </w:r>
      <w:r w:rsidRPr="00D91B25">
        <w:rPr>
          <w:rStyle w:val="enlighter-s3"/>
          <w:rFonts w:ascii="Maiandra GD" w:hAnsi="Maiandra GD" w:cs="Consolas"/>
          <w:color w:val="7CC379"/>
          <w:sz w:val="24"/>
          <w:szCs w:val="24"/>
          <w:bdr w:val="none" w:sz="0" w:space="0" w:color="auto" w:frame="1"/>
        </w:rPr>
        <w:t>{student.ID}</w:t>
      </w:r>
      <w:r w:rsidRPr="00D91B25">
        <w:rPr>
          <w:rStyle w:val="enlighter-s0"/>
          <w:rFonts w:ascii="Maiandra GD" w:hAnsi="Maiandra GD" w:cs="Consolas"/>
          <w:color w:val="7CC379"/>
          <w:sz w:val="24"/>
          <w:szCs w:val="24"/>
          <w:bdr w:val="none" w:sz="0" w:space="0" w:color="auto" w:frame="1"/>
        </w:rPr>
        <w:t xml:space="preserve">, Name: </w:t>
      </w:r>
      <w:r w:rsidRPr="00D91B25">
        <w:rPr>
          <w:rStyle w:val="enlighter-s3"/>
          <w:rFonts w:ascii="Maiandra GD" w:hAnsi="Maiandra GD" w:cs="Consolas"/>
          <w:color w:val="7CC379"/>
          <w:sz w:val="24"/>
          <w:szCs w:val="24"/>
          <w:bdr w:val="none" w:sz="0" w:space="0" w:color="auto" w:frame="1"/>
        </w:rPr>
        <w:t>{student.Name}</w:t>
      </w:r>
      <w:r w:rsidRPr="00D91B25">
        <w:rPr>
          <w:rStyle w:val="enlighter-s0"/>
          <w:rFonts w:ascii="Maiandra GD" w:hAnsi="Maiandra GD" w:cs="Consolas"/>
          <w:color w:val="7CC379"/>
          <w:sz w:val="24"/>
          <w:szCs w:val="24"/>
          <w:bdr w:val="none" w:sz="0" w:space="0" w:color="auto" w:frame="1"/>
        </w:rPr>
        <w:t xml:space="preserve">, Age: </w:t>
      </w:r>
      <w:r w:rsidRPr="00D91B25">
        <w:rPr>
          <w:rStyle w:val="enlighter-s3"/>
          <w:rFonts w:ascii="Maiandra GD" w:hAnsi="Maiandra GD" w:cs="Consolas"/>
          <w:color w:val="7CC379"/>
          <w:sz w:val="24"/>
          <w:szCs w:val="24"/>
          <w:bdr w:val="none" w:sz="0" w:space="0" w:color="auto" w:frame="1"/>
        </w:rPr>
        <w:t>{student.Age}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263C69" w:rsidRPr="00D91B25"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263C69" w:rsidRDefault="00263C69" w:rsidP="00263C69">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518660" cy="3381375"/>
            <wp:effectExtent l="19050" t="0" r="0" b="0"/>
            <wp:docPr id="273" name="Picture 273" descr="Linq ToLookup with Multiple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Linq ToLookup with Multiple Keys"/>
                    <pic:cNvPicPr>
                      <a:picLocks noChangeAspect="1" noChangeArrowheads="1"/>
                    </pic:cNvPicPr>
                  </pic:nvPicPr>
                  <pic:blipFill>
                    <a:blip r:embed="rId188"/>
                    <a:srcRect/>
                    <a:stretch>
                      <a:fillRect/>
                    </a:stretch>
                  </pic:blipFill>
                  <pic:spPr bwMode="auto">
                    <a:xfrm>
                      <a:off x="0" y="0"/>
                      <a:ext cx="4518660" cy="3381375"/>
                    </a:xfrm>
                    <a:prstGeom prst="rect">
                      <a:avLst/>
                    </a:prstGeom>
                    <a:noFill/>
                    <a:ln w="9525">
                      <a:noFill/>
                      <a:miter lim="800000"/>
                      <a:headEnd/>
                      <a:tailEnd/>
                    </a:ln>
                  </pic:spPr>
                </pic:pic>
              </a:graphicData>
            </a:graphic>
          </wp:inline>
        </w:drawing>
      </w:r>
    </w:p>
    <w:p w:rsidR="00E83F90" w:rsidRPr="00D91B25" w:rsidRDefault="00E83F90" w:rsidP="00263C69">
      <w:pPr>
        <w:pStyle w:val="NormalWeb"/>
        <w:shd w:val="clear" w:color="auto" w:fill="FFFFFF"/>
        <w:spacing w:before="0" w:beforeAutospacing="0" w:after="0" w:afterAutospacing="0"/>
        <w:jc w:val="both"/>
        <w:textAlignment w:val="baseline"/>
        <w:rPr>
          <w:rFonts w:ascii="Maiandra GD" w:hAnsi="Maiandra GD" w:cs="Segoe UI"/>
          <w:color w:val="212529"/>
        </w:rPr>
      </w:pPr>
    </w:p>
    <w:p w:rsidR="00263C69" w:rsidRPr="00D91B25" w:rsidRDefault="00263C69">
      <w:pPr>
        <w:pBdr>
          <w:bottom w:val="double" w:sz="6" w:space="1" w:color="auto"/>
        </w:pBdr>
        <w:rPr>
          <w:rFonts w:ascii="Maiandra GD" w:hAnsi="Maiandra GD"/>
          <w:sz w:val="24"/>
          <w:szCs w:val="24"/>
        </w:rPr>
      </w:pPr>
    </w:p>
    <w:p w:rsidR="00F06D4E" w:rsidRPr="00D91B25" w:rsidRDefault="00F06D4E"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Left Join in Linq</w:t>
      </w:r>
      <w:r w:rsidR="00E83F90">
        <w:rPr>
          <w:rFonts w:ascii="Maiandra GD" w:hAnsi="Maiandra GD"/>
          <w:bCs w:val="0"/>
          <w:color w:val="3A3A3A"/>
          <w:sz w:val="24"/>
          <w:szCs w:val="24"/>
        </w:rPr>
        <w:t xml:space="preserve"> </w:t>
      </w:r>
    </w:p>
    <w:p w:rsidR="00F06D4E" w:rsidRPr="00D91B25" w:rsidRDefault="00F06D4E" w:rsidP="00F06D4E">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Left Join in Linq using Method and Query Syntax</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w:t>
      </w:r>
      <w:r w:rsidRPr="00D91B25">
        <w:rPr>
          <w:rStyle w:val="Strong"/>
          <w:rFonts w:ascii="Maiandra GD" w:hAnsi="Maiandra GD" w:cs="Arial"/>
          <w:color w:val="000000"/>
          <w:bdr w:val="none" w:sz="0" w:space="0" w:color="auto" w:frame="1"/>
        </w:rPr>
        <w:t>Left Join in Linq</w:t>
      </w:r>
      <w:r w:rsidRPr="00D91B25">
        <w:rPr>
          <w:rFonts w:ascii="Maiandra GD" w:hAnsi="Maiandra GD" w:cs="Arial"/>
          <w:color w:val="000000"/>
          <w:bdr w:val="none" w:sz="0" w:space="0" w:color="auto" w:frame="1"/>
        </w:rPr>
        <w:t> with some examples using both Method and Query Syntax. The Linq Left Join in C# is also called as Left Outer Join in Linq</w:t>
      </w:r>
      <w:r w:rsidRPr="00D91B25">
        <w:rPr>
          <w:rStyle w:val="Strong"/>
          <w:rFonts w:ascii="Maiandra GD" w:hAnsi="Maiandra GD" w:cs="Arial"/>
          <w:color w:val="000000"/>
          <w:bdr w:val="none" w:sz="0" w:space="0" w:color="auto" w:frame="1"/>
        </w:rPr>
        <w:t>.</w:t>
      </w:r>
      <w:r w:rsidRPr="00D91B25">
        <w:rPr>
          <w:rFonts w:ascii="Maiandra GD" w:hAnsi="Maiandra GD" w:cs="Arial"/>
          <w:color w:val="000000"/>
          <w:bdr w:val="none" w:sz="0" w:space="0" w:color="auto" w:frame="1"/>
        </w:rPr>
        <w:t> Please read the following three articles before proceeding to this article as they both are required to understand the Left Outer Join.</w:t>
      </w:r>
    </w:p>
    <w:p w:rsidR="00F06D4E" w:rsidRPr="00D91B25" w:rsidRDefault="00F06D4E" w:rsidP="00F06D4E">
      <w:pPr>
        <w:numPr>
          <w:ilvl w:val="0"/>
          <w:numId w:val="55"/>
        </w:numPr>
        <w:shd w:val="clear" w:color="auto" w:fill="FFFFFF"/>
        <w:spacing w:after="0" w:line="240" w:lineRule="auto"/>
        <w:jc w:val="both"/>
        <w:textAlignment w:val="baseline"/>
        <w:rPr>
          <w:rFonts w:ascii="Maiandra GD" w:hAnsi="Maiandra GD" w:cs="Segoe UI"/>
          <w:color w:val="212529"/>
          <w:sz w:val="24"/>
          <w:szCs w:val="24"/>
        </w:rPr>
      </w:pPr>
      <w:hyperlink r:id="rId189" w:history="1">
        <w:r w:rsidRPr="00D91B25">
          <w:rPr>
            <w:rStyle w:val="Strong"/>
            <w:rFonts w:ascii="Maiandra GD" w:hAnsi="Maiandra GD" w:cs="Arial"/>
            <w:color w:val="0000FF"/>
            <w:sz w:val="24"/>
            <w:szCs w:val="24"/>
            <w:bdr w:val="none" w:sz="0" w:space="0" w:color="auto" w:frame="1"/>
          </w:rPr>
          <w:t>Inner Join in Linq</w:t>
        </w:r>
      </w:hyperlink>
    </w:p>
    <w:p w:rsidR="00F06D4E" w:rsidRPr="00D91B25" w:rsidRDefault="00F06D4E" w:rsidP="00F06D4E">
      <w:pPr>
        <w:numPr>
          <w:ilvl w:val="0"/>
          <w:numId w:val="55"/>
        </w:numPr>
        <w:shd w:val="clear" w:color="auto" w:fill="FFFFFF"/>
        <w:spacing w:after="0" w:line="240" w:lineRule="auto"/>
        <w:jc w:val="both"/>
        <w:textAlignment w:val="baseline"/>
        <w:rPr>
          <w:rFonts w:ascii="Maiandra GD" w:hAnsi="Maiandra GD" w:cs="Segoe UI"/>
          <w:color w:val="212529"/>
          <w:sz w:val="24"/>
          <w:szCs w:val="24"/>
        </w:rPr>
      </w:pPr>
      <w:hyperlink r:id="rId190" w:history="1">
        <w:r w:rsidRPr="00D91B25">
          <w:rPr>
            <w:rStyle w:val="Strong"/>
            <w:rFonts w:ascii="Maiandra GD" w:hAnsi="Maiandra GD" w:cs="Arial"/>
            <w:color w:val="0000FF"/>
            <w:sz w:val="24"/>
            <w:szCs w:val="24"/>
            <w:bdr w:val="none" w:sz="0" w:space="0" w:color="auto" w:frame="1"/>
          </w:rPr>
          <w:t>Group Join in Linq</w:t>
        </w:r>
      </w:hyperlink>
    </w:p>
    <w:p w:rsidR="00F06D4E" w:rsidRPr="00D91B25" w:rsidRDefault="00F06D4E" w:rsidP="00F06D4E">
      <w:pPr>
        <w:numPr>
          <w:ilvl w:val="0"/>
          <w:numId w:val="55"/>
        </w:numPr>
        <w:shd w:val="clear" w:color="auto" w:fill="FFFFFF"/>
        <w:spacing w:after="0" w:line="240" w:lineRule="auto"/>
        <w:jc w:val="both"/>
        <w:textAlignment w:val="baseline"/>
        <w:rPr>
          <w:rFonts w:ascii="Maiandra GD" w:hAnsi="Maiandra GD" w:cs="Segoe UI"/>
          <w:color w:val="212529"/>
          <w:sz w:val="24"/>
          <w:szCs w:val="24"/>
        </w:rPr>
      </w:pPr>
      <w:hyperlink r:id="rId191" w:history="1">
        <w:r w:rsidRPr="00D91B25">
          <w:rPr>
            <w:rStyle w:val="Strong"/>
            <w:rFonts w:ascii="Maiandra GD" w:hAnsi="Maiandra GD" w:cs="Arial"/>
            <w:color w:val="0000FF"/>
            <w:sz w:val="24"/>
            <w:szCs w:val="24"/>
            <w:bdr w:val="none" w:sz="0" w:space="0" w:color="auto" w:frame="1"/>
          </w:rPr>
          <w:t>Select Many In Linq</w:t>
        </w:r>
      </w:hyperlink>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Left Join in Linq?</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left join or left outer join is a join in which each data from the first data source is going to be returned irrespective of whether it has any correlated data present in the second data source or not. Please have a look at the following diagram which shows the graphical representation of Left Outer Join.</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3785235" cy="2169160"/>
            <wp:effectExtent l="19050" t="0" r="5715" b="0"/>
            <wp:docPr id="13" name="Picture 1" descr="Left Outer Joi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Outer Join in Linq"/>
                    <pic:cNvPicPr>
                      <a:picLocks noChangeAspect="1" noChangeArrowheads="1"/>
                    </pic:cNvPicPr>
                  </pic:nvPicPr>
                  <pic:blipFill>
                    <a:blip r:embed="rId192"/>
                    <a:srcRect/>
                    <a:stretch>
                      <a:fillRect/>
                    </a:stretch>
                  </pic:blipFill>
                  <pic:spPr bwMode="auto">
                    <a:xfrm>
                      <a:off x="0" y="0"/>
                      <a:ext cx="3785235" cy="2169160"/>
                    </a:xfrm>
                    <a:prstGeom prst="rect">
                      <a:avLst/>
                    </a:prstGeom>
                    <a:noFill/>
                    <a:ln w="9525">
                      <a:noFill/>
                      <a:miter lim="800000"/>
                      <a:headEnd/>
                      <a:tailEnd/>
                    </a:ln>
                  </pic:spPr>
                </pic:pic>
              </a:graphicData>
            </a:graphic>
          </wp:inline>
        </w:drawing>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in simple words, we can say that the Left Outer Join is going to return all the matching data from both the data sources as well as all the non-matching data from the left data source. In such cases, for the non-matching data, it will take null values for the second data source.</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implement the Linq Left Join in C#, it’s mandatory to use the “</w:t>
      </w:r>
      <w:r w:rsidRPr="00D91B25">
        <w:rPr>
          <w:rStyle w:val="Strong"/>
          <w:rFonts w:ascii="Maiandra GD" w:hAnsi="Maiandra GD" w:cs="Arial"/>
          <w:color w:val="000000"/>
          <w:bdr w:val="none" w:sz="0" w:space="0" w:color="auto" w:frame="1"/>
        </w:rPr>
        <w:t>INTO</w:t>
      </w:r>
      <w:r w:rsidRPr="00D91B25">
        <w:rPr>
          <w:rFonts w:ascii="Maiandra GD" w:hAnsi="Maiandra GD" w:cs="Arial"/>
          <w:color w:val="000000"/>
          <w:bdr w:val="none" w:sz="0" w:space="0" w:color="auto" w:frame="1"/>
        </w:rPr>
        <w:t>” keyword along with the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w:t>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Model Classes and Data Sources:</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use the following Employee and Address models in this demo. Please create a class file and then copy and paste the following code.</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AddressId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AddressId = </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AddressId =</w:t>
      </w:r>
      <w:r w:rsidRPr="00D91B25">
        <w:rPr>
          <w:rStyle w:val="enlighter-n1"/>
          <w:rFonts w:ascii="Maiandra GD" w:hAnsi="Maiandra GD" w:cs="Consolas"/>
          <w:color w:val="D19A66"/>
          <w:sz w:val="24"/>
          <w:szCs w:val="24"/>
          <w:bdr w:val="none" w:sz="0" w:space="0" w:color="auto" w:frame="1"/>
        </w:rPr>
        <w: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AddressId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AddressId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AddressId =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AddressId = </w:t>
      </w:r>
      <w:r w:rsidRPr="00D91B25">
        <w:rPr>
          <w:rStyle w:val="enlighter-n1"/>
          <w:rFonts w:ascii="Maiandra GD" w:hAnsi="Maiandra GD" w:cs="Consolas"/>
          <w:color w:val="D19A66"/>
          <w:sz w:val="24"/>
          <w:szCs w:val="24"/>
          <w:bdr w:val="none" w:sz="0" w:space="0" w:color="auto" w:frame="1"/>
        </w:rPr>
        <w:t>6</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Address</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AddressLine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Address</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GetAddress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Address</w:t>
      </w:r>
      <w:r w:rsidRPr="00D91B25">
        <w:rPr>
          <w:rStyle w:val="enlighter-g1"/>
          <w:rFonts w:ascii="Maiandra GD" w:hAnsi="Maiandra GD" w:cs="Consolas"/>
          <w:b/>
          <w:bCs/>
          <w:color w:val="6B7C8B"/>
          <w:sz w:val="24"/>
          <w:szCs w:val="24"/>
          <w:bdr w:val="none" w:sz="0" w:space="0" w:color="auto" w:frame="1"/>
        </w:rPr>
        <w:t>&gt;()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AddressLine = </w:t>
      </w:r>
      <w:r w:rsidRPr="00D91B25">
        <w:rPr>
          <w:rStyle w:val="enlighter-s0"/>
          <w:rFonts w:ascii="Maiandra GD" w:hAnsi="Maiandra GD" w:cs="Consolas"/>
          <w:color w:val="7CC379"/>
          <w:sz w:val="24"/>
          <w:szCs w:val="24"/>
          <w:bdr w:val="none" w:sz="0" w:space="0" w:color="auto" w:frame="1"/>
        </w:rPr>
        <w:t>"AddressLine1"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AddressLine = </w:t>
      </w:r>
      <w:r w:rsidRPr="00D91B25">
        <w:rPr>
          <w:rStyle w:val="enlighter-s0"/>
          <w:rFonts w:ascii="Maiandra GD" w:hAnsi="Maiandra GD" w:cs="Consolas"/>
          <w:color w:val="7CC379"/>
          <w:sz w:val="24"/>
          <w:szCs w:val="24"/>
          <w:bdr w:val="none" w:sz="0" w:space="0" w:color="auto" w:frame="1"/>
        </w:rPr>
        <w:t>"AddressLine2"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AddressLine = </w:t>
      </w:r>
      <w:r w:rsidRPr="00D91B25">
        <w:rPr>
          <w:rStyle w:val="enlighter-s0"/>
          <w:rFonts w:ascii="Maiandra GD" w:hAnsi="Maiandra GD" w:cs="Consolas"/>
          <w:color w:val="7CC379"/>
          <w:sz w:val="24"/>
          <w:szCs w:val="24"/>
          <w:bdr w:val="none" w:sz="0" w:space="0" w:color="auto" w:frame="1"/>
        </w:rPr>
        <w:t>"AddressLine5"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AddressLine = </w:t>
      </w:r>
      <w:r w:rsidRPr="00D91B25">
        <w:rPr>
          <w:rStyle w:val="enlighter-s0"/>
          <w:rFonts w:ascii="Maiandra GD" w:hAnsi="Maiandra GD" w:cs="Consolas"/>
          <w:color w:val="7CC379"/>
          <w:sz w:val="24"/>
          <w:szCs w:val="24"/>
          <w:bdr w:val="none" w:sz="0" w:space="0" w:color="auto" w:frame="1"/>
        </w:rPr>
        <w:t>"AddressLine6"</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here we also created two methods which will be going to return the respective Employees and Addresses which are going to be our data source. Here we hard-coded the data sources but in real-time you will get the data from a database. If you further notice we have two employees with address id 0 that means these two employees do not have a matching address in the address data source.</w:t>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Left Outer Join using Query Syntax:</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perform the left outer join using query syntax, you need to call the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 on the results of a group join. Let’s see the step by step procedure to implement the left outer join in Linq.</w:t>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Step1:</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first step to implement a left outer join is to perform an inner join by using a group join. In the below example, the list of Employees is inner-joined to the list of Addresses based on the Address Id of Employee object that matches the ID of the Address object. The following code does the same.</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444365" cy="1084580"/>
            <wp:effectExtent l="19050" t="0" r="0" b="0"/>
            <wp:docPr id="6" name="Picture 2" descr="Inner Join using Group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ner Join using Group Join"/>
                    <pic:cNvPicPr>
                      <a:picLocks noChangeAspect="1" noChangeArrowheads="1"/>
                    </pic:cNvPicPr>
                  </pic:nvPicPr>
                  <pic:blipFill>
                    <a:blip r:embed="rId193"/>
                    <a:srcRect/>
                    <a:stretch>
                      <a:fillRect/>
                    </a:stretch>
                  </pic:blipFill>
                  <pic:spPr bwMode="auto">
                    <a:xfrm>
                      <a:off x="0" y="0"/>
                      <a:ext cx="4444365" cy="1084580"/>
                    </a:xfrm>
                    <a:prstGeom prst="rect">
                      <a:avLst/>
                    </a:prstGeom>
                    <a:noFill/>
                    <a:ln w="9525">
                      <a:noFill/>
                      <a:miter lim="800000"/>
                      <a:headEnd/>
                      <a:tailEnd/>
                    </a:ln>
                  </pic:spPr>
                </pic:pic>
              </a:graphicData>
            </a:graphic>
          </wp:inline>
        </w:drawing>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Step2:</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second step, we need to include each element of the first (i.e. left) data source in the result set irrespective of whether that element has no matches in the second (i.e. right) data source. In order to do this, we need to call the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 on each sequence of matching elements from the group join.</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our example, we need to call the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 on each sequence of matching Address objects. The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 returns a collection that contains a single, default value if the sequence of matching Address object is empty for any Employee object which will ensure that each Employee object is represented in the result collection. The following code exactly does the same thing.</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720080" cy="446405"/>
            <wp:effectExtent l="19050" t="0" r="0" b="0"/>
            <wp:docPr id="5" name="Picture 3" descr="DefaultIfEmplty in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aultIfEmplty in Outer Join"/>
                    <pic:cNvPicPr>
                      <a:picLocks noChangeAspect="1" noChangeArrowheads="1"/>
                    </pic:cNvPicPr>
                  </pic:nvPicPr>
                  <pic:blipFill>
                    <a:blip r:embed="rId194"/>
                    <a:srcRect/>
                    <a:stretch>
                      <a:fillRect/>
                    </a:stretch>
                  </pic:blipFill>
                  <pic:spPr bwMode="auto">
                    <a:xfrm>
                      <a:off x="0" y="0"/>
                      <a:ext cx="5720080" cy="446405"/>
                    </a:xfrm>
                    <a:prstGeom prst="rect">
                      <a:avLst/>
                    </a:prstGeom>
                    <a:noFill/>
                    <a:ln w="9525">
                      <a:noFill/>
                      <a:miter lim="800000"/>
                      <a:headEnd/>
                      <a:tailEnd/>
                    </a:ln>
                  </pic:spPr>
                </pic:pic>
              </a:graphicData>
            </a:graphic>
          </wp:inline>
        </w:drawing>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default value for a reference type is null. So, you need to check for the null reference before accessing each element of Address collection.</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The complete code is given below.</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LINQJoin</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QSOuterJoin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join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Address.</w:t>
      </w:r>
      <w:r w:rsidRPr="00D91B25">
        <w:rPr>
          <w:rStyle w:val="enlighter-m3"/>
          <w:rFonts w:ascii="Maiandra GD" w:hAnsi="Maiandra GD" w:cs="Consolas"/>
          <w:color w:val="4284AE"/>
          <w:sz w:val="24"/>
          <w:szCs w:val="24"/>
          <w:bdr w:val="none" w:sz="0" w:space="0" w:color="auto" w:frame="1"/>
        </w:rPr>
        <w:t>GetAddress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AddressId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equals</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EmployeeAddressGroup</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EmployeeAddressGroup.</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 address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QSOuterJoin</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{item.emp.Name}</w:t>
      </w:r>
      <w:r w:rsidRPr="00D91B25">
        <w:rPr>
          <w:rStyle w:val="enlighter-s0"/>
          <w:rFonts w:ascii="Maiandra GD" w:hAnsi="Maiandra GD" w:cs="Consolas"/>
          <w:color w:val="7CC379"/>
          <w:sz w:val="24"/>
          <w:szCs w:val="24"/>
          <w:bdr w:val="none" w:sz="0" w:space="0" w:color="auto" w:frame="1"/>
        </w:rPr>
        <w:t xml:space="preserve">, Address : </w:t>
      </w:r>
      <w:r w:rsidRPr="00D91B25">
        <w:rPr>
          <w:rStyle w:val="enlighter-s3"/>
          <w:rFonts w:ascii="Maiandra GD" w:hAnsi="Maiandra GD" w:cs="Consolas"/>
          <w:color w:val="7CC379"/>
          <w:sz w:val="24"/>
          <w:szCs w:val="24"/>
          <w:bdr w:val="none" w:sz="0" w:space="0" w:color="auto" w:frame="1"/>
        </w:rPr>
        <w:t>{item.address?.AddressLine}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3966210" cy="1243965"/>
            <wp:effectExtent l="19050" t="0" r="0" b="0"/>
            <wp:docPr id="4" name="Picture 4" descr="Left Outer Joi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ft Outer Join Output"/>
                    <pic:cNvPicPr>
                      <a:picLocks noChangeAspect="1" noChangeArrowheads="1"/>
                    </pic:cNvPicPr>
                  </pic:nvPicPr>
                  <pic:blipFill>
                    <a:blip r:embed="rId195"/>
                    <a:srcRect/>
                    <a:stretch>
                      <a:fillRect/>
                    </a:stretch>
                  </pic:blipFill>
                  <pic:spPr bwMode="auto">
                    <a:xfrm>
                      <a:off x="0" y="0"/>
                      <a:ext cx="3966210" cy="1243965"/>
                    </a:xfrm>
                    <a:prstGeom prst="rect">
                      <a:avLst/>
                    </a:prstGeom>
                    <a:noFill/>
                    <a:ln w="9525">
                      <a:noFill/>
                      <a:miter lim="800000"/>
                      <a:headEnd/>
                      <a:tailEnd/>
                    </a:ln>
                  </pic:spPr>
                </pic:pic>
              </a:graphicData>
            </a:graphic>
          </wp:inline>
        </w:drawing>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Left Outer Join in Linq using Method Syntax:</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implement Left Outer Join in Linq using Method Syntax we need to use the </w:t>
      </w:r>
      <w:r w:rsidRPr="00D91B25">
        <w:rPr>
          <w:rStyle w:val="Strong"/>
          <w:rFonts w:ascii="Maiandra GD" w:hAnsi="Maiandra GD" w:cs="Arial"/>
          <w:color w:val="000000"/>
          <w:bdr w:val="none" w:sz="0" w:space="0" w:color="auto" w:frame="1"/>
        </w:rPr>
        <w:t>GroupJoin()</w:t>
      </w:r>
      <w:r w:rsidRPr="00D91B25">
        <w:rPr>
          <w:rFonts w:ascii="Maiandra GD" w:hAnsi="Maiandra GD" w:cs="Arial"/>
          <w:color w:val="000000"/>
          <w:bdr w:val="none" w:sz="0" w:space="0" w:color="auto" w:frame="1"/>
        </w:rPr>
        <w:t> method along with </w:t>
      </w:r>
      <w:r w:rsidRPr="00D91B25">
        <w:rPr>
          <w:rStyle w:val="Strong"/>
          <w:rFonts w:ascii="Maiandra GD" w:hAnsi="Maiandra GD" w:cs="Arial"/>
          <w:color w:val="000000"/>
          <w:bdr w:val="none" w:sz="0" w:space="0" w:color="auto" w:frame="1"/>
        </w:rPr>
        <w:t>SelectMany()</w:t>
      </w:r>
      <w:r w:rsidRPr="00D91B25">
        <w:rPr>
          <w:rFonts w:ascii="Maiandra GD" w:hAnsi="Maiandra GD" w:cs="Arial"/>
          <w:color w:val="000000"/>
          <w:bdr w:val="none" w:sz="0" w:space="0" w:color="auto" w:frame="1"/>
        </w:rPr>
        <w:t> and </w:t>
      </w:r>
      <w:r w:rsidRPr="00D91B25">
        <w:rPr>
          <w:rStyle w:val="Strong"/>
          <w:rFonts w:ascii="Maiandra GD" w:hAnsi="Maiandra GD" w:cs="Arial"/>
          <w:color w:val="000000"/>
          <w:bdr w:val="none" w:sz="0" w:space="0" w:color="auto" w:frame="1"/>
        </w:rPr>
        <w:t>DefaultIfEmpty()</w:t>
      </w:r>
      <w:r w:rsidRPr="00D91B25">
        <w:rPr>
          <w:rFonts w:ascii="Maiandra GD" w:hAnsi="Maiandra GD" w:cs="Arial"/>
          <w:color w:val="000000"/>
          <w:bdr w:val="none" w:sz="0" w:space="0" w:color="auto" w:frame="1"/>
        </w:rPr>
        <w:t> methods. So, let us rewrite the previous example using Method Syntax as shown below.</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MSOuterJOIN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GroupJoin</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Address.</w:t>
      </w:r>
      <w:r w:rsidRPr="00D91B25">
        <w:rPr>
          <w:rStyle w:val="enlighter-m3"/>
          <w:rFonts w:ascii="Maiandra GD" w:hAnsi="Maiandra GD" w:cs="Consolas"/>
          <w:color w:val="4284AE"/>
          <w:sz w:val="24"/>
          <w:szCs w:val="24"/>
          <w:bdr w:val="none" w:sz="0" w:space="0" w:color="auto" w:frame="1"/>
        </w:rPr>
        <w:t>GetAddress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AddressId</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 </w:t>
      </w:r>
      <w:r w:rsidRPr="00D91B25">
        <w:rPr>
          <w:rStyle w:val="enlighter-k0"/>
          <w:rFonts w:ascii="Maiandra GD" w:hAnsi="Maiandra GD" w:cs="Consolas"/>
          <w:b/>
          <w:bCs/>
          <w:color w:val="D171DD"/>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employee, address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employee, address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MSOuterJOIN</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{item.employee.emp.Name}</w:t>
      </w:r>
      <w:r w:rsidRPr="00D91B25">
        <w:rPr>
          <w:rStyle w:val="enlighter-s0"/>
          <w:rFonts w:ascii="Maiandra GD" w:hAnsi="Maiandra GD" w:cs="Consolas"/>
          <w:color w:val="7CC379"/>
          <w:sz w:val="24"/>
          <w:szCs w:val="24"/>
          <w:bdr w:val="none" w:sz="0" w:space="0" w:color="auto" w:frame="1"/>
        </w:rPr>
        <w:t xml:space="preserve">, Address : </w:t>
      </w:r>
      <w:r w:rsidRPr="00D91B25">
        <w:rPr>
          <w:rStyle w:val="enlighter-s3"/>
          <w:rFonts w:ascii="Maiandra GD" w:hAnsi="Maiandra GD" w:cs="Consolas"/>
          <w:color w:val="7CC379"/>
          <w:sz w:val="24"/>
          <w:szCs w:val="24"/>
          <w:bdr w:val="none" w:sz="0" w:space="0" w:color="auto" w:frame="1"/>
        </w:rPr>
        <w:t>{item.address?.AddressLine}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give you the same output as the previous example. I feel it always better to use Query Syntax over Method Syntax to perform left outer join in Linq as it is simple and easy to understand.</w:t>
      </w:r>
    </w:p>
    <w:p w:rsidR="00F06D4E" w:rsidRPr="00D91B25" w:rsidRDefault="00F06D4E" w:rsidP="00F06D4E">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Anonymous type with user-defined properties in the ResultSet: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see how to return an anonymous type with user-defined properties using Linq left join in C#.</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//Using Method Syntax</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MSOuterJOIN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GroupJoin</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Address.</w:t>
      </w:r>
      <w:r w:rsidRPr="00D91B25">
        <w:rPr>
          <w:rStyle w:val="enlighter-m3"/>
          <w:rFonts w:ascii="Maiandra GD" w:hAnsi="Maiandra GD" w:cs="Consolas"/>
          <w:color w:val="4284AE"/>
          <w:sz w:val="24"/>
          <w:szCs w:val="24"/>
          <w:bdr w:val="none" w:sz="0" w:space="0" w:color="auto" w:frame="1"/>
        </w:rPr>
        <w:t>GetAddress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AddressId</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 </w:t>
      </w:r>
      <w:r w:rsidRPr="00D91B25">
        <w:rPr>
          <w:rStyle w:val="enlighter-k0"/>
          <w:rFonts w:ascii="Maiandra GD" w:hAnsi="Maiandra GD" w:cs="Consolas"/>
          <w:b/>
          <w:bCs/>
          <w:color w:val="D171DD"/>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employee, address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employee.</w:t>
      </w:r>
      <w:r w:rsidRPr="00D91B25">
        <w:rPr>
          <w:rStyle w:val="enlighter-m3"/>
          <w:rFonts w:ascii="Maiandra GD" w:hAnsi="Maiandra GD" w:cs="Consolas"/>
          <w:color w:val="4284AE"/>
          <w:sz w:val="24"/>
          <w:szCs w:val="24"/>
          <w:bdr w:val="none" w:sz="0" w:space="0" w:color="auto" w:frame="1"/>
        </w:rPr>
        <w:t>emp</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AddressLine = address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"NA"</w:t>
      </w:r>
      <w:r w:rsidRPr="00D91B25">
        <w:rPr>
          <w:rStyle w:val="enlighter-text"/>
          <w:rFonts w:ascii="Maiandra GD" w:hAnsi="Maiandra GD" w:cs="Consolas"/>
          <w:color w:val="CFD5E0"/>
          <w:sz w:val="24"/>
          <w:szCs w:val="24"/>
          <w:bdr w:val="none" w:sz="0" w:space="0" w:color="auto" w:frame="1"/>
        </w:rPr>
        <w:t xml:space="preserve"> : address.</w:t>
      </w:r>
      <w:r w:rsidRPr="00D91B25">
        <w:rPr>
          <w:rStyle w:val="enlighter-m3"/>
          <w:rFonts w:ascii="Maiandra GD" w:hAnsi="Maiandra GD" w:cs="Consolas"/>
          <w:color w:val="4284AE"/>
          <w:sz w:val="24"/>
          <w:szCs w:val="24"/>
          <w:bdr w:val="none" w:sz="0" w:space="0" w:color="auto" w:frame="1"/>
        </w:rPr>
        <w:t>AddressLine</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Query Syntax</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QSOuterJoin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join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Address.</w:t>
      </w:r>
      <w:r w:rsidRPr="00D91B25">
        <w:rPr>
          <w:rStyle w:val="enlighter-m3"/>
          <w:rFonts w:ascii="Maiandra GD" w:hAnsi="Maiandra GD" w:cs="Consolas"/>
          <w:color w:val="4284AE"/>
          <w:sz w:val="24"/>
          <w:szCs w:val="24"/>
          <w:bdr w:val="none" w:sz="0" w:space="0" w:color="auto" w:frame="1"/>
        </w:rPr>
        <w:t>GetAddress</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on</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AddressId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equals</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add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into</w:t>
      </w:r>
      <w:r w:rsidRPr="00D91B25">
        <w:rPr>
          <w:rStyle w:val="enlighter-text"/>
          <w:rFonts w:ascii="Maiandra GD" w:hAnsi="Maiandra GD" w:cs="Consolas"/>
          <w:color w:val="CFD5E0"/>
          <w:sz w:val="24"/>
          <w:szCs w:val="24"/>
          <w:bdr w:val="none" w:sz="0" w:space="0" w:color="auto" w:frame="1"/>
        </w:rPr>
        <w:t xml:space="preserve"> EmployeeAddressGroup</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address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EmployeeAddressGroup.</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EmployeeName = emp.</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AddressLine = address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"NA"</w:t>
      </w:r>
      <w:r w:rsidRPr="00D91B25">
        <w:rPr>
          <w:rStyle w:val="enlighter-text"/>
          <w:rFonts w:ascii="Maiandra GD" w:hAnsi="Maiandra GD" w:cs="Consolas"/>
          <w:color w:val="CFD5E0"/>
          <w:sz w:val="24"/>
          <w:szCs w:val="24"/>
          <w:bdr w:val="none" w:sz="0" w:space="0" w:color="auto" w:frame="1"/>
        </w:rPr>
        <w:t xml:space="preserve"> : address.</w:t>
      </w:r>
      <w:r w:rsidRPr="00D91B25">
        <w:rPr>
          <w:rStyle w:val="enlighter-m3"/>
          <w:rFonts w:ascii="Maiandra GD" w:hAnsi="Maiandra GD" w:cs="Consolas"/>
          <w:color w:val="4284AE"/>
          <w:sz w:val="24"/>
          <w:szCs w:val="24"/>
          <w:bdr w:val="none" w:sz="0" w:space="0" w:color="auto" w:frame="1"/>
        </w:rPr>
        <w:t>AddressLine</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MSOuterJOIN</w:t>
      </w: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{item.EmployeeName}</w:t>
      </w:r>
      <w:r w:rsidRPr="00D91B25">
        <w:rPr>
          <w:rStyle w:val="enlighter-s0"/>
          <w:rFonts w:ascii="Maiandra GD" w:hAnsi="Maiandra GD" w:cs="Consolas"/>
          <w:color w:val="7CC379"/>
          <w:sz w:val="24"/>
          <w:szCs w:val="24"/>
          <w:bdr w:val="none" w:sz="0" w:space="0" w:color="auto" w:frame="1"/>
        </w:rPr>
        <w:t xml:space="preserve">, Address : </w:t>
      </w:r>
      <w:r w:rsidRPr="00D91B25">
        <w:rPr>
          <w:rStyle w:val="enlighter-s3"/>
          <w:rFonts w:ascii="Maiandra GD" w:hAnsi="Maiandra GD" w:cs="Consolas"/>
          <w:color w:val="7CC379"/>
          <w:sz w:val="24"/>
          <w:szCs w:val="24"/>
          <w:bdr w:val="none" w:sz="0" w:space="0" w:color="auto" w:frame="1"/>
        </w:rPr>
        <w:t>{item.AddressLine}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F06D4E" w:rsidRPr="00D91B25" w:rsidRDefault="00F06D4E" w:rsidP="00F06D4E">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If you want to perform Right outer join then simply exchange the data source.</w:t>
      </w:r>
    </w:p>
    <w:p w:rsidR="00263C69" w:rsidRPr="00D91B25" w:rsidRDefault="00263C69">
      <w:pPr>
        <w:pBdr>
          <w:bottom w:val="double" w:sz="6" w:space="1" w:color="auto"/>
        </w:pBd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Cross Join</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Cross Join using Method and Query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w:t>
      </w:r>
      <w:r w:rsidRPr="00D91B25">
        <w:rPr>
          <w:rStyle w:val="Strong"/>
          <w:rFonts w:ascii="Maiandra GD" w:hAnsi="Maiandra GD" w:cs="Arial"/>
          <w:color w:val="000000"/>
          <w:bdr w:val="none" w:sz="0" w:space="0" w:color="auto" w:frame="1"/>
        </w:rPr>
        <w:t>Linq Cross Join</w:t>
      </w:r>
      <w:r w:rsidRPr="00D91B25">
        <w:rPr>
          <w:rFonts w:ascii="Maiandra GD" w:hAnsi="Maiandra GD" w:cs="Arial"/>
          <w:color w:val="000000"/>
          <w:bdr w:val="none" w:sz="0" w:space="0" w:color="auto" w:frame="1"/>
        </w:rPr>
        <w:t> using both method and query syntax examples. Please read our previous article before proceeding to this article where we discussed </w:t>
      </w:r>
      <w:hyperlink r:id="rId196" w:history="1">
        <w:r w:rsidRPr="00D91B25">
          <w:rPr>
            <w:rStyle w:val="Strong"/>
            <w:rFonts w:ascii="Maiandra GD" w:hAnsi="Maiandra GD" w:cs="Arial"/>
            <w:color w:val="007BFF"/>
            <w:bdr w:val="none" w:sz="0" w:space="0" w:color="auto" w:frame="1"/>
          </w:rPr>
          <w:t>Left Outer Join</w:t>
        </w:r>
      </w:hyperlink>
      <w:r w:rsidRPr="00D91B25">
        <w:rPr>
          <w:rFonts w:ascii="Maiandra GD" w:hAnsi="Maiandra GD" w:cs="Arial"/>
          <w:color w:val="000000"/>
          <w:bdr w:val="none" w:sz="0" w:space="0" w:color="auto" w:frame="1"/>
        </w:rPr>
        <w:t> in Linq.</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Linq Cross Join?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combining two data sources (or you can two collections) using Linq Cross Join, then each element in the first data source (i.e. first collection) will be mapped with each and every element in the second data source (i.e. second collection). So, in simple words, we can say that the Cross Join produces the Cartesian Products of the collections or data sources involved in the join.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 xml:space="preserve">In Cross Join we don’t require the common key or property as the “on” keyword which is used to specify the Join Key is not required. And moreover, there is no filtering of data. So, the total number of elements in the resultant sequence will be the product of the two data sources involved in the join. If the first data source contains 5 elements and </w:t>
      </w:r>
      <w:r w:rsidRPr="00D91B25">
        <w:rPr>
          <w:rFonts w:ascii="Maiandra GD" w:hAnsi="Maiandra GD" w:cs="Arial"/>
          <w:color w:val="000000"/>
          <w:bdr w:val="none" w:sz="0" w:space="0" w:color="auto" w:frame="1"/>
        </w:rPr>
        <w:lastRenderedPageBreak/>
        <w:t>the second data source contains 3 elements then the resultant sequence will contain (5*3) 15 elements.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Model classes and Data Sources:</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use the following Student and Subject model classes in this demo. Please create a class file and then copy and paste the following code in it.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Subject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SubjectName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GetAllSubjects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Subject</w:t>
      </w:r>
      <w:r w:rsidRPr="00D91B25">
        <w:rPr>
          <w:rStyle w:val="enlighter-g1"/>
          <w:rFonts w:ascii="Maiandra GD" w:hAnsi="Maiandra GD" w:cs="Consolas"/>
          <w:b/>
          <w:bCs/>
          <w:color w:val="6B7C8B"/>
          <w:sz w:val="24"/>
          <w:szCs w:val="24"/>
          <w:bdr w:val="none" w:sz="0" w:space="0" w:color="auto" w:frame="1"/>
        </w:rPr>
        <w:t>&gt;()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Subject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SubjectName = </w:t>
      </w:r>
      <w:r w:rsidRPr="00D91B25">
        <w:rPr>
          <w:rStyle w:val="enlighter-s0"/>
          <w:rFonts w:ascii="Maiandra GD" w:hAnsi="Maiandra GD" w:cs="Consolas"/>
          <w:color w:val="7CC379"/>
          <w:sz w:val="24"/>
          <w:szCs w:val="24"/>
          <w:bdr w:val="none" w:sz="0" w:space="0" w:color="auto" w:frame="1"/>
        </w:rPr>
        <w:t>"ASP.NET"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Subject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SubjectName = </w:t>
      </w:r>
      <w:r w:rsidRPr="00D91B25">
        <w:rPr>
          <w:rStyle w:val="enlighter-s0"/>
          <w:rFonts w:ascii="Maiandra GD" w:hAnsi="Maiandra GD" w:cs="Consolas"/>
          <w:color w:val="7CC379"/>
          <w:sz w:val="24"/>
          <w:szCs w:val="24"/>
          <w:bdr w:val="none" w:sz="0" w:space="0" w:color="auto" w:frame="1"/>
        </w:rPr>
        <w:t>"SQL Server"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Subject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SubjectName = </w:t>
      </w:r>
      <w:r w:rsidRPr="00D91B25">
        <w:rPr>
          <w:rStyle w:val="enlighter-s0"/>
          <w:rFonts w:ascii="Maiandra GD" w:hAnsi="Maiandra GD" w:cs="Consolas"/>
          <w:color w:val="7CC379"/>
          <w:sz w:val="24"/>
          <w:szCs w:val="24"/>
          <w:bdr w:val="none" w:sz="0" w:space="0" w:color="auto" w:frame="1"/>
        </w:rPr>
        <w:t>"Linq"</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we created two methods to return the respective data sources.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Cross Join Using Query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Cross Join Students with Subjects using Query Syntax.</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CrossJoinResult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subject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Subject.</w:t>
      </w:r>
      <w:r w:rsidRPr="00D91B25">
        <w:rPr>
          <w:rStyle w:val="enlighter-m3"/>
          <w:rFonts w:ascii="Maiandra GD" w:hAnsi="Maiandra GD" w:cs="Consolas"/>
          <w:color w:val="4284AE"/>
          <w:sz w:val="24"/>
          <w:szCs w:val="24"/>
          <w:bdr w:val="none" w:sz="0" w:space="0" w:color="auto" w:frame="1"/>
        </w:rPr>
        <w:t>GetAllSubjects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Name = employee.</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SubjectName = subject.</w:t>
      </w:r>
      <w:r w:rsidRPr="00D91B25">
        <w:rPr>
          <w:rStyle w:val="enlighter-m3"/>
          <w:rFonts w:ascii="Maiandra GD" w:hAnsi="Maiandra GD" w:cs="Consolas"/>
          <w:color w:val="4284AE"/>
          <w:sz w:val="24"/>
          <w:szCs w:val="24"/>
          <w:bdr w:val="none" w:sz="0" w:space="0" w:color="auto" w:frame="1"/>
        </w:rPr>
        <w:t>SubjectName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CrossJoinResult</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Subject: </w:t>
      </w:r>
      <w:r w:rsidRPr="00D91B25">
        <w:rPr>
          <w:rStyle w:val="enlighter-s3"/>
          <w:rFonts w:ascii="Maiandra GD" w:hAnsi="Maiandra GD" w:cs="Consolas"/>
          <w:color w:val="7CC379"/>
          <w:sz w:val="24"/>
          <w:szCs w:val="24"/>
          <w:bdr w:val="none" w:sz="0" w:space="0" w:color="auto" w:frame="1"/>
        </w:rPr>
        <w:t>{item.SubjectName}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3359785" cy="2945130"/>
            <wp:effectExtent l="19050" t="0" r="0" b="0"/>
            <wp:docPr id="14" name="Picture 9" descr="Linq Cross Join using Method and Query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q Cross Join using Method and Query Syntax"/>
                    <pic:cNvPicPr>
                      <a:picLocks noChangeAspect="1" noChangeArrowheads="1"/>
                    </pic:cNvPicPr>
                  </pic:nvPicPr>
                  <pic:blipFill>
                    <a:blip r:embed="rId197"/>
                    <a:srcRect/>
                    <a:stretch>
                      <a:fillRect/>
                    </a:stretch>
                  </pic:blipFill>
                  <pic:spPr bwMode="auto">
                    <a:xfrm>
                      <a:off x="0" y="0"/>
                      <a:ext cx="3359785" cy="2945130"/>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have 5 students in the student’s collection and 3 subjects in the subject’s collection. In the result set, we have 15 elements, i.e. the Cartesian product of the elements involved in the joins.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Cross Join using Method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order to implement the </w:t>
      </w:r>
      <w:r w:rsidRPr="00D91B25">
        <w:rPr>
          <w:rStyle w:val="Strong"/>
          <w:rFonts w:ascii="Maiandra GD" w:hAnsi="Maiandra GD" w:cs="Arial"/>
          <w:color w:val="000000"/>
          <w:bdr w:val="none" w:sz="0" w:space="0" w:color="auto" w:frame="1"/>
        </w:rPr>
        <w:t>Cross Join </w:t>
      </w:r>
      <w:r w:rsidRPr="00D91B25">
        <w:rPr>
          <w:rFonts w:ascii="Maiandra GD" w:hAnsi="Maiandra GD" w:cs="Arial"/>
          <w:color w:val="000000"/>
          <w:bdr w:val="none" w:sz="0" w:space="0" w:color="auto" w:frame="1"/>
        </w:rPr>
        <w:t>using method syntax, we need to use either the </w:t>
      </w:r>
      <w:r w:rsidRPr="00D91B25">
        <w:rPr>
          <w:rStyle w:val="Strong"/>
          <w:rFonts w:ascii="Maiandra GD" w:hAnsi="Maiandra GD" w:cs="Arial"/>
          <w:color w:val="000000"/>
          <w:bdr w:val="none" w:sz="0" w:space="0" w:color="auto" w:frame="1"/>
        </w:rPr>
        <w:t>SelectMany()</w:t>
      </w:r>
      <w:r w:rsidRPr="00D91B25">
        <w:rPr>
          <w:rFonts w:ascii="Maiandra GD" w:hAnsi="Maiandra GD" w:cs="Arial"/>
          <w:color w:val="000000"/>
          <w:bdr w:val="none" w:sz="0" w:space="0" w:color="auto" w:frame="1"/>
        </w:rPr>
        <w:t> method or the </w:t>
      </w:r>
      <w:r w:rsidRPr="00D91B25">
        <w:rPr>
          <w:rStyle w:val="Strong"/>
          <w:rFonts w:ascii="Maiandra GD" w:hAnsi="Maiandra GD" w:cs="Arial"/>
          <w:color w:val="000000"/>
          <w:bdr w:val="none" w:sz="0" w:space="0" w:color="auto" w:frame="1"/>
        </w:rPr>
        <w:t>Join()</w:t>
      </w:r>
      <w:r w:rsidRPr="00D91B25">
        <w:rPr>
          <w:rFonts w:ascii="Maiandra GD" w:hAnsi="Maiandra GD" w:cs="Arial"/>
          <w:color w:val="000000"/>
          <w:bdr w:val="none" w:sz="0" w:space="0" w:color="auto" w:frame="1"/>
        </w:rPr>
        <w:t> method as shown in the below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//Cross Join using SelectMany Method</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CrossJoinResult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SelectMany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sub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Subject.</w:t>
      </w:r>
      <w:r w:rsidRPr="00D91B25">
        <w:rPr>
          <w:rStyle w:val="enlighter-m3"/>
          <w:rFonts w:ascii="Maiandra GD" w:hAnsi="Maiandra GD" w:cs="Consolas"/>
          <w:color w:val="4284AE"/>
          <w:sz w:val="24"/>
          <w:szCs w:val="24"/>
          <w:bdr w:val="none" w:sz="0" w:space="0" w:color="auto" w:frame="1"/>
        </w:rPr>
        <w:t>GetAllSubjects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r w:rsidRPr="00D91B25">
        <w:rPr>
          <w:rStyle w:val="enlighter-text"/>
          <w:rFonts w:ascii="Maiandra GD" w:hAnsi="Maiandra GD" w:cs="Consolas"/>
          <w:color w:val="CFD5E0"/>
          <w:sz w:val="24"/>
          <w:szCs w:val="24"/>
          <w:bdr w:val="none" w:sz="0" w:space="0" w:color="auto" w:frame="1"/>
        </w:rPr>
        <w:t>std, sub</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Name =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SubjectName = sub.</w:t>
      </w:r>
      <w:r w:rsidRPr="00D91B25">
        <w:rPr>
          <w:rStyle w:val="enlighter-m3"/>
          <w:rFonts w:ascii="Maiandra GD" w:hAnsi="Maiandra GD" w:cs="Consolas"/>
          <w:color w:val="4284AE"/>
          <w:sz w:val="24"/>
          <w:szCs w:val="24"/>
          <w:bdr w:val="none" w:sz="0" w:space="0" w:color="auto" w:frame="1"/>
        </w:rPr>
        <w:t>SubjectName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//Cross Join using Join Method</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CrossJoinResult2 = Student.</w:t>
      </w:r>
      <w:r w:rsidRPr="00D91B25">
        <w:rPr>
          <w:rStyle w:val="enlighter-m3"/>
          <w:rFonts w:ascii="Maiandra GD" w:hAnsi="Maiandra GD" w:cs="Consolas"/>
          <w:color w:val="4284AE"/>
          <w:sz w:val="24"/>
          <w:szCs w:val="24"/>
          <w:bdr w:val="none" w:sz="0" w:space="0" w:color="auto" w:frame="1"/>
        </w:rPr>
        <w:t>GetAllStudnets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Subject.</w:t>
      </w:r>
      <w:r w:rsidRPr="00D91B25">
        <w:rPr>
          <w:rStyle w:val="enlighter-m3"/>
          <w:rFonts w:ascii="Maiandra GD" w:hAnsi="Maiandra GD" w:cs="Consolas"/>
          <w:color w:val="4284AE"/>
          <w:sz w:val="24"/>
          <w:szCs w:val="24"/>
          <w:bdr w:val="none" w:sz="0" w:space="0" w:color="auto" w:frame="1"/>
        </w:rPr>
        <w:t>GetAllSubjects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sub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e0"/>
          <w:rFonts w:ascii="Maiandra GD" w:hAnsi="Maiandra GD" w:cs="Consolas"/>
          <w:b/>
          <w:bCs/>
          <w:color w:val="D171DD"/>
          <w:sz w:val="24"/>
          <w:szCs w:val="24"/>
          <w:bdr w:val="none" w:sz="0" w:space="0" w:color="auto" w:frame="1"/>
        </w:rPr>
        <w:t>true</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sub</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Name =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SubjectName = sub.</w:t>
      </w:r>
      <w:r w:rsidRPr="00D91B25">
        <w:rPr>
          <w:rStyle w:val="enlighter-m3"/>
          <w:rFonts w:ascii="Maiandra GD" w:hAnsi="Maiandra GD" w:cs="Consolas"/>
          <w:color w:val="4284AE"/>
          <w:sz w:val="24"/>
          <w:szCs w:val="24"/>
          <w:bdr w:val="none" w:sz="0" w:space="0" w:color="auto" w:frame="1"/>
        </w:rPr>
        <w:t>SubjectName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CrossJoinResult2</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"Name : </w:t>
      </w:r>
      <w:r w:rsidRPr="00D91B25">
        <w:rPr>
          <w:rStyle w:val="enlighter-s3"/>
          <w:rFonts w:ascii="Maiandra GD" w:hAnsi="Maiandra GD" w:cs="Consolas"/>
          <w:color w:val="7CC379"/>
          <w:sz w:val="24"/>
          <w:szCs w:val="24"/>
          <w:bdr w:val="none" w:sz="0" w:space="0" w:color="auto" w:frame="1"/>
        </w:rPr>
        <w:t>{item.Name}</w:t>
      </w:r>
      <w:r w:rsidRPr="00D91B25">
        <w:rPr>
          <w:rStyle w:val="enlighter-s0"/>
          <w:rFonts w:ascii="Maiandra GD" w:hAnsi="Maiandra GD" w:cs="Consolas"/>
          <w:color w:val="7CC379"/>
          <w:sz w:val="24"/>
          <w:szCs w:val="24"/>
          <w:bdr w:val="none" w:sz="0" w:space="0" w:color="auto" w:frame="1"/>
        </w:rPr>
        <w:t xml:space="preserve">, Subject: </w:t>
      </w:r>
      <w:r w:rsidRPr="00D91B25">
        <w:rPr>
          <w:rStyle w:val="enlighter-s3"/>
          <w:rFonts w:ascii="Maiandra GD" w:hAnsi="Maiandra GD" w:cs="Consolas"/>
          <w:color w:val="7CC379"/>
          <w:sz w:val="24"/>
          <w:szCs w:val="24"/>
          <w:bdr w:val="none" w:sz="0" w:space="0" w:color="auto" w:frame="1"/>
        </w:rPr>
        <w:t>{item.SubjectName}</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It will give you the same result as the previous example.</w:t>
      </w:r>
    </w:p>
    <w:p w:rsidR="00F06D4E" w:rsidRPr="00D91B25" w:rsidRDefault="00F06D4E">
      <w:pPr>
        <w:pBdr>
          <w:bottom w:val="double" w:sz="6" w:space="1" w:color="auto"/>
        </w:pBdr>
        <w:rPr>
          <w:rFonts w:ascii="Maiandra GD" w:hAnsi="Maiandra GD"/>
          <w:sz w:val="24"/>
          <w:szCs w:val="24"/>
        </w:rPr>
      </w:pPr>
    </w:p>
    <w:p w:rsidR="0060075A" w:rsidRPr="00D91B25" w:rsidRDefault="0060075A">
      <w:pP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Element Operators in LINQ</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Element Operators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give you a brief introduction to the </w:t>
      </w:r>
      <w:r w:rsidRPr="00D91B25">
        <w:rPr>
          <w:rStyle w:val="Strong"/>
          <w:rFonts w:ascii="Maiandra GD" w:hAnsi="Maiandra GD" w:cs="Arial"/>
          <w:color w:val="000000"/>
          <w:bdr w:val="none" w:sz="0" w:space="0" w:color="auto" w:frame="1"/>
        </w:rPr>
        <w:t>Element Operators in LINQ</w:t>
      </w:r>
      <w:r w:rsidRPr="00D91B25">
        <w:rPr>
          <w:rFonts w:ascii="Maiandra GD" w:hAnsi="Maiandra GD" w:cs="Arial"/>
          <w:color w:val="000000"/>
          <w:bdr w:val="none" w:sz="0" w:space="0" w:color="auto" w:frame="1"/>
        </w:rPr>
        <w:t>. Please read our previous article where we discussed the </w:t>
      </w:r>
      <w:hyperlink r:id="rId198" w:history="1">
        <w:r w:rsidRPr="00D91B25">
          <w:rPr>
            <w:rStyle w:val="Strong"/>
            <w:rFonts w:ascii="Maiandra GD" w:hAnsi="Maiandra GD" w:cs="Arial"/>
            <w:color w:val="007BFF"/>
            <w:bdr w:val="none" w:sz="0" w:space="0" w:color="auto" w:frame="1"/>
          </w:rPr>
          <w:t>Linq Cross Join</w:t>
        </w:r>
      </w:hyperlink>
      <w:r w:rsidRPr="00D91B25">
        <w:rPr>
          <w:rFonts w:ascii="Maiandra GD" w:hAnsi="Maiandra GD" w:cs="Arial"/>
          <w:color w:val="000000"/>
          <w:bdr w:val="none" w:sz="0" w:space="0" w:color="auto" w:frame="1"/>
        </w:rPr>
        <w:t> with examples. As part of this article, we are going to discuss the following pointers in detail.</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263390" cy="946150"/>
            <wp:effectExtent l="19050" t="0" r="3810" b="0"/>
            <wp:docPr id="15" name="Picture 11" descr="Element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ement Operators in LINQ"/>
                    <pic:cNvPicPr>
                      <a:picLocks noChangeAspect="1" noChangeArrowheads="1"/>
                    </pic:cNvPicPr>
                  </pic:nvPicPr>
                  <pic:blipFill>
                    <a:blip r:embed="rId199"/>
                    <a:srcRect/>
                    <a:stretch>
                      <a:fillRect/>
                    </a:stretch>
                  </pic:blipFill>
                  <pic:spPr bwMode="auto">
                    <a:xfrm>
                      <a:off x="0" y="0"/>
                      <a:ext cx="4263390" cy="946150"/>
                    </a:xfrm>
                    <a:prstGeom prst="rect">
                      <a:avLst/>
                    </a:prstGeom>
                    <a:noFill/>
                    <a:ln w="9525">
                      <a:noFill/>
                      <a:miter lim="800000"/>
                      <a:headEnd/>
                      <a:tailEnd/>
                    </a:ln>
                  </pic:spPr>
                </pic:pic>
              </a:graphicData>
            </a:graphic>
          </wp:inline>
        </w:drawing>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Element Operators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Element Operators in Linq are used to return a single element from a data source using the element index or based on a predicate i.e. a condition. These Element Operators can be used with a single data source or on a query of multiple data sources.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Why do we need to use the Element Operators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want to perform the following operations, then you need to use the Element Operators.</w:t>
      </w:r>
    </w:p>
    <w:p w:rsidR="0060075A" w:rsidRPr="00D91B25" w:rsidRDefault="0060075A" w:rsidP="0060075A">
      <w:pPr>
        <w:numPr>
          <w:ilvl w:val="0"/>
          <w:numId w:val="5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 the First record from a data source.</w:t>
      </w:r>
    </w:p>
    <w:p w:rsidR="0060075A" w:rsidRPr="00D91B25" w:rsidRDefault="0060075A" w:rsidP="0060075A">
      <w:pPr>
        <w:numPr>
          <w:ilvl w:val="0"/>
          <w:numId w:val="5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Fetch a specific record from the data source.</w:t>
      </w:r>
    </w:p>
    <w:p w:rsidR="0060075A" w:rsidRPr="00D91B25" w:rsidRDefault="0060075A" w:rsidP="0060075A">
      <w:pPr>
        <w:numPr>
          <w:ilvl w:val="0"/>
          <w:numId w:val="56"/>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 the last record from a data source.</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methods are available in the Element Operators category?</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methods are provided by Linq to perform element operations.</w:t>
      </w:r>
    </w:p>
    <w:p w:rsidR="0060075A" w:rsidRPr="00D91B25" w:rsidRDefault="0060075A" w:rsidP="0060075A">
      <w:pPr>
        <w:numPr>
          <w:ilvl w:val="0"/>
          <w:numId w:val="57"/>
        </w:numPr>
        <w:shd w:val="clear" w:color="auto" w:fill="FFFFFF"/>
        <w:spacing w:after="0" w:line="240" w:lineRule="auto"/>
        <w:jc w:val="both"/>
        <w:textAlignment w:val="baseline"/>
        <w:rPr>
          <w:rFonts w:ascii="Maiandra GD" w:hAnsi="Maiandra GD" w:cs="Segoe UI"/>
          <w:color w:val="212529"/>
          <w:sz w:val="24"/>
          <w:szCs w:val="24"/>
        </w:rPr>
      </w:pPr>
      <w:hyperlink r:id="rId200" w:history="1">
        <w:r w:rsidRPr="00D91B25">
          <w:rPr>
            <w:rStyle w:val="Strong"/>
            <w:rFonts w:ascii="Maiandra GD" w:hAnsi="Maiandra GD" w:cs="Arial"/>
            <w:color w:val="0000FF"/>
            <w:sz w:val="24"/>
            <w:szCs w:val="24"/>
            <w:bdr w:val="none" w:sz="0" w:space="0" w:color="auto" w:frame="1"/>
          </w:rPr>
          <w:t>ElementAt and ElementAtOrDefault</w:t>
        </w:r>
      </w:hyperlink>
    </w:p>
    <w:p w:rsidR="0060075A" w:rsidRPr="00D91B25" w:rsidRDefault="0060075A" w:rsidP="0060075A">
      <w:pPr>
        <w:numPr>
          <w:ilvl w:val="0"/>
          <w:numId w:val="57"/>
        </w:numPr>
        <w:shd w:val="clear" w:color="auto" w:fill="FFFFFF"/>
        <w:spacing w:after="0" w:line="240" w:lineRule="auto"/>
        <w:jc w:val="both"/>
        <w:textAlignment w:val="baseline"/>
        <w:rPr>
          <w:rFonts w:ascii="Maiandra GD" w:hAnsi="Maiandra GD" w:cs="Segoe UI"/>
          <w:color w:val="212529"/>
          <w:sz w:val="24"/>
          <w:szCs w:val="24"/>
        </w:rPr>
      </w:pPr>
      <w:hyperlink r:id="rId201" w:history="1">
        <w:r w:rsidRPr="00D91B25">
          <w:rPr>
            <w:rStyle w:val="Strong"/>
            <w:rFonts w:ascii="Maiandra GD" w:hAnsi="Maiandra GD" w:cs="Arial"/>
            <w:color w:val="0000FF"/>
            <w:sz w:val="24"/>
            <w:szCs w:val="24"/>
            <w:bdr w:val="none" w:sz="0" w:space="0" w:color="auto" w:frame="1"/>
          </w:rPr>
          <w:t>First and FirstOrDefault</w:t>
        </w:r>
      </w:hyperlink>
    </w:p>
    <w:p w:rsidR="0060075A" w:rsidRPr="00D91B25" w:rsidRDefault="0060075A" w:rsidP="0060075A">
      <w:pPr>
        <w:numPr>
          <w:ilvl w:val="0"/>
          <w:numId w:val="57"/>
        </w:numPr>
        <w:shd w:val="clear" w:color="auto" w:fill="FFFFFF"/>
        <w:spacing w:after="0" w:line="240" w:lineRule="auto"/>
        <w:jc w:val="both"/>
        <w:textAlignment w:val="baseline"/>
        <w:rPr>
          <w:rFonts w:ascii="Maiandra GD" w:hAnsi="Maiandra GD" w:cs="Segoe UI"/>
          <w:color w:val="212529"/>
          <w:sz w:val="24"/>
          <w:szCs w:val="24"/>
        </w:rPr>
      </w:pPr>
      <w:hyperlink r:id="rId202" w:history="1">
        <w:r w:rsidRPr="00D91B25">
          <w:rPr>
            <w:rStyle w:val="Hyperlink"/>
            <w:rFonts w:ascii="Maiandra GD" w:hAnsi="Maiandra GD" w:cs="Arial"/>
            <w:b/>
            <w:bCs/>
            <w:sz w:val="24"/>
            <w:szCs w:val="24"/>
            <w:bdr w:val="none" w:sz="0" w:space="0" w:color="auto" w:frame="1"/>
          </w:rPr>
          <w:t>Last and LastOrDefault</w:t>
        </w:r>
      </w:hyperlink>
    </w:p>
    <w:p w:rsidR="0060075A" w:rsidRPr="00D91B25" w:rsidRDefault="0060075A" w:rsidP="0060075A">
      <w:pPr>
        <w:numPr>
          <w:ilvl w:val="0"/>
          <w:numId w:val="57"/>
        </w:numPr>
        <w:shd w:val="clear" w:color="auto" w:fill="FFFFFF"/>
        <w:spacing w:after="0" w:line="240" w:lineRule="auto"/>
        <w:jc w:val="both"/>
        <w:textAlignment w:val="baseline"/>
        <w:rPr>
          <w:rFonts w:ascii="Maiandra GD" w:hAnsi="Maiandra GD" w:cs="Segoe UI"/>
          <w:color w:val="212529"/>
          <w:sz w:val="24"/>
          <w:szCs w:val="24"/>
        </w:rPr>
      </w:pPr>
      <w:hyperlink r:id="rId203" w:history="1">
        <w:r w:rsidRPr="00D91B25">
          <w:rPr>
            <w:rStyle w:val="Strong"/>
            <w:rFonts w:ascii="Maiandra GD" w:hAnsi="Maiandra GD" w:cs="Arial"/>
            <w:color w:val="0000FF"/>
            <w:sz w:val="24"/>
            <w:szCs w:val="24"/>
            <w:bdr w:val="none" w:sz="0" w:space="0" w:color="auto" w:frame="1"/>
          </w:rPr>
          <w:t>Single and SingleOrDefault</w:t>
        </w:r>
      </w:hyperlink>
    </w:p>
    <w:p w:rsidR="0060075A" w:rsidRPr="00D91B25" w:rsidRDefault="0060075A" w:rsidP="0060075A">
      <w:pPr>
        <w:numPr>
          <w:ilvl w:val="0"/>
          <w:numId w:val="57"/>
        </w:numPr>
        <w:shd w:val="clear" w:color="auto" w:fill="FFFFFF"/>
        <w:spacing w:after="0" w:line="240" w:lineRule="auto"/>
        <w:jc w:val="both"/>
        <w:textAlignment w:val="baseline"/>
        <w:rPr>
          <w:rFonts w:ascii="Maiandra GD" w:hAnsi="Maiandra GD" w:cs="Segoe UI"/>
          <w:color w:val="212529"/>
          <w:sz w:val="24"/>
          <w:szCs w:val="24"/>
        </w:rPr>
      </w:pPr>
      <w:hyperlink r:id="rId204" w:history="1">
        <w:r w:rsidRPr="00D91B25">
          <w:rPr>
            <w:rStyle w:val="Strong"/>
            <w:rFonts w:ascii="Maiandra GD" w:hAnsi="Maiandra GD" w:cs="Arial"/>
            <w:color w:val="0000FF"/>
            <w:sz w:val="24"/>
            <w:szCs w:val="24"/>
            <w:bdr w:val="none" w:sz="0" w:space="0" w:color="auto" w:frame="1"/>
          </w:rPr>
          <w:t>DefaultIfEmpty</w:t>
        </w:r>
      </w:hyperlink>
    </w:p>
    <w:p w:rsidR="002E70A3" w:rsidRPr="00D91B25" w:rsidRDefault="002E70A3">
      <w:pPr>
        <w:pBdr>
          <w:bottom w:val="double" w:sz="6" w:space="1" w:color="auto"/>
        </w:pBd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ElementAt and ElementAtOrDefault in Linq</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ElementAt and ElementAtOrDefault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this article, I am going to discuss the </w:t>
      </w:r>
      <w:r w:rsidRPr="00D91B25">
        <w:rPr>
          <w:rStyle w:val="Strong"/>
          <w:rFonts w:ascii="Maiandra GD" w:hAnsi="Maiandra GD" w:cs="Arial"/>
          <w:color w:val="000000"/>
          <w:bdr w:val="none" w:sz="0" w:space="0" w:color="auto" w:frame="1"/>
        </w:rPr>
        <w:t>ElementAt and ElementAtOrDefault operator in Linq</w:t>
      </w:r>
      <w:r w:rsidRPr="00D91B25">
        <w:rPr>
          <w:rFonts w:ascii="Maiandra GD" w:hAnsi="Maiandra GD" w:cs="Arial"/>
          <w:color w:val="000000"/>
          <w:bdr w:val="none" w:sz="0" w:space="0" w:color="auto" w:frame="1"/>
        </w:rPr>
        <w:t> with some examples. Please read our previous article before proceeding to this article, where we discussed the basics of </w:t>
      </w:r>
      <w:hyperlink r:id="rId205" w:history="1">
        <w:r w:rsidRPr="00D91B25">
          <w:rPr>
            <w:rStyle w:val="Strong"/>
            <w:rFonts w:ascii="Maiandra GD" w:hAnsi="Maiandra GD" w:cs="Arial"/>
            <w:color w:val="007BFF"/>
            <w:bdr w:val="none" w:sz="0" w:space="0" w:color="auto" w:frame="1"/>
          </w:rPr>
          <w:t>Element Operators</w:t>
        </w:r>
      </w:hyperlink>
      <w:r w:rsidRPr="00D91B25">
        <w:rPr>
          <w:rFonts w:ascii="Maiandra GD" w:hAnsi="Maiandra GD" w:cs="Arial"/>
          <w:color w:val="000000"/>
          <w:bdr w:val="none" w:sz="0" w:space="0" w:color="auto" w:frame="1"/>
        </w:rPr>
        <w:t> in Linq.</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ElementAt Operator in Linq: </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ElementAt operator is used to return an element from a specific index. If the data source is empty or if the provided index value is out of range, then we will get ArgumentOutOfRangeException. Let us see the signatures of this method as shown below.</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454140" cy="914400"/>
            <wp:effectExtent l="19050" t="0" r="3810" b="0"/>
            <wp:docPr id="18" name="Picture 13" descr="ElementAt Method Signature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ementAt Method Signature in Linq"/>
                    <pic:cNvPicPr>
                      <a:picLocks noChangeAspect="1" noChangeArrowheads="1"/>
                    </pic:cNvPicPr>
                  </pic:nvPicPr>
                  <pic:blipFill>
                    <a:blip r:embed="rId206"/>
                    <a:srcRect/>
                    <a:stretch>
                      <a:fillRect/>
                    </a:stretch>
                  </pic:blipFill>
                  <pic:spPr bwMode="auto">
                    <a:xfrm>
                      <a:off x="0" y="0"/>
                      <a:ext cx="6454140" cy="914400"/>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this method takes one parameter i.e. the index position. Then it will return the element present in that index position of the data source. There is no overloaded version available for this method.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Return the element present in index position 1.</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Please have a look at the following program. Here we have created one data source which contains integer numbers. Then we fetch the element present in index position 1 by using the ElementAt method and to that method, we pass the value 1.</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ElementAt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Run the application and it should print 2 in the output window as in index position 1 the value 2 is there.</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Index Out of Range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our data source contains 10 elements so the index is going to start from 0 to 9. Now let see what happen I try to fetch the element from index position 10 or try to pass a negative index value as shown below.</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//int MethodSyntax = numbers.ElementAt(-1);</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ElementAt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if you run the application, then you will get the following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576613" cy="2998381"/>
            <wp:effectExtent l="19050" t="0" r="0" b="0"/>
            <wp:docPr id="17" name="Picture 14" descr="ElementAt and ElementAtOrDefault operator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ementAt and ElementAtOrDefault operator in Linq"/>
                    <pic:cNvPicPr>
                      <a:picLocks noChangeAspect="1" noChangeArrowheads="1"/>
                    </pic:cNvPicPr>
                  </pic:nvPicPr>
                  <pic:blipFill>
                    <a:blip r:embed="rId207"/>
                    <a:srcRect/>
                    <a:stretch>
                      <a:fillRect/>
                    </a:stretch>
                  </pic:blipFill>
                  <pic:spPr bwMode="auto">
                    <a:xfrm>
                      <a:off x="0" y="0"/>
                      <a:ext cx="6576560" cy="2998357"/>
                    </a:xfrm>
                    <a:prstGeom prst="rect">
                      <a:avLst/>
                    </a:prstGeom>
                    <a:noFill/>
                    <a:ln w="9525">
                      <a:noFill/>
                      <a:miter lim="800000"/>
                      <a:headEnd/>
                      <a:tailEnd/>
                    </a:ln>
                  </pic:spPr>
                </pic:pic>
              </a:graphicData>
            </a:graphic>
          </wp:inline>
        </w:drawing>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Empty Data source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see what happens if we apply the ElementAt operator on an empty data source as shown in the following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ElementAt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Again you will get the same exception as the previous example.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If the data source is empty or if you specify a negative value for the index position or if you specify the index position which is out of range then you will get a runtime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don’t want that exception then you need to use the ElementAtOrDefault method.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ElementAtOrDefault Method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ElementAtOrDefault method does the same thing as the ElementAt method except that this method does not throw an exception when the data source is empty or when the supplied index value is out of range. In such cases, it will return the default value based on the data type of the element the data source contain. Please have a look at the definition of this method as shown in the below image.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475095" cy="786765"/>
            <wp:effectExtent l="19050" t="0" r="1905" b="0"/>
            <wp:docPr id="16" name="Picture 15" descr="ElementAtOrDefault Method Signature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ementAtOrDefault Method Signature in Linq"/>
                    <pic:cNvPicPr>
                      <a:picLocks noChangeAspect="1" noChangeArrowheads="1"/>
                    </pic:cNvPicPr>
                  </pic:nvPicPr>
                  <pic:blipFill>
                    <a:blip r:embed="rId208"/>
                    <a:srcRect/>
                    <a:stretch>
                      <a:fillRect/>
                    </a:stretch>
                  </pic:blipFill>
                  <pic:spPr bwMode="auto">
                    <a:xfrm>
                      <a:off x="0" y="0"/>
                      <a:ext cx="6475095" cy="78676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Like the ElementAt method, this method also does not have an overloaded version. Let us understand this method with some examples.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Fetch the element from index position 1.</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ElementAtOrDefault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2</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 Fetch the element from index position 10.</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ElementAtOrDefault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0</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it will print the value 0. This is because the data source contains integers. And the default for integer is 0.</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 Using Query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is no such operator call ElementAt Or ElementAtOrDefault is available to write the query syntax, If you want then you can combine both the method syntax and query syntax to write the code as shown below.</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LINQJoin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QuerySyntax1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ElementAt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QuerySyntax2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ElementAtOrDefault</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the ElementAt and ElementAtOrDefault method?</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Both methods are used to return an element from the specified index. But if the element is not available at the specified index position, then the ElementAt method will throw an exception while the ElementAtOrDefault method will not throw an exception instead it returns a default value based on the data type of the element.</w:t>
      </w:r>
    </w:p>
    <w:p w:rsidR="0060075A" w:rsidRPr="00D91B25" w:rsidRDefault="0060075A">
      <w:pPr>
        <w:pBdr>
          <w:bottom w:val="double" w:sz="6" w:space="1" w:color="auto"/>
        </w:pBd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First and FirstOrDefault Methods in Linq</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First and FirstOrDefault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First and FirstOrDefault Methods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09" w:history="1">
        <w:r w:rsidRPr="00D91B25">
          <w:rPr>
            <w:rStyle w:val="Strong"/>
            <w:rFonts w:ascii="Maiandra GD" w:hAnsi="Maiandra GD" w:cs="Arial"/>
            <w:color w:val="007BFF"/>
            <w:bdr w:val="none" w:sz="0" w:space="0" w:color="auto" w:frame="1"/>
          </w:rPr>
          <w:t>ElementAt and ElementAtOrDefault method</w:t>
        </w:r>
      </w:hyperlink>
      <w:r w:rsidRPr="00D91B25">
        <w:rPr>
          <w:rFonts w:ascii="Maiandra GD" w:hAnsi="Maiandra GD" w:cs="Arial"/>
          <w:color w:val="000000"/>
          <w:bdr w:val="none" w:sz="0" w:space="0" w:color="auto" w:frame="1"/>
        </w:rPr>
        <w:t> in Linq.</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First Method in Linq: </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First Method is used to return the first element from a data source. If the data source is empty, then this method will throw an exception. There are two overloaded versions available for this method as shown below.</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230620" cy="1095375"/>
            <wp:effectExtent l="19050" t="0" r="0" b="0"/>
            <wp:docPr id="29" name="Picture 19" descr="First and First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rst and FirstOrDefault Methods in Linq"/>
                    <pic:cNvPicPr>
                      <a:picLocks noChangeAspect="1" noChangeArrowheads="1"/>
                    </pic:cNvPicPr>
                  </pic:nvPicPr>
                  <pic:blipFill>
                    <a:blip r:embed="rId210"/>
                    <a:srcRect/>
                    <a:stretch>
                      <a:fillRect/>
                    </a:stretch>
                  </pic:blipFill>
                  <pic:spPr bwMode="auto">
                    <a:xfrm>
                      <a:off x="0" y="0"/>
                      <a:ext cx="6230620" cy="109537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first overloaded version does not take any parameter and it simply returns the first element from the data source. The second overloaded version takes a predicate as a parameter using which we can specify a condition and then it will return the first element which satisfied the specified condition.</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Return the first element from a data source.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created one data source which contains integer numbers from 1 to 10. So, our requirement is to fetch the first element from the data source i.e. in the output we want to display the value 1 as it is the first element in the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First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display 1 in the output window as expected.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Fetch the first element from the data source which is divisible by 2.</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use the second overloaded version of the First method using which we can specify our condition. The following program uses the second overloaded version to return the first element from the data source which is divisible by 2.</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First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2</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because 2 is the first element in the data source which is divisible by 2.</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InvalidOperationException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Whenever the data source is empty or if the specified condition does not return any data, then we will get the </w:t>
      </w:r>
      <w:r w:rsidRPr="00D91B25">
        <w:rPr>
          <w:rStyle w:val="Strong"/>
          <w:rFonts w:ascii="Maiandra GD" w:hAnsi="Maiandra GD" w:cs="Arial"/>
          <w:color w:val="000000"/>
          <w:bdr w:val="none" w:sz="0" w:space="0" w:color="auto" w:frame="1"/>
        </w:rPr>
        <w:t>InvalidOperationException</w:t>
      </w:r>
      <w:r w:rsidRPr="00D91B25">
        <w:rPr>
          <w:rFonts w:ascii="Maiandra GD" w:hAnsi="Maiandra GD" w:cs="Arial"/>
          <w:color w:val="000000"/>
          <w:bdr w:val="none" w:sz="0" w:space="0" w:color="auto" w:frame="1"/>
        </w:rPr>
        <w:t> as shown in the below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//Empty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numbersEmpty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MethodSyntax1 = numbersEmpty.</w:t>
      </w:r>
      <w:r w:rsidRPr="00D91B25">
        <w:rPr>
          <w:rStyle w:val="enlighter-m3"/>
          <w:rFonts w:ascii="Maiandra GD" w:hAnsi="Maiandra GD" w:cs="Consolas"/>
          <w:color w:val="4284AE"/>
          <w:sz w:val="24"/>
          <w:szCs w:val="24"/>
          <w:bdr w:val="none" w:sz="0" w:space="0" w:color="auto" w:frame="1"/>
        </w:rPr>
        <w:t>First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//Specified condition doesnot return any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MethodSyntax2 = numbers.</w:t>
      </w:r>
      <w:r w:rsidRPr="00D91B25">
        <w:rPr>
          <w:rStyle w:val="enlighter-m3"/>
          <w:rFonts w:ascii="Maiandra GD" w:hAnsi="Maiandra GD" w:cs="Consolas"/>
          <w:color w:val="4284AE"/>
          <w:sz w:val="24"/>
          <w:szCs w:val="24"/>
          <w:bdr w:val="none" w:sz="0" w:space="0" w:color="auto" w:frame="1"/>
        </w:rPr>
        <w:t>First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if you run the application, you will get the following exception.</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3434080" cy="3466465"/>
            <wp:effectExtent l="19050" t="0" r="0" b="0"/>
            <wp:docPr id="28" name="Picture 20" descr="First Method Throwing Exceptio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st Method Throwing Exception in Linq"/>
                    <pic:cNvPicPr>
                      <a:picLocks noChangeAspect="1" noChangeArrowheads="1"/>
                    </pic:cNvPicPr>
                  </pic:nvPicPr>
                  <pic:blipFill>
                    <a:blip r:embed="rId211"/>
                    <a:srcRect/>
                    <a:stretch>
                      <a:fillRect/>
                    </a:stretch>
                  </pic:blipFill>
                  <pic:spPr bwMode="auto">
                    <a:xfrm>
                      <a:off x="0" y="0"/>
                      <a:ext cx="3434080" cy="346646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don’t want that Invalid Operation Exception, instead you want a default value based on the data type then you need to use the FirstOrDefault method.</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For the reference types, the default is NULL and for the value types, the default depends on the actual type expected.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FirstOrDefault Method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Linq FirstOrDefault method exactly does the same thing as the First method except that this method does not throw Invalid Operation Exception instead it returns the default value based on the data type of the element. Like the First method, there are also two overloaded versions available for the FirstOrDefault method as shown below.</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982409" cy="967562"/>
            <wp:effectExtent l="19050" t="0" r="0" b="0"/>
            <wp:docPr id="27" name="Picture 21" descr="First and First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rst and FirstOrDefault Methods in Linq"/>
                    <pic:cNvPicPr>
                      <a:picLocks noChangeAspect="1" noChangeArrowheads="1"/>
                    </pic:cNvPicPr>
                  </pic:nvPicPr>
                  <pic:blipFill>
                    <a:blip r:embed="rId212"/>
                    <a:srcRect/>
                    <a:stretch>
                      <a:fillRect/>
                    </a:stretch>
                  </pic:blipFill>
                  <pic:spPr bwMode="auto">
                    <a:xfrm>
                      <a:off x="0" y="0"/>
                      <a:ext cx="5983510" cy="967740"/>
                    </a:xfrm>
                    <a:prstGeom prst="rect">
                      <a:avLst/>
                    </a:prstGeom>
                    <a:noFill/>
                    <a:ln w="9525">
                      <a:noFill/>
                      <a:miter lim="800000"/>
                      <a:headEnd/>
                      <a:tailEnd/>
                    </a:ln>
                  </pic:spPr>
                </pic:pic>
              </a:graphicData>
            </a:graphic>
          </wp:inline>
        </w:drawing>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Fetch the element from the data source using FirstOrDefault.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FirstOrDefault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 Fetch the element from the data source which is greater than 5.</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FirstOrDefault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6</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two data sources. The first data source does not contain any item and here we are trying the fetch the first element. The second data source contains 10 elements from the number 1 to 10 and from this data source we are trying to retrieve the first element which is greater than 50.</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//Empty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numbersEmpty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MethodSyntax1 = numbersEmpty.</w:t>
      </w:r>
      <w:r w:rsidRPr="00D91B25">
        <w:rPr>
          <w:rStyle w:val="enlighter-m3"/>
          <w:rFonts w:ascii="Maiandra GD" w:hAnsi="Maiandra GD" w:cs="Consolas"/>
          <w:color w:val="4284AE"/>
          <w:sz w:val="24"/>
          <w:szCs w:val="24"/>
          <w:bdr w:val="none" w:sz="0" w:space="0" w:color="auto" w:frame="1"/>
        </w:rPr>
        <w:t>FirstOrDefault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//Specified condition doesnot return any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MethodSyntax2 = numbers.</w:t>
      </w:r>
      <w:r w:rsidRPr="00D91B25">
        <w:rPr>
          <w:rStyle w:val="enlighter-m3"/>
          <w:rFonts w:ascii="Maiandra GD" w:hAnsi="Maiandra GD" w:cs="Consolas"/>
          <w:color w:val="4284AE"/>
          <w:sz w:val="24"/>
          <w:szCs w:val="24"/>
          <w:bdr w:val="none" w:sz="0" w:space="0" w:color="auto" w:frame="1"/>
        </w:rPr>
        <w:t>FirstOrDefault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it will print the values as 0 and 0. This is because the data source contains integers. And the default for integer is 0.</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Example7: First and FirstOrDefault method Using Query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is no such operator called First or FirstOrDefault is available to write the query syntax, If you want then you can combine both the method syntax and query syntax to write the code as shown below.</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QuerySyntax1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First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QuerySyntax2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FirstOrDefault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First and FirstOrDefault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Both First and FirstOrDefault methods in Linq are used to return the first element from a data source. But if the data source is empty or if the specified condition does not return any data, then the First method will throw an exception while the FirstOrDefault method will not throw an exception instead it returns a default value based on the data type of the element.</w:t>
      </w:r>
    </w:p>
    <w:p w:rsidR="0060075A" w:rsidRPr="00D91B25" w:rsidRDefault="0060075A">
      <w:pPr>
        <w:pBdr>
          <w:bottom w:val="double" w:sz="6" w:space="1" w:color="auto"/>
        </w:pBd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Last and LastOrDefault Methods in Linq</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Last and LastOrDefault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Last and LastOrDefault Methods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13" w:history="1">
        <w:r w:rsidRPr="00D91B25">
          <w:rPr>
            <w:rStyle w:val="Strong"/>
            <w:rFonts w:ascii="Maiandra GD" w:hAnsi="Maiandra GD" w:cs="Arial"/>
            <w:color w:val="007BFF"/>
            <w:bdr w:val="none" w:sz="0" w:space="0" w:color="auto" w:frame="1"/>
          </w:rPr>
          <w:t>First and FirstOrDefault methods in Linq</w:t>
        </w:r>
        <w:r w:rsidRPr="00D91B25">
          <w:rPr>
            <w:rStyle w:val="Hyperlink"/>
            <w:rFonts w:ascii="Maiandra GD" w:hAnsi="Maiandra GD" w:cs="Arial"/>
            <w:color w:val="007BFF"/>
            <w:bdr w:val="none" w:sz="0" w:space="0" w:color="auto" w:frame="1"/>
          </w:rPr>
          <w:t> </w:t>
        </w:r>
      </w:hyperlink>
      <w:r w:rsidRPr="00D91B25">
        <w:rPr>
          <w:rFonts w:ascii="Maiandra GD" w:hAnsi="Maiandra GD" w:cs="Arial"/>
          <w:color w:val="000000"/>
          <w:bdr w:val="none" w:sz="0" w:space="0" w:color="auto" w:frame="1"/>
        </w:rPr>
        <w:t>with some examples.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Last Method in Linq: </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Last Method in Linq is used to return the last element from a data source. There are two overloaded versions available for the Last method as shown below.</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443345" cy="967740"/>
            <wp:effectExtent l="19050" t="0" r="0" b="0"/>
            <wp:docPr id="224" name="Picture 25" descr="Last and Last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st and LastOrDefault Methods in Linq"/>
                    <pic:cNvPicPr>
                      <a:picLocks noChangeAspect="1" noChangeArrowheads="1"/>
                    </pic:cNvPicPr>
                  </pic:nvPicPr>
                  <pic:blipFill>
                    <a:blip r:embed="rId214"/>
                    <a:srcRect/>
                    <a:stretch>
                      <a:fillRect/>
                    </a:stretch>
                  </pic:blipFill>
                  <pic:spPr bwMode="auto">
                    <a:xfrm>
                      <a:off x="0" y="0"/>
                      <a:ext cx="6443345" cy="967740"/>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first overloaded version of the Last method does not take any parameter. It simply returns the last element from the data source and if the data source is empty then it throws an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second overloaded version of the Last method takes a predicate as a parameter. Using this predicate we can specify a condition and then it returns the last element which satisfied the specified condition. In this case, if no element satisfied the specified condition, then it will throw an exception.</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Return the last element from a data source.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created a data source that contains integer numbers from 1 to 10. So, as per our requirement, we need to fetch the last element from the data source i.e. the value 10 as it is the last element present in the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Last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it should print 10 in the output window as expected.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Return the last element from the data source which is less than 5.</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need to specify a condition, so we need to use the second overloaded version of the Last method which takes a predicate as a parameter. The following program uses the second overloaded version of the Last method to return the last element from the data source which is less than 5.</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Last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4</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is because 4 is the last element in the sequence which is less than 5</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InvalidOperationException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the data source is empty or if no element is satisfied with the given condition, then it will throw the </w:t>
      </w:r>
      <w:r w:rsidRPr="00D91B25">
        <w:rPr>
          <w:rStyle w:val="Strong"/>
          <w:rFonts w:ascii="Maiandra GD" w:hAnsi="Maiandra GD" w:cs="Arial"/>
          <w:color w:val="000000"/>
          <w:bdr w:val="none" w:sz="0" w:space="0" w:color="auto" w:frame="1"/>
        </w:rPr>
        <w:t>InvalidOperationException</w:t>
      </w:r>
      <w:r w:rsidRPr="00D91B25">
        <w:rPr>
          <w:rFonts w:ascii="Maiandra GD" w:hAnsi="Maiandra GD" w:cs="Arial"/>
          <w:color w:val="000000"/>
          <w:bdr w:val="none" w:sz="0" w:space="0" w:color="auto" w:frame="1"/>
        </w:rPr>
        <w:t> as shown in the below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//Empty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numbersEmpty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MethodSyntax1 = numbersEmpty.</w:t>
      </w:r>
      <w:r w:rsidRPr="00D91B25">
        <w:rPr>
          <w:rStyle w:val="enlighter-m3"/>
          <w:rFonts w:ascii="Maiandra GD" w:hAnsi="Maiandra GD" w:cs="Consolas"/>
          <w:color w:val="4284AE"/>
          <w:sz w:val="24"/>
          <w:szCs w:val="24"/>
          <w:bdr w:val="none" w:sz="0" w:space="0" w:color="auto" w:frame="1"/>
        </w:rPr>
        <w:t>Last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//Specified condition does not return any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MethodSyntax2 = numbers.</w:t>
      </w:r>
      <w:r w:rsidRPr="00D91B25">
        <w:rPr>
          <w:rStyle w:val="enlighter-m3"/>
          <w:rFonts w:ascii="Maiandra GD" w:hAnsi="Maiandra GD" w:cs="Consolas"/>
          <w:color w:val="4284AE"/>
          <w:sz w:val="24"/>
          <w:szCs w:val="24"/>
          <w:bdr w:val="none" w:sz="0" w:space="0" w:color="auto" w:frame="1"/>
        </w:rPr>
        <w:t>Last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if you run the application, you will get the following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700145" cy="3742690"/>
            <wp:effectExtent l="19050" t="0" r="0" b="0"/>
            <wp:docPr id="31" name="Picture 26" descr="Linq Last Method Throwing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nq Last Method Throwing Exception"/>
                    <pic:cNvPicPr>
                      <a:picLocks noChangeAspect="1" noChangeArrowheads="1"/>
                    </pic:cNvPicPr>
                  </pic:nvPicPr>
                  <pic:blipFill>
                    <a:blip r:embed="rId215"/>
                    <a:srcRect/>
                    <a:stretch>
                      <a:fillRect/>
                    </a:stretch>
                  </pic:blipFill>
                  <pic:spPr bwMode="auto">
                    <a:xfrm>
                      <a:off x="0" y="0"/>
                      <a:ext cx="3700145" cy="3742690"/>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don’t want that Invalid Operation Exception, instead if you want a default value to be return based on the data type then you need to use the LastOrDefault method.</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default is NULL for the reference types, and for the value types, the default value depends on the actual type expected.</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LastOrDefault Method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LastOrDefault method exactly does the same thing as the Linq Last method except that the LastOrDefault method does not throw Invalid Operation Exception instead it returns the default value based on the data type of the element. Like the Last method, there are also two overloaded versions available for the LastOrDefault method as shown below.</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524581" cy="1147820"/>
            <wp:effectExtent l="19050" t="0" r="0" b="0"/>
            <wp:docPr id="30" name="Picture 27" descr="Last and Last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st and LastOrDefault Methods in Linq"/>
                    <pic:cNvPicPr>
                      <a:picLocks noChangeAspect="1" noChangeArrowheads="1"/>
                    </pic:cNvPicPr>
                  </pic:nvPicPr>
                  <pic:blipFill>
                    <a:blip r:embed="rId216"/>
                    <a:srcRect/>
                    <a:stretch>
                      <a:fillRect/>
                    </a:stretch>
                  </pic:blipFill>
                  <pic:spPr bwMode="auto">
                    <a:xfrm>
                      <a:off x="0" y="0"/>
                      <a:ext cx="6526059" cy="1148080"/>
                    </a:xfrm>
                    <a:prstGeom prst="rect">
                      <a:avLst/>
                    </a:prstGeom>
                    <a:noFill/>
                    <a:ln w="9525">
                      <a:noFill/>
                      <a:miter lim="800000"/>
                      <a:headEnd/>
                      <a:tailEnd/>
                    </a:ln>
                  </pic:spPr>
                </pic:pic>
              </a:graphicData>
            </a:graphic>
          </wp:inline>
        </w:drawing>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Fetch the last element from the data source using FirstOrDefault.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LastOrDefault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10</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 Fetch the last element from the data source which is less than 5.</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 = numbers.</w:t>
      </w:r>
      <w:r w:rsidRPr="00D91B25">
        <w:rPr>
          <w:rStyle w:val="enlighter-m3"/>
          <w:rFonts w:ascii="Maiandra GD" w:hAnsi="Maiandra GD" w:cs="Consolas"/>
          <w:color w:val="4284AE"/>
          <w:sz w:val="24"/>
          <w:szCs w:val="24"/>
          <w:bdr w:val="none" w:sz="0" w:space="0" w:color="auto" w:frame="1"/>
        </w:rPr>
        <w:t>LastOrDefault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4</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two data sources. The first data source does not contain any element and from this data source, we are trying the fetch the last element using the LastOrDefault method. The second data source contains 10 elements from the number 1 to 10 and from this data source we are trying to retrieve the last element which is greater than 50.</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//Empty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numbersEmpty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MethodSyntax1 = numbersEmpty.</w:t>
      </w:r>
      <w:r w:rsidRPr="00D91B25">
        <w:rPr>
          <w:rStyle w:val="enlighter-m3"/>
          <w:rFonts w:ascii="Maiandra GD" w:hAnsi="Maiandra GD" w:cs="Consolas"/>
          <w:color w:val="4284AE"/>
          <w:sz w:val="24"/>
          <w:szCs w:val="24"/>
          <w:bdr w:val="none" w:sz="0" w:space="0" w:color="auto" w:frame="1"/>
        </w:rPr>
        <w:t>LastOrDefault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//Specified condition doesnot return any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MethodSyntax2 = numbers.</w:t>
      </w:r>
      <w:r w:rsidRPr="00D91B25">
        <w:rPr>
          <w:rStyle w:val="enlighter-m3"/>
          <w:rFonts w:ascii="Maiandra GD" w:hAnsi="Maiandra GD" w:cs="Consolas"/>
          <w:color w:val="4284AE"/>
          <w:sz w:val="24"/>
          <w:szCs w:val="24"/>
          <w:bdr w:val="none" w:sz="0" w:space="0" w:color="auto" w:frame="1"/>
        </w:rPr>
        <w:t>LastOrDefault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MethodSyntax2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it will print the values as 0 and 0. This is because the data source contains integers. And the default for integer is 0.</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Example7: Last and LastOrDefault method Using Query Syntax</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is no such operator called Last and LastOrDefault is available to write the query syntax, If you want then you can combine both the method syntax and query syntax to write the code as shown in the below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QuerySyntax1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Last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QuerySyntax2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LastOrDefault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QuerySyntax2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Last and LastOrDefault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Both Last and LastOrDefault methods in Linq are used to return the last element from a data source. But if the data source is empty or if no element is satisfied with the specified condition, then the Last method will throw an exception while the LastOrDefault method will not throw an exception instead it returns a default value based on the data type of the element.</w:t>
      </w:r>
    </w:p>
    <w:p w:rsidR="0060075A" w:rsidRPr="00D91B25" w:rsidRDefault="0060075A">
      <w:pPr>
        <w:pBdr>
          <w:bottom w:val="double" w:sz="6" w:space="1" w:color="auto"/>
        </w:pBdr>
        <w:rPr>
          <w:rFonts w:ascii="Maiandra GD" w:hAnsi="Maiandra GD"/>
          <w:sz w:val="24"/>
          <w:szCs w:val="24"/>
        </w:rPr>
      </w:pPr>
    </w:p>
    <w:p w:rsidR="0060075A" w:rsidRPr="00D91B25" w:rsidRDefault="0060075A"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Single and SingleOrDefault Methods in Linq</w:t>
      </w:r>
      <w:r w:rsidR="00E83F90">
        <w:rPr>
          <w:rFonts w:ascii="Maiandra GD" w:hAnsi="Maiandra GD"/>
          <w:bCs w:val="0"/>
          <w:color w:val="3A3A3A"/>
          <w:sz w:val="24"/>
          <w:szCs w:val="24"/>
        </w:rPr>
        <w:t xml:space="preserve"> </w:t>
      </w:r>
    </w:p>
    <w:p w:rsidR="0060075A" w:rsidRPr="00D91B25" w:rsidRDefault="0060075A" w:rsidP="0060075A">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Single and SingleOrDefault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Single and SingleOrDefault Methods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17" w:history="1">
        <w:r w:rsidRPr="00D91B25">
          <w:rPr>
            <w:rStyle w:val="Strong"/>
            <w:rFonts w:ascii="Maiandra GD" w:hAnsi="Maiandra GD" w:cs="Arial"/>
            <w:color w:val="007BFF"/>
            <w:bdr w:val="none" w:sz="0" w:space="0" w:color="auto" w:frame="1"/>
          </w:rPr>
          <w:t>Last and LastOrDefault methods in Linq</w:t>
        </w:r>
      </w:hyperlink>
      <w:r w:rsidRPr="00D91B25">
        <w:rPr>
          <w:rFonts w:ascii="Maiandra GD" w:hAnsi="Maiandra GD" w:cs="Arial"/>
          <w:color w:val="000000"/>
          <w:bdr w:val="none" w:sz="0" w:space="0" w:color="auto" w:frame="1"/>
        </w:rPr>
        <w:t> with some examples.</w:t>
      </w:r>
    </w:p>
    <w:p w:rsidR="0060075A" w:rsidRPr="00D91B25" w:rsidRDefault="0060075A" w:rsidP="0060075A">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Single Method in Linq: </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Single Method is used to returns a single element from a data source or you can say from a sequence. There are two overloaded versions available for this Linq Single Method, which are shown in the below image.</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6464300" cy="946150"/>
            <wp:effectExtent l="19050" t="0" r="0" b="0"/>
            <wp:docPr id="232" name="Picture 31" descr="Single and Single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ingle and SingleOrDefault Methods in Linq"/>
                    <pic:cNvPicPr>
                      <a:picLocks noChangeAspect="1" noChangeArrowheads="1"/>
                    </pic:cNvPicPr>
                  </pic:nvPicPr>
                  <pic:blipFill>
                    <a:blip r:embed="rId218"/>
                    <a:srcRect/>
                    <a:stretch>
                      <a:fillRect/>
                    </a:stretch>
                  </pic:blipFill>
                  <pic:spPr bwMode="auto">
                    <a:xfrm>
                      <a:off x="0" y="0"/>
                      <a:ext cx="6464300" cy="946150"/>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first overloaded version of the Single method does not take any parameter. This method simply returns the only element from a sequence. If the data source is empty or if the data source contains more than one element, then it throws an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 the other hand, the second overloaded version of the Single method takes one predicate as a parameter and using this predicate you can specify a condition. This method returns the only element from the sequence which satisfied the given condition. In this case, the method will throw an exception when any of the following condition is true.</w:t>
      </w:r>
    </w:p>
    <w:p w:rsidR="0060075A" w:rsidRPr="00D91B25" w:rsidRDefault="0060075A" w:rsidP="0060075A">
      <w:pPr>
        <w:numPr>
          <w:ilvl w:val="0"/>
          <w:numId w:val="5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If the data source is empty.</w:t>
      </w:r>
    </w:p>
    <w:p w:rsidR="0060075A" w:rsidRPr="00D91B25" w:rsidRDefault="0060075A" w:rsidP="0060075A">
      <w:pPr>
        <w:numPr>
          <w:ilvl w:val="0"/>
          <w:numId w:val="5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the given condition does not satisfy any element in the sequence.</w:t>
      </w:r>
    </w:p>
    <w:p w:rsidR="0060075A" w:rsidRPr="00D91B25" w:rsidRDefault="0060075A" w:rsidP="0060075A">
      <w:pPr>
        <w:numPr>
          <w:ilvl w:val="0"/>
          <w:numId w:val="5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If the given condition satisfies more than one element.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 Linq Single Method</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created the data source which contains only one element. Now when we apply the Single method on this data source then it will return the only element which is present in the data source.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lastRenderedPageBreak/>
        <w:t>//Sequence contains one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10</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Using Single Method with Empty Data source</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data source is empty. When we apply the Single method on an empty data source then it will throw an exception as shown in the below example.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//Sequence contains no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get the following exception.</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805680" cy="723265"/>
            <wp:effectExtent l="19050" t="0" r="0" b="0"/>
            <wp:docPr id="32" name="Picture 32" descr="Sequence Contains no elements in Linq Singl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quence Contains no elements in Linq Single Method"/>
                    <pic:cNvPicPr>
                      <a:picLocks noChangeAspect="1" noChangeArrowheads="1"/>
                    </pic:cNvPicPr>
                  </pic:nvPicPr>
                  <pic:blipFill>
                    <a:blip r:embed="rId219"/>
                    <a:srcRect/>
                    <a:stretch>
                      <a:fillRect/>
                    </a:stretch>
                  </pic:blipFill>
                  <pic:spPr bwMode="auto">
                    <a:xfrm>
                      <a:off x="0" y="0"/>
                      <a:ext cx="4805680" cy="72326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when we run the application, we will get the above Invalid Operation Exception and it clearly shows the reason that the sequence contains no elements.</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applied the Single method on a data source that contains more than one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//Sequence contains more than one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run the above application you will get the following exception. This is because now the sequence contains more than one element.</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731385" cy="935355"/>
            <wp:effectExtent l="19050" t="0" r="0" b="0"/>
            <wp:docPr id="33" name="Picture 33" descr="Sequence Contains more than one elements in Linq Singl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quence Contains more than one elements in Linq Single Method"/>
                    <pic:cNvPicPr>
                      <a:picLocks noChangeAspect="1" noChangeArrowheads="1"/>
                    </pic:cNvPicPr>
                  </pic:nvPicPr>
                  <pic:blipFill>
                    <a:blip r:embed="rId220"/>
                    <a:srcRect/>
                    <a:stretch>
                      <a:fillRect/>
                    </a:stretch>
                  </pic:blipFill>
                  <pic:spPr bwMode="auto">
                    <a:xfrm>
                      <a:off x="0" y="0"/>
                      <a:ext cx="4731385" cy="93535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If your sequence contains more than one element and you need to fetch a single element based on some condition then you need to use the other overloaded versions of the Single method which takes one predicate as a parameter.</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use the Single method which takes one predicate as a parameter. Using that predicate we specify our condition which is going to return only one element from the sequence.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 </w:t>
      </w:r>
      <w:r w:rsidRPr="00D91B25">
        <w:rPr>
          <w:rStyle w:val="enlighter-n1"/>
          <w:rFonts w:ascii="Maiandra GD" w:hAnsi="Maiandra GD" w:cs="Consolas"/>
          <w:color w:val="D19A66"/>
          <w:sz w:val="24"/>
          <w:szCs w:val="24"/>
          <w:bdr w:val="none" w:sz="0" w:space="0" w:color="auto" w:frame="1"/>
        </w:rPr>
        <w:t>20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20</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will get the output as expected as the specified condition returns a single element from the sequence.</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specified condition returns more than one element and hence we will get an exception saying the sequence contains more than one matching element.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application and you will get the following exception.</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699635" cy="840105"/>
            <wp:effectExtent l="19050" t="0" r="5715" b="0"/>
            <wp:docPr id="34" name="Picture 34" descr="Sequence Contains more than one matching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equence Contains more than one matching elements"/>
                    <pic:cNvPicPr>
                      <a:picLocks noChangeAspect="1" noChangeArrowheads="1"/>
                    </pic:cNvPicPr>
                  </pic:nvPicPr>
                  <pic:blipFill>
                    <a:blip r:embed="rId221"/>
                    <a:srcRect/>
                    <a:stretch>
                      <a:fillRect/>
                    </a:stretch>
                  </pic:blipFill>
                  <pic:spPr bwMode="auto">
                    <a:xfrm>
                      <a:off x="0" y="0"/>
                      <a:ext cx="4699635" cy="840105"/>
                    </a:xfrm>
                    <a:prstGeom prst="rect">
                      <a:avLst/>
                    </a:prstGeom>
                    <a:noFill/>
                    <a:ln w="9525">
                      <a:noFill/>
                      <a:miter lim="800000"/>
                      <a:headEnd/>
                      <a:tailEnd/>
                    </a:ln>
                  </pic:spPr>
                </pic:pic>
              </a:graphicData>
            </a:graphic>
          </wp:inline>
        </w:drawing>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Example6:</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the specified Single method does not return any data and hence we will get sequence contains no matching element exception.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run the application you will get the following exception.</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4742180" cy="840105"/>
            <wp:effectExtent l="19050" t="0" r="1270" b="0"/>
            <wp:docPr id="226" name="Picture 35" descr="Sequence Contains no matching 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equence Contains no matching element"/>
                    <pic:cNvPicPr>
                      <a:picLocks noChangeAspect="1" noChangeArrowheads="1"/>
                    </pic:cNvPicPr>
                  </pic:nvPicPr>
                  <pic:blipFill>
                    <a:blip r:embed="rId222"/>
                    <a:srcRect/>
                    <a:stretch>
                      <a:fillRect/>
                    </a:stretch>
                  </pic:blipFill>
                  <pic:spPr bwMode="auto">
                    <a:xfrm>
                      <a:off x="0" y="0"/>
                      <a:ext cx="4742180" cy="84010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If you don’t want to throw an exception when the sequence is empty or if the specified condition does not return an element from a sequence then you need to use the Linq SingleOrDefault method.</w:t>
      </w:r>
    </w:p>
    <w:p w:rsidR="0060075A" w:rsidRPr="00D91B25" w:rsidRDefault="0060075A" w:rsidP="0060075A">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SingleOrDefault Method in Linq: </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SingleOrDefault method is very much similar to the Linq Single method except that this method will not throw an exception when the sequence is empty or when no element in the sequence satisfied the given condition.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most important point that you need to keep in mind is, like the Single method, the SingleOrDefault method still throws an exception when the sequence contains more than one matching element for the given condition.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available for this method as shown in the below image.</w:t>
      </w:r>
    </w:p>
    <w:p w:rsidR="0060075A" w:rsidRPr="00D91B25" w:rsidRDefault="0060075A" w:rsidP="0060075A">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5805170" cy="925195"/>
            <wp:effectExtent l="19050" t="0" r="5080" b="0"/>
            <wp:docPr id="225" name="Picture 36" descr="Single and SingleOrDefault Method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ingle and SingleOrDefault Methods in Linq"/>
                    <pic:cNvPicPr>
                      <a:picLocks noChangeAspect="1" noChangeArrowheads="1"/>
                    </pic:cNvPicPr>
                  </pic:nvPicPr>
                  <pic:blipFill>
                    <a:blip r:embed="rId223"/>
                    <a:srcRect/>
                    <a:stretch>
                      <a:fillRect/>
                    </a:stretch>
                  </pic:blipFill>
                  <pic:spPr bwMode="auto">
                    <a:xfrm>
                      <a:off x="0" y="0"/>
                      <a:ext cx="5805170" cy="925195"/>
                    </a:xfrm>
                    <a:prstGeom prst="rect">
                      <a:avLst/>
                    </a:prstGeom>
                    <a:noFill/>
                    <a:ln w="9525">
                      <a:noFill/>
                      <a:miter lim="800000"/>
                      <a:headEnd/>
                      <a:tailEnd/>
                    </a:ln>
                  </pic:spPr>
                </pic:pic>
              </a:graphicData>
            </a:graphic>
          </wp:inline>
        </w:drawing>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first overloaded version of this method does not take any parameter. It simply returns the only element from the sequence. It the sequence is empty then it returns the default value without throwing an exception.</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Using the second overloaded version of this method you can specify a condition. If the specified condition does not return any data then it will not throw an exception instead it returns the default value.</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Example7:</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specified condition does not match any elements in the sequence. So, in this case, the SingleOrDefault method will return the “0” as “0” is the default value for the integer data type.</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Example8:</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sequence is empty. But as we use the SingleOrDefault method we will not get any exception when we run the below example instead we will get the default value 0.</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Example9:</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will get an exception. This is because now the sequence contains more than elements for the specified condition.</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lastRenderedPageBreak/>
        <w:t>int</w:t>
      </w:r>
      <w:r w:rsidRPr="00D91B25">
        <w:rPr>
          <w:rStyle w:val="enlighter-text"/>
          <w:rFonts w:ascii="Maiandra GD" w:hAnsi="Maiandra GD" w:cs="Consolas"/>
          <w:color w:val="CFD5E0"/>
          <w:sz w:val="24"/>
          <w:szCs w:val="24"/>
          <w:bdr w:val="none" w:sz="0" w:space="0" w:color="auto" w:frame="1"/>
        </w:rPr>
        <w:t xml:space="preserve"> number = numbers.</w:t>
      </w:r>
      <w:r w:rsidRPr="00D91B25">
        <w:rPr>
          <w:rStyle w:val="enlighter-m3"/>
          <w:rFonts w:ascii="Maiandra GD" w:hAnsi="Maiandra GD" w:cs="Consolas"/>
          <w:color w:val="4284AE"/>
          <w:sz w:val="24"/>
          <w:szCs w:val="24"/>
          <w:bdr w:val="none" w:sz="0" w:space="0" w:color="auto" w:frame="1"/>
        </w:rPr>
        <w:t>SingleOrDefault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60075A" w:rsidRPr="00D91B25" w:rsidRDefault="0060075A" w:rsidP="0060075A">
      <w:pPr>
        <w:pStyle w:val="Heading6"/>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Single and SingleOrDefault methods in Linq?</w:t>
      </w:r>
    </w:p>
    <w:p w:rsidR="0060075A" w:rsidRPr="00D91B25" w:rsidRDefault="0060075A" w:rsidP="0060075A">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Both Single and SingleOrDefault methods in Linq are used to returns a single element from a sequence. But if the sequence is empty or if no element is satisfied with the given condition, then the Single method will throw an exception while the SingleOrDefault method will not throw an exception instead it returns a default value.</w:t>
      </w:r>
    </w:p>
    <w:p w:rsidR="0060075A" w:rsidRPr="00D91B25" w:rsidRDefault="0060075A">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DefaultIfEmpty Method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DefaultIfEmpty Method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DefaultIfEmpty Method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24" w:history="1">
        <w:r w:rsidRPr="00D91B25">
          <w:rPr>
            <w:rStyle w:val="Strong"/>
            <w:rFonts w:ascii="Maiandra GD" w:hAnsi="Maiandra GD" w:cs="Arial"/>
            <w:color w:val="007BFF"/>
            <w:bdr w:val="none" w:sz="0" w:space="0" w:color="auto" w:frame="1"/>
          </w:rPr>
          <w:t>Single and SingleOrDefault method</w:t>
        </w:r>
      </w:hyperlink>
      <w:r w:rsidRPr="00D91B25">
        <w:rPr>
          <w:rFonts w:ascii="Maiandra GD" w:hAnsi="Maiandra GD" w:cs="Arial"/>
          <w:color w:val="000000"/>
          <w:bdr w:val="none" w:sz="0" w:space="0" w:color="auto" w:frame="1"/>
        </w:rPr>
        <w:t> with some examples.</w:t>
      </w:r>
    </w:p>
    <w:p w:rsidR="00745507" w:rsidRPr="00D91B25" w:rsidRDefault="00745507" w:rsidP="00745507">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DefaultIfEmpty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the sequence or data source on which the DefaultIfEmpty method is called is not empty, then the values of the original sequence or data source are going to be returned. On the other hand, if the sequence or data source is empty, then it returns a sequence with the default values based on the data type.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available for this DefaultIfEmpty method in Linq which are shown in the below image.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602730" cy="925195"/>
            <wp:effectExtent l="19050" t="0" r="7620" b="0"/>
            <wp:docPr id="234" name="Picture 43" descr="DefaultIfEmpty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faultIfEmpty Method in Linq"/>
                    <pic:cNvPicPr>
                      <a:picLocks noChangeAspect="1" noChangeArrowheads="1"/>
                    </pic:cNvPicPr>
                  </pic:nvPicPr>
                  <pic:blipFill>
                    <a:blip r:embed="rId225"/>
                    <a:srcRect/>
                    <a:stretch>
                      <a:fillRect/>
                    </a:stretch>
                  </pic:blipFill>
                  <pic:spPr bwMode="auto">
                    <a:xfrm>
                      <a:off x="0" y="0"/>
                      <a:ext cx="6602730" cy="92519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first overloaded version does not take any parameter and in this case, if the sequence is empty then it will return the default values based on the data type.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second overloaded version of the DefaultIfEmpty method, you can pass the default value and if the sequence is empty then this default value (what you pass to the method) is going to be returned by the method.</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sequence is not empty. So, it is going to return a copy of the original values.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numbers.</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82905" cy="669925"/>
            <wp:effectExtent l="19050" t="0" r="0" b="0"/>
            <wp:docPr id="233" name="Picture 44" descr="C:\Users\Pranaya\Pictures\DefaultIfEmpty Method in Linq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ranaya\Pictures\DefaultIfEmpty Method in Linq Output.png"/>
                    <pic:cNvPicPr>
                      <a:picLocks noChangeAspect="1" noChangeArrowheads="1"/>
                    </pic:cNvPicPr>
                  </pic:nvPicPr>
                  <pic:blipFill>
                    <a:blip r:embed="rId226"/>
                    <a:srcRect/>
                    <a:stretch>
                      <a:fillRect/>
                    </a:stretch>
                  </pic:blipFill>
                  <pic:spPr bwMode="auto">
                    <a:xfrm>
                      <a:off x="0" y="0"/>
                      <a:ext cx="382905" cy="669925"/>
                    </a:xfrm>
                    <a:prstGeom prst="rect">
                      <a:avLst/>
                    </a:prstGeom>
                    <a:noFill/>
                    <a:ln w="9525">
                      <a:noFill/>
                      <a:miter lim="800000"/>
                      <a:headEnd/>
                      <a:tailEnd/>
                    </a:ln>
                  </pic:spPr>
                </pic:pic>
              </a:graphicData>
            </a:graphic>
          </wp:inline>
        </w:drawing>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below example, the sequence is empty. So, in this case, it is going to return “0” as the default value. This is because 0 is the default value for the integer data type.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numbers.</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w:t>
      </w:r>
      <w:r w:rsidRPr="00D91B25">
        <w:rPr>
          <w:rStyle w:val="Strong"/>
          <w:rFonts w:ascii="Maiandra GD" w:hAnsi="Maiandra GD" w:cs="Arial"/>
          <w:color w:val="000000"/>
          <w:bdr w:val="none" w:sz="0" w:space="0" w:color="auto" w:frame="1"/>
        </w:rPr>
        <w:t>0</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following example, the sequence is empty but here we have supplied a default value (i.e. 5) to the DefaultIfEmpty method. So, in this case, the default value that we supplied (5) is going to be returned.</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numbers.</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5</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Note: If we supplied a default value but the sequence is not empty then, in that case, the original values that are present in the sequence is going to be returned.</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Example4:</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have supplied a default value i.e. 5 to the DefaultIfEmpty method but the sequence is not empty. So, in this case, the elements which are present in the sequence are going to be returned.</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numbers.</w:t>
      </w:r>
      <w:r w:rsidRPr="00D91B25">
        <w:rPr>
          <w:rStyle w:val="enlighter-m3"/>
          <w:rFonts w:ascii="Maiandra GD" w:hAnsi="Maiandra GD" w:cs="Consolas"/>
          <w:color w:val="4284AE"/>
          <w:sz w:val="24"/>
          <w:szCs w:val="24"/>
          <w:bdr w:val="none" w:sz="0" w:space="0" w:color="auto" w:frame="1"/>
        </w:rPr>
        <w:t>DefaultIfEmpty</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382905" cy="669925"/>
            <wp:effectExtent l="19050" t="0" r="0" b="0"/>
            <wp:docPr id="45" name="Picture 45" descr="C:\Users\Pranaya\Pictures\DefaultIfEmpty Method in Linq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ranaya\Pictures\DefaultIfEmpty Method in Linq Output.png"/>
                    <pic:cNvPicPr>
                      <a:picLocks noChangeAspect="1" noChangeArrowheads="1"/>
                    </pic:cNvPicPr>
                  </pic:nvPicPr>
                  <pic:blipFill>
                    <a:blip r:embed="rId226"/>
                    <a:srcRect/>
                    <a:stretch>
                      <a:fillRect/>
                    </a:stretch>
                  </pic:blipFill>
                  <pic:spPr bwMode="auto">
                    <a:xfrm>
                      <a:off x="0" y="0"/>
                      <a:ext cx="382905" cy="669925"/>
                    </a:xfrm>
                    <a:prstGeom prst="rect">
                      <a:avLst/>
                    </a:prstGeom>
                    <a:noFill/>
                    <a:ln w="9525">
                      <a:noFill/>
                      <a:miter lim="800000"/>
                      <a:headEnd/>
                      <a:tailEnd/>
                    </a:ln>
                  </pic:spPr>
                </pic:pic>
              </a:graphicData>
            </a:graphic>
          </wp:inline>
        </w:drawing>
      </w:r>
    </w:p>
    <w:p w:rsidR="00E83F90" w:rsidRPr="00D91B25" w:rsidRDefault="00E83F90" w:rsidP="00745507">
      <w:pPr>
        <w:pStyle w:val="NormalWeb"/>
        <w:shd w:val="clear" w:color="auto" w:fill="FFFFFF"/>
        <w:spacing w:before="0" w:beforeAutospacing="0" w:after="0" w:afterAutospacing="0"/>
        <w:jc w:val="both"/>
        <w:textAlignment w:val="baseline"/>
        <w:rPr>
          <w:rFonts w:ascii="Maiandra GD" w:hAnsi="Maiandra GD" w:cs="Segoe UI"/>
          <w:color w:val="212529"/>
        </w:rPr>
      </w:pP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SequenceEqual Operator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SequenceEqual Operator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SequenceEqual Operator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27" w:history="1">
        <w:r w:rsidRPr="00D91B25">
          <w:rPr>
            <w:rStyle w:val="Strong"/>
            <w:rFonts w:ascii="Maiandra GD" w:hAnsi="Maiandra GD" w:cs="Arial"/>
            <w:color w:val="007BFF"/>
            <w:bdr w:val="none" w:sz="0" w:space="0" w:color="auto" w:frame="1"/>
          </w:rPr>
          <w:t>DefaultIfEmpty method</w:t>
        </w:r>
      </w:hyperlink>
      <w:r w:rsidRPr="00D91B25">
        <w:rPr>
          <w:rFonts w:ascii="Maiandra GD" w:hAnsi="Maiandra GD" w:cs="Arial"/>
          <w:color w:val="000000"/>
          <w:bdr w:val="none" w:sz="0" w:space="0" w:color="auto" w:frame="1"/>
        </w:rPr>
        <w:t>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SequenceEqual Operator in Linq</w:t>
      </w:r>
      <w:r w:rsidRPr="00D91B25">
        <w:rPr>
          <w:rFonts w:ascii="Maiandra GD" w:hAnsi="Maiandra GD" w:cs="Arial"/>
          <w:color w:val="000000"/>
          <w:bdr w:val="none" w:sz="0" w:space="0" w:color="auto" w:frame="1"/>
        </w:rPr>
        <w:t> is used to check whether two sequences are equal or not. If two sequences are equal then it returns true else it returns false.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Two sequences are considered to be equal when both the sequences have the same number of elements as well as the same values should be present in the same order.</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available for this SequenceEqual method as shown in the following image.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931802" cy="903767"/>
            <wp:effectExtent l="19050" t="0" r="0" b="0"/>
            <wp:docPr id="235" name="Picture 49" descr="SequenceEqual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quenceEqual Method in Linq"/>
                    <pic:cNvPicPr>
                      <a:picLocks noChangeAspect="1" noChangeArrowheads="1"/>
                    </pic:cNvPicPr>
                  </pic:nvPicPr>
                  <pic:blipFill>
                    <a:blip r:embed="rId228"/>
                    <a:srcRect/>
                    <a:stretch>
                      <a:fillRect/>
                    </a:stretch>
                  </pic:blipFill>
                  <pic:spPr bwMode="auto">
                    <a:xfrm>
                      <a:off x="0" y="0"/>
                      <a:ext cx="5930739" cy="90360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the second overloaded versions take an extra IEqualityComparer parameter.</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Exampel1:</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created two sequences to store the cities. As you can see both the collections contains the same number of elements. Further, if you notice all the elements are present in the same order in both the collection. So here the sequences are equal and the SequenceEqual method is going to return true.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cityList1.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cityList2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r w:rsidRPr="00D91B25">
        <w:rPr>
          <w:rFonts w:ascii="Maiandra GD" w:hAnsi="Maiandra GD" w:cs="Arial"/>
          <w:b w:val="0"/>
          <w:bCs w:val="0"/>
          <w:color w:val="000000"/>
          <w:sz w:val="24"/>
          <w:szCs w:val="24"/>
          <w:bdr w:val="none" w:sz="0" w:space="0" w:color="auto" w:frame="1"/>
        </w:rPr>
        <w:t> </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default comparer to the SequencesEqual method uses is case sensitive. So, in the below example, it returns false as the values are in case-sensitive.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cityList1.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cityList2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False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 </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we want the comparison to be case-insensitive, then you need to use the other overloaded version of the SequenceEqual() method which takes IEqualityComparer as a parameter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cityList1.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cityList2,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If you go the definition of StringComparer class, then you will see that this class implements the IEqualityComparer interface.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w:t>
      </w:r>
      <w:r w:rsidRPr="00D91B25">
        <w:rPr>
          <w:rFonts w:ascii="Maiandra GD" w:hAnsi="Maiandra GD" w:cs="Arial"/>
          <w:b w:val="0"/>
          <w:bCs w:val="0"/>
          <w:color w:val="000000"/>
          <w:sz w:val="24"/>
          <w:szCs w:val="24"/>
          <w:bdr w:val="none" w:sz="0" w:space="0" w:color="auto" w:frame="1"/>
        </w:rPr>
        <w:t> </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SequenceEqual method returns false. This is because the data are not present in the same order in both the sequences.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cityList1.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cityList2,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False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Example5:</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want to solve the problem of the previous example, then first you need to sort the data and then apply the SequenceEqual method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cityList1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cityList2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"Delhi"</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"Hyderabad"</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"Mumbai"</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cityList1.</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cityList2.</w:t>
      </w:r>
      <w:r w:rsidRPr="00D91B25">
        <w:rPr>
          <w:rStyle w:val="enlighter-m3"/>
          <w:rFonts w:ascii="Maiandra GD" w:hAnsi="Maiandra GD" w:cs="Consolas"/>
          <w:color w:val="4284AE"/>
          <w:sz w:val="24"/>
          <w:szCs w:val="24"/>
          <w:bdr w:val="none" w:sz="0" w:space="0" w:color="auto" w:frame="1"/>
        </w:rPr>
        <w:t>OrderBy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city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city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StringComparer.</w:t>
      </w:r>
      <w:r w:rsidRPr="00D91B25">
        <w:rPr>
          <w:rStyle w:val="enlighter-m3"/>
          <w:rFonts w:ascii="Maiandra GD" w:hAnsi="Maiandra GD" w:cs="Consolas"/>
          <w:color w:val="4284AE"/>
          <w:sz w:val="24"/>
          <w:szCs w:val="24"/>
          <w:bdr w:val="none" w:sz="0" w:space="0" w:color="auto" w:frame="1"/>
        </w:rPr>
        <w:t>OrdinalIgnoreCase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Output: True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Working with Complex Type: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are going to work with the following Student class in this demo. So, create a class file with the name </w:t>
      </w:r>
      <w:r w:rsidRPr="00D91B25">
        <w:rPr>
          <w:rStyle w:val="Strong"/>
          <w:rFonts w:ascii="Maiandra GD" w:hAnsi="Maiandra GD" w:cs="Arial"/>
          <w:color w:val="000000"/>
          <w:bdr w:val="none" w:sz="0" w:space="0" w:color="auto" w:frame="1"/>
        </w:rPr>
        <w:t>Student.cs</w:t>
      </w:r>
      <w:r w:rsidRPr="00D91B25">
        <w:rPr>
          <w:rFonts w:ascii="Maiandra GD" w:hAnsi="Maiandra GD" w:cs="Arial"/>
          <w:color w:val="000000"/>
          <w:bdr w:val="none" w:sz="0" w:space="0" w:color="auto" w:frame="1"/>
        </w:rPr>
        <w:t> and then copy and paste the following code in it.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in the above class, we created two methods i.e. GetStudents1 and GetStudents2. Further, if you notice these two methods are going to return the same data.</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Please modify the Main method of the Program class as shown below</w:t>
      </w:r>
      <w:r w:rsidRPr="00D91B25">
        <w:rPr>
          <w:rFonts w:ascii="Maiandra GD" w:hAnsi="Maiandra GD" w:cs="Arial"/>
          <w:color w:val="000000"/>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StudentList1 = Student.</w:t>
      </w:r>
      <w:r w:rsidRPr="00D91B25">
        <w:rPr>
          <w:rStyle w:val="enlighter-m3"/>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StudentList2 = Student.</w:t>
      </w:r>
      <w:r w:rsidRPr="00D91B25">
        <w:rPr>
          <w:rStyle w:val="enlighter-m3"/>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StudentList1.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StudentList2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False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Both the sequence contains the same data but here we are getting the output as </w:t>
      </w:r>
      <w:r w:rsidRPr="00D91B25">
        <w:rPr>
          <w:rStyle w:val="Strong"/>
          <w:rFonts w:ascii="Maiandra GD" w:hAnsi="Maiandra GD" w:cs="Arial"/>
          <w:color w:val="000000"/>
          <w:bdr w:val="none" w:sz="0" w:space="0" w:color="auto" w:frame="1"/>
        </w:rPr>
        <w:t>False</w:t>
      </w:r>
      <w:r w:rsidRPr="00D91B25">
        <w:rPr>
          <w:rFonts w:ascii="Maiandra GD" w:hAnsi="Maiandra GD" w:cs="Arial"/>
          <w:color w:val="000000"/>
          <w:bdr w:val="none" w:sz="0" w:space="0" w:color="auto" w:frame="1"/>
        </w:rPr>
        <w:t>. This is because when comparing the complex types, the default comparer which is used by the SequenceEqual method will only check if the object references are equal or not.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solve the above problem?</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many ways we can solve the above problem as follows.</w:t>
      </w:r>
    </w:p>
    <w:p w:rsidR="00745507" w:rsidRPr="00D91B25" w:rsidRDefault="00745507" w:rsidP="00745507">
      <w:pPr>
        <w:numPr>
          <w:ilvl w:val="0"/>
          <w:numId w:val="59"/>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We need to use the other overloaded version of the SequenceEqual method to which we can pass a custom class that implements the </w:t>
      </w:r>
      <w:r w:rsidRPr="00D91B25">
        <w:rPr>
          <w:rStyle w:val="Strong"/>
          <w:rFonts w:ascii="Maiandra GD" w:hAnsi="Maiandra GD" w:cs="Arial"/>
          <w:color w:val="000000"/>
          <w:sz w:val="24"/>
          <w:szCs w:val="24"/>
          <w:bdr w:val="none" w:sz="0" w:space="0" w:color="auto" w:frame="1"/>
        </w:rPr>
        <w:t>IEqualityComparer</w:t>
      </w:r>
      <w:r w:rsidRPr="00D91B25">
        <w:rPr>
          <w:rFonts w:ascii="Maiandra GD" w:hAnsi="Maiandra GD" w:cs="Arial"/>
          <w:color w:val="000000"/>
          <w:sz w:val="24"/>
          <w:szCs w:val="24"/>
          <w:bdr w:val="none" w:sz="0" w:space="0" w:color="auto" w:frame="1"/>
        </w:rPr>
        <w:t> interface.</w:t>
      </w:r>
    </w:p>
    <w:p w:rsidR="00745507" w:rsidRPr="00D91B25" w:rsidRDefault="00745507" w:rsidP="00745507">
      <w:pPr>
        <w:numPr>
          <w:ilvl w:val="0"/>
          <w:numId w:val="59"/>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Project the properties into a new anonymous type, which overrides </w:t>
      </w:r>
      <w:r w:rsidRPr="00D91B25">
        <w:rPr>
          <w:rStyle w:val="Strong"/>
          <w:rFonts w:ascii="Maiandra GD" w:hAnsi="Maiandra GD" w:cs="Arial"/>
          <w:color w:val="000000"/>
          <w:sz w:val="24"/>
          <w:szCs w:val="24"/>
          <w:bdr w:val="none" w:sz="0" w:space="0" w:color="auto" w:frame="1"/>
        </w:rPr>
        <w:t>Equals()</w:t>
      </w:r>
      <w:r w:rsidRPr="00D91B25">
        <w:rPr>
          <w:rFonts w:ascii="Maiandra GD" w:hAnsi="Maiandra GD" w:cs="Arial"/>
          <w:color w:val="000000"/>
          <w:sz w:val="24"/>
          <w:szCs w:val="24"/>
          <w:bdr w:val="none" w:sz="0" w:space="0" w:color="auto" w:frame="1"/>
        </w:rPr>
        <w:t> and </w:t>
      </w:r>
      <w:r w:rsidRPr="00D91B25">
        <w:rPr>
          <w:rStyle w:val="Strong"/>
          <w:rFonts w:ascii="Maiandra GD" w:hAnsi="Maiandra GD" w:cs="Arial"/>
          <w:color w:val="000000"/>
          <w:sz w:val="24"/>
          <w:szCs w:val="24"/>
          <w:bdr w:val="none" w:sz="0" w:space="0" w:color="auto" w:frame="1"/>
        </w:rPr>
        <w:t>GetHashCode()</w:t>
      </w:r>
      <w:r w:rsidRPr="00D91B25">
        <w:rPr>
          <w:rFonts w:ascii="Maiandra GD" w:hAnsi="Maiandra GD" w:cs="Arial"/>
          <w:color w:val="000000"/>
          <w:sz w:val="24"/>
          <w:szCs w:val="24"/>
          <w:bdr w:val="none" w:sz="0" w:space="0" w:color="auto" w:frame="1"/>
        </w:rPr>
        <w:t> methods.</w:t>
      </w:r>
    </w:p>
    <w:p w:rsidR="00745507" w:rsidRPr="00D91B25" w:rsidRDefault="00745507" w:rsidP="00745507">
      <w:pPr>
        <w:numPr>
          <w:ilvl w:val="0"/>
          <w:numId w:val="59"/>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In the Student class override the</w:t>
      </w:r>
      <w:r w:rsidRPr="00D91B25">
        <w:rPr>
          <w:rStyle w:val="Strong"/>
          <w:rFonts w:ascii="Maiandra GD" w:hAnsi="Maiandra GD" w:cs="Arial"/>
          <w:color w:val="000000"/>
          <w:sz w:val="24"/>
          <w:szCs w:val="24"/>
          <w:bdr w:val="none" w:sz="0" w:space="0" w:color="auto" w:frame="1"/>
        </w:rPr>
        <w:t> Equals()</w:t>
      </w:r>
      <w:r w:rsidRPr="00D91B25">
        <w:rPr>
          <w:rFonts w:ascii="Maiandra GD" w:hAnsi="Maiandra GD" w:cs="Arial"/>
          <w:color w:val="000000"/>
          <w:sz w:val="24"/>
          <w:szCs w:val="24"/>
          <w:bdr w:val="none" w:sz="0" w:space="0" w:color="auto" w:frame="1"/>
        </w:rPr>
        <w:t> and </w:t>
      </w:r>
      <w:r w:rsidRPr="00D91B25">
        <w:rPr>
          <w:rStyle w:val="Strong"/>
          <w:rFonts w:ascii="Maiandra GD" w:hAnsi="Maiandra GD" w:cs="Arial"/>
          <w:color w:val="000000"/>
          <w:sz w:val="24"/>
          <w:szCs w:val="24"/>
          <w:bdr w:val="none" w:sz="0" w:space="0" w:color="auto" w:frame="1"/>
        </w:rPr>
        <w:t>GetHashCode()</w:t>
      </w:r>
      <w:r w:rsidRPr="00D91B25">
        <w:rPr>
          <w:rFonts w:ascii="Maiandra GD" w:hAnsi="Maiandra GD" w:cs="Arial"/>
          <w:color w:val="000000"/>
          <w:sz w:val="24"/>
          <w:szCs w:val="24"/>
          <w:bdr w:val="none" w:sz="0" w:space="0" w:color="auto" w:frame="1"/>
        </w:rPr>
        <w:t> methods.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Creating Custom StudentComparer class: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Create a class file with the name </w:t>
      </w:r>
      <w:r w:rsidRPr="00D91B25">
        <w:rPr>
          <w:rStyle w:val="Strong"/>
          <w:rFonts w:ascii="Maiandra GD" w:hAnsi="Maiandra GD" w:cs="Arial"/>
          <w:color w:val="000000"/>
          <w:bdr w:val="none" w:sz="0" w:space="0" w:color="auto" w:frame="1"/>
        </w:rPr>
        <w:t>StudentComparer.cs</w:t>
      </w:r>
      <w:r w:rsidRPr="00D91B25">
        <w:rPr>
          <w:rFonts w:ascii="Maiandra GD" w:hAnsi="Maiandra GD" w:cs="Arial"/>
          <w:color w:val="000000"/>
          <w:bdr w:val="none" w:sz="0" w:space="0" w:color="auto" w:frame="1"/>
        </w:rPr>
        <w:t> and then copy and paste the following code. As you can see this class implements the IEqualityComparer interface.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StudentComparer : IEqualityComparer</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x, Student y</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x.</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y.</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 obj</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obj.</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obj.</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Modifying the Main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in the Main method of the Program class, we need to create an instance of StudentComparer class and then we need to pass that instance to the SequenceEqual method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StudentList1 = Student.</w:t>
      </w:r>
      <w:r w:rsidRPr="00D91B25">
        <w:rPr>
          <w:rStyle w:val="enlighter-m3"/>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StudentList2 = Student.</w:t>
      </w:r>
      <w:r w:rsidRPr="00D91B25">
        <w:rPr>
          <w:rStyle w:val="enlighter-m3"/>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StudentComparer studentComparer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IsEqual = StudentList1.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StudentList2, studentComparer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With the above changes, now run the application and it should return True.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Using Anonymous Type: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are projecting the data into an anonymous type.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StudentList1 = Student.</w:t>
      </w:r>
      <w:r w:rsidRPr="00D91B25">
        <w:rPr>
          <w:rStyle w:val="enlighter-m3"/>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StudentList2 = Student.</w:t>
      </w:r>
      <w:r w:rsidRPr="00D91B25">
        <w:rPr>
          <w:rStyle w:val="enlighter-m3"/>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IsEqual = StudentList1</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StudentList2.</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std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std.</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std.</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Overriding the Equals and GetHashCode method in Student Class: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Modify the Student class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listStudents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101</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"Preety"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w:t>
      </w:r>
      <w:r w:rsidRPr="00D91B25">
        <w:rPr>
          <w:rStyle w:val="enlighter-n1"/>
          <w:rFonts w:ascii="Maiandra GD" w:hAnsi="Maiandra GD" w:cs="Consolas"/>
          <w:color w:val="D19A66"/>
          <w:sz w:val="24"/>
          <w:szCs w:val="24"/>
          <w:bdr w:val="none" w:sz="0" w:space="0" w:color="auto" w:frame="1"/>
        </w:rPr>
        <w:t>102</w:t>
      </w:r>
      <w:r w:rsidRPr="00D91B25">
        <w:rPr>
          <w:rStyle w:val="enlighter-text"/>
          <w:rFonts w:ascii="Maiandra GD" w:hAnsi="Maiandra GD" w:cs="Consolas"/>
          <w:color w:val="CFD5E0"/>
          <w:sz w:val="24"/>
          <w:szCs w:val="24"/>
          <w:bdr w:val="none" w:sz="0" w:space="0" w:color="auto" w:frame="1"/>
        </w:rPr>
        <w:t xml:space="preserve">,Name = </w:t>
      </w:r>
      <w:r w:rsidRPr="00D91B25">
        <w:rPr>
          <w:rStyle w:val="enlighter-s0"/>
          <w:rFonts w:ascii="Maiandra GD" w:hAnsi="Maiandra GD" w:cs="Consolas"/>
          <w:color w:val="7CC379"/>
          <w:sz w:val="24"/>
          <w:szCs w:val="24"/>
          <w:bdr w:val="none" w:sz="0" w:space="0" w:color="auto" w:frame="1"/>
        </w:rPr>
        <w:t>"Priyanka"</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listStudents;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override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bool</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Equals</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object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ml:space="preserve"> &amp;&amp;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override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k9"/>
          <w:rFonts w:ascii="Maiandra GD" w:hAnsi="Maiandra GD" w:cs="Consolas"/>
          <w:color w:val="FFFFFF"/>
          <w:sz w:val="24"/>
          <w:szCs w:val="24"/>
          <w:bdr w:val="none" w:sz="0" w:space="0" w:color="auto" w:frame="1"/>
        </w:rPr>
        <w:t>this</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GetHashCode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modify the Main method of the Program class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StudentList1 = Student.</w:t>
      </w:r>
      <w:r w:rsidRPr="00D91B25">
        <w:rPr>
          <w:rStyle w:val="enlighter-m3"/>
          <w:rFonts w:ascii="Maiandra GD" w:hAnsi="Maiandra GD" w:cs="Consolas"/>
          <w:color w:val="4284AE"/>
          <w:sz w:val="24"/>
          <w:szCs w:val="24"/>
          <w:bdr w:val="none" w:sz="0" w:space="0" w:color="auto" w:frame="1"/>
        </w:rPr>
        <w:t>GetStudents1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StudentList2 = Student.</w:t>
      </w:r>
      <w:r w:rsidRPr="00D91B25">
        <w:rPr>
          <w:rStyle w:val="enlighter-m3"/>
          <w:rFonts w:ascii="Maiandra GD" w:hAnsi="Maiandra GD" w:cs="Consolas"/>
          <w:color w:val="4284AE"/>
          <w:sz w:val="24"/>
          <w:szCs w:val="24"/>
          <w:bdr w:val="none" w:sz="0" w:space="0" w:color="auto" w:frame="1"/>
        </w:rPr>
        <w:t>GetStudents2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IsEqual = StudentList1.</w:t>
      </w:r>
      <w:r w:rsidRPr="00D91B25">
        <w:rPr>
          <w:rStyle w:val="enlighter-m3"/>
          <w:rFonts w:ascii="Maiandra GD" w:hAnsi="Maiandra GD" w:cs="Consolas"/>
          <w:color w:val="4284AE"/>
          <w:sz w:val="24"/>
          <w:szCs w:val="24"/>
          <w:bdr w:val="none" w:sz="0" w:space="0" w:color="auto" w:frame="1"/>
        </w:rPr>
        <w:t>SequenceEqual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StudentList2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IsEqual</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True</w:t>
      </w: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Partitioning Operators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Partitioning Operators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give you a brief introduction to </w:t>
      </w:r>
      <w:r w:rsidRPr="00D91B25">
        <w:rPr>
          <w:rStyle w:val="Strong"/>
          <w:rFonts w:ascii="Maiandra GD" w:hAnsi="Maiandra GD" w:cs="Arial"/>
          <w:color w:val="000000"/>
          <w:bdr w:val="none" w:sz="0" w:space="0" w:color="auto" w:frame="1"/>
        </w:rPr>
        <w:t>Partitioning Operations in Linq</w:t>
      </w:r>
      <w:r w:rsidRPr="00D91B25">
        <w:rPr>
          <w:rFonts w:ascii="Maiandra GD" w:hAnsi="Maiandra GD" w:cs="Arial"/>
          <w:color w:val="000000"/>
          <w:bdr w:val="none" w:sz="0" w:space="0" w:color="auto" w:frame="1"/>
        </w:rPr>
        <w:t>. Please read our previous article before proceeding to this article where we discussed the </w:t>
      </w:r>
      <w:hyperlink r:id="rId229" w:history="1">
        <w:r w:rsidRPr="00D91B25">
          <w:rPr>
            <w:rStyle w:val="Strong"/>
            <w:rFonts w:ascii="Maiandra GD" w:hAnsi="Maiandra GD" w:cs="Arial"/>
            <w:color w:val="007BFF"/>
            <w:bdr w:val="none" w:sz="0" w:space="0" w:color="auto" w:frame="1"/>
          </w:rPr>
          <w:t>SequenceEqual Method in Linq</w:t>
        </w:r>
      </w:hyperlink>
      <w:r w:rsidRPr="00D91B25">
        <w:rPr>
          <w:rFonts w:ascii="Maiandra GD" w:hAnsi="Maiandra GD" w:cs="Arial"/>
          <w:color w:val="000000"/>
          <w:bdr w:val="none" w:sz="0" w:space="0" w:color="auto" w:frame="1"/>
        </w:rPr>
        <w:t> with some examples. As part of this article, we are going to discuss the following three-pointers.</w:t>
      </w:r>
    </w:p>
    <w:p w:rsidR="00745507" w:rsidRPr="00D91B25" w:rsidRDefault="00745507" w:rsidP="00745507">
      <w:pPr>
        <w:pStyle w:val="NormalWeb"/>
        <w:shd w:val="clear" w:color="auto" w:fill="FFFFFF"/>
        <w:spacing w:before="0" w:beforeAutospacing="0" w:after="384" w:afterAutospacing="0"/>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5826760" cy="861060"/>
            <wp:effectExtent l="19050" t="0" r="2540" b="0"/>
            <wp:docPr id="236" name="Picture 51" descr="Partitioning Operators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artitioning Operators in Linq"/>
                    <pic:cNvPicPr>
                      <a:picLocks noChangeAspect="1" noChangeArrowheads="1"/>
                    </pic:cNvPicPr>
                  </pic:nvPicPr>
                  <pic:blipFill>
                    <a:blip r:embed="rId230"/>
                    <a:srcRect/>
                    <a:stretch>
                      <a:fillRect/>
                    </a:stretch>
                  </pic:blipFill>
                  <pic:spPr bwMode="auto">
                    <a:xfrm>
                      <a:off x="0" y="0"/>
                      <a:ext cx="5826760" cy="861060"/>
                    </a:xfrm>
                    <a:prstGeom prst="rect">
                      <a:avLst/>
                    </a:prstGeom>
                    <a:noFill/>
                    <a:ln w="9525">
                      <a:noFill/>
                      <a:miter lim="800000"/>
                      <a:headEnd/>
                      <a:tailEnd/>
                    </a:ln>
                  </pic:spPr>
                </pic:pic>
              </a:graphicData>
            </a:graphic>
          </wp:inline>
        </w:drawing>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Partitioning Operations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Partitioning Operations in Linq are used to divide a sequence or you can say data source into two parts and then return one of them as output without changing the positions of the elements.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Why do we need Partitioning Operators?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Partitioning operators when we want to perform the following operations.</w:t>
      </w:r>
    </w:p>
    <w:p w:rsidR="00745507" w:rsidRPr="00D91B25" w:rsidRDefault="00745507" w:rsidP="00745507">
      <w:pPr>
        <w:numPr>
          <w:ilvl w:val="0"/>
          <w:numId w:val="6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you want to select the top n number of records from a data source.</w:t>
      </w:r>
    </w:p>
    <w:p w:rsidR="00745507" w:rsidRPr="00D91B25" w:rsidRDefault="00745507" w:rsidP="00745507">
      <w:pPr>
        <w:numPr>
          <w:ilvl w:val="0"/>
          <w:numId w:val="6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If you want to select records from a data source until a specified condition is true.</w:t>
      </w:r>
    </w:p>
    <w:p w:rsidR="00745507" w:rsidRPr="00D91B25" w:rsidRDefault="00745507" w:rsidP="00745507">
      <w:pPr>
        <w:numPr>
          <w:ilvl w:val="0"/>
          <w:numId w:val="6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Select records from a data source except for the first n number of records.</w:t>
      </w:r>
    </w:p>
    <w:p w:rsidR="00745507" w:rsidRPr="00D91B25" w:rsidRDefault="00745507" w:rsidP="00745507">
      <w:pPr>
        <w:numPr>
          <w:ilvl w:val="0"/>
          <w:numId w:val="6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lastRenderedPageBreak/>
        <w:t>Skip records from a data source until a specified condition is true and then select all records.</w:t>
      </w:r>
    </w:p>
    <w:p w:rsidR="00745507" w:rsidRPr="00D91B25" w:rsidRDefault="00745507" w:rsidP="00745507">
      <w:pPr>
        <w:numPr>
          <w:ilvl w:val="0"/>
          <w:numId w:val="6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It can be used to implement pagination for a data source.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Partitioning Methods Provided by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four methods are provided by LINQ to perform Partitioning Operations</w:t>
      </w:r>
    </w:p>
    <w:p w:rsidR="00745507" w:rsidRPr="00D91B25" w:rsidRDefault="00745507" w:rsidP="00745507">
      <w:pPr>
        <w:numPr>
          <w:ilvl w:val="0"/>
          <w:numId w:val="61"/>
        </w:numPr>
        <w:shd w:val="clear" w:color="auto" w:fill="FFFFFF"/>
        <w:spacing w:after="0" w:line="240" w:lineRule="auto"/>
        <w:jc w:val="both"/>
        <w:textAlignment w:val="baseline"/>
        <w:rPr>
          <w:rFonts w:ascii="Maiandra GD" w:hAnsi="Maiandra GD" w:cs="Segoe UI"/>
          <w:color w:val="212529"/>
          <w:sz w:val="24"/>
          <w:szCs w:val="24"/>
        </w:rPr>
      </w:pPr>
      <w:hyperlink r:id="rId231" w:history="1">
        <w:r w:rsidRPr="00D91B25">
          <w:rPr>
            <w:rStyle w:val="Strong"/>
            <w:rFonts w:ascii="Maiandra GD" w:hAnsi="Maiandra GD" w:cs="Arial"/>
            <w:color w:val="0000FF"/>
            <w:sz w:val="24"/>
            <w:szCs w:val="24"/>
            <w:bdr w:val="none" w:sz="0" w:space="0" w:color="auto" w:frame="1"/>
          </w:rPr>
          <w:t>Take</w:t>
        </w:r>
      </w:hyperlink>
    </w:p>
    <w:p w:rsidR="00745507" w:rsidRPr="00D91B25" w:rsidRDefault="00745507" w:rsidP="00745507">
      <w:pPr>
        <w:numPr>
          <w:ilvl w:val="0"/>
          <w:numId w:val="61"/>
        </w:numPr>
        <w:shd w:val="clear" w:color="auto" w:fill="FFFFFF"/>
        <w:spacing w:after="0" w:line="240" w:lineRule="auto"/>
        <w:jc w:val="both"/>
        <w:textAlignment w:val="baseline"/>
        <w:rPr>
          <w:rFonts w:ascii="Maiandra GD" w:hAnsi="Maiandra GD" w:cs="Segoe UI"/>
          <w:color w:val="212529"/>
          <w:sz w:val="24"/>
          <w:szCs w:val="24"/>
        </w:rPr>
      </w:pPr>
      <w:hyperlink r:id="rId232" w:history="1">
        <w:r w:rsidRPr="00D91B25">
          <w:rPr>
            <w:rStyle w:val="Strong"/>
            <w:rFonts w:ascii="Maiandra GD" w:hAnsi="Maiandra GD" w:cs="Arial"/>
            <w:color w:val="0000FF"/>
            <w:sz w:val="24"/>
            <w:szCs w:val="24"/>
            <w:bdr w:val="none" w:sz="0" w:space="0" w:color="auto" w:frame="1"/>
          </w:rPr>
          <w:t>Skip</w:t>
        </w:r>
      </w:hyperlink>
    </w:p>
    <w:p w:rsidR="00745507" w:rsidRPr="00D91B25" w:rsidRDefault="00745507" w:rsidP="00745507">
      <w:pPr>
        <w:numPr>
          <w:ilvl w:val="0"/>
          <w:numId w:val="61"/>
        </w:numPr>
        <w:shd w:val="clear" w:color="auto" w:fill="FFFFFF"/>
        <w:spacing w:after="0" w:line="240" w:lineRule="auto"/>
        <w:jc w:val="both"/>
        <w:textAlignment w:val="baseline"/>
        <w:rPr>
          <w:rFonts w:ascii="Maiandra GD" w:hAnsi="Maiandra GD" w:cs="Segoe UI"/>
          <w:color w:val="212529"/>
          <w:sz w:val="24"/>
          <w:szCs w:val="24"/>
        </w:rPr>
      </w:pPr>
      <w:hyperlink r:id="rId233" w:history="1">
        <w:r w:rsidRPr="00D91B25">
          <w:rPr>
            <w:rStyle w:val="Strong"/>
            <w:rFonts w:ascii="Maiandra GD" w:hAnsi="Maiandra GD" w:cs="Arial"/>
            <w:color w:val="0000FF"/>
            <w:sz w:val="24"/>
            <w:szCs w:val="24"/>
            <w:bdr w:val="none" w:sz="0" w:space="0" w:color="auto" w:frame="1"/>
          </w:rPr>
          <w:t>TakeWhile</w:t>
        </w:r>
      </w:hyperlink>
    </w:p>
    <w:p w:rsidR="00745507" w:rsidRPr="00D91B25" w:rsidRDefault="00745507" w:rsidP="00745507">
      <w:pPr>
        <w:numPr>
          <w:ilvl w:val="0"/>
          <w:numId w:val="61"/>
        </w:numPr>
        <w:shd w:val="clear" w:color="auto" w:fill="FFFFFF"/>
        <w:spacing w:after="0" w:line="240" w:lineRule="auto"/>
        <w:jc w:val="both"/>
        <w:textAlignment w:val="baseline"/>
        <w:rPr>
          <w:rFonts w:ascii="Maiandra GD" w:hAnsi="Maiandra GD" w:cs="Segoe UI"/>
          <w:color w:val="212529"/>
          <w:sz w:val="24"/>
          <w:szCs w:val="24"/>
        </w:rPr>
      </w:pPr>
      <w:hyperlink r:id="rId234" w:history="1">
        <w:r w:rsidRPr="00D91B25">
          <w:rPr>
            <w:rStyle w:val="Strong"/>
            <w:rFonts w:ascii="Maiandra GD" w:hAnsi="Maiandra GD" w:cs="Arial"/>
            <w:color w:val="0000FF"/>
            <w:sz w:val="24"/>
            <w:szCs w:val="24"/>
            <w:bdr w:val="none" w:sz="0" w:space="0" w:color="auto" w:frame="1"/>
          </w:rPr>
          <w:t>SkipWhile </w:t>
        </w:r>
      </w:hyperlink>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Take Operator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 Operator in Linq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Take Operator in Linq</w:t>
      </w:r>
      <w:r w:rsidRPr="00D91B25">
        <w:rPr>
          <w:rFonts w:ascii="Maiandra GD" w:hAnsi="Maiandra GD" w:cs="Arial"/>
          <w:color w:val="000000"/>
          <w:bdr w:val="none" w:sz="0" w:space="0" w:color="auto" w:frame="1"/>
        </w:rPr>
        <w:t> with some examples. Please read our previous article before proceeding to this article where we gave a brief introduction to </w:t>
      </w:r>
      <w:hyperlink r:id="rId235" w:history="1">
        <w:r w:rsidRPr="00D91B25">
          <w:rPr>
            <w:rStyle w:val="Strong"/>
            <w:rFonts w:ascii="Maiandra GD" w:hAnsi="Maiandra GD" w:cs="Arial"/>
            <w:color w:val="007BFF"/>
            <w:bdr w:val="none" w:sz="0" w:space="0" w:color="auto" w:frame="1"/>
          </w:rPr>
          <w:t>Partitioning Operators </w:t>
        </w:r>
      </w:hyperlink>
      <w:r w:rsidRPr="00D91B25">
        <w:rPr>
          <w:rFonts w:ascii="Maiandra GD" w:hAnsi="Maiandra GD" w:cs="Arial"/>
          <w:color w:val="000000"/>
          <w:bdr w:val="none" w:sz="0" w:space="0" w:color="auto" w:frame="1"/>
        </w:rPr>
        <w:t>in Linq. As part of this article, we are going to discuss the following concepts related to the Take Operator in C#.</w:t>
      </w:r>
    </w:p>
    <w:p w:rsidR="00745507" w:rsidRPr="00D91B25" w:rsidRDefault="00745507" w:rsidP="00745507">
      <w:pPr>
        <w:numPr>
          <w:ilvl w:val="0"/>
          <w:numId w:val="6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Take Operator and its need in C#.NET?</w:t>
      </w:r>
    </w:p>
    <w:p w:rsidR="00745507" w:rsidRPr="00D91B25" w:rsidRDefault="00745507" w:rsidP="00745507">
      <w:pPr>
        <w:numPr>
          <w:ilvl w:val="0"/>
          <w:numId w:val="6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Take Operator.</w:t>
      </w:r>
    </w:p>
    <w:p w:rsidR="00745507" w:rsidRPr="00D91B25" w:rsidRDefault="00745507" w:rsidP="00745507">
      <w:pPr>
        <w:numPr>
          <w:ilvl w:val="0"/>
          <w:numId w:val="6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Take Operator in LINQ using Filter.</w:t>
      </w:r>
    </w:p>
    <w:p w:rsidR="00745507" w:rsidRPr="00D91B25" w:rsidRDefault="00745507" w:rsidP="00745507">
      <w:pPr>
        <w:numPr>
          <w:ilvl w:val="0"/>
          <w:numId w:val="6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happens when Applying the Where Operator after the Take Operator?</w:t>
      </w:r>
    </w:p>
    <w:p w:rsidR="00745507" w:rsidRPr="00D91B25" w:rsidRDefault="00745507" w:rsidP="00745507">
      <w:pPr>
        <w:numPr>
          <w:ilvl w:val="0"/>
          <w:numId w:val="6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Take Method on the Data Source which is null?</w:t>
      </w:r>
    </w:p>
    <w:p w:rsidR="00745507" w:rsidRPr="00D91B25" w:rsidRDefault="00745507" w:rsidP="00745507">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Take Operator and its need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Take Operator in Linq</w:t>
      </w:r>
      <w:r w:rsidRPr="00D91B25">
        <w:rPr>
          <w:rFonts w:ascii="Maiandra GD" w:hAnsi="Maiandra GD" w:cs="Arial"/>
          <w:color w:val="000000"/>
          <w:bdr w:val="none" w:sz="0" w:space="0" w:color="auto" w:frame="1"/>
        </w:rPr>
        <w:t> is used to fetch the first </w:t>
      </w:r>
      <w:r w:rsidRPr="00D91B25">
        <w:rPr>
          <w:rStyle w:val="Strong"/>
          <w:rFonts w:ascii="Maiandra GD" w:hAnsi="Maiandra GD" w:cs="Arial"/>
          <w:color w:val="000000"/>
          <w:bdr w:val="none" w:sz="0" w:space="0" w:color="auto" w:frame="1"/>
        </w:rPr>
        <w:t>“n”</w:t>
      </w:r>
      <w:r w:rsidRPr="00D91B25">
        <w:rPr>
          <w:rFonts w:ascii="Maiandra GD" w:hAnsi="Maiandra GD" w:cs="Arial"/>
          <w:color w:val="000000"/>
          <w:bdr w:val="none" w:sz="0" w:space="0" w:color="auto" w:frame="1"/>
        </w:rPr>
        <w:t> number of elements from the data source where </w:t>
      </w:r>
      <w:r w:rsidRPr="00D91B25">
        <w:rPr>
          <w:rStyle w:val="Strong"/>
          <w:rFonts w:ascii="Maiandra GD" w:hAnsi="Maiandra GD" w:cs="Arial"/>
          <w:color w:val="000000"/>
          <w:bdr w:val="none" w:sz="0" w:space="0" w:color="auto" w:frame="1"/>
        </w:rPr>
        <w:t>“n”</w:t>
      </w:r>
      <w:r w:rsidRPr="00D91B25">
        <w:rPr>
          <w:rFonts w:ascii="Maiandra GD" w:hAnsi="Maiandra GD" w:cs="Arial"/>
          <w:color w:val="000000"/>
          <w:bdr w:val="none" w:sz="0" w:space="0" w:color="auto" w:frame="1"/>
        </w:rPr>
        <w:t> is an integer which is passed as a parameter to the Take method. There is only one version available for this Take method as shown below.</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241311" cy="691100"/>
            <wp:effectExtent l="19050" t="0" r="7089" b="0"/>
            <wp:docPr id="241" name="Picture 53" descr="Signature of Take Operator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ignature of Take Operator in Linq"/>
                    <pic:cNvPicPr>
                      <a:picLocks noChangeAspect="1" noChangeArrowheads="1"/>
                    </pic:cNvPicPr>
                  </pic:nvPicPr>
                  <pic:blipFill>
                    <a:blip r:embed="rId236"/>
                    <a:srcRect/>
                    <a:stretch>
                      <a:fillRect/>
                    </a:stretch>
                  </pic:blipFill>
                  <pic:spPr bwMode="auto">
                    <a:xfrm>
                      <a:off x="0" y="0"/>
                      <a:ext cx="6239322" cy="69088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the take method takes one integer count parameter and this method going to return that number of contiguous elements from the data source. If the data source is null then it is going to throw an exception.</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You can use the Take method with both the </w:t>
      </w:r>
      <w:r w:rsidRPr="00D91B25">
        <w:rPr>
          <w:rStyle w:val="Strong"/>
          <w:rFonts w:ascii="Maiandra GD" w:hAnsi="Maiandra GD" w:cs="Arial"/>
          <w:color w:val="000000"/>
          <w:bdr w:val="none" w:sz="0" w:space="0" w:color="auto" w:frame="1"/>
        </w:rPr>
        <w:t>Method and Query Syntax</w:t>
      </w:r>
      <w:r w:rsidRPr="00D91B25">
        <w:rPr>
          <w:rFonts w:ascii="Maiandra GD" w:hAnsi="Maiandra GD" w:cs="Arial"/>
          <w:color w:val="000000"/>
          <w:bdr w:val="none" w:sz="0" w:space="0" w:color="auto" w:frame="1"/>
        </w:rPr>
        <w:t> but the most important point that you need to remember is it will not make any changes to the positions of the elements.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 Method in Linq with Method Syntax:</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created one integer collection which contains 10 elements. Then we retrieve the first 4 elements from the collection using the Method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 2 3 4</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 Method in Linq with Query Syntax:</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rewrite the previous example using query syntax. There is no such operator called Take is available to write the query syntax, So, here we need to use the mixed syntax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ResultQS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 2 3 4</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 Method with Filtering Operator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take four elements from the collection but the condition is that the elements should be greater than 3. In such cases, first, we need to filter the data using Where operator and then we need to take the data using Take operator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Mixed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4 5 6 7</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Applying Filtering after the Take method in C#:</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If you apply the Filtering Operator after the Take method then you will not get the result as expected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Mixed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ResultQS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3 4</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output, we are getting only 2 elements. This is because of the wrong use of Where operator. In this case, first, the “</w:t>
      </w:r>
      <w:r w:rsidRPr="00D91B25">
        <w:rPr>
          <w:rStyle w:val="Strong"/>
          <w:rFonts w:ascii="Maiandra GD" w:hAnsi="Maiandra GD" w:cs="Arial"/>
          <w:color w:val="000000"/>
          <w:bdr w:val="none" w:sz="0" w:space="0" w:color="auto" w:frame="1"/>
        </w:rPr>
        <w:t>Take</w:t>
      </w:r>
      <w:r w:rsidRPr="00D91B25">
        <w:rPr>
          <w:rFonts w:ascii="Maiandra GD" w:hAnsi="Maiandra GD" w:cs="Arial"/>
          <w:color w:val="000000"/>
          <w:bdr w:val="none" w:sz="0" w:space="0" w:color="auto" w:frame="1"/>
        </w:rPr>
        <w:t>” method is executed which will return four elements and then on this result set the “W</w:t>
      </w:r>
      <w:r w:rsidRPr="00D91B25">
        <w:rPr>
          <w:rStyle w:val="Strong"/>
          <w:rFonts w:ascii="Maiandra GD" w:hAnsi="Maiandra GD" w:cs="Arial"/>
          <w:color w:val="000000"/>
          <w:bdr w:val="none" w:sz="0" w:space="0" w:color="auto" w:frame="1"/>
        </w:rPr>
        <w:t>here</w:t>
      </w:r>
      <w:r w:rsidRPr="00D91B25">
        <w:rPr>
          <w:rFonts w:ascii="Maiandra GD" w:hAnsi="Maiandra GD" w:cs="Arial"/>
          <w:color w:val="000000"/>
          <w:bdr w:val="none" w:sz="0" w:space="0" w:color="auto" w:frame="1"/>
        </w:rPr>
        <w:t>” method is applied which further filter the data based on the condition specified. So, it is always a good programming practice to use the Where operator first and then the Take operator.</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happens when the Data Source is null?</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are applying the Take operator on a data source which is null, then we will get an exception i.e. ArgumentNullException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//data source is null</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run the application, you will get the following exception.</w:t>
      </w:r>
    </w:p>
    <w:p w:rsidR="00745507"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592955" cy="1180465"/>
            <wp:effectExtent l="19050" t="0" r="0" b="0"/>
            <wp:docPr id="240" name="Picture 54" descr="Take method throwing Argument Null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ake method throwing Argument Null Exception"/>
                    <pic:cNvPicPr>
                      <a:picLocks noChangeAspect="1" noChangeArrowheads="1"/>
                    </pic:cNvPicPr>
                  </pic:nvPicPr>
                  <pic:blipFill>
                    <a:blip r:embed="rId237"/>
                    <a:srcRect/>
                    <a:stretch>
                      <a:fillRect/>
                    </a:stretch>
                  </pic:blipFill>
                  <pic:spPr bwMode="auto">
                    <a:xfrm>
                      <a:off x="0" y="0"/>
                      <a:ext cx="4592955" cy="1180465"/>
                    </a:xfrm>
                    <a:prstGeom prst="rect">
                      <a:avLst/>
                    </a:prstGeom>
                    <a:noFill/>
                    <a:ln w="9525">
                      <a:noFill/>
                      <a:miter lim="800000"/>
                      <a:headEnd/>
                      <a:tailEnd/>
                    </a:ln>
                  </pic:spPr>
                </pic:pic>
              </a:graphicData>
            </a:graphic>
          </wp:inline>
        </w:drawing>
      </w:r>
    </w:p>
    <w:p w:rsidR="00E83F90" w:rsidRPr="00D91B25" w:rsidRDefault="00E83F90" w:rsidP="00745507">
      <w:pPr>
        <w:pStyle w:val="NormalWeb"/>
        <w:shd w:val="clear" w:color="auto" w:fill="FFFFFF"/>
        <w:spacing w:before="0" w:beforeAutospacing="0" w:after="0" w:afterAutospacing="0"/>
        <w:jc w:val="both"/>
        <w:textAlignment w:val="baseline"/>
        <w:rPr>
          <w:rFonts w:ascii="Maiandra GD" w:hAnsi="Maiandra GD" w:cs="Segoe UI"/>
          <w:color w:val="212529"/>
        </w:rPr>
      </w:pP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TakeWhile Method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TakeWhile Method in Linq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TakeWhile Method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38" w:history="1">
        <w:r w:rsidRPr="00D91B25">
          <w:rPr>
            <w:rStyle w:val="Strong"/>
            <w:rFonts w:ascii="Maiandra GD" w:hAnsi="Maiandra GD" w:cs="Arial"/>
            <w:color w:val="007BFF"/>
            <w:bdr w:val="none" w:sz="0" w:space="0" w:color="auto" w:frame="1"/>
          </w:rPr>
          <w:t>Take Method</w:t>
        </w:r>
      </w:hyperlink>
      <w:r w:rsidRPr="00D91B25">
        <w:rPr>
          <w:rFonts w:ascii="Maiandra GD" w:hAnsi="Maiandra GD" w:cs="Arial"/>
          <w:color w:val="000000"/>
          <w:bdr w:val="none" w:sz="0" w:space="0" w:color="auto" w:frame="1"/>
        </w:rPr>
        <w:t> with some examples. As part of this article, we are going to discuss the following pointers related to the TakeWhile Method in C#.</w:t>
      </w:r>
    </w:p>
    <w:p w:rsidR="00745507" w:rsidRPr="00D91B25" w:rsidRDefault="00745507" w:rsidP="00745507">
      <w:pPr>
        <w:numPr>
          <w:ilvl w:val="0"/>
          <w:numId w:val="6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are the need and use of the TakeWhile Method in C#.NET?</w:t>
      </w:r>
    </w:p>
    <w:p w:rsidR="00745507" w:rsidRPr="00D91B25" w:rsidRDefault="00745507" w:rsidP="00745507">
      <w:pPr>
        <w:numPr>
          <w:ilvl w:val="0"/>
          <w:numId w:val="6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using both Method and Query Syntax. </w:t>
      </w:r>
    </w:p>
    <w:p w:rsidR="00745507" w:rsidRPr="00D91B25" w:rsidRDefault="00745507" w:rsidP="00745507">
      <w:pPr>
        <w:numPr>
          <w:ilvl w:val="0"/>
          <w:numId w:val="6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Understanding TakeWhile Operator with Filtering Operator.</w:t>
      </w:r>
    </w:p>
    <w:p w:rsidR="00745507" w:rsidRPr="00D91B25" w:rsidRDefault="00745507" w:rsidP="00745507">
      <w:pPr>
        <w:numPr>
          <w:ilvl w:val="0"/>
          <w:numId w:val="6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the difference between where and TakeWhile method in Linq?</w:t>
      </w:r>
    </w:p>
    <w:p w:rsidR="00745507" w:rsidRPr="00D91B25" w:rsidRDefault="00745507" w:rsidP="00745507">
      <w:pPr>
        <w:numPr>
          <w:ilvl w:val="0"/>
          <w:numId w:val="6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Different Types of examples using the TakeWhile Operator in Linq.</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are the need and use of the TakeWhile Method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TakeWhile Method in Linq is used to fetch all the elements from a data source or sequence until a specified condition is true. Once the condition is failed, then the TakeWhile method will not check the rest of the elements presents in the data source even though the condition is true for the remaining elements.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TakeWhile method will not make any changes to the positions of the elements. There are two overloaded versions available for this method as shown in the below image.</w:t>
      </w:r>
    </w:p>
    <w:p w:rsidR="00745507"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858000" cy="1010285"/>
            <wp:effectExtent l="19050" t="0" r="0" b="0"/>
            <wp:docPr id="242" name="Picture 57" descr="TakeWhile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akeWhile Method in Linq"/>
                    <pic:cNvPicPr>
                      <a:picLocks noChangeAspect="1" noChangeArrowheads="1"/>
                    </pic:cNvPicPr>
                  </pic:nvPicPr>
                  <pic:blipFill>
                    <a:blip r:embed="rId239"/>
                    <a:srcRect/>
                    <a:stretch>
                      <a:fillRect/>
                    </a:stretch>
                  </pic:blipFill>
                  <pic:spPr bwMode="auto">
                    <a:xfrm>
                      <a:off x="0" y="0"/>
                      <a:ext cx="6858000" cy="1010285"/>
                    </a:xfrm>
                    <a:prstGeom prst="rect">
                      <a:avLst/>
                    </a:prstGeom>
                    <a:noFill/>
                    <a:ln w="9525">
                      <a:noFill/>
                      <a:miter lim="800000"/>
                      <a:headEnd/>
                      <a:tailEnd/>
                    </a:ln>
                  </pic:spPr>
                </pic:pic>
              </a:graphicData>
            </a:graphic>
          </wp:inline>
        </w:drawing>
      </w:r>
    </w:p>
    <w:p w:rsidR="00E83F90" w:rsidRPr="00D91B25" w:rsidRDefault="00E83F90" w:rsidP="00745507">
      <w:pPr>
        <w:pStyle w:val="NormalWeb"/>
        <w:shd w:val="clear" w:color="auto" w:fill="FFFFFF"/>
        <w:spacing w:before="0" w:beforeAutospacing="0" w:after="0" w:afterAutospacing="0"/>
        <w:jc w:val="both"/>
        <w:textAlignment w:val="baseline"/>
        <w:rPr>
          <w:rFonts w:ascii="Maiandra GD" w:hAnsi="Maiandra GD" w:cs="Segoe UI"/>
          <w:color w:val="212529"/>
        </w:rPr>
      </w:pP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First version of the TakeWhile method returns elements from a sequence as long as the specified condition is true.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second overloaded version of this method returns elements from a sequence as long as the given condition is true. The second parameter of the function represents the index of the source elements. The element’s index can be used in the logic of the predicate function. If this is not clear at the moment then don’t worry we will discuss this with an example.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using TakeWhile Method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created a data source that contains numbers from 1 to 10. Then we fetch the records from the data source using the TakeWhile method with the condition that the number is less than 6.</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TakeWhile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 2 3 4 5</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TakeWhile Method along with the Where Filtering Method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you may have one question in your mind, that the same thing can be achieved using the Linq Where extension method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 2 3 4 5</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the difference between where and TakeWhile method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Before understanding the difference let us modify the program as shown below and look at the output. Here we move the values 4 and 5 to the end of the collection.</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Result1 = numbers.</w:t>
      </w:r>
      <w:r w:rsidRPr="00D91B25">
        <w:rPr>
          <w:rStyle w:val="enlighter-m3"/>
          <w:rFonts w:ascii="Maiandra GD" w:hAnsi="Maiandra GD" w:cs="Consolas"/>
          <w:color w:val="4284AE"/>
          <w:sz w:val="24"/>
          <w:szCs w:val="24"/>
          <w:bdr w:val="none" w:sz="0" w:space="0" w:color="auto" w:frame="1"/>
        </w:rPr>
        <w:t>TakeWhile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"Result Of TakeWhile Method: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Result1</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Where Method</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Result2 = 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"Result Of Where Method: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Result2</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104515" cy="457200"/>
            <wp:effectExtent l="19050" t="0" r="635" b="0"/>
            <wp:docPr id="58" name="Picture 58" descr="Difference between Where and TakeWhile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fference between Where and TakeWhile method in Linq"/>
                    <pic:cNvPicPr>
                      <a:picLocks noChangeAspect="1" noChangeArrowheads="1"/>
                    </pic:cNvPicPr>
                  </pic:nvPicPr>
                  <pic:blipFill>
                    <a:blip r:embed="rId240"/>
                    <a:srcRect/>
                    <a:stretch>
                      <a:fillRect/>
                    </a:stretch>
                  </pic:blipFill>
                  <pic:spPr bwMode="auto">
                    <a:xfrm>
                      <a:off x="0" y="0"/>
                      <a:ext cx="3104515" cy="45720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output, the “</w:t>
      </w:r>
      <w:r w:rsidRPr="00D91B25">
        <w:rPr>
          <w:rStyle w:val="Strong"/>
          <w:rFonts w:ascii="Maiandra GD" w:hAnsi="Maiandra GD" w:cs="Arial"/>
          <w:color w:val="000000"/>
          <w:bdr w:val="none" w:sz="0" w:space="0" w:color="auto" w:frame="1"/>
        </w:rPr>
        <w:t>TakeWhile</w:t>
      </w:r>
      <w:r w:rsidRPr="00D91B25">
        <w:rPr>
          <w:rFonts w:ascii="Maiandra GD" w:hAnsi="Maiandra GD" w:cs="Arial"/>
          <w:color w:val="000000"/>
          <w:bdr w:val="none" w:sz="0" w:space="0" w:color="auto" w:frame="1"/>
        </w:rPr>
        <w:t>” method fetches the values 1, 2, and 3 while the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method fetches the values 1, 2, 3, 4, and 5.</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the difference is that the TakeWhile method checks the conditions from the beginning of the data source. As long as the condition is true it fetches the data. So, in our example, for the first three elements, the condition is true so it fetches the first three elements. When it checks the fourth elements the condition becomes false. So from that point, it will not check the rest of the elements in the data source even though some of the elements (i.e. 4 and 5 present at the end of the collections) satisfying the condition.</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 the other hand, the Where method checks each and every element present in the collection. The elements which satisfy the condition will be returned. It does not matter the position of the elements in the sequence.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a collection of names. Here, we need to return names’ starting from the beginning until a name is hit that does not have a length greater than 3 characters.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"Rahul"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"John"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namesResult = names.</w:t>
      </w:r>
      <w:r w:rsidRPr="00D91B25">
        <w:rPr>
          <w:rStyle w:val="enlighter-m3"/>
          <w:rFonts w:ascii="Maiandra GD" w:hAnsi="Maiandra GD" w:cs="Consolas"/>
          <w:color w:val="4284AE"/>
          <w:sz w:val="24"/>
          <w:szCs w:val="24"/>
          <w:bdr w:val="none" w:sz="0" w:space="0" w:color="auto" w:frame="1"/>
        </w:rPr>
        <w:t>TakeWhile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namesResult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Sara Rahul John</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use the other overloaded version which takes an index as a parameter. Here, in the following example, we will check the length of the name should be greater than its index position.</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"Rahul"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"John"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namesResult = names.</w:t>
      </w:r>
      <w:r w:rsidRPr="00D91B25">
        <w:rPr>
          <w:rStyle w:val="enlighter-m3"/>
          <w:rFonts w:ascii="Maiandra GD" w:hAnsi="Maiandra GD" w:cs="Consolas"/>
          <w:color w:val="4284AE"/>
          <w:sz w:val="24"/>
          <w:szCs w:val="24"/>
          <w:bdr w:val="none" w:sz="0" w:space="0" w:color="auto" w:frame="1"/>
        </w:rPr>
        <w:t>TakeWhile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namesResult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Sara Rahul John</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sequence the fourth element i.e. Pam has length 3 and its index position is 3. So, here the condition is false and hence it will not check the next element. As a result, it only fetches the first three elements from the sequence.</w:t>
      </w: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Skip Method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Skip Method in Linq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Skip Method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41" w:history="1">
        <w:r w:rsidRPr="00D91B25">
          <w:rPr>
            <w:rStyle w:val="Strong"/>
            <w:rFonts w:ascii="Maiandra GD" w:hAnsi="Maiandra GD" w:cs="Arial"/>
            <w:color w:val="007BFF"/>
            <w:bdr w:val="none" w:sz="0" w:space="0" w:color="auto" w:frame="1"/>
          </w:rPr>
          <w:t>TakeWhile Method</w:t>
        </w:r>
      </w:hyperlink>
      <w:r w:rsidRPr="00D91B25">
        <w:rPr>
          <w:rFonts w:ascii="Maiandra GD" w:hAnsi="Maiandra GD" w:cs="Arial"/>
          <w:color w:val="000000"/>
          <w:bdr w:val="none" w:sz="0" w:space="0" w:color="auto" w:frame="1"/>
        </w:rPr>
        <w:t> with some examples. As part of this article, we are going to discuss the following pointers related to the Linq Skip Method.</w:t>
      </w:r>
    </w:p>
    <w:p w:rsidR="00745507" w:rsidRPr="00D91B25" w:rsidRDefault="00745507" w:rsidP="00745507">
      <w:pPr>
        <w:numPr>
          <w:ilvl w:val="0"/>
          <w:numId w:val="6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the Skip Method and its need in C#.NET?</w:t>
      </w:r>
    </w:p>
    <w:p w:rsidR="00745507" w:rsidRPr="00D91B25" w:rsidRDefault="00745507" w:rsidP="00745507">
      <w:pPr>
        <w:numPr>
          <w:ilvl w:val="0"/>
          <w:numId w:val="6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Skip Method using both Method and Query Syntax. </w:t>
      </w:r>
    </w:p>
    <w:p w:rsidR="00745507" w:rsidRPr="00D91B25" w:rsidRDefault="00745507" w:rsidP="00745507">
      <w:pPr>
        <w:numPr>
          <w:ilvl w:val="0"/>
          <w:numId w:val="6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lastRenderedPageBreak/>
        <w:t>Using the Skip Method with the Where Filtering Method.</w:t>
      </w:r>
    </w:p>
    <w:p w:rsidR="00745507" w:rsidRPr="00D91B25" w:rsidRDefault="00745507" w:rsidP="00745507">
      <w:pPr>
        <w:numPr>
          <w:ilvl w:val="0"/>
          <w:numId w:val="6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happens When we Applied the Filtering Operator after the Skip Operator in C#.NET?</w:t>
      </w:r>
    </w:p>
    <w:p w:rsidR="00745507" w:rsidRPr="00D91B25" w:rsidRDefault="00745507" w:rsidP="00745507">
      <w:pPr>
        <w:numPr>
          <w:ilvl w:val="0"/>
          <w:numId w:val="6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when the Data source is null.</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the Skip Method is and its need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Skip Method in Linq is used to skip or bypass the first “</w:t>
      </w:r>
      <w:r w:rsidRPr="00D91B25">
        <w:rPr>
          <w:rStyle w:val="Strong"/>
          <w:rFonts w:ascii="Maiandra GD" w:hAnsi="Maiandra GD" w:cs="Arial"/>
          <w:color w:val="000000"/>
          <w:bdr w:val="none" w:sz="0" w:space="0" w:color="auto" w:frame="1"/>
        </w:rPr>
        <w:t>n</w:t>
      </w:r>
      <w:r w:rsidRPr="00D91B25">
        <w:rPr>
          <w:rFonts w:ascii="Maiandra GD" w:hAnsi="Maiandra GD" w:cs="Arial"/>
          <w:color w:val="000000"/>
          <w:bdr w:val="none" w:sz="0" w:space="0" w:color="auto" w:frame="1"/>
        </w:rPr>
        <w:t>” number of elements from a data source or sequence and then returns the remaining elements from the data source as output. Here “</w:t>
      </w:r>
      <w:r w:rsidRPr="00D91B25">
        <w:rPr>
          <w:rStyle w:val="Strong"/>
          <w:rFonts w:ascii="Maiandra GD" w:hAnsi="Maiandra GD" w:cs="Arial"/>
          <w:color w:val="000000"/>
          <w:bdr w:val="none" w:sz="0" w:space="0" w:color="auto" w:frame="1"/>
        </w:rPr>
        <w:t>n</w:t>
      </w:r>
      <w:r w:rsidRPr="00D91B25">
        <w:rPr>
          <w:rFonts w:ascii="Maiandra GD" w:hAnsi="Maiandra GD" w:cs="Arial"/>
          <w:color w:val="000000"/>
          <w:bdr w:val="none" w:sz="0" w:space="0" w:color="auto" w:frame="1"/>
        </w:rPr>
        <w:t>” is an integer value passed to the Skip method as a parameter. There is only one version available for this Skip method as shown below.</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993773" cy="627320"/>
            <wp:effectExtent l="19050" t="0" r="6977" b="0"/>
            <wp:docPr id="61" name="Picture 61" descr="Skip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kip Method in Linq"/>
                    <pic:cNvPicPr>
                      <a:picLocks noChangeAspect="1" noChangeArrowheads="1"/>
                    </pic:cNvPicPr>
                  </pic:nvPicPr>
                  <pic:blipFill>
                    <a:blip r:embed="rId242"/>
                    <a:srcRect/>
                    <a:stretch>
                      <a:fillRect/>
                    </a:stretch>
                  </pic:blipFill>
                  <pic:spPr bwMode="auto">
                    <a:xfrm>
                      <a:off x="0" y="0"/>
                      <a:ext cx="5994346" cy="62738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image, the Skip method takes one integer count parameter and this method going to skip that number of elements from the beginning of the data source. If the data source is null then it is going to throw an exception.</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Skip Method Using the Method syntax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the integer collection contains 10 elements. Here, we need to skip the first four elements and then need to retrieve the remaining elements.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5 6 7 8 9 10</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Skip Method Using the Query Syntax in LINQ:</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rewrite the previous example using the query syntax. There is no such operator called Skip is available to write the query syntax. So, here we need to use the mixed syntax as shown below.</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ResultQS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5 6 7 8 9 10</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Understanding the LINQ Skip Method with the Where Filtering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Our requirement is to skip four elements from the collection but the condition is that the elements should be greater than 3. In such cases, first, we need to filter the data using the Where extension method and then we need to skip or bypass the data using the Skip method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Mixed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8 9 10</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Applying Filter Method after the Skip method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If you apply the Filtering Operator such as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after the “</w:t>
      </w:r>
      <w:r w:rsidRPr="00D91B25">
        <w:rPr>
          <w:rStyle w:val="Strong"/>
          <w:rFonts w:ascii="Maiandra GD" w:hAnsi="Maiandra GD" w:cs="Arial"/>
          <w:color w:val="000000"/>
          <w:bdr w:val="none" w:sz="0" w:space="0" w:color="auto" w:frame="1"/>
        </w:rPr>
        <w:t>Skip</w:t>
      </w:r>
      <w:r w:rsidRPr="00D91B25">
        <w:rPr>
          <w:rFonts w:ascii="Maiandra GD" w:hAnsi="Maiandra GD" w:cs="Arial"/>
          <w:color w:val="000000"/>
          <w:bdr w:val="none" w:sz="0" w:space="0" w:color="auto" w:frame="1"/>
        </w:rPr>
        <w:t>” method then you will not get the output as expected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Method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//Using Mixed Syntax</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ResultQS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ResultQS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5 6</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in the above output, we are getting only 2 elements. This is because of the wrong use of Where operator. In this case, first, the “</w:t>
      </w:r>
      <w:r w:rsidRPr="00D91B25">
        <w:rPr>
          <w:rStyle w:val="Strong"/>
          <w:rFonts w:ascii="Maiandra GD" w:hAnsi="Maiandra GD" w:cs="Arial"/>
          <w:color w:val="000000"/>
          <w:bdr w:val="none" w:sz="0" w:space="0" w:color="auto" w:frame="1"/>
        </w:rPr>
        <w:t>Skip</w:t>
      </w:r>
      <w:r w:rsidRPr="00D91B25">
        <w:rPr>
          <w:rFonts w:ascii="Maiandra GD" w:hAnsi="Maiandra GD" w:cs="Arial"/>
          <w:color w:val="000000"/>
          <w:bdr w:val="none" w:sz="0" w:space="0" w:color="auto" w:frame="1"/>
        </w:rPr>
        <w:t>” method is executed which will skip the first four elements and return the remaining six elements and then on this result set the “</w:t>
      </w:r>
      <w:r w:rsidRPr="00D91B25">
        <w:rPr>
          <w:rStyle w:val="Strong"/>
          <w:rFonts w:ascii="Maiandra GD" w:hAnsi="Maiandra GD" w:cs="Arial"/>
          <w:color w:val="000000"/>
          <w:bdr w:val="none" w:sz="0" w:space="0" w:color="auto" w:frame="1"/>
        </w:rPr>
        <w:t>Where</w:t>
      </w:r>
      <w:r w:rsidRPr="00D91B25">
        <w:rPr>
          <w:rFonts w:ascii="Maiandra GD" w:hAnsi="Maiandra GD" w:cs="Arial"/>
          <w:color w:val="000000"/>
          <w:bdr w:val="none" w:sz="0" w:space="0" w:color="auto" w:frame="1"/>
        </w:rPr>
        <w:t>” method is executed which will further filter the data based on the specified condition.</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happens when the Data Source is null?</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we are applying the Skip Method on a data source which is null, then we will get an exception i.e. </w:t>
      </w:r>
      <w:r w:rsidRPr="00D91B25">
        <w:rPr>
          <w:rStyle w:val="Strong"/>
          <w:rFonts w:ascii="Maiandra GD" w:hAnsi="Maiandra GD" w:cs="Arial"/>
          <w:color w:val="000000"/>
          <w:bdr w:val="none" w:sz="0" w:space="0" w:color="auto" w:frame="1"/>
        </w:rPr>
        <w:t>ArgumentNullException</w:t>
      </w:r>
      <w:r w:rsidRPr="00D91B25">
        <w:rPr>
          <w:rFonts w:ascii="Maiandra GD" w:hAnsi="Maiandra GD" w:cs="Arial"/>
          <w:color w:val="000000"/>
          <w:bdr w:val="none" w:sz="0" w:space="0" w:color="auto" w:frame="1"/>
        </w:rPr>
        <w:t> as shown in the below example.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//data source is null</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run the application, you will get the following exception.</w:t>
      </w:r>
    </w:p>
    <w:p w:rsidR="00745507"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592955" cy="1180465"/>
            <wp:effectExtent l="19050" t="0" r="0" b="0"/>
            <wp:docPr id="62" name="Picture 62" descr="Linq Skip method throwing Argument Null 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nq Skip method throwing Argument Null Exception"/>
                    <pic:cNvPicPr>
                      <a:picLocks noChangeAspect="1" noChangeArrowheads="1"/>
                    </pic:cNvPicPr>
                  </pic:nvPicPr>
                  <pic:blipFill>
                    <a:blip r:embed="rId237"/>
                    <a:srcRect/>
                    <a:stretch>
                      <a:fillRect/>
                    </a:stretch>
                  </pic:blipFill>
                  <pic:spPr bwMode="auto">
                    <a:xfrm>
                      <a:off x="0" y="0"/>
                      <a:ext cx="4592955" cy="1180465"/>
                    </a:xfrm>
                    <a:prstGeom prst="rect">
                      <a:avLst/>
                    </a:prstGeom>
                    <a:noFill/>
                    <a:ln w="9525">
                      <a:noFill/>
                      <a:miter lim="800000"/>
                      <a:headEnd/>
                      <a:tailEnd/>
                    </a:ln>
                  </pic:spPr>
                </pic:pic>
              </a:graphicData>
            </a:graphic>
          </wp:inline>
        </w:drawing>
      </w:r>
    </w:p>
    <w:p w:rsidR="00E83F90" w:rsidRPr="00D91B25" w:rsidRDefault="00E83F90" w:rsidP="00745507">
      <w:pPr>
        <w:pStyle w:val="NormalWeb"/>
        <w:shd w:val="clear" w:color="auto" w:fill="FFFFFF"/>
        <w:spacing w:before="0" w:beforeAutospacing="0" w:after="0" w:afterAutospacing="0"/>
        <w:jc w:val="both"/>
        <w:textAlignment w:val="baseline"/>
        <w:rPr>
          <w:rFonts w:ascii="Maiandra GD" w:hAnsi="Maiandra GD" w:cs="Segoe UI"/>
          <w:color w:val="212529"/>
        </w:rPr>
      </w:pP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lastRenderedPageBreak/>
        <w:t>SkipWhile Method in Linq</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SkipWhile Method in Linq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SkipWhile Method in Linq</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43" w:history="1">
        <w:r w:rsidRPr="00D91B25">
          <w:rPr>
            <w:rStyle w:val="Strong"/>
            <w:rFonts w:ascii="Maiandra GD" w:hAnsi="Maiandra GD" w:cs="Arial"/>
            <w:color w:val="007BFF"/>
            <w:bdr w:val="none" w:sz="0" w:space="0" w:color="auto" w:frame="1"/>
          </w:rPr>
          <w:t>Linq Skip Method</w:t>
        </w:r>
        <w:r w:rsidRPr="00D91B25">
          <w:rPr>
            <w:rStyle w:val="Hyperlink"/>
            <w:rFonts w:ascii="Maiandra GD" w:hAnsi="Maiandra GD" w:cs="Arial"/>
            <w:color w:val="007BFF"/>
            <w:bdr w:val="none" w:sz="0" w:space="0" w:color="auto" w:frame="1"/>
          </w:rPr>
          <w:t> </w:t>
        </w:r>
      </w:hyperlink>
      <w:r w:rsidRPr="00D91B25">
        <w:rPr>
          <w:rFonts w:ascii="Maiandra GD" w:hAnsi="Maiandra GD" w:cs="Arial"/>
          <w:color w:val="000000"/>
          <w:bdr w:val="none" w:sz="0" w:space="0" w:color="auto" w:frame="1"/>
        </w:rPr>
        <w:t>with some examples. As part of this article, we are going to discuss the following pointers related to the Linq Skip Method.</w:t>
      </w:r>
    </w:p>
    <w:p w:rsidR="00745507" w:rsidRPr="00D91B25" w:rsidRDefault="00745507" w:rsidP="00745507">
      <w:pPr>
        <w:numPr>
          <w:ilvl w:val="0"/>
          <w:numId w:val="6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the SkipWhile Method is and its need in C#.NET?</w:t>
      </w:r>
    </w:p>
    <w:p w:rsidR="00745507" w:rsidRPr="00D91B25" w:rsidRDefault="00745507" w:rsidP="00745507">
      <w:pPr>
        <w:numPr>
          <w:ilvl w:val="0"/>
          <w:numId w:val="6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Examples of SkipWhille Method using both Method and Query Syntax. </w:t>
      </w:r>
    </w:p>
    <w:p w:rsidR="00745507" w:rsidRPr="00D91B25" w:rsidRDefault="00745507" w:rsidP="00745507">
      <w:pPr>
        <w:numPr>
          <w:ilvl w:val="0"/>
          <w:numId w:val="6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using Index.</w:t>
      </w:r>
    </w:p>
    <w:p w:rsidR="00745507" w:rsidRPr="00D91B25" w:rsidRDefault="00745507" w:rsidP="00745507">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the SkipWhile Method is and its need in C#.NET?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SkipWhile Method in Linq is used to skip or bypass all the elements from a data source or sequence as long as the given the condition specified by the predicate is true and then returns the remaining element from the sequence as an 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most important point that you need to remember is, once the condition is failed then the SkipWhile method will not check the rest of the elements even though the condition is true for some of the remaining elements.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two overloaded versions available for this method as shown in the below image.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326505" cy="1148080"/>
            <wp:effectExtent l="19050" t="0" r="0" b="0"/>
            <wp:docPr id="244" name="Picture 65" descr="SkipWhile Method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kipWhile Method in Linq"/>
                    <pic:cNvPicPr>
                      <a:picLocks noChangeAspect="1" noChangeArrowheads="1"/>
                    </pic:cNvPicPr>
                  </pic:nvPicPr>
                  <pic:blipFill>
                    <a:blip r:embed="rId244"/>
                    <a:srcRect/>
                    <a:stretch>
                      <a:fillRect/>
                    </a:stretch>
                  </pic:blipFill>
                  <pic:spPr bwMode="auto">
                    <a:xfrm>
                      <a:off x="0" y="0"/>
                      <a:ext cx="6326505" cy="114808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First overloaded version of the SkipWhile method Bypasses the elements in a sequence as long as a specified condition is true and then returns the remaining elements as an 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second overloaded version of this method bypass or skips the elements from a sequence as long as the given condition is true and then returns the remaining elements. The second parameter of the function represents the index of the source elements. The element’s index can be used in the logic of the predicate function. If this is not clear at the moment then don’t worry we will discuss this with an example.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below example, we created a data source that contains numbers from 1 to 10. Then we are fetching the elements from the collection using the SkipWhile method with the condition that the number is less than 5.</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SkipWhile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5 6 7 8 9 10</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modify the position of the elements in the collection. Here we are moving the elements 2 and 3 to the end of the collection.</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ResultMS = numbers.</w:t>
      </w:r>
      <w:r w:rsidRPr="00D91B25">
        <w:rPr>
          <w:rStyle w:val="enlighter-m3"/>
          <w:rFonts w:ascii="Maiandra GD" w:hAnsi="Maiandra GD" w:cs="Consolas"/>
          <w:color w:val="4284AE"/>
          <w:sz w:val="24"/>
          <w:szCs w:val="24"/>
          <w:bdr w:val="none" w:sz="0" w:space="0" w:color="auto" w:frame="1"/>
        </w:rPr>
        <w:t>SkipWhile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ResultMS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5 6 7 8 9 10 2 3</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you can see we are getting 2 and 3 in the output even they are smaller than 5. This is because the </w:t>
      </w:r>
      <w:r w:rsidRPr="00D91B25">
        <w:rPr>
          <w:rStyle w:val="Strong"/>
          <w:rFonts w:ascii="Maiandra GD" w:hAnsi="Maiandra GD" w:cs="Arial"/>
          <w:color w:val="000000"/>
          <w:bdr w:val="none" w:sz="0" w:space="0" w:color="auto" w:frame="1"/>
        </w:rPr>
        <w:t>SkipWhile</w:t>
      </w:r>
      <w:r w:rsidRPr="00D91B25">
        <w:rPr>
          <w:rFonts w:ascii="Maiandra GD" w:hAnsi="Maiandra GD" w:cs="Arial"/>
          <w:color w:val="000000"/>
          <w:bdr w:val="none" w:sz="0" w:space="0" w:color="auto" w:frame="1"/>
        </w:rPr>
        <w:t> method checks the conditions from the beginning of the data source. As long as the condition is true it bypasses the data. So, in our example, for the first two elements, the condition is true so it skips the first two elements. When it checks the third elements the condition becomes false. So from that point, it will not check the rest of the elements in the data source even though some of the elements (i.e. 2 and 3 present at the end of the collections) satisfying the condition.</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a collection of names. Here, we need to skip the names’ starting from the beginning whose length is less than 4.</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"Rahul"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"Kim"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namesResult = names.</w:t>
      </w:r>
      <w:r w:rsidRPr="00D91B25">
        <w:rPr>
          <w:rStyle w:val="enlighter-m3"/>
          <w:rFonts w:ascii="Maiandra GD" w:hAnsi="Maiandra GD" w:cs="Consolas"/>
          <w:color w:val="4284AE"/>
          <w:sz w:val="24"/>
          <w:szCs w:val="24"/>
          <w:bdr w:val="none" w:sz="0" w:space="0" w:color="auto" w:frame="1"/>
        </w:rPr>
        <w:t>SkipWhile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namesResult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Rahul Kim Sara Priyanka</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Using Index</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use the other overloaded version of the SkipWhile method which takes the index position of the element as a parameter. Here, in the following example, we will check the length of the name should be greater than its index position.</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"Sara"</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"Rahul"</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"John"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"Pam"</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namesResult = names.</w:t>
      </w:r>
      <w:r w:rsidRPr="00D91B25">
        <w:rPr>
          <w:rStyle w:val="enlighter-m3"/>
          <w:rFonts w:ascii="Maiandra GD" w:hAnsi="Maiandra GD" w:cs="Consolas"/>
          <w:color w:val="4284AE"/>
          <w:sz w:val="24"/>
          <w:szCs w:val="24"/>
          <w:bdr w:val="none" w:sz="0" w:space="0" w:color="auto" w:frame="1"/>
        </w:rPr>
        <w:t>SkipWhile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name,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name.</w:t>
      </w:r>
      <w:r w:rsidRPr="00D91B25">
        <w:rPr>
          <w:rStyle w:val="enlighter-m3"/>
          <w:rFonts w:ascii="Maiandra GD" w:hAnsi="Maiandra GD" w:cs="Consolas"/>
          <w:color w:val="4284AE"/>
          <w:sz w:val="24"/>
          <w:szCs w:val="24"/>
          <w:bdr w:val="none" w:sz="0" w:space="0" w:color="auto" w:frame="1"/>
        </w:rPr>
        <w:t>Length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index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name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namesResult</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 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E353E"/>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Pam Priyanka</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sequence the fourth element i.e. Pam has length 3 and its index position is 3. So, here the condition is false and hence it will not check the next element. As a result, it only fetches the last two elements from the sequence.</w:t>
      </w: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Paging Using Skip and Take Method</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Paging Using Skip and Take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how to implement </w:t>
      </w:r>
      <w:r w:rsidRPr="00D91B25">
        <w:rPr>
          <w:rStyle w:val="Strong"/>
          <w:rFonts w:ascii="Maiandra GD" w:hAnsi="Maiandra GD" w:cs="Arial"/>
          <w:color w:val="000000"/>
          <w:bdr w:val="none" w:sz="0" w:space="0" w:color="auto" w:frame="1"/>
        </w:rPr>
        <w:t>Paging Using Skip and Take Method</w:t>
      </w:r>
      <w:r w:rsidRPr="00D91B25">
        <w:rPr>
          <w:rFonts w:ascii="Maiandra GD" w:hAnsi="Maiandra GD" w:cs="Arial"/>
          <w:color w:val="000000"/>
          <w:bdr w:val="none" w:sz="0" w:space="0" w:color="auto" w:frame="1"/>
        </w:rPr>
        <w:t> of Linq. Before proceeding to this article, I strongly recommended you to read </w:t>
      </w:r>
      <w:hyperlink r:id="rId245" w:history="1">
        <w:r w:rsidRPr="00D91B25">
          <w:rPr>
            <w:rStyle w:val="Strong"/>
            <w:rFonts w:ascii="Maiandra GD" w:hAnsi="Maiandra GD" w:cs="Arial"/>
            <w:color w:val="0000FF"/>
            <w:bdr w:val="none" w:sz="0" w:space="0" w:color="auto" w:frame="1"/>
          </w:rPr>
          <w:t>Skip Method in Linq </w:t>
        </w:r>
      </w:hyperlink>
      <w:r w:rsidRPr="00D91B25">
        <w:rPr>
          <w:rFonts w:ascii="Maiandra GD" w:hAnsi="Maiandra GD" w:cs="Arial"/>
          <w:color w:val="212529"/>
          <w:bdr w:val="none" w:sz="0" w:space="0" w:color="auto" w:frame="1"/>
        </w:rPr>
        <w:t>and</w:t>
      </w:r>
      <w:r w:rsidRPr="00D91B25">
        <w:rPr>
          <w:rFonts w:ascii="Maiandra GD" w:hAnsi="Maiandra GD" w:cs="Segoe UI"/>
          <w:color w:val="212529"/>
        </w:rPr>
        <w:t> </w:t>
      </w:r>
      <w:hyperlink r:id="rId246" w:history="1">
        <w:r w:rsidRPr="00D91B25">
          <w:rPr>
            <w:rStyle w:val="Hyperlink"/>
            <w:rFonts w:ascii="Maiandra GD" w:hAnsi="Maiandra GD" w:cs="Arial"/>
            <w:b/>
            <w:bCs/>
            <w:bdr w:val="none" w:sz="0" w:space="0" w:color="auto" w:frame="1"/>
          </w:rPr>
          <w:t>Take Method in Linq </w:t>
        </w:r>
      </w:hyperlink>
      <w:r w:rsidRPr="00D91B25">
        <w:rPr>
          <w:rFonts w:ascii="Maiandra GD" w:hAnsi="Maiandra GD" w:cs="Arial"/>
          <w:color w:val="000000"/>
          <w:bdr w:val="none" w:sz="0" w:space="0" w:color="auto" w:frame="1"/>
        </w:rPr>
        <w:t xml:space="preserve">articles where we discussed the </w:t>
      </w:r>
      <w:r w:rsidRPr="00D91B25">
        <w:rPr>
          <w:rFonts w:ascii="Maiandra GD" w:hAnsi="Maiandra GD" w:cs="Arial"/>
          <w:color w:val="000000"/>
          <w:bdr w:val="none" w:sz="0" w:space="0" w:color="auto" w:frame="1"/>
        </w:rPr>
        <w:lastRenderedPageBreak/>
        <w:t>Skip and Take method in detail. As part of this article, we are going to discuss the following concepts.</w:t>
      </w:r>
    </w:p>
    <w:p w:rsidR="00745507" w:rsidRPr="00D91B25" w:rsidRDefault="00745507" w:rsidP="00745507">
      <w:pPr>
        <w:numPr>
          <w:ilvl w:val="0"/>
          <w:numId w:val="6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Why do we need a Paging in Real-time application?</w:t>
      </w:r>
    </w:p>
    <w:p w:rsidR="00745507" w:rsidRPr="00D91B25" w:rsidRDefault="00745507" w:rsidP="00745507">
      <w:pPr>
        <w:numPr>
          <w:ilvl w:val="0"/>
          <w:numId w:val="6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What is paging?</w:t>
      </w:r>
    </w:p>
    <w:p w:rsidR="00745507" w:rsidRPr="00D91B25" w:rsidRDefault="00745507" w:rsidP="00745507">
      <w:pPr>
        <w:numPr>
          <w:ilvl w:val="0"/>
          <w:numId w:val="6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Advantages and disadvantages of using Paging.</w:t>
      </w:r>
    </w:p>
    <w:p w:rsidR="00745507" w:rsidRPr="00D91B25" w:rsidRDefault="00745507" w:rsidP="00745507">
      <w:pPr>
        <w:numPr>
          <w:ilvl w:val="0"/>
          <w:numId w:val="66"/>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Example of implementing Paging using Skip and Take method in C#.NET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Why we need Paging in Real-time application?</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Suppose we have a data source with lots of records and we need to display those records in a view. We can display all the records in a view at once. If we do so then we will get the following disadvantages.</w:t>
      </w:r>
    </w:p>
    <w:p w:rsidR="00745507" w:rsidRPr="00D91B25" w:rsidRDefault="00745507" w:rsidP="00745507">
      <w:pPr>
        <w:numPr>
          <w:ilvl w:val="0"/>
          <w:numId w:val="6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Network issue (As huge data is traveled)</w:t>
      </w:r>
    </w:p>
    <w:p w:rsidR="00745507" w:rsidRPr="00D91B25" w:rsidRDefault="00745507" w:rsidP="00745507">
      <w:pPr>
        <w:numPr>
          <w:ilvl w:val="0"/>
          <w:numId w:val="6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Memory Management (Due to heavy data showing in the view, it may cause memory issue and maybe the page becomes unresponsive)</w:t>
      </w:r>
    </w:p>
    <w:p w:rsidR="00745507" w:rsidRPr="00D91B25" w:rsidRDefault="00745507" w:rsidP="00745507">
      <w:pPr>
        <w:numPr>
          <w:ilvl w:val="0"/>
          <w:numId w:val="67"/>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Performance (we will get bad performance as it takes more time to travel in the network)</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So, in order to solve the above problems, we need to go for Paging.</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paging?</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Paging is nothing but a process in which we will divide a large data source into multiple pages. At one page we need to display a certain number of records. And next records can be visible with next – previous buttons or scroll or using any other techniques.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Advantages of using Paging</w:t>
      </w:r>
      <w:r w:rsidRPr="00D91B25">
        <w:rPr>
          <w:rFonts w:ascii="Maiandra GD" w:hAnsi="Maiandra GD" w:cs="Arial"/>
          <w:b w:val="0"/>
          <w:bCs w:val="0"/>
          <w:color w:val="000000"/>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will get the following advantages</w:t>
      </w:r>
    </w:p>
    <w:p w:rsidR="00745507" w:rsidRPr="00D91B25" w:rsidRDefault="00745507" w:rsidP="00745507">
      <w:pPr>
        <w:numPr>
          <w:ilvl w:val="0"/>
          <w:numId w:val="6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Faster data transfer. This is because fewer data will be traveled in the network.</w:t>
      </w:r>
    </w:p>
    <w:p w:rsidR="00745507" w:rsidRPr="00D91B25" w:rsidRDefault="00745507" w:rsidP="00745507">
      <w:pPr>
        <w:numPr>
          <w:ilvl w:val="0"/>
          <w:numId w:val="6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Improve memory management. This is because we are not showing all the data in a view.</w:t>
      </w:r>
    </w:p>
    <w:p w:rsidR="00745507" w:rsidRPr="00D91B25" w:rsidRDefault="00745507" w:rsidP="00745507">
      <w:pPr>
        <w:numPr>
          <w:ilvl w:val="0"/>
          <w:numId w:val="68"/>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Better performance.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Drawback:</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a client-server architecture, the number of requests between the client and server is increased. In such cases, you may get the data at once and store it locally and then implement the paging at the client-side.</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How to implement paging?</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can implement the paging using the Linq Skip and Take method. Here we need to understand two things one is PageNumber and the other one is the number of records per page.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say Page Number = PN and Number Of Records Per Page = NRP, then you need to use the following formula</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FF0000"/>
          <w:bdr w:val="none" w:sz="0" w:space="0" w:color="auto" w:frame="1"/>
        </w:rPr>
        <w:t>Result = DataSource.Skip((PN – 1) * NRP).Take(NRP)</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we are going to use the following Employee class. So, create a class file with the name Employee.cs and then copy and paste the following code.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Public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Department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"Pranaya"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"Sambit"</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"Sudhanshu"</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7</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"Happy"</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8</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"Raja"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9</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"Tarun"</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"Bablu"</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"Hina"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"Dillip"</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"Manoj"</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"HR"</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15</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"Lima"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ID = </w:t>
      </w:r>
      <w:r w:rsidRPr="00D91B25">
        <w:rPr>
          <w:rStyle w:val="enlighter-n1"/>
          <w:rFonts w:ascii="Maiandra GD" w:hAnsi="Maiandra GD" w:cs="Consolas"/>
          <w:color w:val="D19A66"/>
          <w:sz w:val="24"/>
          <w:szCs w:val="24"/>
          <w:bdr w:val="none" w:sz="0" w:space="0" w:color="auto" w:frame="1"/>
        </w:rPr>
        <w:t>16</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"Sona"</w:t>
      </w:r>
      <w:r w:rsidRPr="00D91B25">
        <w:rPr>
          <w:rStyle w:val="enlighter-text"/>
          <w:rFonts w:ascii="Maiandra GD" w:hAnsi="Maiandra GD" w:cs="Consolas"/>
          <w:color w:val="CFD5E0"/>
          <w:sz w:val="24"/>
          <w:szCs w:val="24"/>
          <w:bdr w:val="none" w:sz="0" w:space="0" w:color="auto" w:frame="1"/>
        </w:rPr>
        <w:t xml:space="preserve">, Department = </w:t>
      </w:r>
      <w:r w:rsidRPr="00D91B25">
        <w:rPr>
          <w:rStyle w:val="enlighter-s0"/>
          <w:rFonts w:ascii="Maiandra GD" w:hAnsi="Maiandra GD" w:cs="Consolas"/>
          <w:color w:val="7CC379"/>
          <w:sz w:val="24"/>
          <w:szCs w:val="24"/>
          <w:bdr w:val="none" w:sz="0" w:space="0" w:color="auto" w:frame="1"/>
        </w:rPr>
        <w:t>"IT"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Business Requirement: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First, the program should prompt the user to enter the page number. The page number must be between 1 and 4. If the user does not enter a valid page number, then the program should prompt the user to enter a valid page number. Once the user entered a valid page number, then the program should display the data.</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For example, the output of the program something that looks as shown below.</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3423920" cy="4125595"/>
            <wp:effectExtent l="19050" t="0" r="5080" b="0"/>
            <wp:docPr id="249" name="Picture 67" descr="Paging Using Skip and Tak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aging Using Skip and Take Method"/>
                    <pic:cNvPicPr>
                      <a:picLocks noChangeAspect="1" noChangeArrowheads="1"/>
                    </pic:cNvPicPr>
                  </pic:nvPicPr>
                  <pic:blipFill>
                    <a:blip r:embed="rId247"/>
                    <a:srcRect/>
                    <a:stretch>
                      <a:fillRect/>
                    </a:stretch>
                  </pic:blipFill>
                  <pic:spPr bwMode="auto">
                    <a:xfrm>
                      <a:off x="0" y="0"/>
                      <a:ext cx="3423920" cy="412559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Note:</w:t>
      </w:r>
      <w:r w:rsidRPr="00D91B25">
        <w:rPr>
          <w:rFonts w:ascii="Maiandra GD" w:hAnsi="Maiandra GD" w:cs="Arial"/>
          <w:color w:val="000000"/>
          <w:bdr w:val="none" w:sz="0" w:space="0" w:color="auto" w:frame="1"/>
        </w:rPr>
        <w:t> The condition in the do-while loop puts the program in an infinite loop. In order to end the program, simply close the console window. </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console application implements paging using the Skip and Take method of 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RecordsPerPage =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PageNumber =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do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"Enter the Page Number between 1 and 4"</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TryParse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8"/>
          <w:rFonts w:ascii="Maiandra GD" w:hAnsi="Maiandra GD" w:cs="Consolas"/>
          <w:color w:val="4284AE"/>
          <w:sz w:val="24"/>
          <w:szCs w:val="24"/>
          <w:bdr w:val="none" w:sz="0" w:space="0" w:color="auto" w:frame="1"/>
        </w:rPr>
        <w:t>out</w:t>
      </w:r>
      <w:r w:rsidRPr="00D91B25">
        <w:rPr>
          <w:rStyle w:val="enlighter-text"/>
          <w:rFonts w:ascii="Maiandra GD" w:hAnsi="Maiandra GD" w:cs="Consolas"/>
          <w:color w:val="CFD5E0"/>
          <w:sz w:val="24"/>
          <w:szCs w:val="24"/>
          <w:bdr w:val="none" w:sz="0" w:space="0" w:color="auto" w:frame="1"/>
        </w:rPr>
        <w:t xml:space="preserve"> PageNumber</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if</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PageNumber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0</w:t>
      </w:r>
      <w:r w:rsidRPr="00D91B25">
        <w:rPr>
          <w:rStyle w:val="enlighter-text"/>
          <w:rFonts w:ascii="Maiandra GD" w:hAnsi="Maiandra GD" w:cs="Consolas"/>
          <w:color w:val="CFD5E0"/>
          <w:sz w:val="24"/>
          <w:szCs w:val="24"/>
          <w:bdr w:val="none" w:sz="0" w:space="0" w:color="auto" w:frame="1"/>
        </w:rPr>
        <w:t xml:space="preserve"> &amp;&amp; PageNumber </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employees = Employee.</w:t>
      </w:r>
      <w:r w:rsidRPr="00D91B25">
        <w:rPr>
          <w:rStyle w:val="enlighter-m3"/>
          <w:rFonts w:ascii="Maiandra GD" w:hAnsi="Maiandra GD" w:cs="Consolas"/>
          <w:color w:val="4284AE"/>
          <w:sz w:val="24"/>
          <w:szCs w:val="24"/>
          <w:bdr w:val="none" w:sz="0" w:space="0" w:color="auto" w:frame="1"/>
        </w:rPr>
        <w:t>GetAllEmployees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Skip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PageNumber - </w:t>
      </w:r>
      <w:r w:rsidRPr="00D91B25">
        <w:rPr>
          <w:rStyle w:val="enlighter-n1"/>
          <w:rFonts w:ascii="Maiandra GD" w:hAnsi="Maiandra GD" w:cs="Consolas"/>
          <w:color w:val="D19A66"/>
          <w:sz w:val="24"/>
          <w:szCs w:val="24"/>
          <w:bdr w:val="none" w:sz="0" w:space="0" w:color="auto" w:frame="1"/>
        </w:rPr>
        <w:t>1</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RecordsPerPage</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w:t>
      </w:r>
      <w:r w:rsidRPr="00D91B25">
        <w:rPr>
          <w:rStyle w:val="enlighter-m0"/>
          <w:rFonts w:ascii="Maiandra GD" w:hAnsi="Maiandra GD" w:cs="Consolas"/>
          <w:color w:val="4284AE"/>
          <w:sz w:val="24"/>
          <w:szCs w:val="24"/>
          <w:bdr w:val="none" w:sz="0" w:space="0" w:color="auto" w:frame="1"/>
        </w:rPr>
        <w:t>Take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RecordsPerPage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"Page Number : "</w:t>
      </w:r>
      <w:r w:rsidRPr="00D91B25">
        <w:rPr>
          <w:rStyle w:val="enlighter-text"/>
          <w:rFonts w:ascii="Maiandra GD" w:hAnsi="Maiandra GD" w:cs="Consolas"/>
          <w:color w:val="CFD5E0"/>
          <w:sz w:val="24"/>
          <w:szCs w:val="24"/>
          <w:bdr w:val="none" w:sz="0" w:space="0" w:color="auto" w:frame="1"/>
        </w:rPr>
        <w:t xml:space="preserve"> + PageNumber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employees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"ID : </w:t>
      </w:r>
      <w:r w:rsidRPr="00D91B25">
        <w:rPr>
          <w:rStyle w:val="enlighter-s3"/>
          <w:rFonts w:ascii="Maiandra GD" w:hAnsi="Maiandra GD" w:cs="Consolas"/>
          <w:color w:val="7CC379"/>
          <w:sz w:val="24"/>
          <w:szCs w:val="24"/>
          <w:bdr w:val="none" w:sz="0" w:space="0" w:color="auto" w:frame="1"/>
        </w:rPr>
        <w:t>{emp.ID}</w:t>
      </w:r>
      <w:r w:rsidRPr="00D91B25">
        <w:rPr>
          <w:rStyle w:val="enlighter-s0"/>
          <w:rFonts w:ascii="Maiandra GD" w:hAnsi="Maiandra GD" w:cs="Consolas"/>
          <w:color w:val="7CC379"/>
          <w:sz w:val="24"/>
          <w:szCs w:val="24"/>
          <w:bdr w:val="none" w:sz="0" w:space="0" w:color="auto" w:frame="1"/>
        </w:rPr>
        <w:t xml:space="preserve">, Name : </w:t>
      </w:r>
      <w:r w:rsidRPr="00D91B25">
        <w:rPr>
          <w:rStyle w:val="enlighter-s3"/>
          <w:rFonts w:ascii="Maiandra GD" w:hAnsi="Maiandra GD" w:cs="Consolas"/>
          <w:color w:val="7CC379"/>
          <w:sz w:val="24"/>
          <w:szCs w:val="24"/>
          <w:bdr w:val="none" w:sz="0" w:space="0" w:color="auto" w:frame="1"/>
        </w:rPr>
        <w:t>{emp.Name}</w:t>
      </w:r>
      <w:r w:rsidRPr="00D91B25">
        <w:rPr>
          <w:rStyle w:val="enlighter-s0"/>
          <w:rFonts w:ascii="Maiandra GD" w:hAnsi="Maiandra GD" w:cs="Consolas"/>
          <w:color w:val="7CC379"/>
          <w:sz w:val="24"/>
          <w:szCs w:val="24"/>
          <w:bdr w:val="none" w:sz="0" w:space="0" w:color="auto" w:frame="1"/>
        </w:rPr>
        <w:t xml:space="preserve">, Department : </w:t>
      </w:r>
      <w:r w:rsidRPr="00D91B25">
        <w:rPr>
          <w:rStyle w:val="enlighter-s3"/>
          <w:rFonts w:ascii="Maiandra GD" w:hAnsi="Maiandra GD" w:cs="Consolas"/>
          <w:color w:val="7CC379"/>
          <w:sz w:val="24"/>
          <w:szCs w:val="24"/>
          <w:bdr w:val="none" w:sz="0" w:space="0" w:color="auto" w:frame="1"/>
        </w:rPr>
        <w:t>{emp.Department}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"Please Enter a Valid Page 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else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"Please Enter a Valid Page Number"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1"/>
          <w:rFonts w:ascii="Maiandra GD" w:hAnsi="Maiandra GD" w:cs="Consolas"/>
          <w:b/>
          <w:bCs/>
          <w:color w:val="D171DD"/>
          <w:sz w:val="24"/>
          <w:szCs w:val="24"/>
          <w:bdr w:val="none" w:sz="0" w:space="0" w:color="auto" w:frame="1"/>
        </w:rPr>
        <w:t>while</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e0"/>
          <w:rFonts w:ascii="Maiandra GD" w:hAnsi="Maiandra GD" w:cs="Consolas"/>
          <w:b/>
          <w:bCs/>
          <w:color w:val="D171DD"/>
          <w:sz w:val="24"/>
          <w:szCs w:val="24"/>
          <w:bdr w:val="none" w:sz="0" w:space="0" w:color="auto" w:frame="1"/>
        </w:rPr>
        <w:t>true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lastRenderedPageBreak/>
        <w:t>Linq Range Method in C#</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Range Method in C#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Range Method in C#</w:t>
      </w:r>
      <w:r w:rsidRPr="00D91B25">
        <w:rPr>
          <w:rFonts w:ascii="Maiandra GD" w:hAnsi="Maiandra GD" w:cs="Arial"/>
          <w:color w:val="000000"/>
          <w:bdr w:val="none" w:sz="0" w:space="0" w:color="auto" w:frame="1"/>
        </w:rPr>
        <w:t> with some examples. The Linq Range Method belongs to the Generation Operator category. So let us first discuss what Generation Operator is and then we will see the Range method. Please read our previous article before proceeding to this article where we discussed </w:t>
      </w:r>
      <w:hyperlink r:id="rId248" w:history="1">
        <w:r w:rsidRPr="00D91B25">
          <w:rPr>
            <w:rStyle w:val="Strong"/>
            <w:rFonts w:ascii="Maiandra GD" w:hAnsi="Maiandra GD" w:cs="Arial"/>
            <w:color w:val="007BFF"/>
            <w:bdr w:val="none" w:sz="0" w:space="0" w:color="auto" w:frame="1"/>
          </w:rPr>
          <w:t>How to Implement Paging using LINQ Skip and Take</w:t>
        </w:r>
      </w:hyperlink>
      <w:r w:rsidRPr="00D91B25">
        <w:rPr>
          <w:rFonts w:ascii="Maiandra GD" w:hAnsi="Maiandra GD" w:cs="Arial"/>
          <w:color w:val="000000"/>
          <w:bdr w:val="none" w:sz="0" w:space="0" w:color="auto" w:frame="1"/>
        </w:rPr>
        <w:t> method.</w:t>
      </w:r>
    </w:p>
    <w:p w:rsidR="00745507" w:rsidRPr="00D91B25" w:rsidRDefault="00745507" w:rsidP="00745507">
      <w:pPr>
        <w:pStyle w:val="Heading4"/>
        <w:shd w:val="clear" w:color="auto" w:fill="FFFFFF"/>
        <w:spacing w:before="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What is Generation Operator?</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As of now, we have discussed so many LINQ extension methods such as Select, Where, Any, etc. The Enumerable class also provides three non-extension methods are as follows.</w:t>
      </w:r>
    </w:p>
    <w:p w:rsidR="00745507" w:rsidRPr="00D91B25" w:rsidRDefault="00745507" w:rsidP="00745507">
      <w:pPr>
        <w:numPr>
          <w:ilvl w:val="0"/>
          <w:numId w:val="6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Range()</w:t>
      </w:r>
    </w:p>
    <w:p w:rsidR="00745507" w:rsidRPr="00D91B25" w:rsidRDefault="00745507" w:rsidP="00745507">
      <w:pPr>
        <w:numPr>
          <w:ilvl w:val="0"/>
          <w:numId w:val="6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Repeat&lt;T&gt;()</w:t>
      </w:r>
    </w:p>
    <w:p w:rsidR="00745507" w:rsidRPr="00D91B25" w:rsidRDefault="00745507" w:rsidP="00745507">
      <w:pPr>
        <w:numPr>
          <w:ilvl w:val="0"/>
          <w:numId w:val="6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Empty&lt;T&gt;()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These methods allow us to create some specific type of array, sequence, or collection using a single expression instead of creating them manually and populating them using some kind of loops. That means these methods return a new sequence or collection that implements the </w:t>
      </w:r>
      <w:r w:rsidRPr="00D91B25">
        <w:rPr>
          <w:rStyle w:val="Strong"/>
          <w:rFonts w:ascii="Maiandra GD" w:hAnsi="Maiandra GD" w:cs="Arial"/>
          <w:color w:val="000000"/>
          <w:bdr w:val="none" w:sz="0" w:space="0" w:color="auto" w:frame="1"/>
        </w:rPr>
        <w:t>IEnumerable&lt;T&gt;</w:t>
      </w:r>
      <w:r w:rsidRPr="00D91B25">
        <w:rPr>
          <w:rFonts w:ascii="Maiandra GD" w:hAnsi="Maiandra GD" w:cs="Arial"/>
          <w:color w:val="000000"/>
          <w:bdr w:val="none" w:sz="0" w:space="0" w:color="auto" w:frame="1"/>
        </w:rPr>
        <w:t> interface.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In this article, I am going to discuss the LINQ Range Method and the rest two methods are going to discuss in our upcoming articles.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Range Method in C#:</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method is used to Generates a sequence of integral (integer) numbers within a specified range. The following is the signature of this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4944110" cy="605790"/>
            <wp:effectExtent l="19050" t="0" r="8890" b="0"/>
            <wp:docPr id="69" name="Picture 69" descr="Linq Range Method in C# wir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inq Range Method in C# wirh Examples"/>
                    <pic:cNvPicPr>
                      <a:picLocks noChangeAspect="1" noChangeArrowheads="1"/>
                    </pic:cNvPicPr>
                  </pic:nvPicPr>
                  <pic:blipFill>
                    <a:blip r:embed="rId249"/>
                    <a:srcRect/>
                    <a:stretch>
                      <a:fillRect/>
                    </a:stretch>
                  </pic:blipFill>
                  <pic:spPr bwMode="auto">
                    <a:xfrm>
                      <a:off x="0" y="0"/>
                      <a:ext cx="4944110" cy="60579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method has 2 integer parameters. The first parameter (i.e. </w:t>
      </w:r>
      <w:r w:rsidRPr="00D91B25">
        <w:rPr>
          <w:rStyle w:val="Strong"/>
          <w:rFonts w:ascii="Maiandra GD" w:hAnsi="Maiandra GD" w:cs="Arial"/>
          <w:color w:val="000000"/>
          <w:bdr w:val="none" w:sz="0" w:space="0" w:color="auto" w:frame="1"/>
        </w:rPr>
        <w:t>int start</w:t>
      </w:r>
      <w:r w:rsidRPr="00D91B25">
        <w:rPr>
          <w:rFonts w:ascii="Maiandra GD" w:hAnsi="Maiandra GD" w:cs="Arial"/>
          <w:color w:val="000000"/>
          <w:bdr w:val="none" w:sz="0" w:space="0" w:color="auto" w:frame="1"/>
        </w:rPr>
        <w:t>) specifies the value of the first integer in the sequence. The second parameter (i.e. </w:t>
      </w:r>
      <w:r w:rsidRPr="00D91B25">
        <w:rPr>
          <w:rStyle w:val="Strong"/>
          <w:rFonts w:ascii="Maiandra GD" w:hAnsi="Maiandra GD" w:cs="Arial"/>
          <w:color w:val="000000"/>
          <w:bdr w:val="none" w:sz="0" w:space="0" w:color="auto" w:frame="1"/>
        </w:rPr>
        <w:t>int count</w:t>
      </w:r>
      <w:r w:rsidRPr="00D91B25">
        <w:rPr>
          <w:rFonts w:ascii="Maiandra GD" w:hAnsi="Maiandra GD" w:cs="Arial"/>
          <w:color w:val="000000"/>
          <w:bdr w:val="none" w:sz="0" w:space="0" w:color="auto" w:frame="1"/>
        </w:rPr>
        <w:t>) specifies the number of sequential integers to be generated. The return type of this method is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 which going to contain a range of sequential integer numbers.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When the count value is less than 0 or when the start + count – 1 value larger than the MaxValue then it will through ArgumentOutOfRangeException.</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Example1:</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generates a sequence of integers from 1 to 10 using the Linq Range method.</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numberSequence = Enumerable.</w:t>
      </w:r>
      <w:r w:rsidRPr="00D91B25">
        <w:rPr>
          <w:rStyle w:val="enlighter-m3"/>
          <w:rFonts w:ascii="Maiandra GD" w:hAnsi="Maiandra GD" w:cs="Consolas"/>
          <w:color w:val="4284AE"/>
          <w:sz w:val="24"/>
          <w:szCs w:val="24"/>
          <w:bdr w:val="none" w:sz="0" w:space="0" w:color="auto" w:frame="1"/>
        </w:rPr>
        <w:t>Range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numberSequence</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Once you run the application, it will print the values from 1 to 10 as expected.</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 Range method with Filter.</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print all the even numbers which are present between 10 and 30. Here, first we need to generate the sequence using range method and then we need to filter the data using the Where extension method.</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EvenNumbers = Enumerable.</w:t>
      </w:r>
      <w:r w:rsidRPr="00D91B25">
        <w:rPr>
          <w:rStyle w:val="enlighter-m3"/>
          <w:rFonts w:ascii="Maiandra GD" w:hAnsi="Maiandra GD" w:cs="Consolas"/>
          <w:color w:val="4284AE"/>
          <w:sz w:val="24"/>
          <w:szCs w:val="24"/>
          <w:bdr w:val="none" w:sz="0" w:space="0" w:color="auto" w:frame="1"/>
        </w:rPr>
        <w:t>Range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Where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EvenNumbers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Fonts w:ascii="Maiandra GD" w:hAnsi="Maiandra GD" w:cs="Arial"/>
          <w:b w:val="0"/>
          <w:bCs w:val="0"/>
          <w:noProof/>
          <w:color w:val="000000"/>
          <w:sz w:val="24"/>
          <w:szCs w:val="24"/>
          <w:bdr w:val="none" w:sz="0" w:space="0" w:color="auto" w:frame="1"/>
        </w:rPr>
        <w:drawing>
          <wp:inline distT="0" distB="0" distL="0" distR="0">
            <wp:extent cx="3955415" cy="287020"/>
            <wp:effectExtent l="19050" t="0" r="6985" b="0"/>
            <wp:docPr id="70" name="Picture 70" descr="Range method with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ange method with Filter"/>
                    <pic:cNvPicPr>
                      <a:picLocks noChangeAspect="1" noChangeArrowheads="1"/>
                    </pic:cNvPicPr>
                  </pic:nvPicPr>
                  <pic:blipFill>
                    <a:blip r:embed="rId250"/>
                    <a:srcRect/>
                    <a:stretch>
                      <a:fillRect/>
                    </a:stretch>
                  </pic:blipFill>
                  <pic:spPr bwMode="auto">
                    <a:xfrm>
                      <a:off x="0" y="0"/>
                      <a:ext cx="3955415" cy="287020"/>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Example3:</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how to generate a sequence of integers from 1 to 5 and then return the square of each number.</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EvenNumbers = Enumerable.</w:t>
      </w:r>
      <w:r w:rsidRPr="00D91B25">
        <w:rPr>
          <w:rStyle w:val="enlighter-m3"/>
          <w:rFonts w:ascii="Maiandra GD" w:hAnsi="Maiandra GD" w:cs="Consolas"/>
          <w:color w:val="4284AE"/>
          <w:sz w:val="24"/>
          <w:szCs w:val="24"/>
          <w:bdr w:val="none" w:sz="0" w:space="0" w:color="auto" w:frame="1"/>
        </w:rPr>
        <w:t>Range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EvenNumbers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t>
      </w:r>
      <w:r w:rsidRPr="00D91B25">
        <w:rPr>
          <w:rStyle w:val="enlighter-s3"/>
          <w:rFonts w:ascii="Maiandra GD" w:hAnsi="Maiandra GD" w:cs="Consolas"/>
          <w:color w:val="7CC379"/>
          <w:sz w:val="24"/>
          <w:szCs w:val="24"/>
          <w:bdr w:val="none" w:sz="0" w:space="0" w:color="auto" w:frame="1"/>
        </w:rPr>
        <w:t>{num}</w:t>
      </w:r>
      <w:r w:rsidRPr="00D91B25">
        <w:rPr>
          <w:rStyle w:val="enlighter-s0"/>
          <w:rFonts w:ascii="Maiandra GD" w:hAnsi="Maiandra GD" w:cs="Consolas"/>
          <w:color w:val="7CC379"/>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 1 4 9 16 25</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Example4: Range with string</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first, we generate a sequence and then we pass the sequence to our CustomLogic method and then merge the sequence with the return value from the CustomLogic method and return the result as </w:t>
      </w:r>
      <w:r w:rsidRPr="00D91B25">
        <w:rPr>
          <w:rStyle w:val="Strong"/>
          <w:rFonts w:ascii="Maiandra GD" w:hAnsi="Maiandra GD" w:cs="Arial"/>
          <w:color w:val="000000"/>
          <w:bdr w:val="none" w:sz="0" w:space="0" w:color="auto" w:frame="1"/>
        </w:rPr>
        <w:t>IEnumerable&lt;string&gt;</w:t>
      </w:r>
      <w:r w:rsidRPr="00D91B25">
        <w:rPr>
          <w:rFonts w:ascii="Maiandra GD" w:hAnsi="Maiandra GD" w:cs="Arial"/>
          <w:color w:val="000000"/>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rangewithString = Enumerable.</w:t>
      </w:r>
      <w:r w:rsidRPr="00D91B25">
        <w:rPr>
          <w:rStyle w:val="enlighter-m3"/>
          <w:rFonts w:ascii="Maiandra GD" w:hAnsi="Maiandra GD" w:cs="Consolas"/>
          <w:color w:val="4284AE"/>
          <w:sz w:val="24"/>
          <w:szCs w:val="24"/>
          <w:bdr w:val="none" w:sz="0" w:space="0" w:color="auto" w:frame="1"/>
        </w:rPr>
        <w:t>Range</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Select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 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xml:space="preserve"> + </w:t>
      </w:r>
      <w:r w:rsidRPr="00D91B25">
        <w:rPr>
          <w:rStyle w:val="enlighter-m0"/>
          <w:rFonts w:ascii="Maiandra GD" w:hAnsi="Maiandra GD" w:cs="Consolas"/>
          <w:color w:val="4284AE"/>
          <w:sz w:val="24"/>
          <w:szCs w:val="24"/>
          <w:bdr w:val="none" w:sz="0" w:space="0" w:color="auto" w:frame="1"/>
        </w:rPr>
        <w:t>CustomLogic</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rangewithString</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private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string </w:t>
      </w:r>
      <w:r w:rsidRPr="00D91B25">
        <w:rPr>
          <w:rStyle w:val="enlighter-m0"/>
          <w:rFonts w:ascii="Maiandra GD" w:hAnsi="Maiandra GD" w:cs="Consolas"/>
          <w:color w:val="4284AE"/>
          <w:sz w:val="24"/>
          <w:szCs w:val="24"/>
          <w:bdr w:val="none" w:sz="0" w:space="0" w:color="auto" w:frame="1"/>
        </w:rPr>
        <w:t>CustomLogic</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 result = string.</w:t>
      </w:r>
      <w:r w:rsidRPr="00D91B25">
        <w:rPr>
          <w:rStyle w:val="enlighter-m3"/>
          <w:rFonts w:ascii="Maiandra GD" w:hAnsi="Maiandra GD" w:cs="Consolas"/>
          <w:color w:val="4284AE"/>
          <w:sz w:val="24"/>
          <w:szCs w:val="24"/>
          <w:bdr w:val="none" w:sz="0" w:space="0" w:color="auto" w:frame="1"/>
        </w:rPr>
        <w:t>Empty</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switch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case</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w:t>
      </w:r>
      <w:r w:rsidRPr="00D91B25">
        <w:rPr>
          <w:rStyle w:val="enlighter-s0"/>
          <w:rFonts w:ascii="Maiandra GD" w:hAnsi="Maiandra GD" w:cs="Consolas"/>
          <w:color w:val="7CC379"/>
          <w:sz w:val="24"/>
          <w:szCs w:val="24"/>
          <w:bdr w:val="none" w:sz="0" w:space="0" w:color="auto" w:frame="1"/>
        </w:rPr>
        <w:t>"1st"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break</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case</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w:t>
      </w:r>
      <w:r w:rsidRPr="00D91B25">
        <w:rPr>
          <w:rStyle w:val="enlighter-s0"/>
          <w:rFonts w:ascii="Maiandra GD" w:hAnsi="Maiandra GD" w:cs="Consolas"/>
          <w:color w:val="7CC379"/>
          <w:sz w:val="24"/>
          <w:szCs w:val="24"/>
          <w:bdr w:val="none" w:sz="0" w:space="0" w:color="auto" w:frame="1"/>
        </w:rPr>
        <w:t>"2nd"</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break</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case</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w:t>
      </w:r>
      <w:r w:rsidRPr="00D91B25">
        <w:rPr>
          <w:rStyle w:val="enlighter-s0"/>
          <w:rFonts w:ascii="Maiandra GD" w:hAnsi="Maiandra GD" w:cs="Consolas"/>
          <w:color w:val="7CC379"/>
          <w:sz w:val="24"/>
          <w:szCs w:val="24"/>
          <w:bdr w:val="none" w:sz="0" w:space="0" w:color="auto" w:frame="1"/>
        </w:rPr>
        <w:t>"3rd"</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break</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case</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w:t>
      </w:r>
      <w:r w:rsidRPr="00D91B25">
        <w:rPr>
          <w:rStyle w:val="enlighter-s0"/>
          <w:rFonts w:ascii="Maiandra GD" w:hAnsi="Maiandra GD" w:cs="Consolas"/>
          <w:color w:val="7CC379"/>
          <w:sz w:val="24"/>
          <w:szCs w:val="24"/>
          <w:bdr w:val="none" w:sz="0" w:space="0" w:color="auto" w:frame="1"/>
        </w:rPr>
        <w:t>"4th"</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break</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case</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result = </w:t>
      </w:r>
      <w:r w:rsidRPr="00D91B25">
        <w:rPr>
          <w:rStyle w:val="enlighter-s0"/>
          <w:rFonts w:ascii="Maiandra GD" w:hAnsi="Maiandra GD" w:cs="Consolas"/>
          <w:color w:val="7CC379"/>
          <w:sz w:val="24"/>
          <w:szCs w:val="24"/>
          <w:bdr w:val="none" w:sz="0" w:space="0" w:color="auto" w:frame="1"/>
        </w:rPr>
        <w:t>"5th"</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break</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result;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90880" cy="1095375"/>
            <wp:effectExtent l="19050" t="0" r="0" b="0"/>
            <wp:docPr id="71" name="Picture 71" descr="Linq Range Method with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nq Range Method with String"/>
                    <pic:cNvPicPr>
                      <a:picLocks noChangeAspect="1" noChangeArrowheads="1"/>
                    </pic:cNvPicPr>
                  </pic:nvPicPr>
                  <pic:blipFill>
                    <a:blip r:embed="rId251"/>
                    <a:srcRect/>
                    <a:stretch>
                      <a:fillRect/>
                    </a:stretch>
                  </pic:blipFill>
                  <pic:spPr bwMode="auto">
                    <a:xfrm>
                      <a:off x="0" y="0"/>
                      <a:ext cx="690880" cy="109537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This method is implemented by using the deferred execution. The immediate return value is an object that stores all the information that is required to perform the action. The query represented by this method is not executed until the object is enumerated either by calling its GetEnumerator method directly or by using a for each loop.</w:t>
      </w:r>
    </w:p>
    <w:p w:rsidR="00745507" w:rsidRPr="00D91B25" w:rsidRDefault="00745507">
      <w:pPr>
        <w:pBdr>
          <w:bottom w:val="double" w:sz="6" w:space="1" w:color="auto"/>
        </w:pBdr>
        <w:rPr>
          <w:rFonts w:ascii="Maiandra GD" w:hAnsi="Maiandra GD"/>
          <w:sz w:val="24"/>
          <w:szCs w:val="24"/>
        </w:rPr>
      </w:pPr>
    </w:p>
    <w:p w:rsidR="00745507" w:rsidRPr="00D91B25" w:rsidRDefault="00745507"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Repeat Method in C#</w:t>
      </w:r>
      <w:r w:rsidR="00E83F90">
        <w:rPr>
          <w:rFonts w:ascii="Maiandra GD" w:hAnsi="Maiandra GD"/>
          <w:bCs w:val="0"/>
          <w:color w:val="3A3A3A"/>
          <w:sz w:val="24"/>
          <w:szCs w:val="24"/>
        </w:rPr>
        <w:t xml:space="preserve"> </w:t>
      </w:r>
    </w:p>
    <w:p w:rsidR="00745507" w:rsidRPr="00D91B25" w:rsidRDefault="00745507" w:rsidP="00745507">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Repeat Method in C# with Examples</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Repeat Method in C#</w:t>
      </w:r>
      <w:r w:rsidRPr="00D91B25">
        <w:rPr>
          <w:rFonts w:ascii="Maiandra GD" w:hAnsi="Maiandra GD" w:cs="Arial"/>
          <w:color w:val="000000"/>
          <w:bdr w:val="none" w:sz="0" w:space="0" w:color="auto" w:frame="1"/>
        </w:rPr>
        <w:t> with an example. The Repeat method belongs to the Generation Operator category. Please read our previous article before proceeding to this article where we discussed the </w:t>
      </w:r>
      <w:hyperlink r:id="rId252" w:history="1">
        <w:r w:rsidRPr="00D91B25">
          <w:rPr>
            <w:rStyle w:val="Strong"/>
            <w:rFonts w:ascii="Maiandra GD" w:hAnsi="Maiandra GD" w:cs="Arial"/>
            <w:color w:val="007BFF"/>
            <w:bdr w:val="none" w:sz="0" w:space="0" w:color="auto" w:frame="1"/>
          </w:rPr>
          <w:t>LINQ Range Method</w:t>
        </w:r>
      </w:hyperlink>
      <w:r w:rsidRPr="00D91B25">
        <w:rPr>
          <w:rFonts w:ascii="Maiandra GD" w:hAnsi="Maiandra GD" w:cs="Arial"/>
          <w:color w:val="000000"/>
          <w:bdr w:val="none" w:sz="0" w:space="0" w:color="auto" w:frame="1"/>
        </w:rPr>
        <w:t> with some examples.</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Repeat Method in C#:</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LINQ Repeat Method is used to generate a sequence or collection that with a specified number of elements and each element contains the same value. The following is the signature of this method.</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677025" cy="584835"/>
            <wp:effectExtent l="19050" t="0" r="9525" b="0"/>
            <wp:docPr id="251" name="Picture 75" descr="Linq Repeat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inq Repeat Method in C# with Examples"/>
                    <pic:cNvPicPr>
                      <a:picLocks noChangeAspect="1" noChangeArrowheads="1"/>
                    </pic:cNvPicPr>
                  </pic:nvPicPr>
                  <pic:blipFill>
                    <a:blip r:embed="rId253"/>
                    <a:srcRect/>
                    <a:stretch>
                      <a:fillRect/>
                    </a:stretch>
                  </pic:blipFill>
                  <pic:spPr bwMode="auto">
                    <a:xfrm>
                      <a:off x="0" y="0"/>
                      <a:ext cx="6677025" cy="58483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Repeat method has 2 integer parameters. The first parameter (i.e. </w:t>
      </w:r>
      <w:r w:rsidRPr="00D91B25">
        <w:rPr>
          <w:rStyle w:val="Strong"/>
          <w:rFonts w:ascii="Maiandra GD" w:hAnsi="Maiandra GD" w:cs="Arial"/>
          <w:color w:val="000000"/>
          <w:bdr w:val="none" w:sz="0" w:space="0" w:color="auto" w:frame="1"/>
        </w:rPr>
        <w:t>TResult element</w:t>
      </w:r>
      <w:r w:rsidRPr="00D91B25">
        <w:rPr>
          <w:rFonts w:ascii="Maiandra GD" w:hAnsi="Maiandra GD" w:cs="Arial"/>
          <w:color w:val="000000"/>
          <w:bdr w:val="none" w:sz="0" w:space="0" w:color="auto" w:frame="1"/>
        </w:rPr>
        <w:t>) specifies the value to be repeated. The second parameter (i.e. </w:t>
      </w:r>
      <w:r w:rsidRPr="00D91B25">
        <w:rPr>
          <w:rStyle w:val="Strong"/>
          <w:rFonts w:ascii="Maiandra GD" w:hAnsi="Maiandra GD" w:cs="Arial"/>
          <w:color w:val="000000"/>
          <w:bdr w:val="none" w:sz="0" w:space="0" w:color="auto" w:frame="1"/>
        </w:rPr>
        <w:t>int count</w:t>
      </w:r>
      <w:r w:rsidRPr="00D91B25">
        <w:rPr>
          <w:rFonts w:ascii="Maiandra GD" w:hAnsi="Maiandra GD" w:cs="Arial"/>
          <w:color w:val="000000"/>
          <w:bdr w:val="none" w:sz="0" w:space="0" w:color="auto" w:frame="1"/>
        </w:rPr>
        <w:t>) specifies the number of times to repeat the value. The return type of this method is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 which is going to contain the repeated values. Here </w:t>
      </w:r>
      <w:r w:rsidRPr="00D91B25">
        <w:rPr>
          <w:rStyle w:val="Strong"/>
          <w:rFonts w:ascii="Maiandra GD" w:hAnsi="Maiandra GD" w:cs="Arial"/>
          <w:color w:val="000000"/>
          <w:bdr w:val="none" w:sz="0" w:space="0" w:color="auto" w:frame="1"/>
        </w:rPr>
        <w:t>TResult</w:t>
      </w:r>
      <w:r w:rsidRPr="00D91B25">
        <w:rPr>
          <w:rFonts w:ascii="Maiandra GD" w:hAnsi="Maiandra GD" w:cs="Arial"/>
          <w:color w:val="000000"/>
          <w:bdr w:val="none" w:sz="0" w:space="0" w:color="auto" w:frame="1"/>
        </w:rPr>
        <w:t> specifies the data type of the value that is going to be repeated in the result sequence.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When the count value is less than 0 then it will through </w:t>
      </w:r>
      <w:r w:rsidRPr="00D91B25">
        <w:rPr>
          <w:rStyle w:val="Strong"/>
          <w:rFonts w:ascii="Maiandra GD" w:hAnsi="Maiandra GD" w:cs="Arial"/>
          <w:color w:val="000000"/>
          <w:bdr w:val="none" w:sz="0" w:space="0" w:color="auto" w:frame="1"/>
        </w:rPr>
        <w:t>ArgumentOutOfRangeException</w:t>
      </w:r>
      <w:r w:rsidRPr="00D91B25">
        <w:rPr>
          <w:rFonts w:ascii="Maiandra GD" w:hAnsi="Maiandra GD" w:cs="Arial"/>
          <w:color w:val="000000"/>
          <w:bdr w:val="none" w:sz="0" w:space="0" w:color="auto" w:frame="1"/>
        </w:rPr>
        <w:t>.</w:t>
      </w:r>
    </w:p>
    <w:p w:rsidR="00745507" w:rsidRPr="00D91B25" w:rsidRDefault="00745507" w:rsidP="00745507">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how to use the Repeat method to generate a sequence of a repeated value.</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repeatStrings = Enumerable.</w:t>
      </w:r>
      <w:r w:rsidRPr="00D91B25">
        <w:rPr>
          <w:rStyle w:val="enlighter-m3"/>
          <w:rFonts w:ascii="Maiandra GD" w:hAnsi="Maiandra GD" w:cs="Consolas"/>
          <w:color w:val="4284AE"/>
          <w:sz w:val="24"/>
          <w:szCs w:val="24"/>
          <w:bdr w:val="none" w:sz="0" w:space="0" w:color="auto" w:frame="1"/>
        </w:rPr>
        <w:t>Repeat</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"Welcome to DOT NET Tutorials"</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String str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repeatStrings</w:t>
      </w: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594610" cy="2009775"/>
            <wp:effectExtent l="19050" t="0" r="0" b="0"/>
            <wp:docPr id="250" name="Picture 76" descr="Linq Repeat Method in C#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nq Repeat Method in C# with Example"/>
                    <pic:cNvPicPr>
                      <a:picLocks noChangeAspect="1" noChangeArrowheads="1"/>
                    </pic:cNvPicPr>
                  </pic:nvPicPr>
                  <pic:blipFill>
                    <a:blip r:embed="rId254"/>
                    <a:srcRect/>
                    <a:stretch>
                      <a:fillRect/>
                    </a:stretch>
                  </pic:blipFill>
                  <pic:spPr bwMode="auto">
                    <a:xfrm>
                      <a:off x="0" y="0"/>
                      <a:ext cx="2594610" cy="2009775"/>
                    </a:xfrm>
                    <a:prstGeom prst="rect">
                      <a:avLst/>
                    </a:prstGeom>
                    <a:noFill/>
                    <a:ln w="9525">
                      <a:noFill/>
                      <a:miter lim="800000"/>
                      <a:headEnd/>
                      <a:tailEnd/>
                    </a:ln>
                  </pic:spPr>
                </pic:pic>
              </a:graphicData>
            </a:graphic>
          </wp:inline>
        </w:drawing>
      </w:r>
    </w:p>
    <w:p w:rsidR="00745507" w:rsidRPr="00D91B25" w:rsidRDefault="00745507" w:rsidP="00745507">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LINQ Repeat method is implemented using the deferred execution. So, the immediate return value is an object which stores all the required information to perform an action. The query represented by this method is not executed until the object is enumerated either by calling its GetEnumerator method directly or by using a for each loop.</w:t>
      </w:r>
    </w:p>
    <w:p w:rsidR="00745507" w:rsidRPr="00D91B25" w:rsidRDefault="00745507">
      <w:pPr>
        <w:pBdr>
          <w:bottom w:val="double" w:sz="6" w:space="1" w:color="auto"/>
        </w:pBdr>
        <w:rPr>
          <w:rFonts w:ascii="Maiandra GD" w:hAnsi="Maiandra GD"/>
          <w:sz w:val="24"/>
          <w:szCs w:val="24"/>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Empty Method in C#</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Empty Method in C# with Examples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Empty Method in C#</w:t>
      </w:r>
      <w:r w:rsidRPr="00D91B25">
        <w:rPr>
          <w:rFonts w:ascii="Maiandra GD" w:hAnsi="Maiandra GD" w:cs="Arial"/>
          <w:color w:val="000000"/>
          <w:bdr w:val="none" w:sz="0" w:space="0" w:color="auto" w:frame="1"/>
        </w:rPr>
        <w:t> with some examples. Please read our previous article before proceeding to this article where we discussed the </w:t>
      </w:r>
      <w:hyperlink r:id="rId255" w:history="1">
        <w:r w:rsidRPr="00D91B25">
          <w:rPr>
            <w:rStyle w:val="Strong"/>
            <w:rFonts w:ascii="Maiandra GD" w:hAnsi="Maiandra GD" w:cs="Arial"/>
            <w:color w:val="007BFF"/>
            <w:bdr w:val="none" w:sz="0" w:space="0" w:color="auto" w:frame="1"/>
          </w:rPr>
          <w:t>LINQ Repeat Method</w:t>
        </w:r>
      </w:hyperlink>
      <w:r w:rsidRPr="00D91B25">
        <w:rPr>
          <w:rFonts w:ascii="Maiandra GD" w:hAnsi="Maiandra GD" w:cs="Arial"/>
          <w:color w:val="000000"/>
          <w:bdr w:val="none" w:sz="0" w:space="0" w:color="auto" w:frame="1"/>
        </w:rPr>
        <w:t> with an example.</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Empty Method in C#: </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Empty Method</w:t>
      </w:r>
      <w:r w:rsidRPr="00D91B25">
        <w:rPr>
          <w:rFonts w:ascii="Maiandra GD" w:hAnsi="Maiandra GD" w:cs="Arial"/>
          <w:color w:val="000000"/>
          <w:bdr w:val="none" w:sz="0" w:space="0" w:color="auto" w:frame="1"/>
        </w:rPr>
        <w:t> belongs to the Generation Operator category. It is a static method included in the static Enumerable class. The </w:t>
      </w:r>
      <w:r w:rsidRPr="00D91B25">
        <w:rPr>
          <w:rStyle w:val="Strong"/>
          <w:rFonts w:ascii="Maiandra GD" w:hAnsi="Maiandra GD" w:cs="Arial"/>
          <w:color w:val="000000"/>
          <w:bdr w:val="none" w:sz="0" w:space="0" w:color="auto" w:frame="1"/>
        </w:rPr>
        <w:t>LINQ Empty Method</w:t>
      </w:r>
      <w:r w:rsidRPr="00D91B25">
        <w:rPr>
          <w:rFonts w:ascii="Maiandra GD" w:hAnsi="Maiandra GD" w:cs="Arial"/>
          <w:color w:val="000000"/>
          <w:bdr w:val="none" w:sz="0" w:space="0" w:color="auto" w:frame="1"/>
        </w:rPr>
        <w:t> is used to return an empty collection (i.e. IEnumerable&lt;T&gt;) of a specified type. The following is the signature of this method.</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231130" cy="553085"/>
            <wp:effectExtent l="19050" t="0" r="7620" b="0"/>
            <wp:docPr id="38" name="Picture 79" descr="Linq Empty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inq Empty Method in C# with Examples"/>
                    <pic:cNvPicPr>
                      <a:picLocks noChangeAspect="1" noChangeArrowheads="1"/>
                    </pic:cNvPicPr>
                  </pic:nvPicPr>
                  <pic:blipFill>
                    <a:blip r:embed="rId256"/>
                    <a:srcRect/>
                    <a:stretch>
                      <a:fillRect/>
                    </a:stretch>
                  </pic:blipFill>
                  <pic:spPr bwMode="auto">
                    <a:xfrm>
                      <a:off x="0" y="0"/>
                      <a:ext cx="5231130" cy="553085"/>
                    </a:xfrm>
                    <a:prstGeom prst="rect">
                      <a:avLst/>
                    </a:prstGeom>
                    <a:noFill/>
                    <a:ln w="9525">
                      <a:noFill/>
                      <a:miter lim="800000"/>
                      <a:headEnd/>
                      <a:tailEnd/>
                    </a:ln>
                  </pic:spPr>
                </pic:pic>
              </a:graphicData>
            </a:graphic>
          </wp:inline>
        </w:drawing>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Here </w:t>
      </w:r>
      <w:r w:rsidRPr="00D91B25">
        <w:rPr>
          <w:rStyle w:val="Strong"/>
          <w:rFonts w:ascii="Maiandra GD" w:hAnsi="Maiandra GD" w:cs="Arial"/>
          <w:color w:val="000000"/>
          <w:bdr w:val="none" w:sz="0" w:space="0" w:color="auto" w:frame="1"/>
        </w:rPr>
        <w:t>TResult</w:t>
      </w:r>
      <w:r w:rsidRPr="00D91B25">
        <w:rPr>
          <w:rFonts w:ascii="Maiandra GD" w:hAnsi="Maiandra GD" w:cs="Arial"/>
          <w:color w:val="000000"/>
          <w:bdr w:val="none" w:sz="0" w:space="0" w:color="auto" w:frame="1"/>
        </w:rPr>
        <w:t> specifies the type parameter of the returned generic IEnumerable&lt;TResult&gt;. This method returns an empty IEnumerable&lt;TResult&gt; whose type argument is TResult.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main advantage of using the Empty method is “Even if you use an empty array or empty collection, then those are objects. As objects, they are going to be stored in the memory. Once they stored in memory, then it is the responsibility of Garbage Collector to take care of them”.</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have created two empty collections using the LINQ Empty Method. The first Empty method returns an empty collection of string while the second Empty method returns an empty collection of students.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emptyCollection1 = Enumerable.</w:t>
      </w:r>
      <w:r w:rsidRPr="00D91B25">
        <w:rPr>
          <w:rStyle w:val="enlighter-m3"/>
          <w:rFonts w:ascii="Maiandra GD" w:hAnsi="Maiandra GD" w:cs="Consolas"/>
          <w:color w:val="4284AE"/>
          <w:sz w:val="24"/>
          <w:szCs w:val="24"/>
          <w:bdr w:val="none" w:sz="0" w:space="0" w:color="auto" w:frame="1"/>
        </w:rPr>
        <w:t>Empty</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emptyCollection2 = Enumerable.</w:t>
      </w:r>
      <w:r w:rsidRPr="00D91B25">
        <w:rPr>
          <w:rStyle w:val="enlighter-m3"/>
          <w:rFonts w:ascii="Maiandra GD" w:hAnsi="Maiandra GD" w:cs="Consolas"/>
          <w:color w:val="4284AE"/>
          <w:sz w:val="24"/>
          <w:szCs w:val="24"/>
          <w:bdr w:val="none" w:sz="0" w:space="0" w:color="auto" w:frame="1"/>
        </w:rPr>
        <w:t>Empty</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Student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"Count: {0} "</w:t>
      </w:r>
      <w:r w:rsidRPr="00D91B25">
        <w:rPr>
          <w:rStyle w:val="enlighter-text"/>
          <w:rFonts w:ascii="Maiandra GD" w:hAnsi="Maiandra GD" w:cs="Consolas"/>
          <w:color w:val="CFD5E0"/>
          <w:sz w:val="24"/>
          <w:szCs w:val="24"/>
          <w:bdr w:val="none" w:sz="0" w:space="0" w:color="auto" w:frame="1"/>
        </w:rPr>
        <w:t>, emptyCollection1.</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"Type: {0} "</w:t>
      </w:r>
      <w:r w:rsidRPr="00D91B25">
        <w:rPr>
          <w:rStyle w:val="enlighter-text"/>
          <w:rFonts w:ascii="Maiandra GD" w:hAnsi="Maiandra GD" w:cs="Consolas"/>
          <w:color w:val="CFD5E0"/>
          <w:sz w:val="24"/>
          <w:szCs w:val="24"/>
          <w:bdr w:val="none" w:sz="0" w:space="0" w:color="auto" w:frame="1"/>
        </w:rPr>
        <w:t>, emptyCollection1.</w:t>
      </w:r>
      <w:r w:rsidRPr="00D91B25">
        <w:rPr>
          <w:rStyle w:val="enlighter-m3"/>
          <w:rFonts w:ascii="Maiandra GD" w:hAnsi="Maiandra GD" w:cs="Consolas"/>
          <w:color w:val="4284AE"/>
          <w:sz w:val="24"/>
          <w:szCs w:val="24"/>
          <w:bdr w:val="none" w:sz="0" w:space="0" w:color="auto" w:frame="1"/>
        </w:rPr>
        <w:t>GetType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"Count: {0} "</w:t>
      </w:r>
      <w:r w:rsidRPr="00D91B25">
        <w:rPr>
          <w:rStyle w:val="enlighter-text"/>
          <w:rFonts w:ascii="Maiandra GD" w:hAnsi="Maiandra GD" w:cs="Consolas"/>
          <w:color w:val="CFD5E0"/>
          <w:sz w:val="24"/>
          <w:szCs w:val="24"/>
          <w:bdr w:val="none" w:sz="0" w:space="0" w:color="auto" w:frame="1"/>
        </w:rPr>
        <w:t>, emptyCollection2.</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"Type: {0} "</w:t>
      </w:r>
      <w:r w:rsidRPr="00D91B25">
        <w:rPr>
          <w:rStyle w:val="enlighter-text"/>
          <w:rFonts w:ascii="Maiandra GD" w:hAnsi="Maiandra GD" w:cs="Consolas"/>
          <w:color w:val="CFD5E0"/>
          <w:sz w:val="24"/>
          <w:szCs w:val="24"/>
          <w:bdr w:val="none" w:sz="0" w:space="0" w:color="auto" w:frame="1"/>
        </w:rPr>
        <w:t>, emptyCollection2.</w:t>
      </w:r>
      <w:r w:rsidRPr="00D91B25">
        <w:rPr>
          <w:rStyle w:val="enlighter-m3"/>
          <w:rFonts w:ascii="Maiandra GD" w:hAnsi="Maiandra GD" w:cs="Consolas"/>
          <w:color w:val="4284AE"/>
          <w:sz w:val="24"/>
          <w:szCs w:val="24"/>
          <w:bdr w:val="none" w:sz="0" w:space="0" w:color="auto" w:frame="1"/>
        </w:rPr>
        <w:t>GetType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Student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520190" cy="871855"/>
            <wp:effectExtent l="19050" t="0" r="3810" b="0"/>
            <wp:docPr id="252" name="Picture 80" descr="Linq Empt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inq Empty Method"/>
                    <pic:cNvPicPr>
                      <a:picLocks noChangeAspect="1" noChangeArrowheads="1"/>
                    </pic:cNvPicPr>
                  </pic:nvPicPr>
                  <pic:blipFill>
                    <a:blip r:embed="rId257"/>
                    <a:srcRect/>
                    <a:stretch>
                      <a:fillRect/>
                    </a:stretch>
                  </pic:blipFill>
                  <pic:spPr bwMode="auto">
                    <a:xfrm>
                      <a:off x="0" y="0"/>
                      <a:ext cx="1520190" cy="871855"/>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Why do we need the LINQ Empty Method?</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the need for Empty Method with an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Consider one scenario, where our application calls a method which returns an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 There might be a situation where the method returns null. In the following example, the </w:t>
      </w:r>
      <w:r w:rsidRPr="00D91B25">
        <w:rPr>
          <w:rStyle w:val="Strong"/>
          <w:rFonts w:ascii="Maiandra GD" w:hAnsi="Maiandra GD" w:cs="Arial"/>
          <w:color w:val="000000"/>
          <w:bdr w:val="none" w:sz="0" w:space="0" w:color="auto" w:frame="1"/>
        </w:rPr>
        <w:t>GetData()</w:t>
      </w:r>
      <w:r w:rsidRPr="00D91B25">
        <w:rPr>
          <w:rFonts w:ascii="Maiandra GD" w:hAnsi="Maiandra GD" w:cs="Arial"/>
          <w:color w:val="000000"/>
          <w:bdr w:val="none" w:sz="0" w:space="0" w:color="auto" w:frame="1"/>
        </w:rPr>
        <w:t> method is returning null. So, when we run the following program, it will throw NULL reference exception.</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integerSequence =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integerSequence</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private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above problem can be fixed in two ways.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Solution1:</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check for </w:t>
      </w:r>
      <w:r w:rsidRPr="00D91B25">
        <w:rPr>
          <w:rStyle w:val="Strong"/>
          <w:rFonts w:ascii="Maiandra GD" w:hAnsi="Maiandra GD" w:cs="Arial"/>
          <w:color w:val="000000"/>
          <w:bdr w:val="none" w:sz="0" w:space="0" w:color="auto" w:frame="1"/>
        </w:rPr>
        <w:t>NULL</w:t>
      </w:r>
      <w:r w:rsidRPr="00D91B25">
        <w:rPr>
          <w:rFonts w:ascii="Maiandra GD" w:hAnsi="Maiandra GD" w:cs="Arial"/>
          <w:color w:val="000000"/>
          <w:bdr w:val="none" w:sz="0" w:space="0" w:color="auto" w:frame="1"/>
        </w:rPr>
        <w:t> before looping through the items in the collection as shown in the below example.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integerSequence =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lastRenderedPageBreak/>
        <w:t>if</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integerSequence != </w:t>
      </w:r>
      <w:r w:rsidRPr="00D91B25">
        <w:rPr>
          <w:rStyle w:val="enlighter-e1"/>
          <w:rFonts w:ascii="Maiandra GD" w:hAnsi="Maiandra GD" w:cs="Consolas"/>
          <w:b/>
          <w:bCs/>
          <w:color w:val="D171DD"/>
          <w:sz w:val="24"/>
          <w:szCs w:val="24"/>
          <w:bdr w:val="none" w:sz="0" w:space="0" w:color="auto" w:frame="1"/>
        </w:rPr>
        <w:t>null</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integerSequence</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private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Solution2:</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can solve the problem by using the LINQ Empty Method as shown in the below example. Here, we are using the </w:t>
      </w:r>
      <w:r w:rsidRPr="00D91B25">
        <w:rPr>
          <w:rStyle w:val="Strong"/>
          <w:rFonts w:ascii="Maiandra GD" w:hAnsi="Maiandra GD" w:cs="Arial"/>
          <w:color w:val="000000"/>
          <w:bdr w:val="none" w:sz="0" w:space="0" w:color="auto" w:frame="1"/>
        </w:rPr>
        <w:t>NULL-COALESCING</w:t>
      </w:r>
      <w:r w:rsidRPr="00D91B25">
        <w:rPr>
          <w:rFonts w:ascii="Maiandra GD" w:hAnsi="Maiandra GD" w:cs="Arial"/>
          <w:color w:val="000000"/>
          <w:bdr w:val="none" w:sz="0" w:space="0" w:color="auto" w:frame="1"/>
        </w:rPr>
        <w:t> operator which checks if the </w:t>
      </w:r>
      <w:r w:rsidRPr="00D91B25">
        <w:rPr>
          <w:rStyle w:val="Strong"/>
          <w:rFonts w:ascii="Maiandra GD" w:hAnsi="Maiandra GD" w:cs="Arial"/>
          <w:color w:val="000000"/>
          <w:bdr w:val="none" w:sz="0" w:space="0" w:color="auto" w:frame="1"/>
        </w:rPr>
        <w:t>GetData()</w:t>
      </w:r>
      <w:r w:rsidRPr="00D91B25">
        <w:rPr>
          <w:rFonts w:ascii="Maiandra GD" w:hAnsi="Maiandra GD" w:cs="Arial"/>
          <w:color w:val="000000"/>
          <w:bdr w:val="none" w:sz="0" w:space="0" w:color="auto" w:frame="1"/>
        </w:rPr>
        <w:t> method returns </w:t>
      </w:r>
      <w:r w:rsidRPr="00D91B25">
        <w:rPr>
          <w:rStyle w:val="Strong"/>
          <w:rFonts w:ascii="Maiandra GD" w:hAnsi="Maiandra GD" w:cs="Arial"/>
          <w:color w:val="000000"/>
          <w:bdr w:val="none" w:sz="0" w:space="0" w:color="auto" w:frame="1"/>
        </w:rPr>
        <w:t>NULL</w:t>
      </w:r>
      <w:r w:rsidRPr="00D91B25">
        <w:rPr>
          <w:rFonts w:ascii="Maiandra GD" w:hAnsi="Maiandra GD" w:cs="Arial"/>
          <w:color w:val="000000"/>
          <w:bdr w:val="none" w:sz="0" w:space="0" w:color="auto" w:frame="1"/>
        </w:rPr>
        <w:t>, then initialized the </w:t>
      </w:r>
      <w:r w:rsidRPr="00D91B25">
        <w:rPr>
          <w:rStyle w:val="Strong"/>
          <w:rFonts w:ascii="Maiandra GD" w:hAnsi="Maiandra GD" w:cs="Arial"/>
          <w:color w:val="000000"/>
          <w:bdr w:val="none" w:sz="0" w:space="0" w:color="auto" w:frame="1"/>
        </w:rPr>
        <w:t>integerSequence</w:t>
      </w:r>
      <w:r w:rsidRPr="00D91B25">
        <w:rPr>
          <w:rFonts w:ascii="Maiandra GD" w:hAnsi="Maiandra GD" w:cs="Arial"/>
          <w:color w:val="000000"/>
          <w:bdr w:val="none" w:sz="0" w:space="0" w:color="auto" w:frame="1"/>
        </w:rPr>
        <w:t> variable with an empty </w:t>
      </w:r>
      <w:r w:rsidRPr="00D91B25">
        <w:rPr>
          <w:rStyle w:val="Strong"/>
          <w:rFonts w:ascii="Maiandra GD" w:hAnsi="Maiandra GD" w:cs="Arial"/>
          <w:color w:val="000000"/>
          <w:bdr w:val="none" w:sz="0" w:space="0" w:color="auto" w:frame="1"/>
        </w:rPr>
        <w:t>IEnumerable&lt;int&gt;</w:t>
      </w:r>
      <w:r w:rsidRPr="00D91B25">
        <w:rPr>
          <w:rFonts w:ascii="Maiandra GD" w:hAnsi="Maiandra GD" w:cs="Arial"/>
          <w:color w:val="000000"/>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integerSequence =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 Enumerable.</w:t>
      </w:r>
      <w:r w:rsidRPr="00D91B25">
        <w:rPr>
          <w:rStyle w:val="enlighter-m3"/>
          <w:rFonts w:ascii="Maiandra GD" w:hAnsi="Maiandra GD" w:cs="Consolas"/>
          <w:color w:val="4284AE"/>
          <w:sz w:val="24"/>
          <w:szCs w:val="24"/>
          <w:bdr w:val="none" w:sz="0" w:space="0" w:color="auto" w:frame="1"/>
        </w:rPr>
        <w:t>Empty</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integerSequence</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private</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GetData</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return</w:t>
      </w:r>
      <w:r w:rsidRPr="00D91B25">
        <w:rPr>
          <w:rStyle w:val="enlighter-text"/>
          <w:rFonts w:ascii="Maiandra GD" w:hAnsi="Maiandra GD" w:cs="Consolas"/>
          <w:color w:val="CFD5E0"/>
          <w:sz w:val="24"/>
          <w:szCs w:val="24"/>
          <w:bdr w:val="none" w:sz="0" w:space="0" w:color="auto" w:frame="1"/>
        </w:rPr>
        <w:t xml:space="preserve">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pPr>
        <w:pBdr>
          <w:top w:val="double" w:sz="6" w:space="1" w:color="auto"/>
          <w:bottom w:val="double" w:sz="6" w:space="1" w:color="auto"/>
        </w:pBdr>
        <w:rPr>
          <w:rFonts w:ascii="Maiandra GD" w:hAnsi="Maiandra GD"/>
          <w:sz w:val="24"/>
          <w:szCs w:val="24"/>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Append Method in C#</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Append Method in C# with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Append Method in C#</w:t>
      </w:r>
      <w:r w:rsidRPr="00D91B25">
        <w:rPr>
          <w:rFonts w:ascii="Maiandra GD" w:hAnsi="Maiandra GD" w:cs="Arial"/>
          <w:color w:val="000000"/>
          <w:bdr w:val="none" w:sz="0" w:space="0" w:color="auto" w:frame="1"/>
        </w:rPr>
        <w:t> with an example. Please read our previous article before proceeding to this article where we discussed the </w:t>
      </w:r>
      <w:hyperlink r:id="rId258" w:history="1">
        <w:r w:rsidRPr="00D91B25">
          <w:rPr>
            <w:rStyle w:val="Strong"/>
            <w:rFonts w:ascii="Maiandra GD" w:hAnsi="Maiandra GD" w:cs="Arial"/>
            <w:color w:val="007BFF"/>
            <w:bdr w:val="none" w:sz="0" w:space="0" w:color="auto" w:frame="1"/>
          </w:rPr>
          <w:t>LINQ Empty Method</w:t>
        </w:r>
      </w:hyperlink>
      <w:r w:rsidRPr="00D91B25">
        <w:rPr>
          <w:rFonts w:ascii="Maiandra GD" w:hAnsi="Maiandra GD" w:cs="Arial"/>
          <w:color w:val="000000"/>
          <w:bdr w:val="none" w:sz="0" w:space="0" w:color="auto" w:frame="1"/>
        </w:rPr>
        <w:t> with some examples.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Append Method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The LINQ Append Method is used to append a value to the end of the sequence. This Append method does not modify the elements of the sequence. Instead, it creates a copy of the sequence with the new element. Following is the signature of the Append method.</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247032" cy="723014"/>
            <wp:effectExtent l="19050" t="0" r="1368" b="0"/>
            <wp:docPr id="83" name="Picture 83" descr="Linq Append Method in C#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nq Append Method in C# with Example"/>
                    <pic:cNvPicPr>
                      <a:picLocks noChangeAspect="1" noChangeArrowheads="1"/>
                    </pic:cNvPicPr>
                  </pic:nvPicPr>
                  <pic:blipFill>
                    <a:blip r:embed="rId259"/>
                    <a:srcRect/>
                    <a:stretch>
                      <a:fillRect/>
                    </a:stretch>
                  </pic:blipFill>
                  <pic:spPr bwMode="auto">
                    <a:xfrm>
                      <a:off x="0" y="0"/>
                      <a:ext cx="6249201" cy="723265"/>
                    </a:xfrm>
                    <a:prstGeom prst="rect">
                      <a:avLst/>
                    </a:prstGeom>
                    <a:noFill/>
                    <a:ln w="9525">
                      <a:noFill/>
                      <a:miter lim="800000"/>
                      <a:headEnd/>
                      <a:tailEnd/>
                    </a:ln>
                  </pic:spPr>
                </pic:pic>
              </a:graphicData>
            </a:graphic>
          </wp:inline>
        </w:drawing>
      </w:r>
    </w:p>
    <w:p w:rsidR="003368AC" w:rsidRPr="00D91B25" w:rsidRDefault="003368AC" w:rsidP="003368AC">
      <w:pPr>
        <w:pStyle w:val="NormalWeb"/>
        <w:shd w:val="clear" w:color="auto" w:fill="FFFFFF"/>
        <w:spacing w:before="0" w:beforeAutospacing="0" w:after="0" w:afterAutospacing="0"/>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Type Parameters</w:t>
      </w:r>
    </w:p>
    <w:p w:rsidR="003368AC" w:rsidRPr="00D91B25" w:rsidRDefault="003368AC" w:rsidP="003368AC">
      <w:pPr>
        <w:numPr>
          <w:ilvl w:val="0"/>
          <w:numId w:val="70"/>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w:t>
      </w:r>
      <w:r w:rsidRPr="00D91B25">
        <w:rPr>
          <w:rFonts w:ascii="Maiandra GD" w:hAnsi="Maiandra GD" w:cs="Arial"/>
          <w:color w:val="000000"/>
          <w:sz w:val="24"/>
          <w:szCs w:val="24"/>
          <w:bdr w:val="none" w:sz="0" w:space="0" w:color="auto" w:frame="1"/>
        </w:rPr>
        <w:t> The data type of the elements contained in the sequence.</w:t>
      </w:r>
    </w:p>
    <w:p w:rsidR="003368AC" w:rsidRPr="00D91B25" w:rsidRDefault="003368AC" w:rsidP="003368AC">
      <w:pPr>
        <w:pStyle w:val="NormalWeb"/>
        <w:shd w:val="clear" w:color="auto" w:fill="FFFFFF"/>
        <w:spacing w:before="0" w:beforeAutospacing="0" w:after="0" w:afterAutospacing="0"/>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Parameters:</w:t>
      </w:r>
    </w:p>
    <w:p w:rsidR="003368AC" w:rsidRPr="00D91B25" w:rsidRDefault="003368AC" w:rsidP="003368AC">
      <w:pPr>
        <w:numPr>
          <w:ilvl w:val="0"/>
          <w:numId w:val="71"/>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IEnumerable&lt;TSource&gt; source:</w:t>
      </w:r>
      <w:r w:rsidRPr="00D91B25">
        <w:rPr>
          <w:rFonts w:ascii="Maiandra GD" w:hAnsi="Maiandra GD" w:cs="Arial"/>
          <w:color w:val="000000"/>
          <w:sz w:val="24"/>
          <w:szCs w:val="24"/>
          <w:bdr w:val="none" w:sz="0" w:space="0" w:color="auto" w:frame="1"/>
        </w:rPr>
        <w:t> A sequence of values.</w:t>
      </w:r>
    </w:p>
    <w:p w:rsidR="003368AC" w:rsidRPr="00D91B25" w:rsidRDefault="003368AC" w:rsidP="003368AC">
      <w:pPr>
        <w:numPr>
          <w:ilvl w:val="0"/>
          <w:numId w:val="71"/>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 element:</w:t>
      </w:r>
      <w:r w:rsidRPr="00D91B25">
        <w:rPr>
          <w:rFonts w:ascii="Maiandra GD" w:hAnsi="Maiandra GD" w:cs="Arial"/>
          <w:color w:val="000000"/>
          <w:sz w:val="24"/>
          <w:szCs w:val="24"/>
          <w:bdr w:val="none" w:sz="0" w:space="0" w:color="auto" w:frame="1"/>
        </w:rPr>
        <w:t> The value to append at the end of the sequence.</w:t>
      </w:r>
    </w:p>
    <w:p w:rsidR="003368AC" w:rsidRPr="00D91B25" w:rsidRDefault="003368AC" w:rsidP="003368AC">
      <w:pPr>
        <w:pStyle w:val="NormalWeb"/>
        <w:shd w:val="clear" w:color="auto" w:fill="FFFFFF"/>
        <w:spacing w:before="0" w:beforeAutospacing="0" w:after="0" w:afterAutospacing="0"/>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p>
    <w:p w:rsidR="003368AC" w:rsidRPr="00D91B25" w:rsidRDefault="003368AC" w:rsidP="003368AC">
      <w:pPr>
        <w:numPr>
          <w:ilvl w:val="0"/>
          <w:numId w:val="72"/>
        </w:numPr>
        <w:shd w:val="clear" w:color="auto" w:fill="FFFFFF"/>
        <w:spacing w:after="0" w:line="240" w:lineRule="auto"/>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IEnumerable&lt;TSource&gt;:</w:t>
      </w:r>
      <w:r w:rsidRPr="00D91B25">
        <w:rPr>
          <w:rFonts w:ascii="Maiandra GD" w:hAnsi="Maiandra GD" w:cs="Arial"/>
          <w:color w:val="000000"/>
          <w:sz w:val="24"/>
          <w:szCs w:val="24"/>
          <w:bdr w:val="none" w:sz="0" w:space="0" w:color="auto" w:frame="1"/>
        </w:rPr>
        <w:t> A new sequence that ends with the element.</w:t>
      </w:r>
    </w:p>
    <w:p w:rsidR="003368AC" w:rsidRPr="00D91B25" w:rsidRDefault="003368AC" w:rsidP="003368AC">
      <w:pPr>
        <w:pStyle w:val="NormalWeb"/>
        <w:shd w:val="clear" w:color="auto" w:fill="FFFFFF"/>
        <w:spacing w:before="0" w:beforeAutospacing="0" w:after="0" w:afterAutospacing="0"/>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When the source is null, it will throw ArgumentNullException.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This method is support from Framework 4.7.1 or later.</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how to use the Append Method to append a value to the end of the sequence. The following example is self-explained. So, please go through the comment lines.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Creating a list of integer</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intSequence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Trying to append 5 at the end of the intSequence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intSequence.</w:t>
      </w:r>
      <w:r w:rsidRPr="00D91B25">
        <w:rPr>
          <w:rStyle w:val="enlighter-m3"/>
          <w:rFonts w:ascii="Maiandra GD" w:hAnsi="Maiandra GD" w:cs="Consolas"/>
          <w:color w:val="4284AE"/>
          <w:sz w:val="24"/>
          <w:szCs w:val="24"/>
          <w:bdr w:val="none" w:sz="0" w:space="0" w:color="auto" w:frame="1"/>
        </w:rPr>
        <w:t>Append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//It doesn't work because the original list has not been changed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intSequence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It works now because we are using a changed copy of the original sequence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intSequence.</w:t>
      </w:r>
      <w:r w:rsidRPr="00D91B25">
        <w:rPr>
          <w:rStyle w:val="enlighter-m3"/>
          <w:rFonts w:ascii="Maiandra GD" w:hAnsi="Maiandra GD" w:cs="Consolas"/>
          <w:color w:val="4284AE"/>
          <w:sz w:val="24"/>
          <w:szCs w:val="24"/>
          <w:bdr w:val="none" w:sz="0" w:space="0" w:color="auto" w:frame="1"/>
        </w:rPr>
        <w:t>Append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Creating a new sequence explicitly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newintSequence = intSequence.</w:t>
      </w:r>
      <w:r w:rsidRPr="00D91B25">
        <w:rPr>
          <w:rStyle w:val="enlighter-m3"/>
          <w:rFonts w:ascii="Maiandra GD" w:hAnsi="Maiandra GD" w:cs="Consolas"/>
          <w:color w:val="4284AE"/>
          <w:sz w:val="24"/>
          <w:szCs w:val="24"/>
          <w:bdr w:val="none" w:sz="0" w:space="0" w:color="auto" w:frame="1"/>
        </w:rPr>
        <w:t>Append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Printing the new sequence in the console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newintSequence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647825" cy="659130"/>
            <wp:effectExtent l="19050" t="0" r="9525" b="0"/>
            <wp:docPr id="84" name="Picture 84" descr="Linq Append Method in C#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inq Append Method in C# with Example"/>
                    <pic:cNvPicPr>
                      <a:picLocks noChangeAspect="1" noChangeArrowheads="1"/>
                    </pic:cNvPicPr>
                  </pic:nvPicPr>
                  <pic:blipFill>
                    <a:blip r:embed="rId260"/>
                    <a:srcRect/>
                    <a:stretch>
                      <a:fillRect/>
                    </a:stretch>
                  </pic:blipFill>
                  <pic:spPr bwMode="auto">
                    <a:xfrm>
                      <a:off x="0" y="0"/>
                      <a:ext cx="1647825" cy="659130"/>
                    </a:xfrm>
                    <a:prstGeom prst="rect">
                      <a:avLst/>
                    </a:prstGeom>
                    <a:noFill/>
                    <a:ln w="9525">
                      <a:noFill/>
                      <a:miter lim="800000"/>
                      <a:headEnd/>
                      <a:tailEnd/>
                    </a:ln>
                  </pic:spPr>
                </pic:pic>
              </a:graphicData>
            </a:graphic>
          </wp:inline>
        </w:drawing>
      </w:r>
    </w:p>
    <w:p w:rsidR="00E83F90" w:rsidRPr="00D91B25" w:rsidRDefault="00E83F90" w:rsidP="003368AC">
      <w:pPr>
        <w:pStyle w:val="NormalWeb"/>
        <w:shd w:val="clear" w:color="auto" w:fill="FFFFFF"/>
        <w:spacing w:before="0" w:beforeAutospacing="0" w:after="0" w:afterAutospacing="0"/>
        <w:jc w:val="both"/>
        <w:textAlignment w:val="baseline"/>
        <w:rPr>
          <w:rFonts w:ascii="Maiandra GD" w:hAnsi="Maiandra GD" w:cs="Segoe UI"/>
          <w:color w:val="212529"/>
        </w:rPr>
      </w:pPr>
    </w:p>
    <w:p w:rsidR="003368AC" w:rsidRPr="00D91B25" w:rsidRDefault="003368AC">
      <w:pPr>
        <w:pBdr>
          <w:bottom w:val="double" w:sz="6" w:space="1" w:color="auto"/>
        </w:pBdr>
        <w:rPr>
          <w:rFonts w:ascii="Maiandra GD" w:hAnsi="Maiandra GD"/>
          <w:sz w:val="24"/>
          <w:szCs w:val="24"/>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Prepend Method in C#</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Prepend Method in C# With an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Prepend Method in C#</w:t>
      </w:r>
      <w:r w:rsidRPr="00D91B25">
        <w:rPr>
          <w:rFonts w:ascii="Maiandra GD" w:hAnsi="Maiandra GD" w:cs="Arial"/>
          <w:color w:val="000000"/>
          <w:bdr w:val="none" w:sz="0" w:space="0" w:color="auto" w:frame="1"/>
        </w:rPr>
        <w:t> with an example. Please read our previous article before proceeding to this article where we discussed the </w:t>
      </w:r>
      <w:hyperlink r:id="rId261" w:history="1">
        <w:r w:rsidRPr="00D91B25">
          <w:rPr>
            <w:rStyle w:val="Hyperlink"/>
            <w:rFonts w:ascii="Maiandra GD" w:hAnsi="Maiandra GD" w:cs="Arial"/>
            <w:b/>
            <w:bCs/>
            <w:color w:val="007BFF"/>
            <w:bdr w:val="none" w:sz="0" w:space="0" w:color="auto" w:frame="1"/>
          </w:rPr>
          <w:t>LINQ Append Method</w:t>
        </w:r>
      </w:hyperlink>
      <w:r w:rsidRPr="00D91B25">
        <w:rPr>
          <w:rStyle w:val="Strong"/>
          <w:rFonts w:ascii="Maiandra GD" w:hAnsi="Maiandra GD" w:cs="Arial"/>
          <w:color w:val="000000"/>
          <w:bdr w:val="none" w:sz="0" w:space="0" w:color="auto" w:frame="1"/>
        </w:rPr>
        <w:t> </w:t>
      </w:r>
      <w:r w:rsidRPr="00D91B25">
        <w:rPr>
          <w:rFonts w:ascii="Maiandra GD" w:hAnsi="Maiandra GD" w:cs="Arial"/>
          <w:color w:val="000000"/>
          <w:bdr w:val="none" w:sz="0" w:space="0" w:color="auto" w:frame="1"/>
        </w:rPr>
        <w:t>with an example.</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Prepend Method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Prepend Method is used to add one value to the beginning of a sequence. This Prepend method like the Append method does not modify the elements of the sequence. Instead, it creates a copy of the sequence with the new element. The signature of this is given below.</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6332251" cy="723014"/>
            <wp:effectExtent l="19050" t="0" r="0" b="0"/>
            <wp:docPr id="87" name="Picture 87" descr="Linq Prepend Method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inq Prepend Method Signature"/>
                    <pic:cNvPicPr>
                      <a:picLocks noChangeAspect="1" noChangeArrowheads="1"/>
                    </pic:cNvPicPr>
                  </pic:nvPicPr>
                  <pic:blipFill>
                    <a:blip r:embed="rId262"/>
                    <a:srcRect/>
                    <a:stretch>
                      <a:fillRect/>
                    </a:stretch>
                  </pic:blipFill>
                  <pic:spPr bwMode="auto">
                    <a:xfrm>
                      <a:off x="0" y="0"/>
                      <a:ext cx="6334449" cy="723265"/>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Type Parameters</w:t>
      </w:r>
    </w:p>
    <w:p w:rsidR="003368AC" w:rsidRPr="00D91B25" w:rsidRDefault="003368AC" w:rsidP="003368AC">
      <w:pPr>
        <w:numPr>
          <w:ilvl w:val="0"/>
          <w:numId w:val="73"/>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w:t>
      </w:r>
      <w:r w:rsidRPr="00D91B25">
        <w:rPr>
          <w:rFonts w:ascii="Maiandra GD" w:hAnsi="Maiandra GD" w:cs="Arial"/>
          <w:color w:val="000000"/>
          <w:sz w:val="24"/>
          <w:szCs w:val="24"/>
          <w:bdr w:val="none" w:sz="0" w:space="0" w:color="auto" w:frame="1"/>
        </w:rPr>
        <w:t> The data type of the elements contained in the sequence.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Parameters:</w:t>
      </w:r>
    </w:p>
    <w:p w:rsidR="003368AC" w:rsidRPr="00D91B25" w:rsidRDefault="003368AC" w:rsidP="003368AC">
      <w:pPr>
        <w:numPr>
          <w:ilvl w:val="0"/>
          <w:numId w:val="7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IEnumerable&lt;TSource&gt; source:</w:t>
      </w:r>
      <w:r w:rsidRPr="00D91B25">
        <w:rPr>
          <w:rFonts w:ascii="Maiandra GD" w:hAnsi="Maiandra GD" w:cs="Arial"/>
          <w:color w:val="000000"/>
          <w:sz w:val="24"/>
          <w:szCs w:val="24"/>
          <w:bdr w:val="none" w:sz="0" w:space="0" w:color="auto" w:frame="1"/>
        </w:rPr>
        <w:t> A sequence of values.</w:t>
      </w:r>
    </w:p>
    <w:p w:rsidR="003368AC" w:rsidRPr="00D91B25" w:rsidRDefault="003368AC" w:rsidP="003368AC">
      <w:pPr>
        <w:numPr>
          <w:ilvl w:val="0"/>
          <w:numId w:val="7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 element:</w:t>
      </w:r>
      <w:r w:rsidRPr="00D91B25">
        <w:rPr>
          <w:rFonts w:ascii="Maiandra GD" w:hAnsi="Maiandra GD" w:cs="Arial"/>
          <w:color w:val="000000"/>
          <w:sz w:val="24"/>
          <w:szCs w:val="24"/>
          <w:bdr w:val="none" w:sz="0" w:space="0" w:color="auto" w:frame="1"/>
        </w:rPr>
        <w:t> The value to prepend at the beginning of the sequence.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p>
    <w:p w:rsidR="003368AC" w:rsidRPr="00D91B25" w:rsidRDefault="003368AC" w:rsidP="003368AC">
      <w:pPr>
        <w:numPr>
          <w:ilvl w:val="0"/>
          <w:numId w:val="7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IEnumerable&lt;TSource&gt;:</w:t>
      </w:r>
      <w:r w:rsidRPr="00D91B25">
        <w:rPr>
          <w:rFonts w:ascii="Maiandra GD" w:hAnsi="Maiandra GD" w:cs="Arial"/>
          <w:color w:val="000000"/>
          <w:sz w:val="24"/>
          <w:szCs w:val="24"/>
          <w:bdr w:val="none" w:sz="0" w:space="0" w:color="auto" w:frame="1"/>
        </w:rPr>
        <w:t> A new sequence that begins with the element.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When the source is null, it will throw ArgumentNullException.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This method is support from Framework 4.7.1 or later.</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how to prepend a value to the beginning of the sequence using the Prepend method. The following example code is self-explained. So, please go through the comment lines.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Creating a list of numbers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numberSequence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Trying to prepend 50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numberSequence.</w:t>
      </w:r>
      <w:r w:rsidRPr="00D91B25">
        <w:rPr>
          <w:rStyle w:val="enlighter-m3"/>
          <w:rFonts w:ascii="Maiandra GD" w:hAnsi="Maiandra GD" w:cs="Consolas"/>
          <w:color w:val="4284AE"/>
          <w:sz w:val="24"/>
          <w:szCs w:val="24"/>
          <w:bdr w:val="none" w:sz="0" w:space="0" w:color="auto" w:frame="1"/>
        </w:rPr>
        <w:t>Prepend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It will not work because the original sequence has not been changed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numberSequence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It works now because we are using a changed copy of the original 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numberSequence.</w:t>
      </w:r>
      <w:r w:rsidRPr="00D91B25">
        <w:rPr>
          <w:rStyle w:val="enlighter-m3"/>
          <w:rFonts w:ascii="Maiandra GD" w:hAnsi="Maiandra GD" w:cs="Consolas"/>
          <w:color w:val="4284AE"/>
          <w:sz w:val="24"/>
          <w:szCs w:val="24"/>
          <w:bdr w:val="none" w:sz="0" w:space="0" w:color="auto" w:frame="1"/>
        </w:rPr>
        <w:t>Prepend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If you prefer, you can create a new list explicitly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newnumberSequence = numberSequence.</w:t>
      </w:r>
      <w:r w:rsidRPr="00D91B25">
        <w:rPr>
          <w:rStyle w:val="enlighter-m3"/>
          <w:rFonts w:ascii="Maiandra GD" w:hAnsi="Maiandra GD" w:cs="Consolas"/>
          <w:color w:val="4284AE"/>
          <w:sz w:val="24"/>
          <w:szCs w:val="24"/>
          <w:bdr w:val="none" w:sz="0" w:space="0" w:color="auto" w:frame="1"/>
        </w:rPr>
        <w:t>Prepend</w:t>
      </w:r>
      <w:r w:rsidRPr="00D91B25">
        <w:rPr>
          <w:rStyle w:val="enlighter-g1"/>
          <w:rFonts w:ascii="Maiandra GD" w:hAnsi="Maiandra GD" w:cs="Consolas"/>
          <w:b/>
          <w:bCs/>
          <w:color w:val="6B7C8B"/>
          <w:sz w:val="24"/>
          <w:szCs w:val="24"/>
          <w:bdr w:val="none" w:sz="0" w:space="0" w:color="auto" w:frame="1"/>
        </w:rPr>
        <w:t>(</w:t>
      </w:r>
      <w:r w:rsidRPr="00D91B25">
        <w:rPr>
          <w:rStyle w:val="enlighter-n1"/>
          <w:rFonts w:ascii="Maiandra GD" w:hAnsi="Maiandra GD" w:cs="Consolas"/>
          <w:color w:val="D19A66"/>
          <w:sz w:val="24"/>
          <w:szCs w:val="24"/>
          <w:bdr w:val="none" w:sz="0" w:space="0" w:color="auto" w:frame="1"/>
        </w:rPr>
        <w:t>50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And then write to the console output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m3"/>
          <w:rFonts w:ascii="Maiandra GD" w:hAnsi="Maiandra GD" w:cs="Consolas"/>
          <w:color w:val="4284AE"/>
          <w:sz w:val="24"/>
          <w:szCs w:val="24"/>
          <w:bdr w:val="none" w:sz="0" w:space="0" w:color="auto" w:frame="1"/>
        </w:rPr>
        <w:t>Join</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w:t>
      </w:r>
      <w:r w:rsidRPr="00D91B25">
        <w:rPr>
          <w:rStyle w:val="enlighter-text"/>
          <w:rFonts w:ascii="Maiandra GD" w:hAnsi="Maiandra GD" w:cs="Consolas"/>
          <w:color w:val="CFD5E0"/>
          <w:sz w:val="24"/>
          <w:szCs w:val="24"/>
          <w:bdr w:val="none" w:sz="0" w:space="0" w:color="auto" w:frame="1"/>
        </w:rPr>
        <w:t>, newnumberSequence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Default="003368AC" w:rsidP="003368AC">
      <w:pPr>
        <w:pStyle w:val="NormalWeb"/>
        <w:pBdr>
          <w:bottom w:val="double" w:sz="6" w:space="1" w:color="auto"/>
        </w:pBdr>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711960" cy="701675"/>
            <wp:effectExtent l="19050" t="0" r="2540" b="0"/>
            <wp:docPr id="88" name="Picture 88" descr="Linq Prepend Method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inq Prepend Method Output"/>
                    <pic:cNvPicPr>
                      <a:picLocks noChangeAspect="1" noChangeArrowheads="1"/>
                    </pic:cNvPicPr>
                  </pic:nvPicPr>
                  <pic:blipFill>
                    <a:blip r:embed="rId263"/>
                    <a:srcRect/>
                    <a:stretch>
                      <a:fillRect/>
                    </a:stretch>
                  </pic:blipFill>
                  <pic:spPr bwMode="auto">
                    <a:xfrm>
                      <a:off x="0" y="0"/>
                      <a:ext cx="1711960" cy="701675"/>
                    </a:xfrm>
                    <a:prstGeom prst="rect">
                      <a:avLst/>
                    </a:prstGeom>
                    <a:noFill/>
                    <a:ln w="9525">
                      <a:noFill/>
                      <a:miter lim="800000"/>
                      <a:headEnd/>
                      <a:tailEnd/>
                    </a:ln>
                  </pic:spPr>
                </pic:pic>
              </a:graphicData>
            </a:graphic>
          </wp:inline>
        </w:drawing>
      </w:r>
    </w:p>
    <w:p w:rsidR="00E83F90" w:rsidRPr="00D91B25" w:rsidRDefault="00E83F90" w:rsidP="003368AC">
      <w:pPr>
        <w:pStyle w:val="NormalWeb"/>
        <w:pBdr>
          <w:bottom w:val="double" w:sz="6" w:space="1" w:color="auto"/>
        </w:pBdr>
        <w:shd w:val="clear" w:color="auto" w:fill="FFFFFF"/>
        <w:spacing w:before="0" w:beforeAutospacing="0" w:after="0" w:afterAutospacing="0"/>
        <w:jc w:val="both"/>
        <w:textAlignment w:val="baseline"/>
        <w:rPr>
          <w:rFonts w:ascii="Maiandra GD" w:hAnsi="Maiandra GD" w:cs="Segoe UI"/>
          <w:color w:val="212529"/>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Linq Zip Method in C#</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Zip in C# with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Zip in C#</w:t>
      </w:r>
      <w:r w:rsidRPr="00D91B25">
        <w:rPr>
          <w:rFonts w:ascii="Maiandra GD" w:hAnsi="Maiandra GD" w:cs="Arial"/>
          <w:color w:val="000000"/>
          <w:bdr w:val="none" w:sz="0" w:space="0" w:color="auto" w:frame="1"/>
        </w:rPr>
        <w:t> with examples. Please read our previous article before proceeding to this article where we discussed the </w:t>
      </w:r>
      <w:hyperlink r:id="rId264" w:history="1">
        <w:r w:rsidRPr="00D91B25">
          <w:rPr>
            <w:rStyle w:val="Strong"/>
            <w:rFonts w:ascii="Maiandra GD" w:hAnsi="Maiandra GD" w:cs="Arial"/>
            <w:color w:val="007BFF"/>
            <w:bdr w:val="none" w:sz="0" w:space="0" w:color="auto" w:frame="1"/>
          </w:rPr>
          <w:t>LINQ Prepend Method</w:t>
        </w:r>
      </w:hyperlink>
      <w:r w:rsidRPr="00D91B25">
        <w:rPr>
          <w:rFonts w:ascii="Maiandra GD" w:hAnsi="Maiandra GD" w:cs="Arial"/>
          <w:color w:val="000000"/>
          <w:bdr w:val="none" w:sz="0" w:space="0" w:color="auto" w:frame="1"/>
        </w:rPr>
        <w:t> with an example. At the end of this article, you will understand what is Linq Zip method and the need and use of C# Linq Zip Method with examples.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Zip Method:</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Linq Zip Method in C# is used to apply a specified function to the corresponding elements of two sequences and producing a sequence of the results. The signature of this method is given below.</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6811025" cy="765372"/>
            <wp:effectExtent l="19050" t="0" r="8875" b="0"/>
            <wp:docPr id="40" name="Picture 91" descr="Linq Zip Method in C#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inq Zip Method in C# with Examples"/>
                    <pic:cNvPicPr>
                      <a:picLocks noChangeAspect="1" noChangeArrowheads="1"/>
                    </pic:cNvPicPr>
                  </pic:nvPicPr>
                  <pic:blipFill>
                    <a:blip r:embed="rId265"/>
                    <a:srcRect/>
                    <a:stretch>
                      <a:fillRect/>
                    </a:stretch>
                  </pic:blipFill>
                  <pic:spPr bwMode="auto">
                    <a:xfrm>
                      <a:off x="0" y="0"/>
                      <a:ext cx="6814919" cy="76581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Type Parameters:</w:t>
      </w:r>
    </w:p>
    <w:p w:rsidR="003368AC" w:rsidRPr="00D91B25" w:rsidRDefault="003368AC" w:rsidP="003368AC">
      <w:pPr>
        <w:numPr>
          <w:ilvl w:val="0"/>
          <w:numId w:val="7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TFirst:</w:t>
      </w:r>
      <w:r w:rsidRPr="00D91B25">
        <w:rPr>
          <w:rFonts w:ascii="Maiandra GD" w:hAnsi="Maiandra GD" w:cs="Arial"/>
          <w:color w:val="000000"/>
          <w:sz w:val="24"/>
          <w:szCs w:val="24"/>
          <w:bdr w:val="none" w:sz="0" w:space="0" w:color="auto" w:frame="1"/>
        </w:rPr>
        <w:t> The type of the elements of the first input sequence.</w:t>
      </w:r>
    </w:p>
    <w:p w:rsidR="003368AC" w:rsidRPr="00D91B25" w:rsidRDefault="003368AC" w:rsidP="003368AC">
      <w:pPr>
        <w:numPr>
          <w:ilvl w:val="0"/>
          <w:numId w:val="7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lastRenderedPageBreak/>
        <w:t>TSecond:</w:t>
      </w:r>
      <w:r w:rsidRPr="00D91B25">
        <w:rPr>
          <w:rFonts w:ascii="Maiandra GD" w:hAnsi="Maiandra GD" w:cs="Arial"/>
          <w:color w:val="000000"/>
          <w:sz w:val="24"/>
          <w:szCs w:val="24"/>
          <w:bdr w:val="none" w:sz="0" w:space="0" w:color="auto" w:frame="1"/>
        </w:rPr>
        <w:t> The type of the elements of the second input sequence.</w:t>
      </w:r>
    </w:p>
    <w:p w:rsidR="003368AC" w:rsidRPr="00D91B25" w:rsidRDefault="003368AC" w:rsidP="003368AC">
      <w:pPr>
        <w:numPr>
          <w:ilvl w:val="0"/>
          <w:numId w:val="7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TResult:</w:t>
      </w:r>
      <w:r w:rsidRPr="00D91B25">
        <w:rPr>
          <w:rFonts w:ascii="Maiandra GD" w:hAnsi="Maiandra GD" w:cs="Arial"/>
          <w:color w:val="000000"/>
          <w:sz w:val="24"/>
          <w:szCs w:val="24"/>
          <w:bdr w:val="none" w:sz="0" w:space="0" w:color="auto" w:frame="1"/>
        </w:rPr>
        <w:t> The type of the elements of the result sequence.</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Parameters:</w:t>
      </w:r>
    </w:p>
    <w:p w:rsidR="003368AC" w:rsidRPr="00D91B25" w:rsidRDefault="003368AC" w:rsidP="003368AC">
      <w:pPr>
        <w:numPr>
          <w:ilvl w:val="0"/>
          <w:numId w:val="7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IEnumerable&lt;TFirst&gt; first:</w:t>
      </w:r>
      <w:r w:rsidRPr="00D91B25">
        <w:rPr>
          <w:rFonts w:ascii="Maiandra GD" w:hAnsi="Maiandra GD" w:cs="Arial"/>
          <w:color w:val="000000"/>
          <w:sz w:val="24"/>
          <w:szCs w:val="24"/>
          <w:bdr w:val="none" w:sz="0" w:space="0" w:color="auto" w:frame="1"/>
        </w:rPr>
        <w:t> The first sequence to merge.</w:t>
      </w:r>
    </w:p>
    <w:p w:rsidR="003368AC" w:rsidRPr="00D91B25" w:rsidRDefault="003368AC" w:rsidP="003368AC">
      <w:pPr>
        <w:numPr>
          <w:ilvl w:val="0"/>
          <w:numId w:val="7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IEnumerable&lt;TSecond&gt; second:</w:t>
      </w:r>
      <w:r w:rsidRPr="00D91B25">
        <w:rPr>
          <w:rFonts w:ascii="Maiandra GD" w:hAnsi="Maiandra GD" w:cs="Arial"/>
          <w:color w:val="000000"/>
          <w:sz w:val="24"/>
          <w:szCs w:val="24"/>
          <w:bdr w:val="none" w:sz="0" w:space="0" w:color="auto" w:frame="1"/>
        </w:rPr>
        <w:t> The second sequence to merge.</w:t>
      </w:r>
    </w:p>
    <w:p w:rsidR="003368AC" w:rsidRPr="00D91B25" w:rsidRDefault="003368AC" w:rsidP="003368AC">
      <w:pPr>
        <w:numPr>
          <w:ilvl w:val="0"/>
          <w:numId w:val="7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Func&lt;TFirst,TSecond,TResult&gt; resultSelector:</w:t>
      </w:r>
      <w:r w:rsidRPr="00D91B25">
        <w:rPr>
          <w:rFonts w:ascii="Maiandra GD" w:hAnsi="Maiandra GD" w:cs="Arial"/>
          <w:color w:val="000000"/>
          <w:sz w:val="24"/>
          <w:szCs w:val="24"/>
          <w:bdr w:val="none" w:sz="0" w:space="0" w:color="auto" w:frame="1"/>
        </w:rPr>
        <w:t> A function that specifies how to merge the elements from the two sequences.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r w:rsidRPr="00D91B25">
        <w:rPr>
          <w:rFonts w:ascii="Maiandra GD" w:hAnsi="Maiandra GD" w:cs="Arial"/>
          <w:color w:val="000000"/>
          <w:bdr w:val="none" w:sz="0" w:space="0" w:color="auto" w:frame="1"/>
        </w:rPr>
        <w:t> This method is going to return an </w:t>
      </w:r>
      <w:r w:rsidRPr="00D91B25">
        <w:rPr>
          <w:rStyle w:val="Strong"/>
          <w:rFonts w:ascii="Maiandra GD" w:hAnsi="Maiandra GD" w:cs="Arial"/>
          <w:color w:val="000000"/>
          <w:bdr w:val="none" w:sz="0" w:space="0" w:color="auto" w:frame="1"/>
        </w:rPr>
        <w:t>IEnumerable&lt;T&gt;</w:t>
      </w:r>
      <w:r w:rsidRPr="00D91B25">
        <w:rPr>
          <w:rFonts w:ascii="Maiandra GD" w:hAnsi="Maiandra GD" w:cs="Arial"/>
          <w:color w:val="000000"/>
          <w:bdr w:val="none" w:sz="0" w:space="0" w:color="auto" w:frame="1"/>
        </w:rPr>
        <w:t> that contains merged elements of two input sequences.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This method is going to throw </w:t>
      </w:r>
      <w:r w:rsidRPr="00D91B25">
        <w:rPr>
          <w:rStyle w:val="Strong"/>
          <w:rFonts w:ascii="Maiandra GD" w:hAnsi="Maiandra GD" w:cs="Arial"/>
          <w:color w:val="000000"/>
          <w:bdr w:val="none" w:sz="0" w:space="0" w:color="auto" w:frame="1"/>
        </w:rPr>
        <w:t>ArgumentNullException</w:t>
      </w:r>
      <w:r w:rsidRPr="00D91B25">
        <w:rPr>
          <w:rFonts w:ascii="Maiandra GD" w:hAnsi="Maiandra GD" w:cs="Arial"/>
          <w:color w:val="000000"/>
          <w:bdr w:val="none" w:sz="0" w:space="0" w:color="auto" w:frame="1"/>
        </w:rPr>
        <w:t> when either the first or the second input sequence is null.</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Note:</w:t>
      </w:r>
      <w:r w:rsidRPr="00D91B25">
        <w:rPr>
          <w:rFonts w:ascii="Maiandra GD" w:hAnsi="Maiandra GD" w:cs="Arial"/>
          <w:color w:val="000000"/>
          <w:bdr w:val="none" w:sz="0" w:space="0" w:color="auto" w:frame="1"/>
        </w:rPr>
        <w:t> The Zip method merges each element of the first sequence with an element in the second sequence that has the same index position. If both the sequences do not have the same number of elements, then the Zip method merges sequences until it reaches the end of the sequence which contains fewer elements. For example, if one sequence has five elements and the other sequence has four elements, then the result sequence will have only four elements.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example shows how to merge two sequences using the Linq Zip method.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ThreadingDemo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args</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numbersSequence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string</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wordsSequence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"Ten"</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"Twenty"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"Thirty"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s0"/>
          <w:rFonts w:ascii="Maiandra GD" w:hAnsi="Maiandra GD" w:cs="Consolas"/>
          <w:color w:val="7CC379"/>
          <w:sz w:val="24"/>
          <w:szCs w:val="24"/>
          <w:bdr w:val="none" w:sz="0" w:space="0" w:color="auto" w:frame="1"/>
        </w:rPr>
        <w:t>"Fourty"</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resultSequence = numbersSequence.</w:t>
      </w:r>
      <w:r w:rsidRPr="00D91B25">
        <w:rPr>
          <w:rStyle w:val="enlighter-m3"/>
          <w:rFonts w:ascii="Maiandra GD" w:hAnsi="Maiandra GD" w:cs="Consolas"/>
          <w:color w:val="4284AE"/>
          <w:sz w:val="24"/>
          <w:szCs w:val="24"/>
          <w:bdr w:val="none" w:sz="0" w:space="0" w:color="auto" w:frame="1"/>
        </w:rPr>
        <w:t>Zip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wordsSequence,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first, second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first + </w:t>
      </w:r>
      <w:r w:rsidRPr="00D91B25">
        <w:rPr>
          <w:rStyle w:val="enlighter-s0"/>
          <w:rFonts w:ascii="Maiandra GD" w:hAnsi="Maiandra GD" w:cs="Consolas"/>
          <w:color w:val="7CC379"/>
          <w:sz w:val="24"/>
          <w:szCs w:val="24"/>
          <w:bdr w:val="none" w:sz="0" w:space="0" w:color="auto" w:frame="1"/>
        </w:rPr>
        <w:t>" - "</w:t>
      </w:r>
      <w:r w:rsidRPr="00D91B25">
        <w:rPr>
          <w:rStyle w:val="enlighter-text"/>
          <w:rFonts w:ascii="Maiandra GD" w:hAnsi="Maiandra GD" w:cs="Consolas"/>
          <w:color w:val="CFD5E0"/>
          <w:sz w:val="24"/>
          <w:szCs w:val="24"/>
          <w:bdr w:val="none" w:sz="0" w:space="0" w:color="auto" w:frame="1"/>
        </w:rPr>
        <w:t xml:space="preserve"> + second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item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resultSequence</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item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1212215" cy="871855"/>
            <wp:effectExtent l="19050" t="0" r="6985" b="0"/>
            <wp:docPr id="39" name="Picture 92" descr="ZIP Method Output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ZIP Method Output in Linq"/>
                    <pic:cNvPicPr>
                      <a:picLocks noChangeAspect="1" noChangeArrowheads="1"/>
                    </pic:cNvPicPr>
                  </pic:nvPicPr>
                  <pic:blipFill>
                    <a:blip r:embed="rId266"/>
                    <a:srcRect/>
                    <a:stretch>
                      <a:fillRect/>
                    </a:stretch>
                  </pic:blipFill>
                  <pic:spPr bwMode="auto">
                    <a:xfrm>
                      <a:off x="0" y="0"/>
                      <a:ext cx="1212215" cy="871855"/>
                    </a:xfrm>
                    <a:prstGeom prst="rect">
                      <a:avLst/>
                    </a:prstGeom>
                    <a:noFill/>
                    <a:ln w="9525">
                      <a:noFill/>
                      <a:miter lim="800000"/>
                      <a:headEnd/>
                      <a:tailEnd/>
                    </a:ln>
                  </pic:spPr>
                </pic:pic>
              </a:graphicData>
            </a:graphic>
          </wp:inline>
        </w:drawing>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first sequence contains 5 elements whereas the second sequence contains 4 elements. So, for the fifth element of the first sequence, there is no corresponding fifth element in the second sequence. As a result, the Zip method merges the four elements and that’s what we have seen in the output.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Note: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Zip method is implemented by using the deferred execution. So, the immediate return value of this method is going to be an object which stores all the required information which is required to perform the action. The query represented by this method is not executed until the object is enumerated either by calling its GetEnumerator method directly or by using for each loop.</w:t>
      </w:r>
    </w:p>
    <w:p w:rsidR="003368AC" w:rsidRPr="00D91B25" w:rsidRDefault="003368AC">
      <w:pPr>
        <w:pBdr>
          <w:bottom w:val="double" w:sz="6" w:space="1" w:color="auto"/>
        </w:pBdr>
        <w:rPr>
          <w:rFonts w:ascii="Maiandra GD" w:hAnsi="Maiandra GD"/>
          <w:sz w:val="24"/>
          <w:szCs w:val="24"/>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Deferred Execution vs Immediate Execution in LINQ</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Deferred Execution vs Immediate Execution in LINQ</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difference between </w:t>
      </w:r>
      <w:r w:rsidRPr="00D91B25">
        <w:rPr>
          <w:rStyle w:val="Strong"/>
          <w:rFonts w:ascii="Maiandra GD" w:hAnsi="Maiandra GD" w:cs="Arial"/>
          <w:color w:val="000000"/>
          <w:bdr w:val="none" w:sz="0" w:space="0" w:color="auto" w:frame="1"/>
        </w:rPr>
        <w:t>Deferred Execution vs Immediate Execution in LINQ</w:t>
      </w:r>
      <w:r w:rsidRPr="00D91B25">
        <w:rPr>
          <w:rFonts w:ascii="Maiandra GD" w:hAnsi="Maiandra GD" w:cs="Arial"/>
          <w:color w:val="000000"/>
          <w:bdr w:val="none" w:sz="0" w:space="0" w:color="auto" w:frame="1"/>
        </w:rPr>
        <w:t> with some examples. Please read our previous article where we discussed the </w:t>
      </w:r>
      <w:hyperlink r:id="rId267" w:history="1">
        <w:r w:rsidRPr="00D91B25">
          <w:rPr>
            <w:rStyle w:val="Hyperlink"/>
            <w:rFonts w:ascii="Maiandra GD" w:hAnsi="Maiandra GD" w:cs="Arial"/>
            <w:b/>
            <w:bCs/>
            <w:color w:val="007BFF"/>
            <w:bdr w:val="none" w:sz="0" w:space="0" w:color="auto" w:frame="1"/>
          </w:rPr>
          <w:t>LINQ Zip Method</w:t>
        </w:r>
      </w:hyperlink>
      <w:r w:rsidRPr="00D91B25">
        <w:rPr>
          <w:rFonts w:ascii="Maiandra GD" w:hAnsi="Maiandra GD" w:cs="Arial"/>
          <w:color w:val="000000"/>
          <w:bdr w:val="none" w:sz="0" w:space="0" w:color="auto" w:frame="1"/>
        </w:rPr>
        <w:t> with an example. The LINQ queries are executed in two different ways as follows.</w:t>
      </w:r>
    </w:p>
    <w:p w:rsidR="003368AC" w:rsidRPr="00D91B25" w:rsidRDefault="003368AC" w:rsidP="003368AC">
      <w:pPr>
        <w:numPr>
          <w:ilvl w:val="0"/>
          <w:numId w:val="7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Deferred execution</w:t>
      </w:r>
    </w:p>
    <w:p w:rsidR="003368AC" w:rsidRPr="00D91B25" w:rsidRDefault="003368AC" w:rsidP="003368AC">
      <w:pPr>
        <w:numPr>
          <w:ilvl w:val="0"/>
          <w:numId w:val="78"/>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FF"/>
          <w:sz w:val="24"/>
          <w:szCs w:val="24"/>
          <w:bdr w:val="none" w:sz="0" w:space="0" w:color="auto" w:frame="1"/>
        </w:rPr>
        <w:t>Immediate execution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Based on the above two types of execution, the LINQ operators are divided into 2 categories. They are as follows:</w:t>
      </w:r>
    </w:p>
    <w:p w:rsidR="003368AC" w:rsidRPr="00D91B25" w:rsidRDefault="003368AC" w:rsidP="003368AC">
      <w:pPr>
        <w:numPr>
          <w:ilvl w:val="0"/>
          <w:numId w:val="7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lastRenderedPageBreak/>
        <w:t>Deferred or Lazy Operators:  </w:t>
      </w:r>
      <w:r w:rsidRPr="00D91B25">
        <w:rPr>
          <w:rFonts w:ascii="Maiandra GD" w:hAnsi="Maiandra GD" w:cs="Arial"/>
          <w:color w:val="000000"/>
          <w:sz w:val="24"/>
          <w:szCs w:val="24"/>
          <w:bdr w:val="none" w:sz="0" w:space="0" w:color="auto" w:frame="1"/>
        </w:rPr>
        <w:t>These query operators are used for deferred execution. For example – select, SelectMany, where, Take, Skip, etc. are belongs to Deferred or Lazy Operators category.</w:t>
      </w:r>
    </w:p>
    <w:p w:rsidR="003368AC" w:rsidRPr="00D91B25" w:rsidRDefault="003368AC" w:rsidP="003368AC">
      <w:pPr>
        <w:numPr>
          <w:ilvl w:val="0"/>
          <w:numId w:val="79"/>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Immediate or Greedy Operators: </w:t>
      </w:r>
      <w:r w:rsidRPr="00D91B25">
        <w:rPr>
          <w:rFonts w:ascii="Maiandra GD" w:hAnsi="Maiandra GD" w:cs="Arial"/>
          <w:color w:val="000000"/>
          <w:sz w:val="24"/>
          <w:szCs w:val="24"/>
          <w:bdr w:val="none" w:sz="0" w:space="0" w:color="auto" w:frame="1"/>
        </w:rPr>
        <w:t>These query operators are used for immediate execution. For Example – count, average, min, max, First, Last, ToArray, ToList, etc. are belongs to the Immediate or Greedy Operators category.</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LINQ Deferred Execution: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case, the LINQ Query is not executed at the point of its declaration. That means, when we write a LINQ query, it doesn’t execute by itself. It executes only when we access the query results. So, here the execution of the query is deferred until the query variable is iterated over using for each loop.</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understand this with an example. The below example is self-explained. So, please go through the comment lines.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listEmployees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90000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In the below statement the LINQ Query is only defined and not executed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If the query is executed here, then the result should not display Santosh</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80000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Adding a new employee with Salary = 80000 to the collection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listEmployees.</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The LINQ query is actually executed when we iterate thru using a for each loop</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This is proved because Santosh is also included in the result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Employee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{emp.ID}</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Output:</w:t>
      </w:r>
    </w:p>
    <w:p w:rsidR="003368AC" w:rsidRPr="00D91B25" w:rsidRDefault="003368AC" w:rsidP="003368AC">
      <w:pPr>
        <w:pStyle w:val="NormalWeb"/>
        <w:shd w:val="clear" w:color="auto" w:fill="FFFFFF"/>
        <w:spacing w:before="0" w:beforeAutospacing="0" w:after="384" w:afterAutospacing="0"/>
        <w:jc w:val="both"/>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1892300" cy="690880"/>
            <wp:effectExtent l="19050" t="0" r="0" b="0"/>
            <wp:docPr id="95" name="Picture 95" descr="LINQ Deferred Execu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INQ Deferred Execution in C#"/>
                    <pic:cNvPicPr>
                      <a:picLocks noChangeAspect="1" noChangeArrowheads="1"/>
                    </pic:cNvPicPr>
                  </pic:nvPicPr>
                  <pic:blipFill>
                    <a:blip r:embed="rId268"/>
                    <a:srcRect/>
                    <a:stretch>
                      <a:fillRect/>
                    </a:stretch>
                  </pic:blipFill>
                  <pic:spPr bwMode="auto">
                    <a:xfrm>
                      <a:off x="0" y="0"/>
                      <a:ext cx="1892300" cy="69088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Advantages of Deferred Execution: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will get the following advantages</w:t>
      </w:r>
    </w:p>
    <w:p w:rsidR="003368AC" w:rsidRPr="00D91B25" w:rsidRDefault="003368AC" w:rsidP="003368AC">
      <w:pPr>
        <w:numPr>
          <w:ilvl w:val="0"/>
          <w:numId w:val="8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It avoids unnecessary query execution which improves the performance of the application.</w:t>
      </w:r>
    </w:p>
    <w:p w:rsidR="003368AC" w:rsidRPr="00D91B25" w:rsidRDefault="003368AC" w:rsidP="003368AC">
      <w:pPr>
        <w:numPr>
          <w:ilvl w:val="0"/>
          <w:numId w:val="8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The Query creation and the Query execution are decoupled which provide us the flexibility to create the query in several steps.</w:t>
      </w:r>
    </w:p>
    <w:p w:rsidR="003368AC" w:rsidRPr="00D91B25" w:rsidRDefault="003368AC" w:rsidP="003368AC">
      <w:pPr>
        <w:numPr>
          <w:ilvl w:val="0"/>
          <w:numId w:val="8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A Linq deferred execution query is always re-evaluated when we re-enumerate. As a result, we always get the updated data.</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Immediate Execution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case of Immediate Execution, the LINQ query is executed at the point of its declaration. So, it forces the query to execute and gets the result immediately. Let us see an example for a better understanding. The following example is self-explained. So, please go through the comment lines.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listEmployees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90000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In the following statement, the LINQ Query is executed immediately as we are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xml:space="preserve">// Using the ToList() method which is a greedy operator which forces the query </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to be executed immediately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80000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Adding a new employee with Salary = 80000 to the collection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will not have any effect on the result as the query is already executed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listEmployees.</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The above LINQ query is executed at the time of its creation.</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This is proved because Santosh is not included in the result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Employee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{emp.ID}</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{emp.Name}</w:t>
      </w:r>
      <w:r w:rsidRPr="00D91B25">
        <w:rPr>
          <w:rStyle w:val="enlighter-s0"/>
          <w:rFonts w:ascii="Maiandra GD" w:hAnsi="Maiandra GD" w:cs="Consolas"/>
          <w:color w:val="7CC379"/>
          <w:sz w:val="24"/>
          <w:szCs w:val="24"/>
          <w:bdr w:val="none" w:sz="0" w:space="0" w:color="auto" w:frame="1"/>
        </w:rPr>
        <w:t xml:space="preserve"> </w:t>
      </w:r>
      <w:r w:rsidRPr="00D91B25">
        <w:rPr>
          <w:rStyle w:val="enlighter-s3"/>
          <w:rFonts w:ascii="Maiandra GD" w:hAnsi="Maiandra GD" w:cs="Consolas"/>
          <w:color w:val="7CC379"/>
          <w:sz w:val="24"/>
          <w:szCs w:val="24"/>
          <w:bdr w:val="none" w:sz="0" w:space="0" w:color="auto" w:frame="1"/>
        </w:rPr>
        <w:t>{emp.Salary}</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Pr="00D91B25" w:rsidRDefault="003368AC" w:rsidP="003368AC">
      <w:pPr>
        <w:pStyle w:val="NormalWeb"/>
        <w:shd w:val="clear" w:color="auto" w:fill="FFFFFF"/>
        <w:spacing w:before="0" w:beforeAutospacing="0" w:after="384" w:afterAutospacing="0"/>
        <w:jc w:val="both"/>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1892300" cy="446405"/>
            <wp:effectExtent l="19050" t="0" r="0" b="0"/>
            <wp:docPr id="96" name="Picture 96" descr="LINQ Immediate Execut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INQ Immediate Execution in C#"/>
                    <pic:cNvPicPr>
                      <a:picLocks noChangeAspect="1" noChangeArrowheads="1"/>
                    </pic:cNvPicPr>
                  </pic:nvPicPr>
                  <pic:blipFill>
                    <a:blip r:embed="rId269"/>
                    <a:srcRect/>
                    <a:stretch>
                      <a:fillRect/>
                    </a:stretch>
                  </pic:blipFill>
                  <pic:spPr bwMode="auto">
                    <a:xfrm>
                      <a:off x="0" y="0"/>
                      <a:ext cx="1892300" cy="446405"/>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Immediate Execution example, we are using the greedy operator which returns a single value.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LINQDemo</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Employee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Salary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listEmployees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Employee</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"Priyanka"</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"Anurag"</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90000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"Preety"</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In the following statement, the LINQ Query is executed immediately as we are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xml:space="preserve">// Using the Count() method which is a greedy operator which forces the query </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to be executed immediately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result = </w:t>
      </w:r>
      <w:r w:rsidRPr="00D91B25">
        <w:rPr>
          <w:rStyle w:val="enlighter-g1"/>
          <w:rFonts w:ascii="Maiandra GD" w:hAnsi="Maiandra GD" w:cs="Consolas"/>
          <w:b/>
          <w:bCs/>
          <w:color w:val="6B7C8B"/>
          <w:sz w:val="24"/>
          <w:szCs w:val="24"/>
          <w:bdr w:val="none" w:sz="0" w:space="0" w:color="auto" w:frame="1"/>
        </w:rPr>
        <w:t>(</w:t>
      </w:r>
      <w:r w:rsidRPr="00D91B25">
        <w:rPr>
          <w:rStyle w:val="enlighter-k0"/>
          <w:rFonts w:ascii="Maiandra GD" w:hAnsi="Maiandra GD" w:cs="Consolas"/>
          <w:b/>
          <w:bCs/>
          <w:color w:val="D171DD"/>
          <w:sz w:val="24"/>
          <w:szCs w:val="24"/>
          <w:bdr w:val="none" w:sz="0" w:space="0" w:color="auto" w:frame="1"/>
        </w:rPr>
        <w:t>from</w:t>
      </w:r>
      <w:r w:rsidRPr="00D91B25">
        <w:rPr>
          <w:rStyle w:val="enlighter-text"/>
          <w:rFonts w:ascii="Maiandra GD" w:hAnsi="Maiandra GD" w:cs="Consolas"/>
          <w:color w:val="CFD5E0"/>
          <w:sz w:val="24"/>
          <w:szCs w:val="24"/>
          <w:bdr w:val="none" w:sz="0" w:space="0" w:color="auto" w:frame="1"/>
        </w:rPr>
        <w:t xml:space="preserve"> emp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where</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m3"/>
          <w:rFonts w:ascii="Maiandra GD" w:hAnsi="Maiandra GD" w:cs="Consolas"/>
          <w:color w:val="4284AE"/>
          <w:sz w:val="24"/>
          <w:szCs w:val="24"/>
          <w:bdr w:val="none" w:sz="0" w:space="0" w:color="auto" w:frame="1"/>
        </w:rPr>
        <w:t>Salary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n1"/>
          <w:rFonts w:ascii="Maiandra GD" w:hAnsi="Maiandra GD" w:cs="Consolas"/>
          <w:color w:val="D19A66"/>
          <w:sz w:val="24"/>
          <w:szCs w:val="24"/>
          <w:bdr w:val="none" w:sz="0" w:space="0" w:color="auto" w:frame="1"/>
        </w:rPr>
        <w:t>80000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select</w:t>
      </w:r>
      <w:r w:rsidRPr="00D91B25">
        <w:rPr>
          <w:rStyle w:val="enlighter-text"/>
          <w:rFonts w:ascii="Maiandra GD" w:hAnsi="Maiandra GD" w:cs="Consolas"/>
          <w:color w:val="CFD5E0"/>
          <w:sz w:val="24"/>
          <w:szCs w:val="24"/>
          <w:bdr w:val="none" w:sz="0" w:space="0" w:color="auto" w:frame="1"/>
        </w:rPr>
        <w:t xml:space="preserve"> emp</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Count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Adding a new employee with Salary = 80000 to the collection listEmployees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will not have any effect on the result as the query is already executed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listEmployees.</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Employee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 </w:t>
      </w:r>
      <w:r w:rsidRPr="00D91B25">
        <w:rPr>
          <w:rStyle w:val="enlighter-n1"/>
          <w:rFonts w:ascii="Maiandra GD" w:hAnsi="Maiandra GD" w:cs="Consolas"/>
          <w:color w:val="D19A66"/>
          <w:sz w:val="24"/>
          <w:szCs w:val="24"/>
          <w:bdr w:val="none" w:sz="0" w:space="0" w:color="auto" w:frame="1"/>
        </w:rPr>
        <w:t>1004</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"Santosh"</w:t>
      </w:r>
      <w:r w:rsidRPr="00D91B25">
        <w:rPr>
          <w:rStyle w:val="enlighter-text"/>
          <w:rFonts w:ascii="Maiandra GD" w:hAnsi="Maiandra GD" w:cs="Consolas"/>
          <w:color w:val="CFD5E0"/>
          <w:sz w:val="24"/>
          <w:szCs w:val="24"/>
          <w:bdr w:val="none" w:sz="0" w:space="0" w:color="auto" w:frame="1"/>
        </w:rPr>
        <w:t xml:space="preserve">, Salary = </w:t>
      </w:r>
      <w:r w:rsidRPr="00D91B25">
        <w:rPr>
          <w:rStyle w:val="enlighter-n1"/>
          <w:rFonts w:ascii="Maiandra GD" w:hAnsi="Maiandra GD" w:cs="Consolas"/>
          <w:color w:val="D19A66"/>
          <w:sz w:val="24"/>
          <w:szCs w:val="24"/>
          <w:bdr w:val="none" w:sz="0" w:space="0" w:color="auto" w:frame="1"/>
        </w:rPr>
        <w:t>80000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The LINQ query is executed at the time of its creation.</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 This is proved because Santosh is not included in the count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 xml:space="preserve">" Employees with Salary 80000 : </w:t>
      </w:r>
      <w:r w:rsidRPr="00D91B25">
        <w:rPr>
          <w:rStyle w:val="enlighter-s3"/>
          <w:rFonts w:ascii="Maiandra GD" w:hAnsi="Maiandra GD" w:cs="Consolas"/>
          <w:color w:val="7CC379"/>
          <w:sz w:val="24"/>
          <w:szCs w:val="24"/>
          <w:bdr w:val="none" w:sz="0" w:space="0" w:color="auto" w:frame="1"/>
        </w:rPr>
        <w:t>{result}</w:t>
      </w:r>
      <w:r w:rsidRPr="00D91B25">
        <w:rPr>
          <w:rStyle w:val="enlighter-s0"/>
          <w:rFonts w:ascii="Maiandra GD" w:hAnsi="Maiandra GD" w:cs="Consolas"/>
          <w:color w:val="7CC379"/>
          <w:sz w:val="24"/>
          <w:szCs w:val="24"/>
          <w:bdr w:val="none" w:sz="0" w:space="0" w:color="auto" w:frame="1"/>
        </w:rPr>
        <w: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Default="003368AC" w:rsidP="003368AC">
      <w:pPr>
        <w:pStyle w:val="NormalWeb"/>
        <w:pBdr>
          <w:bottom w:val="double" w:sz="6" w:space="1" w:color="auto"/>
        </w:pBdr>
        <w:shd w:val="clear" w:color="auto" w:fill="FFFFFF"/>
        <w:spacing w:before="0" w:beforeAutospacing="0" w:after="384" w:afterAutospacing="0"/>
        <w:jc w:val="both"/>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2860040" cy="287020"/>
            <wp:effectExtent l="19050" t="0" r="0" b="0"/>
            <wp:docPr id="97" name="Picture 97" descr="Deferred Execution vs Immediate Execution in LI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ferred Execution vs Immediate Execution in LINQ"/>
                    <pic:cNvPicPr>
                      <a:picLocks noChangeAspect="1" noChangeArrowheads="1"/>
                    </pic:cNvPicPr>
                  </pic:nvPicPr>
                  <pic:blipFill>
                    <a:blip r:embed="rId270"/>
                    <a:srcRect/>
                    <a:stretch>
                      <a:fillRect/>
                    </a:stretch>
                  </pic:blipFill>
                  <pic:spPr bwMode="auto">
                    <a:xfrm>
                      <a:off x="0" y="0"/>
                      <a:ext cx="2860040" cy="287020"/>
                    </a:xfrm>
                    <a:prstGeom prst="rect">
                      <a:avLst/>
                    </a:prstGeom>
                    <a:noFill/>
                    <a:ln w="9525">
                      <a:noFill/>
                      <a:miter lim="800000"/>
                      <a:headEnd/>
                      <a:tailEnd/>
                    </a:ln>
                  </pic:spPr>
                </pic:pic>
              </a:graphicData>
            </a:graphic>
          </wp:inline>
        </w:drawing>
      </w:r>
    </w:p>
    <w:p w:rsidR="00E83F90" w:rsidRPr="00D91B25" w:rsidRDefault="00E83F90" w:rsidP="003368AC">
      <w:pPr>
        <w:pStyle w:val="NormalWeb"/>
        <w:pBdr>
          <w:bottom w:val="double" w:sz="6" w:space="1" w:color="auto"/>
        </w:pBdr>
        <w:shd w:val="clear" w:color="auto" w:fill="FFFFFF"/>
        <w:spacing w:before="0" w:beforeAutospacing="0" w:after="384" w:afterAutospacing="0"/>
        <w:jc w:val="both"/>
        <w:textAlignment w:val="baseline"/>
        <w:rPr>
          <w:rFonts w:ascii="Maiandra GD" w:hAnsi="Maiandra GD" w:cs="Segoe UI"/>
          <w:color w:val="212529"/>
        </w:rPr>
      </w:pPr>
    </w:p>
    <w:p w:rsidR="003368AC" w:rsidRPr="00D91B25" w:rsidRDefault="003368AC" w:rsidP="00E83F90">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ToList and ToArray Methods</w:t>
      </w:r>
      <w:r w:rsidR="00E83F90">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ToList and ToArray Methods in C# with Examples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ToList and ToArray Methods</w:t>
      </w:r>
      <w:r w:rsidRPr="00D91B25">
        <w:rPr>
          <w:rFonts w:ascii="Maiandra GD" w:hAnsi="Maiandra GD" w:cs="Arial"/>
          <w:color w:val="000000"/>
          <w:bdr w:val="none" w:sz="0" w:space="0" w:color="auto" w:frame="1"/>
        </w:rPr>
        <w:t> </w:t>
      </w:r>
      <w:r w:rsidRPr="00D91B25">
        <w:rPr>
          <w:rStyle w:val="Strong"/>
          <w:rFonts w:ascii="Maiandra GD" w:hAnsi="Maiandra GD" w:cs="Arial"/>
          <w:color w:val="000000"/>
          <w:bdr w:val="none" w:sz="0" w:space="0" w:color="auto" w:frame="1"/>
        </w:rPr>
        <w:t>in C#</w:t>
      </w:r>
      <w:r w:rsidRPr="00D91B25">
        <w:rPr>
          <w:rFonts w:ascii="Maiandra GD" w:hAnsi="Maiandra GD" w:cs="Arial"/>
          <w:color w:val="000000"/>
          <w:bdr w:val="none" w:sz="0" w:space="0" w:color="auto" w:frame="1"/>
        </w:rPr>
        <w:t> with some examples. Please read our previous article where we discussed the difference between </w:t>
      </w:r>
      <w:hyperlink r:id="rId271" w:history="1">
        <w:r w:rsidRPr="00D91B25">
          <w:rPr>
            <w:rStyle w:val="Strong"/>
            <w:rFonts w:ascii="Maiandra GD" w:hAnsi="Maiandra GD" w:cs="Arial"/>
            <w:color w:val="007BFF"/>
            <w:bdr w:val="none" w:sz="0" w:space="0" w:color="auto" w:frame="1"/>
          </w:rPr>
          <w:t>Deferred Execution vs Immediate Execution in LINQ</w:t>
        </w:r>
      </w:hyperlink>
      <w:r w:rsidRPr="00D91B25">
        <w:rPr>
          <w:rFonts w:ascii="Maiandra GD" w:hAnsi="Maiandra GD" w:cs="Arial"/>
          <w:color w:val="000000"/>
          <w:bdr w:val="none" w:sz="0" w:space="0" w:color="auto" w:frame="1"/>
        </w:rPr>
        <w:t> with some examples. The ToList and ToArray methods belong to the conversion operator category.</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ToList Method in LINQ:</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ToList</w:t>
      </w:r>
      <w:r w:rsidRPr="00D91B25">
        <w:rPr>
          <w:rFonts w:ascii="Maiandra GD" w:hAnsi="Maiandra GD" w:cs="Arial"/>
          <w:color w:val="000000"/>
          <w:bdr w:val="none" w:sz="0" w:space="0" w:color="auto" w:frame="1"/>
        </w:rPr>
        <w:t> Method is used to create a </w:t>
      </w:r>
      <w:r w:rsidRPr="00D91B25">
        <w:rPr>
          <w:rStyle w:val="Strong"/>
          <w:rFonts w:ascii="Maiandra GD" w:hAnsi="Maiandra GD" w:cs="Arial"/>
          <w:color w:val="000000"/>
          <w:bdr w:val="none" w:sz="0" w:space="0" w:color="auto" w:frame="1"/>
        </w:rPr>
        <w:t>System.Collections.Generic.List&lt;T&gt;</w:t>
      </w:r>
      <w:r w:rsidRPr="00D91B25">
        <w:rPr>
          <w:rFonts w:ascii="Maiandra GD" w:hAnsi="Maiandra GD" w:cs="Arial"/>
          <w:color w:val="000000"/>
          <w:bdr w:val="none" w:sz="0" w:space="0" w:color="auto" w:frame="1"/>
        </w:rPr>
        <w:t> collection from a </w:t>
      </w:r>
      <w:r w:rsidRPr="00D91B25">
        <w:rPr>
          <w:rStyle w:val="Strong"/>
          <w:rFonts w:ascii="Maiandra GD" w:hAnsi="Maiandra GD" w:cs="Arial"/>
          <w:color w:val="000000"/>
          <w:bdr w:val="none" w:sz="0" w:space="0" w:color="auto" w:frame="1"/>
        </w:rPr>
        <w:t>System.Collections.Generic.IEnumerable&lt;T&gt;</w:t>
      </w:r>
      <w:r w:rsidRPr="00D91B25">
        <w:rPr>
          <w:rFonts w:ascii="Maiandra GD" w:hAnsi="Maiandra GD" w:cs="Arial"/>
          <w:color w:val="000000"/>
          <w:bdr w:val="none" w:sz="0" w:space="0" w:color="auto" w:frame="1"/>
        </w:rPr>
        <w:t>. This method causes the query to be executed immediately.</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signature of the </w:t>
      </w:r>
      <w:r w:rsidRPr="00D91B25">
        <w:rPr>
          <w:rStyle w:val="Strong"/>
          <w:rFonts w:ascii="Maiandra GD" w:hAnsi="Maiandra GD" w:cs="Arial"/>
          <w:color w:val="000000"/>
          <w:bdr w:val="none" w:sz="0" w:space="0" w:color="auto" w:frame="1"/>
        </w:rPr>
        <w:t>ToList</w:t>
      </w:r>
      <w:r w:rsidRPr="00D91B25">
        <w:rPr>
          <w:rFonts w:ascii="Maiandra GD" w:hAnsi="Maiandra GD" w:cs="Arial"/>
          <w:color w:val="000000"/>
          <w:bdr w:val="none" w:sz="0" w:space="0" w:color="auto" w:frame="1"/>
        </w:rPr>
        <w:t> method is given below.</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5856063" cy="584791"/>
            <wp:effectExtent l="19050" t="0" r="0" b="0"/>
            <wp:docPr id="47" name="Picture 101" descr="ToList and ToArray Methods in Linq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List and ToArray Methods in Linq with Examples"/>
                    <pic:cNvPicPr>
                      <a:picLocks noChangeAspect="1" noChangeArrowheads="1"/>
                    </pic:cNvPicPr>
                  </pic:nvPicPr>
                  <pic:blipFill>
                    <a:blip r:embed="rId272"/>
                    <a:srcRect/>
                    <a:stretch>
                      <a:fillRect/>
                    </a:stretch>
                  </pic:blipFill>
                  <pic:spPr bwMode="auto">
                    <a:xfrm>
                      <a:off x="0" y="0"/>
                      <a:ext cx="5856504" cy="584835"/>
                    </a:xfrm>
                    <a:prstGeom prst="rect">
                      <a:avLst/>
                    </a:prstGeom>
                    <a:noFill/>
                    <a:ln w="9525">
                      <a:noFill/>
                      <a:miter lim="800000"/>
                      <a:headEnd/>
                      <a:tailEnd/>
                    </a:ln>
                  </pic:spPr>
                </pic:pic>
              </a:graphicData>
            </a:graphic>
          </wp:inline>
        </w:drawing>
      </w:r>
      <w:r w:rsidRPr="00D91B25">
        <w:rPr>
          <w:rStyle w:val="Strong"/>
          <w:rFonts w:ascii="Maiandra GD" w:hAnsi="Maiandra GD" w:cs="Arial"/>
          <w:color w:val="000000"/>
          <w:bdr w:val="none" w:sz="0" w:space="0" w:color="auto" w:frame="1"/>
        </w:rPr>
        <w:t>Parameters:</w:t>
      </w:r>
      <w:r w:rsidRPr="00D91B25">
        <w:rPr>
          <w:rFonts w:ascii="Maiandra GD" w:hAnsi="Maiandra GD" w:cs="Segoe UI"/>
          <w:color w:val="212529"/>
        </w:rPr>
        <w:br/>
      </w:r>
      <w:r w:rsidRPr="00D91B25">
        <w:rPr>
          <w:rStyle w:val="Strong"/>
          <w:rFonts w:ascii="Maiandra GD" w:hAnsi="Maiandra GD" w:cs="Arial"/>
          <w:color w:val="000000"/>
          <w:bdr w:val="none" w:sz="0" w:space="0" w:color="auto" w:frame="1"/>
        </w:rPr>
        <w:t>source:</w:t>
      </w:r>
      <w:r w:rsidRPr="00D91B25">
        <w:rPr>
          <w:rFonts w:ascii="Maiandra GD" w:hAnsi="Maiandra GD" w:cs="Arial"/>
          <w:color w:val="000000"/>
          <w:bdr w:val="none" w:sz="0" w:space="0" w:color="auto" w:frame="1"/>
        </w:rPr>
        <w:t> The data type of source is </w:t>
      </w:r>
      <w:r w:rsidRPr="00D91B25">
        <w:rPr>
          <w:rStyle w:val="Strong"/>
          <w:rFonts w:ascii="Maiandra GD" w:hAnsi="Maiandra GD" w:cs="Arial"/>
          <w:color w:val="0000FF"/>
          <w:bdr w:val="none" w:sz="0" w:space="0" w:color="auto" w:frame="1"/>
        </w:rPr>
        <w:t>System.Collections.Generic.IEnumerable&lt;T&gt;</w:t>
      </w:r>
      <w:r w:rsidRPr="00D91B25">
        <w:rPr>
          <w:rFonts w:ascii="Maiandra GD" w:hAnsi="Maiandra GD" w:cs="Arial"/>
          <w:color w:val="000000"/>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Type parameters: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TSource:</w:t>
      </w:r>
      <w:r w:rsidRPr="00D91B25">
        <w:rPr>
          <w:rFonts w:ascii="Maiandra GD" w:hAnsi="Maiandra GD" w:cs="Arial"/>
          <w:color w:val="000000"/>
          <w:bdr w:val="none" w:sz="0" w:space="0" w:color="auto" w:frame="1"/>
        </w:rPr>
        <w:t> The type of the elements contained in the source sequence.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r w:rsidRPr="00D91B25">
        <w:rPr>
          <w:rFonts w:ascii="Maiandra GD" w:hAnsi="Maiandra GD" w:cs="Arial"/>
          <w:color w:val="000000"/>
          <w:bdr w:val="none" w:sz="0" w:space="0" w:color="auto" w:frame="1"/>
        </w:rPr>
        <w:t> It returns </w:t>
      </w:r>
      <w:r w:rsidRPr="00D91B25">
        <w:rPr>
          <w:rStyle w:val="Strong"/>
          <w:rFonts w:ascii="Maiandra GD" w:hAnsi="Maiandra GD" w:cs="Arial"/>
          <w:color w:val="0000FF"/>
          <w:bdr w:val="none" w:sz="0" w:space="0" w:color="auto" w:frame="1"/>
        </w:rPr>
        <w:t>System.Collections.Generic.List&lt;T&gt;</w:t>
      </w:r>
      <w:r w:rsidRPr="00D91B25">
        <w:rPr>
          <w:rFonts w:ascii="Maiandra GD" w:hAnsi="Maiandra GD" w:cs="Arial"/>
          <w:color w:val="000000"/>
          <w:bdr w:val="none" w:sz="0" w:space="0" w:color="auto" w:frame="1"/>
        </w:rPr>
        <w:t> which contains elements from the source sequence.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This method throws </w:t>
      </w:r>
      <w:r w:rsidRPr="00D91B25">
        <w:rPr>
          <w:rStyle w:val="Strong"/>
          <w:rFonts w:ascii="Maiandra GD" w:hAnsi="Maiandra GD" w:cs="Arial"/>
          <w:color w:val="FF0000"/>
          <w:bdr w:val="none" w:sz="0" w:space="0" w:color="auto" w:frame="1"/>
        </w:rPr>
        <w:t>System.ArgumentNullException</w:t>
      </w:r>
      <w:r w:rsidRPr="00D91B25">
        <w:rPr>
          <w:rFonts w:ascii="Maiandra GD" w:hAnsi="Maiandra GD" w:cs="Arial"/>
          <w:color w:val="000000"/>
          <w:bdr w:val="none" w:sz="0" w:space="0" w:color="auto" w:frame="1"/>
        </w:rPr>
        <w:t> when the source sequence is null.</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Convert int array to List&lt;int&gt; using the ToList method</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first, we create an integer array and then we convert that array into a list by using the ToList method.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//Creating Integer Array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numbersArray =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//Converting Integer Array to List using ToList method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numbersList = numbersArray.</w:t>
      </w:r>
      <w:r w:rsidRPr="00D91B25">
        <w:rPr>
          <w:rStyle w:val="enlighter-m3"/>
          <w:rFonts w:ascii="Maiandra GD" w:hAnsi="Maiandra GD" w:cs="Consolas"/>
          <w:color w:val="4284AE"/>
          <w:sz w:val="24"/>
          <w:szCs w:val="24"/>
          <w:bdr w:val="none" w:sz="0" w:space="0" w:color="auto" w:frame="1"/>
        </w:rPr>
        <w:t>ToList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numbersList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ToArray Method in Linq:</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ToArray Method is used to copies the elements of </w:t>
      </w:r>
      <w:r w:rsidRPr="00D91B25">
        <w:rPr>
          <w:rStyle w:val="Strong"/>
          <w:rFonts w:ascii="Maiandra GD" w:hAnsi="Maiandra GD" w:cs="Arial"/>
          <w:color w:val="000000"/>
          <w:bdr w:val="none" w:sz="0" w:space="0" w:color="auto" w:frame="1"/>
        </w:rPr>
        <w:t>System.Collections.Generic.List&lt;T&gt;</w:t>
      </w:r>
      <w:r w:rsidRPr="00D91B25">
        <w:rPr>
          <w:rFonts w:ascii="Maiandra GD" w:hAnsi="Maiandra GD" w:cs="Arial"/>
          <w:color w:val="000000"/>
          <w:bdr w:val="none" w:sz="0" w:space="0" w:color="auto" w:frame="1"/>
        </w:rPr>
        <w:t> to a new array. This method causes the query to be executed immediately. The signature of this method is given below.</w:t>
      </w:r>
    </w:p>
    <w:p w:rsidR="003368AC" w:rsidRPr="00D91B25" w:rsidRDefault="003368AC" w:rsidP="003368AC">
      <w:pPr>
        <w:pStyle w:val="NormalWeb"/>
        <w:shd w:val="clear" w:color="auto" w:fill="FFFFFF"/>
        <w:spacing w:before="0" w:beforeAutospacing="0" w:after="384" w:afterAutospacing="0"/>
        <w:jc w:val="both"/>
        <w:textAlignment w:val="baseline"/>
        <w:rPr>
          <w:rFonts w:ascii="Maiandra GD" w:hAnsi="Maiandra GD" w:cs="Segoe UI"/>
          <w:color w:val="212529"/>
        </w:rPr>
      </w:pPr>
      <w:r w:rsidRPr="00D91B25">
        <w:rPr>
          <w:rFonts w:ascii="Maiandra GD" w:hAnsi="Maiandra GD" w:cs="Segoe UI"/>
          <w:noProof/>
          <w:color w:val="212529"/>
        </w:rPr>
        <w:drawing>
          <wp:inline distT="0" distB="0" distL="0" distR="0">
            <wp:extent cx="2105025" cy="520700"/>
            <wp:effectExtent l="19050" t="0" r="9525" b="0"/>
            <wp:docPr id="46" name="Picture 102" descr="Linq ToArra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inq ToArray Method"/>
                    <pic:cNvPicPr>
                      <a:picLocks noChangeAspect="1" noChangeArrowheads="1"/>
                    </pic:cNvPicPr>
                  </pic:nvPicPr>
                  <pic:blipFill>
                    <a:blip r:embed="rId273"/>
                    <a:srcRect/>
                    <a:stretch>
                      <a:fillRect/>
                    </a:stretch>
                  </pic:blipFill>
                  <pic:spPr bwMode="auto">
                    <a:xfrm>
                      <a:off x="0" y="0"/>
                      <a:ext cx="2105025" cy="520700"/>
                    </a:xfrm>
                    <a:prstGeom prst="rect">
                      <a:avLst/>
                    </a:prstGeom>
                    <a:noFill/>
                    <a:ln w="9525">
                      <a:noFill/>
                      <a:miter lim="800000"/>
                      <a:headEnd/>
                      <a:tailEnd/>
                    </a:ln>
                  </pic:spPr>
                </pic:pic>
              </a:graphicData>
            </a:graphic>
          </wp:inline>
        </w:drawing>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T is the type of the array and this method converts a list into an array and returns that array containing copies of the elements of the </w:t>
      </w:r>
      <w:r w:rsidRPr="00D91B25">
        <w:rPr>
          <w:rStyle w:val="Strong"/>
          <w:rFonts w:ascii="Maiandra GD" w:hAnsi="Maiandra GD" w:cs="Arial"/>
          <w:color w:val="000000"/>
          <w:bdr w:val="none" w:sz="0" w:space="0" w:color="auto" w:frame="1"/>
        </w:rPr>
        <w:t>System.Collections.Generic.List&lt;T&gt;</w:t>
      </w:r>
      <w:r w:rsidRPr="00D91B25">
        <w:rPr>
          <w:rFonts w:ascii="Maiandra GD" w:hAnsi="Maiandra GD" w:cs="Arial"/>
          <w:color w:val="000000"/>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lastRenderedPageBreak/>
        <w:t>Example: Convert List&lt;int&gt; to integer array. </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first, we create a list of integers and then convert that list into an integer array by using the ToArray method.</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//Create a 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numbersList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22</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40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50</w:t>
      </w:r>
      <w:r w:rsidRPr="00D91B25">
        <w:rPr>
          <w:rStyle w:val="enlighter-text"/>
          <w:rFonts w:ascii="Maiandra GD" w:hAnsi="Maiandra GD" w:cs="Consolas"/>
          <w:color w:val="CFD5E0"/>
          <w:sz w:val="24"/>
          <w:szCs w:val="24"/>
          <w:bdr w:val="none" w:sz="0" w:space="0" w:color="auto" w:frame="1"/>
        </w:rPr>
        <w:t xml:space="preserve">, </w:t>
      </w:r>
      <w:r w:rsidRPr="00D91B25">
        <w:rPr>
          <w:rStyle w:val="enlighter-n1"/>
          <w:rFonts w:ascii="Maiandra GD" w:hAnsi="Maiandra GD" w:cs="Consolas"/>
          <w:color w:val="D19A66"/>
          <w:sz w:val="24"/>
          <w:szCs w:val="24"/>
          <w:bdr w:val="none" w:sz="0" w:space="0" w:color="auto" w:frame="1"/>
        </w:rPr>
        <w:t>60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//Converting List to Array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numbersArray = numbersList.</w:t>
      </w:r>
      <w:r w:rsidRPr="00D91B25">
        <w:rPr>
          <w:rStyle w:val="enlighter-m3"/>
          <w:rFonts w:ascii="Maiandra GD" w:hAnsi="Maiandra GD" w:cs="Consolas"/>
          <w:color w:val="4284AE"/>
          <w:sz w:val="24"/>
          <w:szCs w:val="24"/>
          <w:bdr w:val="none" w:sz="0" w:space="0" w:color="auto" w:frame="1"/>
        </w:rPr>
        <w:t>ToArray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2"/>
          <w:rFonts w:ascii="Maiandra GD" w:hAnsi="Maiandra GD" w:cs="Consolas"/>
          <w:color w:val="D19252"/>
          <w:sz w:val="24"/>
          <w:szCs w:val="24"/>
          <w:bdr w:val="none" w:sz="0" w:space="0" w:color="auto" w:frame="1"/>
        </w:rPr>
        <w:t>var</w:t>
      </w:r>
      <w:r w:rsidRPr="00D91B25">
        <w:rPr>
          <w:rStyle w:val="enlighter-text"/>
          <w:rFonts w:ascii="Maiandra GD" w:hAnsi="Maiandra GD" w:cs="Consolas"/>
          <w:color w:val="CFD5E0"/>
          <w:sz w:val="24"/>
          <w:szCs w:val="24"/>
          <w:bdr w:val="none" w:sz="0" w:space="0" w:color="auto" w:frame="1"/>
        </w:rPr>
        <w:t xml:space="preserve"> num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numbersArray</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num</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pPr>
        <w:pBdr>
          <w:bottom w:val="double" w:sz="6" w:space="1" w:color="auto"/>
        </w:pBdr>
        <w:rPr>
          <w:rFonts w:ascii="Maiandra GD" w:hAnsi="Maiandra GD"/>
          <w:sz w:val="24"/>
          <w:szCs w:val="24"/>
        </w:rPr>
      </w:pPr>
    </w:p>
    <w:p w:rsidR="003368AC" w:rsidRPr="00D91B25" w:rsidRDefault="003368AC" w:rsidP="007343FB">
      <w:pPr>
        <w:pStyle w:val="Heading1"/>
        <w:spacing w:before="0" w:after="48"/>
        <w:textAlignment w:val="baseline"/>
        <w:rPr>
          <w:rFonts w:ascii="Maiandra GD" w:hAnsi="Maiandra GD" w:cs="Segoe UI"/>
          <w:color w:val="212529"/>
        </w:rPr>
      </w:pPr>
      <w:r w:rsidRPr="00E83F90">
        <w:rPr>
          <w:rFonts w:ascii="Maiandra GD" w:hAnsi="Maiandra GD"/>
          <w:bCs w:val="0"/>
          <w:color w:val="3A3A3A"/>
          <w:sz w:val="24"/>
          <w:szCs w:val="24"/>
          <w:highlight w:val="yellow"/>
        </w:rPr>
        <w:t>ToDictionary Method</w:t>
      </w:r>
      <w:r w:rsidR="007343FB">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ToDictionary Method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Linq ToDictionary Method</w:t>
      </w:r>
      <w:r w:rsidRPr="00D91B25">
        <w:rPr>
          <w:rFonts w:ascii="Maiandra GD" w:hAnsi="Maiandra GD" w:cs="Arial"/>
          <w:color w:val="000000"/>
          <w:bdr w:val="none" w:sz="0" w:space="0" w:color="auto" w:frame="1"/>
        </w:rPr>
        <w:t> in C# with some examples. Please read our previous article before proceeding to this article where we discussed the </w:t>
      </w:r>
      <w:hyperlink r:id="rId274" w:history="1">
        <w:r w:rsidRPr="00D91B25">
          <w:rPr>
            <w:rStyle w:val="Strong"/>
            <w:rFonts w:ascii="Maiandra GD" w:hAnsi="Maiandra GD" w:cs="Arial"/>
            <w:color w:val="007BFF"/>
            <w:bdr w:val="none" w:sz="0" w:space="0" w:color="auto" w:frame="1"/>
          </w:rPr>
          <w:t>ToList and ToArray methods</w:t>
        </w:r>
      </w:hyperlink>
      <w:r w:rsidRPr="00D91B25">
        <w:rPr>
          <w:rFonts w:ascii="Maiandra GD" w:hAnsi="Maiandra GD" w:cs="Arial"/>
          <w:color w:val="000000"/>
          <w:bdr w:val="none" w:sz="0" w:space="0" w:color="auto" w:frame="1"/>
        </w:rPr>
        <w:t> with some examples. Like </w:t>
      </w:r>
      <w:r w:rsidRPr="00D91B25">
        <w:rPr>
          <w:rStyle w:val="Strong"/>
          <w:rFonts w:ascii="Maiandra GD" w:hAnsi="Maiandra GD" w:cs="Arial"/>
          <w:color w:val="000000"/>
          <w:bdr w:val="none" w:sz="0" w:space="0" w:color="auto" w:frame="1"/>
        </w:rPr>
        <w:t>ToList</w:t>
      </w:r>
      <w:r w:rsidRPr="00D91B25">
        <w:rPr>
          <w:rFonts w:ascii="Maiandra GD" w:hAnsi="Maiandra GD" w:cs="Arial"/>
          <w:color w:val="000000"/>
          <w:bdr w:val="none" w:sz="0" w:space="0" w:color="auto" w:frame="1"/>
        </w:rPr>
        <w:t> and </w:t>
      </w:r>
      <w:r w:rsidRPr="00D91B25">
        <w:rPr>
          <w:rStyle w:val="Strong"/>
          <w:rFonts w:ascii="Maiandra GD" w:hAnsi="Maiandra GD" w:cs="Arial"/>
          <w:color w:val="000000"/>
          <w:bdr w:val="none" w:sz="0" w:space="0" w:color="auto" w:frame="1"/>
        </w:rPr>
        <w:t>ToArray</w:t>
      </w:r>
      <w:r w:rsidRPr="00D91B25">
        <w:rPr>
          <w:rFonts w:ascii="Maiandra GD" w:hAnsi="Maiandra GD" w:cs="Arial"/>
          <w:color w:val="000000"/>
          <w:bdr w:val="none" w:sz="0" w:space="0" w:color="auto" w:frame="1"/>
        </w:rPr>
        <w:t>, the </w:t>
      </w:r>
      <w:r w:rsidRPr="00D91B25">
        <w:rPr>
          <w:rStyle w:val="Strong"/>
          <w:rFonts w:ascii="Maiandra GD" w:hAnsi="Maiandra GD" w:cs="Arial"/>
          <w:color w:val="000000"/>
          <w:bdr w:val="none" w:sz="0" w:space="0" w:color="auto" w:frame="1"/>
        </w:rPr>
        <w:t>ToDictionary</w:t>
      </w:r>
      <w:r w:rsidRPr="00D91B25">
        <w:rPr>
          <w:rFonts w:ascii="Maiandra GD" w:hAnsi="Maiandra GD" w:cs="Arial"/>
          <w:color w:val="000000"/>
          <w:bdr w:val="none" w:sz="0" w:space="0" w:color="auto" w:frame="1"/>
        </w:rPr>
        <w:t> method also belongs to the conversion operator category.</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ToDictionary Method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ToDictionary method in C# is used to creates a </w:t>
      </w:r>
      <w:r w:rsidRPr="00D91B25">
        <w:rPr>
          <w:rStyle w:val="Strong"/>
          <w:rFonts w:ascii="Maiandra GD" w:hAnsi="Maiandra GD" w:cs="Arial"/>
          <w:color w:val="000000"/>
          <w:bdr w:val="none" w:sz="0" w:space="0" w:color="auto" w:frame="1"/>
        </w:rPr>
        <w:t>System.Collections.Generic.Dictionary&lt;TKey,TValue&gt;</w:t>
      </w:r>
      <w:r w:rsidRPr="00D91B25">
        <w:rPr>
          <w:rFonts w:ascii="Maiandra GD" w:hAnsi="Maiandra GD" w:cs="Arial"/>
          <w:color w:val="000000"/>
          <w:bdr w:val="none" w:sz="0" w:space="0" w:color="auto" w:frame="1"/>
        </w:rPr>
        <w:t> from an </w:t>
      </w:r>
      <w:r w:rsidRPr="00D91B25">
        <w:rPr>
          <w:rStyle w:val="Strong"/>
          <w:rFonts w:ascii="Maiandra GD" w:hAnsi="Maiandra GD" w:cs="Arial"/>
          <w:color w:val="000000"/>
          <w:bdr w:val="none" w:sz="0" w:space="0" w:color="auto" w:frame="1"/>
        </w:rPr>
        <w:t>System.Collections.Generic.IEnumerable&lt;T&gt;</w:t>
      </w:r>
      <w:r w:rsidRPr="00D91B25">
        <w:rPr>
          <w:rFonts w:ascii="Maiandra GD" w:hAnsi="Maiandra GD" w:cs="Arial"/>
          <w:color w:val="000000"/>
          <w:bdr w:val="none" w:sz="0" w:space="0" w:color="auto" w:frame="1"/>
        </w:rPr>
        <w:t> according to a specified key selector. This method causes the query to be executed immediately.</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There are four overloaded versions available for this method. Let us start the discussion with the following overloaded version.</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Fonts w:ascii="Maiandra GD" w:hAnsi="Maiandra GD" w:cs="Arial"/>
          <w:b w:val="0"/>
          <w:bCs w:val="0"/>
          <w:noProof/>
          <w:color w:val="000000"/>
          <w:sz w:val="24"/>
          <w:szCs w:val="24"/>
          <w:bdr w:val="none" w:sz="0" w:space="0" w:color="auto" w:frame="1"/>
        </w:rPr>
        <w:drawing>
          <wp:inline distT="0" distB="0" distL="0" distR="0">
            <wp:extent cx="6124575" cy="712470"/>
            <wp:effectExtent l="19050" t="0" r="9525" b="0"/>
            <wp:docPr id="60" name="Picture 105" descr="ToDictionary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oDictionary Method in C#"/>
                    <pic:cNvPicPr>
                      <a:picLocks noChangeAspect="1" noChangeArrowheads="1"/>
                    </pic:cNvPicPr>
                  </pic:nvPicPr>
                  <pic:blipFill>
                    <a:blip r:embed="rId275"/>
                    <a:srcRect/>
                    <a:stretch>
                      <a:fillRect/>
                    </a:stretch>
                  </pic:blipFill>
                  <pic:spPr bwMode="auto">
                    <a:xfrm>
                      <a:off x="0" y="0"/>
                      <a:ext cx="6124575" cy="71247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Parameters: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This method takes two parameters. They are as follows:</w:t>
      </w:r>
    </w:p>
    <w:p w:rsidR="003368AC" w:rsidRPr="00D91B25" w:rsidRDefault="003368AC" w:rsidP="003368AC">
      <w:pPr>
        <w:numPr>
          <w:ilvl w:val="0"/>
          <w:numId w:val="8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source</w:t>
      </w:r>
      <w:r w:rsidRPr="00D91B25">
        <w:rPr>
          <w:rFonts w:ascii="Maiandra GD" w:hAnsi="Maiandra GD" w:cs="Arial"/>
          <w:color w:val="000000"/>
          <w:sz w:val="24"/>
          <w:szCs w:val="24"/>
          <w:bdr w:val="none" w:sz="0" w:space="0" w:color="auto" w:frame="1"/>
        </w:rPr>
        <w:t>: It is the </w:t>
      </w:r>
      <w:r w:rsidRPr="00D91B25">
        <w:rPr>
          <w:rStyle w:val="Strong"/>
          <w:rFonts w:ascii="Maiandra GD" w:hAnsi="Maiandra GD" w:cs="Arial"/>
          <w:color w:val="000000"/>
          <w:sz w:val="24"/>
          <w:szCs w:val="24"/>
          <w:bdr w:val="none" w:sz="0" w:space="0" w:color="auto" w:frame="1"/>
        </w:rPr>
        <w:t>Collections.Generic.IEnumerable&lt;T&gt;</w:t>
      </w:r>
      <w:r w:rsidRPr="00D91B25">
        <w:rPr>
          <w:rFonts w:ascii="Maiandra GD" w:hAnsi="Maiandra GD" w:cs="Arial"/>
          <w:color w:val="000000"/>
          <w:sz w:val="24"/>
          <w:szCs w:val="24"/>
          <w:bdr w:val="none" w:sz="0" w:space="0" w:color="auto" w:frame="1"/>
        </w:rPr>
        <w:t> collection from which we need to create a </w:t>
      </w:r>
      <w:r w:rsidRPr="00D91B25">
        <w:rPr>
          <w:rStyle w:val="Strong"/>
          <w:rFonts w:ascii="Maiandra GD" w:hAnsi="Maiandra GD" w:cs="Arial"/>
          <w:color w:val="000000"/>
          <w:sz w:val="24"/>
          <w:szCs w:val="24"/>
          <w:bdr w:val="none" w:sz="0" w:space="0" w:color="auto" w:frame="1"/>
        </w:rPr>
        <w:t>System.Collections.Generic.Dictionary&lt;TKey,TValue&gt;</w:t>
      </w:r>
      <w:r w:rsidRPr="00D91B25">
        <w:rPr>
          <w:rFonts w:ascii="Maiandra GD" w:hAnsi="Maiandra GD" w:cs="Arial"/>
          <w:color w:val="000000"/>
          <w:sz w:val="24"/>
          <w:szCs w:val="24"/>
          <w:bdr w:val="none" w:sz="0" w:space="0" w:color="auto" w:frame="1"/>
        </w:rPr>
        <w:t> collection.</w:t>
      </w:r>
    </w:p>
    <w:p w:rsidR="003368AC" w:rsidRPr="00D91B25" w:rsidRDefault="003368AC" w:rsidP="003368AC">
      <w:pPr>
        <w:numPr>
          <w:ilvl w:val="0"/>
          <w:numId w:val="81"/>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keySelector</w:t>
      </w:r>
      <w:r w:rsidRPr="00D91B25">
        <w:rPr>
          <w:rFonts w:ascii="Maiandra GD" w:hAnsi="Maiandra GD" w:cs="Arial"/>
          <w:color w:val="000000"/>
          <w:sz w:val="24"/>
          <w:szCs w:val="24"/>
          <w:bdr w:val="none" w:sz="0" w:space="0" w:color="auto" w:frame="1"/>
        </w:rPr>
        <w:t>: It is a function that is basically used to extract a key from each element.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Type parameters:</w:t>
      </w:r>
    </w:p>
    <w:p w:rsidR="003368AC" w:rsidRPr="00D91B25" w:rsidRDefault="003368AC" w:rsidP="003368AC">
      <w:pPr>
        <w:numPr>
          <w:ilvl w:val="0"/>
          <w:numId w:val="8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w:t>
      </w:r>
      <w:r w:rsidRPr="00D91B25">
        <w:rPr>
          <w:rFonts w:ascii="Maiandra GD" w:hAnsi="Maiandra GD" w:cs="Arial"/>
          <w:color w:val="000000"/>
          <w:sz w:val="24"/>
          <w:szCs w:val="24"/>
          <w:bdr w:val="none" w:sz="0" w:space="0" w:color="auto" w:frame="1"/>
        </w:rPr>
        <w:t>: The type of the elements of the source sequence.</w:t>
      </w:r>
    </w:p>
    <w:p w:rsidR="003368AC" w:rsidRPr="00D91B25" w:rsidRDefault="003368AC" w:rsidP="003368AC">
      <w:pPr>
        <w:numPr>
          <w:ilvl w:val="0"/>
          <w:numId w:val="82"/>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TKey</w:t>
      </w:r>
      <w:r w:rsidRPr="00D91B25">
        <w:rPr>
          <w:rFonts w:ascii="Maiandra GD" w:hAnsi="Maiandra GD" w:cs="Arial"/>
          <w:color w:val="000000"/>
          <w:sz w:val="24"/>
          <w:szCs w:val="24"/>
          <w:bdr w:val="none" w:sz="0" w:space="0" w:color="auto" w:frame="1"/>
        </w:rPr>
        <w:t>: The type of the key returned by keySelector.</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r w:rsidRPr="00D91B25">
        <w:rPr>
          <w:rFonts w:ascii="Maiandra GD" w:hAnsi="Maiandra GD" w:cs="Arial"/>
          <w:color w:val="000000"/>
          <w:bdr w:val="none" w:sz="0" w:space="0" w:color="auto" w:frame="1"/>
        </w:rPr>
        <w:t> It returns a </w:t>
      </w:r>
      <w:r w:rsidRPr="00D91B25">
        <w:rPr>
          <w:rStyle w:val="Strong"/>
          <w:rFonts w:ascii="Maiandra GD" w:hAnsi="Maiandra GD" w:cs="Arial"/>
          <w:color w:val="000000"/>
          <w:bdr w:val="none" w:sz="0" w:space="0" w:color="auto" w:frame="1"/>
        </w:rPr>
        <w:t>System.Collections.Generic.Dictionary&lt;TKey,TValue&gt;</w:t>
      </w:r>
      <w:r w:rsidRPr="00D91B25">
        <w:rPr>
          <w:rFonts w:ascii="Maiandra GD" w:hAnsi="Maiandra GD" w:cs="Arial"/>
          <w:color w:val="000000"/>
          <w:bdr w:val="none" w:sz="0" w:space="0" w:color="auto" w:frame="1"/>
        </w:rPr>
        <w:t> collection that contains keys and values.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This method throws the following two exceptions.</w:t>
      </w:r>
    </w:p>
    <w:p w:rsidR="003368AC" w:rsidRPr="00D91B25" w:rsidRDefault="003368AC" w:rsidP="003368AC">
      <w:pPr>
        <w:numPr>
          <w:ilvl w:val="0"/>
          <w:numId w:val="8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It throws </w:t>
      </w:r>
      <w:r w:rsidRPr="00D91B25">
        <w:rPr>
          <w:rStyle w:val="Strong"/>
          <w:rFonts w:ascii="Maiandra GD" w:hAnsi="Maiandra GD" w:cs="Arial"/>
          <w:color w:val="FF0000"/>
          <w:sz w:val="24"/>
          <w:szCs w:val="24"/>
          <w:bdr w:val="none" w:sz="0" w:space="0" w:color="auto" w:frame="1"/>
        </w:rPr>
        <w:t>ArgumentNullException</w:t>
      </w:r>
      <w:r w:rsidRPr="00D91B25">
        <w:rPr>
          <w:rFonts w:ascii="Maiandra GD" w:hAnsi="Maiandra GD" w:cs="Arial"/>
          <w:color w:val="FF0000"/>
          <w:sz w:val="24"/>
          <w:szCs w:val="24"/>
          <w:bdr w:val="none" w:sz="0" w:space="0" w:color="auto" w:frame="1"/>
        </w:rPr>
        <w:t> </w:t>
      </w:r>
      <w:r w:rsidRPr="00D91B25">
        <w:rPr>
          <w:rFonts w:ascii="Maiandra GD" w:hAnsi="Maiandra GD" w:cs="Arial"/>
          <w:color w:val="000000"/>
          <w:sz w:val="24"/>
          <w:szCs w:val="24"/>
          <w:bdr w:val="none" w:sz="0" w:space="0" w:color="auto" w:frame="1"/>
        </w:rPr>
        <w:t>when the source or </w:t>
      </w:r>
      <w:r w:rsidRPr="00D91B25">
        <w:rPr>
          <w:rStyle w:val="Strong"/>
          <w:rFonts w:ascii="Maiandra GD" w:hAnsi="Maiandra GD" w:cs="Arial"/>
          <w:color w:val="000000"/>
          <w:sz w:val="24"/>
          <w:szCs w:val="24"/>
          <w:bdr w:val="none" w:sz="0" w:space="0" w:color="auto" w:frame="1"/>
        </w:rPr>
        <w:t>keySelector</w:t>
      </w:r>
      <w:r w:rsidRPr="00D91B25">
        <w:rPr>
          <w:rFonts w:ascii="Maiandra GD" w:hAnsi="Maiandra GD" w:cs="Arial"/>
          <w:color w:val="000000"/>
          <w:sz w:val="24"/>
          <w:szCs w:val="24"/>
          <w:bdr w:val="none" w:sz="0" w:space="0" w:color="auto" w:frame="1"/>
        </w:rPr>
        <w:t> is </w:t>
      </w:r>
      <w:r w:rsidRPr="00D91B25">
        <w:rPr>
          <w:rStyle w:val="Strong"/>
          <w:rFonts w:ascii="Maiandra GD" w:hAnsi="Maiandra GD" w:cs="Arial"/>
          <w:color w:val="000000"/>
          <w:sz w:val="24"/>
          <w:szCs w:val="24"/>
          <w:bdr w:val="none" w:sz="0" w:space="0" w:color="auto" w:frame="1"/>
        </w:rPr>
        <w:t>null</w:t>
      </w:r>
      <w:r w:rsidRPr="00D91B25">
        <w:rPr>
          <w:rFonts w:ascii="Maiandra GD" w:hAnsi="Maiandra GD" w:cs="Arial"/>
          <w:color w:val="000000"/>
          <w:sz w:val="24"/>
          <w:szCs w:val="24"/>
          <w:bdr w:val="none" w:sz="0" w:space="0" w:color="auto" w:frame="1"/>
        </w:rPr>
        <w:t> or the </w:t>
      </w:r>
      <w:r w:rsidRPr="00D91B25">
        <w:rPr>
          <w:rStyle w:val="Strong"/>
          <w:rFonts w:ascii="Maiandra GD" w:hAnsi="Maiandra GD" w:cs="Arial"/>
          <w:color w:val="000000"/>
          <w:sz w:val="24"/>
          <w:szCs w:val="24"/>
          <w:bdr w:val="none" w:sz="0" w:space="0" w:color="auto" w:frame="1"/>
        </w:rPr>
        <w:t>keySelector</w:t>
      </w:r>
      <w:r w:rsidRPr="00D91B25">
        <w:rPr>
          <w:rFonts w:ascii="Maiandra GD" w:hAnsi="Maiandra GD" w:cs="Arial"/>
          <w:color w:val="000000"/>
          <w:sz w:val="24"/>
          <w:szCs w:val="24"/>
          <w:bdr w:val="none" w:sz="0" w:space="0" w:color="auto" w:frame="1"/>
        </w:rPr>
        <w:t> function produces a </w:t>
      </w:r>
      <w:r w:rsidRPr="00D91B25">
        <w:rPr>
          <w:rStyle w:val="Strong"/>
          <w:rFonts w:ascii="Maiandra GD" w:hAnsi="Maiandra GD" w:cs="Arial"/>
          <w:color w:val="000000"/>
          <w:sz w:val="24"/>
          <w:szCs w:val="24"/>
          <w:bdr w:val="none" w:sz="0" w:space="0" w:color="auto" w:frame="1"/>
        </w:rPr>
        <w:t>key</w:t>
      </w:r>
      <w:r w:rsidRPr="00D91B25">
        <w:rPr>
          <w:rFonts w:ascii="Maiandra GD" w:hAnsi="Maiandra GD" w:cs="Arial"/>
          <w:color w:val="000000"/>
          <w:sz w:val="24"/>
          <w:szCs w:val="24"/>
          <w:bdr w:val="none" w:sz="0" w:space="0" w:color="auto" w:frame="1"/>
        </w:rPr>
        <w:t> that is </w:t>
      </w:r>
      <w:r w:rsidRPr="00D91B25">
        <w:rPr>
          <w:rStyle w:val="Strong"/>
          <w:rFonts w:ascii="Maiandra GD" w:hAnsi="Maiandra GD" w:cs="Arial"/>
          <w:color w:val="000000"/>
          <w:sz w:val="24"/>
          <w:szCs w:val="24"/>
          <w:bdr w:val="none" w:sz="0" w:space="0" w:color="auto" w:frame="1"/>
        </w:rPr>
        <w:t>null</w:t>
      </w:r>
      <w:r w:rsidRPr="00D91B25">
        <w:rPr>
          <w:rFonts w:ascii="Maiandra GD" w:hAnsi="Maiandra GD" w:cs="Arial"/>
          <w:color w:val="000000"/>
          <w:sz w:val="24"/>
          <w:szCs w:val="24"/>
          <w:bdr w:val="none" w:sz="0" w:space="0" w:color="auto" w:frame="1"/>
        </w:rPr>
        <w:t>.</w:t>
      </w:r>
    </w:p>
    <w:p w:rsidR="003368AC" w:rsidRPr="00D91B25" w:rsidRDefault="003368AC" w:rsidP="003368AC">
      <w:pPr>
        <w:numPr>
          <w:ilvl w:val="0"/>
          <w:numId w:val="83"/>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Throws </w:t>
      </w:r>
      <w:r w:rsidRPr="00D91B25">
        <w:rPr>
          <w:rStyle w:val="Strong"/>
          <w:rFonts w:ascii="Maiandra GD" w:hAnsi="Maiandra GD" w:cs="Arial"/>
          <w:color w:val="FF0000"/>
          <w:sz w:val="24"/>
          <w:szCs w:val="24"/>
          <w:bdr w:val="none" w:sz="0" w:space="0" w:color="auto" w:frame="1"/>
        </w:rPr>
        <w:t>ArgumentException</w:t>
      </w:r>
      <w:r w:rsidRPr="00D91B25">
        <w:rPr>
          <w:rFonts w:ascii="Maiandra GD" w:hAnsi="Maiandra GD" w:cs="Arial"/>
          <w:color w:val="FF0000"/>
          <w:sz w:val="24"/>
          <w:szCs w:val="24"/>
          <w:bdr w:val="none" w:sz="0" w:space="0" w:color="auto" w:frame="1"/>
        </w:rPr>
        <w:t> </w:t>
      </w:r>
      <w:r w:rsidRPr="00D91B25">
        <w:rPr>
          <w:rFonts w:ascii="Maiandra GD" w:hAnsi="Maiandra GD" w:cs="Arial"/>
          <w:color w:val="000000"/>
          <w:sz w:val="24"/>
          <w:szCs w:val="24"/>
          <w:bdr w:val="none" w:sz="0" w:space="0" w:color="auto" w:frame="1"/>
        </w:rPr>
        <w:t>when the </w:t>
      </w:r>
      <w:r w:rsidRPr="00D91B25">
        <w:rPr>
          <w:rStyle w:val="Strong"/>
          <w:rFonts w:ascii="Maiandra GD" w:hAnsi="Maiandra GD" w:cs="Arial"/>
          <w:color w:val="000000"/>
          <w:sz w:val="24"/>
          <w:szCs w:val="24"/>
          <w:bdr w:val="none" w:sz="0" w:space="0" w:color="auto" w:frame="1"/>
        </w:rPr>
        <w:t>keySelector</w:t>
      </w:r>
      <w:r w:rsidRPr="00D91B25">
        <w:rPr>
          <w:rFonts w:ascii="Maiandra GD" w:hAnsi="Maiandra GD" w:cs="Arial"/>
          <w:color w:val="000000"/>
          <w:sz w:val="24"/>
          <w:szCs w:val="24"/>
          <w:bdr w:val="none" w:sz="0" w:space="0" w:color="auto" w:frame="1"/>
        </w:rPr>
        <w:t> produces duplicate keys for two elements.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 Converting List to a Dictionary.</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Here, in the following example, the product ID is the key and the product is its value. </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Product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double</w:t>
      </w:r>
      <w:r w:rsidRPr="00D91B25">
        <w:rPr>
          <w:rStyle w:val="enlighter-text"/>
          <w:rFonts w:ascii="Maiandra GD" w:hAnsi="Maiandra GD" w:cs="Consolas"/>
          <w:color w:val="CFD5E0"/>
          <w:sz w:val="24"/>
          <w:szCs w:val="24"/>
          <w:bdr w:val="none" w:sz="0" w:space="0" w:color="auto" w:frame="1"/>
        </w:rPr>
        <w:t xml:space="preserve"> Price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listProducts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"Mobile"</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"Laptop"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900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"Desktop"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Dictionary</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productsDictionary = listProducts.</w:t>
      </w:r>
      <w:r w:rsidRPr="00D91B25">
        <w:rPr>
          <w:rStyle w:val="enlighter-m3"/>
          <w:rFonts w:ascii="Maiandra GD" w:hAnsi="Maiandra GD" w:cs="Consolas"/>
          <w:color w:val="4284AE"/>
          <w:sz w:val="24"/>
          <w:szCs w:val="24"/>
          <w:bdr w:val="none" w:sz="0" w:space="0" w:color="auto" w:frame="1"/>
        </w:rPr>
        <w:t>ToDictionary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KeyValuePair</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kvp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productsDictionary</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kvp.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Name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Name</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Price: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Value</w:t>
      </w:r>
      <w:r w:rsidRPr="00D91B25">
        <w:rPr>
          <w:rStyle w:val="enlighter-text"/>
          <w:rFonts w:ascii="Maiandra GD" w:hAnsi="Maiandra GD" w:cs="Consolas"/>
          <w:color w:val="CFD5E0"/>
          <w:sz w:val="24"/>
          <w:szCs w:val="24"/>
          <w:bdr w:val="none" w:sz="0" w:space="0" w:color="auto" w:frame="1"/>
        </w:rPr>
        <w:t>.</w:t>
      </w:r>
      <w:r w:rsidRPr="00D91B25">
        <w:rPr>
          <w:rStyle w:val="enlighter-m3"/>
          <w:rFonts w:ascii="Maiandra GD" w:hAnsi="Maiandra GD" w:cs="Consolas"/>
          <w:color w:val="4284AE"/>
          <w:sz w:val="24"/>
          <w:szCs w:val="24"/>
          <w:bdr w:val="none" w:sz="0" w:space="0" w:color="auto" w:frame="1"/>
        </w:rPr>
        <w:t>Price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When you run the above application, it will give the output as expected as shown below.</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966720" cy="680720"/>
            <wp:effectExtent l="19050" t="0" r="5080" b="0"/>
            <wp:docPr id="59" name="Picture 106" descr="ToDictionary Method in 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oDictionary Method in C# Output"/>
                    <pic:cNvPicPr>
                      <a:picLocks noChangeAspect="1" noChangeArrowheads="1"/>
                    </pic:cNvPicPr>
                  </pic:nvPicPr>
                  <pic:blipFill>
                    <a:blip r:embed="rId276"/>
                    <a:srcRect/>
                    <a:stretch>
                      <a:fillRect/>
                    </a:stretch>
                  </pic:blipFill>
                  <pic:spPr bwMode="auto">
                    <a:xfrm>
                      <a:off x="0" y="0"/>
                      <a:ext cx="2966720" cy="68072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Another Overloaded version: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following </w:t>
      </w:r>
      <w:r w:rsidRPr="00D91B25">
        <w:rPr>
          <w:rStyle w:val="Strong"/>
          <w:rFonts w:ascii="Maiandra GD" w:hAnsi="Maiandra GD" w:cs="Arial"/>
          <w:color w:val="000000"/>
          <w:bdr w:val="none" w:sz="0" w:space="0" w:color="auto" w:frame="1"/>
        </w:rPr>
        <w:t>ToDictionary</w:t>
      </w:r>
      <w:r w:rsidRPr="00D91B25">
        <w:rPr>
          <w:rFonts w:ascii="Maiandra GD" w:hAnsi="Maiandra GD" w:cs="Arial"/>
          <w:color w:val="000000"/>
          <w:bdr w:val="none" w:sz="0" w:space="0" w:color="auto" w:frame="1"/>
        </w:rPr>
        <w:t> method Creates a </w:t>
      </w:r>
      <w:r w:rsidRPr="00D91B25">
        <w:rPr>
          <w:rStyle w:val="Strong"/>
          <w:rFonts w:ascii="Maiandra GD" w:hAnsi="Maiandra GD" w:cs="Arial"/>
          <w:color w:val="000000"/>
          <w:bdr w:val="none" w:sz="0" w:space="0" w:color="auto" w:frame="1"/>
        </w:rPr>
        <w:t>System.Collections.Generic.Dictionary&lt;TKey,TValue&gt;</w:t>
      </w:r>
      <w:r w:rsidRPr="00D91B25">
        <w:rPr>
          <w:rFonts w:ascii="Maiandra GD" w:hAnsi="Maiandra GD" w:cs="Arial"/>
          <w:color w:val="000000"/>
          <w:bdr w:val="none" w:sz="0" w:space="0" w:color="auto" w:frame="1"/>
        </w:rPr>
        <w:t> collection from an </w:t>
      </w:r>
      <w:r w:rsidRPr="00D91B25">
        <w:rPr>
          <w:rStyle w:val="Strong"/>
          <w:rFonts w:ascii="Maiandra GD" w:hAnsi="Maiandra GD" w:cs="Arial"/>
          <w:color w:val="000000"/>
          <w:bdr w:val="none" w:sz="0" w:space="0" w:color="auto" w:frame="1"/>
        </w:rPr>
        <w:t>System.Collections.Generic.IEnumerable&lt;T&gt;</w:t>
      </w:r>
      <w:r w:rsidRPr="00D91B25">
        <w:rPr>
          <w:rFonts w:ascii="Maiandra GD" w:hAnsi="Maiandra GD" w:cs="Arial"/>
          <w:color w:val="000000"/>
          <w:bdr w:val="none" w:sz="0" w:space="0" w:color="auto" w:frame="1"/>
        </w:rPr>
        <w:t> according to the specified </w:t>
      </w:r>
      <w:r w:rsidRPr="00D91B25">
        <w:rPr>
          <w:rStyle w:val="Strong"/>
          <w:rFonts w:ascii="Maiandra GD" w:hAnsi="Maiandra GD" w:cs="Arial"/>
          <w:color w:val="000000"/>
          <w:bdr w:val="none" w:sz="0" w:space="0" w:color="auto" w:frame="1"/>
        </w:rPr>
        <w:t>key selector</w:t>
      </w:r>
      <w:r w:rsidRPr="00D91B25">
        <w:rPr>
          <w:rFonts w:ascii="Maiandra GD" w:hAnsi="Maiandra GD" w:cs="Arial"/>
          <w:color w:val="000000"/>
          <w:bdr w:val="none" w:sz="0" w:space="0" w:color="auto" w:frame="1"/>
        </w:rPr>
        <w:t> and </w:t>
      </w:r>
      <w:r w:rsidRPr="00D91B25">
        <w:rPr>
          <w:rStyle w:val="Strong"/>
          <w:rFonts w:ascii="Maiandra GD" w:hAnsi="Maiandra GD" w:cs="Arial"/>
          <w:color w:val="000000"/>
          <w:bdr w:val="none" w:sz="0" w:space="0" w:color="auto" w:frame="1"/>
        </w:rPr>
        <w:t>element selector</w:t>
      </w:r>
      <w:r w:rsidRPr="00D91B25">
        <w:rPr>
          <w:rFonts w:ascii="Maiandra GD" w:hAnsi="Maiandra GD" w:cs="Arial"/>
          <w:color w:val="000000"/>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Fonts w:ascii="Maiandra GD" w:hAnsi="Maiandra GD" w:cs="Arial"/>
          <w:b w:val="0"/>
          <w:bCs w:val="0"/>
          <w:noProof/>
          <w:color w:val="000000"/>
          <w:sz w:val="24"/>
          <w:szCs w:val="24"/>
          <w:bdr w:val="none" w:sz="0" w:space="0" w:color="auto" w:frame="1"/>
        </w:rPr>
        <w:drawing>
          <wp:inline distT="0" distB="0" distL="0" distR="0">
            <wp:extent cx="6591935" cy="723265"/>
            <wp:effectExtent l="19050" t="0" r="0" b="0"/>
            <wp:docPr id="50" name="Picture 107" descr="Linq ToDictionary Method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inq ToDictionary Method in C#"/>
                    <pic:cNvPicPr>
                      <a:picLocks noChangeAspect="1" noChangeArrowheads="1"/>
                    </pic:cNvPicPr>
                  </pic:nvPicPr>
                  <pic:blipFill>
                    <a:blip r:embed="rId277"/>
                    <a:srcRect/>
                    <a:stretch>
                      <a:fillRect/>
                    </a:stretch>
                  </pic:blipFill>
                  <pic:spPr bwMode="auto">
                    <a:xfrm>
                      <a:off x="0" y="0"/>
                      <a:ext cx="6591935" cy="723265"/>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Parameters:</w:t>
      </w:r>
    </w:p>
    <w:p w:rsidR="003368AC" w:rsidRPr="00D91B25" w:rsidRDefault="003368AC" w:rsidP="003368AC">
      <w:pPr>
        <w:numPr>
          <w:ilvl w:val="0"/>
          <w:numId w:val="8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source:</w:t>
      </w:r>
      <w:r w:rsidRPr="00D91B25">
        <w:rPr>
          <w:rFonts w:ascii="Maiandra GD" w:hAnsi="Maiandra GD" w:cs="Arial"/>
          <w:color w:val="000000"/>
          <w:sz w:val="24"/>
          <w:szCs w:val="24"/>
          <w:bdr w:val="none" w:sz="0" w:space="0" w:color="auto" w:frame="1"/>
        </w:rPr>
        <w:t> It is the source System.Collections.Generic.IEnumerable&lt;T&gt; collection from where we need to create a System.Collections.Generic.Dictionary&lt;TKey,TValue&gt;.</w:t>
      </w:r>
    </w:p>
    <w:p w:rsidR="003368AC" w:rsidRPr="00D91B25" w:rsidRDefault="003368AC" w:rsidP="003368AC">
      <w:pPr>
        <w:numPr>
          <w:ilvl w:val="0"/>
          <w:numId w:val="8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keySelector:</w:t>
      </w:r>
      <w:r w:rsidRPr="00D91B25">
        <w:rPr>
          <w:rFonts w:ascii="Maiandra GD" w:hAnsi="Maiandra GD" w:cs="Arial"/>
          <w:color w:val="000000"/>
          <w:sz w:val="24"/>
          <w:szCs w:val="24"/>
          <w:bdr w:val="none" w:sz="0" w:space="0" w:color="auto" w:frame="1"/>
        </w:rPr>
        <w:t> A function to extract a key from each element.</w:t>
      </w:r>
    </w:p>
    <w:p w:rsidR="003368AC" w:rsidRPr="00D91B25" w:rsidRDefault="003368AC" w:rsidP="003368AC">
      <w:pPr>
        <w:numPr>
          <w:ilvl w:val="0"/>
          <w:numId w:val="84"/>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elementSelector</w:t>
      </w:r>
      <w:r w:rsidRPr="00D91B25">
        <w:rPr>
          <w:rFonts w:ascii="Maiandra GD" w:hAnsi="Maiandra GD" w:cs="Arial"/>
          <w:color w:val="000000"/>
          <w:sz w:val="24"/>
          <w:szCs w:val="24"/>
          <w:bdr w:val="none" w:sz="0" w:space="0" w:color="auto" w:frame="1"/>
        </w:rPr>
        <w:t>: A transform function to produce a result element value from each element.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Type Parameters:</w:t>
      </w:r>
    </w:p>
    <w:p w:rsidR="003368AC" w:rsidRPr="00D91B25" w:rsidRDefault="003368AC" w:rsidP="003368AC">
      <w:pPr>
        <w:numPr>
          <w:ilvl w:val="0"/>
          <w:numId w:val="8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TSource</w:t>
      </w:r>
      <w:r w:rsidRPr="00D91B25">
        <w:rPr>
          <w:rFonts w:ascii="Maiandra GD" w:hAnsi="Maiandra GD" w:cs="Arial"/>
          <w:color w:val="000000"/>
          <w:sz w:val="24"/>
          <w:szCs w:val="24"/>
          <w:bdr w:val="none" w:sz="0" w:space="0" w:color="auto" w:frame="1"/>
        </w:rPr>
        <w:t>: The type of the elements of source.</w:t>
      </w:r>
    </w:p>
    <w:p w:rsidR="003368AC" w:rsidRPr="00D91B25" w:rsidRDefault="003368AC" w:rsidP="003368AC">
      <w:pPr>
        <w:numPr>
          <w:ilvl w:val="0"/>
          <w:numId w:val="8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TKey</w:t>
      </w:r>
      <w:r w:rsidRPr="00D91B25">
        <w:rPr>
          <w:rFonts w:ascii="Maiandra GD" w:hAnsi="Maiandra GD" w:cs="Arial"/>
          <w:color w:val="000000"/>
          <w:sz w:val="24"/>
          <w:szCs w:val="24"/>
          <w:bdr w:val="none" w:sz="0" w:space="0" w:color="auto" w:frame="1"/>
        </w:rPr>
        <w:t>: The type of the key returned by keySelector.</w:t>
      </w:r>
    </w:p>
    <w:p w:rsidR="003368AC" w:rsidRPr="00D91B25" w:rsidRDefault="003368AC" w:rsidP="003368AC">
      <w:pPr>
        <w:numPr>
          <w:ilvl w:val="0"/>
          <w:numId w:val="85"/>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TElement</w:t>
      </w:r>
      <w:r w:rsidRPr="00D91B25">
        <w:rPr>
          <w:rFonts w:ascii="Maiandra GD" w:hAnsi="Maiandra GD" w:cs="Arial"/>
          <w:color w:val="000000"/>
          <w:sz w:val="24"/>
          <w:szCs w:val="24"/>
          <w:bdr w:val="none" w:sz="0" w:space="0" w:color="auto" w:frame="1"/>
        </w:rPr>
        <w:t>: The type of the value returned by the element selector.</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Returns:</w:t>
      </w:r>
      <w:r w:rsidRPr="00D91B25">
        <w:rPr>
          <w:rFonts w:ascii="Maiandra GD" w:hAnsi="Maiandra GD" w:cs="Arial"/>
          <w:color w:val="000000"/>
          <w:bdr w:val="none" w:sz="0" w:space="0" w:color="auto" w:frame="1"/>
        </w:rPr>
        <w:t> It returns a </w:t>
      </w:r>
      <w:r w:rsidRPr="00D91B25">
        <w:rPr>
          <w:rStyle w:val="Strong"/>
          <w:rFonts w:ascii="Maiandra GD" w:hAnsi="Maiandra GD" w:cs="Arial"/>
          <w:color w:val="000000"/>
          <w:bdr w:val="none" w:sz="0" w:space="0" w:color="auto" w:frame="1"/>
        </w:rPr>
        <w:t>System.Collections.Generic.Dictionary&lt;TKey,TValue&gt;</w:t>
      </w:r>
      <w:r w:rsidRPr="00D91B25">
        <w:rPr>
          <w:rFonts w:ascii="Maiandra GD" w:hAnsi="Maiandra GD" w:cs="Arial"/>
          <w:color w:val="000000"/>
          <w:bdr w:val="none" w:sz="0" w:space="0" w:color="auto" w:frame="1"/>
        </w:rPr>
        <w:t> that contains values of type </w:t>
      </w:r>
      <w:r w:rsidRPr="00D91B25">
        <w:rPr>
          <w:rStyle w:val="Strong"/>
          <w:rFonts w:ascii="Maiandra GD" w:hAnsi="Maiandra GD" w:cs="Arial"/>
          <w:color w:val="000000"/>
          <w:bdr w:val="none" w:sz="0" w:space="0" w:color="auto" w:frame="1"/>
        </w:rPr>
        <w:t>TElement</w:t>
      </w:r>
      <w:r w:rsidRPr="00D91B25">
        <w:rPr>
          <w:rFonts w:ascii="Maiandra GD" w:hAnsi="Maiandra GD" w:cs="Arial"/>
          <w:color w:val="000000"/>
          <w:bdr w:val="none" w:sz="0" w:space="0" w:color="auto" w:frame="1"/>
        </w:rPr>
        <w:t> selected from the input sequence.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lastRenderedPageBreak/>
        <w:t>Exceptions:</w:t>
      </w:r>
      <w:r w:rsidRPr="00D91B25">
        <w:rPr>
          <w:rFonts w:ascii="Maiandra GD" w:hAnsi="Maiandra GD" w:cs="Arial"/>
          <w:color w:val="000000"/>
          <w:bdr w:val="none" w:sz="0" w:space="0" w:color="auto" w:frame="1"/>
        </w:rPr>
        <w:t> It throws </w:t>
      </w:r>
      <w:r w:rsidRPr="00D91B25">
        <w:rPr>
          <w:rStyle w:val="Strong"/>
          <w:rFonts w:ascii="Maiandra GD" w:hAnsi="Maiandra GD" w:cs="Arial"/>
          <w:color w:val="000000"/>
          <w:bdr w:val="none" w:sz="0" w:space="0" w:color="auto" w:frame="1"/>
        </w:rPr>
        <w:t>System.ArgumentNullException</w:t>
      </w:r>
      <w:r w:rsidRPr="00D91B25">
        <w:rPr>
          <w:rFonts w:ascii="Maiandra GD" w:hAnsi="Maiandra GD" w:cs="Arial"/>
          <w:color w:val="000000"/>
          <w:bdr w:val="none" w:sz="0" w:space="0" w:color="auto" w:frame="1"/>
        </w:rPr>
        <w:t> when the </w:t>
      </w:r>
      <w:r w:rsidRPr="00D91B25">
        <w:rPr>
          <w:rStyle w:val="Strong"/>
          <w:rFonts w:ascii="Maiandra GD" w:hAnsi="Maiandra GD" w:cs="Arial"/>
          <w:color w:val="000000"/>
          <w:bdr w:val="none" w:sz="0" w:space="0" w:color="auto" w:frame="1"/>
        </w:rPr>
        <w:t>source</w:t>
      </w:r>
      <w:r w:rsidRPr="00D91B25">
        <w:rPr>
          <w:rFonts w:ascii="Maiandra GD" w:hAnsi="Maiandra GD" w:cs="Arial"/>
          <w:color w:val="000000"/>
          <w:bdr w:val="none" w:sz="0" w:space="0" w:color="auto" w:frame="1"/>
        </w:rPr>
        <w:t> or </w:t>
      </w:r>
      <w:r w:rsidRPr="00D91B25">
        <w:rPr>
          <w:rFonts w:ascii="Maiandra GD" w:hAnsi="Maiandra GD" w:cs="Arial"/>
          <w:b/>
          <w:bCs/>
          <w:color w:val="000000"/>
          <w:bdr w:val="none" w:sz="0" w:space="0" w:color="auto" w:frame="1"/>
        </w:rPr>
        <w:t>key selector</w:t>
      </w:r>
      <w:r w:rsidRPr="00D91B25">
        <w:rPr>
          <w:rFonts w:ascii="Maiandra GD" w:hAnsi="Maiandra GD" w:cs="Arial"/>
          <w:color w:val="000000"/>
          <w:bdr w:val="none" w:sz="0" w:space="0" w:color="auto" w:frame="1"/>
        </w:rPr>
        <w:t> is null or the </w:t>
      </w:r>
      <w:r w:rsidRPr="00D91B25">
        <w:rPr>
          <w:rFonts w:ascii="Maiandra GD" w:hAnsi="Maiandra GD" w:cs="Arial"/>
          <w:b/>
          <w:bCs/>
          <w:color w:val="000000"/>
          <w:bdr w:val="none" w:sz="0" w:space="0" w:color="auto" w:frame="1"/>
        </w:rPr>
        <w:t>key selector</w:t>
      </w:r>
      <w:r w:rsidRPr="00D91B25">
        <w:rPr>
          <w:rFonts w:ascii="Maiandra GD" w:hAnsi="Maiandra GD" w:cs="Arial"/>
          <w:color w:val="000000"/>
          <w:bdr w:val="none" w:sz="0" w:space="0" w:color="auto" w:frame="1"/>
        </w:rPr>
        <w:t> function produces a key that is null. It also throws </w:t>
      </w:r>
      <w:r w:rsidRPr="00D91B25">
        <w:rPr>
          <w:rStyle w:val="Strong"/>
          <w:rFonts w:ascii="Maiandra GD" w:hAnsi="Maiandra GD" w:cs="Arial"/>
          <w:color w:val="000000"/>
          <w:bdr w:val="none" w:sz="0" w:space="0" w:color="auto" w:frame="1"/>
        </w:rPr>
        <w:t>System.ArgumentException</w:t>
      </w:r>
      <w:r w:rsidRPr="00D91B25">
        <w:rPr>
          <w:rFonts w:ascii="Maiandra GD" w:hAnsi="Maiandra GD" w:cs="Arial"/>
          <w:color w:val="000000"/>
          <w:bdr w:val="none" w:sz="0" w:space="0" w:color="auto" w:frame="1"/>
        </w:rPr>
        <w:t> when the </w:t>
      </w:r>
      <w:r w:rsidRPr="00D91B25">
        <w:rPr>
          <w:rFonts w:ascii="Maiandra GD" w:hAnsi="Maiandra GD" w:cs="Arial"/>
          <w:b/>
          <w:bCs/>
          <w:color w:val="000000"/>
          <w:bdr w:val="none" w:sz="0" w:space="0" w:color="auto" w:frame="1"/>
        </w:rPr>
        <w:t>key selector</w:t>
      </w:r>
      <w:r w:rsidRPr="00D91B25">
        <w:rPr>
          <w:rFonts w:ascii="Maiandra GD" w:hAnsi="Maiandra GD" w:cs="Arial"/>
          <w:color w:val="000000"/>
          <w:bdr w:val="none" w:sz="0" w:space="0" w:color="auto" w:frame="1"/>
        </w:rPr>
        <w:t> produces duplicate keys for two elements.</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we are converting </w:t>
      </w:r>
      <w:r w:rsidRPr="00D91B25">
        <w:rPr>
          <w:rStyle w:val="Strong"/>
          <w:rFonts w:ascii="Maiandra GD" w:hAnsi="Maiandra GD" w:cs="Arial"/>
          <w:color w:val="000000"/>
          <w:bdr w:val="none" w:sz="0" w:space="0" w:color="auto" w:frame="1"/>
        </w:rPr>
        <w:t>List&lt;Product&gt;</w:t>
      </w:r>
      <w:r w:rsidRPr="00D91B25">
        <w:rPr>
          <w:rFonts w:ascii="Maiandra GD" w:hAnsi="Maiandra GD" w:cs="Arial"/>
          <w:color w:val="000000"/>
          <w:bdr w:val="none" w:sz="0" w:space="0" w:color="auto" w:frame="1"/>
        </w:rPr>
        <w:t> to a </w:t>
      </w:r>
      <w:r w:rsidRPr="00D91B25">
        <w:rPr>
          <w:rStyle w:val="Strong"/>
          <w:rFonts w:ascii="Maiandra GD" w:hAnsi="Maiandra GD" w:cs="Arial"/>
          <w:color w:val="000000"/>
          <w:bdr w:val="none" w:sz="0" w:space="0" w:color="auto" w:frame="1"/>
        </w:rPr>
        <w:t>Dictionary</w:t>
      </w:r>
      <w:r w:rsidRPr="00D91B25">
        <w:rPr>
          <w:rFonts w:ascii="Maiandra GD" w:hAnsi="Maiandra GD" w:cs="Arial"/>
          <w:color w:val="000000"/>
          <w:bdr w:val="none" w:sz="0" w:space="0" w:color="auto" w:frame="1"/>
        </w:rPr>
        <w:t>. Here, the product ID is the key and the product name is its value.</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Product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double</w:t>
      </w:r>
      <w:r w:rsidRPr="00D91B25">
        <w:rPr>
          <w:rStyle w:val="enlighter-text"/>
          <w:rFonts w:ascii="Maiandra GD" w:hAnsi="Maiandra GD" w:cs="Consolas"/>
          <w:color w:val="CFD5E0"/>
          <w:sz w:val="24"/>
          <w:szCs w:val="24"/>
          <w:bdr w:val="none" w:sz="0" w:space="0" w:color="auto" w:frame="1"/>
        </w:rPr>
        <w:t xml:space="preserve"> Price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listProducts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"Mobile"</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1002</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"Laptop"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900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lastRenderedPageBreak/>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"Desktop"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Dictionary</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productsDictionary = listProducts.</w:t>
      </w:r>
      <w:r w:rsidRPr="00D91B25">
        <w:rPr>
          <w:rStyle w:val="enlighter-m3"/>
          <w:rFonts w:ascii="Maiandra GD" w:hAnsi="Maiandra GD" w:cs="Consolas"/>
          <w:color w:val="4284AE"/>
          <w:sz w:val="24"/>
          <w:szCs w:val="24"/>
          <w:bdr w:val="none" w:sz="0" w:space="0" w:color="auto" w:frame="1"/>
        </w:rPr>
        <w:t>ToDictionary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KeyValuePair</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kvp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productsDictionary</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"Key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Value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Value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drawing>
          <wp:inline distT="0" distB="0" distL="0" distR="0">
            <wp:extent cx="2594610" cy="659130"/>
            <wp:effectExtent l="19050" t="0" r="0" b="0"/>
            <wp:docPr id="48" name="Picture 108" descr="Linq ToDictionary Method in C#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Linq ToDictionary Method in C# Output"/>
                    <pic:cNvPicPr>
                      <a:picLocks noChangeAspect="1" noChangeArrowheads="1"/>
                    </pic:cNvPicPr>
                  </pic:nvPicPr>
                  <pic:blipFill>
                    <a:blip r:embed="rId278"/>
                    <a:srcRect/>
                    <a:stretch>
                      <a:fillRect/>
                    </a:stretch>
                  </pic:blipFill>
                  <pic:spPr bwMode="auto">
                    <a:xfrm>
                      <a:off x="0" y="0"/>
                      <a:ext cx="2594610" cy="65913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it throws a </w:t>
      </w:r>
      <w:r w:rsidRPr="00D91B25">
        <w:rPr>
          <w:rStyle w:val="Strong"/>
          <w:rFonts w:ascii="Maiandra GD" w:hAnsi="Maiandra GD" w:cs="Arial"/>
          <w:color w:val="FF0000"/>
          <w:bdr w:val="none" w:sz="0" w:space="0" w:color="auto" w:frame="1"/>
        </w:rPr>
        <w:t>System.ArgumentException</w:t>
      </w:r>
      <w:r w:rsidRPr="00D91B25">
        <w:rPr>
          <w:rFonts w:ascii="Maiandra GD" w:hAnsi="Maiandra GD" w:cs="Arial"/>
          <w:color w:val="000000"/>
          <w:bdr w:val="none" w:sz="0" w:space="0" w:color="auto" w:frame="1"/>
        </w:rPr>
        <w:t> as there are two products with the same ID (i.e. products with id 1001) and we are using ID as the key for the dictionary.</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Product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double</w:t>
      </w:r>
      <w:r w:rsidRPr="00D91B25">
        <w:rPr>
          <w:rStyle w:val="enlighter-text"/>
          <w:rFonts w:ascii="Maiandra GD" w:hAnsi="Maiandra GD" w:cs="Consolas"/>
          <w:color w:val="CFD5E0"/>
          <w:sz w:val="24"/>
          <w:szCs w:val="24"/>
          <w:bdr w:val="none" w:sz="0" w:space="0" w:color="auto" w:frame="1"/>
        </w:rPr>
        <w:t xml:space="preserve"> Price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listProducts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"Mobile"</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1001</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"Laptop"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900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Product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n1"/>
          <w:rFonts w:ascii="Maiandra GD" w:hAnsi="Maiandra GD" w:cs="Consolas"/>
          <w:color w:val="D19A66"/>
          <w:sz w:val="24"/>
          <w:szCs w:val="24"/>
          <w:bdr w:val="none" w:sz="0" w:space="0" w:color="auto" w:frame="1"/>
        </w:rPr>
        <w:t>1003</w:t>
      </w:r>
      <w:r w:rsidRPr="00D91B25">
        <w:rPr>
          <w:rStyle w:val="enlighter-text"/>
          <w:rFonts w:ascii="Maiandra GD" w:hAnsi="Maiandra GD" w:cs="Consolas"/>
          <w:color w:val="CFD5E0"/>
          <w:sz w:val="24"/>
          <w:szCs w:val="24"/>
          <w:bdr w:val="none" w:sz="0" w:space="0" w:color="auto" w:frame="1"/>
        </w:rPr>
        <w:t xml:space="preserve">, Name = </w:t>
      </w:r>
      <w:r w:rsidRPr="00D91B25">
        <w:rPr>
          <w:rStyle w:val="enlighter-s0"/>
          <w:rFonts w:ascii="Maiandra GD" w:hAnsi="Maiandra GD" w:cs="Consolas"/>
          <w:color w:val="7CC379"/>
          <w:sz w:val="24"/>
          <w:szCs w:val="24"/>
          <w:bdr w:val="none" w:sz="0" w:space="0" w:color="auto" w:frame="1"/>
        </w:rPr>
        <w:t>"Desktop"</w:t>
      </w:r>
      <w:r w:rsidRPr="00D91B25">
        <w:rPr>
          <w:rStyle w:val="enlighter-text"/>
          <w:rFonts w:ascii="Maiandra GD" w:hAnsi="Maiandra GD" w:cs="Consolas"/>
          <w:color w:val="CFD5E0"/>
          <w:sz w:val="24"/>
          <w:szCs w:val="24"/>
          <w:bdr w:val="none" w:sz="0" w:space="0" w:color="auto" w:frame="1"/>
        </w:rPr>
        <w:t xml:space="preserve">, Price = </w:t>
      </w:r>
      <w:r w:rsidRPr="00D91B25">
        <w:rPr>
          <w:rStyle w:val="enlighter-n1"/>
          <w:rFonts w:ascii="Maiandra GD" w:hAnsi="Maiandra GD" w:cs="Consolas"/>
          <w:color w:val="D19A66"/>
          <w:sz w:val="24"/>
          <w:szCs w:val="24"/>
          <w:bdr w:val="none" w:sz="0" w:space="0" w:color="auto" w:frame="1"/>
        </w:rPr>
        <w:t>800</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Dictionary</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productsDictionary = listProducts.</w:t>
      </w:r>
      <w:r w:rsidRPr="00D91B25">
        <w:rPr>
          <w:rStyle w:val="enlighter-m3"/>
          <w:rFonts w:ascii="Maiandra GD" w:hAnsi="Maiandra GD" w:cs="Consolas"/>
          <w:color w:val="4284AE"/>
          <w:sz w:val="24"/>
          <w:szCs w:val="24"/>
          <w:bdr w:val="none" w:sz="0" w:space="0" w:color="auto" w:frame="1"/>
        </w:rPr>
        <w:t>ToDictionary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KeyValuePair</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kvp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productsDictionary</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"Key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Value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Value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following example, it will throw </w:t>
      </w:r>
      <w:r w:rsidRPr="00D91B25">
        <w:rPr>
          <w:rStyle w:val="Strong"/>
          <w:rFonts w:ascii="Maiandra GD" w:hAnsi="Maiandra GD" w:cs="Arial"/>
          <w:color w:val="FF0000"/>
          <w:bdr w:val="none" w:sz="0" w:space="0" w:color="auto" w:frame="1"/>
        </w:rPr>
        <w:t>System.ArgumentNullException</w:t>
      </w:r>
      <w:r w:rsidRPr="00D91B25">
        <w:rPr>
          <w:rFonts w:ascii="Maiandra GD" w:hAnsi="Maiandra GD" w:cs="Arial"/>
          <w:color w:val="000000"/>
          <w:bdr w:val="none" w:sz="0" w:space="0" w:color="auto" w:frame="1"/>
        </w:rPr>
        <w:t> as the source (i.e listProducts) is null.</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Product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ID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string Name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double</w:t>
      </w:r>
      <w:r w:rsidRPr="00D91B25">
        <w:rPr>
          <w:rStyle w:val="enlighter-text"/>
          <w:rFonts w:ascii="Maiandra GD" w:hAnsi="Maiandra GD" w:cs="Consolas"/>
          <w:color w:val="CFD5E0"/>
          <w:sz w:val="24"/>
          <w:szCs w:val="24"/>
          <w:bdr w:val="none" w:sz="0" w:space="0" w:color="auto" w:frame="1"/>
        </w:rPr>
        <w:t xml:space="preserve"> Price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get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set</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g1"/>
          <w:rFonts w:ascii="Maiandra GD" w:hAnsi="Maiandra GD" w:cs="Consolas"/>
          <w:b/>
          <w:bCs/>
          <w:color w:val="6B7C8B"/>
          <w:sz w:val="24"/>
          <w:szCs w:val="24"/>
          <w:bdr w:val="none" w:sz="0" w:space="0" w:color="auto" w:frame="1"/>
        </w:rPr>
        <w:t>&lt;</w:t>
      </w:r>
      <w:r w:rsidRPr="00D91B25">
        <w:rPr>
          <w:rStyle w:val="enlighter-text"/>
          <w:rFonts w:ascii="Maiandra GD" w:hAnsi="Maiandra GD" w:cs="Consolas"/>
          <w:color w:val="CFD5E0"/>
          <w:sz w:val="24"/>
          <w:szCs w:val="24"/>
          <w:bdr w:val="none" w:sz="0" w:space="0" w:color="auto" w:frame="1"/>
        </w:rPr>
        <w:t>Product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listProducts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Dictionary</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productsDictionary = listProducts.</w:t>
      </w:r>
      <w:r w:rsidRPr="00D91B25">
        <w:rPr>
          <w:rStyle w:val="enlighter-m3"/>
          <w:rFonts w:ascii="Maiandra GD" w:hAnsi="Maiandra GD" w:cs="Consolas"/>
          <w:color w:val="4284AE"/>
          <w:sz w:val="24"/>
          <w:szCs w:val="24"/>
          <w:bdr w:val="none" w:sz="0" w:space="0" w:color="auto" w:frame="1"/>
        </w:rPr>
        <w:t>ToDictionary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ID</w:t>
      </w:r>
      <w:r w:rsidRPr="00D91B25">
        <w:rPr>
          <w:rStyle w:val="enlighter-text"/>
          <w:rFonts w:ascii="Maiandra GD" w:hAnsi="Maiandra GD" w:cs="Consolas"/>
          <w:color w:val="CFD5E0"/>
          <w:sz w:val="24"/>
          <w:szCs w:val="24"/>
          <w:bdr w:val="none" w:sz="0" w:space="0" w:color="auto" w:frame="1"/>
        </w:rPr>
        <w:t>, x =</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x.</w:t>
      </w:r>
      <w:r w:rsidRPr="00D91B25">
        <w:rPr>
          <w:rStyle w:val="enlighter-m3"/>
          <w:rFonts w:ascii="Maiandra GD" w:hAnsi="Maiandra GD" w:cs="Consolas"/>
          <w:color w:val="4284AE"/>
          <w:sz w:val="24"/>
          <w:szCs w:val="24"/>
          <w:bdr w:val="none" w:sz="0" w:space="0" w:color="auto" w:frame="1"/>
        </w:rPr>
        <w:t>Name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KeyValuePair</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string</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kvp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productsDictionary</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"Key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Key</w:t>
      </w:r>
      <w:r w:rsidRPr="00D91B25">
        <w:rPr>
          <w:rStyle w:val="enlighter-text"/>
          <w:rFonts w:ascii="Maiandra GD" w:hAnsi="Maiandra GD" w:cs="Consolas"/>
          <w:color w:val="CFD5E0"/>
          <w:sz w:val="24"/>
          <w:szCs w:val="24"/>
          <w:bdr w:val="none" w:sz="0" w:space="0" w:color="auto" w:frame="1"/>
        </w:rPr>
        <w:t xml:space="preserve"> + </w:t>
      </w:r>
      <w:r w:rsidRPr="00D91B25">
        <w:rPr>
          <w:rStyle w:val="enlighter-s0"/>
          <w:rFonts w:ascii="Maiandra GD" w:hAnsi="Maiandra GD" w:cs="Consolas"/>
          <w:color w:val="7CC379"/>
          <w:sz w:val="24"/>
          <w:szCs w:val="24"/>
          <w:bdr w:val="none" w:sz="0" w:space="0" w:color="auto" w:frame="1"/>
        </w:rPr>
        <w:t>" Value : "</w:t>
      </w:r>
      <w:r w:rsidRPr="00D91B25">
        <w:rPr>
          <w:rStyle w:val="enlighter-text"/>
          <w:rFonts w:ascii="Maiandra GD" w:hAnsi="Maiandra GD" w:cs="Consolas"/>
          <w:color w:val="CFD5E0"/>
          <w:sz w:val="24"/>
          <w:szCs w:val="24"/>
          <w:bdr w:val="none" w:sz="0" w:space="0" w:color="auto" w:frame="1"/>
        </w:rPr>
        <w:t xml:space="preserve"> + kvp.</w:t>
      </w:r>
      <w:r w:rsidRPr="00D91B25">
        <w:rPr>
          <w:rStyle w:val="enlighter-m3"/>
          <w:rFonts w:ascii="Maiandra GD" w:hAnsi="Maiandra GD" w:cs="Consolas"/>
          <w:color w:val="4284AE"/>
          <w:sz w:val="24"/>
          <w:szCs w:val="24"/>
          <w:bdr w:val="none" w:sz="0" w:space="0" w:color="auto" w:frame="1"/>
        </w:rPr>
        <w:t>Value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pPr>
        <w:pBdr>
          <w:bottom w:val="double" w:sz="6" w:space="1" w:color="auto"/>
        </w:pBdr>
        <w:rPr>
          <w:rFonts w:ascii="Maiandra GD" w:hAnsi="Maiandra GD"/>
          <w:sz w:val="24"/>
          <w:szCs w:val="24"/>
        </w:rPr>
      </w:pPr>
    </w:p>
    <w:p w:rsidR="003368AC" w:rsidRPr="00D91B25" w:rsidRDefault="003368AC" w:rsidP="007343FB">
      <w:pPr>
        <w:pStyle w:val="Heading1"/>
        <w:spacing w:before="0" w:after="48"/>
        <w:textAlignment w:val="baseline"/>
        <w:rPr>
          <w:rFonts w:ascii="Maiandra GD" w:hAnsi="Maiandra GD" w:cs="Segoe UI"/>
          <w:color w:val="212529"/>
        </w:rPr>
      </w:pPr>
      <w:r w:rsidRPr="007343FB">
        <w:rPr>
          <w:rFonts w:ascii="Maiandra GD" w:hAnsi="Maiandra GD"/>
          <w:bCs w:val="0"/>
          <w:color w:val="3A3A3A"/>
          <w:sz w:val="24"/>
          <w:szCs w:val="24"/>
          <w:highlight w:val="yellow"/>
        </w:rPr>
        <w:t>Cast Operator</w:t>
      </w:r>
      <w:r w:rsidR="007343FB">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Cast Operator in C# with Examples: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Cast Operator in C# with some examples. Please read our previous article before proceeding to this article where we discussed the </w:t>
      </w:r>
      <w:hyperlink r:id="rId279" w:history="1">
        <w:r w:rsidRPr="00D91B25">
          <w:rPr>
            <w:rStyle w:val="Strong"/>
            <w:rFonts w:ascii="Maiandra GD" w:hAnsi="Maiandra GD" w:cs="Arial"/>
            <w:color w:val="007BFF"/>
            <w:bdr w:val="none" w:sz="0" w:space="0" w:color="auto" w:frame="1"/>
          </w:rPr>
          <w:t>ToDictionary Method in C#</w:t>
        </w:r>
      </w:hyperlink>
      <w:r w:rsidRPr="00D91B25">
        <w:rPr>
          <w:rFonts w:ascii="Maiandra GD" w:hAnsi="Maiandra GD" w:cs="Arial"/>
          <w:color w:val="000000"/>
          <w:bdr w:val="none" w:sz="0" w:space="0" w:color="auto" w:frame="1"/>
        </w:rPr>
        <w:t> with some examples. Like </w:t>
      </w:r>
      <w:r w:rsidRPr="00D91B25">
        <w:rPr>
          <w:rStyle w:val="Strong"/>
          <w:rFonts w:ascii="Maiandra GD" w:hAnsi="Maiandra GD" w:cs="Arial"/>
          <w:color w:val="000000"/>
          <w:bdr w:val="none" w:sz="0" w:space="0" w:color="auto" w:frame="1"/>
        </w:rPr>
        <w:t>ToList, ToArray</w:t>
      </w:r>
      <w:r w:rsidRPr="00D91B25">
        <w:rPr>
          <w:rFonts w:ascii="Maiandra GD" w:hAnsi="Maiandra GD" w:cs="Arial"/>
          <w:color w:val="000000"/>
          <w:bdr w:val="none" w:sz="0" w:space="0" w:color="auto" w:frame="1"/>
        </w:rPr>
        <w:t>, </w:t>
      </w:r>
      <w:r w:rsidRPr="00D91B25">
        <w:rPr>
          <w:rStyle w:val="Strong"/>
          <w:rFonts w:ascii="Maiandra GD" w:hAnsi="Maiandra GD" w:cs="Arial"/>
          <w:color w:val="000000"/>
          <w:bdr w:val="none" w:sz="0" w:space="0" w:color="auto" w:frame="1"/>
        </w:rPr>
        <w:t>ToDictionary</w:t>
      </w:r>
      <w:r w:rsidRPr="00D91B25">
        <w:rPr>
          <w:rFonts w:ascii="Maiandra GD" w:hAnsi="Maiandra GD" w:cs="Arial"/>
          <w:color w:val="000000"/>
          <w:bdr w:val="none" w:sz="0" w:space="0" w:color="auto" w:frame="1"/>
        </w:rPr>
        <w:t>, the </w:t>
      </w:r>
      <w:r w:rsidRPr="00D91B25">
        <w:rPr>
          <w:rStyle w:val="Strong"/>
          <w:rFonts w:ascii="Maiandra GD" w:hAnsi="Maiandra GD" w:cs="Arial"/>
          <w:color w:val="000000"/>
          <w:bdr w:val="none" w:sz="0" w:space="0" w:color="auto" w:frame="1"/>
        </w:rPr>
        <w:t>Cast Operator</w:t>
      </w:r>
      <w:r w:rsidRPr="00D91B25">
        <w:rPr>
          <w:rFonts w:ascii="Maiandra GD" w:hAnsi="Maiandra GD" w:cs="Arial"/>
          <w:color w:val="000000"/>
          <w:bdr w:val="none" w:sz="0" w:space="0" w:color="auto" w:frame="1"/>
        </w:rPr>
        <w:t> also belongs to the conversion operators category.</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Cast Operator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w:t>
      </w:r>
      <w:r w:rsidRPr="00D91B25">
        <w:rPr>
          <w:rStyle w:val="Strong"/>
          <w:rFonts w:ascii="Maiandra GD" w:hAnsi="Maiandra GD" w:cs="Arial"/>
          <w:color w:val="000000"/>
          <w:bdr w:val="none" w:sz="0" w:space="0" w:color="auto" w:frame="1"/>
        </w:rPr>
        <w:t>Cast Operator in C#</w:t>
      </w:r>
      <w:r w:rsidRPr="00D91B25">
        <w:rPr>
          <w:rFonts w:ascii="Maiandra GD" w:hAnsi="Maiandra GD" w:cs="Arial"/>
          <w:color w:val="000000"/>
          <w:bdr w:val="none" w:sz="0" w:space="0" w:color="auto" w:frame="1"/>
        </w:rPr>
        <w:t> is used to casts all the elements of a collection (</w:t>
      </w:r>
      <w:r w:rsidRPr="00D91B25">
        <w:rPr>
          <w:rStyle w:val="Strong"/>
          <w:rFonts w:ascii="Maiandra GD" w:hAnsi="Maiandra GD" w:cs="Arial"/>
          <w:color w:val="000000"/>
          <w:bdr w:val="none" w:sz="0" w:space="0" w:color="auto" w:frame="1"/>
        </w:rPr>
        <w:t>System.Collections.IEnumerable</w:t>
      </w:r>
      <w:r w:rsidRPr="00D91B25">
        <w:rPr>
          <w:rFonts w:ascii="Maiandra GD" w:hAnsi="Maiandra GD" w:cs="Arial"/>
          <w:color w:val="000000"/>
          <w:bdr w:val="none" w:sz="0" w:space="0" w:color="auto" w:frame="1"/>
        </w:rPr>
        <w:t>) to a specified type and then return a new </w:t>
      </w:r>
      <w:r w:rsidRPr="00D91B25">
        <w:rPr>
          <w:rStyle w:val="Strong"/>
          <w:rFonts w:ascii="Maiandra GD" w:hAnsi="Maiandra GD" w:cs="Arial"/>
          <w:color w:val="000000"/>
          <w:bdr w:val="none" w:sz="0" w:space="0" w:color="auto" w:frame="1"/>
        </w:rPr>
        <w:t>System.Collections.Generic.IEnumerable&lt;T&gt;</w:t>
      </w:r>
      <w:r w:rsidRPr="00D91B25">
        <w:rPr>
          <w:rFonts w:ascii="Maiandra GD" w:hAnsi="Maiandra GD" w:cs="Arial"/>
          <w:color w:val="000000"/>
          <w:bdr w:val="none" w:sz="0" w:space="0" w:color="auto" w:frame="1"/>
        </w:rPr>
        <w:t> collection which contains all the elements of the source sequence cast to the specified type. This method uses deferred execution.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signature of this method is given below.</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Fonts w:ascii="Maiandra GD" w:hAnsi="Maiandra GD" w:cs="Arial"/>
          <w:b w:val="0"/>
          <w:bCs w:val="0"/>
          <w:noProof/>
          <w:color w:val="000000"/>
          <w:sz w:val="24"/>
          <w:szCs w:val="24"/>
          <w:bdr w:val="none" w:sz="0" w:space="0" w:color="auto" w:frame="1"/>
        </w:rPr>
        <w:drawing>
          <wp:inline distT="0" distB="0" distL="0" distR="0">
            <wp:extent cx="6687820" cy="499745"/>
            <wp:effectExtent l="19050" t="0" r="0" b="0"/>
            <wp:docPr id="113" name="Picture 113" descr="Cast Operator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ast Operator in C#"/>
                    <pic:cNvPicPr>
                      <a:picLocks noChangeAspect="1" noChangeArrowheads="1"/>
                    </pic:cNvPicPr>
                  </pic:nvPicPr>
                  <pic:blipFill>
                    <a:blip r:embed="rId280"/>
                    <a:srcRect/>
                    <a:stretch>
                      <a:fillRect/>
                    </a:stretch>
                  </pic:blipFill>
                  <pic:spPr bwMode="auto">
                    <a:xfrm>
                      <a:off x="0" y="0"/>
                      <a:ext cx="6687820" cy="499745"/>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Parameters:</w:t>
      </w:r>
    </w:p>
    <w:p w:rsidR="003368AC" w:rsidRPr="00D91B25" w:rsidRDefault="003368AC" w:rsidP="003368AC">
      <w:pPr>
        <w:numPr>
          <w:ilvl w:val="0"/>
          <w:numId w:val="86"/>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source:</w:t>
      </w:r>
      <w:r w:rsidRPr="00D91B25">
        <w:rPr>
          <w:rFonts w:ascii="Maiandra GD" w:hAnsi="Maiandra GD" w:cs="Arial"/>
          <w:color w:val="000000"/>
          <w:sz w:val="24"/>
          <w:szCs w:val="24"/>
          <w:bdr w:val="none" w:sz="0" w:space="0" w:color="auto" w:frame="1"/>
        </w:rPr>
        <w:t> The </w:t>
      </w:r>
      <w:r w:rsidRPr="00D91B25">
        <w:rPr>
          <w:rStyle w:val="Strong"/>
          <w:rFonts w:ascii="Maiandra GD" w:hAnsi="Maiandra GD" w:cs="Arial"/>
          <w:color w:val="000000"/>
          <w:sz w:val="24"/>
          <w:szCs w:val="24"/>
          <w:bdr w:val="none" w:sz="0" w:space="0" w:color="auto" w:frame="1"/>
        </w:rPr>
        <w:t>System.Collections.IEnumerable</w:t>
      </w:r>
      <w:r w:rsidRPr="00D91B25">
        <w:rPr>
          <w:rFonts w:ascii="Maiandra GD" w:hAnsi="Maiandra GD" w:cs="Arial"/>
          <w:color w:val="000000"/>
          <w:sz w:val="24"/>
          <w:szCs w:val="24"/>
          <w:bdr w:val="none" w:sz="0" w:space="0" w:color="auto" w:frame="1"/>
        </w:rPr>
        <w:t> that contains the elements to be cast to type </w:t>
      </w:r>
      <w:r w:rsidRPr="00D91B25">
        <w:rPr>
          <w:rStyle w:val="Strong"/>
          <w:rFonts w:ascii="Maiandra GD" w:hAnsi="Maiandra GD" w:cs="Arial"/>
          <w:color w:val="000000"/>
          <w:sz w:val="24"/>
          <w:szCs w:val="24"/>
          <w:bdr w:val="none" w:sz="0" w:space="0" w:color="auto" w:frame="1"/>
        </w:rPr>
        <w:t>TResult</w:t>
      </w:r>
      <w:r w:rsidRPr="00D91B25">
        <w:rPr>
          <w:rFonts w:ascii="Maiandra GD" w:hAnsi="Maiandra GD" w:cs="Arial"/>
          <w:color w:val="000000"/>
          <w:sz w:val="24"/>
          <w:szCs w:val="24"/>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Type parameters:</w:t>
      </w:r>
    </w:p>
    <w:p w:rsidR="003368AC" w:rsidRPr="00D91B25" w:rsidRDefault="003368AC" w:rsidP="003368AC">
      <w:pPr>
        <w:numPr>
          <w:ilvl w:val="0"/>
          <w:numId w:val="87"/>
        </w:numPr>
        <w:shd w:val="clear" w:color="auto" w:fill="FFFFFF"/>
        <w:spacing w:after="0" w:line="240" w:lineRule="auto"/>
        <w:jc w:val="both"/>
        <w:textAlignment w:val="baseline"/>
        <w:rPr>
          <w:rFonts w:ascii="Maiandra GD" w:hAnsi="Maiandra GD" w:cs="Segoe UI"/>
          <w:color w:val="212529"/>
          <w:sz w:val="24"/>
          <w:szCs w:val="24"/>
        </w:rPr>
      </w:pPr>
      <w:r w:rsidRPr="00D91B25">
        <w:rPr>
          <w:rStyle w:val="Strong"/>
          <w:rFonts w:ascii="Maiandra GD" w:hAnsi="Maiandra GD" w:cs="Arial"/>
          <w:color w:val="000000"/>
          <w:sz w:val="24"/>
          <w:szCs w:val="24"/>
          <w:bdr w:val="none" w:sz="0" w:space="0" w:color="auto" w:frame="1"/>
        </w:rPr>
        <w:t>TResult:</w:t>
      </w:r>
      <w:r w:rsidRPr="00D91B25">
        <w:rPr>
          <w:rFonts w:ascii="Maiandra GD" w:hAnsi="Maiandra GD" w:cs="Arial"/>
          <w:color w:val="000000"/>
          <w:sz w:val="24"/>
          <w:szCs w:val="24"/>
          <w:bdr w:val="none" w:sz="0" w:space="0" w:color="auto" w:frame="1"/>
        </w:rPr>
        <w:t> The type to cast the elements of source.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Exceptions:</w:t>
      </w:r>
      <w:r w:rsidRPr="00D91B25">
        <w:rPr>
          <w:rFonts w:ascii="Maiandra GD" w:hAnsi="Maiandra GD" w:cs="Arial"/>
          <w:color w:val="000000"/>
          <w:bdr w:val="none" w:sz="0" w:space="0" w:color="auto" w:frame="1"/>
        </w:rPr>
        <w:t> It will throw </w:t>
      </w:r>
      <w:r w:rsidRPr="00D91B25">
        <w:rPr>
          <w:rStyle w:val="Strong"/>
          <w:rFonts w:ascii="Maiandra GD" w:hAnsi="Maiandra GD" w:cs="Arial"/>
          <w:color w:val="FF0000"/>
          <w:bdr w:val="none" w:sz="0" w:space="0" w:color="auto" w:frame="1"/>
        </w:rPr>
        <w:t>System.ArgumentNullException</w:t>
      </w:r>
      <w:r w:rsidRPr="00D91B25">
        <w:rPr>
          <w:rFonts w:ascii="Maiandra GD" w:hAnsi="Maiandra GD" w:cs="Arial"/>
          <w:color w:val="000000"/>
          <w:bdr w:val="none" w:sz="0" w:space="0" w:color="auto" w:frame="1"/>
        </w:rPr>
        <w:t> when the source is null.  It also throws </w:t>
      </w:r>
      <w:r w:rsidRPr="00D91B25">
        <w:rPr>
          <w:rStyle w:val="Strong"/>
          <w:rFonts w:ascii="Maiandra GD" w:hAnsi="Maiandra GD" w:cs="Arial"/>
          <w:color w:val="FF0000"/>
          <w:bdr w:val="none" w:sz="0" w:space="0" w:color="auto" w:frame="1"/>
        </w:rPr>
        <w:t>System.InvalidCastException</w:t>
      </w:r>
      <w:r w:rsidRPr="00D91B25">
        <w:rPr>
          <w:rFonts w:ascii="Maiandra GD" w:hAnsi="Maiandra GD" w:cs="Arial"/>
          <w:color w:val="000000"/>
          <w:bdr w:val="none" w:sz="0" w:space="0" w:color="auto" w:frame="1"/>
        </w:rPr>
        <w:t> when an element in the source sequence cannot be cast to the specified type TResult.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source sequence contains 3 elements and all these three elements are of type integer. So, all these elements are cast to integers.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ArrayList 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ArrayList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30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list.</w:t>
      </w:r>
      <w:r w:rsidRPr="00D91B25">
        <w:rPr>
          <w:rStyle w:val="enlighter-m3"/>
          <w:rFonts w:ascii="Maiandra GD" w:hAnsi="Maiandra GD" w:cs="Consolas"/>
          <w:color w:val="4284AE"/>
          <w:sz w:val="24"/>
          <w:szCs w:val="24"/>
          <w:bdr w:val="none" w:sz="0" w:space="0" w:color="auto" w:frame="1"/>
        </w:rPr>
        <w:t>Cast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10 20 30</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Example2:</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lastRenderedPageBreak/>
        <w:t>In the following example, the line “</w:t>
      </w:r>
      <w:r w:rsidRPr="00D91B25">
        <w:rPr>
          <w:rStyle w:val="Strong"/>
          <w:rFonts w:ascii="Maiandra GD" w:hAnsi="Maiandra GD" w:cs="Arial"/>
          <w:color w:val="0000FF"/>
          <w:bdr w:val="none" w:sz="0" w:space="0" w:color="auto" w:frame="1"/>
        </w:rPr>
        <w:t>list.Add(“40”);</w:t>
      </w:r>
      <w:r w:rsidRPr="00D91B25">
        <w:rPr>
          <w:rFonts w:ascii="Maiandra GD" w:hAnsi="Maiandra GD" w:cs="Arial"/>
          <w:color w:val="000000"/>
          <w:bdr w:val="none" w:sz="0" w:space="0" w:color="auto" w:frame="1"/>
        </w:rPr>
        <w:t>” will throw an exception. This is because it is a string value and we are trying to convert it into an int. So, it will throw </w:t>
      </w:r>
      <w:r w:rsidRPr="00D91B25">
        <w:rPr>
          <w:rStyle w:val="Strong"/>
          <w:rFonts w:ascii="Maiandra GD" w:hAnsi="Maiandra GD" w:cs="Arial"/>
          <w:color w:val="FF0000"/>
          <w:bdr w:val="none" w:sz="0" w:space="0" w:color="auto" w:frame="1"/>
        </w:rPr>
        <w:t>System.InvalidCastException</w:t>
      </w:r>
      <w:r w:rsidRPr="00D91B25">
        <w:rPr>
          <w:rFonts w:ascii="Maiandra GD" w:hAnsi="Maiandra GD" w:cs="Arial"/>
          <w:color w:val="000000"/>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ArrayList 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ArrayList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//The following statement throws System.InvalidCastException</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list.</w:t>
      </w:r>
      <w:r w:rsidRPr="00D91B25">
        <w:rPr>
          <w:rStyle w:val="enlighter-m3"/>
          <w:rFonts w:ascii="Maiandra GD" w:hAnsi="Maiandra GD" w:cs="Consolas"/>
          <w:color w:val="4284AE"/>
          <w:sz w:val="24"/>
          <w:szCs w:val="24"/>
          <w:bdr w:val="none" w:sz="0" w:space="0" w:color="auto" w:frame="1"/>
        </w:rPr>
        <w:t>Add</w:t>
      </w:r>
      <w:r w:rsidRPr="00D91B25">
        <w:rPr>
          <w:rStyle w:val="enlighter-g1"/>
          <w:rFonts w:ascii="Maiandra GD" w:hAnsi="Maiandra GD" w:cs="Consolas"/>
          <w:b/>
          <w:bCs/>
          <w:color w:val="6B7C8B"/>
          <w:sz w:val="24"/>
          <w:szCs w:val="24"/>
          <w:bdr w:val="none" w:sz="0" w:space="0" w:color="auto" w:frame="1"/>
        </w:rPr>
        <w:t>(</w:t>
      </w:r>
      <w:r w:rsidRPr="00D91B25">
        <w:rPr>
          <w:rStyle w:val="enlighter-s0"/>
          <w:rFonts w:ascii="Maiandra GD" w:hAnsi="Maiandra GD" w:cs="Consolas"/>
          <w:color w:val="7CC379"/>
          <w:sz w:val="24"/>
          <w:szCs w:val="24"/>
          <w:bdr w:val="none" w:sz="0" w:space="0" w:color="auto" w:frame="1"/>
        </w:rPr>
        <w:t>"40"</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list.</w:t>
      </w:r>
      <w:r w:rsidRPr="00D91B25">
        <w:rPr>
          <w:rStyle w:val="enlighter-m3"/>
          <w:rFonts w:ascii="Maiandra GD" w:hAnsi="Maiandra GD" w:cs="Consolas"/>
          <w:color w:val="4284AE"/>
          <w:sz w:val="24"/>
          <w:szCs w:val="24"/>
          <w:bdr w:val="none" w:sz="0" w:space="0" w:color="auto" w:frame="1"/>
        </w:rPr>
        <w:t>Cast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Example3:</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source sequence is null. So, when we run the application, it will throw </w:t>
      </w:r>
      <w:r w:rsidRPr="00D91B25">
        <w:rPr>
          <w:rStyle w:val="Strong"/>
          <w:rFonts w:ascii="Maiandra GD" w:hAnsi="Maiandra GD" w:cs="Arial"/>
          <w:color w:val="FF0000"/>
          <w:bdr w:val="none" w:sz="0" w:space="0" w:color="auto" w:frame="1"/>
        </w:rPr>
        <w:t>System.ArgumentNullException</w:t>
      </w:r>
      <w:r w:rsidRPr="00D91B25">
        <w:rPr>
          <w:rFonts w:ascii="Maiandra GD" w:hAnsi="Maiandra GD" w:cs="Arial"/>
          <w:color w:val="000000"/>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ArrayList list = </w:t>
      </w:r>
      <w:r w:rsidRPr="00D91B25">
        <w:rPr>
          <w:rStyle w:val="enlighter-e1"/>
          <w:rFonts w:ascii="Maiandra GD" w:hAnsi="Maiandra GD" w:cs="Consolas"/>
          <w:b/>
          <w:bCs/>
          <w:color w:val="D171DD"/>
          <w:sz w:val="24"/>
          <w:szCs w:val="24"/>
          <w:bdr w:val="none" w:sz="0" w:space="0" w:color="auto" w:frame="1"/>
        </w:rPr>
        <w:t>null</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c0"/>
          <w:rFonts w:ascii="Maiandra GD" w:hAnsi="Maiandra GD" w:cs="Consolas"/>
          <w:color w:val="6B7C8B"/>
          <w:sz w:val="24"/>
          <w:szCs w:val="24"/>
          <w:bdr w:val="none" w:sz="0" w:space="0" w:color="auto" w:frame="1"/>
        </w:rPr>
        <w:t>//Throws System.ArgumentNullException</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list.</w:t>
      </w:r>
      <w:r w:rsidRPr="00D91B25">
        <w:rPr>
          <w:rStyle w:val="enlighter-m3"/>
          <w:rFonts w:ascii="Maiandra GD" w:hAnsi="Maiandra GD" w:cs="Consolas"/>
          <w:color w:val="4284AE"/>
          <w:sz w:val="24"/>
          <w:szCs w:val="24"/>
          <w:bdr w:val="none" w:sz="0" w:space="0" w:color="auto" w:frame="1"/>
        </w:rPr>
        <w:t>Cast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lastRenderedPageBreak/>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E353E"/>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pPr>
        <w:pBdr>
          <w:bottom w:val="double" w:sz="6" w:space="1" w:color="auto"/>
        </w:pBdr>
        <w:rPr>
          <w:rFonts w:ascii="Maiandra GD" w:hAnsi="Maiandra GD"/>
          <w:sz w:val="24"/>
          <w:szCs w:val="24"/>
        </w:rPr>
      </w:pPr>
    </w:p>
    <w:p w:rsidR="003368AC" w:rsidRPr="00D91B25" w:rsidRDefault="003368AC" w:rsidP="007343FB">
      <w:pPr>
        <w:pStyle w:val="Heading1"/>
        <w:spacing w:before="0" w:after="48"/>
        <w:textAlignment w:val="baseline"/>
        <w:rPr>
          <w:rFonts w:ascii="Maiandra GD" w:hAnsi="Maiandra GD" w:cs="Segoe UI"/>
          <w:color w:val="212529"/>
        </w:rPr>
      </w:pPr>
      <w:r w:rsidRPr="007343FB">
        <w:rPr>
          <w:rFonts w:ascii="Maiandra GD" w:hAnsi="Maiandra GD"/>
          <w:bCs w:val="0"/>
          <w:color w:val="3A3A3A"/>
          <w:sz w:val="24"/>
          <w:szCs w:val="24"/>
          <w:highlight w:val="yellow"/>
        </w:rPr>
        <w:t>Difference between Cast and OfType Operators</w:t>
      </w:r>
      <w:r w:rsidR="007343FB">
        <w:rPr>
          <w:rFonts w:ascii="Maiandra GD" w:hAnsi="Maiandra GD"/>
          <w:bCs w:val="0"/>
          <w:color w:val="3A3A3A"/>
          <w:sz w:val="24"/>
          <w:szCs w:val="24"/>
        </w:rPr>
        <w:t xml:space="preserve"> </w:t>
      </w:r>
    </w:p>
    <w:p w:rsidR="003368AC" w:rsidRPr="00D91B25" w:rsidRDefault="003368AC" w:rsidP="003368AC">
      <w:pPr>
        <w:pStyle w:val="Heading2"/>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Difference between Cast and OfType Operators in C#</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this article, I am going to discuss the </w:t>
      </w:r>
      <w:r w:rsidRPr="00D91B25">
        <w:rPr>
          <w:rStyle w:val="Strong"/>
          <w:rFonts w:ascii="Maiandra GD" w:hAnsi="Maiandra GD" w:cs="Arial"/>
          <w:color w:val="000000"/>
          <w:bdr w:val="none" w:sz="0" w:space="0" w:color="auto" w:frame="1"/>
        </w:rPr>
        <w:t>difference between Cast and OfType Operators</w:t>
      </w:r>
      <w:r w:rsidRPr="00D91B25">
        <w:rPr>
          <w:rFonts w:ascii="Maiandra GD" w:hAnsi="Maiandra GD" w:cs="Arial"/>
          <w:color w:val="000000"/>
          <w:bdr w:val="none" w:sz="0" w:space="0" w:color="auto" w:frame="1"/>
        </w:rPr>
        <w:t> in C# with an example. This is one of the frequently asked interview questions. For a better understanding of this question, I strongly recommended you to read the following two articles before proceeding to this article.</w:t>
      </w:r>
    </w:p>
    <w:p w:rsidR="003368AC" w:rsidRPr="00D91B25" w:rsidRDefault="003368AC" w:rsidP="003368AC">
      <w:pPr>
        <w:numPr>
          <w:ilvl w:val="0"/>
          <w:numId w:val="88"/>
        </w:numPr>
        <w:shd w:val="clear" w:color="auto" w:fill="FFFFFF"/>
        <w:spacing w:after="0" w:line="240" w:lineRule="auto"/>
        <w:jc w:val="both"/>
        <w:textAlignment w:val="baseline"/>
        <w:rPr>
          <w:rFonts w:ascii="Maiandra GD" w:hAnsi="Maiandra GD" w:cs="Segoe UI"/>
          <w:color w:val="212529"/>
          <w:sz w:val="24"/>
          <w:szCs w:val="24"/>
        </w:rPr>
      </w:pPr>
      <w:hyperlink r:id="rId281" w:history="1">
        <w:r w:rsidRPr="00D91B25">
          <w:rPr>
            <w:rStyle w:val="Hyperlink"/>
            <w:rFonts w:ascii="Maiandra GD" w:hAnsi="Maiandra GD" w:cs="Arial"/>
            <w:b/>
            <w:bCs/>
            <w:color w:val="007BFF"/>
            <w:sz w:val="24"/>
            <w:szCs w:val="24"/>
            <w:bdr w:val="none" w:sz="0" w:space="0" w:color="auto" w:frame="1"/>
          </w:rPr>
          <w:t>Cast Operator in C#</w:t>
        </w:r>
      </w:hyperlink>
    </w:p>
    <w:p w:rsidR="003368AC" w:rsidRPr="00D91B25" w:rsidRDefault="003368AC" w:rsidP="003368AC">
      <w:pPr>
        <w:numPr>
          <w:ilvl w:val="0"/>
          <w:numId w:val="88"/>
        </w:numPr>
        <w:shd w:val="clear" w:color="auto" w:fill="FFFFFF"/>
        <w:spacing w:after="0" w:line="240" w:lineRule="auto"/>
        <w:jc w:val="both"/>
        <w:textAlignment w:val="baseline"/>
        <w:rPr>
          <w:rFonts w:ascii="Maiandra GD" w:hAnsi="Maiandra GD" w:cs="Segoe UI"/>
          <w:color w:val="212529"/>
          <w:sz w:val="24"/>
          <w:szCs w:val="24"/>
        </w:rPr>
      </w:pPr>
      <w:hyperlink r:id="rId282" w:history="1">
        <w:r w:rsidRPr="00D91B25">
          <w:rPr>
            <w:rStyle w:val="Strong"/>
            <w:rFonts w:ascii="Maiandra GD" w:hAnsi="Maiandra GD" w:cs="Arial"/>
            <w:color w:val="0000FF"/>
            <w:sz w:val="24"/>
            <w:szCs w:val="24"/>
            <w:bdr w:val="none" w:sz="0" w:space="0" w:color="auto" w:frame="1"/>
          </w:rPr>
          <w:t>OfType Operator in C#</w:t>
        </w:r>
      </w:hyperlink>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Difference between Cast and OfType operators:</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The Cast operator in C# will try to cast all the elements present in the source sequence into a specified type. If any of the elements in the source sequence cannot be cast to the specified type then it will throw </w:t>
      </w:r>
      <w:r w:rsidRPr="00D91B25">
        <w:rPr>
          <w:rStyle w:val="Strong"/>
          <w:rFonts w:ascii="Maiandra GD" w:hAnsi="Maiandra GD" w:cs="Arial"/>
          <w:color w:val="FF0000"/>
          <w:bdr w:val="none" w:sz="0" w:space="0" w:color="auto" w:frame="1"/>
        </w:rPr>
        <w:t>InvalidCastException</w:t>
      </w:r>
      <w:r w:rsidRPr="00D91B25">
        <w:rPr>
          <w:rFonts w:ascii="Maiandra GD" w:hAnsi="Maiandra GD" w:cs="Arial"/>
          <w:color w:val="000000"/>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On the other hand, the OfType operator in C# returns only the elements of the specified type and the rest of the elements in the source sequence will be ignored as well as excluded from the result. </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Cast Operator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In the following example, the Cast operator throws </w:t>
      </w:r>
      <w:r w:rsidRPr="00D91B25">
        <w:rPr>
          <w:rStyle w:val="Strong"/>
          <w:rFonts w:ascii="Maiandra GD" w:hAnsi="Maiandra GD" w:cs="Arial"/>
          <w:color w:val="FF0000"/>
          <w:bdr w:val="none" w:sz="0" w:space="0" w:color="auto" w:frame="1"/>
        </w:rPr>
        <w:t>InvalidCastException</w:t>
      </w:r>
      <w:r w:rsidRPr="00D91B25">
        <w:rPr>
          <w:rFonts w:ascii="Maiandra GD" w:hAnsi="Maiandra GD" w:cs="Arial"/>
          <w:color w:val="FF0000"/>
          <w:bdr w:val="none" w:sz="0" w:space="0" w:color="auto" w:frame="1"/>
        </w:rPr>
        <w:t> </w:t>
      </w:r>
      <w:r w:rsidRPr="00D91B25">
        <w:rPr>
          <w:rFonts w:ascii="Maiandra GD" w:hAnsi="Maiandra GD" w:cs="Arial"/>
          <w:color w:val="000000"/>
          <w:bdr w:val="none" w:sz="0" w:space="0" w:color="auto" w:frame="1"/>
        </w:rPr>
        <w:t>as it is unable the Cast the value </w:t>
      </w:r>
      <w:r w:rsidRPr="00D91B25">
        <w:rPr>
          <w:rStyle w:val="Strong"/>
          <w:rFonts w:ascii="Maiandra GD" w:hAnsi="Maiandra GD" w:cs="Arial"/>
          <w:color w:val="000000"/>
          <w:bdr w:val="none" w:sz="0" w:space="0" w:color="auto" w:frame="1"/>
        </w:rPr>
        <w:t>“50”</w:t>
      </w:r>
      <w:r w:rsidRPr="00D91B25">
        <w:rPr>
          <w:rFonts w:ascii="Maiandra GD" w:hAnsi="Maiandra GD" w:cs="Arial"/>
          <w:color w:val="000000"/>
          <w:bdr w:val="none" w:sz="0" w:space="0" w:color="auto" w:frame="1"/>
        </w:rPr>
        <w:t> (it is in the form of a string) to an integer.</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lastRenderedPageBreak/>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ArrayList 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ArrayList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"50"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list.</w:t>
      </w:r>
      <w:r w:rsidRPr="00D91B25">
        <w:rPr>
          <w:rStyle w:val="enlighter-m3"/>
          <w:rFonts w:ascii="Maiandra GD" w:hAnsi="Maiandra GD" w:cs="Consolas"/>
          <w:color w:val="4284AE"/>
          <w:sz w:val="24"/>
          <w:szCs w:val="24"/>
          <w:bdr w:val="none" w:sz="0" w:space="0" w:color="auto" w:frame="1"/>
        </w:rPr>
        <w:t>Cast</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run the above application, it should give you the following exception.</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noProof/>
          <w:color w:val="000000"/>
          <w:bdr w:val="none" w:sz="0" w:space="0" w:color="auto" w:frame="1"/>
        </w:rPr>
        <w:lastRenderedPageBreak/>
        <w:drawing>
          <wp:inline distT="0" distB="0" distL="0" distR="0">
            <wp:extent cx="4412615" cy="659130"/>
            <wp:effectExtent l="19050" t="0" r="6985" b="0"/>
            <wp:docPr id="115" name="Picture 115" descr="Difference between Cast and OfType Operators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ference between Cast and OfType Operators in C#"/>
                    <pic:cNvPicPr>
                      <a:picLocks noChangeAspect="1" noChangeArrowheads="1"/>
                    </pic:cNvPicPr>
                  </pic:nvPicPr>
                  <pic:blipFill>
                    <a:blip r:embed="rId283"/>
                    <a:srcRect/>
                    <a:stretch>
                      <a:fillRect/>
                    </a:stretch>
                  </pic:blipFill>
                  <pic:spPr bwMode="auto">
                    <a:xfrm>
                      <a:off x="0" y="0"/>
                      <a:ext cx="4412615" cy="659130"/>
                    </a:xfrm>
                    <a:prstGeom prst="rect">
                      <a:avLst/>
                    </a:prstGeom>
                    <a:noFill/>
                    <a:ln w="9525">
                      <a:noFill/>
                      <a:miter lim="800000"/>
                      <a:headEnd/>
                      <a:tailEnd/>
                    </a:ln>
                  </pic:spPr>
                </pic:pic>
              </a:graphicData>
            </a:graphic>
          </wp:inline>
        </w:drawing>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OfType Operator Example: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Let us rewrite the same example using the </w:t>
      </w:r>
      <w:r w:rsidRPr="00D91B25">
        <w:rPr>
          <w:rStyle w:val="Strong"/>
          <w:rFonts w:ascii="Maiandra GD" w:hAnsi="Maiandra GD" w:cs="Arial"/>
          <w:color w:val="000000"/>
          <w:bdr w:val="none" w:sz="0" w:space="0" w:color="auto" w:frame="1"/>
        </w:rPr>
        <w:t>OfType</w:t>
      </w:r>
      <w:r w:rsidRPr="00D91B25">
        <w:rPr>
          <w:rFonts w:ascii="Maiandra GD" w:hAnsi="Maiandra GD" w:cs="Arial"/>
          <w:color w:val="000000"/>
          <w:bdr w:val="none" w:sz="0" w:space="0" w:color="auto" w:frame="1"/>
        </w:rPr>
        <w:t> operator as shown below.</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System.Linq;</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System.Collections.Generic;</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using </w:t>
      </w:r>
      <w:r w:rsidRPr="00D91B25">
        <w:rPr>
          <w:rStyle w:val="enlighter-k10"/>
          <w:rFonts w:ascii="Maiandra GD" w:hAnsi="Maiandra GD" w:cs="Consolas"/>
          <w:i/>
          <w:iCs/>
          <w:color w:val="4284AE"/>
          <w:sz w:val="24"/>
          <w:szCs w:val="24"/>
          <w:bdr w:val="none" w:sz="0" w:space="0" w:color="auto" w:frame="1"/>
        </w:rPr>
        <w:t>System.Collections;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 xml:space="preserve">namespace </w:t>
      </w:r>
      <w:r w:rsidRPr="00D91B25">
        <w:rPr>
          <w:rStyle w:val="enlighter-k10"/>
          <w:rFonts w:ascii="Maiandra GD" w:hAnsi="Maiandra GD" w:cs="Consolas"/>
          <w:i/>
          <w:iCs/>
          <w:color w:val="4284AE"/>
          <w:sz w:val="24"/>
          <w:szCs w:val="24"/>
          <w:bdr w:val="none" w:sz="0" w:space="0" w:color="auto" w:frame="1"/>
        </w:rPr>
        <w:t>ConversionOperators</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class</w:t>
      </w:r>
      <w:r w:rsidRPr="00D91B25">
        <w:rPr>
          <w:rStyle w:val="enlighter-text"/>
          <w:rFonts w:ascii="Maiandra GD" w:hAnsi="Maiandra GD" w:cs="Consolas"/>
          <w:color w:val="CFD5E0"/>
          <w:sz w:val="24"/>
          <w:szCs w:val="24"/>
          <w:bdr w:val="none" w:sz="0" w:space="0" w:color="auto" w:frame="1"/>
        </w:rPr>
        <w:t xml:space="preserve"> Program</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0"/>
          <w:rFonts w:ascii="Maiandra GD" w:hAnsi="Maiandra GD" w:cs="Consolas"/>
          <w:b/>
          <w:bCs/>
          <w:color w:val="D171DD"/>
          <w:sz w:val="24"/>
          <w:szCs w:val="24"/>
          <w:bdr w:val="none" w:sz="0" w:space="0" w:color="auto" w:frame="1"/>
        </w:rPr>
        <w:t>public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0"/>
          <w:rFonts w:ascii="Maiandra GD" w:hAnsi="Maiandra GD" w:cs="Consolas"/>
          <w:b/>
          <w:bCs/>
          <w:color w:val="D171DD"/>
          <w:sz w:val="24"/>
          <w:szCs w:val="24"/>
          <w:bdr w:val="none" w:sz="0" w:space="0" w:color="auto" w:frame="1"/>
        </w:rPr>
        <w:t>static</w:t>
      </w:r>
      <w:r w:rsidRPr="00D91B25">
        <w:rPr>
          <w:rStyle w:val="enlighter-text"/>
          <w:rFonts w:ascii="Maiandra GD" w:hAnsi="Maiandra GD" w:cs="Consolas"/>
          <w:color w:val="CFD5E0"/>
          <w:sz w:val="24"/>
          <w:szCs w:val="24"/>
          <w:bdr w:val="none" w:sz="0" w:space="0" w:color="auto" w:frame="1"/>
        </w:rPr>
        <w:t xml:space="preserve"> </w:t>
      </w:r>
      <w:r w:rsidRPr="00D91B25">
        <w:rPr>
          <w:rStyle w:val="enlighter-k5"/>
          <w:rFonts w:ascii="Maiandra GD" w:hAnsi="Maiandra GD" w:cs="Consolas"/>
          <w:b/>
          <w:bCs/>
          <w:color w:val="D171DD"/>
          <w:sz w:val="24"/>
          <w:szCs w:val="24"/>
          <w:bdr w:val="none" w:sz="0" w:space="0" w:color="auto" w:frame="1"/>
        </w:rPr>
        <w:t>void</w:t>
      </w:r>
      <w:r w:rsidRPr="00D91B25">
        <w:rPr>
          <w:rStyle w:val="enlighter-text"/>
          <w:rFonts w:ascii="Maiandra GD" w:hAnsi="Maiandra GD" w:cs="Consolas"/>
          <w:color w:val="CFD5E0"/>
          <w:sz w:val="24"/>
          <w:szCs w:val="24"/>
          <w:bdr w:val="none" w:sz="0" w:space="0" w:color="auto" w:frame="1"/>
        </w:rPr>
        <w:t xml:space="preserve"> </w:t>
      </w:r>
      <w:r w:rsidRPr="00D91B25">
        <w:rPr>
          <w:rStyle w:val="enlighter-m0"/>
          <w:rFonts w:ascii="Maiandra GD" w:hAnsi="Maiandra GD" w:cs="Consolas"/>
          <w:color w:val="4284AE"/>
          <w:sz w:val="24"/>
          <w:szCs w:val="24"/>
          <w:bdr w:val="none" w:sz="0" w:space="0" w:color="auto" w:frame="1"/>
        </w:rPr>
        <w:t>Main</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 xml:space="preserve">ArrayList list = </w:t>
      </w:r>
      <w:r w:rsidRPr="00D91B25">
        <w:rPr>
          <w:rStyle w:val="enlighter-k3"/>
          <w:rFonts w:ascii="Maiandra GD" w:hAnsi="Maiandra GD" w:cs="Consolas"/>
          <w:color w:val="4284AE"/>
          <w:sz w:val="24"/>
          <w:szCs w:val="24"/>
          <w:bdr w:val="none" w:sz="0" w:space="0" w:color="auto" w:frame="1"/>
        </w:rPr>
        <w:t>new</w:t>
      </w:r>
      <w:r w:rsidRPr="00D91B25">
        <w:rPr>
          <w:rStyle w:val="enlighter-text"/>
          <w:rFonts w:ascii="Maiandra GD" w:hAnsi="Maiandra GD" w:cs="Consolas"/>
          <w:color w:val="CFD5E0"/>
          <w:sz w:val="24"/>
          <w:szCs w:val="24"/>
          <w:bdr w:val="none" w:sz="0" w:space="0" w:color="auto" w:frame="1"/>
        </w:rPr>
        <w:t xml:space="preserve"> ArrayList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10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20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n1"/>
          <w:rFonts w:ascii="Maiandra GD" w:hAnsi="Maiandra GD" w:cs="Consolas"/>
          <w:color w:val="D19A66"/>
          <w:sz w:val="24"/>
          <w:szCs w:val="24"/>
          <w:bdr w:val="none" w:sz="0" w:space="0" w:color="auto" w:frame="1"/>
        </w:rPr>
        <w:t>30</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s0"/>
          <w:rFonts w:ascii="Maiandra GD" w:hAnsi="Maiandra GD" w:cs="Consolas"/>
          <w:color w:val="7CC379"/>
          <w:sz w:val="24"/>
          <w:szCs w:val="24"/>
          <w:bdr w:val="none" w:sz="0" w:space="0" w:color="auto" w:frame="1"/>
        </w:rPr>
        <w:t>"50"</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IEnumerable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 xml:space="preserve"> result = list.</w:t>
      </w:r>
      <w:r w:rsidRPr="00D91B25">
        <w:rPr>
          <w:rStyle w:val="enlighter-m3"/>
          <w:rFonts w:ascii="Maiandra GD" w:hAnsi="Maiandra GD" w:cs="Consolas"/>
          <w:color w:val="4284AE"/>
          <w:sz w:val="24"/>
          <w:szCs w:val="24"/>
          <w:bdr w:val="none" w:sz="0" w:space="0" w:color="auto" w:frame="1"/>
        </w:rPr>
        <w:t>OfType</w:t>
      </w:r>
      <w:r w:rsidRPr="00D91B25">
        <w:rPr>
          <w:rStyle w:val="enlighter-g1"/>
          <w:rFonts w:ascii="Maiandra GD" w:hAnsi="Maiandra GD" w:cs="Consolas"/>
          <w:b/>
          <w:bCs/>
          <w:color w:val="6B7C8B"/>
          <w:sz w:val="24"/>
          <w:szCs w:val="24"/>
          <w:bdr w:val="none" w:sz="0" w:space="0" w:color="auto" w:frame="1"/>
        </w:rPr>
        <w:t>&lt;</w:t>
      </w:r>
      <w:r w:rsidRPr="00D91B25">
        <w:rPr>
          <w:rStyle w:val="enlighter-k5"/>
          <w:rFonts w:ascii="Maiandra GD" w:hAnsi="Maiandra GD" w:cs="Consolas"/>
          <w:b/>
          <w:bCs/>
          <w:color w:val="D171DD"/>
          <w:sz w:val="24"/>
          <w:szCs w:val="24"/>
          <w:bdr w:val="none" w:sz="0" w:space="0" w:color="auto" w:frame="1"/>
        </w:rPr>
        <w:t>int</w:t>
      </w:r>
      <w:r w:rsidRPr="00D91B25">
        <w:rPr>
          <w:rStyle w:val="enlighter-g1"/>
          <w:rFonts w:ascii="Maiandra GD" w:hAnsi="Maiandra GD" w:cs="Consolas"/>
          <w:b/>
          <w:bCs/>
          <w:color w:val="6B7C8B"/>
          <w:sz w:val="24"/>
          <w:szCs w:val="24"/>
          <w:bdr w:val="none" w:sz="0" w:space="0" w:color="auto" w:frame="1"/>
        </w:rPr>
        <w:t>&gt;()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k1"/>
          <w:rFonts w:ascii="Maiandra GD" w:hAnsi="Maiandra GD" w:cs="Consolas"/>
          <w:b/>
          <w:bCs/>
          <w:color w:val="D171DD"/>
          <w:sz w:val="24"/>
          <w:szCs w:val="24"/>
          <w:bdr w:val="none" w:sz="0" w:space="0" w:color="auto" w:frame="1"/>
        </w:rPr>
        <w:t>foreach</w:t>
      </w:r>
      <w:r w:rsidRPr="00D91B25">
        <w:rPr>
          <w:rStyle w:val="enlighter-text"/>
          <w:rFonts w:ascii="Maiandra GD" w:hAnsi="Maiandra GD" w:cs="Consolas"/>
          <w:color w:val="CFD5E0"/>
          <w:sz w:val="24"/>
          <w:szCs w:val="24"/>
          <w:bdr w:val="none" w:sz="0" w:space="0" w:color="auto" w:frame="1"/>
        </w:rPr>
        <w:t xml:space="preserve"> </w:t>
      </w:r>
      <w:r w:rsidRPr="00D91B25">
        <w:rPr>
          <w:rStyle w:val="enlighter-g1"/>
          <w:rFonts w:ascii="Maiandra GD" w:hAnsi="Maiandra GD" w:cs="Consolas"/>
          <w:b/>
          <w:bCs/>
          <w:color w:val="6B7C8B"/>
          <w:sz w:val="24"/>
          <w:szCs w:val="24"/>
          <w:bdr w:val="none" w:sz="0" w:space="0" w:color="auto" w:frame="1"/>
        </w:rPr>
        <w:t>(</w:t>
      </w:r>
      <w:r w:rsidRPr="00D91B25">
        <w:rPr>
          <w:rStyle w:val="enlighter-k5"/>
          <w:rFonts w:ascii="Maiandra GD" w:hAnsi="Maiandra GD" w:cs="Consolas"/>
          <w:b/>
          <w:bCs/>
          <w:color w:val="D171DD"/>
          <w:sz w:val="24"/>
          <w:szCs w:val="24"/>
          <w:bdr w:val="none" w:sz="0" w:space="0" w:color="auto" w:frame="1"/>
        </w:rPr>
        <w:t>int</w:t>
      </w:r>
      <w:r w:rsidRPr="00D91B25">
        <w:rPr>
          <w:rStyle w:val="enlighter-text"/>
          <w:rFonts w:ascii="Maiandra GD" w:hAnsi="Maiandra GD" w:cs="Consolas"/>
          <w:color w:val="CFD5E0"/>
          <w:sz w:val="24"/>
          <w:szCs w:val="24"/>
          <w:bdr w:val="none" w:sz="0" w:space="0" w:color="auto" w:frame="1"/>
        </w:rPr>
        <w:t xml:space="preserve"> i </w:t>
      </w:r>
      <w:r w:rsidRPr="00D91B25">
        <w:rPr>
          <w:rStyle w:val="enlighter-k8"/>
          <w:rFonts w:ascii="Maiandra GD" w:hAnsi="Maiandra GD" w:cs="Consolas"/>
          <w:color w:val="4284AE"/>
          <w:sz w:val="24"/>
          <w:szCs w:val="24"/>
          <w:bdr w:val="none" w:sz="0" w:space="0" w:color="auto" w:frame="1"/>
        </w:rPr>
        <w:t>in</w:t>
      </w:r>
      <w:r w:rsidRPr="00D91B25">
        <w:rPr>
          <w:rStyle w:val="enlighter-text"/>
          <w:rFonts w:ascii="Maiandra GD" w:hAnsi="Maiandra GD" w:cs="Consolas"/>
          <w:color w:val="CFD5E0"/>
          <w:sz w:val="24"/>
          <w:szCs w:val="24"/>
          <w:bdr w:val="none" w:sz="0" w:space="0" w:color="auto" w:frame="1"/>
        </w:rPr>
        <w:t xml:space="preserve"> result</w:t>
      </w: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lastRenderedPageBreak/>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WriteLine</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i</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text"/>
          <w:rFonts w:ascii="Maiandra GD" w:hAnsi="Maiandra GD" w:cs="Consolas"/>
          <w:color w:val="CFD5E0"/>
          <w:sz w:val="24"/>
          <w:szCs w:val="24"/>
          <w:bdr w:val="none" w:sz="0" w:space="0" w:color="auto" w:frame="1"/>
        </w:rPr>
        <w:t>Console.</w:t>
      </w:r>
      <w:r w:rsidRPr="00D91B25">
        <w:rPr>
          <w:rStyle w:val="enlighter-m3"/>
          <w:rFonts w:ascii="Maiandra GD" w:hAnsi="Maiandra GD" w:cs="Consolas"/>
          <w:color w:val="4284AE"/>
          <w:sz w:val="24"/>
          <w:szCs w:val="24"/>
          <w:bdr w:val="none" w:sz="0" w:space="0" w:color="auto" w:frame="1"/>
        </w:rPr>
        <w:t>ReadKey</w:t>
      </w:r>
      <w:r w:rsidRPr="00D91B25">
        <w:rPr>
          <w:rStyle w:val="enlighter-g1"/>
          <w:rFonts w:ascii="Maiandra GD" w:hAnsi="Maiandra GD" w:cs="Consolas"/>
          <w:b/>
          <w:bCs/>
          <w:color w:val="6B7C8B"/>
          <w:sz w:val="24"/>
          <w:szCs w:val="24"/>
          <w:bdr w:val="none" w:sz="0" w:space="0" w:color="auto" w:frame="1"/>
        </w:rPr>
        <w:t>()</w:t>
      </w:r>
      <w:r w:rsidRPr="00D91B25">
        <w:rPr>
          <w:rStyle w:val="enlighter-text"/>
          <w:rFonts w:ascii="Maiandra GD" w:hAnsi="Maiandra GD" w:cs="Consolas"/>
          <w:color w:val="CFD5E0"/>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shd w:val="clear" w:color="auto" w:fill="272B33"/>
        <w:spacing w:line="384" w:lineRule="atLeast"/>
        <w:textAlignment w:val="baseline"/>
        <w:rPr>
          <w:rFonts w:ascii="Maiandra GD" w:hAnsi="Maiandra GD" w:cs="Consolas"/>
          <w:color w:val="596174"/>
          <w:sz w:val="24"/>
          <w:szCs w:val="24"/>
        </w:rPr>
      </w:pPr>
      <w:r w:rsidRPr="00D91B25">
        <w:rPr>
          <w:rStyle w:val="enlighter-g1"/>
          <w:rFonts w:ascii="Maiandra GD" w:hAnsi="Maiandra GD" w:cs="Consolas"/>
          <w:b/>
          <w:bCs/>
          <w:color w:val="6B7C8B"/>
          <w:sz w:val="24"/>
          <w:szCs w:val="24"/>
          <w:bdr w:val="none" w:sz="0" w:space="0" w:color="auto" w:frame="1"/>
        </w:rPr>
        <w:t>}</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Style w:val="Strong"/>
          <w:rFonts w:ascii="Maiandra GD" w:hAnsi="Maiandra GD" w:cs="Arial"/>
          <w:color w:val="000000"/>
          <w:bdr w:val="none" w:sz="0" w:space="0" w:color="auto" w:frame="1"/>
        </w:rPr>
        <w:t>Output:</w:t>
      </w:r>
      <w:r w:rsidRPr="00D91B25">
        <w:rPr>
          <w:rFonts w:ascii="Maiandra GD" w:hAnsi="Maiandra GD" w:cs="Arial"/>
          <w:color w:val="000000"/>
          <w:bdr w:val="none" w:sz="0" w:space="0" w:color="auto" w:frame="1"/>
        </w:rPr>
        <w:t> 10 20 30</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Now, when you run the application, you will not get any exception. The value “50” is ignored as well as excluded from the result.</w:t>
      </w:r>
    </w:p>
    <w:p w:rsidR="003368AC" w:rsidRPr="00D91B25" w:rsidRDefault="003368AC" w:rsidP="003368AC">
      <w:pPr>
        <w:pStyle w:val="Heading5"/>
        <w:shd w:val="clear" w:color="auto" w:fill="FFFFFF"/>
        <w:spacing w:before="0" w:beforeAutospacing="0" w:after="0" w:afterAutospacing="0"/>
        <w:jc w:val="both"/>
        <w:textAlignment w:val="baseline"/>
        <w:rPr>
          <w:rFonts w:ascii="Maiandra GD" w:hAnsi="Maiandra GD" w:cs="Segoe UI"/>
          <w:b w:val="0"/>
          <w:bCs w:val="0"/>
          <w:color w:val="3A3A3A"/>
          <w:sz w:val="24"/>
          <w:szCs w:val="24"/>
        </w:rPr>
      </w:pPr>
      <w:r w:rsidRPr="00D91B25">
        <w:rPr>
          <w:rStyle w:val="Strong"/>
          <w:rFonts w:ascii="Maiandra GD" w:hAnsi="Maiandra GD" w:cs="Arial"/>
          <w:b/>
          <w:bCs/>
          <w:color w:val="000000"/>
          <w:sz w:val="24"/>
          <w:szCs w:val="24"/>
          <w:bdr w:val="none" w:sz="0" w:space="0" w:color="auto" w:frame="1"/>
        </w:rPr>
        <w:t>When to use Cast over OfType and vice versa?</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the Cast Operator</w:t>
      </w:r>
    </w:p>
    <w:p w:rsidR="003368AC" w:rsidRPr="00D91B25" w:rsidRDefault="003368AC" w:rsidP="003368AC">
      <w:pPr>
        <w:numPr>
          <w:ilvl w:val="0"/>
          <w:numId w:val="89"/>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we want to cast all the elements in the collection</w:t>
      </w:r>
    </w:p>
    <w:p w:rsidR="003368AC" w:rsidRPr="00D91B25" w:rsidRDefault="003368AC" w:rsidP="003368AC">
      <w:pPr>
        <w:numPr>
          <w:ilvl w:val="0"/>
          <w:numId w:val="89"/>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we know for sure the collection contains only elements of the specified type</w:t>
      </w:r>
    </w:p>
    <w:p w:rsidR="003368AC" w:rsidRPr="00D91B25" w:rsidRDefault="003368AC" w:rsidP="003368AC">
      <w:pPr>
        <w:pStyle w:val="NormalWeb"/>
        <w:shd w:val="clear" w:color="auto" w:fill="FFFFFF"/>
        <w:spacing w:before="0" w:beforeAutospacing="0" w:after="0" w:afterAutospacing="0"/>
        <w:jc w:val="both"/>
        <w:textAlignment w:val="baseline"/>
        <w:rPr>
          <w:rFonts w:ascii="Maiandra GD" w:hAnsi="Maiandra GD" w:cs="Segoe UI"/>
          <w:color w:val="212529"/>
        </w:rPr>
      </w:pPr>
      <w:r w:rsidRPr="00D91B25">
        <w:rPr>
          <w:rFonts w:ascii="Maiandra GD" w:hAnsi="Maiandra GD" w:cs="Arial"/>
          <w:color w:val="000000"/>
          <w:bdr w:val="none" w:sz="0" w:space="0" w:color="auto" w:frame="1"/>
        </w:rPr>
        <w:t>We need to use the OfType operator</w:t>
      </w:r>
    </w:p>
    <w:p w:rsidR="003368AC" w:rsidRPr="00D91B25" w:rsidRDefault="003368AC" w:rsidP="003368AC">
      <w:pPr>
        <w:numPr>
          <w:ilvl w:val="0"/>
          <w:numId w:val="90"/>
        </w:numPr>
        <w:shd w:val="clear" w:color="auto" w:fill="FFFFFF"/>
        <w:spacing w:after="0" w:line="240" w:lineRule="auto"/>
        <w:jc w:val="both"/>
        <w:textAlignment w:val="baseline"/>
        <w:rPr>
          <w:rFonts w:ascii="Maiandra GD" w:hAnsi="Maiandra GD" w:cs="Segoe UI"/>
          <w:color w:val="212529"/>
          <w:sz w:val="24"/>
          <w:szCs w:val="24"/>
        </w:rPr>
      </w:pPr>
      <w:r w:rsidRPr="00D91B25">
        <w:rPr>
          <w:rFonts w:ascii="Maiandra GD" w:hAnsi="Maiandra GD" w:cs="Arial"/>
          <w:color w:val="000000"/>
          <w:sz w:val="24"/>
          <w:szCs w:val="24"/>
          <w:bdr w:val="none" w:sz="0" w:space="0" w:color="auto" w:frame="1"/>
        </w:rPr>
        <w:t>When we want to filter the elements and return only the specified type of elements. </w:t>
      </w:r>
    </w:p>
    <w:p w:rsidR="003368AC" w:rsidRPr="00D91B25" w:rsidRDefault="003368AC">
      <w:pPr>
        <w:pBdr>
          <w:bottom w:val="double" w:sz="6" w:space="1" w:color="auto"/>
        </w:pBdr>
        <w:rPr>
          <w:rFonts w:ascii="Maiandra GD" w:hAnsi="Maiandra GD"/>
          <w:sz w:val="24"/>
          <w:szCs w:val="24"/>
        </w:rPr>
      </w:pPr>
    </w:p>
    <w:p w:rsidR="003368AC" w:rsidRPr="00D91B25" w:rsidRDefault="003368AC">
      <w:pPr>
        <w:rPr>
          <w:rFonts w:ascii="Maiandra GD" w:hAnsi="Maiandra GD"/>
          <w:sz w:val="24"/>
          <w:szCs w:val="24"/>
        </w:rPr>
      </w:pPr>
    </w:p>
    <w:sectPr w:rsidR="003368AC" w:rsidRPr="00D91B25" w:rsidSect="00B02B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9462B"/>
    <w:multiLevelType w:val="multilevel"/>
    <w:tmpl w:val="6A00F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7F00F1"/>
    <w:multiLevelType w:val="multilevel"/>
    <w:tmpl w:val="ACCA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341DBA"/>
    <w:multiLevelType w:val="multilevel"/>
    <w:tmpl w:val="2E888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BB7072"/>
    <w:multiLevelType w:val="multilevel"/>
    <w:tmpl w:val="2744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317C7E"/>
    <w:multiLevelType w:val="multilevel"/>
    <w:tmpl w:val="A850A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84159FB"/>
    <w:multiLevelType w:val="multilevel"/>
    <w:tmpl w:val="8014D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F4789B"/>
    <w:multiLevelType w:val="multilevel"/>
    <w:tmpl w:val="47E80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A964DD3"/>
    <w:multiLevelType w:val="multilevel"/>
    <w:tmpl w:val="95B0F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AB03910"/>
    <w:multiLevelType w:val="multilevel"/>
    <w:tmpl w:val="A82C2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AD4155D"/>
    <w:multiLevelType w:val="multilevel"/>
    <w:tmpl w:val="78224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B624F55"/>
    <w:multiLevelType w:val="multilevel"/>
    <w:tmpl w:val="78F27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C734983"/>
    <w:multiLevelType w:val="multilevel"/>
    <w:tmpl w:val="EF58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D38558C"/>
    <w:multiLevelType w:val="multilevel"/>
    <w:tmpl w:val="31088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6936FD"/>
    <w:multiLevelType w:val="multilevel"/>
    <w:tmpl w:val="7A241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152785"/>
    <w:multiLevelType w:val="multilevel"/>
    <w:tmpl w:val="B3B6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D71ABA"/>
    <w:multiLevelType w:val="multilevel"/>
    <w:tmpl w:val="FE025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70E35BE"/>
    <w:multiLevelType w:val="multilevel"/>
    <w:tmpl w:val="CD502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DE16C1"/>
    <w:multiLevelType w:val="multilevel"/>
    <w:tmpl w:val="58B8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9F87752"/>
    <w:multiLevelType w:val="multilevel"/>
    <w:tmpl w:val="D12E8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46377A"/>
    <w:multiLevelType w:val="multilevel"/>
    <w:tmpl w:val="08503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A56CE2"/>
    <w:multiLevelType w:val="multilevel"/>
    <w:tmpl w:val="B67AF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0C5425"/>
    <w:multiLevelType w:val="multilevel"/>
    <w:tmpl w:val="9D14A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3742BA"/>
    <w:multiLevelType w:val="multilevel"/>
    <w:tmpl w:val="1C76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BF41DCB"/>
    <w:multiLevelType w:val="multilevel"/>
    <w:tmpl w:val="4448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953C82"/>
    <w:multiLevelType w:val="multilevel"/>
    <w:tmpl w:val="227E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17FCF"/>
    <w:multiLevelType w:val="multilevel"/>
    <w:tmpl w:val="04E2C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8F0A0B"/>
    <w:multiLevelType w:val="multilevel"/>
    <w:tmpl w:val="FA6A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2D62403"/>
    <w:multiLevelType w:val="multilevel"/>
    <w:tmpl w:val="A686E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3AA65BD"/>
    <w:multiLevelType w:val="multilevel"/>
    <w:tmpl w:val="A2E84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3C730F9"/>
    <w:multiLevelType w:val="multilevel"/>
    <w:tmpl w:val="F4760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AE287B"/>
    <w:multiLevelType w:val="multilevel"/>
    <w:tmpl w:val="66DA1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8283487"/>
    <w:multiLevelType w:val="multilevel"/>
    <w:tmpl w:val="B308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93A3DB6"/>
    <w:multiLevelType w:val="multilevel"/>
    <w:tmpl w:val="79EAA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A0078BF"/>
    <w:multiLevelType w:val="multilevel"/>
    <w:tmpl w:val="F9700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B3C5DBB"/>
    <w:multiLevelType w:val="multilevel"/>
    <w:tmpl w:val="16BEC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F977480"/>
    <w:multiLevelType w:val="multilevel"/>
    <w:tmpl w:val="41802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0BB214A"/>
    <w:multiLevelType w:val="multilevel"/>
    <w:tmpl w:val="7C60E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E4681B"/>
    <w:multiLevelType w:val="multilevel"/>
    <w:tmpl w:val="41E8A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AB7D74"/>
    <w:multiLevelType w:val="multilevel"/>
    <w:tmpl w:val="46E0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B090318"/>
    <w:multiLevelType w:val="multilevel"/>
    <w:tmpl w:val="DEAE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C6066B9"/>
    <w:multiLevelType w:val="multilevel"/>
    <w:tmpl w:val="4D90F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D511A19"/>
    <w:multiLevelType w:val="multilevel"/>
    <w:tmpl w:val="F1EC7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ECD7BBB"/>
    <w:multiLevelType w:val="multilevel"/>
    <w:tmpl w:val="F0128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0DC05CC"/>
    <w:multiLevelType w:val="multilevel"/>
    <w:tmpl w:val="2196C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3624DD7"/>
    <w:multiLevelType w:val="multilevel"/>
    <w:tmpl w:val="07A4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50A5451"/>
    <w:multiLevelType w:val="multilevel"/>
    <w:tmpl w:val="EC9A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5202811"/>
    <w:multiLevelType w:val="multilevel"/>
    <w:tmpl w:val="85A69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54D574A"/>
    <w:multiLevelType w:val="multilevel"/>
    <w:tmpl w:val="EF1A7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54D6F84"/>
    <w:multiLevelType w:val="multilevel"/>
    <w:tmpl w:val="E6003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5F5194C"/>
    <w:multiLevelType w:val="multilevel"/>
    <w:tmpl w:val="726AC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60B5C38"/>
    <w:multiLevelType w:val="multilevel"/>
    <w:tmpl w:val="53C8A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61F6482"/>
    <w:multiLevelType w:val="multilevel"/>
    <w:tmpl w:val="5CE0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6AA284C"/>
    <w:multiLevelType w:val="multilevel"/>
    <w:tmpl w:val="559C9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8EA023D"/>
    <w:multiLevelType w:val="multilevel"/>
    <w:tmpl w:val="3E3E1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C3D72B7"/>
    <w:multiLevelType w:val="multilevel"/>
    <w:tmpl w:val="41AEF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CD13DD3"/>
    <w:multiLevelType w:val="multilevel"/>
    <w:tmpl w:val="355C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CE53A3B"/>
    <w:multiLevelType w:val="multilevel"/>
    <w:tmpl w:val="53125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D2F3E50"/>
    <w:multiLevelType w:val="multilevel"/>
    <w:tmpl w:val="AD6A3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D80708A"/>
    <w:multiLevelType w:val="multilevel"/>
    <w:tmpl w:val="5FE0A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17C525B"/>
    <w:multiLevelType w:val="multilevel"/>
    <w:tmpl w:val="5C7C9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9F719D"/>
    <w:multiLevelType w:val="multilevel"/>
    <w:tmpl w:val="B0868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3C0B37"/>
    <w:multiLevelType w:val="multilevel"/>
    <w:tmpl w:val="F8D23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6605859"/>
    <w:multiLevelType w:val="multilevel"/>
    <w:tmpl w:val="2BF0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6A675F0"/>
    <w:multiLevelType w:val="multilevel"/>
    <w:tmpl w:val="B75C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7800EAF"/>
    <w:multiLevelType w:val="multilevel"/>
    <w:tmpl w:val="075A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93100BD"/>
    <w:multiLevelType w:val="multilevel"/>
    <w:tmpl w:val="EF08C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95C78BA"/>
    <w:multiLevelType w:val="multilevel"/>
    <w:tmpl w:val="809EB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BAC1E0C"/>
    <w:multiLevelType w:val="multilevel"/>
    <w:tmpl w:val="B1CED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EB34A0B"/>
    <w:multiLevelType w:val="multilevel"/>
    <w:tmpl w:val="8A04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FAB6827"/>
    <w:multiLevelType w:val="multilevel"/>
    <w:tmpl w:val="FBF23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0B70B95"/>
    <w:multiLevelType w:val="multilevel"/>
    <w:tmpl w:val="F4EA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0BD0078"/>
    <w:multiLevelType w:val="multilevel"/>
    <w:tmpl w:val="57F25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17C1A12"/>
    <w:multiLevelType w:val="multilevel"/>
    <w:tmpl w:val="C7CA4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6C0E96"/>
    <w:multiLevelType w:val="multilevel"/>
    <w:tmpl w:val="7E180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3852107"/>
    <w:multiLevelType w:val="multilevel"/>
    <w:tmpl w:val="8DF8E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46701FB"/>
    <w:multiLevelType w:val="multilevel"/>
    <w:tmpl w:val="4210D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4DF081F"/>
    <w:multiLevelType w:val="multilevel"/>
    <w:tmpl w:val="8C0AD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5F41A7"/>
    <w:multiLevelType w:val="multilevel"/>
    <w:tmpl w:val="E62CE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8D9198D"/>
    <w:multiLevelType w:val="multilevel"/>
    <w:tmpl w:val="D46C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A0B6543"/>
    <w:multiLevelType w:val="multilevel"/>
    <w:tmpl w:val="2B884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20206DE"/>
    <w:multiLevelType w:val="multilevel"/>
    <w:tmpl w:val="345AC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30A1995"/>
    <w:multiLevelType w:val="multilevel"/>
    <w:tmpl w:val="3674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44670C8"/>
    <w:multiLevelType w:val="multilevel"/>
    <w:tmpl w:val="02A6E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4FE1025"/>
    <w:multiLevelType w:val="multilevel"/>
    <w:tmpl w:val="0C58D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CA5297"/>
    <w:multiLevelType w:val="multilevel"/>
    <w:tmpl w:val="89E0C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3B5903"/>
    <w:multiLevelType w:val="multilevel"/>
    <w:tmpl w:val="1638B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C9B0F83"/>
    <w:multiLevelType w:val="multilevel"/>
    <w:tmpl w:val="AC84C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E7D4BFC"/>
    <w:multiLevelType w:val="multilevel"/>
    <w:tmpl w:val="8898A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F581850"/>
    <w:multiLevelType w:val="multilevel"/>
    <w:tmpl w:val="BA8E5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F85741E"/>
    <w:multiLevelType w:val="multilevel"/>
    <w:tmpl w:val="CE845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0"/>
  </w:num>
  <w:num w:numId="2">
    <w:abstractNumId w:val="40"/>
  </w:num>
  <w:num w:numId="3">
    <w:abstractNumId w:val="8"/>
  </w:num>
  <w:num w:numId="4">
    <w:abstractNumId w:val="24"/>
  </w:num>
  <w:num w:numId="5">
    <w:abstractNumId w:val="81"/>
  </w:num>
  <w:num w:numId="6">
    <w:abstractNumId w:val="5"/>
  </w:num>
  <w:num w:numId="7">
    <w:abstractNumId w:val="48"/>
  </w:num>
  <w:num w:numId="8">
    <w:abstractNumId w:val="2"/>
  </w:num>
  <w:num w:numId="9">
    <w:abstractNumId w:val="47"/>
  </w:num>
  <w:num w:numId="10">
    <w:abstractNumId w:val="19"/>
  </w:num>
  <w:num w:numId="11">
    <w:abstractNumId w:val="75"/>
  </w:num>
  <w:num w:numId="12">
    <w:abstractNumId w:val="4"/>
  </w:num>
  <w:num w:numId="13">
    <w:abstractNumId w:val="17"/>
  </w:num>
  <w:num w:numId="14">
    <w:abstractNumId w:val="35"/>
  </w:num>
  <w:num w:numId="15">
    <w:abstractNumId w:val="26"/>
  </w:num>
  <w:num w:numId="16">
    <w:abstractNumId w:val="76"/>
  </w:num>
  <w:num w:numId="17">
    <w:abstractNumId w:val="28"/>
  </w:num>
  <w:num w:numId="18">
    <w:abstractNumId w:val="72"/>
  </w:num>
  <w:num w:numId="19">
    <w:abstractNumId w:val="6"/>
  </w:num>
  <w:num w:numId="20">
    <w:abstractNumId w:val="10"/>
  </w:num>
  <w:num w:numId="21">
    <w:abstractNumId w:val="1"/>
  </w:num>
  <w:num w:numId="22">
    <w:abstractNumId w:val="63"/>
  </w:num>
  <w:num w:numId="23">
    <w:abstractNumId w:val="33"/>
  </w:num>
  <w:num w:numId="24">
    <w:abstractNumId w:val="66"/>
  </w:num>
  <w:num w:numId="25">
    <w:abstractNumId w:val="21"/>
  </w:num>
  <w:num w:numId="26">
    <w:abstractNumId w:val="41"/>
  </w:num>
  <w:num w:numId="27">
    <w:abstractNumId w:val="74"/>
  </w:num>
  <w:num w:numId="28">
    <w:abstractNumId w:val="88"/>
  </w:num>
  <w:num w:numId="29">
    <w:abstractNumId w:val="83"/>
  </w:num>
  <w:num w:numId="30">
    <w:abstractNumId w:val="71"/>
  </w:num>
  <w:num w:numId="31">
    <w:abstractNumId w:val="44"/>
  </w:num>
  <w:num w:numId="32">
    <w:abstractNumId w:val="25"/>
  </w:num>
  <w:num w:numId="33">
    <w:abstractNumId w:val="9"/>
  </w:num>
  <w:num w:numId="34">
    <w:abstractNumId w:val="7"/>
  </w:num>
  <w:num w:numId="35">
    <w:abstractNumId w:val="49"/>
  </w:num>
  <w:num w:numId="36">
    <w:abstractNumId w:val="27"/>
  </w:num>
  <w:num w:numId="37">
    <w:abstractNumId w:val="77"/>
  </w:num>
  <w:num w:numId="38">
    <w:abstractNumId w:val="51"/>
  </w:num>
  <w:num w:numId="39">
    <w:abstractNumId w:val="53"/>
  </w:num>
  <w:num w:numId="40">
    <w:abstractNumId w:val="29"/>
  </w:num>
  <w:num w:numId="41">
    <w:abstractNumId w:val="13"/>
  </w:num>
  <w:num w:numId="42">
    <w:abstractNumId w:val="38"/>
  </w:num>
  <w:num w:numId="43">
    <w:abstractNumId w:val="46"/>
  </w:num>
  <w:num w:numId="44">
    <w:abstractNumId w:val="15"/>
  </w:num>
  <w:num w:numId="45">
    <w:abstractNumId w:val="42"/>
  </w:num>
  <w:num w:numId="46">
    <w:abstractNumId w:val="37"/>
  </w:num>
  <w:num w:numId="47">
    <w:abstractNumId w:val="56"/>
  </w:num>
  <w:num w:numId="48">
    <w:abstractNumId w:val="58"/>
  </w:num>
  <w:num w:numId="49">
    <w:abstractNumId w:val="59"/>
  </w:num>
  <w:num w:numId="50">
    <w:abstractNumId w:val="89"/>
  </w:num>
  <w:num w:numId="51">
    <w:abstractNumId w:val="11"/>
  </w:num>
  <w:num w:numId="52">
    <w:abstractNumId w:val="18"/>
  </w:num>
  <w:num w:numId="53">
    <w:abstractNumId w:val="70"/>
  </w:num>
  <w:num w:numId="54">
    <w:abstractNumId w:val="43"/>
  </w:num>
  <w:num w:numId="55">
    <w:abstractNumId w:val="16"/>
  </w:num>
  <w:num w:numId="56">
    <w:abstractNumId w:val="62"/>
  </w:num>
  <w:num w:numId="57">
    <w:abstractNumId w:val="39"/>
  </w:num>
  <w:num w:numId="58">
    <w:abstractNumId w:val="3"/>
  </w:num>
  <w:num w:numId="59">
    <w:abstractNumId w:val="80"/>
  </w:num>
  <w:num w:numId="60">
    <w:abstractNumId w:val="55"/>
  </w:num>
  <w:num w:numId="61">
    <w:abstractNumId w:val="20"/>
  </w:num>
  <w:num w:numId="62">
    <w:abstractNumId w:val="50"/>
  </w:num>
  <w:num w:numId="63">
    <w:abstractNumId w:val="85"/>
  </w:num>
  <w:num w:numId="64">
    <w:abstractNumId w:val="22"/>
  </w:num>
  <w:num w:numId="65">
    <w:abstractNumId w:val="23"/>
  </w:num>
  <w:num w:numId="66">
    <w:abstractNumId w:val="30"/>
  </w:num>
  <w:num w:numId="67">
    <w:abstractNumId w:val="61"/>
  </w:num>
  <w:num w:numId="68">
    <w:abstractNumId w:val="57"/>
  </w:num>
  <w:num w:numId="69">
    <w:abstractNumId w:val="12"/>
  </w:num>
  <w:num w:numId="70">
    <w:abstractNumId w:val="67"/>
  </w:num>
  <w:num w:numId="71">
    <w:abstractNumId w:val="68"/>
  </w:num>
  <w:num w:numId="72">
    <w:abstractNumId w:val="32"/>
  </w:num>
  <w:num w:numId="73">
    <w:abstractNumId w:val="69"/>
  </w:num>
  <w:num w:numId="74">
    <w:abstractNumId w:val="0"/>
  </w:num>
  <w:num w:numId="75">
    <w:abstractNumId w:val="79"/>
  </w:num>
  <w:num w:numId="76">
    <w:abstractNumId w:val="78"/>
  </w:num>
  <w:num w:numId="77">
    <w:abstractNumId w:val="84"/>
  </w:num>
  <w:num w:numId="78">
    <w:abstractNumId w:val="65"/>
  </w:num>
  <w:num w:numId="79">
    <w:abstractNumId w:val="34"/>
  </w:num>
  <w:num w:numId="80">
    <w:abstractNumId w:val="52"/>
  </w:num>
  <w:num w:numId="81">
    <w:abstractNumId w:val="82"/>
  </w:num>
  <w:num w:numId="82">
    <w:abstractNumId w:val="36"/>
  </w:num>
  <w:num w:numId="83">
    <w:abstractNumId w:val="87"/>
  </w:num>
  <w:num w:numId="84">
    <w:abstractNumId w:val="54"/>
  </w:num>
  <w:num w:numId="85">
    <w:abstractNumId w:val="73"/>
  </w:num>
  <w:num w:numId="86">
    <w:abstractNumId w:val="45"/>
  </w:num>
  <w:num w:numId="87">
    <w:abstractNumId w:val="14"/>
  </w:num>
  <w:num w:numId="88">
    <w:abstractNumId w:val="86"/>
  </w:num>
  <w:num w:numId="89">
    <w:abstractNumId w:val="31"/>
  </w:num>
  <w:num w:numId="90">
    <w:abstractNumId w:val="64"/>
  </w:num>
  <w:numIdMacAtCleanup w:val="9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characterSpacingControl w:val="doNotCompress"/>
  <w:compat>
    <w:useFELayout/>
  </w:compat>
  <w:rsids>
    <w:rsidRoot w:val="00542C6B"/>
    <w:rsid w:val="00194E25"/>
    <w:rsid w:val="00263C69"/>
    <w:rsid w:val="002679EC"/>
    <w:rsid w:val="002C51C3"/>
    <w:rsid w:val="002C7AA9"/>
    <w:rsid w:val="002E70A3"/>
    <w:rsid w:val="003368AC"/>
    <w:rsid w:val="003617FC"/>
    <w:rsid w:val="00393F80"/>
    <w:rsid w:val="003F7674"/>
    <w:rsid w:val="004C1494"/>
    <w:rsid w:val="00533D45"/>
    <w:rsid w:val="00542C6B"/>
    <w:rsid w:val="0060075A"/>
    <w:rsid w:val="00621D65"/>
    <w:rsid w:val="00641C86"/>
    <w:rsid w:val="00644340"/>
    <w:rsid w:val="00727264"/>
    <w:rsid w:val="00731A3A"/>
    <w:rsid w:val="007343FB"/>
    <w:rsid w:val="00745507"/>
    <w:rsid w:val="0077683A"/>
    <w:rsid w:val="008100A3"/>
    <w:rsid w:val="008606A9"/>
    <w:rsid w:val="0086411D"/>
    <w:rsid w:val="00876500"/>
    <w:rsid w:val="00952532"/>
    <w:rsid w:val="009B4AA9"/>
    <w:rsid w:val="00A274D5"/>
    <w:rsid w:val="00B02BF5"/>
    <w:rsid w:val="00B25690"/>
    <w:rsid w:val="00B271CD"/>
    <w:rsid w:val="00B27302"/>
    <w:rsid w:val="00B61D72"/>
    <w:rsid w:val="00BC5C6E"/>
    <w:rsid w:val="00C517B2"/>
    <w:rsid w:val="00D91B25"/>
    <w:rsid w:val="00E83F90"/>
    <w:rsid w:val="00ED3089"/>
    <w:rsid w:val="00F06D4E"/>
    <w:rsid w:val="00F96A53"/>
    <w:rsid w:val="00FA13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2BF5"/>
  </w:style>
  <w:style w:type="paragraph" w:styleId="Heading1">
    <w:name w:val="heading 1"/>
    <w:basedOn w:val="Normal"/>
    <w:next w:val="Normal"/>
    <w:link w:val="Heading1Char"/>
    <w:uiPriority w:val="9"/>
    <w:qFormat/>
    <w:rsid w:val="00542C6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542C6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3F767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542C6B"/>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542C6B"/>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2C6B"/>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42C6B"/>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542C6B"/>
    <w:rPr>
      <w:rFonts w:ascii="Times New Roman" w:eastAsia="Times New Roman" w:hAnsi="Times New Roman" w:cs="Times New Roman"/>
      <w:b/>
      <w:bCs/>
      <w:sz w:val="15"/>
      <w:szCs w:val="15"/>
    </w:rPr>
  </w:style>
  <w:style w:type="character" w:styleId="Strong">
    <w:name w:val="Strong"/>
    <w:basedOn w:val="DefaultParagraphFont"/>
    <w:uiPriority w:val="22"/>
    <w:qFormat/>
    <w:rsid w:val="00542C6B"/>
    <w:rPr>
      <w:b/>
      <w:bCs/>
    </w:rPr>
  </w:style>
  <w:style w:type="paragraph" w:styleId="NormalWeb">
    <w:name w:val="Normal (Web)"/>
    <w:basedOn w:val="Normal"/>
    <w:uiPriority w:val="99"/>
    <w:semiHidden/>
    <w:unhideWhenUsed/>
    <w:rsid w:val="00542C6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42C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C6B"/>
    <w:rPr>
      <w:rFonts w:ascii="Tahoma" w:hAnsi="Tahoma" w:cs="Tahoma"/>
      <w:sz w:val="16"/>
      <w:szCs w:val="16"/>
    </w:rPr>
  </w:style>
  <w:style w:type="character" w:customStyle="1" w:styleId="Heading1Char">
    <w:name w:val="Heading 1 Char"/>
    <w:basedOn w:val="DefaultParagraphFont"/>
    <w:link w:val="Heading1"/>
    <w:uiPriority w:val="9"/>
    <w:rsid w:val="00542C6B"/>
    <w:rPr>
      <w:rFonts w:asciiTheme="majorHAnsi" w:eastAsiaTheme="majorEastAsia" w:hAnsiTheme="majorHAnsi" w:cstheme="majorBidi"/>
      <w:b/>
      <w:bCs/>
      <w:color w:val="365F91" w:themeColor="accent1" w:themeShade="BF"/>
      <w:sz w:val="28"/>
      <w:szCs w:val="28"/>
    </w:rPr>
  </w:style>
  <w:style w:type="paragraph" w:customStyle="1" w:styleId="llms-parent-course-link">
    <w:name w:val="llms-parent-course-link"/>
    <w:basedOn w:val="Normal"/>
    <w:rsid w:val="00542C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42C6B"/>
    <w:rPr>
      <w:color w:val="0000FF"/>
      <w:u w:val="single"/>
    </w:rPr>
  </w:style>
  <w:style w:type="character" w:customStyle="1" w:styleId="enlighter-k0">
    <w:name w:val="enlighter-k0"/>
    <w:basedOn w:val="DefaultParagraphFont"/>
    <w:rsid w:val="00542C6B"/>
  </w:style>
  <w:style w:type="character" w:customStyle="1" w:styleId="enlighter-k10">
    <w:name w:val="enlighter-k10"/>
    <w:basedOn w:val="DefaultParagraphFont"/>
    <w:rsid w:val="00542C6B"/>
  </w:style>
  <w:style w:type="character" w:customStyle="1" w:styleId="enlighter-text">
    <w:name w:val="enlighter-text"/>
    <w:basedOn w:val="DefaultParagraphFont"/>
    <w:rsid w:val="00542C6B"/>
  </w:style>
  <w:style w:type="character" w:customStyle="1" w:styleId="enlighter-g1">
    <w:name w:val="enlighter-g1"/>
    <w:basedOn w:val="DefaultParagraphFont"/>
    <w:rsid w:val="00542C6B"/>
  </w:style>
  <w:style w:type="character" w:customStyle="1" w:styleId="enlighter-k5">
    <w:name w:val="enlighter-k5"/>
    <w:basedOn w:val="DefaultParagraphFont"/>
    <w:rsid w:val="00542C6B"/>
  </w:style>
  <w:style w:type="character" w:customStyle="1" w:styleId="enlighter-m0">
    <w:name w:val="enlighter-m0"/>
    <w:basedOn w:val="DefaultParagraphFont"/>
    <w:rsid w:val="00542C6B"/>
  </w:style>
  <w:style w:type="character" w:customStyle="1" w:styleId="enlighter-c0">
    <w:name w:val="enlighter-c0"/>
    <w:basedOn w:val="DefaultParagraphFont"/>
    <w:rsid w:val="00542C6B"/>
  </w:style>
  <w:style w:type="character" w:customStyle="1" w:styleId="enlighter-k3">
    <w:name w:val="enlighter-k3"/>
    <w:basedOn w:val="DefaultParagraphFont"/>
    <w:rsid w:val="00542C6B"/>
  </w:style>
  <w:style w:type="character" w:customStyle="1" w:styleId="enlighter-n1">
    <w:name w:val="enlighter-n1"/>
    <w:basedOn w:val="DefaultParagraphFont"/>
    <w:rsid w:val="00542C6B"/>
  </w:style>
  <w:style w:type="character" w:customStyle="1" w:styleId="enlighter-k2">
    <w:name w:val="enlighter-k2"/>
    <w:basedOn w:val="DefaultParagraphFont"/>
    <w:rsid w:val="00542C6B"/>
  </w:style>
  <w:style w:type="character" w:customStyle="1" w:styleId="enlighter-k8">
    <w:name w:val="enlighter-k8"/>
    <w:basedOn w:val="DefaultParagraphFont"/>
    <w:rsid w:val="00542C6B"/>
  </w:style>
  <w:style w:type="character" w:customStyle="1" w:styleId="enlighter-k1">
    <w:name w:val="enlighter-k1"/>
    <w:basedOn w:val="DefaultParagraphFont"/>
    <w:rsid w:val="00542C6B"/>
  </w:style>
  <w:style w:type="character" w:customStyle="1" w:styleId="enlighter-m3">
    <w:name w:val="enlighter-m3"/>
    <w:basedOn w:val="DefaultParagraphFont"/>
    <w:rsid w:val="00542C6B"/>
  </w:style>
  <w:style w:type="character" w:customStyle="1" w:styleId="enlighter-s0">
    <w:name w:val="enlighter-s0"/>
    <w:basedOn w:val="DefaultParagraphFont"/>
    <w:rsid w:val="00542C6B"/>
  </w:style>
  <w:style w:type="character" w:customStyle="1" w:styleId="enlighter-s3">
    <w:name w:val="enlighter-s3"/>
    <w:basedOn w:val="DefaultParagraphFont"/>
    <w:rsid w:val="00542C6B"/>
  </w:style>
  <w:style w:type="character" w:customStyle="1" w:styleId="enlighter-s1">
    <w:name w:val="enlighter-s1"/>
    <w:basedOn w:val="DefaultParagraphFont"/>
    <w:rsid w:val="00542C6B"/>
  </w:style>
  <w:style w:type="character" w:customStyle="1" w:styleId="enlighter-k9">
    <w:name w:val="enlighter-k9"/>
    <w:basedOn w:val="DefaultParagraphFont"/>
    <w:rsid w:val="00542C6B"/>
  </w:style>
  <w:style w:type="character" w:styleId="FollowedHyperlink">
    <w:name w:val="FollowedHyperlink"/>
    <w:basedOn w:val="DefaultParagraphFont"/>
    <w:uiPriority w:val="99"/>
    <w:semiHidden/>
    <w:unhideWhenUsed/>
    <w:rsid w:val="002679EC"/>
    <w:rPr>
      <w:color w:val="800080"/>
      <w:u w:val="single"/>
    </w:rPr>
  </w:style>
  <w:style w:type="character" w:customStyle="1" w:styleId="enlighter-e0">
    <w:name w:val="enlighter-e0"/>
    <w:basedOn w:val="DefaultParagraphFont"/>
    <w:rsid w:val="00731A3A"/>
  </w:style>
  <w:style w:type="character" w:customStyle="1" w:styleId="enlighter-e1">
    <w:name w:val="enlighter-e1"/>
    <w:basedOn w:val="DefaultParagraphFont"/>
    <w:rsid w:val="00731A3A"/>
  </w:style>
  <w:style w:type="character" w:customStyle="1" w:styleId="Heading4Char">
    <w:name w:val="Heading 4 Char"/>
    <w:basedOn w:val="DefaultParagraphFont"/>
    <w:link w:val="Heading4"/>
    <w:uiPriority w:val="9"/>
    <w:semiHidden/>
    <w:rsid w:val="003F7674"/>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31460836">
      <w:bodyDiv w:val="1"/>
      <w:marLeft w:val="0"/>
      <w:marRight w:val="0"/>
      <w:marTop w:val="0"/>
      <w:marBottom w:val="0"/>
      <w:divBdr>
        <w:top w:val="none" w:sz="0" w:space="0" w:color="auto"/>
        <w:left w:val="none" w:sz="0" w:space="0" w:color="auto"/>
        <w:bottom w:val="none" w:sz="0" w:space="0" w:color="auto"/>
        <w:right w:val="none" w:sz="0" w:space="0" w:color="auto"/>
      </w:divBdr>
      <w:divsChild>
        <w:div w:id="748115888">
          <w:marLeft w:val="0"/>
          <w:marRight w:val="0"/>
          <w:marTop w:val="0"/>
          <w:marBottom w:val="0"/>
          <w:divBdr>
            <w:top w:val="none" w:sz="0" w:space="0" w:color="auto"/>
            <w:left w:val="none" w:sz="0" w:space="0" w:color="auto"/>
            <w:bottom w:val="none" w:sz="0" w:space="0" w:color="auto"/>
            <w:right w:val="none" w:sz="0" w:space="0" w:color="auto"/>
          </w:divBdr>
        </w:div>
        <w:div w:id="1016734998">
          <w:marLeft w:val="0"/>
          <w:marRight w:val="0"/>
          <w:marTop w:val="0"/>
          <w:marBottom w:val="335"/>
          <w:divBdr>
            <w:top w:val="none" w:sz="0" w:space="0" w:color="auto"/>
            <w:left w:val="none" w:sz="0" w:space="0" w:color="auto"/>
            <w:bottom w:val="none" w:sz="0" w:space="0" w:color="auto"/>
            <w:right w:val="none" w:sz="0" w:space="0" w:color="auto"/>
          </w:divBdr>
          <w:divsChild>
            <w:div w:id="1274748535">
              <w:marLeft w:val="0"/>
              <w:marRight w:val="0"/>
              <w:marTop w:val="0"/>
              <w:marBottom w:val="0"/>
              <w:divBdr>
                <w:top w:val="none" w:sz="0" w:space="0" w:color="auto"/>
                <w:left w:val="none" w:sz="0" w:space="0" w:color="auto"/>
                <w:bottom w:val="none" w:sz="0" w:space="0" w:color="auto"/>
                <w:right w:val="none" w:sz="0" w:space="0" w:color="auto"/>
              </w:divBdr>
              <w:divsChild>
                <w:div w:id="144014509">
                  <w:marLeft w:val="0"/>
                  <w:marRight w:val="0"/>
                  <w:marTop w:val="0"/>
                  <w:marBottom w:val="0"/>
                  <w:divBdr>
                    <w:top w:val="single" w:sz="2" w:space="4" w:color="FFFFFF"/>
                    <w:left w:val="single" w:sz="2" w:space="12" w:color="FFFFFF"/>
                    <w:bottom w:val="single" w:sz="2" w:space="1" w:color="FFFFFF"/>
                    <w:right w:val="single" w:sz="2" w:space="4" w:color="FFFFFF"/>
                  </w:divBdr>
                  <w:divsChild>
                    <w:div w:id="1926693915">
                      <w:marLeft w:val="0"/>
                      <w:marRight w:val="0"/>
                      <w:marTop w:val="0"/>
                      <w:marBottom w:val="0"/>
                      <w:divBdr>
                        <w:top w:val="none" w:sz="0" w:space="0" w:color="auto"/>
                        <w:left w:val="none" w:sz="0" w:space="0" w:color="auto"/>
                        <w:bottom w:val="none" w:sz="0" w:space="0" w:color="auto"/>
                        <w:right w:val="none" w:sz="0" w:space="0" w:color="auto"/>
                      </w:divBdr>
                    </w:div>
                  </w:divsChild>
                </w:div>
                <w:div w:id="2135444116">
                  <w:marLeft w:val="0"/>
                  <w:marRight w:val="0"/>
                  <w:marTop w:val="0"/>
                  <w:marBottom w:val="0"/>
                  <w:divBdr>
                    <w:top w:val="single" w:sz="2" w:space="1" w:color="FFFFFF"/>
                    <w:left w:val="single" w:sz="2" w:space="12" w:color="FFFFFF"/>
                    <w:bottom w:val="single" w:sz="2" w:space="1" w:color="FFFFFF"/>
                    <w:right w:val="single" w:sz="2" w:space="4" w:color="FFFFFF"/>
                  </w:divBdr>
                  <w:divsChild>
                    <w:div w:id="885916031">
                      <w:marLeft w:val="0"/>
                      <w:marRight w:val="0"/>
                      <w:marTop w:val="0"/>
                      <w:marBottom w:val="0"/>
                      <w:divBdr>
                        <w:top w:val="none" w:sz="0" w:space="0" w:color="auto"/>
                        <w:left w:val="none" w:sz="0" w:space="0" w:color="auto"/>
                        <w:bottom w:val="none" w:sz="0" w:space="0" w:color="auto"/>
                        <w:right w:val="none" w:sz="0" w:space="0" w:color="auto"/>
                      </w:divBdr>
                    </w:div>
                  </w:divsChild>
                </w:div>
                <w:div w:id="921110883">
                  <w:marLeft w:val="0"/>
                  <w:marRight w:val="0"/>
                  <w:marTop w:val="0"/>
                  <w:marBottom w:val="0"/>
                  <w:divBdr>
                    <w:top w:val="single" w:sz="2" w:space="1" w:color="FFFFFF"/>
                    <w:left w:val="single" w:sz="2" w:space="12" w:color="FFFFFF"/>
                    <w:bottom w:val="single" w:sz="2" w:space="1" w:color="FFFFFF"/>
                    <w:right w:val="single" w:sz="2" w:space="4" w:color="FFFFFF"/>
                  </w:divBdr>
                  <w:divsChild>
                    <w:div w:id="675033019">
                      <w:marLeft w:val="0"/>
                      <w:marRight w:val="0"/>
                      <w:marTop w:val="0"/>
                      <w:marBottom w:val="0"/>
                      <w:divBdr>
                        <w:top w:val="none" w:sz="0" w:space="0" w:color="auto"/>
                        <w:left w:val="none" w:sz="0" w:space="0" w:color="auto"/>
                        <w:bottom w:val="none" w:sz="0" w:space="0" w:color="auto"/>
                        <w:right w:val="none" w:sz="0" w:space="0" w:color="auto"/>
                      </w:divBdr>
                    </w:div>
                  </w:divsChild>
                </w:div>
                <w:div w:id="295456685">
                  <w:marLeft w:val="0"/>
                  <w:marRight w:val="0"/>
                  <w:marTop w:val="0"/>
                  <w:marBottom w:val="0"/>
                  <w:divBdr>
                    <w:top w:val="single" w:sz="2" w:space="1" w:color="FFFFFF"/>
                    <w:left w:val="single" w:sz="2" w:space="12" w:color="FFFFFF"/>
                    <w:bottom w:val="single" w:sz="2" w:space="1" w:color="FFFFFF"/>
                    <w:right w:val="single" w:sz="2" w:space="4" w:color="FFFFFF"/>
                  </w:divBdr>
                  <w:divsChild>
                    <w:div w:id="922953404">
                      <w:marLeft w:val="0"/>
                      <w:marRight w:val="0"/>
                      <w:marTop w:val="0"/>
                      <w:marBottom w:val="0"/>
                      <w:divBdr>
                        <w:top w:val="none" w:sz="0" w:space="0" w:color="auto"/>
                        <w:left w:val="none" w:sz="0" w:space="0" w:color="auto"/>
                        <w:bottom w:val="none" w:sz="0" w:space="0" w:color="auto"/>
                        <w:right w:val="none" w:sz="0" w:space="0" w:color="auto"/>
                      </w:divBdr>
                    </w:div>
                  </w:divsChild>
                </w:div>
                <w:div w:id="1013146930">
                  <w:marLeft w:val="0"/>
                  <w:marRight w:val="0"/>
                  <w:marTop w:val="0"/>
                  <w:marBottom w:val="0"/>
                  <w:divBdr>
                    <w:top w:val="single" w:sz="2" w:space="1" w:color="FFFFFF"/>
                    <w:left w:val="single" w:sz="2" w:space="12" w:color="FFFFFF"/>
                    <w:bottom w:val="single" w:sz="2" w:space="1" w:color="FFFFFF"/>
                    <w:right w:val="single" w:sz="2" w:space="4" w:color="FFFFFF"/>
                  </w:divBdr>
                  <w:divsChild>
                    <w:div w:id="1076823983">
                      <w:marLeft w:val="0"/>
                      <w:marRight w:val="0"/>
                      <w:marTop w:val="0"/>
                      <w:marBottom w:val="0"/>
                      <w:divBdr>
                        <w:top w:val="none" w:sz="0" w:space="0" w:color="auto"/>
                        <w:left w:val="none" w:sz="0" w:space="0" w:color="auto"/>
                        <w:bottom w:val="none" w:sz="0" w:space="0" w:color="auto"/>
                        <w:right w:val="none" w:sz="0" w:space="0" w:color="auto"/>
                      </w:divBdr>
                    </w:div>
                  </w:divsChild>
                </w:div>
                <w:div w:id="1319647240">
                  <w:marLeft w:val="0"/>
                  <w:marRight w:val="0"/>
                  <w:marTop w:val="0"/>
                  <w:marBottom w:val="0"/>
                  <w:divBdr>
                    <w:top w:val="single" w:sz="2" w:space="1" w:color="FFFFFF"/>
                    <w:left w:val="single" w:sz="2" w:space="12" w:color="FFFFFF"/>
                    <w:bottom w:val="single" w:sz="2" w:space="1" w:color="FFFFFF"/>
                    <w:right w:val="single" w:sz="2" w:space="4" w:color="FFFFFF"/>
                  </w:divBdr>
                  <w:divsChild>
                    <w:div w:id="1250843900">
                      <w:marLeft w:val="0"/>
                      <w:marRight w:val="0"/>
                      <w:marTop w:val="0"/>
                      <w:marBottom w:val="0"/>
                      <w:divBdr>
                        <w:top w:val="none" w:sz="0" w:space="0" w:color="auto"/>
                        <w:left w:val="none" w:sz="0" w:space="0" w:color="auto"/>
                        <w:bottom w:val="none" w:sz="0" w:space="0" w:color="auto"/>
                        <w:right w:val="none" w:sz="0" w:space="0" w:color="auto"/>
                      </w:divBdr>
                    </w:div>
                  </w:divsChild>
                </w:div>
                <w:div w:id="430586647">
                  <w:marLeft w:val="0"/>
                  <w:marRight w:val="0"/>
                  <w:marTop w:val="0"/>
                  <w:marBottom w:val="0"/>
                  <w:divBdr>
                    <w:top w:val="single" w:sz="2" w:space="1" w:color="FFFFFF"/>
                    <w:left w:val="single" w:sz="2" w:space="12" w:color="FFFFFF"/>
                    <w:bottom w:val="single" w:sz="2" w:space="1" w:color="FFFFFF"/>
                    <w:right w:val="single" w:sz="2" w:space="4" w:color="FFFFFF"/>
                  </w:divBdr>
                  <w:divsChild>
                    <w:div w:id="402722717">
                      <w:marLeft w:val="0"/>
                      <w:marRight w:val="0"/>
                      <w:marTop w:val="0"/>
                      <w:marBottom w:val="0"/>
                      <w:divBdr>
                        <w:top w:val="none" w:sz="0" w:space="0" w:color="auto"/>
                        <w:left w:val="none" w:sz="0" w:space="0" w:color="auto"/>
                        <w:bottom w:val="none" w:sz="0" w:space="0" w:color="auto"/>
                        <w:right w:val="none" w:sz="0" w:space="0" w:color="auto"/>
                      </w:divBdr>
                    </w:div>
                  </w:divsChild>
                </w:div>
                <w:div w:id="570193287">
                  <w:marLeft w:val="0"/>
                  <w:marRight w:val="0"/>
                  <w:marTop w:val="0"/>
                  <w:marBottom w:val="0"/>
                  <w:divBdr>
                    <w:top w:val="single" w:sz="2" w:space="1" w:color="FFFFFF"/>
                    <w:left w:val="single" w:sz="2" w:space="12" w:color="FFFFFF"/>
                    <w:bottom w:val="single" w:sz="2" w:space="1" w:color="FFFFFF"/>
                    <w:right w:val="single" w:sz="2" w:space="4" w:color="FFFFFF"/>
                  </w:divBdr>
                  <w:divsChild>
                    <w:div w:id="2067100774">
                      <w:marLeft w:val="0"/>
                      <w:marRight w:val="0"/>
                      <w:marTop w:val="0"/>
                      <w:marBottom w:val="0"/>
                      <w:divBdr>
                        <w:top w:val="none" w:sz="0" w:space="0" w:color="auto"/>
                        <w:left w:val="none" w:sz="0" w:space="0" w:color="auto"/>
                        <w:bottom w:val="none" w:sz="0" w:space="0" w:color="auto"/>
                        <w:right w:val="none" w:sz="0" w:space="0" w:color="auto"/>
                      </w:divBdr>
                    </w:div>
                  </w:divsChild>
                </w:div>
                <w:div w:id="1577085575">
                  <w:marLeft w:val="0"/>
                  <w:marRight w:val="0"/>
                  <w:marTop w:val="0"/>
                  <w:marBottom w:val="0"/>
                  <w:divBdr>
                    <w:top w:val="single" w:sz="2" w:space="1" w:color="FFFFFF"/>
                    <w:left w:val="single" w:sz="2" w:space="12" w:color="FFFFFF"/>
                    <w:bottom w:val="single" w:sz="2" w:space="1" w:color="FFFFFF"/>
                    <w:right w:val="single" w:sz="2" w:space="4" w:color="FFFFFF"/>
                  </w:divBdr>
                  <w:divsChild>
                    <w:div w:id="1607614241">
                      <w:marLeft w:val="0"/>
                      <w:marRight w:val="0"/>
                      <w:marTop w:val="0"/>
                      <w:marBottom w:val="0"/>
                      <w:divBdr>
                        <w:top w:val="none" w:sz="0" w:space="0" w:color="auto"/>
                        <w:left w:val="none" w:sz="0" w:space="0" w:color="auto"/>
                        <w:bottom w:val="none" w:sz="0" w:space="0" w:color="auto"/>
                        <w:right w:val="none" w:sz="0" w:space="0" w:color="auto"/>
                      </w:divBdr>
                    </w:div>
                  </w:divsChild>
                </w:div>
                <w:div w:id="1665431970">
                  <w:marLeft w:val="0"/>
                  <w:marRight w:val="0"/>
                  <w:marTop w:val="0"/>
                  <w:marBottom w:val="0"/>
                  <w:divBdr>
                    <w:top w:val="single" w:sz="2" w:space="1" w:color="FFFFFF"/>
                    <w:left w:val="single" w:sz="2" w:space="12" w:color="FFFFFF"/>
                    <w:bottom w:val="single" w:sz="2" w:space="1" w:color="FFFFFF"/>
                    <w:right w:val="single" w:sz="2" w:space="4" w:color="FFFFFF"/>
                  </w:divBdr>
                  <w:divsChild>
                    <w:div w:id="1811362198">
                      <w:marLeft w:val="0"/>
                      <w:marRight w:val="0"/>
                      <w:marTop w:val="0"/>
                      <w:marBottom w:val="0"/>
                      <w:divBdr>
                        <w:top w:val="none" w:sz="0" w:space="0" w:color="auto"/>
                        <w:left w:val="none" w:sz="0" w:space="0" w:color="auto"/>
                        <w:bottom w:val="none" w:sz="0" w:space="0" w:color="auto"/>
                        <w:right w:val="none" w:sz="0" w:space="0" w:color="auto"/>
                      </w:divBdr>
                    </w:div>
                  </w:divsChild>
                </w:div>
                <w:div w:id="1746679614">
                  <w:marLeft w:val="0"/>
                  <w:marRight w:val="0"/>
                  <w:marTop w:val="0"/>
                  <w:marBottom w:val="0"/>
                  <w:divBdr>
                    <w:top w:val="single" w:sz="2" w:space="1" w:color="FFFFFF"/>
                    <w:left w:val="single" w:sz="2" w:space="12" w:color="FFFFFF"/>
                    <w:bottom w:val="single" w:sz="2" w:space="1" w:color="FFFFFF"/>
                    <w:right w:val="single" w:sz="2" w:space="4" w:color="FFFFFF"/>
                  </w:divBdr>
                  <w:divsChild>
                    <w:div w:id="1673297338">
                      <w:marLeft w:val="0"/>
                      <w:marRight w:val="0"/>
                      <w:marTop w:val="0"/>
                      <w:marBottom w:val="0"/>
                      <w:divBdr>
                        <w:top w:val="none" w:sz="0" w:space="0" w:color="auto"/>
                        <w:left w:val="none" w:sz="0" w:space="0" w:color="auto"/>
                        <w:bottom w:val="none" w:sz="0" w:space="0" w:color="auto"/>
                        <w:right w:val="none" w:sz="0" w:space="0" w:color="auto"/>
                      </w:divBdr>
                    </w:div>
                  </w:divsChild>
                </w:div>
                <w:div w:id="1503470521">
                  <w:marLeft w:val="0"/>
                  <w:marRight w:val="0"/>
                  <w:marTop w:val="0"/>
                  <w:marBottom w:val="0"/>
                  <w:divBdr>
                    <w:top w:val="single" w:sz="2" w:space="1" w:color="FFFFFF"/>
                    <w:left w:val="single" w:sz="2" w:space="12" w:color="FFFFFF"/>
                    <w:bottom w:val="single" w:sz="2" w:space="1" w:color="FFFFFF"/>
                    <w:right w:val="single" w:sz="2" w:space="4" w:color="FFFFFF"/>
                  </w:divBdr>
                  <w:divsChild>
                    <w:div w:id="1805997911">
                      <w:marLeft w:val="0"/>
                      <w:marRight w:val="0"/>
                      <w:marTop w:val="0"/>
                      <w:marBottom w:val="0"/>
                      <w:divBdr>
                        <w:top w:val="none" w:sz="0" w:space="0" w:color="auto"/>
                        <w:left w:val="none" w:sz="0" w:space="0" w:color="auto"/>
                        <w:bottom w:val="none" w:sz="0" w:space="0" w:color="auto"/>
                        <w:right w:val="none" w:sz="0" w:space="0" w:color="auto"/>
                      </w:divBdr>
                    </w:div>
                  </w:divsChild>
                </w:div>
                <w:div w:id="1318267437">
                  <w:marLeft w:val="0"/>
                  <w:marRight w:val="0"/>
                  <w:marTop w:val="0"/>
                  <w:marBottom w:val="0"/>
                  <w:divBdr>
                    <w:top w:val="single" w:sz="2" w:space="1" w:color="FFFFFF"/>
                    <w:left w:val="single" w:sz="2" w:space="12" w:color="FFFFFF"/>
                    <w:bottom w:val="single" w:sz="2" w:space="1" w:color="FFFFFF"/>
                    <w:right w:val="single" w:sz="2" w:space="4" w:color="FFFFFF"/>
                  </w:divBdr>
                  <w:divsChild>
                    <w:div w:id="263346925">
                      <w:marLeft w:val="0"/>
                      <w:marRight w:val="0"/>
                      <w:marTop w:val="0"/>
                      <w:marBottom w:val="0"/>
                      <w:divBdr>
                        <w:top w:val="none" w:sz="0" w:space="0" w:color="auto"/>
                        <w:left w:val="none" w:sz="0" w:space="0" w:color="auto"/>
                        <w:bottom w:val="none" w:sz="0" w:space="0" w:color="auto"/>
                        <w:right w:val="none" w:sz="0" w:space="0" w:color="auto"/>
                      </w:divBdr>
                    </w:div>
                  </w:divsChild>
                </w:div>
                <w:div w:id="2014187634">
                  <w:marLeft w:val="0"/>
                  <w:marRight w:val="0"/>
                  <w:marTop w:val="0"/>
                  <w:marBottom w:val="0"/>
                  <w:divBdr>
                    <w:top w:val="single" w:sz="2" w:space="1" w:color="FFFFFF"/>
                    <w:left w:val="single" w:sz="2" w:space="12" w:color="FFFFFF"/>
                    <w:bottom w:val="single" w:sz="2" w:space="1" w:color="FFFFFF"/>
                    <w:right w:val="single" w:sz="2" w:space="4" w:color="FFFFFF"/>
                  </w:divBdr>
                  <w:divsChild>
                    <w:div w:id="496120565">
                      <w:marLeft w:val="0"/>
                      <w:marRight w:val="0"/>
                      <w:marTop w:val="0"/>
                      <w:marBottom w:val="0"/>
                      <w:divBdr>
                        <w:top w:val="none" w:sz="0" w:space="0" w:color="auto"/>
                        <w:left w:val="none" w:sz="0" w:space="0" w:color="auto"/>
                        <w:bottom w:val="none" w:sz="0" w:space="0" w:color="auto"/>
                        <w:right w:val="none" w:sz="0" w:space="0" w:color="auto"/>
                      </w:divBdr>
                    </w:div>
                  </w:divsChild>
                </w:div>
                <w:div w:id="691763749">
                  <w:marLeft w:val="0"/>
                  <w:marRight w:val="0"/>
                  <w:marTop w:val="0"/>
                  <w:marBottom w:val="0"/>
                  <w:divBdr>
                    <w:top w:val="single" w:sz="2" w:space="1" w:color="FFFFFF"/>
                    <w:left w:val="single" w:sz="2" w:space="12" w:color="FFFFFF"/>
                    <w:bottom w:val="single" w:sz="2" w:space="1" w:color="FFFFFF"/>
                    <w:right w:val="single" w:sz="2" w:space="4" w:color="FFFFFF"/>
                  </w:divBdr>
                  <w:divsChild>
                    <w:div w:id="1967849486">
                      <w:marLeft w:val="0"/>
                      <w:marRight w:val="0"/>
                      <w:marTop w:val="0"/>
                      <w:marBottom w:val="0"/>
                      <w:divBdr>
                        <w:top w:val="none" w:sz="0" w:space="0" w:color="auto"/>
                        <w:left w:val="none" w:sz="0" w:space="0" w:color="auto"/>
                        <w:bottom w:val="none" w:sz="0" w:space="0" w:color="auto"/>
                        <w:right w:val="none" w:sz="0" w:space="0" w:color="auto"/>
                      </w:divBdr>
                    </w:div>
                  </w:divsChild>
                </w:div>
                <w:div w:id="1517815506">
                  <w:marLeft w:val="0"/>
                  <w:marRight w:val="0"/>
                  <w:marTop w:val="0"/>
                  <w:marBottom w:val="0"/>
                  <w:divBdr>
                    <w:top w:val="single" w:sz="2" w:space="1" w:color="FFFFFF"/>
                    <w:left w:val="single" w:sz="2" w:space="12" w:color="FFFFFF"/>
                    <w:bottom w:val="single" w:sz="2" w:space="1" w:color="FFFFFF"/>
                    <w:right w:val="single" w:sz="2" w:space="4" w:color="FFFFFF"/>
                  </w:divBdr>
                  <w:divsChild>
                    <w:div w:id="2042318519">
                      <w:marLeft w:val="0"/>
                      <w:marRight w:val="0"/>
                      <w:marTop w:val="0"/>
                      <w:marBottom w:val="0"/>
                      <w:divBdr>
                        <w:top w:val="none" w:sz="0" w:space="0" w:color="auto"/>
                        <w:left w:val="none" w:sz="0" w:space="0" w:color="auto"/>
                        <w:bottom w:val="none" w:sz="0" w:space="0" w:color="auto"/>
                        <w:right w:val="none" w:sz="0" w:space="0" w:color="auto"/>
                      </w:divBdr>
                    </w:div>
                  </w:divsChild>
                </w:div>
                <w:div w:id="24798072">
                  <w:marLeft w:val="0"/>
                  <w:marRight w:val="0"/>
                  <w:marTop w:val="0"/>
                  <w:marBottom w:val="0"/>
                  <w:divBdr>
                    <w:top w:val="single" w:sz="2" w:space="1" w:color="FFFFFF"/>
                    <w:left w:val="single" w:sz="2" w:space="12" w:color="FFFFFF"/>
                    <w:bottom w:val="single" w:sz="2" w:space="1" w:color="FFFFFF"/>
                    <w:right w:val="single" w:sz="2" w:space="4" w:color="FFFFFF"/>
                  </w:divBdr>
                  <w:divsChild>
                    <w:div w:id="1093546731">
                      <w:marLeft w:val="0"/>
                      <w:marRight w:val="0"/>
                      <w:marTop w:val="0"/>
                      <w:marBottom w:val="0"/>
                      <w:divBdr>
                        <w:top w:val="none" w:sz="0" w:space="0" w:color="auto"/>
                        <w:left w:val="none" w:sz="0" w:space="0" w:color="auto"/>
                        <w:bottom w:val="none" w:sz="0" w:space="0" w:color="auto"/>
                        <w:right w:val="none" w:sz="0" w:space="0" w:color="auto"/>
                      </w:divBdr>
                    </w:div>
                  </w:divsChild>
                </w:div>
                <w:div w:id="91124331">
                  <w:marLeft w:val="0"/>
                  <w:marRight w:val="0"/>
                  <w:marTop w:val="0"/>
                  <w:marBottom w:val="0"/>
                  <w:divBdr>
                    <w:top w:val="single" w:sz="2" w:space="1" w:color="FFFFFF"/>
                    <w:left w:val="single" w:sz="2" w:space="12" w:color="FFFFFF"/>
                    <w:bottom w:val="single" w:sz="2" w:space="1" w:color="FFFFFF"/>
                    <w:right w:val="single" w:sz="2" w:space="4" w:color="FFFFFF"/>
                  </w:divBdr>
                  <w:divsChild>
                    <w:div w:id="290596146">
                      <w:marLeft w:val="0"/>
                      <w:marRight w:val="0"/>
                      <w:marTop w:val="0"/>
                      <w:marBottom w:val="0"/>
                      <w:divBdr>
                        <w:top w:val="none" w:sz="0" w:space="0" w:color="auto"/>
                        <w:left w:val="none" w:sz="0" w:space="0" w:color="auto"/>
                        <w:bottom w:val="none" w:sz="0" w:space="0" w:color="auto"/>
                        <w:right w:val="none" w:sz="0" w:space="0" w:color="auto"/>
                      </w:divBdr>
                    </w:div>
                  </w:divsChild>
                </w:div>
                <w:div w:id="1725564967">
                  <w:marLeft w:val="0"/>
                  <w:marRight w:val="0"/>
                  <w:marTop w:val="0"/>
                  <w:marBottom w:val="0"/>
                  <w:divBdr>
                    <w:top w:val="single" w:sz="2" w:space="1" w:color="FFFFFF"/>
                    <w:left w:val="single" w:sz="2" w:space="12" w:color="FFFFFF"/>
                    <w:bottom w:val="single" w:sz="2" w:space="4" w:color="FFFFFF"/>
                    <w:right w:val="single" w:sz="2" w:space="4" w:color="FFFFFF"/>
                  </w:divBdr>
                  <w:divsChild>
                    <w:div w:id="78951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54774">
          <w:marLeft w:val="0"/>
          <w:marRight w:val="0"/>
          <w:marTop w:val="0"/>
          <w:marBottom w:val="335"/>
          <w:divBdr>
            <w:top w:val="none" w:sz="0" w:space="0" w:color="auto"/>
            <w:left w:val="none" w:sz="0" w:space="0" w:color="auto"/>
            <w:bottom w:val="none" w:sz="0" w:space="0" w:color="auto"/>
            <w:right w:val="none" w:sz="0" w:space="0" w:color="auto"/>
          </w:divBdr>
          <w:divsChild>
            <w:div w:id="2147316771">
              <w:marLeft w:val="0"/>
              <w:marRight w:val="0"/>
              <w:marTop w:val="0"/>
              <w:marBottom w:val="0"/>
              <w:divBdr>
                <w:top w:val="none" w:sz="0" w:space="0" w:color="auto"/>
                <w:left w:val="none" w:sz="0" w:space="0" w:color="auto"/>
                <w:bottom w:val="none" w:sz="0" w:space="0" w:color="auto"/>
                <w:right w:val="none" w:sz="0" w:space="0" w:color="auto"/>
              </w:divBdr>
              <w:divsChild>
                <w:div w:id="207185397">
                  <w:marLeft w:val="0"/>
                  <w:marRight w:val="0"/>
                  <w:marTop w:val="0"/>
                  <w:marBottom w:val="0"/>
                  <w:divBdr>
                    <w:top w:val="single" w:sz="2" w:space="4" w:color="FFFFFF"/>
                    <w:left w:val="single" w:sz="2" w:space="12" w:color="FFFFFF"/>
                    <w:bottom w:val="single" w:sz="2" w:space="1" w:color="FFFFFF"/>
                    <w:right w:val="single" w:sz="2" w:space="4" w:color="FFFFFF"/>
                  </w:divBdr>
                  <w:divsChild>
                    <w:div w:id="1179391331">
                      <w:marLeft w:val="0"/>
                      <w:marRight w:val="0"/>
                      <w:marTop w:val="0"/>
                      <w:marBottom w:val="0"/>
                      <w:divBdr>
                        <w:top w:val="none" w:sz="0" w:space="0" w:color="auto"/>
                        <w:left w:val="none" w:sz="0" w:space="0" w:color="auto"/>
                        <w:bottom w:val="none" w:sz="0" w:space="0" w:color="auto"/>
                        <w:right w:val="none" w:sz="0" w:space="0" w:color="auto"/>
                      </w:divBdr>
                    </w:div>
                  </w:divsChild>
                </w:div>
                <w:div w:id="278412772">
                  <w:marLeft w:val="0"/>
                  <w:marRight w:val="0"/>
                  <w:marTop w:val="0"/>
                  <w:marBottom w:val="0"/>
                  <w:divBdr>
                    <w:top w:val="single" w:sz="2" w:space="1" w:color="FFFFFF"/>
                    <w:left w:val="single" w:sz="2" w:space="12" w:color="FFFFFF"/>
                    <w:bottom w:val="single" w:sz="2" w:space="1" w:color="FFFFFF"/>
                    <w:right w:val="single" w:sz="2" w:space="4" w:color="FFFFFF"/>
                  </w:divBdr>
                  <w:divsChild>
                    <w:div w:id="406080257">
                      <w:marLeft w:val="0"/>
                      <w:marRight w:val="0"/>
                      <w:marTop w:val="0"/>
                      <w:marBottom w:val="0"/>
                      <w:divBdr>
                        <w:top w:val="none" w:sz="0" w:space="0" w:color="auto"/>
                        <w:left w:val="none" w:sz="0" w:space="0" w:color="auto"/>
                        <w:bottom w:val="none" w:sz="0" w:space="0" w:color="auto"/>
                        <w:right w:val="none" w:sz="0" w:space="0" w:color="auto"/>
                      </w:divBdr>
                    </w:div>
                  </w:divsChild>
                </w:div>
                <w:div w:id="1578050180">
                  <w:marLeft w:val="0"/>
                  <w:marRight w:val="0"/>
                  <w:marTop w:val="0"/>
                  <w:marBottom w:val="0"/>
                  <w:divBdr>
                    <w:top w:val="single" w:sz="2" w:space="1" w:color="FFFFFF"/>
                    <w:left w:val="single" w:sz="2" w:space="12" w:color="FFFFFF"/>
                    <w:bottom w:val="single" w:sz="2" w:space="1" w:color="FFFFFF"/>
                    <w:right w:val="single" w:sz="2" w:space="4" w:color="FFFFFF"/>
                  </w:divBdr>
                  <w:divsChild>
                    <w:div w:id="1951819422">
                      <w:marLeft w:val="0"/>
                      <w:marRight w:val="0"/>
                      <w:marTop w:val="0"/>
                      <w:marBottom w:val="0"/>
                      <w:divBdr>
                        <w:top w:val="none" w:sz="0" w:space="0" w:color="auto"/>
                        <w:left w:val="none" w:sz="0" w:space="0" w:color="auto"/>
                        <w:bottom w:val="none" w:sz="0" w:space="0" w:color="auto"/>
                        <w:right w:val="none" w:sz="0" w:space="0" w:color="auto"/>
                      </w:divBdr>
                    </w:div>
                  </w:divsChild>
                </w:div>
                <w:div w:id="1310866615">
                  <w:marLeft w:val="0"/>
                  <w:marRight w:val="0"/>
                  <w:marTop w:val="0"/>
                  <w:marBottom w:val="0"/>
                  <w:divBdr>
                    <w:top w:val="single" w:sz="2" w:space="1" w:color="FFFFFF"/>
                    <w:left w:val="single" w:sz="2" w:space="12" w:color="FFFFFF"/>
                    <w:bottom w:val="single" w:sz="2" w:space="1" w:color="FFFFFF"/>
                    <w:right w:val="single" w:sz="2" w:space="4" w:color="FFFFFF"/>
                  </w:divBdr>
                  <w:divsChild>
                    <w:div w:id="601035612">
                      <w:marLeft w:val="0"/>
                      <w:marRight w:val="0"/>
                      <w:marTop w:val="0"/>
                      <w:marBottom w:val="0"/>
                      <w:divBdr>
                        <w:top w:val="none" w:sz="0" w:space="0" w:color="auto"/>
                        <w:left w:val="none" w:sz="0" w:space="0" w:color="auto"/>
                        <w:bottom w:val="none" w:sz="0" w:space="0" w:color="auto"/>
                        <w:right w:val="none" w:sz="0" w:space="0" w:color="auto"/>
                      </w:divBdr>
                    </w:div>
                  </w:divsChild>
                </w:div>
                <w:div w:id="534928917">
                  <w:marLeft w:val="0"/>
                  <w:marRight w:val="0"/>
                  <w:marTop w:val="0"/>
                  <w:marBottom w:val="0"/>
                  <w:divBdr>
                    <w:top w:val="single" w:sz="2" w:space="1" w:color="FFFFFF"/>
                    <w:left w:val="single" w:sz="2" w:space="12" w:color="FFFFFF"/>
                    <w:bottom w:val="single" w:sz="2" w:space="1" w:color="FFFFFF"/>
                    <w:right w:val="single" w:sz="2" w:space="4" w:color="FFFFFF"/>
                  </w:divBdr>
                  <w:divsChild>
                    <w:div w:id="1337995248">
                      <w:marLeft w:val="0"/>
                      <w:marRight w:val="0"/>
                      <w:marTop w:val="0"/>
                      <w:marBottom w:val="0"/>
                      <w:divBdr>
                        <w:top w:val="none" w:sz="0" w:space="0" w:color="auto"/>
                        <w:left w:val="none" w:sz="0" w:space="0" w:color="auto"/>
                        <w:bottom w:val="none" w:sz="0" w:space="0" w:color="auto"/>
                        <w:right w:val="none" w:sz="0" w:space="0" w:color="auto"/>
                      </w:divBdr>
                    </w:div>
                  </w:divsChild>
                </w:div>
                <w:div w:id="850950548">
                  <w:marLeft w:val="0"/>
                  <w:marRight w:val="0"/>
                  <w:marTop w:val="0"/>
                  <w:marBottom w:val="0"/>
                  <w:divBdr>
                    <w:top w:val="single" w:sz="2" w:space="1" w:color="FFFFFF"/>
                    <w:left w:val="single" w:sz="2" w:space="12" w:color="FFFFFF"/>
                    <w:bottom w:val="single" w:sz="2" w:space="1" w:color="FFFFFF"/>
                    <w:right w:val="single" w:sz="2" w:space="4" w:color="FFFFFF"/>
                  </w:divBdr>
                  <w:divsChild>
                    <w:div w:id="1674986799">
                      <w:marLeft w:val="0"/>
                      <w:marRight w:val="0"/>
                      <w:marTop w:val="0"/>
                      <w:marBottom w:val="0"/>
                      <w:divBdr>
                        <w:top w:val="none" w:sz="0" w:space="0" w:color="auto"/>
                        <w:left w:val="none" w:sz="0" w:space="0" w:color="auto"/>
                        <w:bottom w:val="none" w:sz="0" w:space="0" w:color="auto"/>
                        <w:right w:val="none" w:sz="0" w:space="0" w:color="auto"/>
                      </w:divBdr>
                    </w:div>
                  </w:divsChild>
                </w:div>
                <w:div w:id="1155218988">
                  <w:marLeft w:val="0"/>
                  <w:marRight w:val="0"/>
                  <w:marTop w:val="0"/>
                  <w:marBottom w:val="0"/>
                  <w:divBdr>
                    <w:top w:val="single" w:sz="2" w:space="1" w:color="FFFFFF"/>
                    <w:left w:val="single" w:sz="2" w:space="12" w:color="FFFFFF"/>
                    <w:bottom w:val="single" w:sz="2" w:space="1" w:color="FFFFFF"/>
                    <w:right w:val="single" w:sz="2" w:space="4" w:color="FFFFFF"/>
                  </w:divBdr>
                  <w:divsChild>
                    <w:div w:id="1050034129">
                      <w:marLeft w:val="0"/>
                      <w:marRight w:val="0"/>
                      <w:marTop w:val="0"/>
                      <w:marBottom w:val="0"/>
                      <w:divBdr>
                        <w:top w:val="none" w:sz="0" w:space="0" w:color="auto"/>
                        <w:left w:val="none" w:sz="0" w:space="0" w:color="auto"/>
                        <w:bottom w:val="none" w:sz="0" w:space="0" w:color="auto"/>
                        <w:right w:val="none" w:sz="0" w:space="0" w:color="auto"/>
                      </w:divBdr>
                    </w:div>
                  </w:divsChild>
                </w:div>
                <w:div w:id="159925642">
                  <w:marLeft w:val="0"/>
                  <w:marRight w:val="0"/>
                  <w:marTop w:val="0"/>
                  <w:marBottom w:val="0"/>
                  <w:divBdr>
                    <w:top w:val="single" w:sz="2" w:space="1" w:color="FFFFFF"/>
                    <w:left w:val="single" w:sz="2" w:space="12" w:color="FFFFFF"/>
                    <w:bottom w:val="single" w:sz="2" w:space="1" w:color="FFFFFF"/>
                    <w:right w:val="single" w:sz="2" w:space="4" w:color="FFFFFF"/>
                  </w:divBdr>
                  <w:divsChild>
                    <w:div w:id="999623397">
                      <w:marLeft w:val="0"/>
                      <w:marRight w:val="0"/>
                      <w:marTop w:val="0"/>
                      <w:marBottom w:val="0"/>
                      <w:divBdr>
                        <w:top w:val="none" w:sz="0" w:space="0" w:color="auto"/>
                        <w:left w:val="none" w:sz="0" w:space="0" w:color="auto"/>
                        <w:bottom w:val="none" w:sz="0" w:space="0" w:color="auto"/>
                        <w:right w:val="none" w:sz="0" w:space="0" w:color="auto"/>
                      </w:divBdr>
                    </w:div>
                  </w:divsChild>
                </w:div>
                <w:div w:id="822506503">
                  <w:marLeft w:val="0"/>
                  <w:marRight w:val="0"/>
                  <w:marTop w:val="0"/>
                  <w:marBottom w:val="0"/>
                  <w:divBdr>
                    <w:top w:val="single" w:sz="2" w:space="1" w:color="FFFFFF"/>
                    <w:left w:val="single" w:sz="2" w:space="12" w:color="FFFFFF"/>
                    <w:bottom w:val="single" w:sz="2" w:space="1" w:color="FFFFFF"/>
                    <w:right w:val="single" w:sz="2" w:space="4" w:color="FFFFFF"/>
                  </w:divBdr>
                  <w:divsChild>
                    <w:div w:id="1741168326">
                      <w:marLeft w:val="0"/>
                      <w:marRight w:val="0"/>
                      <w:marTop w:val="0"/>
                      <w:marBottom w:val="0"/>
                      <w:divBdr>
                        <w:top w:val="none" w:sz="0" w:space="0" w:color="auto"/>
                        <w:left w:val="none" w:sz="0" w:space="0" w:color="auto"/>
                        <w:bottom w:val="none" w:sz="0" w:space="0" w:color="auto"/>
                        <w:right w:val="none" w:sz="0" w:space="0" w:color="auto"/>
                      </w:divBdr>
                    </w:div>
                  </w:divsChild>
                </w:div>
                <w:div w:id="1415585484">
                  <w:marLeft w:val="0"/>
                  <w:marRight w:val="0"/>
                  <w:marTop w:val="0"/>
                  <w:marBottom w:val="0"/>
                  <w:divBdr>
                    <w:top w:val="single" w:sz="2" w:space="1" w:color="FFFFFF"/>
                    <w:left w:val="single" w:sz="2" w:space="12" w:color="FFFFFF"/>
                    <w:bottom w:val="single" w:sz="2" w:space="1" w:color="FFFFFF"/>
                    <w:right w:val="single" w:sz="2" w:space="4" w:color="FFFFFF"/>
                  </w:divBdr>
                  <w:divsChild>
                    <w:div w:id="1514148661">
                      <w:marLeft w:val="0"/>
                      <w:marRight w:val="0"/>
                      <w:marTop w:val="0"/>
                      <w:marBottom w:val="0"/>
                      <w:divBdr>
                        <w:top w:val="none" w:sz="0" w:space="0" w:color="auto"/>
                        <w:left w:val="none" w:sz="0" w:space="0" w:color="auto"/>
                        <w:bottom w:val="none" w:sz="0" w:space="0" w:color="auto"/>
                        <w:right w:val="none" w:sz="0" w:space="0" w:color="auto"/>
                      </w:divBdr>
                    </w:div>
                  </w:divsChild>
                </w:div>
                <w:div w:id="438186209">
                  <w:marLeft w:val="0"/>
                  <w:marRight w:val="0"/>
                  <w:marTop w:val="0"/>
                  <w:marBottom w:val="0"/>
                  <w:divBdr>
                    <w:top w:val="single" w:sz="2" w:space="1" w:color="FFFFFF"/>
                    <w:left w:val="single" w:sz="2" w:space="12" w:color="FFFFFF"/>
                    <w:bottom w:val="single" w:sz="2" w:space="1" w:color="FFFFFF"/>
                    <w:right w:val="single" w:sz="2" w:space="4" w:color="FFFFFF"/>
                  </w:divBdr>
                  <w:divsChild>
                    <w:div w:id="237710463">
                      <w:marLeft w:val="0"/>
                      <w:marRight w:val="0"/>
                      <w:marTop w:val="0"/>
                      <w:marBottom w:val="0"/>
                      <w:divBdr>
                        <w:top w:val="none" w:sz="0" w:space="0" w:color="auto"/>
                        <w:left w:val="none" w:sz="0" w:space="0" w:color="auto"/>
                        <w:bottom w:val="none" w:sz="0" w:space="0" w:color="auto"/>
                        <w:right w:val="none" w:sz="0" w:space="0" w:color="auto"/>
                      </w:divBdr>
                    </w:div>
                  </w:divsChild>
                </w:div>
                <w:div w:id="654189548">
                  <w:marLeft w:val="0"/>
                  <w:marRight w:val="0"/>
                  <w:marTop w:val="0"/>
                  <w:marBottom w:val="0"/>
                  <w:divBdr>
                    <w:top w:val="single" w:sz="2" w:space="1" w:color="FFFFFF"/>
                    <w:left w:val="single" w:sz="2" w:space="12" w:color="FFFFFF"/>
                    <w:bottom w:val="single" w:sz="2" w:space="1" w:color="FFFFFF"/>
                    <w:right w:val="single" w:sz="2" w:space="4" w:color="FFFFFF"/>
                  </w:divBdr>
                  <w:divsChild>
                    <w:div w:id="1067919601">
                      <w:marLeft w:val="0"/>
                      <w:marRight w:val="0"/>
                      <w:marTop w:val="0"/>
                      <w:marBottom w:val="0"/>
                      <w:divBdr>
                        <w:top w:val="none" w:sz="0" w:space="0" w:color="auto"/>
                        <w:left w:val="none" w:sz="0" w:space="0" w:color="auto"/>
                        <w:bottom w:val="none" w:sz="0" w:space="0" w:color="auto"/>
                        <w:right w:val="none" w:sz="0" w:space="0" w:color="auto"/>
                      </w:divBdr>
                    </w:div>
                  </w:divsChild>
                </w:div>
                <w:div w:id="1384862756">
                  <w:marLeft w:val="0"/>
                  <w:marRight w:val="0"/>
                  <w:marTop w:val="0"/>
                  <w:marBottom w:val="0"/>
                  <w:divBdr>
                    <w:top w:val="single" w:sz="2" w:space="1" w:color="FFFFFF"/>
                    <w:left w:val="single" w:sz="2" w:space="12" w:color="FFFFFF"/>
                    <w:bottom w:val="single" w:sz="2" w:space="1" w:color="FFFFFF"/>
                    <w:right w:val="single" w:sz="2" w:space="4" w:color="FFFFFF"/>
                  </w:divBdr>
                  <w:divsChild>
                    <w:div w:id="445586222">
                      <w:marLeft w:val="0"/>
                      <w:marRight w:val="0"/>
                      <w:marTop w:val="0"/>
                      <w:marBottom w:val="0"/>
                      <w:divBdr>
                        <w:top w:val="none" w:sz="0" w:space="0" w:color="auto"/>
                        <w:left w:val="none" w:sz="0" w:space="0" w:color="auto"/>
                        <w:bottom w:val="none" w:sz="0" w:space="0" w:color="auto"/>
                        <w:right w:val="none" w:sz="0" w:space="0" w:color="auto"/>
                      </w:divBdr>
                    </w:div>
                  </w:divsChild>
                </w:div>
                <w:div w:id="458651883">
                  <w:marLeft w:val="0"/>
                  <w:marRight w:val="0"/>
                  <w:marTop w:val="0"/>
                  <w:marBottom w:val="0"/>
                  <w:divBdr>
                    <w:top w:val="single" w:sz="2" w:space="1" w:color="FFFFFF"/>
                    <w:left w:val="single" w:sz="2" w:space="12" w:color="FFFFFF"/>
                    <w:bottom w:val="single" w:sz="2" w:space="1" w:color="FFFFFF"/>
                    <w:right w:val="single" w:sz="2" w:space="4" w:color="FFFFFF"/>
                  </w:divBdr>
                  <w:divsChild>
                    <w:div w:id="248119864">
                      <w:marLeft w:val="0"/>
                      <w:marRight w:val="0"/>
                      <w:marTop w:val="0"/>
                      <w:marBottom w:val="0"/>
                      <w:divBdr>
                        <w:top w:val="none" w:sz="0" w:space="0" w:color="auto"/>
                        <w:left w:val="none" w:sz="0" w:space="0" w:color="auto"/>
                        <w:bottom w:val="none" w:sz="0" w:space="0" w:color="auto"/>
                        <w:right w:val="none" w:sz="0" w:space="0" w:color="auto"/>
                      </w:divBdr>
                    </w:div>
                  </w:divsChild>
                </w:div>
                <w:div w:id="1350255622">
                  <w:marLeft w:val="0"/>
                  <w:marRight w:val="0"/>
                  <w:marTop w:val="0"/>
                  <w:marBottom w:val="0"/>
                  <w:divBdr>
                    <w:top w:val="single" w:sz="2" w:space="1" w:color="FFFFFF"/>
                    <w:left w:val="single" w:sz="2" w:space="12" w:color="FFFFFF"/>
                    <w:bottom w:val="single" w:sz="2" w:space="1" w:color="FFFFFF"/>
                    <w:right w:val="single" w:sz="2" w:space="4" w:color="FFFFFF"/>
                  </w:divBdr>
                  <w:divsChild>
                    <w:div w:id="1984311338">
                      <w:marLeft w:val="0"/>
                      <w:marRight w:val="0"/>
                      <w:marTop w:val="0"/>
                      <w:marBottom w:val="0"/>
                      <w:divBdr>
                        <w:top w:val="none" w:sz="0" w:space="0" w:color="auto"/>
                        <w:left w:val="none" w:sz="0" w:space="0" w:color="auto"/>
                        <w:bottom w:val="none" w:sz="0" w:space="0" w:color="auto"/>
                        <w:right w:val="none" w:sz="0" w:space="0" w:color="auto"/>
                      </w:divBdr>
                    </w:div>
                  </w:divsChild>
                </w:div>
                <w:div w:id="1766421795">
                  <w:marLeft w:val="0"/>
                  <w:marRight w:val="0"/>
                  <w:marTop w:val="0"/>
                  <w:marBottom w:val="0"/>
                  <w:divBdr>
                    <w:top w:val="single" w:sz="2" w:space="1" w:color="FFFFFF"/>
                    <w:left w:val="single" w:sz="2" w:space="12" w:color="FFFFFF"/>
                    <w:bottom w:val="single" w:sz="2" w:space="1" w:color="FFFFFF"/>
                    <w:right w:val="single" w:sz="2" w:space="4" w:color="FFFFFF"/>
                  </w:divBdr>
                  <w:divsChild>
                    <w:div w:id="1147362276">
                      <w:marLeft w:val="0"/>
                      <w:marRight w:val="0"/>
                      <w:marTop w:val="0"/>
                      <w:marBottom w:val="0"/>
                      <w:divBdr>
                        <w:top w:val="none" w:sz="0" w:space="0" w:color="auto"/>
                        <w:left w:val="none" w:sz="0" w:space="0" w:color="auto"/>
                        <w:bottom w:val="none" w:sz="0" w:space="0" w:color="auto"/>
                        <w:right w:val="none" w:sz="0" w:space="0" w:color="auto"/>
                      </w:divBdr>
                    </w:div>
                  </w:divsChild>
                </w:div>
                <w:div w:id="487749446">
                  <w:marLeft w:val="0"/>
                  <w:marRight w:val="0"/>
                  <w:marTop w:val="0"/>
                  <w:marBottom w:val="0"/>
                  <w:divBdr>
                    <w:top w:val="single" w:sz="2" w:space="1" w:color="FFFFFF"/>
                    <w:left w:val="single" w:sz="2" w:space="12" w:color="FFFFFF"/>
                    <w:bottom w:val="single" w:sz="2" w:space="1" w:color="FFFFFF"/>
                    <w:right w:val="single" w:sz="2" w:space="4" w:color="FFFFFF"/>
                  </w:divBdr>
                  <w:divsChild>
                    <w:div w:id="1476753384">
                      <w:marLeft w:val="0"/>
                      <w:marRight w:val="0"/>
                      <w:marTop w:val="0"/>
                      <w:marBottom w:val="0"/>
                      <w:divBdr>
                        <w:top w:val="none" w:sz="0" w:space="0" w:color="auto"/>
                        <w:left w:val="none" w:sz="0" w:space="0" w:color="auto"/>
                        <w:bottom w:val="none" w:sz="0" w:space="0" w:color="auto"/>
                        <w:right w:val="none" w:sz="0" w:space="0" w:color="auto"/>
                      </w:divBdr>
                    </w:div>
                  </w:divsChild>
                </w:div>
                <w:div w:id="1295981925">
                  <w:marLeft w:val="0"/>
                  <w:marRight w:val="0"/>
                  <w:marTop w:val="0"/>
                  <w:marBottom w:val="0"/>
                  <w:divBdr>
                    <w:top w:val="single" w:sz="2" w:space="1" w:color="FFFFFF"/>
                    <w:left w:val="single" w:sz="2" w:space="12" w:color="FFFFFF"/>
                    <w:bottom w:val="single" w:sz="2" w:space="1" w:color="FFFFFF"/>
                    <w:right w:val="single" w:sz="2" w:space="4" w:color="FFFFFF"/>
                  </w:divBdr>
                  <w:divsChild>
                    <w:div w:id="1461456992">
                      <w:marLeft w:val="0"/>
                      <w:marRight w:val="0"/>
                      <w:marTop w:val="0"/>
                      <w:marBottom w:val="0"/>
                      <w:divBdr>
                        <w:top w:val="none" w:sz="0" w:space="0" w:color="auto"/>
                        <w:left w:val="none" w:sz="0" w:space="0" w:color="auto"/>
                        <w:bottom w:val="none" w:sz="0" w:space="0" w:color="auto"/>
                        <w:right w:val="none" w:sz="0" w:space="0" w:color="auto"/>
                      </w:divBdr>
                    </w:div>
                  </w:divsChild>
                </w:div>
                <w:div w:id="373694683">
                  <w:marLeft w:val="0"/>
                  <w:marRight w:val="0"/>
                  <w:marTop w:val="0"/>
                  <w:marBottom w:val="0"/>
                  <w:divBdr>
                    <w:top w:val="single" w:sz="2" w:space="1" w:color="FFFFFF"/>
                    <w:left w:val="single" w:sz="2" w:space="12" w:color="FFFFFF"/>
                    <w:bottom w:val="single" w:sz="2" w:space="1" w:color="FFFFFF"/>
                    <w:right w:val="single" w:sz="2" w:space="4" w:color="FFFFFF"/>
                  </w:divBdr>
                  <w:divsChild>
                    <w:div w:id="1161509896">
                      <w:marLeft w:val="0"/>
                      <w:marRight w:val="0"/>
                      <w:marTop w:val="0"/>
                      <w:marBottom w:val="0"/>
                      <w:divBdr>
                        <w:top w:val="none" w:sz="0" w:space="0" w:color="auto"/>
                        <w:left w:val="none" w:sz="0" w:space="0" w:color="auto"/>
                        <w:bottom w:val="none" w:sz="0" w:space="0" w:color="auto"/>
                        <w:right w:val="none" w:sz="0" w:space="0" w:color="auto"/>
                      </w:divBdr>
                    </w:div>
                  </w:divsChild>
                </w:div>
                <w:div w:id="1391614951">
                  <w:marLeft w:val="0"/>
                  <w:marRight w:val="0"/>
                  <w:marTop w:val="0"/>
                  <w:marBottom w:val="0"/>
                  <w:divBdr>
                    <w:top w:val="single" w:sz="2" w:space="1" w:color="FFFFFF"/>
                    <w:left w:val="single" w:sz="2" w:space="12" w:color="FFFFFF"/>
                    <w:bottom w:val="single" w:sz="2" w:space="1" w:color="FFFFFF"/>
                    <w:right w:val="single" w:sz="2" w:space="4" w:color="FFFFFF"/>
                  </w:divBdr>
                  <w:divsChild>
                    <w:div w:id="1963028410">
                      <w:marLeft w:val="0"/>
                      <w:marRight w:val="0"/>
                      <w:marTop w:val="0"/>
                      <w:marBottom w:val="0"/>
                      <w:divBdr>
                        <w:top w:val="none" w:sz="0" w:space="0" w:color="auto"/>
                        <w:left w:val="none" w:sz="0" w:space="0" w:color="auto"/>
                        <w:bottom w:val="none" w:sz="0" w:space="0" w:color="auto"/>
                        <w:right w:val="none" w:sz="0" w:space="0" w:color="auto"/>
                      </w:divBdr>
                    </w:div>
                  </w:divsChild>
                </w:div>
                <w:div w:id="948002596">
                  <w:marLeft w:val="0"/>
                  <w:marRight w:val="0"/>
                  <w:marTop w:val="0"/>
                  <w:marBottom w:val="0"/>
                  <w:divBdr>
                    <w:top w:val="single" w:sz="2" w:space="1" w:color="FFFFFF"/>
                    <w:left w:val="single" w:sz="2" w:space="12" w:color="FFFFFF"/>
                    <w:bottom w:val="single" w:sz="2" w:space="4" w:color="FFFFFF"/>
                    <w:right w:val="single" w:sz="2" w:space="4" w:color="FFFFFF"/>
                  </w:divBdr>
                  <w:divsChild>
                    <w:div w:id="10721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29067">
          <w:marLeft w:val="0"/>
          <w:marRight w:val="0"/>
          <w:marTop w:val="0"/>
          <w:marBottom w:val="335"/>
          <w:divBdr>
            <w:top w:val="none" w:sz="0" w:space="0" w:color="auto"/>
            <w:left w:val="none" w:sz="0" w:space="0" w:color="auto"/>
            <w:bottom w:val="none" w:sz="0" w:space="0" w:color="auto"/>
            <w:right w:val="none" w:sz="0" w:space="0" w:color="auto"/>
          </w:divBdr>
          <w:divsChild>
            <w:div w:id="362903260">
              <w:marLeft w:val="0"/>
              <w:marRight w:val="0"/>
              <w:marTop w:val="0"/>
              <w:marBottom w:val="0"/>
              <w:divBdr>
                <w:top w:val="none" w:sz="0" w:space="0" w:color="auto"/>
                <w:left w:val="none" w:sz="0" w:space="0" w:color="auto"/>
                <w:bottom w:val="none" w:sz="0" w:space="0" w:color="auto"/>
                <w:right w:val="none" w:sz="0" w:space="0" w:color="auto"/>
              </w:divBdr>
              <w:divsChild>
                <w:div w:id="444229120">
                  <w:marLeft w:val="0"/>
                  <w:marRight w:val="0"/>
                  <w:marTop w:val="0"/>
                  <w:marBottom w:val="0"/>
                  <w:divBdr>
                    <w:top w:val="single" w:sz="2" w:space="4" w:color="FFFFFF"/>
                    <w:left w:val="single" w:sz="2" w:space="12" w:color="FFFFFF"/>
                    <w:bottom w:val="single" w:sz="2" w:space="1" w:color="FFFFFF"/>
                    <w:right w:val="single" w:sz="2" w:space="4" w:color="FFFFFF"/>
                  </w:divBdr>
                  <w:divsChild>
                    <w:div w:id="1041705477">
                      <w:marLeft w:val="0"/>
                      <w:marRight w:val="0"/>
                      <w:marTop w:val="0"/>
                      <w:marBottom w:val="0"/>
                      <w:divBdr>
                        <w:top w:val="none" w:sz="0" w:space="0" w:color="auto"/>
                        <w:left w:val="none" w:sz="0" w:space="0" w:color="auto"/>
                        <w:bottom w:val="none" w:sz="0" w:space="0" w:color="auto"/>
                        <w:right w:val="none" w:sz="0" w:space="0" w:color="auto"/>
                      </w:divBdr>
                    </w:div>
                  </w:divsChild>
                </w:div>
                <w:div w:id="904726942">
                  <w:marLeft w:val="0"/>
                  <w:marRight w:val="0"/>
                  <w:marTop w:val="0"/>
                  <w:marBottom w:val="0"/>
                  <w:divBdr>
                    <w:top w:val="single" w:sz="2" w:space="1" w:color="FFFFFF"/>
                    <w:left w:val="single" w:sz="2" w:space="12" w:color="FFFFFF"/>
                    <w:bottom w:val="single" w:sz="2" w:space="1" w:color="FFFFFF"/>
                    <w:right w:val="single" w:sz="2" w:space="4" w:color="FFFFFF"/>
                  </w:divBdr>
                  <w:divsChild>
                    <w:div w:id="881016514">
                      <w:marLeft w:val="0"/>
                      <w:marRight w:val="0"/>
                      <w:marTop w:val="0"/>
                      <w:marBottom w:val="0"/>
                      <w:divBdr>
                        <w:top w:val="none" w:sz="0" w:space="0" w:color="auto"/>
                        <w:left w:val="none" w:sz="0" w:space="0" w:color="auto"/>
                        <w:bottom w:val="none" w:sz="0" w:space="0" w:color="auto"/>
                        <w:right w:val="none" w:sz="0" w:space="0" w:color="auto"/>
                      </w:divBdr>
                    </w:div>
                  </w:divsChild>
                </w:div>
                <w:div w:id="302662632">
                  <w:marLeft w:val="0"/>
                  <w:marRight w:val="0"/>
                  <w:marTop w:val="0"/>
                  <w:marBottom w:val="0"/>
                  <w:divBdr>
                    <w:top w:val="single" w:sz="2" w:space="1" w:color="FFFFFF"/>
                    <w:left w:val="single" w:sz="2" w:space="12" w:color="FFFFFF"/>
                    <w:bottom w:val="single" w:sz="2" w:space="1" w:color="FFFFFF"/>
                    <w:right w:val="single" w:sz="2" w:space="4" w:color="FFFFFF"/>
                  </w:divBdr>
                  <w:divsChild>
                    <w:div w:id="2122726755">
                      <w:marLeft w:val="0"/>
                      <w:marRight w:val="0"/>
                      <w:marTop w:val="0"/>
                      <w:marBottom w:val="0"/>
                      <w:divBdr>
                        <w:top w:val="none" w:sz="0" w:space="0" w:color="auto"/>
                        <w:left w:val="none" w:sz="0" w:space="0" w:color="auto"/>
                        <w:bottom w:val="none" w:sz="0" w:space="0" w:color="auto"/>
                        <w:right w:val="none" w:sz="0" w:space="0" w:color="auto"/>
                      </w:divBdr>
                    </w:div>
                  </w:divsChild>
                </w:div>
                <w:div w:id="134101901">
                  <w:marLeft w:val="0"/>
                  <w:marRight w:val="0"/>
                  <w:marTop w:val="0"/>
                  <w:marBottom w:val="0"/>
                  <w:divBdr>
                    <w:top w:val="single" w:sz="2" w:space="1" w:color="FFFFFF"/>
                    <w:left w:val="single" w:sz="2" w:space="12" w:color="FFFFFF"/>
                    <w:bottom w:val="single" w:sz="2" w:space="1" w:color="FFFFFF"/>
                    <w:right w:val="single" w:sz="2" w:space="4" w:color="FFFFFF"/>
                  </w:divBdr>
                  <w:divsChild>
                    <w:div w:id="712388124">
                      <w:marLeft w:val="0"/>
                      <w:marRight w:val="0"/>
                      <w:marTop w:val="0"/>
                      <w:marBottom w:val="0"/>
                      <w:divBdr>
                        <w:top w:val="none" w:sz="0" w:space="0" w:color="auto"/>
                        <w:left w:val="none" w:sz="0" w:space="0" w:color="auto"/>
                        <w:bottom w:val="none" w:sz="0" w:space="0" w:color="auto"/>
                        <w:right w:val="none" w:sz="0" w:space="0" w:color="auto"/>
                      </w:divBdr>
                    </w:div>
                  </w:divsChild>
                </w:div>
                <w:div w:id="1991396824">
                  <w:marLeft w:val="0"/>
                  <w:marRight w:val="0"/>
                  <w:marTop w:val="0"/>
                  <w:marBottom w:val="0"/>
                  <w:divBdr>
                    <w:top w:val="single" w:sz="2" w:space="1" w:color="FFFFFF"/>
                    <w:left w:val="single" w:sz="2" w:space="12" w:color="FFFFFF"/>
                    <w:bottom w:val="single" w:sz="2" w:space="1" w:color="FFFFFF"/>
                    <w:right w:val="single" w:sz="2" w:space="4" w:color="FFFFFF"/>
                  </w:divBdr>
                  <w:divsChild>
                    <w:div w:id="1007513814">
                      <w:marLeft w:val="0"/>
                      <w:marRight w:val="0"/>
                      <w:marTop w:val="0"/>
                      <w:marBottom w:val="0"/>
                      <w:divBdr>
                        <w:top w:val="none" w:sz="0" w:space="0" w:color="auto"/>
                        <w:left w:val="none" w:sz="0" w:space="0" w:color="auto"/>
                        <w:bottom w:val="none" w:sz="0" w:space="0" w:color="auto"/>
                        <w:right w:val="none" w:sz="0" w:space="0" w:color="auto"/>
                      </w:divBdr>
                    </w:div>
                  </w:divsChild>
                </w:div>
                <w:div w:id="1106660871">
                  <w:marLeft w:val="0"/>
                  <w:marRight w:val="0"/>
                  <w:marTop w:val="0"/>
                  <w:marBottom w:val="0"/>
                  <w:divBdr>
                    <w:top w:val="single" w:sz="2" w:space="1" w:color="FFFFFF"/>
                    <w:left w:val="single" w:sz="2" w:space="12" w:color="FFFFFF"/>
                    <w:bottom w:val="single" w:sz="2" w:space="1" w:color="FFFFFF"/>
                    <w:right w:val="single" w:sz="2" w:space="4" w:color="FFFFFF"/>
                  </w:divBdr>
                  <w:divsChild>
                    <w:div w:id="1749305958">
                      <w:marLeft w:val="0"/>
                      <w:marRight w:val="0"/>
                      <w:marTop w:val="0"/>
                      <w:marBottom w:val="0"/>
                      <w:divBdr>
                        <w:top w:val="none" w:sz="0" w:space="0" w:color="auto"/>
                        <w:left w:val="none" w:sz="0" w:space="0" w:color="auto"/>
                        <w:bottom w:val="none" w:sz="0" w:space="0" w:color="auto"/>
                        <w:right w:val="none" w:sz="0" w:space="0" w:color="auto"/>
                      </w:divBdr>
                    </w:div>
                  </w:divsChild>
                </w:div>
                <w:div w:id="1241330377">
                  <w:marLeft w:val="0"/>
                  <w:marRight w:val="0"/>
                  <w:marTop w:val="0"/>
                  <w:marBottom w:val="0"/>
                  <w:divBdr>
                    <w:top w:val="single" w:sz="2" w:space="1" w:color="FFFFFF"/>
                    <w:left w:val="single" w:sz="2" w:space="12" w:color="FFFFFF"/>
                    <w:bottom w:val="single" w:sz="2" w:space="1" w:color="FFFFFF"/>
                    <w:right w:val="single" w:sz="2" w:space="4" w:color="FFFFFF"/>
                  </w:divBdr>
                  <w:divsChild>
                    <w:div w:id="22024148">
                      <w:marLeft w:val="0"/>
                      <w:marRight w:val="0"/>
                      <w:marTop w:val="0"/>
                      <w:marBottom w:val="0"/>
                      <w:divBdr>
                        <w:top w:val="none" w:sz="0" w:space="0" w:color="auto"/>
                        <w:left w:val="none" w:sz="0" w:space="0" w:color="auto"/>
                        <w:bottom w:val="none" w:sz="0" w:space="0" w:color="auto"/>
                        <w:right w:val="none" w:sz="0" w:space="0" w:color="auto"/>
                      </w:divBdr>
                    </w:div>
                  </w:divsChild>
                </w:div>
                <w:div w:id="1225142103">
                  <w:marLeft w:val="0"/>
                  <w:marRight w:val="0"/>
                  <w:marTop w:val="0"/>
                  <w:marBottom w:val="0"/>
                  <w:divBdr>
                    <w:top w:val="single" w:sz="2" w:space="1" w:color="FFFFFF"/>
                    <w:left w:val="single" w:sz="2" w:space="12" w:color="FFFFFF"/>
                    <w:bottom w:val="single" w:sz="2" w:space="1" w:color="FFFFFF"/>
                    <w:right w:val="single" w:sz="2" w:space="4" w:color="FFFFFF"/>
                  </w:divBdr>
                  <w:divsChild>
                    <w:div w:id="1861770989">
                      <w:marLeft w:val="0"/>
                      <w:marRight w:val="0"/>
                      <w:marTop w:val="0"/>
                      <w:marBottom w:val="0"/>
                      <w:divBdr>
                        <w:top w:val="none" w:sz="0" w:space="0" w:color="auto"/>
                        <w:left w:val="none" w:sz="0" w:space="0" w:color="auto"/>
                        <w:bottom w:val="none" w:sz="0" w:space="0" w:color="auto"/>
                        <w:right w:val="none" w:sz="0" w:space="0" w:color="auto"/>
                      </w:divBdr>
                    </w:div>
                  </w:divsChild>
                </w:div>
                <w:div w:id="599872989">
                  <w:marLeft w:val="0"/>
                  <w:marRight w:val="0"/>
                  <w:marTop w:val="0"/>
                  <w:marBottom w:val="0"/>
                  <w:divBdr>
                    <w:top w:val="single" w:sz="2" w:space="1" w:color="FFFFFF"/>
                    <w:left w:val="single" w:sz="2" w:space="12" w:color="FFFFFF"/>
                    <w:bottom w:val="single" w:sz="2" w:space="1" w:color="FFFFFF"/>
                    <w:right w:val="single" w:sz="2" w:space="4" w:color="FFFFFF"/>
                  </w:divBdr>
                  <w:divsChild>
                    <w:div w:id="821770265">
                      <w:marLeft w:val="0"/>
                      <w:marRight w:val="0"/>
                      <w:marTop w:val="0"/>
                      <w:marBottom w:val="0"/>
                      <w:divBdr>
                        <w:top w:val="none" w:sz="0" w:space="0" w:color="auto"/>
                        <w:left w:val="none" w:sz="0" w:space="0" w:color="auto"/>
                        <w:bottom w:val="none" w:sz="0" w:space="0" w:color="auto"/>
                        <w:right w:val="none" w:sz="0" w:space="0" w:color="auto"/>
                      </w:divBdr>
                    </w:div>
                  </w:divsChild>
                </w:div>
                <w:div w:id="655114568">
                  <w:marLeft w:val="0"/>
                  <w:marRight w:val="0"/>
                  <w:marTop w:val="0"/>
                  <w:marBottom w:val="0"/>
                  <w:divBdr>
                    <w:top w:val="single" w:sz="2" w:space="1" w:color="FFFFFF"/>
                    <w:left w:val="single" w:sz="2" w:space="12" w:color="FFFFFF"/>
                    <w:bottom w:val="single" w:sz="2" w:space="1" w:color="FFFFFF"/>
                    <w:right w:val="single" w:sz="2" w:space="4" w:color="FFFFFF"/>
                  </w:divBdr>
                  <w:divsChild>
                    <w:div w:id="239338737">
                      <w:marLeft w:val="0"/>
                      <w:marRight w:val="0"/>
                      <w:marTop w:val="0"/>
                      <w:marBottom w:val="0"/>
                      <w:divBdr>
                        <w:top w:val="none" w:sz="0" w:space="0" w:color="auto"/>
                        <w:left w:val="none" w:sz="0" w:space="0" w:color="auto"/>
                        <w:bottom w:val="none" w:sz="0" w:space="0" w:color="auto"/>
                        <w:right w:val="none" w:sz="0" w:space="0" w:color="auto"/>
                      </w:divBdr>
                    </w:div>
                  </w:divsChild>
                </w:div>
                <w:div w:id="1812942546">
                  <w:marLeft w:val="0"/>
                  <w:marRight w:val="0"/>
                  <w:marTop w:val="0"/>
                  <w:marBottom w:val="0"/>
                  <w:divBdr>
                    <w:top w:val="single" w:sz="2" w:space="1" w:color="FFFFFF"/>
                    <w:left w:val="single" w:sz="2" w:space="12" w:color="FFFFFF"/>
                    <w:bottom w:val="single" w:sz="2" w:space="1" w:color="FFFFFF"/>
                    <w:right w:val="single" w:sz="2" w:space="4" w:color="FFFFFF"/>
                  </w:divBdr>
                  <w:divsChild>
                    <w:div w:id="113905891">
                      <w:marLeft w:val="0"/>
                      <w:marRight w:val="0"/>
                      <w:marTop w:val="0"/>
                      <w:marBottom w:val="0"/>
                      <w:divBdr>
                        <w:top w:val="none" w:sz="0" w:space="0" w:color="auto"/>
                        <w:left w:val="none" w:sz="0" w:space="0" w:color="auto"/>
                        <w:bottom w:val="none" w:sz="0" w:space="0" w:color="auto"/>
                        <w:right w:val="none" w:sz="0" w:space="0" w:color="auto"/>
                      </w:divBdr>
                    </w:div>
                  </w:divsChild>
                </w:div>
                <w:div w:id="1908106690">
                  <w:marLeft w:val="0"/>
                  <w:marRight w:val="0"/>
                  <w:marTop w:val="0"/>
                  <w:marBottom w:val="0"/>
                  <w:divBdr>
                    <w:top w:val="single" w:sz="2" w:space="1" w:color="FFFFFF"/>
                    <w:left w:val="single" w:sz="2" w:space="12" w:color="FFFFFF"/>
                    <w:bottom w:val="single" w:sz="2" w:space="1" w:color="FFFFFF"/>
                    <w:right w:val="single" w:sz="2" w:space="4" w:color="FFFFFF"/>
                  </w:divBdr>
                  <w:divsChild>
                    <w:div w:id="1982727294">
                      <w:marLeft w:val="0"/>
                      <w:marRight w:val="0"/>
                      <w:marTop w:val="0"/>
                      <w:marBottom w:val="0"/>
                      <w:divBdr>
                        <w:top w:val="none" w:sz="0" w:space="0" w:color="auto"/>
                        <w:left w:val="none" w:sz="0" w:space="0" w:color="auto"/>
                        <w:bottom w:val="none" w:sz="0" w:space="0" w:color="auto"/>
                        <w:right w:val="none" w:sz="0" w:space="0" w:color="auto"/>
                      </w:divBdr>
                    </w:div>
                  </w:divsChild>
                </w:div>
                <w:div w:id="703019323">
                  <w:marLeft w:val="0"/>
                  <w:marRight w:val="0"/>
                  <w:marTop w:val="0"/>
                  <w:marBottom w:val="0"/>
                  <w:divBdr>
                    <w:top w:val="single" w:sz="2" w:space="1" w:color="FFFFFF"/>
                    <w:left w:val="single" w:sz="2" w:space="12" w:color="FFFFFF"/>
                    <w:bottom w:val="single" w:sz="2" w:space="1" w:color="FFFFFF"/>
                    <w:right w:val="single" w:sz="2" w:space="4" w:color="FFFFFF"/>
                  </w:divBdr>
                  <w:divsChild>
                    <w:div w:id="2018727349">
                      <w:marLeft w:val="0"/>
                      <w:marRight w:val="0"/>
                      <w:marTop w:val="0"/>
                      <w:marBottom w:val="0"/>
                      <w:divBdr>
                        <w:top w:val="none" w:sz="0" w:space="0" w:color="auto"/>
                        <w:left w:val="none" w:sz="0" w:space="0" w:color="auto"/>
                        <w:bottom w:val="none" w:sz="0" w:space="0" w:color="auto"/>
                        <w:right w:val="none" w:sz="0" w:space="0" w:color="auto"/>
                      </w:divBdr>
                    </w:div>
                  </w:divsChild>
                </w:div>
                <w:div w:id="1819416982">
                  <w:marLeft w:val="0"/>
                  <w:marRight w:val="0"/>
                  <w:marTop w:val="0"/>
                  <w:marBottom w:val="0"/>
                  <w:divBdr>
                    <w:top w:val="single" w:sz="2" w:space="1" w:color="FFFFFF"/>
                    <w:left w:val="single" w:sz="2" w:space="12" w:color="FFFFFF"/>
                    <w:bottom w:val="single" w:sz="2" w:space="1" w:color="FFFFFF"/>
                    <w:right w:val="single" w:sz="2" w:space="4" w:color="FFFFFF"/>
                  </w:divBdr>
                  <w:divsChild>
                    <w:div w:id="835655067">
                      <w:marLeft w:val="0"/>
                      <w:marRight w:val="0"/>
                      <w:marTop w:val="0"/>
                      <w:marBottom w:val="0"/>
                      <w:divBdr>
                        <w:top w:val="none" w:sz="0" w:space="0" w:color="auto"/>
                        <w:left w:val="none" w:sz="0" w:space="0" w:color="auto"/>
                        <w:bottom w:val="none" w:sz="0" w:space="0" w:color="auto"/>
                        <w:right w:val="none" w:sz="0" w:space="0" w:color="auto"/>
                      </w:divBdr>
                    </w:div>
                  </w:divsChild>
                </w:div>
                <w:div w:id="921527895">
                  <w:marLeft w:val="0"/>
                  <w:marRight w:val="0"/>
                  <w:marTop w:val="0"/>
                  <w:marBottom w:val="0"/>
                  <w:divBdr>
                    <w:top w:val="single" w:sz="2" w:space="1" w:color="FFFFFF"/>
                    <w:left w:val="single" w:sz="2" w:space="12" w:color="FFFFFF"/>
                    <w:bottom w:val="single" w:sz="2" w:space="1" w:color="FFFFFF"/>
                    <w:right w:val="single" w:sz="2" w:space="4" w:color="FFFFFF"/>
                  </w:divBdr>
                  <w:divsChild>
                    <w:div w:id="494297226">
                      <w:marLeft w:val="0"/>
                      <w:marRight w:val="0"/>
                      <w:marTop w:val="0"/>
                      <w:marBottom w:val="0"/>
                      <w:divBdr>
                        <w:top w:val="none" w:sz="0" w:space="0" w:color="auto"/>
                        <w:left w:val="none" w:sz="0" w:space="0" w:color="auto"/>
                        <w:bottom w:val="none" w:sz="0" w:space="0" w:color="auto"/>
                        <w:right w:val="none" w:sz="0" w:space="0" w:color="auto"/>
                      </w:divBdr>
                    </w:div>
                  </w:divsChild>
                </w:div>
                <w:div w:id="2050642969">
                  <w:marLeft w:val="0"/>
                  <w:marRight w:val="0"/>
                  <w:marTop w:val="0"/>
                  <w:marBottom w:val="0"/>
                  <w:divBdr>
                    <w:top w:val="single" w:sz="2" w:space="1" w:color="FFFFFF"/>
                    <w:left w:val="single" w:sz="2" w:space="12" w:color="FFFFFF"/>
                    <w:bottom w:val="single" w:sz="2" w:space="1" w:color="FFFFFF"/>
                    <w:right w:val="single" w:sz="2" w:space="4" w:color="FFFFFF"/>
                  </w:divBdr>
                  <w:divsChild>
                    <w:div w:id="1144657471">
                      <w:marLeft w:val="0"/>
                      <w:marRight w:val="0"/>
                      <w:marTop w:val="0"/>
                      <w:marBottom w:val="0"/>
                      <w:divBdr>
                        <w:top w:val="none" w:sz="0" w:space="0" w:color="auto"/>
                        <w:left w:val="none" w:sz="0" w:space="0" w:color="auto"/>
                        <w:bottom w:val="none" w:sz="0" w:space="0" w:color="auto"/>
                        <w:right w:val="none" w:sz="0" w:space="0" w:color="auto"/>
                      </w:divBdr>
                    </w:div>
                  </w:divsChild>
                </w:div>
                <w:div w:id="383989488">
                  <w:marLeft w:val="0"/>
                  <w:marRight w:val="0"/>
                  <w:marTop w:val="0"/>
                  <w:marBottom w:val="0"/>
                  <w:divBdr>
                    <w:top w:val="single" w:sz="2" w:space="1" w:color="FFFFFF"/>
                    <w:left w:val="single" w:sz="2" w:space="12" w:color="FFFFFF"/>
                    <w:bottom w:val="single" w:sz="2" w:space="1" w:color="FFFFFF"/>
                    <w:right w:val="single" w:sz="2" w:space="4" w:color="FFFFFF"/>
                  </w:divBdr>
                  <w:divsChild>
                    <w:div w:id="1828664488">
                      <w:marLeft w:val="0"/>
                      <w:marRight w:val="0"/>
                      <w:marTop w:val="0"/>
                      <w:marBottom w:val="0"/>
                      <w:divBdr>
                        <w:top w:val="none" w:sz="0" w:space="0" w:color="auto"/>
                        <w:left w:val="none" w:sz="0" w:space="0" w:color="auto"/>
                        <w:bottom w:val="none" w:sz="0" w:space="0" w:color="auto"/>
                        <w:right w:val="none" w:sz="0" w:space="0" w:color="auto"/>
                      </w:divBdr>
                    </w:div>
                  </w:divsChild>
                </w:div>
                <w:div w:id="965620352">
                  <w:marLeft w:val="0"/>
                  <w:marRight w:val="0"/>
                  <w:marTop w:val="0"/>
                  <w:marBottom w:val="0"/>
                  <w:divBdr>
                    <w:top w:val="single" w:sz="2" w:space="1" w:color="FFFFFF"/>
                    <w:left w:val="single" w:sz="2" w:space="12" w:color="FFFFFF"/>
                    <w:bottom w:val="single" w:sz="2" w:space="1" w:color="FFFFFF"/>
                    <w:right w:val="single" w:sz="2" w:space="4" w:color="FFFFFF"/>
                  </w:divBdr>
                  <w:divsChild>
                    <w:div w:id="950666011">
                      <w:marLeft w:val="0"/>
                      <w:marRight w:val="0"/>
                      <w:marTop w:val="0"/>
                      <w:marBottom w:val="0"/>
                      <w:divBdr>
                        <w:top w:val="none" w:sz="0" w:space="0" w:color="auto"/>
                        <w:left w:val="none" w:sz="0" w:space="0" w:color="auto"/>
                        <w:bottom w:val="none" w:sz="0" w:space="0" w:color="auto"/>
                        <w:right w:val="none" w:sz="0" w:space="0" w:color="auto"/>
                      </w:divBdr>
                    </w:div>
                  </w:divsChild>
                </w:div>
                <w:div w:id="1823619656">
                  <w:marLeft w:val="0"/>
                  <w:marRight w:val="0"/>
                  <w:marTop w:val="0"/>
                  <w:marBottom w:val="0"/>
                  <w:divBdr>
                    <w:top w:val="single" w:sz="2" w:space="1" w:color="FFFFFF"/>
                    <w:left w:val="single" w:sz="2" w:space="12" w:color="FFFFFF"/>
                    <w:bottom w:val="single" w:sz="2" w:space="1" w:color="FFFFFF"/>
                    <w:right w:val="single" w:sz="2" w:space="4" w:color="FFFFFF"/>
                  </w:divBdr>
                  <w:divsChild>
                    <w:div w:id="1585340519">
                      <w:marLeft w:val="0"/>
                      <w:marRight w:val="0"/>
                      <w:marTop w:val="0"/>
                      <w:marBottom w:val="0"/>
                      <w:divBdr>
                        <w:top w:val="none" w:sz="0" w:space="0" w:color="auto"/>
                        <w:left w:val="none" w:sz="0" w:space="0" w:color="auto"/>
                        <w:bottom w:val="none" w:sz="0" w:space="0" w:color="auto"/>
                        <w:right w:val="none" w:sz="0" w:space="0" w:color="auto"/>
                      </w:divBdr>
                    </w:div>
                  </w:divsChild>
                </w:div>
                <w:div w:id="878739325">
                  <w:marLeft w:val="0"/>
                  <w:marRight w:val="0"/>
                  <w:marTop w:val="0"/>
                  <w:marBottom w:val="0"/>
                  <w:divBdr>
                    <w:top w:val="single" w:sz="2" w:space="1" w:color="FFFFFF"/>
                    <w:left w:val="single" w:sz="2" w:space="12" w:color="FFFFFF"/>
                    <w:bottom w:val="single" w:sz="2" w:space="1" w:color="FFFFFF"/>
                    <w:right w:val="single" w:sz="2" w:space="4" w:color="FFFFFF"/>
                  </w:divBdr>
                  <w:divsChild>
                    <w:div w:id="1655988863">
                      <w:marLeft w:val="0"/>
                      <w:marRight w:val="0"/>
                      <w:marTop w:val="0"/>
                      <w:marBottom w:val="0"/>
                      <w:divBdr>
                        <w:top w:val="none" w:sz="0" w:space="0" w:color="auto"/>
                        <w:left w:val="none" w:sz="0" w:space="0" w:color="auto"/>
                        <w:bottom w:val="none" w:sz="0" w:space="0" w:color="auto"/>
                        <w:right w:val="none" w:sz="0" w:space="0" w:color="auto"/>
                      </w:divBdr>
                    </w:div>
                  </w:divsChild>
                </w:div>
                <w:div w:id="1361857952">
                  <w:marLeft w:val="0"/>
                  <w:marRight w:val="0"/>
                  <w:marTop w:val="0"/>
                  <w:marBottom w:val="0"/>
                  <w:divBdr>
                    <w:top w:val="single" w:sz="2" w:space="1" w:color="FFFFFF"/>
                    <w:left w:val="single" w:sz="2" w:space="12" w:color="FFFFFF"/>
                    <w:bottom w:val="single" w:sz="2" w:space="4" w:color="FFFFFF"/>
                    <w:right w:val="single" w:sz="2" w:space="4" w:color="FFFFFF"/>
                  </w:divBdr>
                  <w:divsChild>
                    <w:div w:id="29460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1245">
          <w:marLeft w:val="0"/>
          <w:marRight w:val="0"/>
          <w:marTop w:val="0"/>
          <w:marBottom w:val="335"/>
          <w:divBdr>
            <w:top w:val="none" w:sz="0" w:space="0" w:color="auto"/>
            <w:left w:val="none" w:sz="0" w:space="0" w:color="auto"/>
            <w:bottom w:val="none" w:sz="0" w:space="0" w:color="auto"/>
            <w:right w:val="none" w:sz="0" w:space="0" w:color="auto"/>
          </w:divBdr>
          <w:divsChild>
            <w:div w:id="73406159">
              <w:marLeft w:val="0"/>
              <w:marRight w:val="0"/>
              <w:marTop w:val="0"/>
              <w:marBottom w:val="0"/>
              <w:divBdr>
                <w:top w:val="none" w:sz="0" w:space="0" w:color="auto"/>
                <w:left w:val="none" w:sz="0" w:space="0" w:color="auto"/>
                <w:bottom w:val="none" w:sz="0" w:space="0" w:color="auto"/>
                <w:right w:val="none" w:sz="0" w:space="0" w:color="auto"/>
              </w:divBdr>
              <w:divsChild>
                <w:div w:id="1796753556">
                  <w:marLeft w:val="0"/>
                  <w:marRight w:val="0"/>
                  <w:marTop w:val="0"/>
                  <w:marBottom w:val="0"/>
                  <w:divBdr>
                    <w:top w:val="single" w:sz="2" w:space="4" w:color="FFFFFF"/>
                    <w:left w:val="single" w:sz="2" w:space="12" w:color="FFFFFF"/>
                    <w:bottom w:val="single" w:sz="2" w:space="1" w:color="FFFFFF"/>
                    <w:right w:val="single" w:sz="2" w:space="4" w:color="FFFFFF"/>
                  </w:divBdr>
                  <w:divsChild>
                    <w:div w:id="1853764277">
                      <w:marLeft w:val="0"/>
                      <w:marRight w:val="0"/>
                      <w:marTop w:val="0"/>
                      <w:marBottom w:val="0"/>
                      <w:divBdr>
                        <w:top w:val="none" w:sz="0" w:space="0" w:color="auto"/>
                        <w:left w:val="none" w:sz="0" w:space="0" w:color="auto"/>
                        <w:bottom w:val="none" w:sz="0" w:space="0" w:color="auto"/>
                        <w:right w:val="none" w:sz="0" w:space="0" w:color="auto"/>
                      </w:divBdr>
                    </w:div>
                  </w:divsChild>
                </w:div>
                <w:div w:id="331378389">
                  <w:marLeft w:val="0"/>
                  <w:marRight w:val="0"/>
                  <w:marTop w:val="0"/>
                  <w:marBottom w:val="0"/>
                  <w:divBdr>
                    <w:top w:val="single" w:sz="2" w:space="1" w:color="FFFFFF"/>
                    <w:left w:val="single" w:sz="2" w:space="12" w:color="FFFFFF"/>
                    <w:bottom w:val="single" w:sz="2" w:space="1" w:color="FFFFFF"/>
                    <w:right w:val="single" w:sz="2" w:space="4" w:color="FFFFFF"/>
                  </w:divBdr>
                  <w:divsChild>
                    <w:div w:id="1789395185">
                      <w:marLeft w:val="0"/>
                      <w:marRight w:val="0"/>
                      <w:marTop w:val="0"/>
                      <w:marBottom w:val="0"/>
                      <w:divBdr>
                        <w:top w:val="none" w:sz="0" w:space="0" w:color="auto"/>
                        <w:left w:val="none" w:sz="0" w:space="0" w:color="auto"/>
                        <w:bottom w:val="none" w:sz="0" w:space="0" w:color="auto"/>
                        <w:right w:val="none" w:sz="0" w:space="0" w:color="auto"/>
                      </w:divBdr>
                    </w:div>
                  </w:divsChild>
                </w:div>
                <w:div w:id="1355574326">
                  <w:marLeft w:val="0"/>
                  <w:marRight w:val="0"/>
                  <w:marTop w:val="0"/>
                  <w:marBottom w:val="0"/>
                  <w:divBdr>
                    <w:top w:val="single" w:sz="2" w:space="1" w:color="FFFFFF"/>
                    <w:left w:val="single" w:sz="2" w:space="12" w:color="FFFFFF"/>
                    <w:bottom w:val="single" w:sz="2" w:space="1" w:color="FFFFFF"/>
                    <w:right w:val="single" w:sz="2" w:space="4" w:color="FFFFFF"/>
                  </w:divBdr>
                  <w:divsChild>
                    <w:div w:id="356200727">
                      <w:marLeft w:val="0"/>
                      <w:marRight w:val="0"/>
                      <w:marTop w:val="0"/>
                      <w:marBottom w:val="0"/>
                      <w:divBdr>
                        <w:top w:val="none" w:sz="0" w:space="0" w:color="auto"/>
                        <w:left w:val="none" w:sz="0" w:space="0" w:color="auto"/>
                        <w:bottom w:val="none" w:sz="0" w:space="0" w:color="auto"/>
                        <w:right w:val="none" w:sz="0" w:space="0" w:color="auto"/>
                      </w:divBdr>
                    </w:div>
                  </w:divsChild>
                </w:div>
                <w:div w:id="1432551740">
                  <w:marLeft w:val="0"/>
                  <w:marRight w:val="0"/>
                  <w:marTop w:val="0"/>
                  <w:marBottom w:val="0"/>
                  <w:divBdr>
                    <w:top w:val="single" w:sz="2" w:space="1" w:color="FFFFFF"/>
                    <w:left w:val="single" w:sz="2" w:space="12" w:color="FFFFFF"/>
                    <w:bottom w:val="single" w:sz="2" w:space="1" w:color="FFFFFF"/>
                    <w:right w:val="single" w:sz="2" w:space="4" w:color="FFFFFF"/>
                  </w:divBdr>
                  <w:divsChild>
                    <w:div w:id="75709149">
                      <w:marLeft w:val="0"/>
                      <w:marRight w:val="0"/>
                      <w:marTop w:val="0"/>
                      <w:marBottom w:val="0"/>
                      <w:divBdr>
                        <w:top w:val="none" w:sz="0" w:space="0" w:color="auto"/>
                        <w:left w:val="none" w:sz="0" w:space="0" w:color="auto"/>
                        <w:bottom w:val="none" w:sz="0" w:space="0" w:color="auto"/>
                        <w:right w:val="none" w:sz="0" w:space="0" w:color="auto"/>
                      </w:divBdr>
                    </w:div>
                  </w:divsChild>
                </w:div>
                <w:div w:id="404649946">
                  <w:marLeft w:val="0"/>
                  <w:marRight w:val="0"/>
                  <w:marTop w:val="0"/>
                  <w:marBottom w:val="0"/>
                  <w:divBdr>
                    <w:top w:val="single" w:sz="2" w:space="1" w:color="FFFFFF"/>
                    <w:left w:val="single" w:sz="2" w:space="12" w:color="FFFFFF"/>
                    <w:bottom w:val="single" w:sz="2" w:space="1" w:color="FFFFFF"/>
                    <w:right w:val="single" w:sz="2" w:space="4" w:color="FFFFFF"/>
                  </w:divBdr>
                  <w:divsChild>
                    <w:div w:id="1415663635">
                      <w:marLeft w:val="0"/>
                      <w:marRight w:val="0"/>
                      <w:marTop w:val="0"/>
                      <w:marBottom w:val="0"/>
                      <w:divBdr>
                        <w:top w:val="none" w:sz="0" w:space="0" w:color="auto"/>
                        <w:left w:val="none" w:sz="0" w:space="0" w:color="auto"/>
                        <w:bottom w:val="none" w:sz="0" w:space="0" w:color="auto"/>
                        <w:right w:val="none" w:sz="0" w:space="0" w:color="auto"/>
                      </w:divBdr>
                    </w:div>
                  </w:divsChild>
                </w:div>
                <w:div w:id="1534735377">
                  <w:marLeft w:val="0"/>
                  <w:marRight w:val="0"/>
                  <w:marTop w:val="0"/>
                  <w:marBottom w:val="0"/>
                  <w:divBdr>
                    <w:top w:val="single" w:sz="2" w:space="1" w:color="FFFFFF"/>
                    <w:left w:val="single" w:sz="2" w:space="12" w:color="FFFFFF"/>
                    <w:bottom w:val="single" w:sz="2" w:space="1" w:color="FFFFFF"/>
                    <w:right w:val="single" w:sz="2" w:space="4" w:color="FFFFFF"/>
                  </w:divBdr>
                  <w:divsChild>
                    <w:div w:id="226689844">
                      <w:marLeft w:val="0"/>
                      <w:marRight w:val="0"/>
                      <w:marTop w:val="0"/>
                      <w:marBottom w:val="0"/>
                      <w:divBdr>
                        <w:top w:val="none" w:sz="0" w:space="0" w:color="auto"/>
                        <w:left w:val="none" w:sz="0" w:space="0" w:color="auto"/>
                        <w:bottom w:val="none" w:sz="0" w:space="0" w:color="auto"/>
                        <w:right w:val="none" w:sz="0" w:space="0" w:color="auto"/>
                      </w:divBdr>
                    </w:div>
                  </w:divsChild>
                </w:div>
                <w:div w:id="180780755">
                  <w:marLeft w:val="0"/>
                  <w:marRight w:val="0"/>
                  <w:marTop w:val="0"/>
                  <w:marBottom w:val="0"/>
                  <w:divBdr>
                    <w:top w:val="single" w:sz="2" w:space="1" w:color="FFFFFF"/>
                    <w:left w:val="single" w:sz="2" w:space="12" w:color="FFFFFF"/>
                    <w:bottom w:val="single" w:sz="2" w:space="1" w:color="FFFFFF"/>
                    <w:right w:val="single" w:sz="2" w:space="4" w:color="FFFFFF"/>
                  </w:divBdr>
                  <w:divsChild>
                    <w:div w:id="274602847">
                      <w:marLeft w:val="0"/>
                      <w:marRight w:val="0"/>
                      <w:marTop w:val="0"/>
                      <w:marBottom w:val="0"/>
                      <w:divBdr>
                        <w:top w:val="none" w:sz="0" w:space="0" w:color="auto"/>
                        <w:left w:val="none" w:sz="0" w:space="0" w:color="auto"/>
                        <w:bottom w:val="none" w:sz="0" w:space="0" w:color="auto"/>
                        <w:right w:val="none" w:sz="0" w:space="0" w:color="auto"/>
                      </w:divBdr>
                    </w:div>
                  </w:divsChild>
                </w:div>
                <w:div w:id="181019720">
                  <w:marLeft w:val="0"/>
                  <w:marRight w:val="0"/>
                  <w:marTop w:val="0"/>
                  <w:marBottom w:val="0"/>
                  <w:divBdr>
                    <w:top w:val="single" w:sz="2" w:space="1" w:color="FFFFFF"/>
                    <w:left w:val="single" w:sz="2" w:space="12" w:color="FFFFFF"/>
                    <w:bottom w:val="single" w:sz="2" w:space="1" w:color="FFFFFF"/>
                    <w:right w:val="single" w:sz="2" w:space="4" w:color="FFFFFF"/>
                  </w:divBdr>
                  <w:divsChild>
                    <w:div w:id="227156678">
                      <w:marLeft w:val="0"/>
                      <w:marRight w:val="0"/>
                      <w:marTop w:val="0"/>
                      <w:marBottom w:val="0"/>
                      <w:divBdr>
                        <w:top w:val="none" w:sz="0" w:space="0" w:color="auto"/>
                        <w:left w:val="none" w:sz="0" w:space="0" w:color="auto"/>
                        <w:bottom w:val="none" w:sz="0" w:space="0" w:color="auto"/>
                        <w:right w:val="none" w:sz="0" w:space="0" w:color="auto"/>
                      </w:divBdr>
                    </w:div>
                  </w:divsChild>
                </w:div>
                <w:div w:id="1624191404">
                  <w:marLeft w:val="0"/>
                  <w:marRight w:val="0"/>
                  <w:marTop w:val="0"/>
                  <w:marBottom w:val="0"/>
                  <w:divBdr>
                    <w:top w:val="single" w:sz="2" w:space="1" w:color="FFFFFF"/>
                    <w:left w:val="single" w:sz="2" w:space="12" w:color="FFFFFF"/>
                    <w:bottom w:val="single" w:sz="2" w:space="1" w:color="FFFFFF"/>
                    <w:right w:val="single" w:sz="2" w:space="4" w:color="FFFFFF"/>
                  </w:divBdr>
                  <w:divsChild>
                    <w:div w:id="1611620521">
                      <w:marLeft w:val="0"/>
                      <w:marRight w:val="0"/>
                      <w:marTop w:val="0"/>
                      <w:marBottom w:val="0"/>
                      <w:divBdr>
                        <w:top w:val="none" w:sz="0" w:space="0" w:color="auto"/>
                        <w:left w:val="none" w:sz="0" w:space="0" w:color="auto"/>
                        <w:bottom w:val="none" w:sz="0" w:space="0" w:color="auto"/>
                        <w:right w:val="none" w:sz="0" w:space="0" w:color="auto"/>
                      </w:divBdr>
                    </w:div>
                  </w:divsChild>
                </w:div>
                <w:div w:id="281613854">
                  <w:marLeft w:val="0"/>
                  <w:marRight w:val="0"/>
                  <w:marTop w:val="0"/>
                  <w:marBottom w:val="0"/>
                  <w:divBdr>
                    <w:top w:val="single" w:sz="2" w:space="1" w:color="FFFFFF"/>
                    <w:left w:val="single" w:sz="2" w:space="12" w:color="FFFFFF"/>
                    <w:bottom w:val="single" w:sz="2" w:space="1" w:color="FFFFFF"/>
                    <w:right w:val="single" w:sz="2" w:space="4" w:color="FFFFFF"/>
                  </w:divBdr>
                  <w:divsChild>
                    <w:div w:id="690841371">
                      <w:marLeft w:val="0"/>
                      <w:marRight w:val="0"/>
                      <w:marTop w:val="0"/>
                      <w:marBottom w:val="0"/>
                      <w:divBdr>
                        <w:top w:val="none" w:sz="0" w:space="0" w:color="auto"/>
                        <w:left w:val="none" w:sz="0" w:space="0" w:color="auto"/>
                        <w:bottom w:val="none" w:sz="0" w:space="0" w:color="auto"/>
                        <w:right w:val="none" w:sz="0" w:space="0" w:color="auto"/>
                      </w:divBdr>
                    </w:div>
                  </w:divsChild>
                </w:div>
                <w:div w:id="1946037198">
                  <w:marLeft w:val="0"/>
                  <w:marRight w:val="0"/>
                  <w:marTop w:val="0"/>
                  <w:marBottom w:val="0"/>
                  <w:divBdr>
                    <w:top w:val="single" w:sz="2" w:space="1" w:color="FFFFFF"/>
                    <w:left w:val="single" w:sz="2" w:space="12" w:color="FFFFFF"/>
                    <w:bottom w:val="single" w:sz="2" w:space="1" w:color="FFFFFF"/>
                    <w:right w:val="single" w:sz="2" w:space="4" w:color="FFFFFF"/>
                  </w:divBdr>
                  <w:divsChild>
                    <w:div w:id="140925251">
                      <w:marLeft w:val="0"/>
                      <w:marRight w:val="0"/>
                      <w:marTop w:val="0"/>
                      <w:marBottom w:val="0"/>
                      <w:divBdr>
                        <w:top w:val="none" w:sz="0" w:space="0" w:color="auto"/>
                        <w:left w:val="none" w:sz="0" w:space="0" w:color="auto"/>
                        <w:bottom w:val="none" w:sz="0" w:space="0" w:color="auto"/>
                        <w:right w:val="none" w:sz="0" w:space="0" w:color="auto"/>
                      </w:divBdr>
                    </w:div>
                  </w:divsChild>
                </w:div>
                <w:div w:id="1535268070">
                  <w:marLeft w:val="0"/>
                  <w:marRight w:val="0"/>
                  <w:marTop w:val="0"/>
                  <w:marBottom w:val="0"/>
                  <w:divBdr>
                    <w:top w:val="single" w:sz="2" w:space="1" w:color="FFFFFF"/>
                    <w:left w:val="single" w:sz="2" w:space="12" w:color="FFFFFF"/>
                    <w:bottom w:val="single" w:sz="2" w:space="1" w:color="FFFFFF"/>
                    <w:right w:val="single" w:sz="2" w:space="4" w:color="FFFFFF"/>
                  </w:divBdr>
                  <w:divsChild>
                    <w:div w:id="148599758">
                      <w:marLeft w:val="0"/>
                      <w:marRight w:val="0"/>
                      <w:marTop w:val="0"/>
                      <w:marBottom w:val="0"/>
                      <w:divBdr>
                        <w:top w:val="none" w:sz="0" w:space="0" w:color="auto"/>
                        <w:left w:val="none" w:sz="0" w:space="0" w:color="auto"/>
                        <w:bottom w:val="none" w:sz="0" w:space="0" w:color="auto"/>
                        <w:right w:val="none" w:sz="0" w:space="0" w:color="auto"/>
                      </w:divBdr>
                    </w:div>
                  </w:divsChild>
                </w:div>
                <w:div w:id="1906794730">
                  <w:marLeft w:val="0"/>
                  <w:marRight w:val="0"/>
                  <w:marTop w:val="0"/>
                  <w:marBottom w:val="0"/>
                  <w:divBdr>
                    <w:top w:val="single" w:sz="2" w:space="1" w:color="FFFFFF"/>
                    <w:left w:val="single" w:sz="2" w:space="12" w:color="FFFFFF"/>
                    <w:bottom w:val="single" w:sz="2" w:space="1" w:color="FFFFFF"/>
                    <w:right w:val="single" w:sz="2" w:space="4" w:color="FFFFFF"/>
                  </w:divBdr>
                  <w:divsChild>
                    <w:div w:id="741223677">
                      <w:marLeft w:val="0"/>
                      <w:marRight w:val="0"/>
                      <w:marTop w:val="0"/>
                      <w:marBottom w:val="0"/>
                      <w:divBdr>
                        <w:top w:val="none" w:sz="0" w:space="0" w:color="auto"/>
                        <w:left w:val="none" w:sz="0" w:space="0" w:color="auto"/>
                        <w:bottom w:val="none" w:sz="0" w:space="0" w:color="auto"/>
                        <w:right w:val="none" w:sz="0" w:space="0" w:color="auto"/>
                      </w:divBdr>
                    </w:div>
                  </w:divsChild>
                </w:div>
                <w:div w:id="1905021327">
                  <w:marLeft w:val="0"/>
                  <w:marRight w:val="0"/>
                  <w:marTop w:val="0"/>
                  <w:marBottom w:val="0"/>
                  <w:divBdr>
                    <w:top w:val="single" w:sz="2" w:space="1" w:color="FFFFFF"/>
                    <w:left w:val="single" w:sz="2" w:space="12" w:color="FFFFFF"/>
                    <w:bottom w:val="single" w:sz="2" w:space="1" w:color="FFFFFF"/>
                    <w:right w:val="single" w:sz="2" w:space="4" w:color="FFFFFF"/>
                  </w:divBdr>
                  <w:divsChild>
                    <w:div w:id="302127686">
                      <w:marLeft w:val="0"/>
                      <w:marRight w:val="0"/>
                      <w:marTop w:val="0"/>
                      <w:marBottom w:val="0"/>
                      <w:divBdr>
                        <w:top w:val="none" w:sz="0" w:space="0" w:color="auto"/>
                        <w:left w:val="none" w:sz="0" w:space="0" w:color="auto"/>
                        <w:bottom w:val="none" w:sz="0" w:space="0" w:color="auto"/>
                        <w:right w:val="none" w:sz="0" w:space="0" w:color="auto"/>
                      </w:divBdr>
                    </w:div>
                  </w:divsChild>
                </w:div>
                <w:div w:id="1107583213">
                  <w:marLeft w:val="0"/>
                  <w:marRight w:val="0"/>
                  <w:marTop w:val="0"/>
                  <w:marBottom w:val="0"/>
                  <w:divBdr>
                    <w:top w:val="single" w:sz="2" w:space="1" w:color="FFFFFF"/>
                    <w:left w:val="single" w:sz="2" w:space="12" w:color="FFFFFF"/>
                    <w:bottom w:val="single" w:sz="2" w:space="1" w:color="FFFFFF"/>
                    <w:right w:val="single" w:sz="2" w:space="4" w:color="FFFFFF"/>
                  </w:divBdr>
                  <w:divsChild>
                    <w:div w:id="181166352">
                      <w:marLeft w:val="0"/>
                      <w:marRight w:val="0"/>
                      <w:marTop w:val="0"/>
                      <w:marBottom w:val="0"/>
                      <w:divBdr>
                        <w:top w:val="none" w:sz="0" w:space="0" w:color="auto"/>
                        <w:left w:val="none" w:sz="0" w:space="0" w:color="auto"/>
                        <w:bottom w:val="none" w:sz="0" w:space="0" w:color="auto"/>
                        <w:right w:val="none" w:sz="0" w:space="0" w:color="auto"/>
                      </w:divBdr>
                    </w:div>
                  </w:divsChild>
                </w:div>
                <w:div w:id="336546477">
                  <w:marLeft w:val="0"/>
                  <w:marRight w:val="0"/>
                  <w:marTop w:val="0"/>
                  <w:marBottom w:val="0"/>
                  <w:divBdr>
                    <w:top w:val="single" w:sz="2" w:space="1" w:color="FFFFFF"/>
                    <w:left w:val="single" w:sz="2" w:space="12" w:color="FFFFFF"/>
                    <w:bottom w:val="single" w:sz="2" w:space="1" w:color="FFFFFF"/>
                    <w:right w:val="single" w:sz="2" w:space="4" w:color="FFFFFF"/>
                  </w:divBdr>
                  <w:divsChild>
                    <w:div w:id="2043898701">
                      <w:marLeft w:val="0"/>
                      <w:marRight w:val="0"/>
                      <w:marTop w:val="0"/>
                      <w:marBottom w:val="0"/>
                      <w:divBdr>
                        <w:top w:val="none" w:sz="0" w:space="0" w:color="auto"/>
                        <w:left w:val="none" w:sz="0" w:space="0" w:color="auto"/>
                        <w:bottom w:val="none" w:sz="0" w:space="0" w:color="auto"/>
                        <w:right w:val="none" w:sz="0" w:space="0" w:color="auto"/>
                      </w:divBdr>
                    </w:div>
                  </w:divsChild>
                </w:div>
                <w:div w:id="317734258">
                  <w:marLeft w:val="0"/>
                  <w:marRight w:val="0"/>
                  <w:marTop w:val="0"/>
                  <w:marBottom w:val="0"/>
                  <w:divBdr>
                    <w:top w:val="single" w:sz="2" w:space="1" w:color="FFFFFF"/>
                    <w:left w:val="single" w:sz="2" w:space="12" w:color="FFFFFF"/>
                    <w:bottom w:val="single" w:sz="2" w:space="1" w:color="FFFFFF"/>
                    <w:right w:val="single" w:sz="2" w:space="4" w:color="FFFFFF"/>
                  </w:divBdr>
                  <w:divsChild>
                    <w:div w:id="1721827909">
                      <w:marLeft w:val="0"/>
                      <w:marRight w:val="0"/>
                      <w:marTop w:val="0"/>
                      <w:marBottom w:val="0"/>
                      <w:divBdr>
                        <w:top w:val="none" w:sz="0" w:space="0" w:color="auto"/>
                        <w:left w:val="none" w:sz="0" w:space="0" w:color="auto"/>
                        <w:bottom w:val="none" w:sz="0" w:space="0" w:color="auto"/>
                        <w:right w:val="none" w:sz="0" w:space="0" w:color="auto"/>
                      </w:divBdr>
                    </w:div>
                  </w:divsChild>
                </w:div>
                <w:div w:id="416371397">
                  <w:marLeft w:val="0"/>
                  <w:marRight w:val="0"/>
                  <w:marTop w:val="0"/>
                  <w:marBottom w:val="0"/>
                  <w:divBdr>
                    <w:top w:val="single" w:sz="2" w:space="1" w:color="FFFFFF"/>
                    <w:left w:val="single" w:sz="2" w:space="12" w:color="FFFFFF"/>
                    <w:bottom w:val="single" w:sz="2" w:space="1" w:color="FFFFFF"/>
                    <w:right w:val="single" w:sz="2" w:space="4" w:color="FFFFFF"/>
                  </w:divBdr>
                  <w:divsChild>
                    <w:div w:id="1668049478">
                      <w:marLeft w:val="0"/>
                      <w:marRight w:val="0"/>
                      <w:marTop w:val="0"/>
                      <w:marBottom w:val="0"/>
                      <w:divBdr>
                        <w:top w:val="none" w:sz="0" w:space="0" w:color="auto"/>
                        <w:left w:val="none" w:sz="0" w:space="0" w:color="auto"/>
                        <w:bottom w:val="none" w:sz="0" w:space="0" w:color="auto"/>
                        <w:right w:val="none" w:sz="0" w:space="0" w:color="auto"/>
                      </w:divBdr>
                    </w:div>
                  </w:divsChild>
                </w:div>
                <w:div w:id="270938210">
                  <w:marLeft w:val="0"/>
                  <w:marRight w:val="0"/>
                  <w:marTop w:val="0"/>
                  <w:marBottom w:val="0"/>
                  <w:divBdr>
                    <w:top w:val="single" w:sz="2" w:space="1" w:color="FFFFFF"/>
                    <w:left w:val="single" w:sz="2" w:space="12" w:color="FFFFFF"/>
                    <w:bottom w:val="single" w:sz="2" w:space="1" w:color="FFFFFF"/>
                    <w:right w:val="single" w:sz="2" w:space="4" w:color="FFFFFF"/>
                  </w:divBdr>
                  <w:divsChild>
                    <w:div w:id="1998876210">
                      <w:marLeft w:val="0"/>
                      <w:marRight w:val="0"/>
                      <w:marTop w:val="0"/>
                      <w:marBottom w:val="0"/>
                      <w:divBdr>
                        <w:top w:val="none" w:sz="0" w:space="0" w:color="auto"/>
                        <w:left w:val="none" w:sz="0" w:space="0" w:color="auto"/>
                        <w:bottom w:val="none" w:sz="0" w:space="0" w:color="auto"/>
                        <w:right w:val="none" w:sz="0" w:space="0" w:color="auto"/>
                      </w:divBdr>
                    </w:div>
                  </w:divsChild>
                </w:div>
                <w:div w:id="38212561">
                  <w:marLeft w:val="0"/>
                  <w:marRight w:val="0"/>
                  <w:marTop w:val="0"/>
                  <w:marBottom w:val="0"/>
                  <w:divBdr>
                    <w:top w:val="single" w:sz="2" w:space="1" w:color="FFFFFF"/>
                    <w:left w:val="single" w:sz="2" w:space="12" w:color="FFFFFF"/>
                    <w:bottom w:val="single" w:sz="2" w:space="1" w:color="FFFFFF"/>
                    <w:right w:val="single" w:sz="2" w:space="4" w:color="FFFFFF"/>
                  </w:divBdr>
                  <w:divsChild>
                    <w:div w:id="1126630140">
                      <w:marLeft w:val="0"/>
                      <w:marRight w:val="0"/>
                      <w:marTop w:val="0"/>
                      <w:marBottom w:val="0"/>
                      <w:divBdr>
                        <w:top w:val="none" w:sz="0" w:space="0" w:color="auto"/>
                        <w:left w:val="none" w:sz="0" w:space="0" w:color="auto"/>
                        <w:bottom w:val="none" w:sz="0" w:space="0" w:color="auto"/>
                        <w:right w:val="none" w:sz="0" w:space="0" w:color="auto"/>
                      </w:divBdr>
                    </w:div>
                  </w:divsChild>
                </w:div>
                <w:div w:id="1003628426">
                  <w:marLeft w:val="0"/>
                  <w:marRight w:val="0"/>
                  <w:marTop w:val="0"/>
                  <w:marBottom w:val="0"/>
                  <w:divBdr>
                    <w:top w:val="single" w:sz="2" w:space="1" w:color="FFFFFF"/>
                    <w:left w:val="single" w:sz="2" w:space="12" w:color="FFFFFF"/>
                    <w:bottom w:val="single" w:sz="2" w:space="1" w:color="FFFFFF"/>
                    <w:right w:val="single" w:sz="2" w:space="4" w:color="FFFFFF"/>
                  </w:divBdr>
                  <w:divsChild>
                    <w:div w:id="1158887863">
                      <w:marLeft w:val="0"/>
                      <w:marRight w:val="0"/>
                      <w:marTop w:val="0"/>
                      <w:marBottom w:val="0"/>
                      <w:divBdr>
                        <w:top w:val="none" w:sz="0" w:space="0" w:color="auto"/>
                        <w:left w:val="none" w:sz="0" w:space="0" w:color="auto"/>
                        <w:bottom w:val="none" w:sz="0" w:space="0" w:color="auto"/>
                        <w:right w:val="none" w:sz="0" w:space="0" w:color="auto"/>
                      </w:divBdr>
                    </w:div>
                  </w:divsChild>
                </w:div>
                <w:div w:id="1878542681">
                  <w:marLeft w:val="0"/>
                  <w:marRight w:val="0"/>
                  <w:marTop w:val="0"/>
                  <w:marBottom w:val="0"/>
                  <w:divBdr>
                    <w:top w:val="single" w:sz="2" w:space="1" w:color="FFFFFF"/>
                    <w:left w:val="single" w:sz="2" w:space="12" w:color="FFFFFF"/>
                    <w:bottom w:val="single" w:sz="2" w:space="1" w:color="FFFFFF"/>
                    <w:right w:val="single" w:sz="2" w:space="4" w:color="FFFFFF"/>
                  </w:divBdr>
                  <w:divsChild>
                    <w:div w:id="1914075511">
                      <w:marLeft w:val="0"/>
                      <w:marRight w:val="0"/>
                      <w:marTop w:val="0"/>
                      <w:marBottom w:val="0"/>
                      <w:divBdr>
                        <w:top w:val="none" w:sz="0" w:space="0" w:color="auto"/>
                        <w:left w:val="none" w:sz="0" w:space="0" w:color="auto"/>
                        <w:bottom w:val="none" w:sz="0" w:space="0" w:color="auto"/>
                        <w:right w:val="none" w:sz="0" w:space="0" w:color="auto"/>
                      </w:divBdr>
                    </w:div>
                  </w:divsChild>
                </w:div>
                <w:div w:id="1876695192">
                  <w:marLeft w:val="0"/>
                  <w:marRight w:val="0"/>
                  <w:marTop w:val="0"/>
                  <w:marBottom w:val="0"/>
                  <w:divBdr>
                    <w:top w:val="single" w:sz="2" w:space="1" w:color="FFFFFF"/>
                    <w:left w:val="single" w:sz="2" w:space="12" w:color="FFFFFF"/>
                    <w:bottom w:val="single" w:sz="2" w:space="1" w:color="FFFFFF"/>
                    <w:right w:val="single" w:sz="2" w:space="4" w:color="FFFFFF"/>
                  </w:divBdr>
                  <w:divsChild>
                    <w:div w:id="48648924">
                      <w:marLeft w:val="0"/>
                      <w:marRight w:val="0"/>
                      <w:marTop w:val="0"/>
                      <w:marBottom w:val="0"/>
                      <w:divBdr>
                        <w:top w:val="none" w:sz="0" w:space="0" w:color="auto"/>
                        <w:left w:val="none" w:sz="0" w:space="0" w:color="auto"/>
                        <w:bottom w:val="none" w:sz="0" w:space="0" w:color="auto"/>
                        <w:right w:val="none" w:sz="0" w:space="0" w:color="auto"/>
                      </w:divBdr>
                    </w:div>
                  </w:divsChild>
                </w:div>
                <w:div w:id="1116489643">
                  <w:marLeft w:val="0"/>
                  <w:marRight w:val="0"/>
                  <w:marTop w:val="0"/>
                  <w:marBottom w:val="0"/>
                  <w:divBdr>
                    <w:top w:val="single" w:sz="2" w:space="1" w:color="FFFFFF"/>
                    <w:left w:val="single" w:sz="2" w:space="12" w:color="FFFFFF"/>
                    <w:bottom w:val="single" w:sz="2" w:space="4" w:color="FFFFFF"/>
                    <w:right w:val="single" w:sz="2" w:space="4" w:color="FFFFFF"/>
                  </w:divBdr>
                  <w:divsChild>
                    <w:div w:id="20977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141299">
          <w:marLeft w:val="0"/>
          <w:marRight w:val="0"/>
          <w:marTop w:val="0"/>
          <w:marBottom w:val="335"/>
          <w:divBdr>
            <w:top w:val="none" w:sz="0" w:space="0" w:color="auto"/>
            <w:left w:val="none" w:sz="0" w:space="0" w:color="auto"/>
            <w:bottom w:val="none" w:sz="0" w:space="0" w:color="auto"/>
            <w:right w:val="none" w:sz="0" w:space="0" w:color="auto"/>
          </w:divBdr>
          <w:divsChild>
            <w:div w:id="57216552">
              <w:marLeft w:val="0"/>
              <w:marRight w:val="0"/>
              <w:marTop w:val="0"/>
              <w:marBottom w:val="0"/>
              <w:divBdr>
                <w:top w:val="none" w:sz="0" w:space="0" w:color="auto"/>
                <w:left w:val="none" w:sz="0" w:space="0" w:color="auto"/>
                <w:bottom w:val="none" w:sz="0" w:space="0" w:color="auto"/>
                <w:right w:val="none" w:sz="0" w:space="0" w:color="auto"/>
              </w:divBdr>
              <w:divsChild>
                <w:div w:id="1697121694">
                  <w:marLeft w:val="0"/>
                  <w:marRight w:val="0"/>
                  <w:marTop w:val="0"/>
                  <w:marBottom w:val="0"/>
                  <w:divBdr>
                    <w:top w:val="single" w:sz="2" w:space="4" w:color="FFFFFF"/>
                    <w:left w:val="single" w:sz="2" w:space="12" w:color="FFFFFF"/>
                    <w:bottom w:val="single" w:sz="2" w:space="1" w:color="FFFFFF"/>
                    <w:right w:val="single" w:sz="2" w:space="4" w:color="FFFFFF"/>
                  </w:divBdr>
                  <w:divsChild>
                    <w:div w:id="1938517859">
                      <w:marLeft w:val="0"/>
                      <w:marRight w:val="0"/>
                      <w:marTop w:val="0"/>
                      <w:marBottom w:val="0"/>
                      <w:divBdr>
                        <w:top w:val="none" w:sz="0" w:space="0" w:color="auto"/>
                        <w:left w:val="none" w:sz="0" w:space="0" w:color="auto"/>
                        <w:bottom w:val="none" w:sz="0" w:space="0" w:color="auto"/>
                        <w:right w:val="none" w:sz="0" w:space="0" w:color="auto"/>
                      </w:divBdr>
                    </w:div>
                  </w:divsChild>
                </w:div>
                <w:div w:id="964702828">
                  <w:marLeft w:val="0"/>
                  <w:marRight w:val="0"/>
                  <w:marTop w:val="0"/>
                  <w:marBottom w:val="0"/>
                  <w:divBdr>
                    <w:top w:val="single" w:sz="2" w:space="1" w:color="FFFFFF"/>
                    <w:left w:val="single" w:sz="2" w:space="12" w:color="FFFFFF"/>
                    <w:bottom w:val="single" w:sz="2" w:space="1" w:color="FFFFFF"/>
                    <w:right w:val="single" w:sz="2" w:space="4" w:color="FFFFFF"/>
                  </w:divBdr>
                  <w:divsChild>
                    <w:div w:id="2003504143">
                      <w:marLeft w:val="0"/>
                      <w:marRight w:val="0"/>
                      <w:marTop w:val="0"/>
                      <w:marBottom w:val="0"/>
                      <w:divBdr>
                        <w:top w:val="none" w:sz="0" w:space="0" w:color="auto"/>
                        <w:left w:val="none" w:sz="0" w:space="0" w:color="auto"/>
                        <w:bottom w:val="none" w:sz="0" w:space="0" w:color="auto"/>
                        <w:right w:val="none" w:sz="0" w:space="0" w:color="auto"/>
                      </w:divBdr>
                    </w:div>
                  </w:divsChild>
                </w:div>
                <w:div w:id="1196846124">
                  <w:marLeft w:val="0"/>
                  <w:marRight w:val="0"/>
                  <w:marTop w:val="0"/>
                  <w:marBottom w:val="0"/>
                  <w:divBdr>
                    <w:top w:val="single" w:sz="2" w:space="1" w:color="FFFFFF"/>
                    <w:left w:val="single" w:sz="2" w:space="12" w:color="FFFFFF"/>
                    <w:bottom w:val="single" w:sz="2" w:space="1" w:color="FFFFFF"/>
                    <w:right w:val="single" w:sz="2" w:space="4" w:color="FFFFFF"/>
                  </w:divBdr>
                  <w:divsChild>
                    <w:div w:id="1928222735">
                      <w:marLeft w:val="0"/>
                      <w:marRight w:val="0"/>
                      <w:marTop w:val="0"/>
                      <w:marBottom w:val="0"/>
                      <w:divBdr>
                        <w:top w:val="none" w:sz="0" w:space="0" w:color="auto"/>
                        <w:left w:val="none" w:sz="0" w:space="0" w:color="auto"/>
                        <w:bottom w:val="none" w:sz="0" w:space="0" w:color="auto"/>
                        <w:right w:val="none" w:sz="0" w:space="0" w:color="auto"/>
                      </w:divBdr>
                    </w:div>
                  </w:divsChild>
                </w:div>
                <w:div w:id="836575841">
                  <w:marLeft w:val="0"/>
                  <w:marRight w:val="0"/>
                  <w:marTop w:val="0"/>
                  <w:marBottom w:val="0"/>
                  <w:divBdr>
                    <w:top w:val="single" w:sz="2" w:space="1" w:color="FFFFFF"/>
                    <w:left w:val="single" w:sz="2" w:space="12" w:color="FFFFFF"/>
                    <w:bottom w:val="single" w:sz="2" w:space="1" w:color="FFFFFF"/>
                    <w:right w:val="single" w:sz="2" w:space="4" w:color="FFFFFF"/>
                  </w:divBdr>
                  <w:divsChild>
                    <w:div w:id="2144809565">
                      <w:marLeft w:val="0"/>
                      <w:marRight w:val="0"/>
                      <w:marTop w:val="0"/>
                      <w:marBottom w:val="0"/>
                      <w:divBdr>
                        <w:top w:val="none" w:sz="0" w:space="0" w:color="auto"/>
                        <w:left w:val="none" w:sz="0" w:space="0" w:color="auto"/>
                        <w:bottom w:val="none" w:sz="0" w:space="0" w:color="auto"/>
                        <w:right w:val="none" w:sz="0" w:space="0" w:color="auto"/>
                      </w:divBdr>
                    </w:div>
                  </w:divsChild>
                </w:div>
                <w:div w:id="338235026">
                  <w:marLeft w:val="0"/>
                  <w:marRight w:val="0"/>
                  <w:marTop w:val="0"/>
                  <w:marBottom w:val="0"/>
                  <w:divBdr>
                    <w:top w:val="single" w:sz="2" w:space="1" w:color="FFFFFF"/>
                    <w:left w:val="single" w:sz="2" w:space="12" w:color="FFFFFF"/>
                    <w:bottom w:val="single" w:sz="2" w:space="1" w:color="FFFFFF"/>
                    <w:right w:val="single" w:sz="2" w:space="4" w:color="FFFFFF"/>
                  </w:divBdr>
                  <w:divsChild>
                    <w:div w:id="25104492">
                      <w:marLeft w:val="0"/>
                      <w:marRight w:val="0"/>
                      <w:marTop w:val="0"/>
                      <w:marBottom w:val="0"/>
                      <w:divBdr>
                        <w:top w:val="none" w:sz="0" w:space="0" w:color="auto"/>
                        <w:left w:val="none" w:sz="0" w:space="0" w:color="auto"/>
                        <w:bottom w:val="none" w:sz="0" w:space="0" w:color="auto"/>
                        <w:right w:val="none" w:sz="0" w:space="0" w:color="auto"/>
                      </w:divBdr>
                    </w:div>
                  </w:divsChild>
                </w:div>
                <w:div w:id="449860195">
                  <w:marLeft w:val="0"/>
                  <w:marRight w:val="0"/>
                  <w:marTop w:val="0"/>
                  <w:marBottom w:val="0"/>
                  <w:divBdr>
                    <w:top w:val="single" w:sz="2" w:space="1" w:color="FFFFFF"/>
                    <w:left w:val="single" w:sz="2" w:space="12" w:color="FFFFFF"/>
                    <w:bottom w:val="single" w:sz="2" w:space="1" w:color="FFFFFF"/>
                    <w:right w:val="single" w:sz="2" w:space="4" w:color="FFFFFF"/>
                  </w:divBdr>
                  <w:divsChild>
                    <w:div w:id="1994261358">
                      <w:marLeft w:val="0"/>
                      <w:marRight w:val="0"/>
                      <w:marTop w:val="0"/>
                      <w:marBottom w:val="0"/>
                      <w:divBdr>
                        <w:top w:val="none" w:sz="0" w:space="0" w:color="auto"/>
                        <w:left w:val="none" w:sz="0" w:space="0" w:color="auto"/>
                        <w:bottom w:val="none" w:sz="0" w:space="0" w:color="auto"/>
                        <w:right w:val="none" w:sz="0" w:space="0" w:color="auto"/>
                      </w:divBdr>
                    </w:div>
                  </w:divsChild>
                </w:div>
                <w:div w:id="1353146334">
                  <w:marLeft w:val="0"/>
                  <w:marRight w:val="0"/>
                  <w:marTop w:val="0"/>
                  <w:marBottom w:val="0"/>
                  <w:divBdr>
                    <w:top w:val="single" w:sz="2" w:space="1" w:color="FFFFFF"/>
                    <w:left w:val="single" w:sz="2" w:space="12" w:color="FFFFFF"/>
                    <w:bottom w:val="single" w:sz="2" w:space="1" w:color="FFFFFF"/>
                    <w:right w:val="single" w:sz="2" w:space="4" w:color="FFFFFF"/>
                  </w:divBdr>
                  <w:divsChild>
                    <w:div w:id="970944925">
                      <w:marLeft w:val="0"/>
                      <w:marRight w:val="0"/>
                      <w:marTop w:val="0"/>
                      <w:marBottom w:val="0"/>
                      <w:divBdr>
                        <w:top w:val="none" w:sz="0" w:space="0" w:color="auto"/>
                        <w:left w:val="none" w:sz="0" w:space="0" w:color="auto"/>
                        <w:bottom w:val="none" w:sz="0" w:space="0" w:color="auto"/>
                        <w:right w:val="none" w:sz="0" w:space="0" w:color="auto"/>
                      </w:divBdr>
                    </w:div>
                  </w:divsChild>
                </w:div>
                <w:div w:id="281038">
                  <w:marLeft w:val="0"/>
                  <w:marRight w:val="0"/>
                  <w:marTop w:val="0"/>
                  <w:marBottom w:val="0"/>
                  <w:divBdr>
                    <w:top w:val="single" w:sz="2" w:space="1" w:color="FFFFFF"/>
                    <w:left w:val="single" w:sz="2" w:space="12" w:color="FFFFFF"/>
                    <w:bottom w:val="single" w:sz="2" w:space="1" w:color="FFFFFF"/>
                    <w:right w:val="single" w:sz="2" w:space="4" w:color="FFFFFF"/>
                  </w:divBdr>
                  <w:divsChild>
                    <w:div w:id="1533034027">
                      <w:marLeft w:val="0"/>
                      <w:marRight w:val="0"/>
                      <w:marTop w:val="0"/>
                      <w:marBottom w:val="0"/>
                      <w:divBdr>
                        <w:top w:val="none" w:sz="0" w:space="0" w:color="auto"/>
                        <w:left w:val="none" w:sz="0" w:space="0" w:color="auto"/>
                        <w:bottom w:val="none" w:sz="0" w:space="0" w:color="auto"/>
                        <w:right w:val="none" w:sz="0" w:space="0" w:color="auto"/>
                      </w:divBdr>
                    </w:div>
                  </w:divsChild>
                </w:div>
                <w:div w:id="1563520977">
                  <w:marLeft w:val="0"/>
                  <w:marRight w:val="0"/>
                  <w:marTop w:val="0"/>
                  <w:marBottom w:val="0"/>
                  <w:divBdr>
                    <w:top w:val="single" w:sz="2" w:space="1" w:color="FFFFFF"/>
                    <w:left w:val="single" w:sz="2" w:space="12" w:color="FFFFFF"/>
                    <w:bottom w:val="single" w:sz="2" w:space="1" w:color="FFFFFF"/>
                    <w:right w:val="single" w:sz="2" w:space="4" w:color="FFFFFF"/>
                  </w:divBdr>
                  <w:divsChild>
                    <w:div w:id="1892688507">
                      <w:marLeft w:val="0"/>
                      <w:marRight w:val="0"/>
                      <w:marTop w:val="0"/>
                      <w:marBottom w:val="0"/>
                      <w:divBdr>
                        <w:top w:val="none" w:sz="0" w:space="0" w:color="auto"/>
                        <w:left w:val="none" w:sz="0" w:space="0" w:color="auto"/>
                        <w:bottom w:val="none" w:sz="0" w:space="0" w:color="auto"/>
                        <w:right w:val="none" w:sz="0" w:space="0" w:color="auto"/>
                      </w:divBdr>
                    </w:div>
                  </w:divsChild>
                </w:div>
                <w:div w:id="191650067">
                  <w:marLeft w:val="0"/>
                  <w:marRight w:val="0"/>
                  <w:marTop w:val="0"/>
                  <w:marBottom w:val="0"/>
                  <w:divBdr>
                    <w:top w:val="single" w:sz="2" w:space="1" w:color="FFFFFF"/>
                    <w:left w:val="single" w:sz="2" w:space="12" w:color="FFFFFF"/>
                    <w:bottom w:val="single" w:sz="2" w:space="1" w:color="FFFFFF"/>
                    <w:right w:val="single" w:sz="2" w:space="4" w:color="FFFFFF"/>
                  </w:divBdr>
                  <w:divsChild>
                    <w:div w:id="1599099209">
                      <w:marLeft w:val="0"/>
                      <w:marRight w:val="0"/>
                      <w:marTop w:val="0"/>
                      <w:marBottom w:val="0"/>
                      <w:divBdr>
                        <w:top w:val="none" w:sz="0" w:space="0" w:color="auto"/>
                        <w:left w:val="none" w:sz="0" w:space="0" w:color="auto"/>
                        <w:bottom w:val="none" w:sz="0" w:space="0" w:color="auto"/>
                        <w:right w:val="none" w:sz="0" w:space="0" w:color="auto"/>
                      </w:divBdr>
                    </w:div>
                  </w:divsChild>
                </w:div>
                <w:div w:id="9261072">
                  <w:marLeft w:val="0"/>
                  <w:marRight w:val="0"/>
                  <w:marTop w:val="0"/>
                  <w:marBottom w:val="0"/>
                  <w:divBdr>
                    <w:top w:val="single" w:sz="2" w:space="1" w:color="FFFFFF"/>
                    <w:left w:val="single" w:sz="2" w:space="12" w:color="FFFFFF"/>
                    <w:bottom w:val="single" w:sz="2" w:space="1" w:color="FFFFFF"/>
                    <w:right w:val="single" w:sz="2" w:space="4" w:color="FFFFFF"/>
                  </w:divBdr>
                  <w:divsChild>
                    <w:div w:id="1625504632">
                      <w:marLeft w:val="0"/>
                      <w:marRight w:val="0"/>
                      <w:marTop w:val="0"/>
                      <w:marBottom w:val="0"/>
                      <w:divBdr>
                        <w:top w:val="none" w:sz="0" w:space="0" w:color="auto"/>
                        <w:left w:val="none" w:sz="0" w:space="0" w:color="auto"/>
                        <w:bottom w:val="none" w:sz="0" w:space="0" w:color="auto"/>
                        <w:right w:val="none" w:sz="0" w:space="0" w:color="auto"/>
                      </w:divBdr>
                    </w:div>
                  </w:divsChild>
                </w:div>
                <w:div w:id="379134937">
                  <w:marLeft w:val="0"/>
                  <w:marRight w:val="0"/>
                  <w:marTop w:val="0"/>
                  <w:marBottom w:val="0"/>
                  <w:divBdr>
                    <w:top w:val="single" w:sz="2" w:space="1" w:color="FFFFFF"/>
                    <w:left w:val="single" w:sz="2" w:space="12" w:color="FFFFFF"/>
                    <w:bottom w:val="single" w:sz="2" w:space="1" w:color="FFFFFF"/>
                    <w:right w:val="single" w:sz="2" w:space="4" w:color="FFFFFF"/>
                  </w:divBdr>
                  <w:divsChild>
                    <w:div w:id="472993101">
                      <w:marLeft w:val="0"/>
                      <w:marRight w:val="0"/>
                      <w:marTop w:val="0"/>
                      <w:marBottom w:val="0"/>
                      <w:divBdr>
                        <w:top w:val="none" w:sz="0" w:space="0" w:color="auto"/>
                        <w:left w:val="none" w:sz="0" w:space="0" w:color="auto"/>
                        <w:bottom w:val="none" w:sz="0" w:space="0" w:color="auto"/>
                        <w:right w:val="none" w:sz="0" w:space="0" w:color="auto"/>
                      </w:divBdr>
                    </w:div>
                  </w:divsChild>
                </w:div>
                <w:div w:id="376055141">
                  <w:marLeft w:val="0"/>
                  <w:marRight w:val="0"/>
                  <w:marTop w:val="0"/>
                  <w:marBottom w:val="0"/>
                  <w:divBdr>
                    <w:top w:val="single" w:sz="2" w:space="1" w:color="FFFFFF"/>
                    <w:left w:val="single" w:sz="2" w:space="12" w:color="FFFFFF"/>
                    <w:bottom w:val="single" w:sz="2" w:space="1" w:color="FFFFFF"/>
                    <w:right w:val="single" w:sz="2" w:space="4" w:color="FFFFFF"/>
                  </w:divBdr>
                  <w:divsChild>
                    <w:div w:id="1564172595">
                      <w:marLeft w:val="0"/>
                      <w:marRight w:val="0"/>
                      <w:marTop w:val="0"/>
                      <w:marBottom w:val="0"/>
                      <w:divBdr>
                        <w:top w:val="none" w:sz="0" w:space="0" w:color="auto"/>
                        <w:left w:val="none" w:sz="0" w:space="0" w:color="auto"/>
                        <w:bottom w:val="none" w:sz="0" w:space="0" w:color="auto"/>
                        <w:right w:val="none" w:sz="0" w:space="0" w:color="auto"/>
                      </w:divBdr>
                    </w:div>
                  </w:divsChild>
                </w:div>
                <w:div w:id="970791055">
                  <w:marLeft w:val="0"/>
                  <w:marRight w:val="0"/>
                  <w:marTop w:val="0"/>
                  <w:marBottom w:val="0"/>
                  <w:divBdr>
                    <w:top w:val="single" w:sz="2" w:space="1" w:color="FFFFFF"/>
                    <w:left w:val="single" w:sz="2" w:space="12" w:color="FFFFFF"/>
                    <w:bottom w:val="single" w:sz="2" w:space="1" w:color="FFFFFF"/>
                    <w:right w:val="single" w:sz="2" w:space="4" w:color="FFFFFF"/>
                  </w:divBdr>
                  <w:divsChild>
                    <w:div w:id="943534125">
                      <w:marLeft w:val="0"/>
                      <w:marRight w:val="0"/>
                      <w:marTop w:val="0"/>
                      <w:marBottom w:val="0"/>
                      <w:divBdr>
                        <w:top w:val="none" w:sz="0" w:space="0" w:color="auto"/>
                        <w:left w:val="none" w:sz="0" w:space="0" w:color="auto"/>
                        <w:bottom w:val="none" w:sz="0" w:space="0" w:color="auto"/>
                        <w:right w:val="none" w:sz="0" w:space="0" w:color="auto"/>
                      </w:divBdr>
                    </w:div>
                  </w:divsChild>
                </w:div>
                <w:div w:id="193545333">
                  <w:marLeft w:val="0"/>
                  <w:marRight w:val="0"/>
                  <w:marTop w:val="0"/>
                  <w:marBottom w:val="0"/>
                  <w:divBdr>
                    <w:top w:val="single" w:sz="2" w:space="1" w:color="FFFFFF"/>
                    <w:left w:val="single" w:sz="2" w:space="12" w:color="FFFFFF"/>
                    <w:bottom w:val="single" w:sz="2" w:space="1" w:color="FFFFFF"/>
                    <w:right w:val="single" w:sz="2" w:space="4" w:color="FFFFFF"/>
                  </w:divBdr>
                  <w:divsChild>
                    <w:div w:id="927425957">
                      <w:marLeft w:val="0"/>
                      <w:marRight w:val="0"/>
                      <w:marTop w:val="0"/>
                      <w:marBottom w:val="0"/>
                      <w:divBdr>
                        <w:top w:val="none" w:sz="0" w:space="0" w:color="auto"/>
                        <w:left w:val="none" w:sz="0" w:space="0" w:color="auto"/>
                        <w:bottom w:val="none" w:sz="0" w:space="0" w:color="auto"/>
                        <w:right w:val="none" w:sz="0" w:space="0" w:color="auto"/>
                      </w:divBdr>
                    </w:div>
                  </w:divsChild>
                </w:div>
                <w:div w:id="964773075">
                  <w:marLeft w:val="0"/>
                  <w:marRight w:val="0"/>
                  <w:marTop w:val="0"/>
                  <w:marBottom w:val="0"/>
                  <w:divBdr>
                    <w:top w:val="single" w:sz="2" w:space="1" w:color="FFFFFF"/>
                    <w:left w:val="single" w:sz="2" w:space="12" w:color="FFFFFF"/>
                    <w:bottom w:val="single" w:sz="2" w:space="1" w:color="FFFFFF"/>
                    <w:right w:val="single" w:sz="2" w:space="4" w:color="FFFFFF"/>
                  </w:divBdr>
                  <w:divsChild>
                    <w:div w:id="1544320350">
                      <w:marLeft w:val="0"/>
                      <w:marRight w:val="0"/>
                      <w:marTop w:val="0"/>
                      <w:marBottom w:val="0"/>
                      <w:divBdr>
                        <w:top w:val="none" w:sz="0" w:space="0" w:color="auto"/>
                        <w:left w:val="none" w:sz="0" w:space="0" w:color="auto"/>
                        <w:bottom w:val="none" w:sz="0" w:space="0" w:color="auto"/>
                        <w:right w:val="none" w:sz="0" w:space="0" w:color="auto"/>
                      </w:divBdr>
                    </w:div>
                  </w:divsChild>
                </w:div>
                <w:div w:id="478888892">
                  <w:marLeft w:val="0"/>
                  <w:marRight w:val="0"/>
                  <w:marTop w:val="0"/>
                  <w:marBottom w:val="0"/>
                  <w:divBdr>
                    <w:top w:val="single" w:sz="2" w:space="1" w:color="FFFFFF"/>
                    <w:left w:val="single" w:sz="2" w:space="12" w:color="FFFFFF"/>
                    <w:bottom w:val="single" w:sz="2" w:space="1" w:color="FFFFFF"/>
                    <w:right w:val="single" w:sz="2" w:space="4" w:color="FFFFFF"/>
                  </w:divBdr>
                  <w:divsChild>
                    <w:div w:id="2043942093">
                      <w:marLeft w:val="0"/>
                      <w:marRight w:val="0"/>
                      <w:marTop w:val="0"/>
                      <w:marBottom w:val="0"/>
                      <w:divBdr>
                        <w:top w:val="none" w:sz="0" w:space="0" w:color="auto"/>
                        <w:left w:val="none" w:sz="0" w:space="0" w:color="auto"/>
                        <w:bottom w:val="none" w:sz="0" w:space="0" w:color="auto"/>
                        <w:right w:val="none" w:sz="0" w:space="0" w:color="auto"/>
                      </w:divBdr>
                    </w:div>
                  </w:divsChild>
                </w:div>
                <w:div w:id="794833771">
                  <w:marLeft w:val="0"/>
                  <w:marRight w:val="0"/>
                  <w:marTop w:val="0"/>
                  <w:marBottom w:val="0"/>
                  <w:divBdr>
                    <w:top w:val="single" w:sz="2" w:space="1" w:color="FFFFFF"/>
                    <w:left w:val="single" w:sz="2" w:space="12" w:color="FFFFFF"/>
                    <w:bottom w:val="single" w:sz="2" w:space="1" w:color="FFFFFF"/>
                    <w:right w:val="single" w:sz="2" w:space="4" w:color="FFFFFF"/>
                  </w:divBdr>
                  <w:divsChild>
                    <w:div w:id="767044992">
                      <w:marLeft w:val="0"/>
                      <w:marRight w:val="0"/>
                      <w:marTop w:val="0"/>
                      <w:marBottom w:val="0"/>
                      <w:divBdr>
                        <w:top w:val="none" w:sz="0" w:space="0" w:color="auto"/>
                        <w:left w:val="none" w:sz="0" w:space="0" w:color="auto"/>
                        <w:bottom w:val="none" w:sz="0" w:space="0" w:color="auto"/>
                        <w:right w:val="none" w:sz="0" w:space="0" w:color="auto"/>
                      </w:divBdr>
                    </w:div>
                  </w:divsChild>
                </w:div>
                <w:div w:id="1798644759">
                  <w:marLeft w:val="0"/>
                  <w:marRight w:val="0"/>
                  <w:marTop w:val="0"/>
                  <w:marBottom w:val="0"/>
                  <w:divBdr>
                    <w:top w:val="single" w:sz="2" w:space="1" w:color="FFFFFF"/>
                    <w:left w:val="single" w:sz="2" w:space="12" w:color="FFFFFF"/>
                    <w:bottom w:val="single" w:sz="2" w:space="1" w:color="FFFFFF"/>
                    <w:right w:val="single" w:sz="2" w:space="4" w:color="FFFFFF"/>
                  </w:divBdr>
                  <w:divsChild>
                    <w:div w:id="474563915">
                      <w:marLeft w:val="0"/>
                      <w:marRight w:val="0"/>
                      <w:marTop w:val="0"/>
                      <w:marBottom w:val="0"/>
                      <w:divBdr>
                        <w:top w:val="none" w:sz="0" w:space="0" w:color="auto"/>
                        <w:left w:val="none" w:sz="0" w:space="0" w:color="auto"/>
                        <w:bottom w:val="none" w:sz="0" w:space="0" w:color="auto"/>
                        <w:right w:val="none" w:sz="0" w:space="0" w:color="auto"/>
                      </w:divBdr>
                    </w:div>
                  </w:divsChild>
                </w:div>
                <w:div w:id="822820871">
                  <w:marLeft w:val="0"/>
                  <w:marRight w:val="0"/>
                  <w:marTop w:val="0"/>
                  <w:marBottom w:val="0"/>
                  <w:divBdr>
                    <w:top w:val="single" w:sz="2" w:space="1" w:color="FFFFFF"/>
                    <w:left w:val="single" w:sz="2" w:space="12" w:color="FFFFFF"/>
                    <w:bottom w:val="single" w:sz="2" w:space="1" w:color="FFFFFF"/>
                    <w:right w:val="single" w:sz="2" w:space="4" w:color="FFFFFF"/>
                  </w:divBdr>
                  <w:divsChild>
                    <w:div w:id="268512594">
                      <w:marLeft w:val="0"/>
                      <w:marRight w:val="0"/>
                      <w:marTop w:val="0"/>
                      <w:marBottom w:val="0"/>
                      <w:divBdr>
                        <w:top w:val="none" w:sz="0" w:space="0" w:color="auto"/>
                        <w:left w:val="none" w:sz="0" w:space="0" w:color="auto"/>
                        <w:bottom w:val="none" w:sz="0" w:space="0" w:color="auto"/>
                        <w:right w:val="none" w:sz="0" w:space="0" w:color="auto"/>
                      </w:divBdr>
                    </w:div>
                  </w:divsChild>
                </w:div>
                <w:div w:id="634146507">
                  <w:marLeft w:val="0"/>
                  <w:marRight w:val="0"/>
                  <w:marTop w:val="0"/>
                  <w:marBottom w:val="0"/>
                  <w:divBdr>
                    <w:top w:val="single" w:sz="2" w:space="1" w:color="FFFFFF"/>
                    <w:left w:val="single" w:sz="2" w:space="12" w:color="FFFFFF"/>
                    <w:bottom w:val="single" w:sz="2" w:space="1" w:color="FFFFFF"/>
                    <w:right w:val="single" w:sz="2" w:space="4" w:color="FFFFFF"/>
                  </w:divBdr>
                  <w:divsChild>
                    <w:div w:id="2043549565">
                      <w:marLeft w:val="0"/>
                      <w:marRight w:val="0"/>
                      <w:marTop w:val="0"/>
                      <w:marBottom w:val="0"/>
                      <w:divBdr>
                        <w:top w:val="none" w:sz="0" w:space="0" w:color="auto"/>
                        <w:left w:val="none" w:sz="0" w:space="0" w:color="auto"/>
                        <w:bottom w:val="none" w:sz="0" w:space="0" w:color="auto"/>
                        <w:right w:val="none" w:sz="0" w:space="0" w:color="auto"/>
                      </w:divBdr>
                    </w:div>
                  </w:divsChild>
                </w:div>
                <w:div w:id="1326131718">
                  <w:marLeft w:val="0"/>
                  <w:marRight w:val="0"/>
                  <w:marTop w:val="0"/>
                  <w:marBottom w:val="0"/>
                  <w:divBdr>
                    <w:top w:val="single" w:sz="2" w:space="1" w:color="FFFFFF"/>
                    <w:left w:val="single" w:sz="2" w:space="12" w:color="FFFFFF"/>
                    <w:bottom w:val="single" w:sz="2" w:space="1" w:color="FFFFFF"/>
                    <w:right w:val="single" w:sz="2" w:space="4" w:color="FFFFFF"/>
                  </w:divBdr>
                  <w:divsChild>
                    <w:div w:id="1715691592">
                      <w:marLeft w:val="0"/>
                      <w:marRight w:val="0"/>
                      <w:marTop w:val="0"/>
                      <w:marBottom w:val="0"/>
                      <w:divBdr>
                        <w:top w:val="none" w:sz="0" w:space="0" w:color="auto"/>
                        <w:left w:val="none" w:sz="0" w:space="0" w:color="auto"/>
                        <w:bottom w:val="none" w:sz="0" w:space="0" w:color="auto"/>
                        <w:right w:val="none" w:sz="0" w:space="0" w:color="auto"/>
                      </w:divBdr>
                    </w:div>
                  </w:divsChild>
                </w:div>
                <w:div w:id="20909730">
                  <w:marLeft w:val="0"/>
                  <w:marRight w:val="0"/>
                  <w:marTop w:val="0"/>
                  <w:marBottom w:val="0"/>
                  <w:divBdr>
                    <w:top w:val="single" w:sz="2" w:space="1" w:color="FFFFFF"/>
                    <w:left w:val="single" w:sz="2" w:space="12" w:color="FFFFFF"/>
                    <w:bottom w:val="single" w:sz="2" w:space="1" w:color="FFFFFF"/>
                    <w:right w:val="single" w:sz="2" w:space="4" w:color="FFFFFF"/>
                  </w:divBdr>
                  <w:divsChild>
                    <w:div w:id="888684351">
                      <w:marLeft w:val="0"/>
                      <w:marRight w:val="0"/>
                      <w:marTop w:val="0"/>
                      <w:marBottom w:val="0"/>
                      <w:divBdr>
                        <w:top w:val="none" w:sz="0" w:space="0" w:color="auto"/>
                        <w:left w:val="none" w:sz="0" w:space="0" w:color="auto"/>
                        <w:bottom w:val="none" w:sz="0" w:space="0" w:color="auto"/>
                        <w:right w:val="none" w:sz="0" w:space="0" w:color="auto"/>
                      </w:divBdr>
                    </w:div>
                  </w:divsChild>
                </w:div>
                <w:div w:id="1218471334">
                  <w:marLeft w:val="0"/>
                  <w:marRight w:val="0"/>
                  <w:marTop w:val="0"/>
                  <w:marBottom w:val="0"/>
                  <w:divBdr>
                    <w:top w:val="single" w:sz="2" w:space="1" w:color="FFFFFF"/>
                    <w:left w:val="single" w:sz="2" w:space="12" w:color="FFFFFF"/>
                    <w:bottom w:val="single" w:sz="2" w:space="1" w:color="FFFFFF"/>
                    <w:right w:val="single" w:sz="2" w:space="4" w:color="FFFFFF"/>
                  </w:divBdr>
                  <w:divsChild>
                    <w:div w:id="1481918564">
                      <w:marLeft w:val="0"/>
                      <w:marRight w:val="0"/>
                      <w:marTop w:val="0"/>
                      <w:marBottom w:val="0"/>
                      <w:divBdr>
                        <w:top w:val="none" w:sz="0" w:space="0" w:color="auto"/>
                        <w:left w:val="none" w:sz="0" w:space="0" w:color="auto"/>
                        <w:bottom w:val="none" w:sz="0" w:space="0" w:color="auto"/>
                        <w:right w:val="none" w:sz="0" w:space="0" w:color="auto"/>
                      </w:divBdr>
                    </w:div>
                  </w:divsChild>
                </w:div>
                <w:div w:id="414133715">
                  <w:marLeft w:val="0"/>
                  <w:marRight w:val="0"/>
                  <w:marTop w:val="0"/>
                  <w:marBottom w:val="0"/>
                  <w:divBdr>
                    <w:top w:val="single" w:sz="2" w:space="1" w:color="FFFFFF"/>
                    <w:left w:val="single" w:sz="2" w:space="12" w:color="FFFFFF"/>
                    <w:bottom w:val="single" w:sz="2" w:space="1" w:color="FFFFFF"/>
                    <w:right w:val="single" w:sz="2" w:space="4" w:color="FFFFFF"/>
                  </w:divBdr>
                  <w:divsChild>
                    <w:div w:id="1056931209">
                      <w:marLeft w:val="0"/>
                      <w:marRight w:val="0"/>
                      <w:marTop w:val="0"/>
                      <w:marBottom w:val="0"/>
                      <w:divBdr>
                        <w:top w:val="none" w:sz="0" w:space="0" w:color="auto"/>
                        <w:left w:val="none" w:sz="0" w:space="0" w:color="auto"/>
                        <w:bottom w:val="none" w:sz="0" w:space="0" w:color="auto"/>
                        <w:right w:val="none" w:sz="0" w:space="0" w:color="auto"/>
                      </w:divBdr>
                    </w:div>
                  </w:divsChild>
                </w:div>
                <w:div w:id="1240091694">
                  <w:marLeft w:val="0"/>
                  <w:marRight w:val="0"/>
                  <w:marTop w:val="0"/>
                  <w:marBottom w:val="0"/>
                  <w:divBdr>
                    <w:top w:val="single" w:sz="2" w:space="1" w:color="FFFFFF"/>
                    <w:left w:val="single" w:sz="2" w:space="12" w:color="FFFFFF"/>
                    <w:bottom w:val="single" w:sz="2" w:space="1" w:color="FFFFFF"/>
                    <w:right w:val="single" w:sz="2" w:space="4" w:color="FFFFFF"/>
                  </w:divBdr>
                  <w:divsChild>
                    <w:div w:id="340936641">
                      <w:marLeft w:val="0"/>
                      <w:marRight w:val="0"/>
                      <w:marTop w:val="0"/>
                      <w:marBottom w:val="0"/>
                      <w:divBdr>
                        <w:top w:val="none" w:sz="0" w:space="0" w:color="auto"/>
                        <w:left w:val="none" w:sz="0" w:space="0" w:color="auto"/>
                        <w:bottom w:val="none" w:sz="0" w:space="0" w:color="auto"/>
                        <w:right w:val="none" w:sz="0" w:space="0" w:color="auto"/>
                      </w:divBdr>
                    </w:div>
                  </w:divsChild>
                </w:div>
                <w:div w:id="1669096872">
                  <w:marLeft w:val="0"/>
                  <w:marRight w:val="0"/>
                  <w:marTop w:val="0"/>
                  <w:marBottom w:val="0"/>
                  <w:divBdr>
                    <w:top w:val="single" w:sz="2" w:space="1" w:color="FFFFFF"/>
                    <w:left w:val="single" w:sz="2" w:space="12" w:color="FFFFFF"/>
                    <w:bottom w:val="single" w:sz="2" w:space="4" w:color="FFFFFF"/>
                    <w:right w:val="single" w:sz="2" w:space="4" w:color="FFFFFF"/>
                  </w:divBdr>
                  <w:divsChild>
                    <w:div w:id="8323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34039">
          <w:marLeft w:val="0"/>
          <w:marRight w:val="0"/>
          <w:marTop w:val="0"/>
          <w:marBottom w:val="335"/>
          <w:divBdr>
            <w:top w:val="none" w:sz="0" w:space="0" w:color="auto"/>
            <w:left w:val="none" w:sz="0" w:space="0" w:color="auto"/>
            <w:bottom w:val="none" w:sz="0" w:space="0" w:color="auto"/>
            <w:right w:val="none" w:sz="0" w:space="0" w:color="auto"/>
          </w:divBdr>
          <w:divsChild>
            <w:div w:id="1790516078">
              <w:marLeft w:val="0"/>
              <w:marRight w:val="0"/>
              <w:marTop w:val="0"/>
              <w:marBottom w:val="0"/>
              <w:divBdr>
                <w:top w:val="none" w:sz="0" w:space="0" w:color="auto"/>
                <w:left w:val="none" w:sz="0" w:space="0" w:color="auto"/>
                <w:bottom w:val="none" w:sz="0" w:space="0" w:color="auto"/>
                <w:right w:val="none" w:sz="0" w:space="0" w:color="auto"/>
              </w:divBdr>
              <w:divsChild>
                <w:div w:id="1504205497">
                  <w:marLeft w:val="0"/>
                  <w:marRight w:val="0"/>
                  <w:marTop w:val="0"/>
                  <w:marBottom w:val="0"/>
                  <w:divBdr>
                    <w:top w:val="single" w:sz="2" w:space="4" w:color="FFFFFF"/>
                    <w:left w:val="single" w:sz="2" w:space="12" w:color="FFFFFF"/>
                    <w:bottom w:val="single" w:sz="2" w:space="1" w:color="FFFFFF"/>
                    <w:right w:val="single" w:sz="2" w:space="4" w:color="FFFFFF"/>
                  </w:divBdr>
                  <w:divsChild>
                    <w:div w:id="1698896209">
                      <w:marLeft w:val="0"/>
                      <w:marRight w:val="0"/>
                      <w:marTop w:val="0"/>
                      <w:marBottom w:val="0"/>
                      <w:divBdr>
                        <w:top w:val="none" w:sz="0" w:space="0" w:color="auto"/>
                        <w:left w:val="none" w:sz="0" w:space="0" w:color="auto"/>
                        <w:bottom w:val="none" w:sz="0" w:space="0" w:color="auto"/>
                        <w:right w:val="none" w:sz="0" w:space="0" w:color="auto"/>
                      </w:divBdr>
                    </w:div>
                  </w:divsChild>
                </w:div>
                <w:div w:id="1764296220">
                  <w:marLeft w:val="0"/>
                  <w:marRight w:val="0"/>
                  <w:marTop w:val="0"/>
                  <w:marBottom w:val="0"/>
                  <w:divBdr>
                    <w:top w:val="single" w:sz="2" w:space="1" w:color="FFFFFF"/>
                    <w:left w:val="single" w:sz="2" w:space="12" w:color="FFFFFF"/>
                    <w:bottom w:val="single" w:sz="2" w:space="1" w:color="FFFFFF"/>
                    <w:right w:val="single" w:sz="2" w:space="4" w:color="FFFFFF"/>
                  </w:divBdr>
                  <w:divsChild>
                    <w:div w:id="548999098">
                      <w:marLeft w:val="0"/>
                      <w:marRight w:val="0"/>
                      <w:marTop w:val="0"/>
                      <w:marBottom w:val="0"/>
                      <w:divBdr>
                        <w:top w:val="none" w:sz="0" w:space="0" w:color="auto"/>
                        <w:left w:val="none" w:sz="0" w:space="0" w:color="auto"/>
                        <w:bottom w:val="none" w:sz="0" w:space="0" w:color="auto"/>
                        <w:right w:val="none" w:sz="0" w:space="0" w:color="auto"/>
                      </w:divBdr>
                    </w:div>
                  </w:divsChild>
                </w:div>
                <w:div w:id="802118093">
                  <w:marLeft w:val="0"/>
                  <w:marRight w:val="0"/>
                  <w:marTop w:val="0"/>
                  <w:marBottom w:val="0"/>
                  <w:divBdr>
                    <w:top w:val="single" w:sz="2" w:space="1" w:color="FFFFFF"/>
                    <w:left w:val="single" w:sz="2" w:space="12" w:color="FFFFFF"/>
                    <w:bottom w:val="single" w:sz="2" w:space="1" w:color="FFFFFF"/>
                    <w:right w:val="single" w:sz="2" w:space="4" w:color="FFFFFF"/>
                  </w:divBdr>
                  <w:divsChild>
                    <w:div w:id="1476801184">
                      <w:marLeft w:val="0"/>
                      <w:marRight w:val="0"/>
                      <w:marTop w:val="0"/>
                      <w:marBottom w:val="0"/>
                      <w:divBdr>
                        <w:top w:val="none" w:sz="0" w:space="0" w:color="auto"/>
                        <w:left w:val="none" w:sz="0" w:space="0" w:color="auto"/>
                        <w:bottom w:val="none" w:sz="0" w:space="0" w:color="auto"/>
                        <w:right w:val="none" w:sz="0" w:space="0" w:color="auto"/>
                      </w:divBdr>
                    </w:div>
                  </w:divsChild>
                </w:div>
                <w:div w:id="681198873">
                  <w:marLeft w:val="0"/>
                  <w:marRight w:val="0"/>
                  <w:marTop w:val="0"/>
                  <w:marBottom w:val="0"/>
                  <w:divBdr>
                    <w:top w:val="single" w:sz="2" w:space="1" w:color="FFFFFF"/>
                    <w:left w:val="single" w:sz="2" w:space="12" w:color="FFFFFF"/>
                    <w:bottom w:val="single" w:sz="2" w:space="1" w:color="FFFFFF"/>
                    <w:right w:val="single" w:sz="2" w:space="4" w:color="FFFFFF"/>
                  </w:divBdr>
                  <w:divsChild>
                    <w:div w:id="885140721">
                      <w:marLeft w:val="0"/>
                      <w:marRight w:val="0"/>
                      <w:marTop w:val="0"/>
                      <w:marBottom w:val="0"/>
                      <w:divBdr>
                        <w:top w:val="none" w:sz="0" w:space="0" w:color="auto"/>
                        <w:left w:val="none" w:sz="0" w:space="0" w:color="auto"/>
                        <w:bottom w:val="none" w:sz="0" w:space="0" w:color="auto"/>
                        <w:right w:val="none" w:sz="0" w:space="0" w:color="auto"/>
                      </w:divBdr>
                    </w:div>
                  </w:divsChild>
                </w:div>
                <w:div w:id="89932278">
                  <w:marLeft w:val="0"/>
                  <w:marRight w:val="0"/>
                  <w:marTop w:val="0"/>
                  <w:marBottom w:val="0"/>
                  <w:divBdr>
                    <w:top w:val="single" w:sz="2" w:space="1" w:color="FFFFFF"/>
                    <w:left w:val="single" w:sz="2" w:space="12" w:color="FFFFFF"/>
                    <w:bottom w:val="single" w:sz="2" w:space="1" w:color="FFFFFF"/>
                    <w:right w:val="single" w:sz="2" w:space="4" w:color="FFFFFF"/>
                  </w:divBdr>
                  <w:divsChild>
                    <w:div w:id="1868759183">
                      <w:marLeft w:val="0"/>
                      <w:marRight w:val="0"/>
                      <w:marTop w:val="0"/>
                      <w:marBottom w:val="0"/>
                      <w:divBdr>
                        <w:top w:val="none" w:sz="0" w:space="0" w:color="auto"/>
                        <w:left w:val="none" w:sz="0" w:space="0" w:color="auto"/>
                        <w:bottom w:val="none" w:sz="0" w:space="0" w:color="auto"/>
                        <w:right w:val="none" w:sz="0" w:space="0" w:color="auto"/>
                      </w:divBdr>
                    </w:div>
                  </w:divsChild>
                </w:div>
                <w:div w:id="1967274376">
                  <w:marLeft w:val="0"/>
                  <w:marRight w:val="0"/>
                  <w:marTop w:val="0"/>
                  <w:marBottom w:val="0"/>
                  <w:divBdr>
                    <w:top w:val="single" w:sz="2" w:space="1" w:color="FFFFFF"/>
                    <w:left w:val="single" w:sz="2" w:space="12" w:color="FFFFFF"/>
                    <w:bottom w:val="single" w:sz="2" w:space="1" w:color="FFFFFF"/>
                    <w:right w:val="single" w:sz="2" w:space="4" w:color="FFFFFF"/>
                  </w:divBdr>
                  <w:divsChild>
                    <w:div w:id="313413927">
                      <w:marLeft w:val="0"/>
                      <w:marRight w:val="0"/>
                      <w:marTop w:val="0"/>
                      <w:marBottom w:val="0"/>
                      <w:divBdr>
                        <w:top w:val="none" w:sz="0" w:space="0" w:color="auto"/>
                        <w:left w:val="none" w:sz="0" w:space="0" w:color="auto"/>
                        <w:bottom w:val="none" w:sz="0" w:space="0" w:color="auto"/>
                        <w:right w:val="none" w:sz="0" w:space="0" w:color="auto"/>
                      </w:divBdr>
                    </w:div>
                  </w:divsChild>
                </w:div>
                <w:div w:id="122769794">
                  <w:marLeft w:val="0"/>
                  <w:marRight w:val="0"/>
                  <w:marTop w:val="0"/>
                  <w:marBottom w:val="0"/>
                  <w:divBdr>
                    <w:top w:val="single" w:sz="2" w:space="1" w:color="FFFFFF"/>
                    <w:left w:val="single" w:sz="2" w:space="12" w:color="FFFFFF"/>
                    <w:bottom w:val="single" w:sz="2" w:space="1" w:color="FFFFFF"/>
                    <w:right w:val="single" w:sz="2" w:space="4" w:color="FFFFFF"/>
                  </w:divBdr>
                  <w:divsChild>
                    <w:div w:id="710618472">
                      <w:marLeft w:val="0"/>
                      <w:marRight w:val="0"/>
                      <w:marTop w:val="0"/>
                      <w:marBottom w:val="0"/>
                      <w:divBdr>
                        <w:top w:val="none" w:sz="0" w:space="0" w:color="auto"/>
                        <w:left w:val="none" w:sz="0" w:space="0" w:color="auto"/>
                        <w:bottom w:val="none" w:sz="0" w:space="0" w:color="auto"/>
                        <w:right w:val="none" w:sz="0" w:space="0" w:color="auto"/>
                      </w:divBdr>
                    </w:div>
                  </w:divsChild>
                </w:div>
                <w:div w:id="1915042588">
                  <w:marLeft w:val="0"/>
                  <w:marRight w:val="0"/>
                  <w:marTop w:val="0"/>
                  <w:marBottom w:val="0"/>
                  <w:divBdr>
                    <w:top w:val="single" w:sz="2" w:space="1" w:color="FFFFFF"/>
                    <w:left w:val="single" w:sz="2" w:space="12" w:color="FFFFFF"/>
                    <w:bottom w:val="single" w:sz="2" w:space="1" w:color="FFFFFF"/>
                    <w:right w:val="single" w:sz="2" w:space="4" w:color="FFFFFF"/>
                  </w:divBdr>
                  <w:divsChild>
                    <w:div w:id="82342092">
                      <w:marLeft w:val="0"/>
                      <w:marRight w:val="0"/>
                      <w:marTop w:val="0"/>
                      <w:marBottom w:val="0"/>
                      <w:divBdr>
                        <w:top w:val="none" w:sz="0" w:space="0" w:color="auto"/>
                        <w:left w:val="none" w:sz="0" w:space="0" w:color="auto"/>
                        <w:bottom w:val="none" w:sz="0" w:space="0" w:color="auto"/>
                        <w:right w:val="none" w:sz="0" w:space="0" w:color="auto"/>
                      </w:divBdr>
                    </w:div>
                  </w:divsChild>
                </w:div>
                <w:div w:id="1254823776">
                  <w:marLeft w:val="0"/>
                  <w:marRight w:val="0"/>
                  <w:marTop w:val="0"/>
                  <w:marBottom w:val="0"/>
                  <w:divBdr>
                    <w:top w:val="single" w:sz="2" w:space="1" w:color="FFFFFF"/>
                    <w:left w:val="single" w:sz="2" w:space="12" w:color="FFFFFF"/>
                    <w:bottom w:val="single" w:sz="2" w:space="1" w:color="FFFFFF"/>
                    <w:right w:val="single" w:sz="2" w:space="4" w:color="FFFFFF"/>
                  </w:divBdr>
                  <w:divsChild>
                    <w:div w:id="1267008624">
                      <w:marLeft w:val="0"/>
                      <w:marRight w:val="0"/>
                      <w:marTop w:val="0"/>
                      <w:marBottom w:val="0"/>
                      <w:divBdr>
                        <w:top w:val="none" w:sz="0" w:space="0" w:color="auto"/>
                        <w:left w:val="none" w:sz="0" w:space="0" w:color="auto"/>
                        <w:bottom w:val="none" w:sz="0" w:space="0" w:color="auto"/>
                        <w:right w:val="none" w:sz="0" w:space="0" w:color="auto"/>
                      </w:divBdr>
                    </w:div>
                  </w:divsChild>
                </w:div>
                <w:div w:id="1865052564">
                  <w:marLeft w:val="0"/>
                  <w:marRight w:val="0"/>
                  <w:marTop w:val="0"/>
                  <w:marBottom w:val="0"/>
                  <w:divBdr>
                    <w:top w:val="single" w:sz="2" w:space="1" w:color="FFFFFF"/>
                    <w:left w:val="single" w:sz="2" w:space="12" w:color="FFFFFF"/>
                    <w:bottom w:val="single" w:sz="2" w:space="1" w:color="FFFFFF"/>
                    <w:right w:val="single" w:sz="2" w:space="4" w:color="FFFFFF"/>
                  </w:divBdr>
                  <w:divsChild>
                    <w:div w:id="1469857329">
                      <w:marLeft w:val="0"/>
                      <w:marRight w:val="0"/>
                      <w:marTop w:val="0"/>
                      <w:marBottom w:val="0"/>
                      <w:divBdr>
                        <w:top w:val="none" w:sz="0" w:space="0" w:color="auto"/>
                        <w:left w:val="none" w:sz="0" w:space="0" w:color="auto"/>
                        <w:bottom w:val="none" w:sz="0" w:space="0" w:color="auto"/>
                        <w:right w:val="none" w:sz="0" w:space="0" w:color="auto"/>
                      </w:divBdr>
                    </w:div>
                  </w:divsChild>
                </w:div>
                <w:div w:id="1892224465">
                  <w:marLeft w:val="0"/>
                  <w:marRight w:val="0"/>
                  <w:marTop w:val="0"/>
                  <w:marBottom w:val="0"/>
                  <w:divBdr>
                    <w:top w:val="single" w:sz="2" w:space="1" w:color="FFFFFF"/>
                    <w:left w:val="single" w:sz="2" w:space="12" w:color="FFFFFF"/>
                    <w:bottom w:val="single" w:sz="2" w:space="1" w:color="FFFFFF"/>
                    <w:right w:val="single" w:sz="2" w:space="4" w:color="FFFFFF"/>
                  </w:divBdr>
                  <w:divsChild>
                    <w:div w:id="1793401131">
                      <w:marLeft w:val="0"/>
                      <w:marRight w:val="0"/>
                      <w:marTop w:val="0"/>
                      <w:marBottom w:val="0"/>
                      <w:divBdr>
                        <w:top w:val="none" w:sz="0" w:space="0" w:color="auto"/>
                        <w:left w:val="none" w:sz="0" w:space="0" w:color="auto"/>
                        <w:bottom w:val="none" w:sz="0" w:space="0" w:color="auto"/>
                        <w:right w:val="none" w:sz="0" w:space="0" w:color="auto"/>
                      </w:divBdr>
                    </w:div>
                  </w:divsChild>
                </w:div>
                <w:div w:id="890270415">
                  <w:marLeft w:val="0"/>
                  <w:marRight w:val="0"/>
                  <w:marTop w:val="0"/>
                  <w:marBottom w:val="0"/>
                  <w:divBdr>
                    <w:top w:val="single" w:sz="2" w:space="1" w:color="FFFFFF"/>
                    <w:left w:val="single" w:sz="2" w:space="12" w:color="FFFFFF"/>
                    <w:bottom w:val="single" w:sz="2" w:space="1" w:color="FFFFFF"/>
                    <w:right w:val="single" w:sz="2" w:space="4" w:color="FFFFFF"/>
                  </w:divBdr>
                  <w:divsChild>
                    <w:div w:id="521819473">
                      <w:marLeft w:val="0"/>
                      <w:marRight w:val="0"/>
                      <w:marTop w:val="0"/>
                      <w:marBottom w:val="0"/>
                      <w:divBdr>
                        <w:top w:val="none" w:sz="0" w:space="0" w:color="auto"/>
                        <w:left w:val="none" w:sz="0" w:space="0" w:color="auto"/>
                        <w:bottom w:val="none" w:sz="0" w:space="0" w:color="auto"/>
                        <w:right w:val="none" w:sz="0" w:space="0" w:color="auto"/>
                      </w:divBdr>
                    </w:div>
                  </w:divsChild>
                </w:div>
                <w:div w:id="1196310386">
                  <w:marLeft w:val="0"/>
                  <w:marRight w:val="0"/>
                  <w:marTop w:val="0"/>
                  <w:marBottom w:val="0"/>
                  <w:divBdr>
                    <w:top w:val="single" w:sz="2" w:space="1" w:color="FFFFFF"/>
                    <w:left w:val="single" w:sz="2" w:space="12" w:color="FFFFFF"/>
                    <w:bottom w:val="single" w:sz="2" w:space="1" w:color="FFFFFF"/>
                    <w:right w:val="single" w:sz="2" w:space="4" w:color="FFFFFF"/>
                  </w:divBdr>
                  <w:divsChild>
                    <w:div w:id="371851349">
                      <w:marLeft w:val="0"/>
                      <w:marRight w:val="0"/>
                      <w:marTop w:val="0"/>
                      <w:marBottom w:val="0"/>
                      <w:divBdr>
                        <w:top w:val="none" w:sz="0" w:space="0" w:color="auto"/>
                        <w:left w:val="none" w:sz="0" w:space="0" w:color="auto"/>
                        <w:bottom w:val="none" w:sz="0" w:space="0" w:color="auto"/>
                        <w:right w:val="none" w:sz="0" w:space="0" w:color="auto"/>
                      </w:divBdr>
                    </w:div>
                  </w:divsChild>
                </w:div>
                <w:div w:id="1410729962">
                  <w:marLeft w:val="0"/>
                  <w:marRight w:val="0"/>
                  <w:marTop w:val="0"/>
                  <w:marBottom w:val="0"/>
                  <w:divBdr>
                    <w:top w:val="single" w:sz="2" w:space="1" w:color="FFFFFF"/>
                    <w:left w:val="single" w:sz="2" w:space="12" w:color="FFFFFF"/>
                    <w:bottom w:val="single" w:sz="2" w:space="1" w:color="FFFFFF"/>
                    <w:right w:val="single" w:sz="2" w:space="4" w:color="FFFFFF"/>
                  </w:divBdr>
                  <w:divsChild>
                    <w:div w:id="472412016">
                      <w:marLeft w:val="0"/>
                      <w:marRight w:val="0"/>
                      <w:marTop w:val="0"/>
                      <w:marBottom w:val="0"/>
                      <w:divBdr>
                        <w:top w:val="none" w:sz="0" w:space="0" w:color="auto"/>
                        <w:left w:val="none" w:sz="0" w:space="0" w:color="auto"/>
                        <w:bottom w:val="none" w:sz="0" w:space="0" w:color="auto"/>
                        <w:right w:val="none" w:sz="0" w:space="0" w:color="auto"/>
                      </w:divBdr>
                    </w:div>
                  </w:divsChild>
                </w:div>
                <w:div w:id="1872647806">
                  <w:marLeft w:val="0"/>
                  <w:marRight w:val="0"/>
                  <w:marTop w:val="0"/>
                  <w:marBottom w:val="0"/>
                  <w:divBdr>
                    <w:top w:val="single" w:sz="2" w:space="1" w:color="FFFFFF"/>
                    <w:left w:val="single" w:sz="2" w:space="12" w:color="FFFFFF"/>
                    <w:bottom w:val="single" w:sz="2" w:space="1" w:color="FFFFFF"/>
                    <w:right w:val="single" w:sz="2" w:space="4" w:color="FFFFFF"/>
                  </w:divBdr>
                  <w:divsChild>
                    <w:div w:id="947348436">
                      <w:marLeft w:val="0"/>
                      <w:marRight w:val="0"/>
                      <w:marTop w:val="0"/>
                      <w:marBottom w:val="0"/>
                      <w:divBdr>
                        <w:top w:val="none" w:sz="0" w:space="0" w:color="auto"/>
                        <w:left w:val="none" w:sz="0" w:space="0" w:color="auto"/>
                        <w:bottom w:val="none" w:sz="0" w:space="0" w:color="auto"/>
                        <w:right w:val="none" w:sz="0" w:space="0" w:color="auto"/>
                      </w:divBdr>
                    </w:div>
                  </w:divsChild>
                </w:div>
                <w:div w:id="396513773">
                  <w:marLeft w:val="0"/>
                  <w:marRight w:val="0"/>
                  <w:marTop w:val="0"/>
                  <w:marBottom w:val="0"/>
                  <w:divBdr>
                    <w:top w:val="single" w:sz="2" w:space="1" w:color="FFFFFF"/>
                    <w:left w:val="single" w:sz="2" w:space="12" w:color="FFFFFF"/>
                    <w:bottom w:val="single" w:sz="2" w:space="1" w:color="FFFFFF"/>
                    <w:right w:val="single" w:sz="2" w:space="4" w:color="FFFFFF"/>
                  </w:divBdr>
                  <w:divsChild>
                    <w:div w:id="1277057301">
                      <w:marLeft w:val="0"/>
                      <w:marRight w:val="0"/>
                      <w:marTop w:val="0"/>
                      <w:marBottom w:val="0"/>
                      <w:divBdr>
                        <w:top w:val="none" w:sz="0" w:space="0" w:color="auto"/>
                        <w:left w:val="none" w:sz="0" w:space="0" w:color="auto"/>
                        <w:bottom w:val="none" w:sz="0" w:space="0" w:color="auto"/>
                        <w:right w:val="none" w:sz="0" w:space="0" w:color="auto"/>
                      </w:divBdr>
                    </w:div>
                  </w:divsChild>
                </w:div>
                <w:div w:id="508257467">
                  <w:marLeft w:val="0"/>
                  <w:marRight w:val="0"/>
                  <w:marTop w:val="0"/>
                  <w:marBottom w:val="0"/>
                  <w:divBdr>
                    <w:top w:val="single" w:sz="2" w:space="1" w:color="FFFFFF"/>
                    <w:left w:val="single" w:sz="2" w:space="12" w:color="FFFFFF"/>
                    <w:bottom w:val="single" w:sz="2" w:space="1" w:color="FFFFFF"/>
                    <w:right w:val="single" w:sz="2" w:space="4" w:color="FFFFFF"/>
                  </w:divBdr>
                  <w:divsChild>
                    <w:div w:id="473645879">
                      <w:marLeft w:val="0"/>
                      <w:marRight w:val="0"/>
                      <w:marTop w:val="0"/>
                      <w:marBottom w:val="0"/>
                      <w:divBdr>
                        <w:top w:val="none" w:sz="0" w:space="0" w:color="auto"/>
                        <w:left w:val="none" w:sz="0" w:space="0" w:color="auto"/>
                        <w:bottom w:val="none" w:sz="0" w:space="0" w:color="auto"/>
                        <w:right w:val="none" w:sz="0" w:space="0" w:color="auto"/>
                      </w:divBdr>
                    </w:div>
                  </w:divsChild>
                </w:div>
                <w:div w:id="1537887299">
                  <w:marLeft w:val="0"/>
                  <w:marRight w:val="0"/>
                  <w:marTop w:val="0"/>
                  <w:marBottom w:val="0"/>
                  <w:divBdr>
                    <w:top w:val="single" w:sz="2" w:space="1" w:color="FFFFFF"/>
                    <w:left w:val="single" w:sz="2" w:space="12" w:color="FFFFFF"/>
                    <w:bottom w:val="single" w:sz="2" w:space="1" w:color="FFFFFF"/>
                    <w:right w:val="single" w:sz="2" w:space="4" w:color="FFFFFF"/>
                  </w:divBdr>
                  <w:divsChild>
                    <w:div w:id="1884368128">
                      <w:marLeft w:val="0"/>
                      <w:marRight w:val="0"/>
                      <w:marTop w:val="0"/>
                      <w:marBottom w:val="0"/>
                      <w:divBdr>
                        <w:top w:val="none" w:sz="0" w:space="0" w:color="auto"/>
                        <w:left w:val="none" w:sz="0" w:space="0" w:color="auto"/>
                        <w:bottom w:val="none" w:sz="0" w:space="0" w:color="auto"/>
                        <w:right w:val="none" w:sz="0" w:space="0" w:color="auto"/>
                      </w:divBdr>
                    </w:div>
                  </w:divsChild>
                </w:div>
                <w:div w:id="759181450">
                  <w:marLeft w:val="0"/>
                  <w:marRight w:val="0"/>
                  <w:marTop w:val="0"/>
                  <w:marBottom w:val="0"/>
                  <w:divBdr>
                    <w:top w:val="single" w:sz="2" w:space="1" w:color="FFFFFF"/>
                    <w:left w:val="single" w:sz="2" w:space="12" w:color="FFFFFF"/>
                    <w:bottom w:val="single" w:sz="2" w:space="1" w:color="FFFFFF"/>
                    <w:right w:val="single" w:sz="2" w:space="4" w:color="FFFFFF"/>
                  </w:divBdr>
                  <w:divsChild>
                    <w:div w:id="892156967">
                      <w:marLeft w:val="0"/>
                      <w:marRight w:val="0"/>
                      <w:marTop w:val="0"/>
                      <w:marBottom w:val="0"/>
                      <w:divBdr>
                        <w:top w:val="none" w:sz="0" w:space="0" w:color="auto"/>
                        <w:left w:val="none" w:sz="0" w:space="0" w:color="auto"/>
                        <w:bottom w:val="none" w:sz="0" w:space="0" w:color="auto"/>
                        <w:right w:val="none" w:sz="0" w:space="0" w:color="auto"/>
                      </w:divBdr>
                    </w:div>
                  </w:divsChild>
                </w:div>
                <w:div w:id="290403970">
                  <w:marLeft w:val="0"/>
                  <w:marRight w:val="0"/>
                  <w:marTop w:val="0"/>
                  <w:marBottom w:val="0"/>
                  <w:divBdr>
                    <w:top w:val="single" w:sz="2" w:space="1" w:color="FFFFFF"/>
                    <w:left w:val="single" w:sz="2" w:space="12" w:color="FFFFFF"/>
                    <w:bottom w:val="single" w:sz="2" w:space="1" w:color="FFFFFF"/>
                    <w:right w:val="single" w:sz="2" w:space="4" w:color="FFFFFF"/>
                  </w:divBdr>
                  <w:divsChild>
                    <w:div w:id="647830677">
                      <w:marLeft w:val="0"/>
                      <w:marRight w:val="0"/>
                      <w:marTop w:val="0"/>
                      <w:marBottom w:val="0"/>
                      <w:divBdr>
                        <w:top w:val="none" w:sz="0" w:space="0" w:color="auto"/>
                        <w:left w:val="none" w:sz="0" w:space="0" w:color="auto"/>
                        <w:bottom w:val="none" w:sz="0" w:space="0" w:color="auto"/>
                        <w:right w:val="none" w:sz="0" w:space="0" w:color="auto"/>
                      </w:divBdr>
                    </w:div>
                  </w:divsChild>
                </w:div>
                <w:div w:id="957569750">
                  <w:marLeft w:val="0"/>
                  <w:marRight w:val="0"/>
                  <w:marTop w:val="0"/>
                  <w:marBottom w:val="0"/>
                  <w:divBdr>
                    <w:top w:val="single" w:sz="2" w:space="1" w:color="FFFFFF"/>
                    <w:left w:val="single" w:sz="2" w:space="12" w:color="FFFFFF"/>
                    <w:bottom w:val="single" w:sz="2" w:space="1" w:color="FFFFFF"/>
                    <w:right w:val="single" w:sz="2" w:space="4" w:color="FFFFFF"/>
                  </w:divBdr>
                  <w:divsChild>
                    <w:div w:id="641619145">
                      <w:marLeft w:val="0"/>
                      <w:marRight w:val="0"/>
                      <w:marTop w:val="0"/>
                      <w:marBottom w:val="0"/>
                      <w:divBdr>
                        <w:top w:val="none" w:sz="0" w:space="0" w:color="auto"/>
                        <w:left w:val="none" w:sz="0" w:space="0" w:color="auto"/>
                        <w:bottom w:val="none" w:sz="0" w:space="0" w:color="auto"/>
                        <w:right w:val="none" w:sz="0" w:space="0" w:color="auto"/>
                      </w:divBdr>
                    </w:div>
                  </w:divsChild>
                </w:div>
                <w:div w:id="1874801399">
                  <w:marLeft w:val="0"/>
                  <w:marRight w:val="0"/>
                  <w:marTop w:val="0"/>
                  <w:marBottom w:val="0"/>
                  <w:divBdr>
                    <w:top w:val="single" w:sz="2" w:space="1" w:color="FFFFFF"/>
                    <w:left w:val="single" w:sz="2" w:space="12" w:color="FFFFFF"/>
                    <w:bottom w:val="single" w:sz="2" w:space="1" w:color="FFFFFF"/>
                    <w:right w:val="single" w:sz="2" w:space="4" w:color="FFFFFF"/>
                  </w:divBdr>
                  <w:divsChild>
                    <w:div w:id="1536622962">
                      <w:marLeft w:val="0"/>
                      <w:marRight w:val="0"/>
                      <w:marTop w:val="0"/>
                      <w:marBottom w:val="0"/>
                      <w:divBdr>
                        <w:top w:val="none" w:sz="0" w:space="0" w:color="auto"/>
                        <w:left w:val="none" w:sz="0" w:space="0" w:color="auto"/>
                        <w:bottom w:val="none" w:sz="0" w:space="0" w:color="auto"/>
                        <w:right w:val="none" w:sz="0" w:space="0" w:color="auto"/>
                      </w:divBdr>
                    </w:div>
                  </w:divsChild>
                </w:div>
                <w:div w:id="1681852801">
                  <w:marLeft w:val="0"/>
                  <w:marRight w:val="0"/>
                  <w:marTop w:val="0"/>
                  <w:marBottom w:val="0"/>
                  <w:divBdr>
                    <w:top w:val="single" w:sz="2" w:space="1" w:color="FFFFFF"/>
                    <w:left w:val="single" w:sz="2" w:space="12" w:color="FFFFFF"/>
                    <w:bottom w:val="single" w:sz="2" w:space="1" w:color="FFFFFF"/>
                    <w:right w:val="single" w:sz="2" w:space="4" w:color="FFFFFF"/>
                  </w:divBdr>
                  <w:divsChild>
                    <w:div w:id="1090279426">
                      <w:marLeft w:val="0"/>
                      <w:marRight w:val="0"/>
                      <w:marTop w:val="0"/>
                      <w:marBottom w:val="0"/>
                      <w:divBdr>
                        <w:top w:val="none" w:sz="0" w:space="0" w:color="auto"/>
                        <w:left w:val="none" w:sz="0" w:space="0" w:color="auto"/>
                        <w:bottom w:val="none" w:sz="0" w:space="0" w:color="auto"/>
                        <w:right w:val="none" w:sz="0" w:space="0" w:color="auto"/>
                      </w:divBdr>
                    </w:div>
                  </w:divsChild>
                </w:div>
                <w:div w:id="1702314299">
                  <w:marLeft w:val="0"/>
                  <w:marRight w:val="0"/>
                  <w:marTop w:val="0"/>
                  <w:marBottom w:val="0"/>
                  <w:divBdr>
                    <w:top w:val="single" w:sz="2" w:space="1" w:color="FFFFFF"/>
                    <w:left w:val="single" w:sz="2" w:space="12" w:color="FFFFFF"/>
                    <w:bottom w:val="single" w:sz="2" w:space="1" w:color="FFFFFF"/>
                    <w:right w:val="single" w:sz="2" w:space="4" w:color="FFFFFF"/>
                  </w:divBdr>
                  <w:divsChild>
                    <w:div w:id="858199815">
                      <w:marLeft w:val="0"/>
                      <w:marRight w:val="0"/>
                      <w:marTop w:val="0"/>
                      <w:marBottom w:val="0"/>
                      <w:divBdr>
                        <w:top w:val="none" w:sz="0" w:space="0" w:color="auto"/>
                        <w:left w:val="none" w:sz="0" w:space="0" w:color="auto"/>
                        <w:bottom w:val="none" w:sz="0" w:space="0" w:color="auto"/>
                        <w:right w:val="none" w:sz="0" w:space="0" w:color="auto"/>
                      </w:divBdr>
                    </w:div>
                  </w:divsChild>
                </w:div>
                <w:div w:id="1373308418">
                  <w:marLeft w:val="0"/>
                  <w:marRight w:val="0"/>
                  <w:marTop w:val="0"/>
                  <w:marBottom w:val="0"/>
                  <w:divBdr>
                    <w:top w:val="single" w:sz="2" w:space="1" w:color="FFFFFF"/>
                    <w:left w:val="single" w:sz="2" w:space="12" w:color="FFFFFF"/>
                    <w:bottom w:val="single" w:sz="2" w:space="1" w:color="FFFFFF"/>
                    <w:right w:val="single" w:sz="2" w:space="4" w:color="FFFFFF"/>
                  </w:divBdr>
                  <w:divsChild>
                    <w:div w:id="370804999">
                      <w:marLeft w:val="0"/>
                      <w:marRight w:val="0"/>
                      <w:marTop w:val="0"/>
                      <w:marBottom w:val="0"/>
                      <w:divBdr>
                        <w:top w:val="none" w:sz="0" w:space="0" w:color="auto"/>
                        <w:left w:val="none" w:sz="0" w:space="0" w:color="auto"/>
                        <w:bottom w:val="none" w:sz="0" w:space="0" w:color="auto"/>
                        <w:right w:val="none" w:sz="0" w:space="0" w:color="auto"/>
                      </w:divBdr>
                    </w:div>
                  </w:divsChild>
                </w:div>
                <w:div w:id="628438571">
                  <w:marLeft w:val="0"/>
                  <w:marRight w:val="0"/>
                  <w:marTop w:val="0"/>
                  <w:marBottom w:val="0"/>
                  <w:divBdr>
                    <w:top w:val="single" w:sz="2" w:space="1" w:color="FFFFFF"/>
                    <w:left w:val="single" w:sz="2" w:space="12" w:color="FFFFFF"/>
                    <w:bottom w:val="single" w:sz="2" w:space="1" w:color="FFFFFF"/>
                    <w:right w:val="single" w:sz="2" w:space="4" w:color="FFFFFF"/>
                  </w:divBdr>
                  <w:divsChild>
                    <w:div w:id="238756347">
                      <w:marLeft w:val="0"/>
                      <w:marRight w:val="0"/>
                      <w:marTop w:val="0"/>
                      <w:marBottom w:val="0"/>
                      <w:divBdr>
                        <w:top w:val="none" w:sz="0" w:space="0" w:color="auto"/>
                        <w:left w:val="none" w:sz="0" w:space="0" w:color="auto"/>
                        <w:bottom w:val="none" w:sz="0" w:space="0" w:color="auto"/>
                        <w:right w:val="none" w:sz="0" w:space="0" w:color="auto"/>
                      </w:divBdr>
                    </w:div>
                  </w:divsChild>
                </w:div>
                <w:div w:id="874079824">
                  <w:marLeft w:val="0"/>
                  <w:marRight w:val="0"/>
                  <w:marTop w:val="0"/>
                  <w:marBottom w:val="0"/>
                  <w:divBdr>
                    <w:top w:val="single" w:sz="2" w:space="1" w:color="FFFFFF"/>
                    <w:left w:val="single" w:sz="2" w:space="12" w:color="FFFFFF"/>
                    <w:bottom w:val="single" w:sz="2" w:space="1" w:color="FFFFFF"/>
                    <w:right w:val="single" w:sz="2" w:space="4" w:color="FFFFFF"/>
                  </w:divBdr>
                  <w:divsChild>
                    <w:div w:id="487867958">
                      <w:marLeft w:val="0"/>
                      <w:marRight w:val="0"/>
                      <w:marTop w:val="0"/>
                      <w:marBottom w:val="0"/>
                      <w:divBdr>
                        <w:top w:val="none" w:sz="0" w:space="0" w:color="auto"/>
                        <w:left w:val="none" w:sz="0" w:space="0" w:color="auto"/>
                        <w:bottom w:val="none" w:sz="0" w:space="0" w:color="auto"/>
                        <w:right w:val="none" w:sz="0" w:space="0" w:color="auto"/>
                      </w:divBdr>
                    </w:div>
                  </w:divsChild>
                </w:div>
                <w:div w:id="1609702342">
                  <w:marLeft w:val="0"/>
                  <w:marRight w:val="0"/>
                  <w:marTop w:val="0"/>
                  <w:marBottom w:val="0"/>
                  <w:divBdr>
                    <w:top w:val="single" w:sz="2" w:space="1" w:color="FFFFFF"/>
                    <w:left w:val="single" w:sz="2" w:space="12" w:color="FFFFFF"/>
                    <w:bottom w:val="single" w:sz="2" w:space="1" w:color="FFFFFF"/>
                    <w:right w:val="single" w:sz="2" w:space="4" w:color="FFFFFF"/>
                  </w:divBdr>
                  <w:divsChild>
                    <w:div w:id="931856940">
                      <w:marLeft w:val="0"/>
                      <w:marRight w:val="0"/>
                      <w:marTop w:val="0"/>
                      <w:marBottom w:val="0"/>
                      <w:divBdr>
                        <w:top w:val="none" w:sz="0" w:space="0" w:color="auto"/>
                        <w:left w:val="none" w:sz="0" w:space="0" w:color="auto"/>
                        <w:bottom w:val="none" w:sz="0" w:space="0" w:color="auto"/>
                        <w:right w:val="none" w:sz="0" w:space="0" w:color="auto"/>
                      </w:divBdr>
                    </w:div>
                  </w:divsChild>
                </w:div>
                <w:div w:id="1958874056">
                  <w:marLeft w:val="0"/>
                  <w:marRight w:val="0"/>
                  <w:marTop w:val="0"/>
                  <w:marBottom w:val="0"/>
                  <w:divBdr>
                    <w:top w:val="single" w:sz="2" w:space="1" w:color="FFFFFF"/>
                    <w:left w:val="single" w:sz="2" w:space="12" w:color="FFFFFF"/>
                    <w:bottom w:val="single" w:sz="2" w:space="1" w:color="FFFFFF"/>
                    <w:right w:val="single" w:sz="2" w:space="4" w:color="FFFFFF"/>
                  </w:divBdr>
                  <w:divsChild>
                    <w:div w:id="415322204">
                      <w:marLeft w:val="0"/>
                      <w:marRight w:val="0"/>
                      <w:marTop w:val="0"/>
                      <w:marBottom w:val="0"/>
                      <w:divBdr>
                        <w:top w:val="none" w:sz="0" w:space="0" w:color="auto"/>
                        <w:left w:val="none" w:sz="0" w:space="0" w:color="auto"/>
                        <w:bottom w:val="none" w:sz="0" w:space="0" w:color="auto"/>
                        <w:right w:val="none" w:sz="0" w:space="0" w:color="auto"/>
                      </w:divBdr>
                    </w:div>
                  </w:divsChild>
                </w:div>
                <w:div w:id="1254364443">
                  <w:marLeft w:val="0"/>
                  <w:marRight w:val="0"/>
                  <w:marTop w:val="0"/>
                  <w:marBottom w:val="0"/>
                  <w:divBdr>
                    <w:top w:val="single" w:sz="2" w:space="1" w:color="FFFFFF"/>
                    <w:left w:val="single" w:sz="2" w:space="12" w:color="FFFFFF"/>
                    <w:bottom w:val="single" w:sz="2" w:space="1" w:color="FFFFFF"/>
                    <w:right w:val="single" w:sz="2" w:space="4" w:color="FFFFFF"/>
                  </w:divBdr>
                  <w:divsChild>
                    <w:div w:id="2055423393">
                      <w:marLeft w:val="0"/>
                      <w:marRight w:val="0"/>
                      <w:marTop w:val="0"/>
                      <w:marBottom w:val="0"/>
                      <w:divBdr>
                        <w:top w:val="none" w:sz="0" w:space="0" w:color="auto"/>
                        <w:left w:val="none" w:sz="0" w:space="0" w:color="auto"/>
                        <w:bottom w:val="none" w:sz="0" w:space="0" w:color="auto"/>
                        <w:right w:val="none" w:sz="0" w:space="0" w:color="auto"/>
                      </w:divBdr>
                    </w:div>
                  </w:divsChild>
                </w:div>
                <w:div w:id="155193229">
                  <w:marLeft w:val="0"/>
                  <w:marRight w:val="0"/>
                  <w:marTop w:val="0"/>
                  <w:marBottom w:val="0"/>
                  <w:divBdr>
                    <w:top w:val="single" w:sz="2" w:space="1" w:color="FFFFFF"/>
                    <w:left w:val="single" w:sz="2" w:space="12" w:color="FFFFFF"/>
                    <w:bottom w:val="single" w:sz="2" w:space="1" w:color="FFFFFF"/>
                    <w:right w:val="single" w:sz="2" w:space="4" w:color="FFFFFF"/>
                  </w:divBdr>
                  <w:divsChild>
                    <w:div w:id="1306548350">
                      <w:marLeft w:val="0"/>
                      <w:marRight w:val="0"/>
                      <w:marTop w:val="0"/>
                      <w:marBottom w:val="0"/>
                      <w:divBdr>
                        <w:top w:val="none" w:sz="0" w:space="0" w:color="auto"/>
                        <w:left w:val="none" w:sz="0" w:space="0" w:color="auto"/>
                        <w:bottom w:val="none" w:sz="0" w:space="0" w:color="auto"/>
                        <w:right w:val="none" w:sz="0" w:space="0" w:color="auto"/>
                      </w:divBdr>
                    </w:div>
                  </w:divsChild>
                </w:div>
                <w:div w:id="751588179">
                  <w:marLeft w:val="0"/>
                  <w:marRight w:val="0"/>
                  <w:marTop w:val="0"/>
                  <w:marBottom w:val="0"/>
                  <w:divBdr>
                    <w:top w:val="single" w:sz="2" w:space="1" w:color="FFFFFF"/>
                    <w:left w:val="single" w:sz="2" w:space="12" w:color="FFFFFF"/>
                    <w:bottom w:val="single" w:sz="2" w:space="1" w:color="FFFFFF"/>
                    <w:right w:val="single" w:sz="2" w:space="4" w:color="FFFFFF"/>
                  </w:divBdr>
                  <w:divsChild>
                    <w:div w:id="337732469">
                      <w:marLeft w:val="0"/>
                      <w:marRight w:val="0"/>
                      <w:marTop w:val="0"/>
                      <w:marBottom w:val="0"/>
                      <w:divBdr>
                        <w:top w:val="none" w:sz="0" w:space="0" w:color="auto"/>
                        <w:left w:val="none" w:sz="0" w:space="0" w:color="auto"/>
                        <w:bottom w:val="none" w:sz="0" w:space="0" w:color="auto"/>
                        <w:right w:val="none" w:sz="0" w:space="0" w:color="auto"/>
                      </w:divBdr>
                    </w:div>
                  </w:divsChild>
                </w:div>
                <w:div w:id="1792281946">
                  <w:marLeft w:val="0"/>
                  <w:marRight w:val="0"/>
                  <w:marTop w:val="0"/>
                  <w:marBottom w:val="0"/>
                  <w:divBdr>
                    <w:top w:val="single" w:sz="2" w:space="1" w:color="FFFFFF"/>
                    <w:left w:val="single" w:sz="2" w:space="12" w:color="FFFFFF"/>
                    <w:bottom w:val="single" w:sz="2" w:space="1" w:color="FFFFFF"/>
                    <w:right w:val="single" w:sz="2" w:space="4" w:color="FFFFFF"/>
                  </w:divBdr>
                  <w:divsChild>
                    <w:div w:id="724986610">
                      <w:marLeft w:val="0"/>
                      <w:marRight w:val="0"/>
                      <w:marTop w:val="0"/>
                      <w:marBottom w:val="0"/>
                      <w:divBdr>
                        <w:top w:val="none" w:sz="0" w:space="0" w:color="auto"/>
                        <w:left w:val="none" w:sz="0" w:space="0" w:color="auto"/>
                        <w:bottom w:val="none" w:sz="0" w:space="0" w:color="auto"/>
                        <w:right w:val="none" w:sz="0" w:space="0" w:color="auto"/>
                      </w:divBdr>
                    </w:div>
                  </w:divsChild>
                </w:div>
                <w:div w:id="1043019858">
                  <w:marLeft w:val="0"/>
                  <w:marRight w:val="0"/>
                  <w:marTop w:val="0"/>
                  <w:marBottom w:val="0"/>
                  <w:divBdr>
                    <w:top w:val="single" w:sz="2" w:space="1" w:color="FFFFFF"/>
                    <w:left w:val="single" w:sz="2" w:space="12" w:color="FFFFFF"/>
                    <w:bottom w:val="single" w:sz="2" w:space="1" w:color="FFFFFF"/>
                    <w:right w:val="single" w:sz="2" w:space="4" w:color="FFFFFF"/>
                  </w:divBdr>
                  <w:divsChild>
                    <w:div w:id="1050616285">
                      <w:marLeft w:val="0"/>
                      <w:marRight w:val="0"/>
                      <w:marTop w:val="0"/>
                      <w:marBottom w:val="0"/>
                      <w:divBdr>
                        <w:top w:val="none" w:sz="0" w:space="0" w:color="auto"/>
                        <w:left w:val="none" w:sz="0" w:space="0" w:color="auto"/>
                        <w:bottom w:val="none" w:sz="0" w:space="0" w:color="auto"/>
                        <w:right w:val="none" w:sz="0" w:space="0" w:color="auto"/>
                      </w:divBdr>
                    </w:div>
                  </w:divsChild>
                </w:div>
                <w:div w:id="524486713">
                  <w:marLeft w:val="0"/>
                  <w:marRight w:val="0"/>
                  <w:marTop w:val="0"/>
                  <w:marBottom w:val="0"/>
                  <w:divBdr>
                    <w:top w:val="single" w:sz="2" w:space="1" w:color="FFFFFF"/>
                    <w:left w:val="single" w:sz="2" w:space="12" w:color="FFFFFF"/>
                    <w:bottom w:val="single" w:sz="2" w:space="4" w:color="FFFFFF"/>
                    <w:right w:val="single" w:sz="2" w:space="4" w:color="FFFFFF"/>
                  </w:divBdr>
                  <w:divsChild>
                    <w:div w:id="10518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96659">
      <w:bodyDiv w:val="1"/>
      <w:marLeft w:val="0"/>
      <w:marRight w:val="0"/>
      <w:marTop w:val="0"/>
      <w:marBottom w:val="0"/>
      <w:divBdr>
        <w:top w:val="none" w:sz="0" w:space="0" w:color="auto"/>
        <w:left w:val="none" w:sz="0" w:space="0" w:color="auto"/>
        <w:bottom w:val="none" w:sz="0" w:space="0" w:color="auto"/>
        <w:right w:val="none" w:sz="0" w:space="0" w:color="auto"/>
      </w:divBdr>
      <w:divsChild>
        <w:div w:id="90398637">
          <w:marLeft w:val="0"/>
          <w:marRight w:val="0"/>
          <w:marTop w:val="0"/>
          <w:marBottom w:val="0"/>
          <w:divBdr>
            <w:top w:val="none" w:sz="0" w:space="0" w:color="auto"/>
            <w:left w:val="none" w:sz="0" w:space="0" w:color="auto"/>
            <w:bottom w:val="none" w:sz="0" w:space="0" w:color="auto"/>
            <w:right w:val="none" w:sz="0" w:space="0" w:color="auto"/>
          </w:divBdr>
        </w:div>
        <w:div w:id="513692586">
          <w:marLeft w:val="0"/>
          <w:marRight w:val="0"/>
          <w:marTop w:val="0"/>
          <w:marBottom w:val="335"/>
          <w:divBdr>
            <w:top w:val="none" w:sz="0" w:space="0" w:color="auto"/>
            <w:left w:val="none" w:sz="0" w:space="0" w:color="auto"/>
            <w:bottom w:val="none" w:sz="0" w:space="0" w:color="auto"/>
            <w:right w:val="none" w:sz="0" w:space="0" w:color="auto"/>
          </w:divBdr>
          <w:divsChild>
            <w:div w:id="1522091334">
              <w:marLeft w:val="0"/>
              <w:marRight w:val="0"/>
              <w:marTop w:val="0"/>
              <w:marBottom w:val="0"/>
              <w:divBdr>
                <w:top w:val="none" w:sz="0" w:space="0" w:color="auto"/>
                <w:left w:val="none" w:sz="0" w:space="0" w:color="auto"/>
                <w:bottom w:val="none" w:sz="0" w:space="0" w:color="auto"/>
                <w:right w:val="none" w:sz="0" w:space="0" w:color="auto"/>
              </w:divBdr>
              <w:divsChild>
                <w:div w:id="821702803">
                  <w:marLeft w:val="0"/>
                  <w:marRight w:val="0"/>
                  <w:marTop w:val="0"/>
                  <w:marBottom w:val="0"/>
                  <w:divBdr>
                    <w:top w:val="single" w:sz="2" w:space="4" w:color="FFFFFF"/>
                    <w:left w:val="single" w:sz="2" w:space="12" w:color="FFFFFF"/>
                    <w:bottom w:val="single" w:sz="2" w:space="1" w:color="FFFFFF"/>
                    <w:right w:val="single" w:sz="2" w:space="4" w:color="FFFFFF"/>
                  </w:divBdr>
                  <w:divsChild>
                    <w:div w:id="1912155480">
                      <w:marLeft w:val="0"/>
                      <w:marRight w:val="0"/>
                      <w:marTop w:val="0"/>
                      <w:marBottom w:val="0"/>
                      <w:divBdr>
                        <w:top w:val="none" w:sz="0" w:space="0" w:color="auto"/>
                        <w:left w:val="none" w:sz="0" w:space="0" w:color="auto"/>
                        <w:bottom w:val="none" w:sz="0" w:space="0" w:color="auto"/>
                        <w:right w:val="none" w:sz="0" w:space="0" w:color="auto"/>
                      </w:divBdr>
                    </w:div>
                  </w:divsChild>
                </w:div>
                <w:div w:id="1107309947">
                  <w:marLeft w:val="0"/>
                  <w:marRight w:val="0"/>
                  <w:marTop w:val="0"/>
                  <w:marBottom w:val="0"/>
                  <w:divBdr>
                    <w:top w:val="single" w:sz="2" w:space="1" w:color="FFFFFF"/>
                    <w:left w:val="single" w:sz="2" w:space="12" w:color="FFFFFF"/>
                    <w:bottom w:val="single" w:sz="2" w:space="1" w:color="FFFFFF"/>
                    <w:right w:val="single" w:sz="2" w:space="4" w:color="FFFFFF"/>
                  </w:divBdr>
                  <w:divsChild>
                    <w:div w:id="235675985">
                      <w:marLeft w:val="0"/>
                      <w:marRight w:val="0"/>
                      <w:marTop w:val="0"/>
                      <w:marBottom w:val="0"/>
                      <w:divBdr>
                        <w:top w:val="none" w:sz="0" w:space="0" w:color="auto"/>
                        <w:left w:val="none" w:sz="0" w:space="0" w:color="auto"/>
                        <w:bottom w:val="none" w:sz="0" w:space="0" w:color="auto"/>
                        <w:right w:val="none" w:sz="0" w:space="0" w:color="auto"/>
                      </w:divBdr>
                    </w:div>
                  </w:divsChild>
                </w:div>
                <w:div w:id="361397319">
                  <w:marLeft w:val="0"/>
                  <w:marRight w:val="0"/>
                  <w:marTop w:val="0"/>
                  <w:marBottom w:val="0"/>
                  <w:divBdr>
                    <w:top w:val="single" w:sz="2" w:space="1" w:color="FFFFFF"/>
                    <w:left w:val="single" w:sz="2" w:space="12" w:color="FFFFFF"/>
                    <w:bottom w:val="single" w:sz="2" w:space="1" w:color="FFFFFF"/>
                    <w:right w:val="single" w:sz="2" w:space="4" w:color="FFFFFF"/>
                  </w:divBdr>
                  <w:divsChild>
                    <w:div w:id="1087507394">
                      <w:marLeft w:val="0"/>
                      <w:marRight w:val="0"/>
                      <w:marTop w:val="0"/>
                      <w:marBottom w:val="0"/>
                      <w:divBdr>
                        <w:top w:val="none" w:sz="0" w:space="0" w:color="auto"/>
                        <w:left w:val="none" w:sz="0" w:space="0" w:color="auto"/>
                        <w:bottom w:val="none" w:sz="0" w:space="0" w:color="auto"/>
                        <w:right w:val="none" w:sz="0" w:space="0" w:color="auto"/>
                      </w:divBdr>
                    </w:div>
                  </w:divsChild>
                </w:div>
                <w:div w:id="535197490">
                  <w:marLeft w:val="0"/>
                  <w:marRight w:val="0"/>
                  <w:marTop w:val="0"/>
                  <w:marBottom w:val="0"/>
                  <w:divBdr>
                    <w:top w:val="single" w:sz="2" w:space="1" w:color="FFFFFF"/>
                    <w:left w:val="single" w:sz="2" w:space="12" w:color="FFFFFF"/>
                    <w:bottom w:val="single" w:sz="2" w:space="1" w:color="FFFFFF"/>
                    <w:right w:val="single" w:sz="2" w:space="4" w:color="FFFFFF"/>
                  </w:divBdr>
                  <w:divsChild>
                    <w:div w:id="1758363257">
                      <w:marLeft w:val="0"/>
                      <w:marRight w:val="0"/>
                      <w:marTop w:val="0"/>
                      <w:marBottom w:val="0"/>
                      <w:divBdr>
                        <w:top w:val="none" w:sz="0" w:space="0" w:color="auto"/>
                        <w:left w:val="none" w:sz="0" w:space="0" w:color="auto"/>
                        <w:bottom w:val="none" w:sz="0" w:space="0" w:color="auto"/>
                        <w:right w:val="none" w:sz="0" w:space="0" w:color="auto"/>
                      </w:divBdr>
                    </w:div>
                  </w:divsChild>
                </w:div>
                <w:div w:id="1272513827">
                  <w:marLeft w:val="0"/>
                  <w:marRight w:val="0"/>
                  <w:marTop w:val="0"/>
                  <w:marBottom w:val="0"/>
                  <w:divBdr>
                    <w:top w:val="single" w:sz="2" w:space="1" w:color="FFFFFF"/>
                    <w:left w:val="single" w:sz="2" w:space="12" w:color="FFFFFF"/>
                    <w:bottom w:val="single" w:sz="2" w:space="1" w:color="FFFFFF"/>
                    <w:right w:val="single" w:sz="2" w:space="4" w:color="FFFFFF"/>
                  </w:divBdr>
                  <w:divsChild>
                    <w:div w:id="1422680376">
                      <w:marLeft w:val="0"/>
                      <w:marRight w:val="0"/>
                      <w:marTop w:val="0"/>
                      <w:marBottom w:val="0"/>
                      <w:divBdr>
                        <w:top w:val="none" w:sz="0" w:space="0" w:color="auto"/>
                        <w:left w:val="none" w:sz="0" w:space="0" w:color="auto"/>
                        <w:bottom w:val="none" w:sz="0" w:space="0" w:color="auto"/>
                        <w:right w:val="none" w:sz="0" w:space="0" w:color="auto"/>
                      </w:divBdr>
                    </w:div>
                  </w:divsChild>
                </w:div>
                <w:div w:id="1491285597">
                  <w:marLeft w:val="0"/>
                  <w:marRight w:val="0"/>
                  <w:marTop w:val="0"/>
                  <w:marBottom w:val="0"/>
                  <w:divBdr>
                    <w:top w:val="single" w:sz="2" w:space="1" w:color="FFFFFF"/>
                    <w:left w:val="single" w:sz="2" w:space="12" w:color="FFFFFF"/>
                    <w:bottom w:val="single" w:sz="2" w:space="1" w:color="FFFFFF"/>
                    <w:right w:val="single" w:sz="2" w:space="4" w:color="FFFFFF"/>
                  </w:divBdr>
                  <w:divsChild>
                    <w:div w:id="382409575">
                      <w:marLeft w:val="0"/>
                      <w:marRight w:val="0"/>
                      <w:marTop w:val="0"/>
                      <w:marBottom w:val="0"/>
                      <w:divBdr>
                        <w:top w:val="none" w:sz="0" w:space="0" w:color="auto"/>
                        <w:left w:val="none" w:sz="0" w:space="0" w:color="auto"/>
                        <w:bottom w:val="none" w:sz="0" w:space="0" w:color="auto"/>
                        <w:right w:val="none" w:sz="0" w:space="0" w:color="auto"/>
                      </w:divBdr>
                    </w:div>
                  </w:divsChild>
                </w:div>
                <w:div w:id="911282066">
                  <w:marLeft w:val="0"/>
                  <w:marRight w:val="0"/>
                  <w:marTop w:val="0"/>
                  <w:marBottom w:val="0"/>
                  <w:divBdr>
                    <w:top w:val="single" w:sz="2" w:space="1" w:color="FFFFFF"/>
                    <w:left w:val="single" w:sz="2" w:space="12" w:color="FFFFFF"/>
                    <w:bottom w:val="single" w:sz="2" w:space="1" w:color="FFFFFF"/>
                    <w:right w:val="single" w:sz="2" w:space="4" w:color="FFFFFF"/>
                  </w:divBdr>
                  <w:divsChild>
                    <w:div w:id="378359161">
                      <w:marLeft w:val="0"/>
                      <w:marRight w:val="0"/>
                      <w:marTop w:val="0"/>
                      <w:marBottom w:val="0"/>
                      <w:divBdr>
                        <w:top w:val="none" w:sz="0" w:space="0" w:color="auto"/>
                        <w:left w:val="none" w:sz="0" w:space="0" w:color="auto"/>
                        <w:bottom w:val="none" w:sz="0" w:space="0" w:color="auto"/>
                        <w:right w:val="none" w:sz="0" w:space="0" w:color="auto"/>
                      </w:divBdr>
                    </w:div>
                  </w:divsChild>
                </w:div>
                <w:div w:id="1063061418">
                  <w:marLeft w:val="0"/>
                  <w:marRight w:val="0"/>
                  <w:marTop w:val="0"/>
                  <w:marBottom w:val="0"/>
                  <w:divBdr>
                    <w:top w:val="single" w:sz="2" w:space="1" w:color="FFFFFF"/>
                    <w:left w:val="single" w:sz="2" w:space="12" w:color="FFFFFF"/>
                    <w:bottom w:val="single" w:sz="2" w:space="1" w:color="FFFFFF"/>
                    <w:right w:val="single" w:sz="2" w:space="4" w:color="FFFFFF"/>
                  </w:divBdr>
                  <w:divsChild>
                    <w:div w:id="1597012001">
                      <w:marLeft w:val="0"/>
                      <w:marRight w:val="0"/>
                      <w:marTop w:val="0"/>
                      <w:marBottom w:val="0"/>
                      <w:divBdr>
                        <w:top w:val="none" w:sz="0" w:space="0" w:color="auto"/>
                        <w:left w:val="none" w:sz="0" w:space="0" w:color="auto"/>
                        <w:bottom w:val="none" w:sz="0" w:space="0" w:color="auto"/>
                        <w:right w:val="none" w:sz="0" w:space="0" w:color="auto"/>
                      </w:divBdr>
                    </w:div>
                  </w:divsChild>
                </w:div>
                <w:div w:id="238565412">
                  <w:marLeft w:val="0"/>
                  <w:marRight w:val="0"/>
                  <w:marTop w:val="0"/>
                  <w:marBottom w:val="0"/>
                  <w:divBdr>
                    <w:top w:val="single" w:sz="2" w:space="1" w:color="FFFFFF"/>
                    <w:left w:val="single" w:sz="2" w:space="12" w:color="FFFFFF"/>
                    <w:bottom w:val="single" w:sz="2" w:space="4" w:color="FFFFFF"/>
                    <w:right w:val="single" w:sz="2" w:space="4" w:color="FFFFFF"/>
                  </w:divBdr>
                  <w:divsChild>
                    <w:div w:id="209802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495588">
          <w:marLeft w:val="0"/>
          <w:marRight w:val="0"/>
          <w:marTop w:val="0"/>
          <w:marBottom w:val="335"/>
          <w:divBdr>
            <w:top w:val="none" w:sz="0" w:space="0" w:color="auto"/>
            <w:left w:val="none" w:sz="0" w:space="0" w:color="auto"/>
            <w:bottom w:val="none" w:sz="0" w:space="0" w:color="auto"/>
            <w:right w:val="none" w:sz="0" w:space="0" w:color="auto"/>
          </w:divBdr>
          <w:divsChild>
            <w:div w:id="206382097">
              <w:marLeft w:val="0"/>
              <w:marRight w:val="0"/>
              <w:marTop w:val="0"/>
              <w:marBottom w:val="0"/>
              <w:divBdr>
                <w:top w:val="none" w:sz="0" w:space="0" w:color="auto"/>
                <w:left w:val="none" w:sz="0" w:space="0" w:color="auto"/>
                <w:bottom w:val="none" w:sz="0" w:space="0" w:color="auto"/>
                <w:right w:val="none" w:sz="0" w:space="0" w:color="auto"/>
              </w:divBdr>
              <w:divsChild>
                <w:div w:id="165903023">
                  <w:marLeft w:val="0"/>
                  <w:marRight w:val="0"/>
                  <w:marTop w:val="0"/>
                  <w:marBottom w:val="0"/>
                  <w:divBdr>
                    <w:top w:val="single" w:sz="2" w:space="4" w:color="FFFFFF"/>
                    <w:left w:val="single" w:sz="2" w:space="12" w:color="FFFFFF"/>
                    <w:bottom w:val="single" w:sz="2" w:space="1" w:color="FFFFFF"/>
                    <w:right w:val="single" w:sz="2" w:space="4" w:color="FFFFFF"/>
                  </w:divBdr>
                  <w:divsChild>
                    <w:div w:id="228661243">
                      <w:marLeft w:val="0"/>
                      <w:marRight w:val="0"/>
                      <w:marTop w:val="0"/>
                      <w:marBottom w:val="0"/>
                      <w:divBdr>
                        <w:top w:val="none" w:sz="0" w:space="0" w:color="auto"/>
                        <w:left w:val="none" w:sz="0" w:space="0" w:color="auto"/>
                        <w:bottom w:val="none" w:sz="0" w:space="0" w:color="auto"/>
                        <w:right w:val="none" w:sz="0" w:space="0" w:color="auto"/>
                      </w:divBdr>
                    </w:div>
                  </w:divsChild>
                </w:div>
                <w:div w:id="343165215">
                  <w:marLeft w:val="0"/>
                  <w:marRight w:val="0"/>
                  <w:marTop w:val="0"/>
                  <w:marBottom w:val="0"/>
                  <w:divBdr>
                    <w:top w:val="single" w:sz="2" w:space="1" w:color="FFFFFF"/>
                    <w:left w:val="single" w:sz="2" w:space="12" w:color="FFFFFF"/>
                    <w:bottom w:val="single" w:sz="2" w:space="1" w:color="FFFFFF"/>
                    <w:right w:val="single" w:sz="2" w:space="4" w:color="FFFFFF"/>
                  </w:divBdr>
                  <w:divsChild>
                    <w:div w:id="678430928">
                      <w:marLeft w:val="0"/>
                      <w:marRight w:val="0"/>
                      <w:marTop w:val="0"/>
                      <w:marBottom w:val="0"/>
                      <w:divBdr>
                        <w:top w:val="none" w:sz="0" w:space="0" w:color="auto"/>
                        <w:left w:val="none" w:sz="0" w:space="0" w:color="auto"/>
                        <w:bottom w:val="none" w:sz="0" w:space="0" w:color="auto"/>
                        <w:right w:val="none" w:sz="0" w:space="0" w:color="auto"/>
                      </w:divBdr>
                    </w:div>
                  </w:divsChild>
                </w:div>
                <w:div w:id="1295481931">
                  <w:marLeft w:val="0"/>
                  <w:marRight w:val="0"/>
                  <w:marTop w:val="0"/>
                  <w:marBottom w:val="0"/>
                  <w:divBdr>
                    <w:top w:val="single" w:sz="2" w:space="1" w:color="FFFFFF"/>
                    <w:left w:val="single" w:sz="2" w:space="12" w:color="FFFFFF"/>
                    <w:bottom w:val="single" w:sz="2" w:space="1" w:color="FFFFFF"/>
                    <w:right w:val="single" w:sz="2" w:space="4" w:color="FFFFFF"/>
                  </w:divBdr>
                  <w:divsChild>
                    <w:div w:id="1080325784">
                      <w:marLeft w:val="0"/>
                      <w:marRight w:val="0"/>
                      <w:marTop w:val="0"/>
                      <w:marBottom w:val="0"/>
                      <w:divBdr>
                        <w:top w:val="none" w:sz="0" w:space="0" w:color="auto"/>
                        <w:left w:val="none" w:sz="0" w:space="0" w:color="auto"/>
                        <w:bottom w:val="none" w:sz="0" w:space="0" w:color="auto"/>
                        <w:right w:val="none" w:sz="0" w:space="0" w:color="auto"/>
                      </w:divBdr>
                    </w:div>
                  </w:divsChild>
                </w:div>
                <w:div w:id="2059551309">
                  <w:marLeft w:val="0"/>
                  <w:marRight w:val="0"/>
                  <w:marTop w:val="0"/>
                  <w:marBottom w:val="0"/>
                  <w:divBdr>
                    <w:top w:val="single" w:sz="2" w:space="1" w:color="FFFFFF"/>
                    <w:left w:val="single" w:sz="2" w:space="12" w:color="FFFFFF"/>
                    <w:bottom w:val="single" w:sz="2" w:space="1" w:color="FFFFFF"/>
                    <w:right w:val="single" w:sz="2" w:space="4" w:color="FFFFFF"/>
                  </w:divBdr>
                  <w:divsChild>
                    <w:div w:id="107046619">
                      <w:marLeft w:val="0"/>
                      <w:marRight w:val="0"/>
                      <w:marTop w:val="0"/>
                      <w:marBottom w:val="0"/>
                      <w:divBdr>
                        <w:top w:val="none" w:sz="0" w:space="0" w:color="auto"/>
                        <w:left w:val="none" w:sz="0" w:space="0" w:color="auto"/>
                        <w:bottom w:val="none" w:sz="0" w:space="0" w:color="auto"/>
                        <w:right w:val="none" w:sz="0" w:space="0" w:color="auto"/>
                      </w:divBdr>
                    </w:div>
                  </w:divsChild>
                </w:div>
                <w:div w:id="1612472074">
                  <w:marLeft w:val="0"/>
                  <w:marRight w:val="0"/>
                  <w:marTop w:val="0"/>
                  <w:marBottom w:val="0"/>
                  <w:divBdr>
                    <w:top w:val="single" w:sz="2" w:space="1" w:color="FFFFFF"/>
                    <w:left w:val="single" w:sz="2" w:space="12" w:color="FFFFFF"/>
                    <w:bottom w:val="single" w:sz="2" w:space="1" w:color="FFFFFF"/>
                    <w:right w:val="single" w:sz="2" w:space="4" w:color="FFFFFF"/>
                  </w:divBdr>
                  <w:divsChild>
                    <w:div w:id="614362526">
                      <w:marLeft w:val="0"/>
                      <w:marRight w:val="0"/>
                      <w:marTop w:val="0"/>
                      <w:marBottom w:val="0"/>
                      <w:divBdr>
                        <w:top w:val="none" w:sz="0" w:space="0" w:color="auto"/>
                        <w:left w:val="none" w:sz="0" w:space="0" w:color="auto"/>
                        <w:bottom w:val="none" w:sz="0" w:space="0" w:color="auto"/>
                        <w:right w:val="none" w:sz="0" w:space="0" w:color="auto"/>
                      </w:divBdr>
                    </w:div>
                  </w:divsChild>
                </w:div>
                <w:div w:id="1694570299">
                  <w:marLeft w:val="0"/>
                  <w:marRight w:val="0"/>
                  <w:marTop w:val="0"/>
                  <w:marBottom w:val="0"/>
                  <w:divBdr>
                    <w:top w:val="single" w:sz="2" w:space="1" w:color="FFFFFF"/>
                    <w:left w:val="single" w:sz="2" w:space="12" w:color="FFFFFF"/>
                    <w:bottom w:val="single" w:sz="2" w:space="1" w:color="FFFFFF"/>
                    <w:right w:val="single" w:sz="2" w:space="4" w:color="FFFFFF"/>
                  </w:divBdr>
                  <w:divsChild>
                    <w:div w:id="426049612">
                      <w:marLeft w:val="0"/>
                      <w:marRight w:val="0"/>
                      <w:marTop w:val="0"/>
                      <w:marBottom w:val="0"/>
                      <w:divBdr>
                        <w:top w:val="none" w:sz="0" w:space="0" w:color="auto"/>
                        <w:left w:val="none" w:sz="0" w:space="0" w:color="auto"/>
                        <w:bottom w:val="none" w:sz="0" w:space="0" w:color="auto"/>
                        <w:right w:val="none" w:sz="0" w:space="0" w:color="auto"/>
                      </w:divBdr>
                    </w:div>
                  </w:divsChild>
                </w:div>
                <w:div w:id="1542204966">
                  <w:marLeft w:val="0"/>
                  <w:marRight w:val="0"/>
                  <w:marTop w:val="0"/>
                  <w:marBottom w:val="0"/>
                  <w:divBdr>
                    <w:top w:val="single" w:sz="2" w:space="1" w:color="FFFFFF"/>
                    <w:left w:val="single" w:sz="2" w:space="12" w:color="FFFFFF"/>
                    <w:bottom w:val="single" w:sz="2" w:space="1" w:color="FFFFFF"/>
                    <w:right w:val="single" w:sz="2" w:space="4" w:color="FFFFFF"/>
                  </w:divBdr>
                  <w:divsChild>
                    <w:div w:id="1086731867">
                      <w:marLeft w:val="0"/>
                      <w:marRight w:val="0"/>
                      <w:marTop w:val="0"/>
                      <w:marBottom w:val="0"/>
                      <w:divBdr>
                        <w:top w:val="none" w:sz="0" w:space="0" w:color="auto"/>
                        <w:left w:val="none" w:sz="0" w:space="0" w:color="auto"/>
                        <w:bottom w:val="none" w:sz="0" w:space="0" w:color="auto"/>
                        <w:right w:val="none" w:sz="0" w:space="0" w:color="auto"/>
                      </w:divBdr>
                    </w:div>
                  </w:divsChild>
                </w:div>
                <w:div w:id="1370226831">
                  <w:marLeft w:val="0"/>
                  <w:marRight w:val="0"/>
                  <w:marTop w:val="0"/>
                  <w:marBottom w:val="0"/>
                  <w:divBdr>
                    <w:top w:val="single" w:sz="2" w:space="1" w:color="FFFFFF"/>
                    <w:left w:val="single" w:sz="2" w:space="12" w:color="FFFFFF"/>
                    <w:bottom w:val="single" w:sz="2" w:space="1" w:color="FFFFFF"/>
                    <w:right w:val="single" w:sz="2" w:space="4" w:color="FFFFFF"/>
                  </w:divBdr>
                  <w:divsChild>
                    <w:div w:id="1944144676">
                      <w:marLeft w:val="0"/>
                      <w:marRight w:val="0"/>
                      <w:marTop w:val="0"/>
                      <w:marBottom w:val="0"/>
                      <w:divBdr>
                        <w:top w:val="none" w:sz="0" w:space="0" w:color="auto"/>
                        <w:left w:val="none" w:sz="0" w:space="0" w:color="auto"/>
                        <w:bottom w:val="none" w:sz="0" w:space="0" w:color="auto"/>
                        <w:right w:val="none" w:sz="0" w:space="0" w:color="auto"/>
                      </w:divBdr>
                    </w:div>
                  </w:divsChild>
                </w:div>
                <w:div w:id="401606531">
                  <w:marLeft w:val="0"/>
                  <w:marRight w:val="0"/>
                  <w:marTop w:val="0"/>
                  <w:marBottom w:val="0"/>
                  <w:divBdr>
                    <w:top w:val="single" w:sz="2" w:space="1" w:color="FFFFFF"/>
                    <w:left w:val="single" w:sz="2" w:space="12" w:color="FFFFFF"/>
                    <w:bottom w:val="single" w:sz="2" w:space="1" w:color="FFFFFF"/>
                    <w:right w:val="single" w:sz="2" w:space="4" w:color="FFFFFF"/>
                  </w:divBdr>
                  <w:divsChild>
                    <w:div w:id="1855997881">
                      <w:marLeft w:val="0"/>
                      <w:marRight w:val="0"/>
                      <w:marTop w:val="0"/>
                      <w:marBottom w:val="0"/>
                      <w:divBdr>
                        <w:top w:val="none" w:sz="0" w:space="0" w:color="auto"/>
                        <w:left w:val="none" w:sz="0" w:space="0" w:color="auto"/>
                        <w:bottom w:val="none" w:sz="0" w:space="0" w:color="auto"/>
                        <w:right w:val="none" w:sz="0" w:space="0" w:color="auto"/>
                      </w:divBdr>
                    </w:div>
                  </w:divsChild>
                </w:div>
                <w:div w:id="1777365638">
                  <w:marLeft w:val="0"/>
                  <w:marRight w:val="0"/>
                  <w:marTop w:val="0"/>
                  <w:marBottom w:val="0"/>
                  <w:divBdr>
                    <w:top w:val="single" w:sz="2" w:space="1" w:color="FFFFFF"/>
                    <w:left w:val="single" w:sz="2" w:space="12" w:color="FFFFFF"/>
                    <w:bottom w:val="single" w:sz="2" w:space="1" w:color="FFFFFF"/>
                    <w:right w:val="single" w:sz="2" w:space="4" w:color="FFFFFF"/>
                  </w:divBdr>
                  <w:divsChild>
                    <w:div w:id="845437514">
                      <w:marLeft w:val="0"/>
                      <w:marRight w:val="0"/>
                      <w:marTop w:val="0"/>
                      <w:marBottom w:val="0"/>
                      <w:divBdr>
                        <w:top w:val="none" w:sz="0" w:space="0" w:color="auto"/>
                        <w:left w:val="none" w:sz="0" w:space="0" w:color="auto"/>
                        <w:bottom w:val="none" w:sz="0" w:space="0" w:color="auto"/>
                        <w:right w:val="none" w:sz="0" w:space="0" w:color="auto"/>
                      </w:divBdr>
                    </w:div>
                  </w:divsChild>
                </w:div>
                <w:div w:id="882866503">
                  <w:marLeft w:val="0"/>
                  <w:marRight w:val="0"/>
                  <w:marTop w:val="0"/>
                  <w:marBottom w:val="0"/>
                  <w:divBdr>
                    <w:top w:val="single" w:sz="2" w:space="1" w:color="FFFFFF"/>
                    <w:left w:val="single" w:sz="2" w:space="12" w:color="FFFFFF"/>
                    <w:bottom w:val="single" w:sz="2" w:space="1" w:color="FFFFFF"/>
                    <w:right w:val="single" w:sz="2" w:space="4" w:color="FFFFFF"/>
                  </w:divBdr>
                  <w:divsChild>
                    <w:div w:id="490099869">
                      <w:marLeft w:val="0"/>
                      <w:marRight w:val="0"/>
                      <w:marTop w:val="0"/>
                      <w:marBottom w:val="0"/>
                      <w:divBdr>
                        <w:top w:val="none" w:sz="0" w:space="0" w:color="auto"/>
                        <w:left w:val="none" w:sz="0" w:space="0" w:color="auto"/>
                        <w:bottom w:val="none" w:sz="0" w:space="0" w:color="auto"/>
                        <w:right w:val="none" w:sz="0" w:space="0" w:color="auto"/>
                      </w:divBdr>
                    </w:div>
                  </w:divsChild>
                </w:div>
                <w:div w:id="1437403599">
                  <w:marLeft w:val="0"/>
                  <w:marRight w:val="0"/>
                  <w:marTop w:val="0"/>
                  <w:marBottom w:val="0"/>
                  <w:divBdr>
                    <w:top w:val="single" w:sz="2" w:space="1" w:color="FFFFFF"/>
                    <w:left w:val="single" w:sz="2" w:space="12" w:color="FFFFFF"/>
                    <w:bottom w:val="single" w:sz="2" w:space="1" w:color="FFFFFF"/>
                    <w:right w:val="single" w:sz="2" w:space="4" w:color="FFFFFF"/>
                  </w:divBdr>
                  <w:divsChild>
                    <w:div w:id="1081295795">
                      <w:marLeft w:val="0"/>
                      <w:marRight w:val="0"/>
                      <w:marTop w:val="0"/>
                      <w:marBottom w:val="0"/>
                      <w:divBdr>
                        <w:top w:val="none" w:sz="0" w:space="0" w:color="auto"/>
                        <w:left w:val="none" w:sz="0" w:space="0" w:color="auto"/>
                        <w:bottom w:val="none" w:sz="0" w:space="0" w:color="auto"/>
                        <w:right w:val="none" w:sz="0" w:space="0" w:color="auto"/>
                      </w:divBdr>
                    </w:div>
                  </w:divsChild>
                </w:div>
                <w:div w:id="1349874090">
                  <w:marLeft w:val="0"/>
                  <w:marRight w:val="0"/>
                  <w:marTop w:val="0"/>
                  <w:marBottom w:val="0"/>
                  <w:divBdr>
                    <w:top w:val="single" w:sz="2" w:space="1" w:color="FFFFFF"/>
                    <w:left w:val="single" w:sz="2" w:space="12" w:color="FFFFFF"/>
                    <w:bottom w:val="single" w:sz="2" w:space="1" w:color="FFFFFF"/>
                    <w:right w:val="single" w:sz="2" w:space="4" w:color="FFFFFF"/>
                  </w:divBdr>
                  <w:divsChild>
                    <w:div w:id="1378895078">
                      <w:marLeft w:val="0"/>
                      <w:marRight w:val="0"/>
                      <w:marTop w:val="0"/>
                      <w:marBottom w:val="0"/>
                      <w:divBdr>
                        <w:top w:val="none" w:sz="0" w:space="0" w:color="auto"/>
                        <w:left w:val="none" w:sz="0" w:space="0" w:color="auto"/>
                        <w:bottom w:val="none" w:sz="0" w:space="0" w:color="auto"/>
                        <w:right w:val="none" w:sz="0" w:space="0" w:color="auto"/>
                      </w:divBdr>
                    </w:div>
                  </w:divsChild>
                </w:div>
                <w:div w:id="1261448874">
                  <w:marLeft w:val="0"/>
                  <w:marRight w:val="0"/>
                  <w:marTop w:val="0"/>
                  <w:marBottom w:val="0"/>
                  <w:divBdr>
                    <w:top w:val="single" w:sz="2" w:space="1" w:color="FFFFFF"/>
                    <w:left w:val="single" w:sz="2" w:space="12" w:color="FFFFFF"/>
                    <w:bottom w:val="single" w:sz="2" w:space="1" w:color="FFFFFF"/>
                    <w:right w:val="single" w:sz="2" w:space="4" w:color="FFFFFF"/>
                  </w:divBdr>
                  <w:divsChild>
                    <w:div w:id="878206254">
                      <w:marLeft w:val="0"/>
                      <w:marRight w:val="0"/>
                      <w:marTop w:val="0"/>
                      <w:marBottom w:val="0"/>
                      <w:divBdr>
                        <w:top w:val="none" w:sz="0" w:space="0" w:color="auto"/>
                        <w:left w:val="none" w:sz="0" w:space="0" w:color="auto"/>
                        <w:bottom w:val="none" w:sz="0" w:space="0" w:color="auto"/>
                        <w:right w:val="none" w:sz="0" w:space="0" w:color="auto"/>
                      </w:divBdr>
                    </w:div>
                  </w:divsChild>
                </w:div>
                <w:div w:id="1179078193">
                  <w:marLeft w:val="0"/>
                  <w:marRight w:val="0"/>
                  <w:marTop w:val="0"/>
                  <w:marBottom w:val="0"/>
                  <w:divBdr>
                    <w:top w:val="single" w:sz="2" w:space="1" w:color="FFFFFF"/>
                    <w:left w:val="single" w:sz="2" w:space="12" w:color="FFFFFF"/>
                    <w:bottom w:val="single" w:sz="2" w:space="1" w:color="FFFFFF"/>
                    <w:right w:val="single" w:sz="2" w:space="4" w:color="FFFFFF"/>
                  </w:divBdr>
                  <w:divsChild>
                    <w:div w:id="1455975924">
                      <w:marLeft w:val="0"/>
                      <w:marRight w:val="0"/>
                      <w:marTop w:val="0"/>
                      <w:marBottom w:val="0"/>
                      <w:divBdr>
                        <w:top w:val="none" w:sz="0" w:space="0" w:color="auto"/>
                        <w:left w:val="none" w:sz="0" w:space="0" w:color="auto"/>
                        <w:bottom w:val="none" w:sz="0" w:space="0" w:color="auto"/>
                        <w:right w:val="none" w:sz="0" w:space="0" w:color="auto"/>
                      </w:divBdr>
                    </w:div>
                  </w:divsChild>
                </w:div>
                <w:div w:id="1042679784">
                  <w:marLeft w:val="0"/>
                  <w:marRight w:val="0"/>
                  <w:marTop w:val="0"/>
                  <w:marBottom w:val="0"/>
                  <w:divBdr>
                    <w:top w:val="single" w:sz="2" w:space="1" w:color="FFFFFF"/>
                    <w:left w:val="single" w:sz="2" w:space="12" w:color="FFFFFF"/>
                    <w:bottom w:val="single" w:sz="2" w:space="1" w:color="FFFFFF"/>
                    <w:right w:val="single" w:sz="2" w:space="4" w:color="FFFFFF"/>
                  </w:divBdr>
                  <w:divsChild>
                    <w:div w:id="1211921261">
                      <w:marLeft w:val="0"/>
                      <w:marRight w:val="0"/>
                      <w:marTop w:val="0"/>
                      <w:marBottom w:val="0"/>
                      <w:divBdr>
                        <w:top w:val="none" w:sz="0" w:space="0" w:color="auto"/>
                        <w:left w:val="none" w:sz="0" w:space="0" w:color="auto"/>
                        <w:bottom w:val="none" w:sz="0" w:space="0" w:color="auto"/>
                        <w:right w:val="none" w:sz="0" w:space="0" w:color="auto"/>
                      </w:divBdr>
                    </w:div>
                  </w:divsChild>
                </w:div>
                <w:div w:id="1908419055">
                  <w:marLeft w:val="0"/>
                  <w:marRight w:val="0"/>
                  <w:marTop w:val="0"/>
                  <w:marBottom w:val="0"/>
                  <w:divBdr>
                    <w:top w:val="single" w:sz="2" w:space="1" w:color="FFFFFF"/>
                    <w:left w:val="single" w:sz="2" w:space="12" w:color="FFFFFF"/>
                    <w:bottom w:val="single" w:sz="2" w:space="1" w:color="FFFFFF"/>
                    <w:right w:val="single" w:sz="2" w:space="4" w:color="FFFFFF"/>
                  </w:divBdr>
                  <w:divsChild>
                    <w:div w:id="1812752434">
                      <w:marLeft w:val="0"/>
                      <w:marRight w:val="0"/>
                      <w:marTop w:val="0"/>
                      <w:marBottom w:val="0"/>
                      <w:divBdr>
                        <w:top w:val="none" w:sz="0" w:space="0" w:color="auto"/>
                        <w:left w:val="none" w:sz="0" w:space="0" w:color="auto"/>
                        <w:bottom w:val="none" w:sz="0" w:space="0" w:color="auto"/>
                        <w:right w:val="none" w:sz="0" w:space="0" w:color="auto"/>
                      </w:divBdr>
                    </w:div>
                  </w:divsChild>
                </w:div>
                <w:div w:id="1102800374">
                  <w:marLeft w:val="0"/>
                  <w:marRight w:val="0"/>
                  <w:marTop w:val="0"/>
                  <w:marBottom w:val="0"/>
                  <w:divBdr>
                    <w:top w:val="single" w:sz="2" w:space="1" w:color="FFFFFF"/>
                    <w:left w:val="single" w:sz="2" w:space="12" w:color="FFFFFF"/>
                    <w:bottom w:val="single" w:sz="2" w:space="1" w:color="FFFFFF"/>
                    <w:right w:val="single" w:sz="2" w:space="4" w:color="FFFFFF"/>
                  </w:divBdr>
                  <w:divsChild>
                    <w:div w:id="1369186715">
                      <w:marLeft w:val="0"/>
                      <w:marRight w:val="0"/>
                      <w:marTop w:val="0"/>
                      <w:marBottom w:val="0"/>
                      <w:divBdr>
                        <w:top w:val="none" w:sz="0" w:space="0" w:color="auto"/>
                        <w:left w:val="none" w:sz="0" w:space="0" w:color="auto"/>
                        <w:bottom w:val="none" w:sz="0" w:space="0" w:color="auto"/>
                        <w:right w:val="none" w:sz="0" w:space="0" w:color="auto"/>
                      </w:divBdr>
                    </w:div>
                  </w:divsChild>
                </w:div>
                <w:div w:id="1609116472">
                  <w:marLeft w:val="0"/>
                  <w:marRight w:val="0"/>
                  <w:marTop w:val="0"/>
                  <w:marBottom w:val="0"/>
                  <w:divBdr>
                    <w:top w:val="single" w:sz="2" w:space="1" w:color="FFFFFF"/>
                    <w:left w:val="single" w:sz="2" w:space="12" w:color="FFFFFF"/>
                    <w:bottom w:val="single" w:sz="2" w:space="1" w:color="FFFFFF"/>
                    <w:right w:val="single" w:sz="2" w:space="4" w:color="FFFFFF"/>
                  </w:divBdr>
                  <w:divsChild>
                    <w:div w:id="776175414">
                      <w:marLeft w:val="0"/>
                      <w:marRight w:val="0"/>
                      <w:marTop w:val="0"/>
                      <w:marBottom w:val="0"/>
                      <w:divBdr>
                        <w:top w:val="none" w:sz="0" w:space="0" w:color="auto"/>
                        <w:left w:val="none" w:sz="0" w:space="0" w:color="auto"/>
                        <w:bottom w:val="none" w:sz="0" w:space="0" w:color="auto"/>
                        <w:right w:val="none" w:sz="0" w:space="0" w:color="auto"/>
                      </w:divBdr>
                    </w:div>
                  </w:divsChild>
                </w:div>
                <w:div w:id="421726361">
                  <w:marLeft w:val="0"/>
                  <w:marRight w:val="0"/>
                  <w:marTop w:val="0"/>
                  <w:marBottom w:val="0"/>
                  <w:divBdr>
                    <w:top w:val="single" w:sz="2" w:space="1" w:color="FFFFFF"/>
                    <w:left w:val="single" w:sz="2" w:space="12" w:color="FFFFFF"/>
                    <w:bottom w:val="single" w:sz="2" w:space="1" w:color="FFFFFF"/>
                    <w:right w:val="single" w:sz="2" w:space="4" w:color="FFFFFF"/>
                  </w:divBdr>
                  <w:divsChild>
                    <w:div w:id="349182918">
                      <w:marLeft w:val="0"/>
                      <w:marRight w:val="0"/>
                      <w:marTop w:val="0"/>
                      <w:marBottom w:val="0"/>
                      <w:divBdr>
                        <w:top w:val="none" w:sz="0" w:space="0" w:color="auto"/>
                        <w:left w:val="none" w:sz="0" w:space="0" w:color="auto"/>
                        <w:bottom w:val="none" w:sz="0" w:space="0" w:color="auto"/>
                        <w:right w:val="none" w:sz="0" w:space="0" w:color="auto"/>
                      </w:divBdr>
                    </w:div>
                  </w:divsChild>
                </w:div>
                <w:div w:id="618679878">
                  <w:marLeft w:val="0"/>
                  <w:marRight w:val="0"/>
                  <w:marTop w:val="0"/>
                  <w:marBottom w:val="0"/>
                  <w:divBdr>
                    <w:top w:val="single" w:sz="2" w:space="1" w:color="FFFFFF"/>
                    <w:left w:val="single" w:sz="2" w:space="12" w:color="FFFFFF"/>
                    <w:bottom w:val="single" w:sz="2" w:space="1" w:color="FFFFFF"/>
                    <w:right w:val="single" w:sz="2" w:space="4" w:color="FFFFFF"/>
                  </w:divBdr>
                  <w:divsChild>
                    <w:div w:id="1871255691">
                      <w:marLeft w:val="0"/>
                      <w:marRight w:val="0"/>
                      <w:marTop w:val="0"/>
                      <w:marBottom w:val="0"/>
                      <w:divBdr>
                        <w:top w:val="none" w:sz="0" w:space="0" w:color="auto"/>
                        <w:left w:val="none" w:sz="0" w:space="0" w:color="auto"/>
                        <w:bottom w:val="none" w:sz="0" w:space="0" w:color="auto"/>
                        <w:right w:val="none" w:sz="0" w:space="0" w:color="auto"/>
                      </w:divBdr>
                    </w:div>
                  </w:divsChild>
                </w:div>
                <w:div w:id="1189224669">
                  <w:marLeft w:val="0"/>
                  <w:marRight w:val="0"/>
                  <w:marTop w:val="0"/>
                  <w:marBottom w:val="0"/>
                  <w:divBdr>
                    <w:top w:val="single" w:sz="2" w:space="1" w:color="FFFFFF"/>
                    <w:left w:val="single" w:sz="2" w:space="12" w:color="FFFFFF"/>
                    <w:bottom w:val="single" w:sz="2" w:space="1" w:color="FFFFFF"/>
                    <w:right w:val="single" w:sz="2" w:space="4" w:color="FFFFFF"/>
                  </w:divBdr>
                  <w:divsChild>
                    <w:div w:id="1899003498">
                      <w:marLeft w:val="0"/>
                      <w:marRight w:val="0"/>
                      <w:marTop w:val="0"/>
                      <w:marBottom w:val="0"/>
                      <w:divBdr>
                        <w:top w:val="none" w:sz="0" w:space="0" w:color="auto"/>
                        <w:left w:val="none" w:sz="0" w:space="0" w:color="auto"/>
                        <w:bottom w:val="none" w:sz="0" w:space="0" w:color="auto"/>
                        <w:right w:val="none" w:sz="0" w:space="0" w:color="auto"/>
                      </w:divBdr>
                    </w:div>
                  </w:divsChild>
                </w:div>
                <w:div w:id="1203858176">
                  <w:marLeft w:val="0"/>
                  <w:marRight w:val="0"/>
                  <w:marTop w:val="0"/>
                  <w:marBottom w:val="0"/>
                  <w:divBdr>
                    <w:top w:val="single" w:sz="2" w:space="1" w:color="FFFFFF"/>
                    <w:left w:val="single" w:sz="2" w:space="12" w:color="FFFFFF"/>
                    <w:bottom w:val="single" w:sz="2" w:space="4" w:color="FFFFFF"/>
                    <w:right w:val="single" w:sz="2" w:space="4" w:color="FFFFFF"/>
                  </w:divBdr>
                  <w:divsChild>
                    <w:div w:id="1624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69660">
          <w:marLeft w:val="0"/>
          <w:marRight w:val="0"/>
          <w:marTop w:val="0"/>
          <w:marBottom w:val="335"/>
          <w:divBdr>
            <w:top w:val="none" w:sz="0" w:space="0" w:color="auto"/>
            <w:left w:val="none" w:sz="0" w:space="0" w:color="auto"/>
            <w:bottom w:val="none" w:sz="0" w:space="0" w:color="auto"/>
            <w:right w:val="none" w:sz="0" w:space="0" w:color="auto"/>
          </w:divBdr>
          <w:divsChild>
            <w:div w:id="826167341">
              <w:marLeft w:val="0"/>
              <w:marRight w:val="0"/>
              <w:marTop w:val="0"/>
              <w:marBottom w:val="0"/>
              <w:divBdr>
                <w:top w:val="none" w:sz="0" w:space="0" w:color="auto"/>
                <w:left w:val="none" w:sz="0" w:space="0" w:color="auto"/>
                <w:bottom w:val="none" w:sz="0" w:space="0" w:color="auto"/>
                <w:right w:val="none" w:sz="0" w:space="0" w:color="auto"/>
              </w:divBdr>
              <w:divsChild>
                <w:div w:id="910772413">
                  <w:marLeft w:val="0"/>
                  <w:marRight w:val="0"/>
                  <w:marTop w:val="0"/>
                  <w:marBottom w:val="0"/>
                  <w:divBdr>
                    <w:top w:val="single" w:sz="2" w:space="4" w:color="FFFFFF"/>
                    <w:left w:val="single" w:sz="2" w:space="12" w:color="FFFFFF"/>
                    <w:bottom w:val="single" w:sz="2" w:space="1" w:color="FFFFFF"/>
                    <w:right w:val="single" w:sz="2" w:space="4" w:color="FFFFFF"/>
                  </w:divBdr>
                  <w:divsChild>
                    <w:div w:id="31157100">
                      <w:marLeft w:val="0"/>
                      <w:marRight w:val="0"/>
                      <w:marTop w:val="0"/>
                      <w:marBottom w:val="0"/>
                      <w:divBdr>
                        <w:top w:val="none" w:sz="0" w:space="0" w:color="auto"/>
                        <w:left w:val="none" w:sz="0" w:space="0" w:color="auto"/>
                        <w:bottom w:val="none" w:sz="0" w:space="0" w:color="auto"/>
                        <w:right w:val="none" w:sz="0" w:space="0" w:color="auto"/>
                      </w:divBdr>
                    </w:div>
                  </w:divsChild>
                </w:div>
                <w:div w:id="598373104">
                  <w:marLeft w:val="0"/>
                  <w:marRight w:val="0"/>
                  <w:marTop w:val="0"/>
                  <w:marBottom w:val="0"/>
                  <w:divBdr>
                    <w:top w:val="single" w:sz="2" w:space="1" w:color="FFFFFF"/>
                    <w:left w:val="single" w:sz="2" w:space="12" w:color="FFFFFF"/>
                    <w:bottom w:val="single" w:sz="2" w:space="1" w:color="FFFFFF"/>
                    <w:right w:val="single" w:sz="2" w:space="4" w:color="FFFFFF"/>
                  </w:divBdr>
                  <w:divsChild>
                    <w:div w:id="244147261">
                      <w:marLeft w:val="0"/>
                      <w:marRight w:val="0"/>
                      <w:marTop w:val="0"/>
                      <w:marBottom w:val="0"/>
                      <w:divBdr>
                        <w:top w:val="none" w:sz="0" w:space="0" w:color="auto"/>
                        <w:left w:val="none" w:sz="0" w:space="0" w:color="auto"/>
                        <w:bottom w:val="none" w:sz="0" w:space="0" w:color="auto"/>
                        <w:right w:val="none" w:sz="0" w:space="0" w:color="auto"/>
                      </w:divBdr>
                    </w:div>
                  </w:divsChild>
                </w:div>
                <w:div w:id="203176783">
                  <w:marLeft w:val="0"/>
                  <w:marRight w:val="0"/>
                  <w:marTop w:val="0"/>
                  <w:marBottom w:val="0"/>
                  <w:divBdr>
                    <w:top w:val="single" w:sz="2" w:space="1" w:color="FFFFFF"/>
                    <w:left w:val="single" w:sz="2" w:space="12" w:color="FFFFFF"/>
                    <w:bottom w:val="single" w:sz="2" w:space="1" w:color="FFFFFF"/>
                    <w:right w:val="single" w:sz="2" w:space="4" w:color="FFFFFF"/>
                  </w:divBdr>
                  <w:divsChild>
                    <w:div w:id="313417945">
                      <w:marLeft w:val="0"/>
                      <w:marRight w:val="0"/>
                      <w:marTop w:val="0"/>
                      <w:marBottom w:val="0"/>
                      <w:divBdr>
                        <w:top w:val="none" w:sz="0" w:space="0" w:color="auto"/>
                        <w:left w:val="none" w:sz="0" w:space="0" w:color="auto"/>
                        <w:bottom w:val="none" w:sz="0" w:space="0" w:color="auto"/>
                        <w:right w:val="none" w:sz="0" w:space="0" w:color="auto"/>
                      </w:divBdr>
                    </w:div>
                  </w:divsChild>
                </w:div>
                <w:div w:id="1448115015">
                  <w:marLeft w:val="0"/>
                  <w:marRight w:val="0"/>
                  <w:marTop w:val="0"/>
                  <w:marBottom w:val="0"/>
                  <w:divBdr>
                    <w:top w:val="single" w:sz="2" w:space="1" w:color="FFFFFF"/>
                    <w:left w:val="single" w:sz="2" w:space="12" w:color="FFFFFF"/>
                    <w:bottom w:val="single" w:sz="2" w:space="1" w:color="FFFFFF"/>
                    <w:right w:val="single" w:sz="2" w:space="4" w:color="FFFFFF"/>
                  </w:divBdr>
                  <w:divsChild>
                    <w:div w:id="1339235652">
                      <w:marLeft w:val="0"/>
                      <w:marRight w:val="0"/>
                      <w:marTop w:val="0"/>
                      <w:marBottom w:val="0"/>
                      <w:divBdr>
                        <w:top w:val="none" w:sz="0" w:space="0" w:color="auto"/>
                        <w:left w:val="none" w:sz="0" w:space="0" w:color="auto"/>
                        <w:bottom w:val="none" w:sz="0" w:space="0" w:color="auto"/>
                        <w:right w:val="none" w:sz="0" w:space="0" w:color="auto"/>
                      </w:divBdr>
                    </w:div>
                  </w:divsChild>
                </w:div>
                <w:div w:id="1478692821">
                  <w:marLeft w:val="0"/>
                  <w:marRight w:val="0"/>
                  <w:marTop w:val="0"/>
                  <w:marBottom w:val="0"/>
                  <w:divBdr>
                    <w:top w:val="single" w:sz="2" w:space="1" w:color="FFFFFF"/>
                    <w:left w:val="single" w:sz="2" w:space="12" w:color="FFFFFF"/>
                    <w:bottom w:val="single" w:sz="2" w:space="1" w:color="FFFFFF"/>
                    <w:right w:val="single" w:sz="2" w:space="4" w:color="FFFFFF"/>
                  </w:divBdr>
                  <w:divsChild>
                    <w:div w:id="270478134">
                      <w:marLeft w:val="0"/>
                      <w:marRight w:val="0"/>
                      <w:marTop w:val="0"/>
                      <w:marBottom w:val="0"/>
                      <w:divBdr>
                        <w:top w:val="none" w:sz="0" w:space="0" w:color="auto"/>
                        <w:left w:val="none" w:sz="0" w:space="0" w:color="auto"/>
                        <w:bottom w:val="none" w:sz="0" w:space="0" w:color="auto"/>
                        <w:right w:val="none" w:sz="0" w:space="0" w:color="auto"/>
                      </w:divBdr>
                    </w:div>
                  </w:divsChild>
                </w:div>
                <w:div w:id="1248229102">
                  <w:marLeft w:val="0"/>
                  <w:marRight w:val="0"/>
                  <w:marTop w:val="0"/>
                  <w:marBottom w:val="0"/>
                  <w:divBdr>
                    <w:top w:val="single" w:sz="2" w:space="1" w:color="FFFFFF"/>
                    <w:left w:val="single" w:sz="2" w:space="12" w:color="FFFFFF"/>
                    <w:bottom w:val="single" w:sz="2" w:space="1" w:color="FFFFFF"/>
                    <w:right w:val="single" w:sz="2" w:space="4" w:color="FFFFFF"/>
                  </w:divBdr>
                  <w:divsChild>
                    <w:div w:id="1842350012">
                      <w:marLeft w:val="0"/>
                      <w:marRight w:val="0"/>
                      <w:marTop w:val="0"/>
                      <w:marBottom w:val="0"/>
                      <w:divBdr>
                        <w:top w:val="none" w:sz="0" w:space="0" w:color="auto"/>
                        <w:left w:val="none" w:sz="0" w:space="0" w:color="auto"/>
                        <w:bottom w:val="none" w:sz="0" w:space="0" w:color="auto"/>
                        <w:right w:val="none" w:sz="0" w:space="0" w:color="auto"/>
                      </w:divBdr>
                    </w:div>
                  </w:divsChild>
                </w:div>
                <w:div w:id="195387473">
                  <w:marLeft w:val="0"/>
                  <w:marRight w:val="0"/>
                  <w:marTop w:val="0"/>
                  <w:marBottom w:val="0"/>
                  <w:divBdr>
                    <w:top w:val="single" w:sz="2" w:space="1" w:color="FFFFFF"/>
                    <w:left w:val="single" w:sz="2" w:space="12" w:color="FFFFFF"/>
                    <w:bottom w:val="single" w:sz="2" w:space="1" w:color="FFFFFF"/>
                    <w:right w:val="single" w:sz="2" w:space="4" w:color="FFFFFF"/>
                  </w:divBdr>
                  <w:divsChild>
                    <w:div w:id="799539334">
                      <w:marLeft w:val="0"/>
                      <w:marRight w:val="0"/>
                      <w:marTop w:val="0"/>
                      <w:marBottom w:val="0"/>
                      <w:divBdr>
                        <w:top w:val="none" w:sz="0" w:space="0" w:color="auto"/>
                        <w:left w:val="none" w:sz="0" w:space="0" w:color="auto"/>
                        <w:bottom w:val="none" w:sz="0" w:space="0" w:color="auto"/>
                        <w:right w:val="none" w:sz="0" w:space="0" w:color="auto"/>
                      </w:divBdr>
                    </w:div>
                  </w:divsChild>
                </w:div>
                <w:div w:id="1131438547">
                  <w:marLeft w:val="0"/>
                  <w:marRight w:val="0"/>
                  <w:marTop w:val="0"/>
                  <w:marBottom w:val="0"/>
                  <w:divBdr>
                    <w:top w:val="single" w:sz="2" w:space="1" w:color="FFFFFF"/>
                    <w:left w:val="single" w:sz="2" w:space="12" w:color="FFFFFF"/>
                    <w:bottom w:val="single" w:sz="2" w:space="1" w:color="FFFFFF"/>
                    <w:right w:val="single" w:sz="2" w:space="4" w:color="FFFFFF"/>
                  </w:divBdr>
                  <w:divsChild>
                    <w:div w:id="625962907">
                      <w:marLeft w:val="0"/>
                      <w:marRight w:val="0"/>
                      <w:marTop w:val="0"/>
                      <w:marBottom w:val="0"/>
                      <w:divBdr>
                        <w:top w:val="none" w:sz="0" w:space="0" w:color="auto"/>
                        <w:left w:val="none" w:sz="0" w:space="0" w:color="auto"/>
                        <w:bottom w:val="none" w:sz="0" w:space="0" w:color="auto"/>
                        <w:right w:val="none" w:sz="0" w:space="0" w:color="auto"/>
                      </w:divBdr>
                    </w:div>
                  </w:divsChild>
                </w:div>
                <w:div w:id="1901742246">
                  <w:marLeft w:val="0"/>
                  <w:marRight w:val="0"/>
                  <w:marTop w:val="0"/>
                  <w:marBottom w:val="0"/>
                  <w:divBdr>
                    <w:top w:val="single" w:sz="2" w:space="1" w:color="FFFFFF"/>
                    <w:left w:val="single" w:sz="2" w:space="12" w:color="FFFFFF"/>
                    <w:bottom w:val="single" w:sz="2" w:space="1" w:color="FFFFFF"/>
                    <w:right w:val="single" w:sz="2" w:space="4" w:color="FFFFFF"/>
                  </w:divBdr>
                  <w:divsChild>
                    <w:div w:id="8217703">
                      <w:marLeft w:val="0"/>
                      <w:marRight w:val="0"/>
                      <w:marTop w:val="0"/>
                      <w:marBottom w:val="0"/>
                      <w:divBdr>
                        <w:top w:val="none" w:sz="0" w:space="0" w:color="auto"/>
                        <w:left w:val="none" w:sz="0" w:space="0" w:color="auto"/>
                        <w:bottom w:val="none" w:sz="0" w:space="0" w:color="auto"/>
                        <w:right w:val="none" w:sz="0" w:space="0" w:color="auto"/>
                      </w:divBdr>
                    </w:div>
                  </w:divsChild>
                </w:div>
                <w:div w:id="1176770035">
                  <w:marLeft w:val="0"/>
                  <w:marRight w:val="0"/>
                  <w:marTop w:val="0"/>
                  <w:marBottom w:val="0"/>
                  <w:divBdr>
                    <w:top w:val="single" w:sz="2" w:space="1" w:color="FFFFFF"/>
                    <w:left w:val="single" w:sz="2" w:space="12" w:color="FFFFFF"/>
                    <w:bottom w:val="single" w:sz="2" w:space="1" w:color="FFFFFF"/>
                    <w:right w:val="single" w:sz="2" w:space="4" w:color="FFFFFF"/>
                  </w:divBdr>
                  <w:divsChild>
                    <w:div w:id="886572768">
                      <w:marLeft w:val="0"/>
                      <w:marRight w:val="0"/>
                      <w:marTop w:val="0"/>
                      <w:marBottom w:val="0"/>
                      <w:divBdr>
                        <w:top w:val="none" w:sz="0" w:space="0" w:color="auto"/>
                        <w:left w:val="none" w:sz="0" w:space="0" w:color="auto"/>
                        <w:bottom w:val="none" w:sz="0" w:space="0" w:color="auto"/>
                        <w:right w:val="none" w:sz="0" w:space="0" w:color="auto"/>
                      </w:divBdr>
                    </w:div>
                  </w:divsChild>
                </w:div>
                <w:div w:id="1064572450">
                  <w:marLeft w:val="0"/>
                  <w:marRight w:val="0"/>
                  <w:marTop w:val="0"/>
                  <w:marBottom w:val="0"/>
                  <w:divBdr>
                    <w:top w:val="single" w:sz="2" w:space="1" w:color="FFFFFF"/>
                    <w:left w:val="single" w:sz="2" w:space="12" w:color="FFFFFF"/>
                    <w:bottom w:val="single" w:sz="2" w:space="1" w:color="FFFFFF"/>
                    <w:right w:val="single" w:sz="2" w:space="4" w:color="FFFFFF"/>
                  </w:divBdr>
                  <w:divsChild>
                    <w:div w:id="427431399">
                      <w:marLeft w:val="0"/>
                      <w:marRight w:val="0"/>
                      <w:marTop w:val="0"/>
                      <w:marBottom w:val="0"/>
                      <w:divBdr>
                        <w:top w:val="none" w:sz="0" w:space="0" w:color="auto"/>
                        <w:left w:val="none" w:sz="0" w:space="0" w:color="auto"/>
                        <w:bottom w:val="none" w:sz="0" w:space="0" w:color="auto"/>
                        <w:right w:val="none" w:sz="0" w:space="0" w:color="auto"/>
                      </w:divBdr>
                    </w:div>
                  </w:divsChild>
                </w:div>
                <w:div w:id="1662848131">
                  <w:marLeft w:val="0"/>
                  <w:marRight w:val="0"/>
                  <w:marTop w:val="0"/>
                  <w:marBottom w:val="0"/>
                  <w:divBdr>
                    <w:top w:val="single" w:sz="2" w:space="1" w:color="FFFFFF"/>
                    <w:left w:val="single" w:sz="2" w:space="12" w:color="FFFFFF"/>
                    <w:bottom w:val="single" w:sz="2" w:space="1" w:color="FFFFFF"/>
                    <w:right w:val="single" w:sz="2" w:space="4" w:color="FFFFFF"/>
                  </w:divBdr>
                  <w:divsChild>
                    <w:div w:id="502016969">
                      <w:marLeft w:val="0"/>
                      <w:marRight w:val="0"/>
                      <w:marTop w:val="0"/>
                      <w:marBottom w:val="0"/>
                      <w:divBdr>
                        <w:top w:val="none" w:sz="0" w:space="0" w:color="auto"/>
                        <w:left w:val="none" w:sz="0" w:space="0" w:color="auto"/>
                        <w:bottom w:val="none" w:sz="0" w:space="0" w:color="auto"/>
                        <w:right w:val="none" w:sz="0" w:space="0" w:color="auto"/>
                      </w:divBdr>
                    </w:div>
                  </w:divsChild>
                </w:div>
                <w:div w:id="1604416191">
                  <w:marLeft w:val="0"/>
                  <w:marRight w:val="0"/>
                  <w:marTop w:val="0"/>
                  <w:marBottom w:val="0"/>
                  <w:divBdr>
                    <w:top w:val="single" w:sz="2" w:space="1" w:color="FFFFFF"/>
                    <w:left w:val="single" w:sz="2" w:space="12" w:color="FFFFFF"/>
                    <w:bottom w:val="single" w:sz="2" w:space="1" w:color="FFFFFF"/>
                    <w:right w:val="single" w:sz="2" w:space="4" w:color="FFFFFF"/>
                  </w:divBdr>
                  <w:divsChild>
                    <w:div w:id="2111974372">
                      <w:marLeft w:val="0"/>
                      <w:marRight w:val="0"/>
                      <w:marTop w:val="0"/>
                      <w:marBottom w:val="0"/>
                      <w:divBdr>
                        <w:top w:val="none" w:sz="0" w:space="0" w:color="auto"/>
                        <w:left w:val="none" w:sz="0" w:space="0" w:color="auto"/>
                        <w:bottom w:val="none" w:sz="0" w:space="0" w:color="auto"/>
                        <w:right w:val="none" w:sz="0" w:space="0" w:color="auto"/>
                      </w:divBdr>
                    </w:div>
                  </w:divsChild>
                </w:div>
                <w:div w:id="1084186173">
                  <w:marLeft w:val="0"/>
                  <w:marRight w:val="0"/>
                  <w:marTop w:val="0"/>
                  <w:marBottom w:val="0"/>
                  <w:divBdr>
                    <w:top w:val="single" w:sz="2" w:space="1" w:color="FFFFFF"/>
                    <w:left w:val="single" w:sz="2" w:space="12" w:color="FFFFFF"/>
                    <w:bottom w:val="single" w:sz="2" w:space="1" w:color="FFFFFF"/>
                    <w:right w:val="single" w:sz="2" w:space="4" w:color="FFFFFF"/>
                  </w:divBdr>
                  <w:divsChild>
                    <w:div w:id="612437942">
                      <w:marLeft w:val="0"/>
                      <w:marRight w:val="0"/>
                      <w:marTop w:val="0"/>
                      <w:marBottom w:val="0"/>
                      <w:divBdr>
                        <w:top w:val="none" w:sz="0" w:space="0" w:color="auto"/>
                        <w:left w:val="none" w:sz="0" w:space="0" w:color="auto"/>
                        <w:bottom w:val="none" w:sz="0" w:space="0" w:color="auto"/>
                        <w:right w:val="none" w:sz="0" w:space="0" w:color="auto"/>
                      </w:divBdr>
                    </w:div>
                  </w:divsChild>
                </w:div>
                <w:div w:id="1698509555">
                  <w:marLeft w:val="0"/>
                  <w:marRight w:val="0"/>
                  <w:marTop w:val="0"/>
                  <w:marBottom w:val="0"/>
                  <w:divBdr>
                    <w:top w:val="single" w:sz="2" w:space="1" w:color="FFFFFF"/>
                    <w:left w:val="single" w:sz="2" w:space="12" w:color="FFFFFF"/>
                    <w:bottom w:val="single" w:sz="2" w:space="4" w:color="FFFFFF"/>
                    <w:right w:val="single" w:sz="2" w:space="4" w:color="FFFFFF"/>
                  </w:divBdr>
                  <w:divsChild>
                    <w:div w:id="18490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72116">
      <w:bodyDiv w:val="1"/>
      <w:marLeft w:val="0"/>
      <w:marRight w:val="0"/>
      <w:marTop w:val="0"/>
      <w:marBottom w:val="0"/>
      <w:divBdr>
        <w:top w:val="none" w:sz="0" w:space="0" w:color="auto"/>
        <w:left w:val="none" w:sz="0" w:space="0" w:color="auto"/>
        <w:bottom w:val="none" w:sz="0" w:space="0" w:color="auto"/>
        <w:right w:val="none" w:sz="0" w:space="0" w:color="auto"/>
      </w:divBdr>
      <w:divsChild>
        <w:div w:id="708651671">
          <w:marLeft w:val="0"/>
          <w:marRight w:val="0"/>
          <w:marTop w:val="0"/>
          <w:marBottom w:val="0"/>
          <w:divBdr>
            <w:top w:val="none" w:sz="0" w:space="0" w:color="auto"/>
            <w:left w:val="none" w:sz="0" w:space="0" w:color="auto"/>
            <w:bottom w:val="none" w:sz="0" w:space="0" w:color="auto"/>
            <w:right w:val="none" w:sz="0" w:space="0" w:color="auto"/>
          </w:divBdr>
        </w:div>
        <w:div w:id="147987981">
          <w:marLeft w:val="0"/>
          <w:marRight w:val="0"/>
          <w:marTop w:val="0"/>
          <w:marBottom w:val="335"/>
          <w:divBdr>
            <w:top w:val="none" w:sz="0" w:space="0" w:color="auto"/>
            <w:left w:val="none" w:sz="0" w:space="0" w:color="auto"/>
            <w:bottom w:val="none" w:sz="0" w:space="0" w:color="auto"/>
            <w:right w:val="none" w:sz="0" w:space="0" w:color="auto"/>
          </w:divBdr>
          <w:divsChild>
            <w:div w:id="54819966">
              <w:marLeft w:val="0"/>
              <w:marRight w:val="0"/>
              <w:marTop w:val="0"/>
              <w:marBottom w:val="0"/>
              <w:divBdr>
                <w:top w:val="none" w:sz="0" w:space="0" w:color="auto"/>
                <w:left w:val="none" w:sz="0" w:space="0" w:color="auto"/>
                <w:bottom w:val="none" w:sz="0" w:space="0" w:color="auto"/>
                <w:right w:val="none" w:sz="0" w:space="0" w:color="auto"/>
              </w:divBdr>
              <w:divsChild>
                <w:div w:id="1874270311">
                  <w:marLeft w:val="0"/>
                  <w:marRight w:val="0"/>
                  <w:marTop w:val="0"/>
                  <w:marBottom w:val="0"/>
                  <w:divBdr>
                    <w:top w:val="single" w:sz="2" w:space="4" w:color="FFFFFF"/>
                    <w:left w:val="single" w:sz="2" w:space="12" w:color="FFFFFF"/>
                    <w:bottom w:val="single" w:sz="2" w:space="1" w:color="FFFFFF"/>
                    <w:right w:val="single" w:sz="2" w:space="4" w:color="FFFFFF"/>
                  </w:divBdr>
                  <w:divsChild>
                    <w:div w:id="1855921270">
                      <w:marLeft w:val="0"/>
                      <w:marRight w:val="0"/>
                      <w:marTop w:val="0"/>
                      <w:marBottom w:val="0"/>
                      <w:divBdr>
                        <w:top w:val="none" w:sz="0" w:space="0" w:color="auto"/>
                        <w:left w:val="none" w:sz="0" w:space="0" w:color="auto"/>
                        <w:bottom w:val="none" w:sz="0" w:space="0" w:color="auto"/>
                        <w:right w:val="none" w:sz="0" w:space="0" w:color="auto"/>
                      </w:divBdr>
                    </w:div>
                  </w:divsChild>
                </w:div>
                <w:div w:id="1296065856">
                  <w:marLeft w:val="0"/>
                  <w:marRight w:val="0"/>
                  <w:marTop w:val="0"/>
                  <w:marBottom w:val="0"/>
                  <w:divBdr>
                    <w:top w:val="single" w:sz="2" w:space="1" w:color="FFFFFF"/>
                    <w:left w:val="single" w:sz="2" w:space="12" w:color="FFFFFF"/>
                    <w:bottom w:val="single" w:sz="2" w:space="1" w:color="FFFFFF"/>
                    <w:right w:val="single" w:sz="2" w:space="4" w:color="FFFFFF"/>
                  </w:divBdr>
                  <w:divsChild>
                    <w:div w:id="767505717">
                      <w:marLeft w:val="0"/>
                      <w:marRight w:val="0"/>
                      <w:marTop w:val="0"/>
                      <w:marBottom w:val="0"/>
                      <w:divBdr>
                        <w:top w:val="none" w:sz="0" w:space="0" w:color="auto"/>
                        <w:left w:val="none" w:sz="0" w:space="0" w:color="auto"/>
                        <w:bottom w:val="none" w:sz="0" w:space="0" w:color="auto"/>
                        <w:right w:val="none" w:sz="0" w:space="0" w:color="auto"/>
                      </w:divBdr>
                    </w:div>
                  </w:divsChild>
                </w:div>
                <w:div w:id="941189017">
                  <w:marLeft w:val="0"/>
                  <w:marRight w:val="0"/>
                  <w:marTop w:val="0"/>
                  <w:marBottom w:val="0"/>
                  <w:divBdr>
                    <w:top w:val="single" w:sz="2" w:space="1" w:color="FFFFFF"/>
                    <w:left w:val="single" w:sz="2" w:space="12" w:color="FFFFFF"/>
                    <w:bottom w:val="single" w:sz="2" w:space="1" w:color="FFFFFF"/>
                    <w:right w:val="single" w:sz="2" w:space="4" w:color="FFFFFF"/>
                  </w:divBdr>
                  <w:divsChild>
                    <w:div w:id="1935940775">
                      <w:marLeft w:val="0"/>
                      <w:marRight w:val="0"/>
                      <w:marTop w:val="0"/>
                      <w:marBottom w:val="0"/>
                      <w:divBdr>
                        <w:top w:val="none" w:sz="0" w:space="0" w:color="auto"/>
                        <w:left w:val="none" w:sz="0" w:space="0" w:color="auto"/>
                        <w:bottom w:val="none" w:sz="0" w:space="0" w:color="auto"/>
                        <w:right w:val="none" w:sz="0" w:space="0" w:color="auto"/>
                      </w:divBdr>
                    </w:div>
                  </w:divsChild>
                </w:div>
                <w:div w:id="436213233">
                  <w:marLeft w:val="0"/>
                  <w:marRight w:val="0"/>
                  <w:marTop w:val="0"/>
                  <w:marBottom w:val="0"/>
                  <w:divBdr>
                    <w:top w:val="single" w:sz="2" w:space="1" w:color="FFFFFF"/>
                    <w:left w:val="single" w:sz="2" w:space="12" w:color="FFFFFF"/>
                    <w:bottom w:val="single" w:sz="2" w:space="1" w:color="FFFFFF"/>
                    <w:right w:val="single" w:sz="2" w:space="4" w:color="FFFFFF"/>
                  </w:divBdr>
                  <w:divsChild>
                    <w:div w:id="1998806263">
                      <w:marLeft w:val="0"/>
                      <w:marRight w:val="0"/>
                      <w:marTop w:val="0"/>
                      <w:marBottom w:val="0"/>
                      <w:divBdr>
                        <w:top w:val="none" w:sz="0" w:space="0" w:color="auto"/>
                        <w:left w:val="none" w:sz="0" w:space="0" w:color="auto"/>
                        <w:bottom w:val="none" w:sz="0" w:space="0" w:color="auto"/>
                        <w:right w:val="none" w:sz="0" w:space="0" w:color="auto"/>
                      </w:divBdr>
                    </w:div>
                  </w:divsChild>
                </w:div>
                <w:div w:id="1133670413">
                  <w:marLeft w:val="0"/>
                  <w:marRight w:val="0"/>
                  <w:marTop w:val="0"/>
                  <w:marBottom w:val="0"/>
                  <w:divBdr>
                    <w:top w:val="single" w:sz="2" w:space="1" w:color="FFFFFF"/>
                    <w:left w:val="single" w:sz="2" w:space="12" w:color="FFFFFF"/>
                    <w:bottom w:val="single" w:sz="2" w:space="1" w:color="FFFFFF"/>
                    <w:right w:val="single" w:sz="2" w:space="4" w:color="FFFFFF"/>
                  </w:divBdr>
                  <w:divsChild>
                    <w:div w:id="1332758975">
                      <w:marLeft w:val="0"/>
                      <w:marRight w:val="0"/>
                      <w:marTop w:val="0"/>
                      <w:marBottom w:val="0"/>
                      <w:divBdr>
                        <w:top w:val="none" w:sz="0" w:space="0" w:color="auto"/>
                        <w:left w:val="none" w:sz="0" w:space="0" w:color="auto"/>
                        <w:bottom w:val="none" w:sz="0" w:space="0" w:color="auto"/>
                        <w:right w:val="none" w:sz="0" w:space="0" w:color="auto"/>
                      </w:divBdr>
                    </w:div>
                  </w:divsChild>
                </w:div>
                <w:div w:id="946499252">
                  <w:marLeft w:val="0"/>
                  <w:marRight w:val="0"/>
                  <w:marTop w:val="0"/>
                  <w:marBottom w:val="0"/>
                  <w:divBdr>
                    <w:top w:val="single" w:sz="2" w:space="1" w:color="FFFFFF"/>
                    <w:left w:val="single" w:sz="2" w:space="12" w:color="FFFFFF"/>
                    <w:bottom w:val="single" w:sz="2" w:space="1" w:color="FFFFFF"/>
                    <w:right w:val="single" w:sz="2" w:space="4" w:color="FFFFFF"/>
                  </w:divBdr>
                  <w:divsChild>
                    <w:div w:id="1491212054">
                      <w:marLeft w:val="0"/>
                      <w:marRight w:val="0"/>
                      <w:marTop w:val="0"/>
                      <w:marBottom w:val="0"/>
                      <w:divBdr>
                        <w:top w:val="none" w:sz="0" w:space="0" w:color="auto"/>
                        <w:left w:val="none" w:sz="0" w:space="0" w:color="auto"/>
                        <w:bottom w:val="none" w:sz="0" w:space="0" w:color="auto"/>
                        <w:right w:val="none" w:sz="0" w:space="0" w:color="auto"/>
                      </w:divBdr>
                    </w:div>
                  </w:divsChild>
                </w:div>
                <w:div w:id="867106917">
                  <w:marLeft w:val="0"/>
                  <w:marRight w:val="0"/>
                  <w:marTop w:val="0"/>
                  <w:marBottom w:val="0"/>
                  <w:divBdr>
                    <w:top w:val="single" w:sz="2" w:space="1" w:color="FFFFFF"/>
                    <w:left w:val="single" w:sz="2" w:space="12" w:color="FFFFFF"/>
                    <w:bottom w:val="single" w:sz="2" w:space="1" w:color="FFFFFF"/>
                    <w:right w:val="single" w:sz="2" w:space="4" w:color="FFFFFF"/>
                  </w:divBdr>
                  <w:divsChild>
                    <w:div w:id="455106825">
                      <w:marLeft w:val="0"/>
                      <w:marRight w:val="0"/>
                      <w:marTop w:val="0"/>
                      <w:marBottom w:val="0"/>
                      <w:divBdr>
                        <w:top w:val="none" w:sz="0" w:space="0" w:color="auto"/>
                        <w:left w:val="none" w:sz="0" w:space="0" w:color="auto"/>
                        <w:bottom w:val="none" w:sz="0" w:space="0" w:color="auto"/>
                        <w:right w:val="none" w:sz="0" w:space="0" w:color="auto"/>
                      </w:divBdr>
                    </w:div>
                  </w:divsChild>
                </w:div>
                <w:div w:id="1935092906">
                  <w:marLeft w:val="0"/>
                  <w:marRight w:val="0"/>
                  <w:marTop w:val="0"/>
                  <w:marBottom w:val="0"/>
                  <w:divBdr>
                    <w:top w:val="single" w:sz="2" w:space="1" w:color="FFFFFF"/>
                    <w:left w:val="single" w:sz="2" w:space="12" w:color="FFFFFF"/>
                    <w:bottom w:val="single" w:sz="2" w:space="1" w:color="FFFFFF"/>
                    <w:right w:val="single" w:sz="2" w:space="4" w:color="FFFFFF"/>
                  </w:divBdr>
                  <w:divsChild>
                    <w:div w:id="621690677">
                      <w:marLeft w:val="0"/>
                      <w:marRight w:val="0"/>
                      <w:marTop w:val="0"/>
                      <w:marBottom w:val="0"/>
                      <w:divBdr>
                        <w:top w:val="none" w:sz="0" w:space="0" w:color="auto"/>
                        <w:left w:val="none" w:sz="0" w:space="0" w:color="auto"/>
                        <w:bottom w:val="none" w:sz="0" w:space="0" w:color="auto"/>
                        <w:right w:val="none" w:sz="0" w:space="0" w:color="auto"/>
                      </w:divBdr>
                    </w:div>
                  </w:divsChild>
                </w:div>
                <w:div w:id="514223813">
                  <w:marLeft w:val="0"/>
                  <w:marRight w:val="0"/>
                  <w:marTop w:val="0"/>
                  <w:marBottom w:val="0"/>
                  <w:divBdr>
                    <w:top w:val="single" w:sz="2" w:space="1" w:color="FFFFFF"/>
                    <w:left w:val="single" w:sz="2" w:space="12" w:color="FFFFFF"/>
                    <w:bottom w:val="single" w:sz="2" w:space="1" w:color="FFFFFF"/>
                    <w:right w:val="single" w:sz="2" w:space="4" w:color="FFFFFF"/>
                  </w:divBdr>
                  <w:divsChild>
                    <w:div w:id="191915576">
                      <w:marLeft w:val="0"/>
                      <w:marRight w:val="0"/>
                      <w:marTop w:val="0"/>
                      <w:marBottom w:val="0"/>
                      <w:divBdr>
                        <w:top w:val="none" w:sz="0" w:space="0" w:color="auto"/>
                        <w:left w:val="none" w:sz="0" w:space="0" w:color="auto"/>
                        <w:bottom w:val="none" w:sz="0" w:space="0" w:color="auto"/>
                        <w:right w:val="none" w:sz="0" w:space="0" w:color="auto"/>
                      </w:divBdr>
                    </w:div>
                  </w:divsChild>
                </w:div>
                <w:div w:id="307127860">
                  <w:marLeft w:val="0"/>
                  <w:marRight w:val="0"/>
                  <w:marTop w:val="0"/>
                  <w:marBottom w:val="0"/>
                  <w:divBdr>
                    <w:top w:val="single" w:sz="2" w:space="1" w:color="FFFFFF"/>
                    <w:left w:val="single" w:sz="2" w:space="12" w:color="FFFFFF"/>
                    <w:bottom w:val="single" w:sz="2" w:space="1" w:color="FFFFFF"/>
                    <w:right w:val="single" w:sz="2" w:space="4" w:color="FFFFFF"/>
                  </w:divBdr>
                  <w:divsChild>
                    <w:div w:id="886532457">
                      <w:marLeft w:val="0"/>
                      <w:marRight w:val="0"/>
                      <w:marTop w:val="0"/>
                      <w:marBottom w:val="0"/>
                      <w:divBdr>
                        <w:top w:val="none" w:sz="0" w:space="0" w:color="auto"/>
                        <w:left w:val="none" w:sz="0" w:space="0" w:color="auto"/>
                        <w:bottom w:val="none" w:sz="0" w:space="0" w:color="auto"/>
                        <w:right w:val="none" w:sz="0" w:space="0" w:color="auto"/>
                      </w:divBdr>
                    </w:div>
                  </w:divsChild>
                </w:div>
                <w:div w:id="1250232915">
                  <w:marLeft w:val="0"/>
                  <w:marRight w:val="0"/>
                  <w:marTop w:val="0"/>
                  <w:marBottom w:val="0"/>
                  <w:divBdr>
                    <w:top w:val="single" w:sz="2" w:space="1" w:color="FFFFFF"/>
                    <w:left w:val="single" w:sz="2" w:space="12" w:color="FFFFFF"/>
                    <w:bottom w:val="single" w:sz="2" w:space="1" w:color="FFFFFF"/>
                    <w:right w:val="single" w:sz="2" w:space="4" w:color="FFFFFF"/>
                  </w:divBdr>
                  <w:divsChild>
                    <w:div w:id="2008051928">
                      <w:marLeft w:val="0"/>
                      <w:marRight w:val="0"/>
                      <w:marTop w:val="0"/>
                      <w:marBottom w:val="0"/>
                      <w:divBdr>
                        <w:top w:val="none" w:sz="0" w:space="0" w:color="auto"/>
                        <w:left w:val="none" w:sz="0" w:space="0" w:color="auto"/>
                        <w:bottom w:val="none" w:sz="0" w:space="0" w:color="auto"/>
                        <w:right w:val="none" w:sz="0" w:space="0" w:color="auto"/>
                      </w:divBdr>
                    </w:div>
                  </w:divsChild>
                </w:div>
                <w:div w:id="572933019">
                  <w:marLeft w:val="0"/>
                  <w:marRight w:val="0"/>
                  <w:marTop w:val="0"/>
                  <w:marBottom w:val="0"/>
                  <w:divBdr>
                    <w:top w:val="single" w:sz="2" w:space="1" w:color="FFFFFF"/>
                    <w:left w:val="single" w:sz="2" w:space="12" w:color="FFFFFF"/>
                    <w:bottom w:val="single" w:sz="2" w:space="1" w:color="FFFFFF"/>
                    <w:right w:val="single" w:sz="2" w:space="4" w:color="FFFFFF"/>
                  </w:divBdr>
                  <w:divsChild>
                    <w:div w:id="605191878">
                      <w:marLeft w:val="0"/>
                      <w:marRight w:val="0"/>
                      <w:marTop w:val="0"/>
                      <w:marBottom w:val="0"/>
                      <w:divBdr>
                        <w:top w:val="none" w:sz="0" w:space="0" w:color="auto"/>
                        <w:left w:val="none" w:sz="0" w:space="0" w:color="auto"/>
                        <w:bottom w:val="none" w:sz="0" w:space="0" w:color="auto"/>
                        <w:right w:val="none" w:sz="0" w:space="0" w:color="auto"/>
                      </w:divBdr>
                    </w:div>
                  </w:divsChild>
                </w:div>
                <w:div w:id="545915858">
                  <w:marLeft w:val="0"/>
                  <w:marRight w:val="0"/>
                  <w:marTop w:val="0"/>
                  <w:marBottom w:val="0"/>
                  <w:divBdr>
                    <w:top w:val="single" w:sz="2" w:space="1" w:color="FFFFFF"/>
                    <w:left w:val="single" w:sz="2" w:space="12" w:color="FFFFFF"/>
                    <w:bottom w:val="single" w:sz="2" w:space="1" w:color="FFFFFF"/>
                    <w:right w:val="single" w:sz="2" w:space="4" w:color="FFFFFF"/>
                  </w:divBdr>
                  <w:divsChild>
                    <w:div w:id="600265051">
                      <w:marLeft w:val="0"/>
                      <w:marRight w:val="0"/>
                      <w:marTop w:val="0"/>
                      <w:marBottom w:val="0"/>
                      <w:divBdr>
                        <w:top w:val="none" w:sz="0" w:space="0" w:color="auto"/>
                        <w:left w:val="none" w:sz="0" w:space="0" w:color="auto"/>
                        <w:bottom w:val="none" w:sz="0" w:space="0" w:color="auto"/>
                        <w:right w:val="none" w:sz="0" w:space="0" w:color="auto"/>
                      </w:divBdr>
                    </w:div>
                  </w:divsChild>
                </w:div>
                <w:div w:id="2039424833">
                  <w:marLeft w:val="0"/>
                  <w:marRight w:val="0"/>
                  <w:marTop w:val="0"/>
                  <w:marBottom w:val="0"/>
                  <w:divBdr>
                    <w:top w:val="single" w:sz="2" w:space="1" w:color="FFFFFF"/>
                    <w:left w:val="single" w:sz="2" w:space="12" w:color="FFFFFF"/>
                    <w:bottom w:val="single" w:sz="2" w:space="1" w:color="FFFFFF"/>
                    <w:right w:val="single" w:sz="2" w:space="4" w:color="FFFFFF"/>
                  </w:divBdr>
                  <w:divsChild>
                    <w:div w:id="602759978">
                      <w:marLeft w:val="0"/>
                      <w:marRight w:val="0"/>
                      <w:marTop w:val="0"/>
                      <w:marBottom w:val="0"/>
                      <w:divBdr>
                        <w:top w:val="none" w:sz="0" w:space="0" w:color="auto"/>
                        <w:left w:val="none" w:sz="0" w:space="0" w:color="auto"/>
                        <w:bottom w:val="none" w:sz="0" w:space="0" w:color="auto"/>
                        <w:right w:val="none" w:sz="0" w:space="0" w:color="auto"/>
                      </w:divBdr>
                    </w:div>
                  </w:divsChild>
                </w:div>
                <w:div w:id="1607880777">
                  <w:marLeft w:val="0"/>
                  <w:marRight w:val="0"/>
                  <w:marTop w:val="0"/>
                  <w:marBottom w:val="0"/>
                  <w:divBdr>
                    <w:top w:val="single" w:sz="2" w:space="1" w:color="FFFFFF"/>
                    <w:left w:val="single" w:sz="2" w:space="12" w:color="FFFFFF"/>
                    <w:bottom w:val="single" w:sz="2" w:space="1" w:color="FFFFFF"/>
                    <w:right w:val="single" w:sz="2" w:space="4" w:color="FFFFFF"/>
                  </w:divBdr>
                  <w:divsChild>
                    <w:div w:id="2037536953">
                      <w:marLeft w:val="0"/>
                      <w:marRight w:val="0"/>
                      <w:marTop w:val="0"/>
                      <w:marBottom w:val="0"/>
                      <w:divBdr>
                        <w:top w:val="none" w:sz="0" w:space="0" w:color="auto"/>
                        <w:left w:val="none" w:sz="0" w:space="0" w:color="auto"/>
                        <w:bottom w:val="none" w:sz="0" w:space="0" w:color="auto"/>
                        <w:right w:val="none" w:sz="0" w:space="0" w:color="auto"/>
                      </w:divBdr>
                    </w:div>
                  </w:divsChild>
                </w:div>
                <w:div w:id="132329222">
                  <w:marLeft w:val="0"/>
                  <w:marRight w:val="0"/>
                  <w:marTop w:val="0"/>
                  <w:marBottom w:val="0"/>
                  <w:divBdr>
                    <w:top w:val="single" w:sz="2" w:space="1" w:color="FFFFFF"/>
                    <w:left w:val="single" w:sz="2" w:space="12" w:color="FFFFFF"/>
                    <w:bottom w:val="single" w:sz="2" w:space="1" w:color="FFFFFF"/>
                    <w:right w:val="single" w:sz="2" w:space="4" w:color="FFFFFF"/>
                  </w:divBdr>
                  <w:divsChild>
                    <w:div w:id="438379619">
                      <w:marLeft w:val="0"/>
                      <w:marRight w:val="0"/>
                      <w:marTop w:val="0"/>
                      <w:marBottom w:val="0"/>
                      <w:divBdr>
                        <w:top w:val="none" w:sz="0" w:space="0" w:color="auto"/>
                        <w:left w:val="none" w:sz="0" w:space="0" w:color="auto"/>
                        <w:bottom w:val="none" w:sz="0" w:space="0" w:color="auto"/>
                        <w:right w:val="none" w:sz="0" w:space="0" w:color="auto"/>
                      </w:divBdr>
                    </w:div>
                  </w:divsChild>
                </w:div>
                <w:div w:id="150559053">
                  <w:marLeft w:val="0"/>
                  <w:marRight w:val="0"/>
                  <w:marTop w:val="0"/>
                  <w:marBottom w:val="0"/>
                  <w:divBdr>
                    <w:top w:val="single" w:sz="2" w:space="1" w:color="FFFFFF"/>
                    <w:left w:val="single" w:sz="2" w:space="12" w:color="FFFFFF"/>
                    <w:bottom w:val="single" w:sz="2" w:space="4" w:color="FFFFFF"/>
                    <w:right w:val="single" w:sz="2" w:space="4" w:color="FFFFFF"/>
                  </w:divBdr>
                  <w:divsChild>
                    <w:div w:id="2129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36359">
          <w:marLeft w:val="0"/>
          <w:marRight w:val="0"/>
          <w:marTop w:val="0"/>
          <w:marBottom w:val="335"/>
          <w:divBdr>
            <w:top w:val="none" w:sz="0" w:space="0" w:color="auto"/>
            <w:left w:val="none" w:sz="0" w:space="0" w:color="auto"/>
            <w:bottom w:val="none" w:sz="0" w:space="0" w:color="auto"/>
            <w:right w:val="none" w:sz="0" w:space="0" w:color="auto"/>
          </w:divBdr>
          <w:divsChild>
            <w:div w:id="1275404104">
              <w:marLeft w:val="0"/>
              <w:marRight w:val="0"/>
              <w:marTop w:val="0"/>
              <w:marBottom w:val="0"/>
              <w:divBdr>
                <w:top w:val="none" w:sz="0" w:space="0" w:color="auto"/>
                <w:left w:val="none" w:sz="0" w:space="0" w:color="auto"/>
                <w:bottom w:val="none" w:sz="0" w:space="0" w:color="auto"/>
                <w:right w:val="none" w:sz="0" w:space="0" w:color="auto"/>
              </w:divBdr>
              <w:divsChild>
                <w:div w:id="815531025">
                  <w:marLeft w:val="0"/>
                  <w:marRight w:val="0"/>
                  <w:marTop w:val="0"/>
                  <w:marBottom w:val="0"/>
                  <w:divBdr>
                    <w:top w:val="single" w:sz="2" w:space="4" w:color="FFFFFF"/>
                    <w:left w:val="single" w:sz="2" w:space="12" w:color="FFFFFF"/>
                    <w:bottom w:val="single" w:sz="2" w:space="1" w:color="FFFFFF"/>
                    <w:right w:val="single" w:sz="2" w:space="4" w:color="FFFFFF"/>
                  </w:divBdr>
                  <w:divsChild>
                    <w:div w:id="1856797179">
                      <w:marLeft w:val="0"/>
                      <w:marRight w:val="0"/>
                      <w:marTop w:val="0"/>
                      <w:marBottom w:val="0"/>
                      <w:divBdr>
                        <w:top w:val="none" w:sz="0" w:space="0" w:color="auto"/>
                        <w:left w:val="none" w:sz="0" w:space="0" w:color="auto"/>
                        <w:bottom w:val="none" w:sz="0" w:space="0" w:color="auto"/>
                        <w:right w:val="none" w:sz="0" w:space="0" w:color="auto"/>
                      </w:divBdr>
                    </w:div>
                  </w:divsChild>
                </w:div>
                <w:div w:id="934287185">
                  <w:marLeft w:val="0"/>
                  <w:marRight w:val="0"/>
                  <w:marTop w:val="0"/>
                  <w:marBottom w:val="0"/>
                  <w:divBdr>
                    <w:top w:val="single" w:sz="2" w:space="1" w:color="FFFFFF"/>
                    <w:left w:val="single" w:sz="2" w:space="12" w:color="FFFFFF"/>
                    <w:bottom w:val="single" w:sz="2" w:space="1" w:color="FFFFFF"/>
                    <w:right w:val="single" w:sz="2" w:space="4" w:color="FFFFFF"/>
                  </w:divBdr>
                  <w:divsChild>
                    <w:div w:id="301039022">
                      <w:marLeft w:val="0"/>
                      <w:marRight w:val="0"/>
                      <w:marTop w:val="0"/>
                      <w:marBottom w:val="0"/>
                      <w:divBdr>
                        <w:top w:val="none" w:sz="0" w:space="0" w:color="auto"/>
                        <w:left w:val="none" w:sz="0" w:space="0" w:color="auto"/>
                        <w:bottom w:val="none" w:sz="0" w:space="0" w:color="auto"/>
                        <w:right w:val="none" w:sz="0" w:space="0" w:color="auto"/>
                      </w:divBdr>
                    </w:div>
                  </w:divsChild>
                </w:div>
                <w:div w:id="1091197483">
                  <w:marLeft w:val="0"/>
                  <w:marRight w:val="0"/>
                  <w:marTop w:val="0"/>
                  <w:marBottom w:val="0"/>
                  <w:divBdr>
                    <w:top w:val="single" w:sz="2" w:space="1" w:color="FFFFFF"/>
                    <w:left w:val="single" w:sz="2" w:space="12" w:color="FFFFFF"/>
                    <w:bottom w:val="single" w:sz="2" w:space="1" w:color="FFFFFF"/>
                    <w:right w:val="single" w:sz="2" w:space="4" w:color="FFFFFF"/>
                  </w:divBdr>
                  <w:divsChild>
                    <w:div w:id="428238840">
                      <w:marLeft w:val="0"/>
                      <w:marRight w:val="0"/>
                      <w:marTop w:val="0"/>
                      <w:marBottom w:val="0"/>
                      <w:divBdr>
                        <w:top w:val="none" w:sz="0" w:space="0" w:color="auto"/>
                        <w:left w:val="none" w:sz="0" w:space="0" w:color="auto"/>
                        <w:bottom w:val="none" w:sz="0" w:space="0" w:color="auto"/>
                        <w:right w:val="none" w:sz="0" w:space="0" w:color="auto"/>
                      </w:divBdr>
                    </w:div>
                  </w:divsChild>
                </w:div>
                <w:div w:id="1247690880">
                  <w:marLeft w:val="0"/>
                  <w:marRight w:val="0"/>
                  <w:marTop w:val="0"/>
                  <w:marBottom w:val="0"/>
                  <w:divBdr>
                    <w:top w:val="single" w:sz="2" w:space="1" w:color="FFFFFF"/>
                    <w:left w:val="single" w:sz="2" w:space="12" w:color="FFFFFF"/>
                    <w:bottom w:val="single" w:sz="2" w:space="1" w:color="FFFFFF"/>
                    <w:right w:val="single" w:sz="2" w:space="4" w:color="FFFFFF"/>
                  </w:divBdr>
                  <w:divsChild>
                    <w:div w:id="1055733989">
                      <w:marLeft w:val="0"/>
                      <w:marRight w:val="0"/>
                      <w:marTop w:val="0"/>
                      <w:marBottom w:val="0"/>
                      <w:divBdr>
                        <w:top w:val="none" w:sz="0" w:space="0" w:color="auto"/>
                        <w:left w:val="none" w:sz="0" w:space="0" w:color="auto"/>
                        <w:bottom w:val="none" w:sz="0" w:space="0" w:color="auto"/>
                        <w:right w:val="none" w:sz="0" w:space="0" w:color="auto"/>
                      </w:divBdr>
                    </w:div>
                  </w:divsChild>
                </w:div>
                <w:div w:id="775172880">
                  <w:marLeft w:val="0"/>
                  <w:marRight w:val="0"/>
                  <w:marTop w:val="0"/>
                  <w:marBottom w:val="0"/>
                  <w:divBdr>
                    <w:top w:val="single" w:sz="2" w:space="1" w:color="FFFFFF"/>
                    <w:left w:val="single" w:sz="2" w:space="12" w:color="FFFFFF"/>
                    <w:bottom w:val="single" w:sz="2" w:space="1" w:color="FFFFFF"/>
                    <w:right w:val="single" w:sz="2" w:space="4" w:color="FFFFFF"/>
                  </w:divBdr>
                  <w:divsChild>
                    <w:div w:id="2043242204">
                      <w:marLeft w:val="0"/>
                      <w:marRight w:val="0"/>
                      <w:marTop w:val="0"/>
                      <w:marBottom w:val="0"/>
                      <w:divBdr>
                        <w:top w:val="none" w:sz="0" w:space="0" w:color="auto"/>
                        <w:left w:val="none" w:sz="0" w:space="0" w:color="auto"/>
                        <w:bottom w:val="none" w:sz="0" w:space="0" w:color="auto"/>
                        <w:right w:val="none" w:sz="0" w:space="0" w:color="auto"/>
                      </w:divBdr>
                    </w:div>
                  </w:divsChild>
                </w:div>
                <w:div w:id="1677732808">
                  <w:marLeft w:val="0"/>
                  <w:marRight w:val="0"/>
                  <w:marTop w:val="0"/>
                  <w:marBottom w:val="0"/>
                  <w:divBdr>
                    <w:top w:val="single" w:sz="2" w:space="1" w:color="FFFFFF"/>
                    <w:left w:val="single" w:sz="2" w:space="12" w:color="FFFFFF"/>
                    <w:bottom w:val="single" w:sz="2" w:space="1" w:color="FFFFFF"/>
                    <w:right w:val="single" w:sz="2" w:space="4" w:color="FFFFFF"/>
                  </w:divBdr>
                  <w:divsChild>
                    <w:div w:id="374165499">
                      <w:marLeft w:val="0"/>
                      <w:marRight w:val="0"/>
                      <w:marTop w:val="0"/>
                      <w:marBottom w:val="0"/>
                      <w:divBdr>
                        <w:top w:val="none" w:sz="0" w:space="0" w:color="auto"/>
                        <w:left w:val="none" w:sz="0" w:space="0" w:color="auto"/>
                        <w:bottom w:val="none" w:sz="0" w:space="0" w:color="auto"/>
                        <w:right w:val="none" w:sz="0" w:space="0" w:color="auto"/>
                      </w:divBdr>
                    </w:div>
                  </w:divsChild>
                </w:div>
                <w:div w:id="610550835">
                  <w:marLeft w:val="0"/>
                  <w:marRight w:val="0"/>
                  <w:marTop w:val="0"/>
                  <w:marBottom w:val="0"/>
                  <w:divBdr>
                    <w:top w:val="single" w:sz="2" w:space="1" w:color="FFFFFF"/>
                    <w:left w:val="single" w:sz="2" w:space="12" w:color="FFFFFF"/>
                    <w:bottom w:val="single" w:sz="2" w:space="1" w:color="FFFFFF"/>
                    <w:right w:val="single" w:sz="2" w:space="4" w:color="FFFFFF"/>
                  </w:divBdr>
                  <w:divsChild>
                    <w:div w:id="640814499">
                      <w:marLeft w:val="0"/>
                      <w:marRight w:val="0"/>
                      <w:marTop w:val="0"/>
                      <w:marBottom w:val="0"/>
                      <w:divBdr>
                        <w:top w:val="none" w:sz="0" w:space="0" w:color="auto"/>
                        <w:left w:val="none" w:sz="0" w:space="0" w:color="auto"/>
                        <w:bottom w:val="none" w:sz="0" w:space="0" w:color="auto"/>
                        <w:right w:val="none" w:sz="0" w:space="0" w:color="auto"/>
                      </w:divBdr>
                    </w:div>
                  </w:divsChild>
                </w:div>
                <w:div w:id="1115751663">
                  <w:marLeft w:val="0"/>
                  <w:marRight w:val="0"/>
                  <w:marTop w:val="0"/>
                  <w:marBottom w:val="0"/>
                  <w:divBdr>
                    <w:top w:val="single" w:sz="2" w:space="1" w:color="FFFFFF"/>
                    <w:left w:val="single" w:sz="2" w:space="12" w:color="FFFFFF"/>
                    <w:bottom w:val="single" w:sz="2" w:space="1" w:color="FFFFFF"/>
                    <w:right w:val="single" w:sz="2" w:space="4" w:color="FFFFFF"/>
                  </w:divBdr>
                  <w:divsChild>
                    <w:div w:id="1812597395">
                      <w:marLeft w:val="0"/>
                      <w:marRight w:val="0"/>
                      <w:marTop w:val="0"/>
                      <w:marBottom w:val="0"/>
                      <w:divBdr>
                        <w:top w:val="none" w:sz="0" w:space="0" w:color="auto"/>
                        <w:left w:val="none" w:sz="0" w:space="0" w:color="auto"/>
                        <w:bottom w:val="none" w:sz="0" w:space="0" w:color="auto"/>
                        <w:right w:val="none" w:sz="0" w:space="0" w:color="auto"/>
                      </w:divBdr>
                    </w:div>
                  </w:divsChild>
                </w:div>
                <w:div w:id="47070794">
                  <w:marLeft w:val="0"/>
                  <w:marRight w:val="0"/>
                  <w:marTop w:val="0"/>
                  <w:marBottom w:val="0"/>
                  <w:divBdr>
                    <w:top w:val="single" w:sz="2" w:space="1" w:color="FFFFFF"/>
                    <w:left w:val="single" w:sz="2" w:space="12" w:color="FFFFFF"/>
                    <w:bottom w:val="single" w:sz="2" w:space="1" w:color="FFFFFF"/>
                    <w:right w:val="single" w:sz="2" w:space="4" w:color="FFFFFF"/>
                  </w:divBdr>
                  <w:divsChild>
                    <w:div w:id="1395393593">
                      <w:marLeft w:val="0"/>
                      <w:marRight w:val="0"/>
                      <w:marTop w:val="0"/>
                      <w:marBottom w:val="0"/>
                      <w:divBdr>
                        <w:top w:val="none" w:sz="0" w:space="0" w:color="auto"/>
                        <w:left w:val="none" w:sz="0" w:space="0" w:color="auto"/>
                        <w:bottom w:val="none" w:sz="0" w:space="0" w:color="auto"/>
                        <w:right w:val="none" w:sz="0" w:space="0" w:color="auto"/>
                      </w:divBdr>
                    </w:div>
                  </w:divsChild>
                </w:div>
                <w:div w:id="1984701517">
                  <w:marLeft w:val="0"/>
                  <w:marRight w:val="0"/>
                  <w:marTop w:val="0"/>
                  <w:marBottom w:val="0"/>
                  <w:divBdr>
                    <w:top w:val="single" w:sz="2" w:space="1" w:color="FFFFFF"/>
                    <w:left w:val="single" w:sz="2" w:space="12" w:color="FFFFFF"/>
                    <w:bottom w:val="single" w:sz="2" w:space="1" w:color="FFFFFF"/>
                    <w:right w:val="single" w:sz="2" w:space="4" w:color="FFFFFF"/>
                  </w:divBdr>
                  <w:divsChild>
                    <w:div w:id="676661932">
                      <w:marLeft w:val="0"/>
                      <w:marRight w:val="0"/>
                      <w:marTop w:val="0"/>
                      <w:marBottom w:val="0"/>
                      <w:divBdr>
                        <w:top w:val="none" w:sz="0" w:space="0" w:color="auto"/>
                        <w:left w:val="none" w:sz="0" w:space="0" w:color="auto"/>
                        <w:bottom w:val="none" w:sz="0" w:space="0" w:color="auto"/>
                        <w:right w:val="none" w:sz="0" w:space="0" w:color="auto"/>
                      </w:divBdr>
                    </w:div>
                  </w:divsChild>
                </w:div>
                <w:div w:id="1545293084">
                  <w:marLeft w:val="0"/>
                  <w:marRight w:val="0"/>
                  <w:marTop w:val="0"/>
                  <w:marBottom w:val="0"/>
                  <w:divBdr>
                    <w:top w:val="single" w:sz="2" w:space="1" w:color="FFFFFF"/>
                    <w:left w:val="single" w:sz="2" w:space="12" w:color="FFFFFF"/>
                    <w:bottom w:val="single" w:sz="2" w:space="1" w:color="FFFFFF"/>
                    <w:right w:val="single" w:sz="2" w:space="4" w:color="FFFFFF"/>
                  </w:divBdr>
                  <w:divsChild>
                    <w:div w:id="900561207">
                      <w:marLeft w:val="0"/>
                      <w:marRight w:val="0"/>
                      <w:marTop w:val="0"/>
                      <w:marBottom w:val="0"/>
                      <w:divBdr>
                        <w:top w:val="none" w:sz="0" w:space="0" w:color="auto"/>
                        <w:left w:val="none" w:sz="0" w:space="0" w:color="auto"/>
                        <w:bottom w:val="none" w:sz="0" w:space="0" w:color="auto"/>
                        <w:right w:val="none" w:sz="0" w:space="0" w:color="auto"/>
                      </w:divBdr>
                    </w:div>
                  </w:divsChild>
                </w:div>
                <w:div w:id="1967925636">
                  <w:marLeft w:val="0"/>
                  <w:marRight w:val="0"/>
                  <w:marTop w:val="0"/>
                  <w:marBottom w:val="0"/>
                  <w:divBdr>
                    <w:top w:val="single" w:sz="2" w:space="1" w:color="FFFFFF"/>
                    <w:left w:val="single" w:sz="2" w:space="12" w:color="FFFFFF"/>
                    <w:bottom w:val="single" w:sz="2" w:space="1" w:color="FFFFFF"/>
                    <w:right w:val="single" w:sz="2" w:space="4" w:color="FFFFFF"/>
                  </w:divBdr>
                  <w:divsChild>
                    <w:div w:id="1005208253">
                      <w:marLeft w:val="0"/>
                      <w:marRight w:val="0"/>
                      <w:marTop w:val="0"/>
                      <w:marBottom w:val="0"/>
                      <w:divBdr>
                        <w:top w:val="none" w:sz="0" w:space="0" w:color="auto"/>
                        <w:left w:val="none" w:sz="0" w:space="0" w:color="auto"/>
                        <w:bottom w:val="none" w:sz="0" w:space="0" w:color="auto"/>
                        <w:right w:val="none" w:sz="0" w:space="0" w:color="auto"/>
                      </w:divBdr>
                    </w:div>
                  </w:divsChild>
                </w:div>
                <w:div w:id="1420562013">
                  <w:marLeft w:val="0"/>
                  <w:marRight w:val="0"/>
                  <w:marTop w:val="0"/>
                  <w:marBottom w:val="0"/>
                  <w:divBdr>
                    <w:top w:val="single" w:sz="2" w:space="1" w:color="FFFFFF"/>
                    <w:left w:val="single" w:sz="2" w:space="12" w:color="FFFFFF"/>
                    <w:bottom w:val="single" w:sz="2" w:space="1" w:color="FFFFFF"/>
                    <w:right w:val="single" w:sz="2" w:space="4" w:color="FFFFFF"/>
                  </w:divBdr>
                  <w:divsChild>
                    <w:div w:id="1267883547">
                      <w:marLeft w:val="0"/>
                      <w:marRight w:val="0"/>
                      <w:marTop w:val="0"/>
                      <w:marBottom w:val="0"/>
                      <w:divBdr>
                        <w:top w:val="none" w:sz="0" w:space="0" w:color="auto"/>
                        <w:left w:val="none" w:sz="0" w:space="0" w:color="auto"/>
                        <w:bottom w:val="none" w:sz="0" w:space="0" w:color="auto"/>
                        <w:right w:val="none" w:sz="0" w:space="0" w:color="auto"/>
                      </w:divBdr>
                    </w:div>
                  </w:divsChild>
                </w:div>
                <w:div w:id="1903367008">
                  <w:marLeft w:val="0"/>
                  <w:marRight w:val="0"/>
                  <w:marTop w:val="0"/>
                  <w:marBottom w:val="0"/>
                  <w:divBdr>
                    <w:top w:val="single" w:sz="2" w:space="1" w:color="FFFFFF"/>
                    <w:left w:val="single" w:sz="2" w:space="12" w:color="FFFFFF"/>
                    <w:bottom w:val="single" w:sz="2" w:space="1" w:color="FFFFFF"/>
                    <w:right w:val="single" w:sz="2" w:space="4" w:color="FFFFFF"/>
                  </w:divBdr>
                  <w:divsChild>
                    <w:div w:id="251861884">
                      <w:marLeft w:val="0"/>
                      <w:marRight w:val="0"/>
                      <w:marTop w:val="0"/>
                      <w:marBottom w:val="0"/>
                      <w:divBdr>
                        <w:top w:val="none" w:sz="0" w:space="0" w:color="auto"/>
                        <w:left w:val="none" w:sz="0" w:space="0" w:color="auto"/>
                        <w:bottom w:val="none" w:sz="0" w:space="0" w:color="auto"/>
                        <w:right w:val="none" w:sz="0" w:space="0" w:color="auto"/>
                      </w:divBdr>
                    </w:div>
                  </w:divsChild>
                </w:div>
                <w:div w:id="852182522">
                  <w:marLeft w:val="0"/>
                  <w:marRight w:val="0"/>
                  <w:marTop w:val="0"/>
                  <w:marBottom w:val="0"/>
                  <w:divBdr>
                    <w:top w:val="single" w:sz="2" w:space="1" w:color="FFFFFF"/>
                    <w:left w:val="single" w:sz="2" w:space="12" w:color="FFFFFF"/>
                    <w:bottom w:val="single" w:sz="2" w:space="1" w:color="FFFFFF"/>
                    <w:right w:val="single" w:sz="2" w:space="4" w:color="FFFFFF"/>
                  </w:divBdr>
                  <w:divsChild>
                    <w:div w:id="1275820912">
                      <w:marLeft w:val="0"/>
                      <w:marRight w:val="0"/>
                      <w:marTop w:val="0"/>
                      <w:marBottom w:val="0"/>
                      <w:divBdr>
                        <w:top w:val="none" w:sz="0" w:space="0" w:color="auto"/>
                        <w:left w:val="none" w:sz="0" w:space="0" w:color="auto"/>
                        <w:bottom w:val="none" w:sz="0" w:space="0" w:color="auto"/>
                        <w:right w:val="none" w:sz="0" w:space="0" w:color="auto"/>
                      </w:divBdr>
                    </w:div>
                  </w:divsChild>
                </w:div>
                <w:div w:id="1205602692">
                  <w:marLeft w:val="0"/>
                  <w:marRight w:val="0"/>
                  <w:marTop w:val="0"/>
                  <w:marBottom w:val="0"/>
                  <w:divBdr>
                    <w:top w:val="single" w:sz="2" w:space="1" w:color="FFFFFF"/>
                    <w:left w:val="single" w:sz="2" w:space="12" w:color="FFFFFF"/>
                    <w:bottom w:val="single" w:sz="2" w:space="1" w:color="FFFFFF"/>
                    <w:right w:val="single" w:sz="2" w:space="4" w:color="FFFFFF"/>
                  </w:divBdr>
                  <w:divsChild>
                    <w:div w:id="515966995">
                      <w:marLeft w:val="0"/>
                      <w:marRight w:val="0"/>
                      <w:marTop w:val="0"/>
                      <w:marBottom w:val="0"/>
                      <w:divBdr>
                        <w:top w:val="none" w:sz="0" w:space="0" w:color="auto"/>
                        <w:left w:val="none" w:sz="0" w:space="0" w:color="auto"/>
                        <w:bottom w:val="none" w:sz="0" w:space="0" w:color="auto"/>
                        <w:right w:val="none" w:sz="0" w:space="0" w:color="auto"/>
                      </w:divBdr>
                    </w:div>
                  </w:divsChild>
                </w:div>
                <w:div w:id="93137731">
                  <w:marLeft w:val="0"/>
                  <w:marRight w:val="0"/>
                  <w:marTop w:val="0"/>
                  <w:marBottom w:val="0"/>
                  <w:divBdr>
                    <w:top w:val="single" w:sz="2" w:space="1" w:color="FFFFFF"/>
                    <w:left w:val="single" w:sz="2" w:space="12" w:color="FFFFFF"/>
                    <w:bottom w:val="single" w:sz="2" w:space="4" w:color="FFFFFF"/>
                    <w:right w:val="single" w:sz="2" w:space="4" w:color="FFFFFF"/>
                  </w:divBdr>
                  <w:divsChild>
                    <w:div w:id="5416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139935">
          <w:marLeft w:val="0"/>
          <w:marRight w:val="0"/>
          <w:marTop w:val="0"/>
          <w:marBottom w:val="335"/>
          <w:divBdr>
            <w:top w:val="none" w:sz="0" w:space="0" w:color="auto"/>
            <w:left w:val="none" w:sz="0" w:space="0" w:color="auto"/>
            <w:bottom w:val="none" w:sz="0" w:space="0" w:color="auto"/>
            <w:right w:val="none" w:sz="0" w:space="0" w:color="auto"/>
          </w:divBdr>
          <w:divsChild>
            <w:div w:id="1734280224">
              <w:marLeft w:val="0"/>
              <w:marRight w:val="0"/>
              <w:marTop w:val="0"/>
              <w:marBottom w:val="0"/>
              <w:divBdr>
                <w:top w:val="none" w:sz="0" w:space="0" w:color="auto"/>
                <w:left w:val="none" w:sz="0" w:space="0" w:color="auto"/>
                <w:bottom w:val="none" w:sz="0" w:space="0" w:color="auto"/>
                <w:right w:val="none" w:sz="0" w:space="0" w:color="auto"/>
              </w:divBdr>
              <w:divsChild>
                <w:div w:id="707728292">
                  <w:marLeft w:val="0"/>
                  <w:marRight w:val="0"/>
                  <w:marTop w:val="0"/>
                  <w:marBottom w:val="0"/>
                  <w:divBdr>
                    <w:top w:val="single" w:sz="2" w:space="4" w:color="FFFFFF"/>
                    <w:left w:val="single" w:sz="2" w:space="12" w:color="FFFFFF"/>
                    <w:bottom w:val="single" w:sz="2" w:space="1" w:color="FFFFFF"/>
                    <w:right w:val="single" w:sz="2" w:space="4" w:color="FFFFFF"/>
                  </w:divBdr>
                  <w:divsChild>
                    <w:div w:id="403141751">
                      <w:marLeft w:val="0"/>
                      <w:marRight w:val="0"/>
                      <w:marTop w:val="0"/>
                      <w:marBottom w:val="0"/>
                      <w:divBdr>
                        <w:top w:val="none" w:sz="0" w:space="0" w:color="auto"/>
                        <w:left w:val="none" w:sz="0" w:space="0" w:color="auto"/>
                        <w:bottom w:val="none" w:sz="0" w:space="0" w:color="auto"/>
                        <w:right w:val="none" w:sz="0" w:space="0" w:color="auto"/>
                      </w:divBdr>
                    </w:div>
                  </w:divsChild>
                </w:div>
                <w:div w:id="1829782507">
                  <w:marLeft w:val="0"/>
                  <w:marRight w:val="0"/>
                  <w:marTop w:val="0"/>
                  <w:marBottom w:val="0"/>
                  <w:divBdr>
                    <w:top w:val="single" w:sz="2" w:space="1" w:color="FFFFFF"/>
                    <w:left w:val="single" w:sz="2" w:space="12" w:color="FFFFFF"/>
                    <w:bottom w:val="single" w:sz="2" w:space="1" w:color="FFFFFF"/>
                    <w:right w:val="single" w:sz="2" w:space="4" w:color="FFFFFF"/>
                  </w:divBdr>
                  <w:divsChild>
                    <w:div w:id="443233530">
                      <w:marLeft w:val="0"/>
                      <w:marRight w:val="0"/>
                      <w:marTop w:val="0"/>
                      <w:marBottom w:val="0"/>
                      <w:divBdr>
                        <w:top w:val="none" w:sz="0" w:space="0" w:color="auto"/>
                        <w:left w:val="none" w:sz="0" w:space="0" w:color="auto"/>
                        <w:bottom w:val="none" w:sz="0" w:space="0" w:color="auto"/>
                        <w:right w:val="none" w:sz="0" w:space="0" w:color="auto"/>
                      </w:divBdr>
                    </w:div>
                  </w:divsChild>
                </w:div>
                <w:div w:id="852572623">
                  <w:marLeft w:val="0"/>
                  <w:marRight w:val="0"/>
                  <w:marTop w:val="0"/>
                  <w:marBottom w:val="0"/>
                  <w:divBdr>
                    <w:top w:val="single" w:sz="2" w:space="1" w:color="FFFFFF"/>
                    <w:left w:val="single" w:sz="2" w:space="12" w:color="FFFFFF"/>
                    <w:bottom w:val="single" w:sz="2" w:space="1" w:color="FFFFFF"/>
                    <w:right w:val="single" w:sz="2" w:space="4" w:color="FFFFFF"/>
                  </w:divBdr>
                  <w:divsChild>
                    <w:div w:id="833449686">
                      <w:marLeft w:val="0"/>
                      <w:marRight w:val="0"/>
                      <w:marTop w:val="0"/>
                      <w:marBottom w:val="0"/>
                      <w:divBdr>
                        <w:top w:val="none" w:sz="0" w:space="0" w:color="auto"/>
                        <w:left w:val="none" w:sz="0" w:space="0" w:color="auto"/>
                        <w:bottom w:val="none" w:sz="0" w:space="0" w:color="auto"/>
                        <w:right w:val="none" w:sz="0" w:space="0" w:color="auto"/>
                      </w:divBdr>
                    </w:div>
                  </w:divsChild>
                </w:div>
                <w:div w:id="102386439">
                  <w:marLeft w:val="0"/>
                  <w:marRight w:val="0"/>
                  <w:marTop w:val="0"/>
                  <w:marBottom w:val="0"/>
                  <w:divBdr>
                    <w:top w:val="single" w:sz="2" w:space="1" w:color="FFFFFF"/>
                    <w:left w:val="single" w:sz="2" w:space="12" w:color="FFFFFF"/>
                    <w:bottom w:val="single" w:sz="2" w:space="1" w:color="FFFFFF"/>
                    <w:right w:val="single" w:sz="2" w:space="4" w:color="FFFFFF"/>
                  </w:divBdr>
                  <w:divsChild>
                    <w:div w:id="1277836949">
                      <w:marLeft w:val="0"/>
                      <w:marRight w:val="0"/>
                      <w:marTop w:val="0"/>
                      <w:marBottom w:val="0"/>
                      <w:divBdr>
                        <w:top w:val="none" w:sz="0" w:space="0" w:color="auto"/>
                        <w:left w:val="none" w:sz="0" w:space="0" w:color="auto"/>
                        <w:bottom w:val="none" w:sz="0" w:space="0" w:color="auto"/>
                        <w:right w:val="none" w:sz="0" w:space="0" w:color="auto"/>
                      </w:divBdr>
                    </w:div>
                  </w:divsChild>
                </w:div>
                <w:div w:id="1188107153">
                  <w:marLeft w:val="0"/>
                  <w:marRight w:val="0"/>
                  <w:marTop w:val="0"/>
                  <w:marBottom w:val="0"/>
                  <w:divBdr>
                    <w:top w:val="single" w:sz="2" w:space="1" w:color="FFFFFF"/>
                    <w:left w:val="single" w:sz="2" w:space="12" w:color="FFFFFF"/>
                    <w:bottom w:val="single" w:sz="2" w:space="1" w:color="FFFFFF"/>
                    <w:right w:val="single" w:sz="2" w:space="4" w:color="FFFFFF"/>
                  </w:divBdr>
                  <w:divsChild>
                    <w:div w:id="1684235113">
                      <w:marLeft w:val="0"/>
                      <w:marRight w:val="0"/>
                      <w:marTop w:val="0"/>
                      <w:marBottom w:val="0"/>
                      <w:divBdr>
                        <w:top w:val="none" w:sz="0" w:space="0" w:color="auto"/>
                        <w:left w:val="none" w:sz="0" w:space="0" w:color="auto"/>
                        <w:bottom w:val="none" w:sz="0" w:space="0" w:color="auto"/>
                        <w:right w:val="none" w:sz="0" w:space="0" w:color="auto"/>
                      </w:divBdr>
                    </w:div>
                  </w:divsChild>
                </w:div>
                <w:div w:id="1194687847">
                  <w:marLeft w:val="0"/>
                  <w:marRight w:val="0"/>
                  <w:marTop w:val="0"/>
                  <w:marBottom w:val="0"/>
                  <w:divBdr>
                    <w:top w:val="single" w:sz="2" w:space="1" w:color="FFFFFF"/>
                    <w:left w:val="single" w:sz="2" w:space="12" w:color="FFFFFF"/>
                    <w:bottom w:val="single" w:sz="2" w:space="1" w:color="FFFFFF"/>
                    <w:right w:val="single" w:sz="2" w:space="4" w:color="FFFFFF"/>
                  </w:divBdr>
                  <w:divsChild>
                    <w:div w:id="759451028">
                      <w:marLeft w:val="0"/>
                      <w:marRight w:val="0"/>
                      <w:marTop w:val="0"/>
                      <w:marBottom w:val="0"/>
                      <w:divBdr>
                        <w:top w:val="none" w:sz="0" w:space="0" w:color="auto"/>
                        <w:left w:val="none" w:sz="0" w:space="0" w:color="auto"/>
                        <w:bottom w:val="none" w:sz="0" w:space="0" w:color="auto"/>
                        <w:right w:val="none" w:sz="0" w:space="0" w:color="auto"/>
                      </w:divBdr>
                    </w:div>
                  </w:divsChild>
                </w:div>
                <w:div w:id="1879315345">
                  <w:marLeft w:val="0"/>
                  <w:marRight w:val="0"/>
                  <w:marTop w:val="0"/>
                  <w:marBottom w:val="0"/>
                  <w:divBdr>
                    <w:top w:val="single" w:sz="2" w:space="1" w:color="FFFFFF"/>
                    <w:left w:val="single" w:sz="2" w:space="12" w:color="FFFFFF"/>
                    <w:bottom w:val="single" w:sz="2" w:space="1" w:color="FFFFFF"/>
                    <w:right w:val="single" w:sz="2" w:space="4" w:color="FFFFFF"/>
                  </w:divBdr>
                  <w:divsChild>
                    <w:div w:id="208226952">
                      <w:marLeft w:val="0"/>
                      <w:marRight w:val="0"/>
                      <w:marTop w:val="0"/>
                      <w:marBottom w:val="0"/>
                      <w:divBdr>
                        <w:top w:val="none" w:sz="0" w:space="0" w:color="auto"/>
                        <w:left w:val="none" w:sz="0" w:space="0" w:color="auto"/>
                        <w:bottom w:val="none" w:sz="0" w:space="0" w:color="auto"/>
                        <w:right w:val="none" w:sz="0" w:space="0" w:color="auto"/>
                      </w:divBdr>
                    </w:div>
                  </w:divsChild>
                </w:div>
                <w:div w:id="908075389">
                  <w:marLeft w:val="0"/>
                  <w:marRight w:val="0"/>
                  <w:marTop w:val="0"/>
                  <w:marBottom w:val="0"/>
                  <w:divBdr>
                    <w:top w:val="single" w:sz="2" w:space="1" w:color="FFFFFF"/>
                    <w:left w:val="single" w:sz="2" w:space="12" w:color="FFFFFF"/>
                    <w:bottom w:val="single" w:sz="2" w:space="1" w:color="FFFFFF"/>
                    <w:right w:val="single" w:sz="2" w:space="4" w:color="FFFFFF"/>
                  </w:divBdr>
                  <w:divsChild>
                    <w:div w:id="550069934">
                      <w:marLeft w:val="0"/>
                      <w:marRight w:val="0"/>
                      <w:marTop w:val="0"/>
                      <w:marBottom w:val="0"/>
                      <w:divBdr>
                        <w:top w:val="none" w:sz="0" w:space="0" w:color="auto"/>
                        <w:left w:val="none" w:sz="0" w:space="0" w:color="auto"/>
                        <w:bottom w:val="none" w:sz="0" w:space="0" w:color="auto"/>
                        <w:right w:val="none" w:sz="0" w:space="0" w:color="auto"/>
                      </w:divBdr>
                    </w:div>
                  </w:divsChild>
                </w:div>
                <w:div w:id="1099644431">
                  <w:marLeft w:val="0"/>
                  <w:marRight w:val="0"/>
                  <w:marTop w:val="0"/>
                  <w:marBottom w:val="0"/>
                  <w:divBdr>
                    <w:top w:val="single" w:sz="2" w:space="1" w:color="FFFFFF"/>
                    <w:left w:val="single" w:sz="2" w:space="12" w:color="FFFFFF"/>
                    <w:bottom w:val="single" w:sz="2" w:space="1" w:color="FFFFFF"/>
                    <w:right w:val="single" w:sz="2" w:space="4" w:color="FFFFFF"/>
                  </w:divBdr>
                  <w:divsChild>
                    <w:div w:id="985280383">
                      <w:marLeft w:val="0"/>
                      <w:marRight w:val="0"/>
                      <w:marTop w:val="0"/>
                      <w:marBottom w:val="0"/>
                      <w:divBdr>
                        <w:top w:val="none" w:sz="0" w:space="0" w:color="auto"/>
                        <w:left w:val="none" w:sz="0" w:space="0" w:color="auto"/>
                        <w:bottom w:val="none" w:sz="0" w:space="0" w:color="auto"/>
                        <w:right w:val="none" w:sz="0" w:space="0" w:color="auto"/>
                      </w:divBdr>
                    </w:div>
                  </w:divsChild>
                </w:div>
                <w:div w:id="234902378">
                  <w:marLeft w:val="0"/>
                  <w:marRight w:val="0"/>
                  <w:marTop w:val="0"/>
                  <w:marBottom w:val="0"/>
                  <w:divBdr>
                    <w:top w:val="single" w:sz="2" w:space="1" w:color="FFFFFF"/>
                    <w:left w:val="single" w:sz="2" w:space="12" w:color="FFFFFF"/>
                    <w:bottom w:val="single" w:sz="2" w:space="1" w:color="FFFFFF"/>
                    <w:right w:val="single" w:sz="2" w:space="4" w:color="FFFFFF"/>
                  </w:divBdr>
                  <w:divsChild>
                    <w:div w:id="1565487129">
                      <w:marLeft w:val="0"/>
                      <w:marRight w:val="0"/>
                      <w:marTop w:val="0"/>
                      <w:marBottom w:val="0"/>
                      <w:divBdr>
                        <w:top w:val="none" w:sz="0" w:space="0" w:color="auto"/>
                        <w:left w:val="none" w:sz="0" w:space="0" w:color="auto"/>
                        <w:bottom w:val="none" w:sz="0" w:space="0" w:color="auto"/>
                        <w:right w:val="none" w:sz="0" w:space="0" w:color="auto"/>
                      </w:divBdr>
                    </w:div>
                  </w:divsChild>
                </w:div>
                <w:div w:id="1645961270">
                  <w:marLeft w:val="0"/>
                  <w:marRight w:val="0"/>
                  <w:marTop w:val="0"/>
                  <w:marBottom w:val="0"/>
                  <w:divBdr>
                    <w:top w:val="single" w:sz="2" w:space="1" w:color="FFFFFF"/>
                    <w:left w:val="single" w:sz="2" w:space="12" w:color="FFFFFF"/>
                    <w:bottom w:val="single" w:sz="2" w:space="1" w:color="FFFFFF"/>
                    <w:right w:val="single" w:sz="2" w:space="4" w:color="FFFFFF"/>
                  </w:divBdr>
                  <w:divsChild>
                    <w:div w:id="505092410">
                      <w:marLeft w:val="0"/>
                      <w:marRight w:val="0"/>
                      <w:marTop w:val="0"/>
                      <w:marBottom w:val="0"/>
                      <w:divBdr>
                        <w:top w:val="none" w:sz="0" w:space="0" w:color="auto"/>
                        <w:left w:val="none" w:sz="0" w:space="0" w:color="auto"/>
                        <w:bottom w:val="none" w:sz="0" w:space="0" w:color="auto"/>
                        <w:right w:val="none" w:sz="0" w:space="0" w:color="auto"/>
                      </w:divBdr>
                    </w:div>
                  </w:divsChild>
                </w:div>
                <w:div w:id="2062441457">
                  <w:marLeft w:val="0"/>
                  <w:marRight w:val="0"/>
                  <w:marTop w:val="0"/>
                  <w:marBottom w:val="0"/>
                  <w:divBdr>
                    <w:top w:val="single" w:sz="2" w:space="1" w:color="FFFFFF"/>
                    <w:left w:val="single" w:sz="2" w:space="12" w:color="FFFFFF"/>
                    <w:bottom w:val="single" w:sz="2" w:space="1" w:color="FFFFFF"/>
                    <w:right w:val="single" w:sz="2" w:space="4" w:color="FFFFFF"/>
                  </w:divBdr>
                  <w:divsChild>
                    <w:div w:id="716322686">
                      <w:marLeft w:val="0"/>
                      <w:marRight w:val="0"/>
                      <w:marTop w:val="0"/>
                      <w:marBottom w:val="0"/>
                      <w:divBdr>
                        <w:top w:val="none" w:sz="0" w:space="0" w:color="auto"/>
                        <w:left w:val="none" w:sz="0" w:space="0" w:color="auto"/>
                        <w:bottom w:val="none" w:sz="0" w:space="0" w:color="auto"/>
                        <w:right w:val="none" w:sz="0" w:space="0" w:color="auto"/>
                      </w:divBdr>
                    </w:div>
                  </w:divsChild>
                </w:div>
                <w:div w:id="373240763">
                  <w:marLeft w:val="0"/>
                  <w:marRight w:val="0"/>
                  <w:marTop w:val="0"/>
                  <w:marBottom w:val="0"/>
                  <w:divBdr>
                    <w:top w:val="single" w:sz="2" w:space="1" w:color="FFFFFF"/>
                    <w:left w:val="single" w:sz="2" w:space="12" w:color="FFFFFF"/>
                    <w:bottom w:val="single" w:sz="2" w:space="1" w:color="FFFFFF"/>
                    <w:right w:val="single" w:sz="2" w:space="4" w:color="FFFFFF"/>
                  </w:divBdr>
                  <w:divsChild>
                    <w:div w:id="1357539943">
                      <w:marLeft w:val="0"/>
                      <w:marRight w:val="0"/>
                      <w:marTop w:val="0"/>
                      <w:marBottom w:val="0"/>
                      <w:divBdr>
                        <w:top w:val="none" w:sz="0" w:space="0" w:color="auto"/>
                        <w:left w:val="none" w:sz="0" w:space="0" w:color="auto"/>
                        <w:bottom w:val="none" w:sz="0" w:space="0" w:color="auto"/>
                        <w:right w:val="none" w:sz="0" w:space="0" w:color="auto"/>
                      </w:divBdr>
                    </w:div>
                  </w:divsChild>
                </w:div>
                <w:div w:id="523641447">
                  <w:marLeft w:val="0"/>
                  <w:marRight w:val="0"/>
                  <w:marTop w:val="0"/>
                  <w:marBottom w:val="0"/>
                  <w:divBdr>
                    <w:top w:val="single" w:sz="2" w:space="1" w:color="FFFFFF"/>
                    <w:left w:val="single" w:sz="2" w:space="12" w:color="FFFFFF"/>
                    <w:bottom w:val="single" w:sz="2" w:space="1" w:color="FFFFFF"/>
                    <w:right w:val="single" w:sz="2" w:space="4" w:color="FFFFFF"/>
                  </w:divBdr>
                  <w:divsChild>
                    <w:div w:id="552616155">
                      <w:marLeft w:val="0"/>
                      <w:marRight w:val="0"/>
                      <w:marTop w:val="0"/>
                      <w:marBottom w:val="0"/>
                      <w:divBdr>
                        <w:top w:val="none" w:sz="0" w:space="0" w:color="auto"/>
                        <w:left w:val="none" w:sz="0" w:space="0" w:color="auto"/>
                        <w:bottom w:val="none" w:sz="0" w:space="0" w:color="auto"/>
                        <w:right w:val="none" w:sz="0" w:space="0" w:color="auto"/>
                      </w:divBdr>
                    </w:div>
                  </w:divsChild>
                </w:div>
                <w:div w:id="553732804">
                  <w:marLeft w:val="0"/>
                  <w:marRight w:val="0"/>
                  <w:marTop w:val="0"/>
                  <w:marBottom w:val="0"/>
                  <w:divBdr>
                    <w:top w:val="single" w:sz="2" w:space="1" w:color="FFFFFF"/>
                    <w:left w:val="single" w:sz="2" w:space="12" w:color="FFFFFF"/>
                    <w:bottom w:val="single" w:sz="2" w:space="1" w:color="FFFFFF"/>
                    <w:right w:val="single" w:sz="2" w:space="4" w:color="FFFFFF"/>
                  </w:divBdr>
                  <w:divsChild>
                    <w:div w:id="1372917595">
                      <w:marLeft w:val="0"/>
                      <w:marRight w:val="0"/>
                      <w:marTop w:val="0"/>
                      <w:marBottom w:val="0"/>
                      <w:divBdr>
                        <w:top w:val="none" w:sz="0" w:space="0" w:color="auto"/>
                        <w:left w:val="none" w:sz="0" w:space="0" w:color="auto"/>
                        <w:bottom w:val="none" w:sz="0" w:space="0" w:color="auto"/>
                        <w:right w:val="none" w:sz="0" w:space="0" w:color="auto"/>
                      </w:divBdr>
                    </w:div>
                  </w:divsChild>
                </w:div>
                <w:div w:id="630984179">
                  <w:marLeft w:val="0"/>
                  <w:marRight w:val="0"/>
                  <w:marTop w:val="0"/>
                  <w:marBottom w:val="0"/>
                  <w:divBdr>
                    <w:top w:val="single" w:sz="2" w:space="1" w:color="FFFFFF"/>
                    <w:left w:val="single" w:sz="2" w:space="12" w:color="FFFFFF"/>
                    <w:bottom w:val="single" w:sz="2" w:space="1" w:color="FFFFFF"/>
                    <w:right w:val="single" w:sz="2" w:space="4" w:color="FFFFFF"/>
                  </w:divBdr>
                  <w:divsChild>
                    <w:div w:id="1281254508">
                      <w:marLeft w:val="0"/>
                      <w:marRight w:val="0"/>
                      <w:marTop w:val="0"/>
                      <w:marBottom w:val="0"/>
                      <w:divBdr>
                        <w:top w:val="none" w:sz="0" w:space="0" w:color="auto"/>
                        <w:left w:val="none" w:sz="0" w:space="0" w:color="auto"/>
                        <w:bottom w:val="none" w:sz="0" w:space="0" w:color="auto"/>
                        <w:right w:val="none" w:sz="0" w:space="0" w:color="auto"/>
                      </w:divBdr>
                    </w:div>
                  </w:divsChild>
                </w:div>
                <w:div w:id="129715238">
                  <w:marLeft w:val="0"/>
                  <w:marRight w:val="0"/>
                  <w:marTop w:val="0"/>
                  <w:marBottom w:val="0"/>
                  <w:divBdr>
                    <w:top w:val="single" w:sz="2" w:space="1" w:color="FFFFFF"/>
                    <w:left w:val="single" w:sz="2" w:space="12" w:color="FFFFFF"/>
                    <w:bottom w:val="single" w:sz="2" w:space="4" w:color="FFFFFF"/>
                    <w:right w:val="single" w:sz="2" w:space="4" w:color="FFFFFF"/>
                  </w:divBdr>
                  <w:divsChild>
                    <w:div w:id="80544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001713">
          <w:marLeft w:val="0"/>
          <w:marRight w:val="0"/>
          <w:marTop w:val="0"/>
          <w:marBottom w:val="335"/>
          <w:divBdr>
            <w:top w:val="none" w:sz="0" w:space="0" w:color="auto"/>
            <w:left w:val="none" w:sz="0" w:space="0" w:color="auto"/>
            <w:bottom w:val="none" w:sz="0" w:space="0" w:color="auto"/>
            <w:right w:val="none" w:sz="0" w:space="0" w:color="auto"/>
          </w:divBdr>
          <w:divsChild>
            <w:div w:id="248271653">
              <w:marLeft w:val="0"/>
              <w:marRight w:val="0"/>
              <w:marTop w:val="0"/>
              <w:marBottom w:val="0"/>
              <w:divBdr>
                <w:top w:val="none" w:sz="0" w:space="0" w:color="auto"/>
                <w:left w:val="none" w:sz="0" w:space="0" w:color="auto"/>
                <w:bottom w:val="none" w:sz="0" w:space="0" w:color="auto"/>
                <w:right w:val="none" w:sz="0" w:space="0" w:color="auto"/>
              </w:divBdr>
              <w:divsChild>
                <w:div w:id="1080912357">
                  <w:marLeft w:val="0"/>
                  <w:marRight w:val="0"/>
                  <w:marTop w:val="0"/>
                  <w:marBottom w:val="0"/>
                  <w:divBdr>
                    <w:top w:val="single" w:sz="2" w:space="4" w:color="FFFFFF"/>
                    <w:left w:val="single" w:sz="2" w:space="12" w:color="FFFFFF"/>
                    <w:bottom w:val="single" w:sz="2" w:space="1" w:color="FFFFFF"/>
                    <w:right w:val="single" w:sz="2" w:space="4" w:color="FFFFFF"/>
                  </w:divBdr>
                  <w:divsChild>
                    <w:div w:id="2118720202">
                      <w:marLeft w:val="0"/>
                      <w:marRight w:val="0"/>
                      <w:marTop w:val="0"/>
                      <w:marBottom w:val="0"/>
                      <w:divBdr>
                        <w:top w:val="none" w:sz="0" w:space="0" w:color="auto"/>
                        <w:left w:val="none" w:sz="0" w:space="0" w:color="auto"/>
                        <w:bottom w:val="none" w:sz="0" w:space="0" w:color="auto"/>
                        <w:right w:val="none" w:sz="0" w:space="0" w:color="auto"/>
                      </w:divBdr>
                    </w:div>
                  </w:divsChild>
                </w:div>
                <w:div w:id="1741249629">
                  <w:marLeft w:val="0"/>
                  <w:marRight w:val="0"/>
                  <w:marTop w:val="0"/>
                  <w:marBottom w:val="0"/>
                  <w:divBdr>
                    <w:top w:val="single" w:sz="2" w:space="1" w:color="FFFFFF"/>
                    <w:left w:val="single" w:sz="2" w:space="12" w:color="FFFFFF"/>
                    <w:bottom w:val="single" w:sz="2" w:space="1" w:color="FFFFFF"/>
                    <w:right w:val="single" w:sz="2" w:space="4" w:color="FFFFFF"/>
                  </w:divBdr>
                  <w:divsChild>
                    <w:div w:id="209272582">
                      <w:marLeft w:val="0"/>
                      <w:marRight w:val="0"/>
                      <w:marTop w:val="0"/>
                      <w:marBottom w:val="0"/>
                      <w:divBdr>
                        <w:top w:val="none" w:sz="0" w:space="0" w:color="auto"/>
                        <w:left w:val="none" w:sz="0" w:space="0" w:color="auto"/>
                        <w:bottom w:val="none" w:sz="0" w:space="0" w:color="auto"/>
                        <w:right w:val="none" w:sz="0" w:space="0" w:color="auto"/>
                      </w:divBdr>
                    </w:div>
                  </w:divsChild>
                </w:div>
                <w:div w:id="1327319079">
                  <w:marLeft w:val="0"/>
                  <w:marRight w:val="0"/>
                  <w:marTop w:val="0"/>
                  <w:marBottom w:val="0"/>
                  <w:divBdr>
                    <w:top w:val="single" w:sz="2" w:space="1" w:color="FFFFFF"/>
                    <w:left w:val="single" w:sz="2" w:space="12" w:color="FFFFFF"/>
                    <w:bottom w:val="single" w:sz="2" w:space="1" w:color="FFFFFF"/>
                    <w:right w:val="single" w:sz="2" w:space="4" w:color="FFFFFF"/>
                  </w:divBdr>
                  <w:divsChild>
                    <w:div w:id="1974018649">
                      <w:marLeft w:val="0"/>
                      <w:marRight w:val="0"/>
                      <w:marTop w:val="0"/>
                      <w:marBottom w:val="0"/>
                      <w:divBdr>
                        <w:top w:val="none" w:sz="0" w:space="0" w:color="auto"/>
                        <w:left w:val="none" w:sz="0" w:space="0" w:color="auto"/>
                        <w:bottom w:val="none" w:sz="0" w:space="0" w:color="auto"/>
                        <w:right w:val="none" w:sz="0" w:space="0" w:color="auto"/>
                      </w:divBdr>
                    </w:div>
                  </w:divsChild>
                </w:div>
                <w:div w:id="1683582422">
                  <w:marLeft w:val="0"/>
                  <w:marRight w:val="0"/>
                  <w:marTop w:val="0"/>
                  <w:marBottom w:val="0"/>
                  <w:divBdr>
                    <w:top w:val="single" w:sz="2" w:space="1" w:color="FFFFFF"/>
                    <w:left w:val="single" w:sz="2" w:space="12" w:color="FFFFFF"/>
                    <w:bottom w:val="single" w:sz="2" w:space="1" w:color="FFFFFF"/>
                    <w:right w:val="single" w:sz="2" w:space="4" w:color="FFFFFF"/>
                  </w:divBdr>
                  <w:divsChild>
                    <w:div w:id="313225493">
                      <w:marLeft w:val="0"/>
                      <w:marRight w:val="0"/>
                      <w:marTop w:val="0"/>
                      <w:marBottom w:val="0"/>
                      <w:divBdr>
                        <w:top w:val="none" w:sz="0" w:space="0" w:color="auto"/>
                        <w:left w:val="none" w:sz="0" w:space="0" w:color="auto"/>
                        <w:bottom w:val="none" w:sz="0" w:space="0" w:color="auto"/>
                        <w:right w:val="none" w:sz="0" w:space="0" w:color="auto"/>
                      </w:divBdr>
                    </w:div>
                  </w:divsChild>
                </w:div>
                <w:div w:id="1089735461">
                  <w:marLeft w:val="0"/>
                  <w:marRight w:val="0"/>
                  <w:marTop w:val="0"/>
                  <w:marBottom w:val="0"/>
                  <w:divBdr>
                    <w:top w:val="single" w:sz="2" w:space="1" w:color="FFFFFF"/>
                    <w:left w:val="single" w:sz="2" w:space="12" w:color="FFFFFF"/>
                    <w:bottom w:val="single" w:sz="2" w:space="1" w:color="FFFFFF"/>
                    <w:right w:val="single" w:sz="2" w:space="4" w:color="FFFFFF"/>
                  </w:divBdr>
                  <w:divsChild>
                    <w:div w:id="1391155805">
                      <w:marLeft w:val="0"/>
                      <w:marRight w:val="0"/>
                      <w:marTop w:val="0"/>
                      <w:marBottom w:val="0"/>
                      <w:divBdr>
                        <w:top w:val="none" w:sz="0" w:space="0" w:color="auto"/>
                        <w:left w:val="none" w:sz="0" w:space="0" w:color="auto"/>
                        <w:bottom w:val="none" w:sz="0" w:space="0" w:color="auto"/>
                        <w:right w:val="none" w:sz="0" w:space="0" w:color="auto"/>
                      </w:divBdr>
                    </w:div>
                  </w:divsChild>
                </w:div>
                <w:div w:id="90053924">
                  <w:marLeft w:val="0"/>
                  <w:marRight w:val="0"/>
                  <w:marTop w:val="0"/>
                  <w:marBottom w:val="0"/>
                  <w:divBdr>
                    <w:top w:val="single" w:sz="2" w:space="1" w:color="FFFFFF"/>
                    <w:left w:val="single" w:sz="2" w:space="12" w:color="FFFFFF"/>
                    <w:bottom w:val="single" w:sz="2" w:space="1" w:color="FFFFFF"/>
                    <w:right w:val="single" w:sz="2" w:space="4" w:color="FFFFFF"/>
                  </w:divBdr>
                  <w:divsChild>
                    <w:div w:id="65078052">
                      <w:marLeft w:val="0"/>
                      <w:marRight w:val="0"/>
                      <w:marTop w:val="0"/>
                      <w:marBottom w:val="0"/>
                      <w:divBdr>
                        <w:top w:val="none" w:sz="0" w:space="0" w:color="auto"/>
                        <w:left w:val="none" w:sz="0" w:space="0" w:color="auto"/>
                        <w:bottom w:val="none" w:sz="0" w:space="0" w:color="auto"/>
                        <w:right w:val="none" w:sz="0" w:space="0" w:color="auto"/>
                      </w:divBdr>
                    </w:div>
                  </w:divsChild>
                </w:div>
                <w:div w:id="35741370">
                  <w:marLeft w:val="0"/>
                  <w:marRight w:val="0"/>
                  <w:marTop w:val="0"/>
                  <w:marBottom w:val="0"/>
                  <w:divBdr>
                    <w:top w:val="single" w:sz="2" w:space="1" w:color="FFFFFF"/>
                    <w:left w:val="single" w:sz="2" w:space="12" w:color="FFFFFF"/>
                    <w:bottom w:val="single" w:sz="2" w:space="1" w:color="FFFFFF"/>
                    <w:right w:val="single" w:sz="2" w:space="4" w:color="FFFFFF"/>
                  </w:divBdr>
                  <w:divsChild>
                    <w:div w:id="234517235">
                      <w:marLeft w:val="0"/>
                      <w:marRight w:val="0"/>
                      <w:marTop w:val="0"/>
                      <w:marBottom w:val="0"/>
                      <w:divBdr>
                        <w:top w:val="none" w:sz="0" w:space="0" w:color="auto"/>
                        <w:left w:val="none" w:sz="0" w:space="0" w:color="auto"/>
                        <w:bottom w:val="none" w:sz="0" w:space="0" w:color="auto"/>
                        <w:right w:val="none" w:sz="0" w:space="0" w:color="auto"/>
                      </w:divBdr>
                    </w:div>
                  </w:divsChild>
                </w:div>
                <w:div w:id="2098209305">
                  <w:marLeft w:val="0"/>
                  <w:marRight w:val="0"/>
                  <w:marTop w:val="0"/>
                  <w:marBottom w:val="0"/>
                  <w:divBdr>
                    <w:top w:val="single" w:sz="2" w:space="1" w:color="FFFFFF"/>
                    <w:left w:val="single" w:sz="2" w:space="12" w:color="FFFFFF"/>
                    <w:bottom w:val="single" w:sz="2" w:space="1" w:color="FFFFFF"/>
                    <w:right w:val="single" w:sz="2" w:space="4" w:color="FFFFFF"/>
                  </w:divBdr>
                  <w:divsChild>
                    <w:div w:id="720596032">
                      <w:marLeft w:val="0"/>
                      <w:marRight w:val="0"/>
                      <w:marTop w:val="0"/>
                      <w:marBottom w:val="0"/>
                      <w:divBdr>
                        <w:top w:val="none" w:sz="0" w:space="0" w:color="auto"/>
                        <w:left w:val="none" w:sz="0" w:space="0" w:color="auto"/>
                        <w:bottom w:val="none" w:sz="0" w:space="0" w:color="auto"/>
                        <w:right w:val="none" w:sz="0" w:space="0" w:color="auto"/>
                      </w:divBdr>
                    </w:div>
                  </w:divsChild>
                </w:div>
                <w:div w:id="472673259">
                  <w:marLeft w:val="0"/>
                  <w:marRight w:val="0"/>
                  <w:marTop w:val="0"/>
                  <w:marBottom w:val="0"/>
                  <w:divBdr>
                    <w:top w:val="single" w:sz="2" w:space="1" w:color="FFFFFF"/>
                    <w:left w:val="single" w:sz="2" w:space="12" w:color="FFFFFF"/>
                    <w:bottom w:val="single" w:sz="2" w:space="1" w:color="FFFFFF"/>
                    <w:right w:val="single" w:sz="2" w:space="4" w:color="FFFFFF"/>
                  </w:divBdr>
                  <w:divsChild>
                    <w:div w:id="422145486">
                      <w:marLeft w:val="0"/>
                      <w:marRight w:val="0"/>
                      <w:marTop w:val="0"/>
                      <w:marBottom w:val="0"/>
                      <w:divBdr>
                        <w:top w:val="none" w:sz="0" w:space="0" w:color="auto"/>
                        <w:left w:val="none" w:sz="0" w:space="0" w:color="auto"/>
                        <w:bottom w:val="none" w:sz="0" w:space="0" w:color="auto"/>
                        <w:right w:val="none" w:sz="0" w:space="0" w:color="auto"/>
                      </w:divBdr>
                    </w:div>
                  </w:divsChild>
                </w:div>
                <w:div w:id="393771720">
                  <w:marLeft w:val="0"/>
                  <w:marRight w:val="0"/>
                  <w:marTop w:val="0"/>
                  <w:marBottom w:val="0"/>
                  <w:divBdr>
                    <w:top w:val="single" w:sz="2" w:space="1" w:color="FFFFFF"/>
                    <w:left w:val="single" w:sz="2" w:space="12" w:color="FFFFFF"/>
                    <w:bottom w:val="single" w:sz="2" w:space="1" w:color="FFFFFF"/>
                    <w:right w:val="single" w:sz="2" w:space="4" w:color="FFFFFF"/>
                  </w:divBdr>
                  <w:divsChild>
                    <w:div w:id="1371414724">
                      <w:marLeft w:val="0"/>
                      <w:marRight w:val="0"/>
                      <w:marTop w:val="0"/>
                      <w:marBottom w:val="0"/>
                      <w:divBdr>
                        <w:top w:val="none" w:sz="0" w:space="0" w:color="auto"/>
                        <w:left w:val="none" w:sz="0" w:space="0" w:color="auto"/>
                        <w:bottom w:val="none" w:sz="0" w:space="0" w:color="auto"/>
                        <w:right w:val="none" w:sz="0" w:space="0" w:color="auto"/>
                      </w:divBdr>
                    </w:div>
                  </w:divsChild>
                </w:div>
                <w:div w:id="2122994667">
                  <w:marLeft w:val="0"/>
                  <w:marRight w:val="0"/>
                  <w:marTop w:val="0"/>
                  <w:marBottom w:val="0"/>
                  <w:divBdr>
                    <w:top w:val="single" w:sz="2" w:space="1" w:color="FFFFFF"/>
                    <w:left w:val="single" w:sz="2" w:space="12" w:color="FFFFFF"/>
                    <w:bottom w:val="single" w:sz="2" w:space="1" w:color="FFFFFF"/>
                    <w:right w:val="single" w:sz="2" w:space="4" w:color="FFFFFF"/>
                  </w:divBdr>
                  <w:divsChild>
                    <w:div w:id="1681539026">
                      <w:marLeft w:val="0"/>
                      <w:marRight w:val="0"/>
                      <w:marTop w:val="0"/>
                      <w:marBottom w:val="0"/>
                      <w:divBdr>
                        <w:top w:val="none" w:sz="0" w:space="0" w:color="auto"/>
                        <w:left w:val="none" w:sz="0" w:space="0" w:color="auto"/>
                        <w:bottom w:val="none" w:sz="0" w:space="0" w:color="auto"/>
                        <w:right w:val="none" w:sz="0" w:space="0" w:color="auto"/>
                      </w:divBdr>
                    </w:div>
                  </w:divsChild>
                </w:div>
                <w:div w:id="1266615452">
                  <w:marLeft w:val="0"/>
                  <w:marRight w:val="0"/>
                  <w:marTop w:val="0"/>
                  <w:marBottom w:val="0"/>
                  <w:divBdr>
                    <w:top w:val="single" w:sz="2" w:space="1" w:color="FFFFFF"/>
                    <w:left w:val="single" w:sz="2" w:space="12" w:color="FFFFFF"/>
                    <w:bottom w:val="single" w:sz="2" w:space="1" w:color="FFFFFF"/>
                    <w:right w:val="single" w:sz="2" w:space="4" w:color="FFFFFF"/>
                  </w:divBdr>
                  <w:divsChild>
                    <w:div w:id="70660301">
                      <w:marLeft w:val="0"/>
                      <w:marRight w:val="0"/>
                      <w:marTop w:val="0"/>
                      <w:marBottom w:val="0"/>
                      <w:divBdr>
                        <w:top w:val="none" w:sz="0" w:space="0" w:color="auto"/>
                        <w:left w:val="none" w:sz="0" w:space="0" w:color="auto"/>
                        <w:bottom w:val="none" w:sz="0" w:space="0" w:color="auto"/>
                        <w:right w:val="none" w:sz="0" w:space="0" w:color="auto"/>
                      </w:divBdr>
                    </w:div>
                  </w:divsChild>
                </w:div>
                <w:div w:id="1618290483">
                  <w:marLeft w:val="0"/>
                  <w:marRight w:val="0"/>
                  <w:marTop w:val="0"/>
                  <w:marBottom w:val="0"/>
                  <w:divBdr>
                    <w:top w:val="single" w:sz="2" w:space="1" w:color="FFFFFF"/>
                    <w:left w:val="single" w:sz="2" w:space="12" w:color="FFFFFF"/>
                    <w:bottom w:val="single" w:sz="2" w:space="1" w:color="FFFFFF"/>
                    <w:right w:val="single" w:sz="2" w:space="4" w:color="FFFFFF"/>
                  </w:divBdr>
                  <w:divsChild>
                    <w:div w:id="1428886161">
                      <w:marLeft w:val="0"/>
                      <w:marRight w:val="0"/>
                      <w:marTop w:val="0"/>
                      <w:marBottom w:val="0"/>
                      <w:divBdr>
                        <w:top w:val="none" w:sz="0" w:space="0" w:color="auto"/>
                        <w:left w:val="none" w:sz="0" w:space="0" w:color="auto"/>
                        <w:bottom w:val="none" w:sz="0" w:space="0" w:color="auto"/>
                        <w:right w:val="none" w:sz="0" w:space="0" w:color="auto"/>
                      </w:divBdr>
                    </w:div>
                  </w:divsChild>
                </w:div>
                <w:div w:id="357314229">
                  <w:marLeft w:val="0"/>
                  <w:marRight w:val="0"/>
                  <w:marTop w:val="0"/>
                  <w:marBottom w:val="0"/>
                  <w:divBdr>
                    <w:top w:val="single" w:sz="2" w:space="1" w:color="FFFFFF"/>
                    <w:left w:val="single" w:sz="2" w:space="12" w:color="FFFFFF"/>
                    <w:bottom w:val="single" w:sz="2" w:space="1" w:color="FFFFFF"/>
                    <w:right w:val="single" w:sz="2" w:space="4" w:color="FFFFFF"/>
                  </w:divBdr>
                  <w:divsChild>
                    <w:div w:id="1625890281">
                      <w:marLeft w:val="0"/>
                      <w:marRight w:val="0"/>
                      <w:marTop w:val="0"/>
                      <w:marBottom w:val="0"/>
                      <w:divBdr>
                        <w:top w:val="none" w:sz="0" w:space="0" w:color="auto"/>
                        <w:left w:val="none" w:sz="0" w:space="0" w:color="auto"/>
                        <w:bottom w:val="none" w:sz="0" w:space="0" w:color="auto"/>
                        <w:right w:val="none" w:sz="0" w:space="0" w:color="auto"/>
                      </w:divBdr>
                    </w:div>
                  </w:divsChild>
                </w:div>
                <w:div w:id="901405838">
                  <w:marLeft w:val="0"/>
                  <w:marRight w:val="0"/>
                  <w:marTop w:val="0"/>
                  <w:marBottom w:val="0"/>
                  <w:divBdr>
                    <w:top w:val="single" w:sz="2" w:space="1" w:color="FFFFFF"/>
                    <w:left w:val="single" w:sz="2" w:space="12" w:color="FFFFFF"/>
                    <w:bottom w:val="single" w:sz="2" w:space="1" w:color="FFFFFF"/>
                    <w:right w:val="single" w:sz="2" w:space="4" w:color="FFFFFF"/>
                  </w:divBdr>
                  <w:divsChild>
                    <w:div w:id="1894928404">
                      <w:marLeft w:val="0"/>
                      <w:marRight w:val="0"/>
                      <w:marTop w:val="0"/>
                      <w:marBottom w:val="0"/>
                      <w:divBdr>
                        <w:top w:val="none" w:sz="0" w:space="0" w:color="auto"/>
                        <w:left w:val="none" w:sz="0" w:space="0" w:color="auto"/>
                        <w:bottom w:val="none" w:sz="0" w:space="0" w:color="auto"/>
                        <w:right w:val="none" w:sz="0" w:space="0" w:color="auto"/>
                      </w:divBdr>
                    </w:div>
                  </w:divsChild>
                </w:div>
                <w:div w:id="1623656259">
                  <w:marLeft w:val="0"/>
                  <w:marRight w:val="0"/>
                  <w:marTop w:val="0"/>
                  <w:marBottom w:val="0"/>
                  <w:divBdr>
                    <w:top w:val="single" w:sz="2" w:space="1" w:color="FFFFFF"/>
                    <w:left w:val="single" w:sz="2" w:space="12" w:color="FFFFFF"/>
                    <w:bottom w:val="single" w:sz="2" w:space="4" w:color="FFFFFF"/>
                    <w:right w:val="single" w:sz="2" w:space="4" w:color="FFFFFF"/>
                  </w:divBdr>
                  <w:divsChild>
                    <w:div w:id="13185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91630">
          <w:marLeft w:val="0"/>
          <w:marRight w:val="0"/>
          <w:marTop w:val="0"/>
          <w:marBottom w:val="335"/>
          <w:divBdr>
            <w:top w:val="none" w:sz="0" w:space="0" w:color="auto"/>
            <w:left w:val="none" w:sz="0" w:space="0" w:color="auto"/>
            <w:bottom w:val="none" w:sz="0" w:space="0" w:color="auto"/>
            <w:right w:val="none" w:sz="0" w:space="0" w:color="auto"/>
          </w:divBdr>
          <w:divsChild>
            <w:div w:id="810369786">
              <w:marLeft w:val="0"/>
              <w:marRight w:val="0"/>
              <w:marTop w:val="0"/>
              <w:marBottom w:val="0"/>
              <w:divBdr>
                <w:top w:val="none" w:sz="0" w:space="0" w:color="auto"/>
                <w:left w:val="none" w:sz="0" w:space="0" w:color="auto"/>
                <w:bottom w:val="none" w:sz="0" w:space="0" w:color="auto"/>
                <w:right w:val="none" w:sz="0" w:space="0" w:color="auto"/>
              </w:divBdr>
              <w:divsChild>
                <w:div w:id="168255915">
                  <w:marLeft w:val="0"/>
                  <w:marRight w:val="0"/>
                  <w:marTop w:val="0"/>
                  <w:marBottom w:val="0"/>
                  <w:divBdr>
                    <w:top w:val="single" w:sz="2" w:space="4" w:color="FFFFFF"/>
                    <w:left w:val="single" w:sz="2" w:space="12" w:color="FFFFFF"/>
                    <w:bottom w:val="single" w:sz="2" w:space="1" w:color="FFFFFF"/>
                    <w:right w:val="single" w:sz="2" w:space="4" w:color="FFFFFF"/>
                  </w:divBdr>
                  <w:divsChild>
                    <w:div w:id="885412156">
                      <w:marLeft w:val="0"/>
                      <w:marRight w:val="0"/>
                      <w:marTop w:val="0"/>
                      <w:marBottom w:val="0"/>
                      <w:divBdr>
                        <w:top w:val="none" w:sz="0" w:space="0" w:color="auto"/>
                        <w:left w:val="none" w:sz="0" w:space="0" w:color="auto"/>
                        <w:bottom w:val="none" w:sz="0" w:space="0" w:color="auto"/>
                        <w:right w:val="none" w:sz="0" w:space="0" w:color="auto"/>
                      </w:divBdr>
                    </w:div>
                  </w:divsChild>
                </w:div>
                <w:div w:id="955135813">
                  <w:marLeft w:val="0"/>
                  <w:marRight w:val="0"/>
                  <w:marTop w:val="0"/>
                  <w:marBottom w:val="0"/>
                  <w:divBdr>
                    <w:top w:val="single" w:sz="2" w:space="1" w:color="FFFFFF"/>
                    <w:left w:val="single" w:sz="2" w:space="12" w:color="FFFFFF"/>
                    <w:bottom w:val="single" w:sz="2" w:space="1" w:color="FFFFFF"/>
                    <w:right w:val="single" w:sz="2" w:space="4" w:color="FFFFFF"/>
                  </w:divBdr>
                  <w:divsChild>
                    <w:div w:id="328603447">
                      <w:marLeft w:val="0"/>
                      <w:marRight w:val="0"/>
                      <w:marTop w:val="0"/>
                      <w:marBottom w:val="0"/>
                      <w:divBdr>
                        <w:top w:val="none" w:sz="0" w:space="0" w:color="auto"/>
                        <w:left w:val="none" w:sz="0" w:space="0" w:color="auto"/>
                        <w:bottom w:val="none" w:sz="0" w:space="0" w:color="auto"/>
                        <w:right w:val="none" w:sz="0" w:space="0" w:color="auto"/>
                      </w:divBdr>
                    </w:div>
                  </w:divsChild>
                </w:div>
                <w:div w:id="725109203">
                  <w:marLeft w:val="0"/>
                  <w:marRight w:val="0"/>
                  <w:marTop w:val="0"/>
                  <w:marBottom w:val="0"/>
                  <w:divBdr>
                    <w:top w:val="single" w:sz="2" w:space="1" w:color="FFFFFF"/>
                    <w:left w:val="single" w:sz="2" w:space="12" w:color="FFFFFF"/>
                    <w:bottom w:val="single" w:sz="2" w:space="1" w:color="FFFFFF"/>
                    <w:right w:val="single" w:sz="2" w:space="4" w:color="FFFFFF"/>
                  </w:divBdr>
                  <w:divsChild>
                    <w:div w:id="1544828889">
                      <w:marLeft w:val="0"/>
                      <w:marRight w:val="0"/>
                      <w:marTop w:val="0"/>
                      <w:marBottom w:val="0"/>
                      <w:divBdr>
                        <w:top w:val="none" w:sz="0" w:space="0" w:color="auto"/>
                        <w:left w:val="none" w:sz="0" w:space="0" w:color="auto"/>
                        <w:bottom w:val="none" w:sz="0" w:space="0" w:color="auto"/>
                        <w:right w:val="none" w:sz="0" w:space="0" w:color="auto"/>
                      </w:divBdr>
                    </w:div>
                  </w:divsChild>
                </w:div>
                <w:div w:id="336885464">
                  <w:marLeft w:val="0"/>
                  <w:marRight w:val="0"/>
                  <w:marTop w:val="0"/>
                  <w:marBottom w:val="0"/>
                  <w:divBdr>
                    <w:top w:val="single" w:sz="2" w:space="1" w:color="FFFFFF"/>
                    <w:left w:val="single" w:sz="2" w:space="12" w:color="FFFFFF"/>
                    <w:bottom w:val="single" w:sz="2" w:space="1" w:color="FFFFFF"/>
                    <w:right w:val="single" w:sz="2" w:space="4" w:color="FFFFFF"/>
                  </w:divBdr>
                  <w:divsChild>
                    <w:div w:id="1403672025">
                      <w:marLeft w:val="0"/>
                      <w:marRight w:val="0"/>
                      <w:marTop w:val="0"/>
                      <w:marBottom w:val="0"/>
                      <w:divBdr>
                        <w:top w:val="none" w:sz="0" w:space="0" w:color="auto"/>
                        <w:left w:val="none" w:sz="0" w:space="0" w:color="auto"/>
                        <w:bottom w:val="none" w:sz="0" w:space="0" w:color="auto"/>
                        <w:right w:val="none" w:sz="0" w:space="0" w:color="auto"/>
                      </w:divBdr>
                    </w:div>
                  </w:divsChild>
                </w:div>
                <w:div w:id="1104954559">
                  <w:marLeft w:val="0"/>
                  <w:marRight w:val="0"/>
                  <w:marTop w:val="0"/>
                  <w:marBottom w:val="0"/>
                  <w:divBdr>
                    <w:top w:val="single" w:sz="2" w:space="1" w:color="FFFFFF"/>
                    <w:left w:val="single" w:sz="2" w:space="12" w:color="FFFFFF"/>
                    <w:bottom w:val="single" w:sz="2" w:space="1" w:color="FFFFFF"/>
                    <w:right w:val="single" w:sz="2" w:space="4" w:color="FFFFFF"/>
                  </w:divBdr>
                  <w:divsChild>
                    <w:div w:id="1769694370">
                      <w:marLeft w:val="0"/>
                      <w:marRight w:val="0"/>
                      <w:marTop w:val="0"/>
                      <w:marBottom w:val="0"/>
                      <w:divBdr>
                        <w:top w:val="none" w:sz="0" w:space="0" w:color="auto"/>
                        <w:left w:val="none" w:sz="0" w:space="0" w:color="auto"/>
                        <w:bottom w:val="none" w:sz="0" w:space="0" w:color="auto"/>
                        <w:right w:val="none" w:sz="0" w:space="0" w:color="auto"/>
                      </w:divBdr>
                    </w:div>
                  </w:divsChild>
                </w:div>
                <w:div w:id="1244995343">
                  <w:marLeft w:val="0"/>
                  <w:marRight w:val="0"/>
                  <w:marTop w:val="0"/>
                  <w:marBottom w:val="0"/>
                  <w:divBdr>
                    <w:top w:val="single" w:sz="2" w:space="1" w:color="FFFFFF"/>
                    <w:left w:val="single" w:sz="2" w:space="12" w:color="FFFFFF"/>
                    <w:bottom w:val="single" w:sz="2" w:space="1" w:color="FFFFFF"/>
                    <w:right w:val="single" w:sz="2" w:space="4" w:color="FFFFFF"/>
                  </w:divBdr>
                  <w:divsChild>
                    <w:div w:id="1712193871">
                      <w:marLeft w:val="0"/>
                      <w:marRight w:val="0"/>
                      <w:marTop w:val="0"/>
                      <w:marBottom w:val="0"/>
                      <w:divBdr>
                        <w:top w:val="none" w:sz="0" w:space="0" w:color="auto"/>
                        <w:left w:val="none" w:sz="0" w:space="0" w:color="auto"/>
                        <w:bottom w:val="none" w:sz="0" w:space="0" w:color="auto"/>
                        <w:right w:val="none" w:sz="0" w:space="0" w:color="auto"/>
                      </w:divBdr>
                    </w:div>
                  </w:divsChild>
                </w:div>
                <w:div w:id="1822191633">
                  <w:marLeft w:val="0"/>
                  <w:marRight w:val="0"/>
                  <w:marTop w:val="0"/>
                  <w:marBottom w:val="0"/>
                  <w:divBdr>
                    <w:top w:val="single" w:sz="2" w:space="1" w:color="FFFFFF"/>
                    <w:left w:val="single" w:sz="2" w:space="12" w:color="FFFFFF"/>
                    <w:bottom w:val="single" w:sz="2" w:space="1" w:color="FFFFFF"/>
                    <w:right w:val="single" w:sz="2" w:space="4" w:color="FFFFFF"/>
                  </w:divBdr>
                  <w:divsChild>
                    <w:div w:id="254897089">
                      <w:marLeft w:val="0"/>
                      <w:marRight w:val="0"/>
                      <w:marTop w:val="0"/>
                      <w:marBottom w:val="0"/>
                      <w:divBdr>
                        <w:top w:val="none" w:sz="0" w:space="0" w:color="auto"/>
                        <w:left w:val="none" w:sz="0" w:space="0" w:color="auto"/>
                        <w:bottom w:val="none" w:sz="0" w:space="0" w:color="auto"/>
                        <w:right w:val="none" w:sz="0" w:space="0" w:color="auto"/>
                      </w:divBdr>
                    </w:div>
                  </w:divsChild>
                </w:div>
                <w:div w:id="453057658">
                  <w:marLeft w:val="0"/>
                  <w:marRight w:val="0"/>
                  <w:marTop w:val="0"/>
                  <w:marBottom w:val="0"/>
                  <w:divBdr>
                    <w:top w:val="single" w:sz="2" w:space="1" w:color="FFFFFF"/>
                    <w:left w:val="single" w:sz="2" w:space="12" w:color="FFFFFF"/>
                    <w:bottom w:val="single" w:sz="2" w:space="1" w:color="FFFFFF"/>
                    <w:right w:val="single" w:sz="2" w:space="4" w:color="FFFFFF"/>
                  </w:divBdr>
                  <w:divsChild>
                    <w:div w:id="1743940286">
                      <w:marLeft w:val="0"/>
                      <w:marRight w:val="0"/>
                      <w:marTop w:val="0"/>
                      <w:marBottom w:val="0"/>
                      <w:divBdr>
                        <w:top w:val="none" w:sz="0" w:space="0" w:color="auto"/>
                        <w:left w:val="none" w:sz="0" w:space="0" w:color="auto"/>
                        <w:bottom w:val="none" w:sz="0" w:space="0" w:color="auto"/>
                        <w:right w:val="none" w:sz="0" w:space="0" w:color="auto"/>
                      </w:divBdr>
                    </w:div>
                  </w:divsChild>
                </w:div>
                <w:div w:id="1067723028">
                  <w:marLeft w:val="0"/>
                  <w:marRight w:val="0"/>
                  <w:marTop w:val="0"/>
                  <w:marBottom w:val="0"/>
                  <w:divBdr>
                    <w:top w:val="single" w:sz="2" w:space="1" w:color="FFFFFF"/>
                    <w:left w:val="single" w:sz="2" w:space="12" w:color="FFFFFF"/>
                    <w:bottom w:val="single" w:sz="2" w:space="1" w:color="FFFFFF"/>
                    <w:right w:val="single" w:sz="2" w:space="4" w:color="FFFFFF"/>
                  </w:divBdr>
                  <w:divsChild>
                    <w:div w:id="1915626834">
                      <w:marLeft w:val="0"/>
                      <w:marRight w:val="0"/>
                      <w:marTop w:val="0"/>
                      <w:marBottom w:val="0"/>
                      <w:divBdr>
                        <w:top w:val="none" w:sz="0" w:space="0" w:color="auto"/>
                        <w:left w:val="none" w:sz="0" w:space="0" w:color="auto"/>
                        <w:bottom w:val="none" w:sz="0" w:space="0" w:color="auto"/>
                        <w:right w:val="none" w:sz="0" w:space="0" w:color="auto"/>
                      </w:divBdr>
                    </w:div>
                  </w:divsChild>
                </w:div>
                <w:div w:id="663510514">
                  <w:marLeft w:val="0"/>
                  <w:marRight w:val="0"/>
                  <w:marTop w:val="0"/>
                  <w:marBottom w:val="0"/>
                  <w:divBdr>
                    <w:top w:val="single" w:sz="2" w:space="1" w:color="FFFFFF"/>
                    <w:left w:val="single" w:sz="2" w:space="12" w:color="FFFFFF"/>
                    <w:bottom w:val="single" w:sz="2" w:space="1" w:color="FFFFFF"/>
                    <w:right w:val="single" w:sz="2" w:space="4" w:color="FFFFFF"/>
                  </w:divBdr>
                  <w:divsChild>
                    <w:div w:id="78140162">
                      <w:marLeft w:val="0"/>
                      <w:marRight w:val="0"/>
                      <w:marTop w:val="0"/>
                      <w:marBottom w:val="0"/>
                      <w:divBdr>
                        <w:top w:val="none" w:sz="0" w:space="0" w:color="auto"/>
                        <w:left w:val="none" w:sz="0" w:space="0" w:color="auto"/>
                        <w:bottom w:val="none" w:sz="0" w:space="0" w:color="auto"/>
                        <w:right w:val="none" w:sz="0" w:space="0" w:color="auto"/>
                      </w:divBdr>
                    </w:div>
                  </w:divsChild>
                </w:div>
                <w:div w:id="126628543">
                  <w:marLeft w:val="0"/>
                  <w:marRight w:val="0"/>
                  <w:marTop w:val="0"/>
                  <w:marBottom w:val="0"/>
                  <w:divBdr>
                    <w:top w:val="single" w:sz="2" w:space="1" w:color="FFFFFF"/>
                    <w:left w:val="single" w:sz="2" w:space="12" w:color="FFFFFF"/>
                    <w:bottom w:val="single" w:sz="2" w:space="1" w:color="FFFFFF"/>
                    <w:right w:val="single" w:sz="2" w:space="4" w:color="FFFFFF"/>
                  </w:divBdr>
                  <w:divsChild>
                    <w:div w:id="683483405">
                      <w:marLeft w:val="0"/>
                      <w:marRight w:val="0"/>
                      <w:marTop w:val="0"/>
                      <w:marBottom w:val="0"/>
                      <w:divBdr>
                        <w:top w:val="none" w:sz="0" w:space="0" w:color="auto"/>
                        <w:left w:val="none" w:sz="0" w:space="0" w:color="auto"/>
                        <w:bottom w:val="none" w:sz="0" w:space="0" w:color="auto"/>
                        <w:right w:val="none" w:sz="0" w:space="0" w:color="auto"/>
                      </w:divBdr>
                    </w:div>
                  </w:divsChild>
                </w:div>
                <w:div w:id="1087114073">
                  <w:marLeft w:val="0"/>
                  <w:marRight w:val="0"/>
                  <w:marTop w:val="0"/>
                  <w:marBottom w:val="0"/>
                  <w:divBdr>
                    <w:top w:val="single" w:sz="2" w:space="1" w:color="FFFFFF"/>
                    <w:left w:val="single" w:sz="2" w:space="12" w:color="FFFFFF"/>
                    <w:bottom w:val="single" w:sz="2" w:space="1" w:color="FFFFFF"/>
                    <w:right w:val="single" w:sz="2" w:space="4" w:color="FFFFFF"/>
                  </w:divBdr>
                  <w:divsChild>
                    <w:div w:id="1834643879">
                      <w:marLeft w:val="0"/>
                      <w:marRight w:val="0"/>
                      <w:marTop w:val="0"/>
                      <w:marBottom w:val="0"/>
                      <w:divBdr>
                        <w:top w:val="none" w:sz="0" w:space="0" w:color="auto"/>
                        <w:left w:val="none" w:sz="0" w:space="0" w:color="auto"/>
                        <w:bottom w:val="none" w:sz="0" w:space="0" w:color="auto"/>
                        <w:right w:val="none" w:sz="0" w:space="0" w:color="auto"/>
                      </w:divBdr>
                    </w:div>
                  </w:divsChild>
                </w:div>
                <w:div w:id="1188520846">
                  <w:marLeft w:val="0"/>
                  <w:marRight w:val="0"/>
                  <w:marTop w:val="0"/>
                  <w:marBottom w:val="0"/>
                  <w:divBdr>
                    <w:top w:val="single" w:sz="2" w:space="1" w:color="FFFFFF"/>
                    <w:left w:val="single" w:sz="2" w:space="12" w:color="FFFFFF"/>
                    <w:bottom w:val="single" w:sz="2" w:space="1" w:color="FFFFFF"/>
                    <w:right w:val="single" w:sz="2" w:space="4" w:color="FFFFFF"/>
                  </w:divBdr>
                  <w:divsChild>
                    <w:div w:id="1466309552">
                      <w:marLeft w:val="0"/>
                      <w:marRight w:val="0"/>
                      <w:marTop w:val="0"/>
                      <w:marBottom w:val="0"/>
                      <w:divBdr>
                        <w:top w:val="none" w:sz="0" w:space="0" w:color="auto"/>
                        <w:left w:val="none" w:sz="0" w:space="0" w:color="auto"/>
                        <w:bottom w:val="none" w:sz="0" w:space="0" w:color="auto"/>
                        <w:right w:val="none" w:sz="0" w:space="0" w:color="auto"/>
                      </w:divBdr>
                    </w:div>
                  </w:divsChild>
                </w:div>
                <w:div w:id="1786387004">
                  <w:marLeft w:val="0"/>
                  <w:marRight w:val="0"/>
                  <w:marTop w:val="0"/>
                  <w:marBottom w:val="0"/>
                  <w:divBdr>
                    <w:top w:val="single" w:sz="2" w:space="1" w:color="FFFFFF"/>
                    <w:left w:val="single" w:sz="2" w:space="12" w:color="FFFFFF"/>
                    <w:bottom w:val="single" w:sz="2" w:space="1" w:color="FFFFFF"/>
                    <w:right w:val="single" w:sz="2" w:space="4" w:color="FFFFFF"/>
                  </w:divBdr>
                  <w:divsChild>
                    <w:div w:id="1563327516">
                      <w:marLeft w:val="0"/>
                      <w:marRight w:val="0"/>
                      <w:marTop w:val="0"/>
                      <w:marBottom w:val="0"/>
                      <w:divBdr>
                        <w:top w:val="none" w:sz="0" w:space="0" w:color="auto"/>
                        <w:left w:val="none" w:sz="0" w:space="0" w:color="auto"/>
                        <w:bottom w:val="none" w:sz="0" w:space="0" w:color="auto"/>
                        <w:right w:val="none" w:sz="0" w:space="0" w:color="auto"/>
                      </w:divBdr>
                    </w:div>
                  </w:divsChild>
                </w:div>
                <w:div w:id="998923902">
                  <w:marLeft w:val="0"/>
                  <w:marRight w:val="0"/>
                  <w:marTop w:val="0"/>
                  <w:marBottom w:val="0"/>
                  <w:divBdr>
                    <w:top w:val="single" w:sz="2" w:space="1" w:color="FFFFFF"/>
                    <w:left w:val="single" w:sz="2" w:space="12" w:color="FFFFFF"/>
                    <w:bottom w:val="single" w:sz="2" w:space="1" w:color="FFFFFF"/>
                    <w:right w:val="single" w:sz="2" w:space="4" w:color="FFFFFF"/>
                  </w:divBdr>
                  <w:divsChild>
                    <w:div w:id="110053062">
                      <w:marLeft w:val="0"/>
                      <w:marRight w:val="0"/>
                      <w:marTop w:val="0"/>
                      <w:marBottom w:val="0"/>
                      <w:divBdr>
                        <w:top w:val="none" w:sz="0" w:space="0" w:color="auto"/>
                        <w:left w:val="none" w:sz="0" w:space="0" w:color="auto"/>
                        <w:bottom w:val="none" w:sz="0" w:space="0" w:color="auto"/>
                        <w:right w:val="none" w:sz="0" w:space="0" w:color="auto"/>
                      </w:divBdr>
                    </w:div>
                  </w:divsChild>
                </w:div>
                <w:div w:id="1698695417">
                  <w:marLeft w:val="0"/>
                  <w:marRight w:val="0"/>
                  <w:marTop w:val="0"/>
                  <w:marBottom w:val="0"/>
                  <w:divBdr>
                    <w:top w:val="single" w:sz="2" w:space="1" w:color="FFFFFF"/>
                    <w:left w:val="single" w:sz="2" w:space="12" w:color="FFFFFF"/>
                    <w:bottom w:val="single" w:sz="2" w:space="4" w:color="FFFFFF"/>
                    <w:right w:val="single" w:sz="2" w:space="4" w:color="FFFFFF"/>
                  </w:divBdr>
                  <w:divsChild>
                    <w:div w:id="4672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226561">
          <w:marLeft w:val="0"/>
          <w:marRight w:val="0"/>
          <w:marTop w:val="0"/>
          <w:marBottom w:val="335"/>
          <w:divBdr>
            <w:top w:val="none" w:sz="0" w:space="0" w:color="auto"/>
            <w:left w:val="none" w:sz="0" w:space="0" w:color="auto"/>
            <w:bottom w:val="none" w:sz="0" w:space="0" w:color="auto"/>
            <w:right w:val="none" w:sz="0" w:space="0" w:color="auto"/>
          </w:divBdr>
          <w:divsChild>
            <w:div w:id="1288123549">
              <w:marLeft w:val="0"/>
              <w:marRight w:val="0"/>
              <w:marTop w:val="0"/>
              <w:marBottom w:val="0"/>
              <w:divBdr>
                <w:top w:val="none" w:sz="0" w:space="0" w:color="auto"/>
                <w:left w:val="none" w:sz="0" w:space="0" w:color="auto"/>
                <w:bottom w:val="none" w:sz="0" w:space="0" w:color="auto"/>
                <w:right w:val="none" w:sz="0" w:space="0" w:color="auto"/>
              </w:divBdr>
              <w:divsChild>
                <w:div w:id="2001347031">
                  <w:marLeft w:val="0"/>
                  <w:marRight w:val="0"/>
                  <w:marTop w:val="0"/>
                  <w:marBottom w:val="0"/>
                  <w:divBdr>
                    <w:top w:val="single" w:sz="2" w:space="4" w:color="FFFFFF"/>
                    <w:left w:val="single" w:sz="2" w:space="12" w:color="FFFFFF"/>
                    <w:bottom w:val="single" w:sz="2" w:space="1" w:color="FFFFFF"/>
                    <w:right w:val="single" w:sz="2" w:space="4" w:color="FFFFFF"/>
                  </w:divBdr>
                  <w:divsChild>
                    <w:div w:id="1510827001">
                      <w:marLeft w:val="0"/>
                      <w:marRight w:val="0"/>
                      <w:marTop w:val="0"/>
                      <w:marBottom w:val="0"/>
                      <w:divBdr>
                        <w:top w:val="none" w:sz="0" w:space="0" w:color="auto"/>
                        <w:left w:val="none" w:sz="0" w:space="0" w:color="auto"/>
                        <w:bottom w:val="none" w:sz="0" w:space="0" w:color="auto"/>
                        <w:right w:val="none" w:sz="0" w:space="0" w:color="auto"/>
                      </w:divBdr>
                    </w:div>
                  </w:divsChild>
                </w:div>
                <w:div w:id="712080656">
                  <w:marLeft w:val="0"/>
                  <w:marRight w:val="0"/>
                  <w:marTop w:val="0"/>
                  <w:marBottom w:val="0"/>
                  <w:divBdr>
                    <w:top w:val="single" w:sz="2" w:space="1" w:color="FFFFFF"/>
                    <w:left w:val="single" w:sz="2" w:space="12" w:color="FFFFFF"/>
                    <w:bottom w:val="single" w:sz="2" w:space="1" w:color="FFFFFF"/>
                    <w:right w:val="single" w:sz="2" w:space="4" w:color="FFFFFF"/>
                  </w:divBdr>
                  <w:divsChild>
                    <w:div w:id="1384982485">
                      <w:marLeft w:val="0"/>
                      <w:marRight w:val="0"/>
                      <w:marTop w:val="0"/>
                      <w:marBottom w:val="0"/>
                      <w:divBdr>
                        <w:top w:val="none" w:sz="0" w:space="0" w:color="auto"/>
                        <w:left w:val="none" w:sz="0" w:space="0" w:color="auto"/>
                        <w:bottom w:val="none" w:sz="0" w:space="0" w:color="auto"/>
                        <w:right w:val="none" w:sz="0" w:space="0" w:color="auto"/>
                      </w:divBdr>
                    </w:div>
                  </w:divsChild>
                </w:div>
                <w:div w:id="115560948">
                  <w:marLeft w:val="0"/>
                  <w:marRight w:val="0"/>
                  <w:marTop w:val="0"/>
                  <w:marBottom w:val="0"/>
                  <w:divBdr>
                    <w:top w:val="single" w:sz="2" w:space="1" w:color="FFFFFF"/>
                    <w:left w:val="single" w:sz="2" w:space="12" w:color="FFFFFF"/>
                    <w:bottom w:val="single" w:sz="2" w:space="1" w:color="FFFFFF"/>
                    <w:right w:val="single" w:sz="2" w:space="4" w:color="FFFFFF"/>
                  </w:divBdr>
                  <w:divsChild>
                    <w:div w:id="89131719">
                      <w:marLeft w:val="0"/>
                      <w:marRight w:val="0"/>
                      <w:marTop w:val="0"/>
                      <w:marBottom w:val="0"/>
                      <w:divBdr>
                        <w:top w:val="none" w:sz="0" w:space="0" w:color="auto"/>
                        <w:left w:val="none" w:sz="0" w:space="0" w:color="auto"/>
                        <w:bottom w:val="none" w:sz="0" w:space="0" w:color="auto"/>
                        <w:right w:val="none" w:sz="0" w:space="0" w:color="auto"/>
                      </w:divBdr>
                    </w:div>
                  </w:divsChild>
                </w:div>
                <w:div w:id="282344553">
                  <w:marLeft w:val="0"/>
                  <w:marRight w:val="0"/>
                  <w:marTop w:val="0"/>
                  <w:marBottom w:val="0"/>
                  <w:divBdr>
                    <w:top w:val="single" w:sz="2" w:space="1" w:color="FFFFFF"/>
                    <w:left w:val="single" w:sz="2" w:space="12" w:color="FFFFFF"/>
                    <w:bottom w:val="single" w:sz="2" w:space="1" w:color="FFFFFF"/>
                    <w:right w:val="single" w:sz="2" w:space="4" w:color="FFFFFF"/>
                  </w:divBdr>
                  <w:divsChild>
                    <w:div w:id="779833126">
                      <w:marLeft w:val="0"/>
                      <w:marRight w:val="0"/>
                      <w:marTop w:val="0"/>
                      <w:marBottom w:val="0"/>
                      <w:divBdr>
                        <w:top w:val="none" w:sz="0" w:space="0" w:color="auto"/>
                        <w:left w:val="none" w:sz="0" w:space="0" w:color="auto"/>
                        <w:bottom w:val="none" w:sz="0" w:space="0" w:color="auto"/>
                        <w:right w:val="none" w:sz="0" w:space="0" w:color="auto"/>
                      </w:divBdr>
                    </w:div>
                  </w:divsChild>
                </w:div>
                <w:div w:id="1158152205">
                  <w:marLeft w:val="0"/>
                  <w:marRight w:val="0"/>
                  <w:marTop w:val="0"/>
                  <w:marBottom w:val="0"/>
                  <w:divBdr>
                    <w:top w:val="single" w:sz="2" w:space="1" w:color="FFFFFF"/>
                    <w:left w:val="single" w:sz="2" w:space="12" w:color="FFFFFF"/>
                    <w:bottom w:val="single" w:sz="2" w:space="1" w:color="FFFFFF"/>
                    <w:right w:val="single" w:sz="2" w:space="4" w:color="FFFFFF"/>
                  </w:divBdr>
                  <w:divsChild>
                    <w:div w:id="257713481">
                      <w:marLeft w:val="0"/>
                      <w:marRight w:val="0"/>
                      <w:marTop w:val="0"/>
                      <w:marBottom w:val="0"/>
                      <w:divBdr>
                        <w:top w:val="none" w:sz="0" w:space="0" w:color="auto"/>
                        <w:left w:val="none" w:sz="0" w:space="0" w:color="auto"/>
                        <w:bottom w:val="none" w:sz="0" w:space="0" w:color="auto"/>
                        <w:right w:val="none" w:sz="0" w:space="0" w:color="auto"/>
                      </w:divBdr>
                    </w:div>
                  </w:divsChild>
                </w:div>
                <w:div w:id="813328619">
                  <w:marLeft w:val="0"/>
                  <w:marRight w:val="0"/>
                  <w:marTop w:val="0"/>
                  <w:marBottom w:val="0"/>
                  <w:divBdr>
                    <w:top w:val="single" w:sz="2" w:space="1" w:color="FFFFFF"/>
                    <w:left w:val="single" w:sz="2" w:space="12" w:color="FFFFFF"/>
                    <w:bottom w:val="single" w:sz="2" w:space="1" w:color="FFFFFF"/>
                    <w:right w:val="single" w:sz="2" w:space="4" w:color="FFFFFF"/>
                  </w:divBdr>
                  <w:divsChild>
                    <w:div w:id="226648619">
                      <w:marLeft w:val="0"/>
                      <w:marRight w:val="0"/>
                      <w:marTop w:val="0"/>
                      <w:marBottom w:val="0"/>
                      <w:divBdr>
                        <w:top w:val="none" w:sz="0" w:space="0" w:color="auto"/>
                        <w:left w:val="none" w:sz="0" w:space="0" w:color="auto"/>
                        <w:bottom w:val="none" w:sz="0" w:space="0" w:color="auto"/>
                        <w:right w:val="none" w:sz="0" w:space="0" w:color="auto"/>
                      </w:divBdr>
                    </w:div>
                  </w:divsChild>
                </w:div>
                <w:div w:id="466316853">
                  <w:marLeft w:val="0"/>
                  <w:marRight w:val="0"/>
                  <w:marTop w:val="0"/>
                  <w:marBottom w:val="0"/>
                  <w:divBdr>
                    <w:top w:val="single" w:sz="2" w:space="1" w:color="FFFFFF"/>
                    <w:left w:val="single" w:sz="2" w:space="12" w:color="FFFFFF"/>
                    <w:bottom w:val="single" w:sz="2" w:space="1" w:color="FFFFFF"/>
                    <w:right w:val="single" w:sz="2" w:space="4" w:color="FFFFFF"/>
                  </w:divBdr>
                  <w:divsChild>
                    <w:div w:id="596986876">
                      <w:marLeft w:val="0"/>
                      <w:marRight w:val="0"/>
                      <w:marTop w:val="0"/>
                      <w:marBottom w:val="0"/>
                      <w:divBdr>
                        <w:top w:val="none" w:sz="0" w:space="0" w:color="auto"/>
                        <w:left w:val="none" w:sz="0" w:space="0" w:color="auto"/>
                        <w:bottom w:val="none" w:sz="0" w:space="0" w:color="auto"/>
                        <w:right w:val="none" w:sz="0" w:space="0" w:color="auto"/>
                      </w:divBdr>
                    </w:div>
                  </w:divsChild>
                </w:div>
                <w:div w:id="1064334407">
                  <w:marLeft w:val="0"/>
                  <w:marRight w:val="0"/>
                  <w:marTop w:val="0"/>
                  <w:marBottom w:val="0"/>
                  <w:divBdr>
                    <w:top w:val="single" w:sz="2" w:space="1" w:color="FFFFFF"/>
                    <w:left w:val="single" w:sz="2" w:space="12" w:color="FFFFFF"/>
                    <w:bottom w:val="single" w:sz="2" w:space="1" w:color="FFFFFF"/>
                    <w:right w:val="single" w:sz="2" w:space="4" w:color="FFFFFF"/>
                  </w:divBdr>
                  <w:divsChild>
                    <w:div w:id="150948517">
                      <w:marLeft w:val="0"/>
                      <w:marRight w:val="0"/>
                      <w:marTop w:val="0"/>
                      <w:marBottom w:val="0"/>
                      <w:divBdr>
                        <w:top w:val="none" w:sz="0" w:space="0" w:color="auto"/>
                        <w:left w:val="none" w:sz="0" w:space="0" w:color="auto"/>
                        <w:bottom w:val="none" w:sz="0" w:space="0" w:color="auto"/>
                        <w:right w:val="none" w:sz="0" w:space="0" w:color="auto"/>
                      </w:divBdr>
                    </w:div>
                  </w:divsChild>
                </w:div>
                <w:div w:id="1889535094">
                  <w:marLeft w:val="0"/>
                  <w:marRight w:val="0"/>
                  <w:marTop w:val="0"/>
                  <w:marBottom w:val="0"/>
                  <w:divBdr>
                    <w:top w:val="single" w:sz="2" w:space="1" w:color="FFFFFF"/>
                    <w:left w:val="single" w:sz="2" w:space="12" w:color="FFFFFF"/>
                    <w:bottom w:val="single" w:sz="2" w:space="1" w:color="FFFFFF"/>
                    <w:right w:val="single" w:sz="2" w:space="4" w:color="FFFFFF"/>
                  </w:divBdr>
                  <w:divsChild>
                    <w:div w:id="1714379969">
                      <w:marLeft w:val="0"/>
                      <w:marRight w:val="0"/>
                      <w:marTop w:val="0"/>
                      <w:marBottom w:val="0"/>
                      <w:divBdr>
                        <w:top w:val="none" w:sz="0" w:space="0" w:color="auto"/>
                        <w:left w:val="none" w:sz="0" w:space="0" w:color="auto"/>
                        <w:bottom w:val="none" w:sz="0" w:space="0" w:color="auto"/>
                        <w:right w:val="none" w:sz="0" w:space="0" w:color="auto"/>
                      </w:divBdr>
                    </w:div>
                  </w:divsChild>
                </w:div>
                <w:div w:id="868108016">
                  <w:marLeft w:val="0"/>
                  <w:marRight w:val="0"/>
                  <w:marTop w:val="0"/>
                  <w:marBottom w:val="0"/>
                  <w:divBdr>
                    <w:top w:val="single" w:sz="2" w:space="1" w:color="FFFFFF"/>
                    <w:left w:val="single" w:sz="2" w:space="12" w:color="FFFFFF"/>
                    <w:bottom w:val="single" w:sz="2" w:space="1" w:color="FFFFFF"/>
                    <w:right w:val="single" w:sz="2" w:space="4" w:color="FFFFFF"/>
                  </w:divBdr>
                  <w:divsChild>
                    <w:div w:id="580334180">
                      <w:marLeft w:val="0"/>
                      <w:marRight w:val="0"/>
                      <w:marTop w:val="0"/>
                      <w:marBottom w:val="0"/>
                      <w:divBdr>
                        <w:top w:val="none" w:sz="0" w:space="0" w:color="auto"/>
                        <w:left w:val="none" w:sz="0" w:space="0" w:color="auto"/>
                        <w:bottom w:val="none" w:sz="0" w:space="0" w:color="auto"/>
                        <w:right w:val="none" w:sz="0" w:space="0" w:color="auto"/>
                      </w:divBdr>
                    </w:div>
                  </w:divsChild>
                </w:div>
                <w:div w:id="762187279">
                  <w:marLeft w:val="0"/>
                  <w:marRight w:val="0"/>
                  <w:marTop w:val="0"/>
                  <w:marBottom w:val="0"/>
                  <w:divBdr>
                    <w:top w:val="single" w:sz="2" w:space="1" w:color="FFFFFF"/>
                    <w:left w:val="single" w:sz="2" w:space="12" w:color="FFFFFF"/>
                    <w:bottom w:val="single" w:sz="2" w:space="1" w:color="FFFFFF"/>
                    <w:right w:val="single" w:sz="2" w:space="4" w:color="FFFFFF"/>
                  </w:divBdr>
                  <w:divsChild>
                    <w:div w:id="61299349">
                      <w:marLeft w:val="0"/>
                      <w:marRight w:val="0"/>
                      <w:marTop w:val="0"/>
                      <w:marBottom w:val="0"/>
                      <w:divBdr>
                        <w:top w:val="none" w:sz="0" w:space="0" w:color="auto"/>
                        <w:left w:val="none" w:sz="0" w:space="0" w:color="auto"/>
                        <w:bottom w:val="none" w:sz="0" w:space="0" w:color="auto"/>
                        <w:right w:val="none" w:sz="0" w:space="0" w:color="auto"/>
                      </w:divBdr>
                    </w:div>
                  </w:divsChild>
                </w:div>
                <w:div w:id="1952083190">
                  <w:marLeft w:val="0"/>
                  <w:marRight w:val="0"/>
                  <w:marTop w:val="0"/>
                  <w:marBottom w:val="0"/>
                  <w:divBdr>
                    <w:top w:val="single" w:sz="2" w:space="1" w:color="FFFFFF"/>
                    <w:left w:val="single" w:sz="2" w:space="12" w:color="FFFFFF"/>
                    <w:bottom w:val="single" w:sz="2" w:space="1" w:color="FFFFFF"/>
                    <w:right w:val="single" w:sz="2" w:space="4" w:color="FFFFFF"/>
                  </w:divBdr>
                  <w:divsChild>
                    <w:div w:id="1912960832">
                      <w:marLeft w:val="0"/>
                      <w:marRight w:val="0"/>
                      <w:marTop w:val="0"/>
                      <w:marBottom w:val="0"/>
                      <w:divBdr>
                        <w:top w:val="none" w:sz="0" w:space="0" w:color="auto"/>
                        <w:left w:val="none" w:sz="0" w:space="0" w:color="auto"/>
                        <w:bottom w:val="none" w:sz="0" w:space="0" w:color="auto"/>
                        <w:right w:val="none" w:sz="0" w:space="0" w:color="auto"/>
                      </w:divBdr>
                    </w:div>
                  </w:divsChild>
                </w:div>
                <w:div w:id="604968092">
                  <w:marLeft w:val="0"/>
                  <w:marRight w:val="0"/>
                  <w:marTop w:val="0"/>
                  <w:marBottom w:val="0"/>
                  <w:divBdr>
                    <w:top w:val="single" w:sz="2" w:space="1" w:color="FFFFFF"/>
                    <w:left w:val="single" w:sz="2" w:space="12" w:color="FFFFFF"/>
                    <w:bottom w:val="single" w:sz="2" w:space="1" w:color="FFFFFF"/>
                    <w:right w:val="single" w:sz="2" w:space="4" w:color="FFFFFF"/>
                  </w:divBdr>
                  <w:divsChild>
                    <w:div w:id="864833589">
                      <w:marLeft w:val="0"/>
                      <w:marRight w:val="0"/>
                      <w:marTop w:val="0"/>
                      <w:marBottom w:val="0"/>
                      <w:divBdr>
                        <w:top w:val="none" w:sz="0" w:space="0" w:color="auto"/>
                        <w:left w:val="none" w:sz="0" w:space="0" w:color="auto"/>
                        <w:bottom w:val="none" w:sz="0" w:space="0" w:color="auto"/>
                        <w:right w:val="none" w:sz="0" w:space="0" w:color="auto"/>
                      </w:divBdr>
                    </w:div>
                  </w:divsChild>
                </w:div>
                <w:div w:id="2054039398">
                  <w:marLeft w:val="0"/>
                  <w:marRight w:val="0"/>
                  <w:marTop w:val="0"/>
                  <w:marBottom w:val="0"/>
                  <w:divBdr>
                    <w:top w:val="single" w:sz="2" w:space="1" w:color="FFFFFF"/>
                    <w:left w:val="single" w:sz="2" w:space="12" w:color="FFFFFF"/>
                    <w:bottom w:val="single" w:sz="2" w:space="1" w:color="FFFFFF"/>
                    <w:right w:val="single" w:sz="2" w:space="4" w:color="FFFFFF"/>
                  </w:divBdr>
                  <w:divsChild>
                    <w:div w:id="1019238990">
                      <w:marLeft w:val="0"/>
                      <w:marRight w:val="0"/>
                      <w:marTop w:val="0"/>
                      <w:marBottom w:val="0"/>
                      <w:divBdr>
                        <w:top w:val="none" w:sz="0" w:space="0" w:color="auto"/>
                        <w:left w:val="none" w:sz="0" w:space="0" w:color="auto"/>
                        <w:bottom w:val="none" w:sz="0" w:space="0" w:color="auto"/>
                        <w:right w:val="none" w:sz="0" w:space="0" w:color="auto"/>
                      </w:divBdr>
                    </w:div>
                  </w:divsChild>
                </w:div>
                <w:div w:id="44255576">
                  <w:marLeft w:val="0"/>
                  <w:marRight w:val="0"/>
                  <w:marTop w:val="0"/>
                  <w:marBottom w:val="0"/>
                  <w:divBdr>
                    <w:top w:val="single" w:sz="2" w:space="1" w:color="FFFFFF"/>
                    <w:left w:val="single" w:sz="2" w:space="12" w:color="FFFFFF"/>
                    <w:bottom w:val="single" w:sz="2" w:space="1" w:color="FFFFFF"/>
                    <w:right w:val="single" w:sz="2" w:space="4" w:color="FFFFFF"/>
                  </w:divBdr>
                  <w:divsChild>
                    <w:div w:id="259529700">
                      <w:marLeft w:val="0"/>
                      <w:marRight w:val="0"/>
                      <w:marTop w:val="0"/>
                      <w:marBottom w:val="0"/>
                      <w:divBdr>
                        <w:top w:val="none" w:sz="0" w:space="0" w:color="auto"/>
                        <w:left w:val="none" w:sz="0" w:space="0" w:color="auto"/>
                        <w:bottom w:val="none" w:sz="0" w:space="0" w:color="auto"/>
                        <w:right w:val="none" w:sz="0" w:space="0" w:color="auto"/>
                      </w:divBdr>
                    </w:div>
                  </w:divsChild>
                </w:div>
                <w:div w:id="619920944">
                  <w:marLeft w:val="0"/>
                  <w:marRight w:val="0"/>
                  <w:marTop w:val="0"/>
                  <w:marBottom w:val="0"/>
                  <w:divBdr>
                    <w:top w:val="single" w:sz="2" w:space="1" w:color="FFFFFF"/>
                    <w:left w:val="single" w:sz="2" w:space="12" w:color="FFFFFF"/>
                    <w:bottom w:val="single" w:sz="2" w:space="4" w:color="FFFFFF"/>
                    <w:right w:val="single" w:sz="2" w:space="4" w:color="FFFFFF"/>
                  </w:divBdr>
                  <w:divsChild>
                    <w:div w:id="11445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87592">
          <w:marLeft w:val="0"/>
          <w:marRight w:val="0"/>
          <w:marTop w:val="0"/>
          <w:marBottom w:val="335"/>
          <w:divBdr>
            <w:top w:val="none" w:sz="0" w:space="0" w:color="auto"/>
            <w:left w:val="none" w:sz="0" w:space="0" w:color="auto"/>
            <w:bottom w:val="none" w:sz="0" w:space="0" w:color="auto"/>
            <w:right w:val="none" w:sz="0" w:space="0" w:color="auto"/>
          </w:divBdr>
          <w:divsChild>
            <w:div w:id="1531263555">
              <w:marLeft w:val="0"/>
              <w:marRight w:val="0"/>
              <w:marTop w:val="0"/>
              <w:marBottom w:val="0"/>
              <w:divBdr>
                <w:top w:val="none" w:sz="0" w:space="0" w:color="auto"/>
                <w:left w:val="none" w:sz="0" w:space="0" w:color="auto"/>
                <w:bottom w:val="none" w:sz="0" w:space="0" w:color="auto"/>
                <w:right w:val="none" w:sz="0" w:space="0" w:color="auto"/>
              </w:divBdr>
              <w:divsChild>
                <w:div w:id="621156736">
                  <w:marLeft w:val="0"/>
                  <w:marRight w:val="0"/>
                  <w:marTop w:val="0"/>
                  <w:marBottom w:val="0"/>
                  <w:divBdr>
                    <w:top w:val="single" w:sz="2" w:space="4" w:color="FFFFFF"/>
                    <w:left w:val="single" w:sz="2" w:space="12" w:color="FFFFFF"/>
                    <w:bottom w:val="single" w:sz="2" w:space="1" w:color="FFFFFF"/>
                    <w:right w:val="single" w:sz="2" w:space="4" w:color="FFFFFF"/>
                  </w:divBdr>
                  <w:divsChild>
                    <w:div w:id="1737969197">
                      <w:marLeft w:val="0"/>
                      <w:marRight w:val="0"/>
                      <w:marTop w:val="0"/>
                      <w:marBottom w:val="0"/>
                      <w:divBdr>
                        <w:top w:val="none" w:sz="0" w:space="0" w:color="auto"/>
                        <w:left w:val="none" w:sz="0" w:space="0" w:color="auto"/>
                        <w:bottom w:val="none" w:sz="0" w:space="0" w:color="auto"/>
                        <w:right w:val="none" w:sz="0" w:space="0" w:color="auto"/>
                      </w:divBdr>
                    </w:div>
                  </w:divsChild>
                </w:div>
                <w:div w:id="1995448482">
                  <w:marLeft w:val="0"/>
                  <w:marRight w:val="0"/>
                  <w:marTop w:val="0"/>
                  <w:marBottom w:val="0"/>
                  <w:divBdr>
                    <w:top w:val="single" w:sz="2" w:space="1" w:color="FFFFFF"/>
                    <w:left w:val="single" w:sz="2" w:space="12" w:color="FFFFFF"/>
                    <w:bottom w:val="single" w:sz="2" w:space="1" w:color="FFFFFF"/>
                    <w:right w:val="single" w:sz="2" w:space="4" w:color="FFFFFF"/>
                  </w:divBdr>
                  <w:divsChild>
                    <w:div w:id="1322196273">
                      <w:marLeft w:val="0"/>
                      <w:marRight w:val="0"/>
                      <w:marTop w:val="0"/>
                      <w:marBottom w:val="0"/>
                      <w:divBdr>
                        <w:top w:val="none" w:sz="0" w:space="0" w:color="auto"/>
                        <w:left w:val="none" w:sz="0" w:space="0" w:color="auto"/>
                        <w:bottom w:val="none" w:sz="0" w:space="0" w:color="auto"/>
                        <w:right w:val="none" w:sz="0" w:space="0" w:color="auto"/>
                      </w:divBdr>
                    </w:div>
                  </w:divsChild>
                </w:div>
                <w:div w:id="2012023643">
                  <w:marLeft w:val="0"/>
                  <w:marRight w:val="0"/>
                  <w:marTop w:val="0"/>
                  <w:marBottom w:val="0"/>
                  <w:divBdr>
                    <w:top w:val="single" w:sz="2" w:space="1" w:color="FFFFFF"/>
                    <w:left w:val="single" w:sz="2" w:space="12" w:color="FFFFFF"/>
                    <w:bottom w:val="single" w:sz="2" w:space="1" w:color="FFFFFF"/>
                    <w:right w:val="single" w:sz="2" w:space="4" w:color="FFFFFF"/>
                  </w:divBdr>
                  <w:divsChild>
                    <w:div w:id="2010520324">
                      <w:marLeft w:val="0"/>
                      <w:marRight w:val="0"/>
                      <w:marTop w:val="0"/>
                      <w:marBottom w:val="0"/>
                      <w:divBdr>
                        <w:top w:val="none" w:sz="0" w:space="0" w:color="auto"/>
                        <w:left w:val="none" w:sz="0" w:space="0" w:color="auto"/>
                        <w:bottom w:val="none" w:sz="0" w:space="0" w:color="auto"/>
                        <w:right w:val="none" w:sz="0" w:space="0" w:color="auto"/>
                      </w:divBdr>
                    </w:div>
                  </w:divsChild>
                </w:div>
                <w:div w:id="214046328">
                  <w:marLeft w:val="0"/>
                  <w:marRight w:val="0"/>
                  <w:marTop w:val="0"/>
                  <w:marBottom w:val="0"/>
                  <w:divBdr>
                    <w:top w:val="single" w:sz="2" w:space="1" w:color="FFFFFF"/>
                    <w:left w:val="single" w:sz="2" w:space="12" w:color="FFFFFF"/>
                    <w:bottom w:val="single" w:sz="2" w:space="1" w:color="FFFFFF"/>
                    <w:right w:val="single" w:sz="2" w:space="4" w:color="FFFFFF"/>
                  </w:divBdr>
                  <w:divsChild>
                    <w:div w:id="541988946">
                      <w:marLeft w:val="0"/>
                      <w:marRight w:val="0"/>
                      <w:marTop w:val="0"/>
                      <w:marBottom w:val="0"/>
                      <w:divBdr>
                        <w:top w:val="none" w:sz="0" w:space="0" w:color="auto"/>
                        <w:left w:val="none" w:sz="0" w:space="0" w:color="auto"/>
                        <w:bottom w:val="none" w:sz="0" w:space="0" w:color="auto"/>
                        <w:right w:val="none" w:sz="0" w:space="0" w:color="auto"/>
                      </w:divBdr>
                    </w:div>
                  </w:divsChild>
                </w:div>
                <w:div w:id="1993437122">
                  <w:marLeft w:val="0"/>
                  <w:marRight w:val="0"/>
                  <w:marTop w:val="0"/>
                  <w:marBottom w:val="0"/>
                  <w:divBdr>
                    <w:top w:val="single" w:sz="2" w:space="1" w:color="FFFFFF"/>
                    <w:left w:val="single" w:sz="2" w:space="12" w:color="FFFFFF"/>
                    <w:bottom w:val="single" w:sz="2" w:space="1" w:color="FFFFFF"/>
                    <w:right w:val="single" w:sz="2" w:space="4" w:color="FFFFFF"/>
                  </w:divBdr>
                  <w:divsChild>
                    <w:div w:id="1981111706">
                      <w:marLeft w:val="0"/>
                      <w:marRight w:val="0"/>
                      <w:marTop w:val="0"/>
                      <w:marBottom w:val="0"/>
                      <w:divBdr>
                        <w:top w:val="none" w:sz="0" w:space="0" w:color="auto"/>
                        <w:left w:val="none" w:sz="0" w:space="0" w:color="auto"/>
                        <w:bottom w:val="none" w:sz="0" w:space="0" w:color="auto"/>
                        <w:right w:val="none" w:sz="0" w:space="0" w:color="auto"/>
                      </w:divBdr>
                    </w:div>
                  </w:divsChild>
                </w:div>
                <w:div w:id="1545026008">
                  <w:marLeft w:val="0"/>
                  <w:marRight w:val="0"/>
                  <w:marTop w:val="0"/>
                  <w:marBottom w:val="0"/>
                  <w:divBdr>
                    <w:top w:val="single" w:sz="2" w:space="1" w:color="FFFFFF"/>
                    <w:left w:val="single" w:sz="2" w:space="12" w:color="FFFFFF"/>
                    <w:bottom w:val="single" w:sz="2" w:space="1" w:color="FFFFFF"/>
                    <w:right w:val="single" w:sz="2" w:space="4" w:color="FFFFFF"/>
                  </w:divBdr>
                  <w:divsChild>
                    <w:div w:id="464854697">
                      <w:marLeft w:val="0"/>
                      <w:marRight w:val="0"/>
                      <w:marTop w:val="0"/>
                      <w:marBottom w:val="0"/>
                      <w:divBdr>
                        <w:top w:val="none" w:sz="0" w:space="0" w:color="auto"/>
                        <w:left w:val="none" w:sz="0" w:space="0" w:color="auto"/>
                        <w:bottom w:val="none" w:sz="0" w:space="0" w:color="auto"/>
                        <w:right w:val="none" w:sz="0" w:space="0" w:color="auto"/>
                      </w:divBdr>
                    </w:div>
                  </w:divsChild>
                </w:div>
                <w:div w:id="338047813">
                  <w:marLeft w:val="0"/>
                  <w:marRight w:val="0"/>
                  <w:marTop w:val="0"/>
                  <w:marBottom w:val="0"/>
                  <w:divBdr>
                    <w:top w:val="single" w:sz="2" w:space="1" w:color="FFFFFF"/>
                    <w:left w:val="single" w:sz="2" w:space="12" w:color="FFFFFF"/>
                    <w:bottom w:val="single" w:sz="2" w:space="1" w:color="FFFFFF"/>
                    <w:right w:val="single" w:sz="2" w:space="4" w:color="FFFFFF"/>
                  </w:divBdr>
                  <w:divsChild>
                    <w:div w:id="822890605">
                      <w:marLeft w:val="0"/>
                      <w:marRight w:val="0"/>
                      <w:marTop w:val="0"/>
                      <w:marBottom w:val="0"/>
                      <w:divBdr>
                        <w:top w:val="none" w:sz="0" w:space="0" w:color="auto"/>
                        <w:left w:val="none" w:sz="0" w:space="0" w:color="auto"/>
                        <w:bottom w:val="none" w:sz="0" w:space="0" w:color="auto"/>
                        <w:right w:val="none" w:sz="0" w:space="0" w:color="auto"/>
                      </w:divBdr>
                    </w:div>
                  </w:divsChild>
                </w:div>
                <w:div w:id="988249117">
                  <w:marLeft w:val="0"/>
                  <w:marRight w:val="0"/>
                  <w:marTop w:val="0"/>
                  <w:marBottom w:val="0"/>
                  <w:divBdr>
                    <w:top w:val="single" w:sz="2" w:space="1" w:color="FFFFFF"/>
                    <w:left w:val="single" w:sz="2" w:space="12" w:color="FFFFFF"/>
                    <w:bottom w:val="single" w:sz="2" w:space="1" w:color="FFFFFF"/>
                    <w:right w:val="single" w:sz="2" w:space="4" w:color="FFFFFF"/>
                  </w:divBdr>
                  <w:divsChild>
                    <w:div w:id="1723672737">
                      <w:marLeft w:val="0"/>
                      <w:marRight w:val="0"/>
                      <w:marTop w:val="0"/>
                      <w:marBottom w:val="0"/>
                      <w:divBdr>
                        <w:top w:val="none" w:sz="0" w:space="0" w:color="auto"/>
                        <w:left w:val="none" w:sz="0" w:space="0" w:color="auto"/>
                        <w:bottom w:val="none" w:sz="0" w:space="0" w:color="auto"/>
                        <w:right w:val="none" w:sz="0" w:space="0" w:color="auto"/>
                      </w:divBdr>
                    </w:div>
                  </w:divsChild>
                </w:div>
                <w:div w:id="629166300">
                  <w:marLeft w:val="0"/>
                  <w:marRight w:val="0"/>
                  <w:marTop w:val="0"/>
                  <w:marBottom w:val="0"/>
                  <w:divBdr>
                    <w:top w:val="single" w:sz="2" w:space="1" w:color="FFFFFF"/>
                    <w:left w:val="single" w:sz="2" w:space="12" w:color="FFFFFF"/>
                    <w:bottom w:val="single" w:sz="2" w:space="1" w:color="FFFFFF"/>
                    <w:right w:val="single" w:sz="2" w:space="4" w:color="FFFFFF"/>
                  </w:divBdr>
                  <w:divsChild>
                    <w:div w:id="445082305">
                      <w:marLeft w:val="0"/>
                      <w:marRight w:val="0"/>
                      <w:marTop w:val="0"/>
                      <w:marBottom w:val="0"/>
                      <w:divBdr>
                        <w:top w:val="none" w:sz="0" w:space="0" w:color="auto"/>
                        <w:left w:val="none" w:sz="0" w:space="0" w:color="auto"/>
                        <w:bottom w:val="none" w:sz="0" w:space="0" w:color="auto"/>
                        <w:right w:val="none" w:sz="0" w:space="0" w:color="auto"/>
                      </w:divBdr>
                    </w:div>
                  </w:divsChild>
                </w:div>
                <w:div w:id="1435636254">
                  <w:marLeft w:val="0"/>
                  <w:marRight w:val="0"/>
                  <w:marTop w:val="0"/>
                  <w:marBottom w:val="0"/>
                  <w:divBdr>
                    <w:top w:val="single" w:sz="2" w:space="1" w:color="FFFFFF"/>
                    <w:left w:val="single" w:sz="2" w:space="12" w:color="FFFFFF"/>
                    <w:bottom w:val="single" w:sz="2" w:space="1" w:color="FFFFFF"/>
                    <w:right w:val="single" w:sz="2" w:space="4" w:color="FFFFFF"/>
                  </w:divBdr>
                  <w:divsChild>
                    <w:div w:id="499346865">
                      <w:marLeft w:val="0"/>
                      <w:marRight w:val="0"/>
                      <w:marTop w:val="0"/>
                      <w:marBottom w:val="0"/>
                      <w:divBdr>
                        <w:top w:val="none" w:sz="0" w:space="0" w:color="auto"/>
                        <w:left w:val="none" w:sz="0" w:space="0" w:color="auto"/>
                        <w:bottom w:val="none" w:sz="0" w:space="0" w:color="auto"/>
                        <w:right w:val="none" w:sz="0" w:space="0" w:color="auto"/>
                      </w:divBdr>
                    </w:div>
                  </w:divsChild>
                </w:div>
                <w:div w:id="447550398">
                  <w:marLeft w:val="0"/>
                  <w:marRight w:val="0"/>
                  <w:marTop w:val="0"/>
                  <w:marBottom w:val="0"/>
                  <w:divBdr>
                    <w:top w:val="single" w:sz="2" w:space="1" w:color="FFFFFF"/>
                    <w:left w:val="single" w:sz="2" w:space="12" w:color="FFFFFF"/>
                    <w:bottom w:val="single" w:sz="2" w:space="1" w:color="FFFFFF"/>
                    <w:right w:val="single" w:sz="2" w:space="4" w:color="FFFFFF"/>
                  </w:divBdr>
                  <w:divsChild>
                    <w:div w:id="356857123">
                      <w:marLeft w:val="0"/>
                      <w:marRight w:val="0"/>
                      <w:marTop w:val="0"/>
                      <w:marBottom w:val="0"/>
                      <w:divBdr>
                        <w:top w:val="none" w:sz="0" w:space="0" w:color="auto"/>
                        <w:left w:val="none" w:sz="0" w:space="0" w:color="auto"/>
                        <w:bottom w:val="none" w:sz="0" w:space="0" w:color="auto"/>
                        <w:right w:val="none" w:sz="0" w:space="0" w:color="auto"/>
                      </w:divBdr>
                    </w:div>
                  </w:divsChild>
                </w:div>
                <w:div w:id="1029524587">
                  <w:marLeft w:val="0"/>
                  <w:marRight w:val="0"/>
                  <w:marTop w:val="0"/>
                  <w:marBottom w:val="0"/>
                  <w:divBdr>
                    <w:top w:val="single" w:sz="2" w:space="1" w:color="FFFFFF"/>
                    <w:left w:val="single" w:sz="2" w:space="12" w:color="FFFFFF"/>
                    <w:bottom w:val="single" w:sz="2" w:space="1" w:color="FFFFFF"/>
                    <w:right w:val="single" w:sz="2" w:space="4" w:color="FFFFFF"/>
                  </w:divBdr>
                  <w:divsChild>
                    <w:div w:id="1757827623">
                      <w:marLeft w:val="0"/>
                      <w:marRight w:val="0"/>
                      <w:marTop w:val="0"/>
                      <w:marBottom w:val="0"/>
                      <w:divBdr>
                        <w:top w:val="none" w:sz="0" w:space="0" w:color="auto"/>
                        <w:left w:val="none" w:sz="0" w:space="0" w:color="auto"/>
                        <w:bottom w:val="none" w:sz="0" w:space="0" w:color="auto"/>
                        <w:right w:val="none" w:sz="0" w:space="0" w:color="auto"/>
                      </w:divBdr>
                    </w:div>
                  </w:divsChild>
                </w:div>
                <w:div w:id="1474180211">
                  <w:marLeft w:val="0"/>
                  <w:marRight w:val="0"/>
                  <w:marTop w:val="0"/>
                  <w:marBottom w:val="0"/>
                  <w:divBdr>
                    <w:top w:val="single" w:sz="2" w:space="1" w:color="FFFFFF"/>
                    <w:left w:val="single" w:sz="2" w:space="12" w:color="FFFFFF"/>
                    <w:bottom w:val="single" w:sz="2" w:space="1" w:color="FFFFFF"/>
                    <w:right w:val="single" w:sz="2" w:space="4" w:color="FFFFFF"/>
                  </w:divBdr>
                  <w:divsChild>
                    <w:div w:id="1407069720">
                      <w:marLeft w:val="0"/>
                      <w:marRight w:val="0"/>
                      <w:marTop w:val="0"/>
                      <w:marBottom w:val="0"/>
                      <w:divBdr>
                        <w:top w:val="none" w:sz="0" w:space="0" w:color="auto"/>
                        <w:left w:val="none" w:sz="0" w:space="0" w:color="auto"/>
                        <w:bottom w:val="none" w:sz="0" w:space="0" w:color="auto"/>
                        <w:right w:val="none" w:sz="0" w:space="0" w:color="auto"/>
                      </w:divBdr>
                    </w:div>
                  </w:divsChild>
                </w:div>
                <w:div w:id="795609650">
                  <w:marLeft w:val="0"/>
                  <w:marRight w:val="0"/>
                  <w:marTop w:val="0"/>
                  <w:marBottom w:val="0"/>
                  <w:divBdr>
                    <w:top w:val="single" w:sz="2" w:space="1" w:color="FFFFFF"/>
                    <w:left w:val="single" w:sz="2" w:space="12" w:color="FFFFFF"/>
                    <w:bottom w:val="single" w:sz="2" w:space="1" w:color="FFFFFF"/>
                    <w:right w:val="single" w:sz="2" w:space="4" w:color="FFFFFF"/>
                  </w:divBdr>
                  <w:divsChild>
                    <w:div w:id="746416930">
                      <w:marLeft w:val="0"/>
                      <w:marRight w:val="0"/>
                      <w:marTop w:val="0"/>
                      <w:marBottom w:val="0"/>
                      <w:divBdr>
                        <w:top w:val="none" w:sz="0" w:space="0" w:color="auto"/>
                        <w:left w:val="none" w:sz="0" w:space="0" w:color="auto"/>
                        <w:bottom w:val="none" w:sz="0" w:space="0" w:color="auto"/>
                        <w:right w:val="none" w:sz="0" w:space="0" w:color="auto"/>
                      </w:divBdr>
                    </w:div>
                  </w:divsChild>
                </w:div>
                <w:div w:id="1469937121">
                  <w:marLeft w:val="0"/>
                  <w:marRight w:val="0"/>
                  <w:marTop w:val="0"/>
                  <w:marBottom w:val="0"/>
                  <w:divBdr>
                    <w:top w:val="single" w:sz="2" w:space="1" w:color="FFFFFF"/>
                    <w:left w:val="single" w:sz="2" w:space="12" w:color="FFFFFF"/>
                    <w:bottom w:val="single" w:sz="2" w:space="1" w:color="FFFFFF"/>
                    <w:right w:val="single" w:sz="2" w:space="4" w:color="FFFFFF"/>
                  </w:divBdr>
                  <w:divsChild>
                    <w:div w:id="1024401592">
                      <w:marLeft w:val="0"/>
                      <w:marRight w:val="0"/>
                      <w:marTop w:val="0"/>
                      <w:marBottom w:val="0"/>
                      <w:divBdr>
                        <w:top w:val="none" w:sz="0" w:space="0" w:color="auto"/>
                        <w:left w:val="none" w:sz="0" w:space="0" w:color="auto"/>
                        <w:bottom w:val="none" w:sz="0" w:space="0" w:color="auto"/>
                        <w:right w:val="none" w:sz="0" w:space="0" w:color="auto"/>
                      </w:divBdr>
                    </w:div>
                  </w:divsChild>
                </w:div>
                <w:div w:id="244462258">
                  <w:marLeft w:val="0"/>
                  <w:marRight w:val="0"/>
                  <w:marTop w:val="0"/>
                  <w:marBottom w:val="0"/>
                  <w:divBdr>
                    <w:top w:val="single" w:sz="2" w:space="1" w:color="FFFFFF"/>
                    <w:left w:val="single" w:sz="2" w:space="12" w:color="FFFFFF"/>
                    <w:bottom w:val="single" w:sz="2" w:space="4" w:color="FFFFFF"/>
                    <w:right w:val="single" w:sz="2" w:space="4" w:color="FFFFFF"/>
                  </w:divBdr>
                  <w:divsChild>
                    <w:div w:id="150628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719220">
          <w:marLeft w:val="0"/>
          <w:marRight w:val="0"/>
          <w:marTop w:val="0"/>
          <w:marBottom w:val="335"/>
          <w:divBdr>
            <w:top w:val="none" w:sz="0" w:space="0" w:color="auto"/>
            <w:left w:val="none" w:sz="0" w:space="0" w:color="auto"/>
            <w:bottom w:val="none" w:sz="0" w:space="0" w:color="auto"/>
            <w:right w:val="none" w:sz="0" w:space="0" w:color="auto"/>
          </w:divBdr>
          <w:divsChild>
            <w:div w:id="1543401036">
              <w:marLeft w:val="0"/>
              <w:marRight w:val="0"/>
              <w:marTop w:val="0"/>
              <w:marBottom w:val="0"/>
              <w:divBdr>
                <w:top w:val="none" w:sz="0" w:space="0" w:color="auto"/>
                <w:left w:val="none" w:sz="0" w:space="0" w:color="auto"/>
                <w:bottom w:val="none" w:sz="0" w:space="0" w:color="auto"/>
                <w:right w:val="none" w:sz="0" w:space="0" w:color="auto"/>
              </w:divBdr>
              <w:divsChild>
                <w:div w:id="380247851">
                  <w:marLeft w:val="0"/>
                  <w:marRight w:val="0"/>
                  <w:marTop w:val="0"/>
                  <w:marBottom w:val="0"/>
                  <w:divBdr>
                    <w:top w:val="single" w:sz="2" w:space="4" w:color="FFFFFF"/>
                    <w:left w:val="single" w:sz="2" w:space="12" w:color="FFFFFF"/>
                    <w:bottom w:val="single" w:sz="2" w:space="1" w:color="FFFFFF"/>
                    <w:right w:val="single" w:sz="2" w:space="4" w:color="FFFFFF"/>
                  </w:divBdr>
                  <w:divsChild>
                    <w:div w:id="617420101">
                      <w:marLeft w:val="0"/>
                      <w:marRight w:val="0"/>
                      <w:marTop w:val="0"/>
                      <w:marBottom w:val="0"/>
                      <w:divBdr>
                        <w:top w:val="none" w:sz="0" w:space="0" w:color="auto"/>
                        <w:left w:val="none" w:sz="0" w:space="0" w:color="auto"/>
                        <w:bottom w:val="none" w:sz="0" w:space="0" w:color="auto"/>
                        <w:right w:val="none" w:sz="0" w:space="0" w:color="auto"/>
                      </w:divBdr>
                    </w:div>
                  </w:divsChild>
                </w:div>
                <w:div w:id="2110421830">
                  <w:marLeft w:val="0"/>
                  <w:marRight w:val="0"/>
                  <w:marTop w:val="0"/>
                  <w:marBottom w:val="0"/>
                  <w:divBdr>
                    <w:top w:val="single" w:sz="2" w:space="1" w:color="FFFFFF"/>
                    <w:left w:val="single" w:sz="2" w:space="12" w:color="FFFFFF"/>
                    <w:bottom w:val="single" w:sz="2" w:space="1" w:color="FFFFFF"/>
                    <w:right w:val="single" w:sz="2" w:space="4" w:color="FFFFFF"/>
                  </w:divBdr>
                  <w:divsChild>
                    <w:div w:id="1000741106">
                      <w:marLeft w:val="0"/>
                      <w:marRight w:val="0"/>
                      <w:marTop w:val="0"/>
                      <w:marBottom w:val="0"/>
                      <w:divBdr>
                        <w:top w:val="none" w:sz="0" w:space="0" w:color="auto"/>
                        <w:left w:val="none" w:sz="0" w:space="0" w:color="auto"/>
                        <w:bottom w:val="none" w:sz="0" w:space="0" w:color="auto"/>
                        <w:right w:val="none" w:sz="0" w:space="0" w:color="auto"/>
                      </w:divBdr>
                    </w:div>
                  </w:divsChild>
                </w:div>
                <w:div w:id="606817093">
                  <w:marLeft w:val="0"/>
                  <w:marRight w:val="0"/>
                  <w:marTop w:val="0"/>
                  <w:marBottom w:val="0"/>
                  <w:divBdr>
                    <w:top w:val="single" w:sz="2" w:space="1" w:color="FFFFFF"/>
                    <w:left w:val="single" w:sz="2" w:space="12" w:color="FFFFFF"/>
                    <w:bottom w:val="single" w:sz="2" w:space="1" w:color="FFFFFF"/>
                    <w:right w:val="single" w:sz="2" w:space="4" w:color="FFFFFF"/>
                  </w:divBdr>
                  <w:divsChild>
                    <w:div w:id="1543708458">
                      <w:marLeft w:val="0"/>
                      <w:marRight w:val="0"/>
                      <w:marTop w:val="0"/>
                      <w:marBottom w:val="0"/>
                      <w:divBdr>
                        <w:top w:val="none" w:sz="0" w:space="0" w:color="auto"/>
                        <w:left w:val="none" w:sz="0" w:space="0" w:color="auto"/>
                        <w:bottom w:val="none" w:sz="0" w:space="0" w:color="auto"/>
                        <w:right w:val="none" w:sz="0" w:space="0" w:color="auto"/>
                      </w:divBdr>
                    </w:div>
                  </w:divsChild>
                </w:div>
                <w:div w:id="630983182">
                  <w:marLeft w:val="0"/>
                  <w:marRight w:val="0"/>
                  <w:marTop w:val="0"/>
                  <w:marBottom w:val="0"/>
                  <w:divBdr>
                    <w:top w:val="single" w:sz="2" w:space="1" w:color="FFFFFF"/>
                    <w:left w:val="single" w:sz="2" w:space="12" w:color="FFFFFF"/>
                    <w:bottom w:val="single" w:sz="2" w:space="1" w:color="FFFFFF"/>
                    <w:right w:val="single" w:sz="2" w:space="4" w:color="FFFFFF"/>
                  </w:divBdr>
                  <w:divsChild>
                    <w:div w:id="811943758">
                      <w:marLeft w:val="0"/>
                      <w:marRight w:val="0"/>
                      <w:marTop w:val="0"/>
                      <w:marBottom w:val="0"/>
                      <w:divBdr>
                        <w:top w:val="none" w:sz="0" w:space="0" w:color="auto"/>
                        <w:left w:val="none" w:sz="0" w:space="0" w:color="auto"/>
                        <w:bottom w:val="none" w:sz="0" w:space="0" w:color="auto"/>
                        <w:right w:val="none" w:sz="0" w:space="0" w:color="auto"/>
                      </w:divBdr>
                    </w:div>
                  </w:divsChild>
                </w:div>
                <w:div w:id="846403204">
                  <w:marLeft w:val="0"/>
                  <w:marRight w:val="0"/>
                  <w:marTop w:val="0"/>
                  <w:marBottom w:val="0"/>
                  <w:divBdr>
                    <w:top w:val="single" w:sz="2" w:space="1" w:color="FFFFFF"/>
                    <w:left w:val="single" w:sz="2" w:space="12" w:color="FFFFFF"/>
                    <w:bottom w:val="single" w:sz="2" w:space="1" w:color="FFFFFF"/>
                    <w:right w:val="single" w:sz="2" w:space="4" w:color="FFFFFF"/>
                  </w:divBdr>
                  <w:divsChild>
                    <w:div w:id="1100485611">
                      <w:marLeft w:val="0"/>
                      <w:marRight w:val="0"/>
                      <w:marTop w:val="0"/>
                      <w:marBottom w:val="0"/>
                      <w:divBdr>
                        <w:top w:val="none" w:sz="0" w:space="0" w:color="auto"/>
                        <w:left w:val="none" w:sz="0" w:space="0" w:color="auto"/>
                        <w:bottom w:val="none" w:sz="0" w:space="0" w:color="auto"/>
                        <w:right w:val="none" w:sz="0" w:space="0" w:color="auto"/>
                      </w:divBdr>
                    </w:div>
                  </w:divsChild>
                </w:div>
                <w:div w:id="827015819">
                  <w:marLeft w:val="0"/>
                  <w:marRight w:val="0"/>
                  <w:marTop w:val="0"/>
                  <w:marBottom w:val="0"/>
                  <w:divBdr>
                    <w:top w:val="single" w:sz="2" w:space="1" w:color="FFFFFF"/>
                    <w:left w:val="single" w:sz="2" w:space="12" w:color="FFFFFF"/>
                    <w:bottom w:val="single" w:sz="2" w:space="1" w:color="FFFFFF"/>
                    <w:right w:val="single" w:sz="2" w:space="4" w:color="FFFFFF"/>
                  </w:divBdr>
                  <w:divsChild>
                    <w:div w:id="1250191225">
                      <w:marLeft w:val="0"/>
                      <w:marRight w:val="0"/>
                      <w:marTop w:val="0"/>
                      <w:marBottom w:val="0"/>
                      <w:divBdr>
                        <w:top w:val="none" w:sz="0" w:space="0" w:color="auto"/>
                        <w:left w:val="none" w:sz="0" w:space="0" w:color="auto"/>
                        <w:bottom w:val="none" w:sz="0" w:space="0" w:color="auto"/>
                        <w:right w:val="none" w:sz="0" w:space="0" w:color="auto"/>
                      </w:divBdr>
                    </w:div>
                  </w:divsChild>
                </w:div>
                <w:div w:id="81688400">
                  <w:marLeft w:val="0"/>
                  <w:marRight w:val="0"/>
                  <w:marTop w:val="0"/>
                  <w:marBottom w:val="0"/>
                  <w:divBdr>
                    <w:top w:val="single" w:sz="2" w:space="1" w:color="FFFFFF"/>
                    <w:left w:val="single" w:sz="2" w:space="12" w:color="FFFFFF"/>
                    <w:bottom w:val="single" w:sz="2" w:space="1" w:color="FFFFFF"/>
                    <w:right w:val="single" w:sz="2" w:space="4" w:color="FFFFFF"/>
                  </w:divBdr>
                  <w:divsChild>
                    <w:div w:id="1758599533">
                      <w:marLeft w:val="0"/>
                      <w:marRight w:val="0"/>
                      <w:marTop w:val="0"/>
                      <w:marBottom w:val="0"/>
                      <w:divBdr>
                        <w:top w:val="none" w:sz="0" w:space="0" w:color="auto"/>
                        <w:left w:val="none" w:sz="0" w:space="0" w:color="auto"/>
                        <w:bottom w:val="none" w:sz="0" w:space="0" w:color="auto"/>
                        <w:right w:val="none" w:sz="0" w:space="0" w:color="auto"/>
                      </w:divBdr>
                    </w:div>
                  </w:divsChild>
                </w:div>
                <w:div w:id="1005285387">
                  <w:marLeft w:val="0"/>
                  <w:marRight w:val="0"/>
                  <w:marTop w:val="0"/>
                  <w:marBottom w:val="0"/>
                  <w:divBdr>
                    <w:top w:val="single" w:sz="2" w:space="1" w:color="FFFFFF"/>
                    <w:left w:val="single" w:sz="2" w:space="12" w:color="FFFFFF"/>
                    <w:bottom w:val="single" w:sz="2" w:space="1" w:color="FFFFFF"/>
                    <w:right w:val="single" w:sz="2" w:space="4" w:color="FFFFFF"/>
                  </w:divBdr>
                  <w:divsChild>
                    <w:div w:id="1448818750">
                      <w:marLeft w:val="0"/>
                      <w:marRight w:val="0"/>
                      <w:marTop w:val="0"/>
                      <w:marBottom w:val="0"/>
                      <w:divBdr>
                        <w:top w:val="none" w:sz="0" w:space="0" w:color="auto"/>
                        <w:left w:val="none" w:sz="0" w:space="0" w:color="auto"/>
                        <w:bottom w:val="none" w:sz="0" w:space="0" w:color="auto"/>
                        <w:right w:val="none" w:sz="0" w:space="0" w:color="auto"/>
                      </w:divBdr>
                    </w:div>
                  </w:divsChild>
                </w:div>
                <w:div w:id="877669546">
                  <w:marLeft w:val="0"/>
                  <w:marRight w:val="0"/>
                  <w:marTop w:val="0"/>
                  <w:marBottom w:val="0"/>
                  <w:divBdr>
                    <w:top w:val="single" w:sz="2" w:space="1" w:color="FFFFFF"/>
                    <w:left w:val="single" w:sz="2" w:space="12" w:color="FFFFFF"/>
                    <w:bottom w:val="single" w:sz="2" w:space="1" w:color="FFFFFF"/>
                    <w:right w:val="single" w:sz="2" w:space="4" w:color="FFFFFF"/>
                  </w:divBdr>
                  <w:divsChild>
                    <w:div w:id="46684578">
                      <w:marLeft w:val="0"/>
                      <w:marRight w:val="0"/>
                      <w:marTop w:val="0"/>
                      <w:marBottom w:val="0"/>
                      <w:divBdr>
                        <w:top w:val="none" w:sz="0" w:space="0" w:color="auto"/>
                        <w:left w:val="none" w:sz="0" w:space="0" w:color="auto"/>
                        <w:bottom w:val="none" w:sz="0" w:space="0" w:color="auto"/>
                        <w:right w:val="none" w:sz="0" w:space="0" w:color="auto"/>
                      </w:divBdr>
                    </w:div>
                  </w:divsChild>
                </w:div>
                <w:div w:id="402873877">
                  <w:marLeft w:val="0"/>
                  <w:marRight w:val="0"/>
                  <w:marTop w:val="0"/>
                  <w:marBottom w:val="0"/>
                  <w:divBdr>
                    <w:top w:val="single" w:sz="2" w:space="1" w:color="FFFFFF"/>
                    <w:left w:val="single" w:sz="2" w:space="12" w:color="FFFFFF"/>
                    <w:bottom w:val="single" w:sz="2" w:space="1" w:color="FFFFFF"/>
                    <w:right w:val="single" w:sz="2" w:space="4" w:color="FFFFFF"/>
                  </w:divBdr>
                  <w:divsChild>
                    <w:div w:id="2093698060">
                      <w:marLeft w:val="0"/>
                      <w:marRight w:val="0"/>
                      <w:marTop w:val="0"/>
                      <w:marBottom w:val="0"/>
                      <w:divBdr>
                        <w:top w:val="none" w:sz="0" w:space="0" w:color="auto"/>
                        <w:left w:val="none" w:sz="0" w:space="0" w:color="auto"/>
                        <w:bottom w:val="none" w:sz="0" w:space="0" w:color="auto"/>
                        <w:right w:val="none" w:sz="0" w:space="0" w:color="auto"/>
                      </w:divBdr>
                    </w:div>
                  </w:divsChild>
                </w:div>
                <w:div w:id="57481456">
                  <w:marLeft w:val="0"/>
                  <w:marRight w:val="0"/>
                  <w:marTop w:val="0"/>
                  <w:marBottom w:val="0"/>
                  <w:divBdr>
                    <w:top w:val="single" w:sz="2" w:space="1" w:color="FFFFFF"/>
                    <w:left w:val="single" w:sz="2" w:space="12" w:color="FFFFFF"/>
                    <w:bottom w:val="single" w:sz="2" w:space="1" w:color="FFFFFF"/>
                    <w:right w:val="single" w:sz="2" w:space="4" w:color="FFFFFF"/>
                  </w:divBdr>
                  <w:divsChild>
                    <w:div w:id="2132165667">
                      <w:marLeft w:val="0"/>
                      <w:marRight w:val="0"/>
                      <w:marTop w:val="0"/>
                      <w:marBottom w:val="0"/>
                      <w:divBdr>
                        <w:top w:val="none" w:sz="0" w:space="0" w:color="auto"/>
                        <w:left w:val="none" w:sz="0" w:space="0" w:color="auto"/>
                        <w:bottom w:val="none" w:sz="0" w:space="0" w:color="auto"/>
                        <w:right w:val="none" w:sz="0" w:space="0" w:color="auto"/>
                      </w:divBdr>
                    </w:div>
                  </w:divsChild>
                </w:div>
                <w:div w:id="1296839389">
                  <w:marLeft w:val="0"/>
                  <w:marRight w:val="0"/>
                  <w:marTop w:val="0"/>
                  <w:marBottom w:val="0"/>
                  <w:divBdr>
                    <w:top w:val="single" w:sz="2" w:space="1" w:color="FFFFFF"/>
                    <w:left w:val="single" w:sz="2" w:space="12" w:color="FFFFFF"/>
                    <w:bottom w:val="single" w:sz="2" w:space="1" w:color="FFFFFF"/>
                    <w:right w:val="single" w:sz="2" w:space="4" w:color="FFFFFF"/>
                  </w:divBdr>
                  <w:divsChild>
                    <w:div w:id="1274172387">
                      <w:marLeft w:val="0"/>
                      <w:marRight w:val="0"/>
                      <w:marTop w:val="0"/>
                      <w:marBottom w:val="0"/>
                      <w:divBdr>
                        <w:top w:val="none" w:sz="0" w:space="0" w:color="auto"/>
                        <w:left w:val="none" w:sz="0" w:space="0" w:color="auto"/>
                        <w:bottom w:val="none" w:sz="0" w:space="0" w:color="auto"/>
                        <w:right w:val="none" w:sz="0" w:space="0" w:color="auto"/>
                      </w:divBdr>
                    </w:div>
                  </w:divsChild>
                </w:div>
                <w:div w:id="1418944799">
                  <w:marLeft w:val="0"/>
                  <w:marRight w:val="0"/>
                  <w:marTop w:val="0"/>
                  <w:marBottom w:val="0"/>
                  <w:divBdr>
                    <w:top w:val="single" w:sz="2" w:space="1" w:color="FFFFFF"/>
                    <w:left w:val="single" w:sz="2" w:space="12" w:color="FFFFFF"/>
                    <w:bottom w:val="single" w:sz="2" w:space="1" w:color="FFFFFF"/>
                    <w:right w:val="single" w:sz="2" w:space="4" w:color="FFFFFF"/>
                  </w:divBdr>
                  <w:divsChild>
                    <w:div w:id="1422943668">
                      <w:marLeft w:val="0"/>
                      <w:marRight w:val="0"/>
                      <w:marTop w:val="0"/>
                      <w:marBottom w:val="0"/>
                      <w:divBdr>
                        <w:top w:val="none" w:sz="0" w:space="0" w:color="auto"/>
                        <w:left w:val="none" w:sz="0" w:space="0" w:color="auto"/>
                        <w:bottom w:val="none" w:sz="0" w:space="0" w:color="auto"/>
                        <w:right w:val="none" w:sz="0" w:space="0" w:color="auto"/>
                      </w:divBdr>
                    </w:div>
                  </w:divsChild>
                </w:div>
                <w:div w:id="1184439301">
                  <w:marLeft w:val="0"/>
                  <w:marRight w:val="0"/>
                  <w:marTop w:val="0"/>
                  <w:marBottom w:val="0"/>
                  <w:divBdr>
                    <w:top w:val="single" w:sz="2" w:space="1" w:color="FFFFFF"/>
                    <w:left w:val="single" w:sz="2" w:space="12" w:color="FFFFFF"/>
                    <w:bottom w:val="single" w:sz="2" w:space="1" w:color="FFFFFF"/>
                    <w:right w:val="single" w:sz="2" w:space="4" w:color="FFFFFF"/>
                  </w:divBdr>
                  <w:divsChild>
                    <w:div w:id="2081437164">
                      <w:marLeft w:val="0"/>
                      <w:marRight w:val="0"/>
                      <w:marTop w:val="0"/>
                      <w:marBottom w:val="0"/>
                      <w:divBdr>
                        <w:top w:val="none" w:sz="0" w:space="0" w:color="auto"/>
                        <w:left w:val="none" w:sz="0" w:space="0" w:color="auto"/>
                        <w:bottom w:val="none" w:sz="0" w:space="0" w:color="auto"/>
                        <w:right w:val="none" w:sz="0" w:space="0" w:color="auto"/>
                      </w:divBdr>
                    </w:div>
                  </w:divsChild>
                </w:div>
                <w:div w:id="1364942655">
                  <w:marLeft w:val="0"/>
                  <w:marRight w:val="0"/>
                  <w:marTop w:val="0"/>
                  <w:marBottom w:val="0"/>
                  <w:divBdr>
                    <w:top w:val="single" w:sz="2" w:space="1" w:color="FFFFFF"/>
                    <w:left w:val="single" w:sz="2" w:space="12" w:color="FFFFFF"/>
                    <w:bottom w:val="single" w:sz="2" w:space="1" w:color="FFFFFF"/>
                    <w:right w:val="single" w:sz="2" w:space="4" w:color="FFFFFF"/>
                  </w:divBdr>
                  <w:divsChild>
                    <w:div w:id="2047827676">
                      <w:marLeft w:val="0"/>
                      <w:marRight w:val="0"/>
                      <w:marTop w:val="0"/>
                      <w:marBottom w:val="0"/>
                      <w:divBdr>
                        <w:top w:val="none" w:sz="0" w:space="0" w:color="auto"/>
                        <w:left w:val="none" w:sz="0" w:space="0" w:color="auto"/>
                        <w:bottom w:val="none" w:sz="0" w:space="0" w:color="auto"/>
                        <w:right w:val="none" w:sz="0" w:space="0" w:color="auto"/>
                      </w:divBdr>
                    </w:div>
                  </w:divsChild>
                </w:div>
                <w:div w:id="659625654">
                  <w:marLeft w:val="0"/>
                  <w:marRight w:val="0"/>
                  <w:marTop w:val="0"/>
                  <w:marBottom w:val="0"/>
                  <w:divBdr>
                    <w:top w:val="single" w:sz="2" w:space="1" w:color="FFFFFF"/>
                    <w:left w:val="single" w:sz="2" w:space="12" w:color="FFFFFF"/>
                    <w:bottom w:val="single" w:sz="2" w:space="4" w:color="FFFFFF"/>
                    <w:right w:val="single" w:sz="2" w:space="4" w:color="FFFFFF"/>
                  </w:divBdr>
                  <w:divsChild>
                    <w:div w:id="31780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5207">
          <w:marLeft w:val="0"/>
          <w:marRight w:val="0"/>
          <w:marTop w:val="0"/>
          <w:marBottom w:val="335"/>
          <w:divBdr>
            <w:top w:val="none" w:sz="0" w:space="0" w:color="auto"/>
            <w:left w:val="none" w:sz="0" w:space="0" w:color="auto"/>
            <w:bottom w:val="none" w:sz="0" w:space="0" w:color="auto"/>
            <w:right w:val="none" w:sz="0" w:space="0" w:color="auto"/>
          </w:divBdr>
          <w:divsChild>
            <w:div w:id="1373966034">
              <w:marLeft w:val="0"/>
              <w:marRight w:val="0"/>
              <w:marTop w:val="0"/>
              <w:marBottom w:val="0"/>
              <w:divBdr>
                <w:top w:val="none" w:sz="0" w:space="0" w:color="auto"/>
                <w:left w:val="none" w:sz="0" w:space="0" w:color="auto"/>
                <w:bottom w:val="none" w:sz="0" w:space="0" w:color="auto"/>
                <w:right w:val="none" w:sz="0" w:space="0" w:color="auto"/>
              </w:divBdr>
              <w:divsChild>
                <w:div w:id="1625965023">
                  <w:marLeft w:val="0"/>
                  <w:marRight w:val="0"/>
                  <w:marTop w:val="0"/>
                  <w:marBottom w:val="0"/>
                  <w:divBdr>
                    <w:top w:val="single" w:sz="2" w:space="4" w:color="FFFFFF"/>
                    <w:left w:val="single" w:sz="2" w:space="12" w:color="FFFFFF"/>
                    <w:bottom w:val="single" w:sz="2" w:space="1" w:color="FFFFFF"/>
                    <w:right w:val="single" w:sz="2" w:space="4" w:color="FFFFFF"/>
                  </w:divBdr>
                  <w:divsChild>
                    <w:div w:id="37245904">
                      <w:marLeft w:val="0"/>
                      <w:marRight w:val="0"/>
                      <w:marTop w:val="0"/>
                      <w:marBottom w:val="0"/>
                      <w:divBdr>
                        <w:top w:val="none" w:sz="0" w:space="0" w:color="auto"/>
                        <w:left w:val="none" w:sz="0" w:space="0" w:color="auto"/>
                        <w:bottom w:val="none" w:sz="0" w:space="0" w:color="auto"/>
                        <w:right w:val="none" w:sz="0" w:space="0" w:color="auto"/>
                      </w:divBdr>
                    </w:div>
                  </w:divsChild>
                </w:div>
                <w:div w:id="608703467">
                  <w:marLeft w:val="0"/>
                  <w:marRight w:val="0"/>
                  <w:marTop w:val="0"/>
                  <w:marBottom w:val="0"/>
                  <w:divBdr>
                    <w:top w:val="single" w:sz="2" w:space="1" w:color="FFFFFF"/>
                    <w:left w:val="single" w:sz="2" w:space="12" w:color="FFFFFF"/>
                    <w:bottom w:val="single" w:sz="2" w:space="1" w:color="FFFFFF"/>
                    <w:right w:val="single" w:sz="2" w:space="4" w:color="FFFFFF"/>
                  </w:divBdr>
                  <w:divsChild>
                    <w:div w:id="422528142">
                      <w:marLeft w:val="0"/>
                      <w:marRight w:val="0"/>
                      <w:marTop w:val="0"/>
                      <w:marBottom w:val="0"/>
                      <w:divBdr>
                        <w:top w:val="none" w:sz="0" w:space="0" w:color="auto"/>
                        <w:left w:val="none" w:sz="0" w:space="0" w:color="auto"/>
                        <w:bottom w:val="none" w:sz="0" w:space="0" w:color="auto"/>
                        <w:right w:val="none" w:sz="0" w:space="0" w:color="auto"/>
                      </w:divBdr>
                    </w:div>
                  </w:divsChild>
                </w:div>
                <w:div w:id="274679155">
                  <w:marLeft w:val="0"/>
                  <w:marRight w:val="0"/>
                  <w:marTop w:val="0"/>
                  <w:marBottom w:val="0"/>
                  <w:divBdr>
                    <w:top w:val="single" w:sz="2" w:space="1" w:color="FFFFFF"/>
                    <w:left w:val="single" w:sz="2" w:space="12" w:color="FFFFFF"/>
                    <w:bottom w:val="single" w:sz="2" w:space="1" w:color="FFFFFF"/>
                    <w:right w:val="single" w:sz="2" w:space="4" w:color="FFFFFF"/>
                  </w:divBdr>
                  <w:divsChild>
                    <w:div w:id="567300058">
                      <w:marLeft w:val="0"/>
                      <w:marRight w:val="0"/>
                      <w:marTop w:val="0"/>
                      <w:marBottom w:val="0"/>
                      <w:divBdr>
                        <w:top w:val="none" w:sz="0" w:space="0" w:color="auto"/>
                        <w:left w:val="none" w:sz="0" w:space="0" w:color="auto"/>
                        <w:bottom w:val="none" w:sz="0" w:space="0" w:color="auto"/>
                        <w:right w:val="none" w:sz="0" w:space="0" w:color="auto"/>
                      </w:divBdr>
                    </w:div>
                  </w:divsChild>
                </w:div>
                <w:div w:id="1295255966">
                  <w:marLeft w:val="0"/>
                  <w:marRight w:val="0"/>
                  <w:marTop w:val="0"/>
                  <w:marBottom w:val="0"/>
                  <w:divBdr>
                    <w:top w:val="single" w:sz="2" w:space="1" w:color="FFFFFF"/>
                    <w:left w:val="single" w:sz="2" w:space="12" w:color="FFFFFF"/>
                    <w:bottom w:val="single" w:sz="2" w:space="1" w:color="FFFFFF"/>
                    <w:right w:val="single" w:sz="2" w:space="4" w:color="FFFFFF"/>
                  </w:divBdr>
                  <w:divsChild>
                    <w:div w:id="1581671173">
                      <w:marLeft w:val="0"/>
                      <w:marRight w:val="0"/>
                      <w:marTop w:val="0"/>
                      <w:marBottom w:val="0"/>
                      <w:divBdr>
                        <w:top w:val="none" w:sz="0" w:space="0" w:color="auto"/>
                        <w:left w:val="none" w:sz="0" w:space="0" w:color="auto"/>
                        <w:bottom w:val="none" w:sz="0" w:space="0" w:color="auto"/>
                        <w:right w:val="none" w:sz="0" w:space="0" w:color="auto"/>
                      </w:divBdr>
                    </w:div>
                  </w:divsChild>
                </w:div>
                <w:div w:id="1294796160">
                  <w:marLeft w:val="0"/>
                  <w:marRight w:val="0"/>
                  <w:marTop w:val="0"/>
                  <w:marBottom w:val="0"/>
                  <w:divBdr>
                    <w:top w:val="single" w:sz="2" w:space="1" w:color="FFFFFF"/>
                    <w:left w:val="single" w:sz="2" w:space="12" w:color="FFFFFF"/>
                    <w:bottom w:val="single" w:sz="2" w:space="1" w:color="FFFFFF"/>
                    <w:right w:val="single" w:sz="2" w:space="4" w:color="FFFFFF"/>
                  </w:divBdr>
                  <w:divsChild>
                    <w:div w:id="1991011127">
                      <w:marLeft w:val="0"/>
                      <w:marRight w:val="0"/>
                      <w:marTop w:val="0"/>
                      <w:marBottom w:val="0"/>
                      <w:divBdr>
                        <w:top w:val="none" w:sz="0" w:space="0" w:color="auto"/>
                        <w:left w:val="none" w:sz="0" w:space="0" w:color="auto"/>
                        <w:bottom w:val="none" w:sz="0" w:space="0" w:color="auto"/>
                        <w:right w:val="none" w:sz="0" w:space="0" w:color="auto"/>
                      </w:divBdr>
                    </w:div>
                  </w:divsChild>
                </w:div>
                <w:div w:id="1122458278">
                  <w:marLeft w:val="0"/>
                  <w:marRight w:val="0"/>
                  <w:marTop w:val="0"/>
                  <w:marBottom w:val="0"/>
                  <w:divBdr>
                    <w:top w:val="single" w:sz="2" w:space="1" w:color="FFFFFF"/>
                    <w:left w:val="single" w:sz="2" w:space="12" w:color="FFFFFF"/>
                    <w:bottom w:val="single" w:sz="2" w:space="1" w:color="FFFFFF"/>
                    <w:right w:val="single" w:sz="2" w:space="4" w:color="FFFFFF"/>
                  </w:divBdr>
                  <w:divsChild>
                    <w:div w:id="285502930">
                      <w:marLeft w:val="0"/>
                      <w:marRight w:val="0"/>
                      <w:marTop w:val="0"/>
                      <w:marBottom w:val="0"/>
                      <w:divBdr>
                        <w:top w:val="none" w:sz="0" w:space="0" w:color="auto"/>
                        <w:left w:val="none" w:sz="0" w:space="0" w:color="auto"/>
                        <w:bottom w:val="none" w:sz="0" w:space="0" w:color="auto"/>
                        <w:right w:val="none" w:sz="0" w:space="0" w:color="auto"/>
                      </w:divBdr>
                    </w:div>
                  </w:divsChild>
                </w:div>
                <w:div w:id="1269972704">
                  <w:marLeft w:val="0"/>
                  <w:marRight w:val="0"/>
                  <w:marTop w:val="0"/>
                  <w:marBottom w:val="0"/>
                  <w:divBdr>
                    <w:top w:val="single" w:sz="2" w:space="1" w:color="FFFFFF"/>
                    <w:left w:val="single" w:sz="2" w:space="12" w:color="FFFFFF"/>
                    <w:bottom w:val="single" w:sz="2" w:space="1" w:color="FFFFFF"/>
                    <w:right w:val="single" w:sz="2" w:space="4" w:color="FFFFFF"/>
                  </w:divBdr>
                  <w:divsChild>
                    <w:div w:id="1149784922">
                      <w:marLeft w:val="0"/>
                      <w:marRight w:val="0"/>
                      <w:marTop w:val="0"/>
                      <w:marBottom w:val="0"/>
                      <w:divBdr>
                        <w:top w:val="none" w:sz="0" w:space="0" w:color="auto"/>
                        <w:left w:val="none" w:sz="0" w:space="0" w:color="auto"/>
                        <w:bottom w:val="none" w:sz="0" w:space="0" w:color="auto"/>
                        <w:right w:val="none" w:sz="0" w:space="0" w:color="auto"/>
                      </w:divBdr>
                    </w:div>
                  </w:divsChild>
                </w:div>
                <w:div w:id="1271544453">
                  <w:marLeft w:val="0"/>
                  <w:marRight w:val="0"/>
                  <w:marTop w:val="0"/>
                  <w:marBottom w:val="0"/>
                  <w:divBdr>
                    <w:top w:val="single" w:sz="2" w:space="1" w:color="FFFFFF"/>
                    <w:left w:val="single" w:sz="2" w:space="12" w:color="FFFFFF"/>
                    <w:bottom w:val="single" w:sz="2" w:space="1" w:color="FFFFFF"/>
                    <w:right w:val="single" w:sz="2" w:space="4" w:color="FFFFFF"/>
                  </w:divBdr>
                  <w:divsChild>
                    <w:div w:id="708724746">
                      <w:marLeft w:val="0"/>
                      <w:marRight w:val="0"/>
                      <w:marTop w:val="0"/>
                      <w:marBottom w:val="0"/>
                      <w:divBdr>
                        <w:top w:val="none" w:sz="0" w:space="0" w:color="auto"/>
                        <w:left w:val="none" w:sz="0" w:space="0" w:color="auto"/>
                        <w:bottom w:val="none" w:sz="0" w:space="0" w:color="auto"/>
                        <w:right w:val="none" w:sz="0" w:space="0" w:color="auto"/>
                      </w:divBdr>
                    </w:div>
                  </w:divsChild>
                </w:div>
                <w:div w:id="780029003">
                  <w:marLeft w:val="0"/>
                  <w:marRight w:val="0"/>
                  <w:marTop w:val="0"/>
                  <w:marBottom w:val="0"/>
                  <w:divBdr>
                    <w:top w:val="single" w:sz="2" w:space="1" w:color="FFFFFF"/>
                    <w:left w:val="single" w:sz="2" w:space="12" w:color="FFFFFF"/>
                    <w:bottom w:val="single" w:sz="2" w:space="1" w:color="FFFFFF"/>
                    <w:right w:val="single" w:sz="2" w:space="4" w:color="FFFFFF"/>
                  </w:divBdr>
                  <w:divsChild>
                    <w:div w:id="442500908">
                      <w:marLeft w:val="0"/>
                      <w:marRight w:val="0"/>
                      <w:marTop w:val="0"/>
                      <w:marBottom w:val="0"/>
                      <w:divBdr>
                        <w:top w:val="none" w:sz="0" w:space="0" w:color="auto"/>
                        <w:left w:val="none" w:sz="0" w:space="0" w:color="auto"/>
                        <w:bottom w:val="none" w:sz="0" w:space="0" w:color="auto"/>
                        <w:right w:val="none" w:sz="0" w:space="0" w:color="auto"/>
                      </w:divBdr>
                    </w:div>
                  </w:divsChild>
                </w:div>
                <w:div w:id="1293946335">
                  <w:marLeft w:val="0"/>
                  <w:marRight w:val="0"/>
                  <w:marTop w:val="0"/>
                  <w:marBottom w:val="0"/>
                  <w:divBdr>
                    <w:top w:val="single" w:sz="2" w:space="1" w:color="FFFFFF"/>
                    <w:left w:val="single" w:sz="2" w:space="12" w:color="FFFFFF"/>
                    <w:bottom w:val="single" w:sz="2" w:space="1" w:color="FFFFFF"/>
                    <w:right w:val="single" w:sz="2" w:space="4" w:color="FFFFFF"/>
                  </w:divBdr>
                  <w:divsChild>
                    <w:div w:id="175195176">
                      <w:marLeft w:val="0"/>
                      <w:marRight w:val="0"/>
                      <w:marTop w:val="0"/>
                      <w:marBottom w:val="0"/>
                      <w:divBdr>
                        <w:top w:val="none" w:sz="0" w:space="0" w:color="auto"/>
                        <w:left w:val="none" w:sz="0" w:space="0" w:color="auto"/>
                        <w:bottom w:val="none" w:sz="0" w:space="0" w:color="auto"/>
                        <w:right w:val="none" w:sz="0" w:space="0" w:color="auto"/>
                      </w:divBdr>
                    </w:div>
                  </w:divsChild>
                </w:div>
                <w:div w:id="1460102570">
                  <w:marLeft w:val="0"/>
                  <w:marRight w:val="0"/>
                  <w:marTop w:val="0"/>
                  <w:marBottom w:val="0"/>
                  <w:divBdr>
                    <w:top w:val="single" w:sz="2" w:space="1" w:color="FFFFFF"/>
                    <w:left w:val="single" w:sz="2" w:space="12" w:color="FFFFFF"/>
                    <w:bottom w:val="single" w:sz="2" w:space="1" w:color="FFFFFF"/>
                    <w:right w:val="single" w:sz="2" w:space="4" w:color="FFFFFF"/>
                  </w:divBdr>
                  <w:divsChild>
                    <w:div w:id="640311035">
                      <w:marLeft w:val="0"/>
                      <w:marRight w:val="0"/>
                      <w:marTop w:val="0"/>
                      <w:marBottom w:val="0"/>
                      <w:divBdr>
                        <w:top w:val="none" w:sz="0" w:space="0" w:color="auto"/>
                        <w:left w:val="none" w:sz="0" w:space="0" w:color="auto"/>
                        <w:bottom w:val="none" w:sz="0" w:space="0" w:color="auto"/>
                        <w:right w:val="none" w:sz="0" w:space="0" w:color="auto"/>
                      </w:divBdr>
                    </w:div>
                  </w:divsChild>
                </w:div>
                <w:div w:id="400176098">
                  <w:marLeft w:val="0"/>
                  <w:marRight w:val="0"/>
                  <w:marTop w:val="0"/>
                  <w:marBottom w:val="0"/>
                  <w:divBdr>
                    <w:top w:val="single" w:sz="2" w:space="1" w:color="FFFFFF"/>
                    <w:left w:val="single" w:sz="2" w:space="12" w:color="FFFFFF"/>
                    <w:bottom w:val="single" w:sz="2" w:space="1" w:color="FFFFFF"/>
                    <w:right w:val="single" w:sz="2" w:space="4" w:color="FFFFFF"/>
                  </w:divBdr>
                  <w:divsChild>
                    <w:div w:id="1088387535">
                      <w:marLeft w:val="0"/>
                      <w:marRight w:val="0"/>
                      <w:marTop w:val="0"/>
                      <w:marBottom w:val="0"/>
                      <w:divBdr>
                        <w:top w:val="none" w:sz="0" w:space="0" w:color="auto"/>
                        <w:left w:val="none" w:sz="0" w:space="0" w:color="auto"/>
                        <w:bottom w:val="none" w:sz="0" w:space="0" w:color="auto"/>
                        <w:right w:val="none" w:sz="0" w:space="0" w:color="auto"/>
                      </w:divBdr>
                    </w:div>
                  </w:divsChild>
                </w:div>
                <w:div w:id="654185740">
                  <w:marLeft w:val="0"/>
                  <w:marRight w:val="0"/>
                  <w:marTop w:val="0"/>
                  <w:marBottom w:val="0"/>
                  <w:divBdr>
                    <w:top w:val="single" w:sz="2" w:space="1" w:color="FFFFFF"/>
                    <w:left w:val="single" w:sz="2" w:space="12" w:color="FFFFFF"/>
                    <w:bottom w:val="single" w:sz="2" w:space="1" w:color="FFFFFF"/>
                    <w:right w:val="single" w:sz="2" w:space="4" w:color="FFFFFF"/>
                  </w:divBdr>
                  <w:divsChild>
                    <w:div w:id="90397463">
                      <w:marLeft w:val="0"/>
                      <w:marRight w:val="0"/>
                      <w:marTop w:val="0"/>
                      <w:marBottom w:val="0"/>
                      <w:divBdr>
                        <w:top w:val="none" w:sz="0" w:space="0" w:color="auto"/>
                        <w:left w:val="none" w:sz="0" w:space="0" w:color="auto"/>
                        <w:bottom w:val="none" w:sz="0" w:space="0" w:color="auto"/>
                        <w:right w:val="none" w:sz="0" w:space="0" w:color="auto"/>
                      </w:divBdr>
                    </w:div>
                  </w:divsChild>
                </w:div>
                <w:div w:id="1402173042">
                  <w:marLeft w:val="0"/>
                  <w:marRight w:val="0"/>
                  <w:marTop w:val="0"/>
                  <w:marBottom w:val="0"/>
                  <w:divBdr>
                    <w:top w:val="single" w:sz="2" w:space="1" w:color="FFFFFF"/>
                    <w:left w:val="single" w:sz="2" w:space="12" w:color="FFFFFF"/>
                    <w:bottom w:val="single" w:sz="2" w:space="1" w:color="FFFFFF"/>
                    <w:right w:val="single" w:sz="2" w:space="4" w:color="FFFFFF"/>
                  </w:divBdr>
                  <w:divsChild>
                    <w:div w:id="1833787961">
                      <w:marLeft w:val="0"/>
                      <w:marRight w:val="0"/>
                      <w:marTop w:val="0"/>
                      <w:marBottom w:val="0"/>
                      <w:divBdr>
                        <w:top w:val="none" w:sz="0" w:space="0" w:color="auto"/>
                        <w:left w:val="none" w:sz="0" w:space="0" w:color="auto"/>
                        <w:bottom w:val="none" w:sz="0" w:space="0" w:color="auto"/>
                        <w:right w:val="none" w:sz="0" w:space="0" w:color="auto"/>
                      </w:divBdr>
                    </w:div>
                  </w:divsChild>
                </w:div>
                <w:div w:id="1370762169">
                  <w:marLeft w:val="0"/>
                  <w:marRight w:val="0"/>
                  <w:marTop w:val="0"/>
                  <w:marBottom w:val="0"/>
                  <w:divBdr>
                    <w:top w:val="single" w:sz="2" w:space="1" w:color="FFFFFF"/>
                    <w:left w:val="single" w:sz="2" w:space="12" w:color="FFFFFF"/>
                    <w:bottom w:val="single" w:sz="2" w:space="1" w:color="FFFFFF"/>
                    <w:right w:val="single" w:sz="2" w:space="4" w:color="FFFFFF"/>
                  </w:divBdr>
                  <w:divsChild>
                    <w:div w:id="477184854">
                      <w:marLeft w:val="0"/>
                      <w:marRight w:val="0"/>
                      <w:marTop w:val="0"/>
                      <w:marBottom w:val="0"/>
                      <w:divBdr>
                        <w:top w:val="none" w:sz="0" w:space="0" w:color="auto"/>
                        <w:left w:val="none" w:sz="0" w:space="0" w:color="auto"/>
                        <w:bottom w:val="none" w:sz="0" w:space="0" w:color="auto"/>
                        <w:right w:val="none" w:sz="0" w:space="0" w:color="auto"/>
                      </w:divBdr>
                    </w:div>
                  </w:divsChild>
                </w:div>
                <w:div w:id="100078735">
                  <w:marLeft w:val="0"/>
                  <w:marRight w:val="0"/>
                  <w:marTop w:val="0"/>
                  <w:marBottom w:val="0"/>
                  <w:divBdr>
                    <w:top w:val="single" w:sz="2" w:space="1" w:color="FFFFFF"/>
                    <w:left w:val="single" w:sz="2" w:space="12" w:color="FFFFFF"/>
                    <w:bottom w:val="single" w:sz="2" w:space="4" w:color="FFFFFF"/>
                    <w:right w:val="single" w:sz="2" w:space="4" w:color="FFFFFF"/>
                  </w:divBdr>
                  <w:divsChild>
                    <w:div w:id="162819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23247">
      <w:bodyDiv w:val="1"/>
      <w:marLeft w:val="0"/>
      <w:marRight w:val="0"/>
      <w:marTop w:val="0"/>
      <w:marBottom w:val="0"/>
      <w:divBdr>
        <w:top w:val="none" w:sz="0" w:space="0" w:color="auto"/>
        <w:left w:val="none" w:sz="0" w:space="0" w:color="auto"/>
        <w:bottom w:val="none" w:sz="0" w:space="0" w:color="auto"/>
        <w:right w:val="none" w:sz="0" w:space="0" w:color="auto"/>
      </w:divBdr>
      <w:divsChild>
        <w:div w:id="1471899774">
          <w:marLeft w:val="0"/>
          <w:marRight w:val="0"/>
          <w:marTop w:val="0"/>
          <w:marBottom w:val="0"/>
          <w:divBdr>
            <w:top w:val="none" w:sz="0" w:space="0" w:color="auto"/>
            <w:left w:val="none" w:sz="0" w:space="0" w:color="auto"/>
            <w:bottom w:val="none" w:sz="0" w:space="0" w:color="auto"/>
            <w:right w:val="none" w:sz="0" w:space="0" w:color="auto"/>
          </w:divBdr>
        </w:div>
        <w:div w:id="1907183026">
          <w:marLeft w:val="0"/>
          <w:marRight w:val="0"/>
          <w:marTop w:val="0"/>
          <w:marBottom w:val="335"/>
          <w:divBdr>
            <w:top w:val="none" w:sz="0" w:space="0" w:color="auto"/>
            <w:left w:val="none" w:sz="0" w:space="0" w:color="auto"/>
            <w:bottom w:val="none" w:sz="0" w:space="0" w:color="auto"/>
            <w:right w:val="none" w:sz="0" w:space="0" w:color="auto"/>
          </w:divBdr>
          <w:divsChild>
            <w:div w:id="687173242">
              <w:marLeft w:val="0"/>
              <w:marRight w:val="0"/>
              <w:marTop w:val="0"/>
              <w:marBottom w:val="0"/>
              <w:divBdr>
                <w:top w:val="none" w:sz="0" w:space="0" w:color="auto"/>
                <w:left w:val="none" w:sz="0" w:space="0" w:color="auto"/>
                <w:bottom w:val="none" w:sz="0" w:space="0" w:color="auto"/>
                <w:right w:val="none" w:sz="0" w:space="0" w:color="auto"/>
              </w:divBdr>
              <w:divsChild>
                <w:div w:id="1091506048">
                  <w:marLeft w:val="0"/>
                  <w:marRight w:val="0"/>
                  <w:marTop w:val="0"/>
                  <w:marBottom w:val="0"/>
                  <w:divBdr>
                    <w:top w:val="single" w:sz="2" w:space="4" w:color="FFFFFF"/>
                    <w:left w:val="single" w:sz="2" w:space="12" w:color="FFFFFF"/>
                    <w:bottom w:val="single" w:sz="2" w:space="1" w:color="FFFFFF"/>
                    <w:right w:val="single" w:sz="2" w:space="4" w:color="FFFFFF"/>
                  </w:divBdr>
                  <w:divsChild>
                    <w:div w:id="1097023230">
                      <w:marLeft w:val="0"/>
                      <w:marRight w:val="0"/>
                      <w:marTop w:val="0"/>
                      <w:marBottom w:val="0"/>
                      <w:divBdr>
                        <w:top w:val="none" w:sz="0" w:space="0" w:color="auto"/>
                        <w:left w:val="none" w:sz="0" w:space="0" w:color="auto"/>
                        <w:bottom w:val="none" w:sz="0" w:space="0" w:color="auto"/>
                        <w:right w:val="none" w:sz="0" w:space="0" w:color="auto"/>
                      </w:divBdr>
                    </w:div>
                  </w:divsChild>
                </w:div>
                <w:div w:id="1932348558">
                  <w:marLeft w:val="0"/>
                  <w:marRight w:val="0"/>
                  <w:marTop w:val="0"/>
                  <w:marBottom w:val="0"/>
                  <w:divBdr>
                    <w:top w:val="single" w:sz="2" w:space="1" w:color="FFFFFF"/>
                    <w:left w:val="single" w:sz="2" w:space="12" w:color="FFFFFF"/>
                    <w:bottom w:val="single" w:sz="2" w:space="1" w:color="FFFFFF"/>
                    <w:right w:val="single" w:sz="2" w:space="4" w:color="FFFFFF"/>
                  </w:divBdr>
                  <w:divsChild>
                    <w:div w:id="1079520916">
                      <w:marLeft w:val="0"/>
                      <w:marRight w:val="0"/>
                      <w:marTop w:val="0"/>
                      <w:marBottom w:val="0"/>
                      <w:divBdr>
                        <w:top w:val="none" w:sz="0" w:space="0" w:color="auto"/>
                        <w:left w:val="none" w:sz="0" w:space="0" w:color="auto"/>
                        <w:bottom w:val="none" w:sz="0" w:space="0" w:color="auto"/>
                        <w:right w:val="none" w:sz="0" w:space="0" w:color="auto"/>
                      </w:divBdr>
                    </w:div>
                  </w:divsChild>
                </w:div>
                <w:div w:id="1959486484">
                  <w:marLeft w:val="0"/>
                  <w:marRight w:val="0"/>
                  <w:marTop w:val="0"/>
                  <w:marBottom w:val="0"/>
                  <w:divBdr>
                    <w:top w:val="single" w:sz="2" w:space="1" w:color="FFFFFF"/>
                    <w:left w:val="single" w:sz="2" w:space="12" w:color="FFFFFF"/>
                    <w:bottom w:val="single" w:sz="2" w:space="1" w:color="FFFFFF"/>
                    <w:right w:val="single" w:sz="2" w:space="4" w:color="FFFFFF"/>
                  </w:divBdr>
                  <w:divsChild>
                    <w:div w:id="277836327">
                      <w:marLeft w:val="0"/>
                      <w:marRight w:val="0"/>
                      <w:marTop w:val="0"/>
                      <w:marBottom w:val="0"/>
                      <w:divBdr>
                        <w:top w:val="none" w:sz="0" w:space="0" w:color="auto"/>
                        <w:left w:val="none" w:sz="0" w:space="0" w:color="auto"/>
                        <w:bottom w:val="none" w:sz="0" w:space="0" w:color="auto"/>
                        <w:right w:val="none" w:sz="0" w:space="0" w:color="auto"/>
                      </w:divBdr>
                    </w:div>
                  </w:divsChild>
                </w:div>
                <w:div w:id="1382632075">
                  <w:marLeft w:val="0"/>
                  <w:marRight w:val="0"/>
                  <w:marTop w:val="0"/>
                  <w:marBottom w:val="0"/>
                  <w:divBdr>
                    <w:top w:val="single" w:sz="2" w:space="1" w:color="FFFFFF"/>
                    <w:left w:val="single" w:sz="2" w:space="12" w:color="FFFFFF"/>
                    <w:bottom w:val="single" w:sz="2" w:space="1" w:color="FFFFFF"/>
                    <w:right w:val="single" w:sz="2" w:space="4" w:color="FFFFFF"/>
                  </w:divBdr>
                  <w:divsChild>
                    <w:div w:id="2110925115">
                      <w:marLeft w:val="0"/>
                      <w:marRight w:val="0"/>
                      <w:marTop w:val="0"/>
                      <w:marBottom w:val="0"/>
                      <w:divBdr>
                        <w:top w:val="none" w:sz="0" w:space="0" w:color="auto"/>
                        <w:left w:val="none" w:sz="0" w:space="0" w:color="auto"/>
                        <w:bottom w:val="none" w:sz="0" w:space="0" w:color="auto"/>
                        <w:right w:val="none" w:sz="0" w:space="0" w:color="auto"/>
                      </w:divBdr>
                    </w:div>
                  </w:divsChild>
                </w:div>
                <w:div w:id="1807426232">
                  <w:marLeft w:val="0"/>
                  <w:marRight w:val="0"/>
                  <w:marTop w:val="0"/>
                  <w:marBottom w:val="0"/>
                  <w:divBdr>
                    <w:top w:val="single" w:sz="2" w:space="1" w:color="FFFFFF"/>
                    <w:left w:val="single" w:sz="2" w:space="12" w:color="FFFFFF"/>
                    <w:bottom w:val="single" w:sz="2" w:space="1" w:color="FFFFFF"/>
                    <w:right w:val="single" w:sz="2" w:space="4" w:color="FFFFFF"/>
                  </w:divBdr>
                  <w:divsChild>
                    <w:div w:id="1574318149">
                      <w:marLeft w:val="0"/>
                      <w:marRight w:val="0"/>
                      <w:marTop w:val="0"/>
                      <w:marBottom w:val="0"/>
                      <w:divBdr>
                        <w:top w:val="none" w:sz="0" w:space="0" w:color="auto"/>
                        <w:left w:val="none" w:sz="0" w:space="0" w:color="auto"/>
                        <w:bottom w:val="none" w:sz="0" w:space="0" w:color="auto"/>
                        <w:right w:val="none" w:sz="0" w:space="0" w:color="auto"/>
                      </w:divBdr>
                    </w:div>
                  </w:divsChild>
                </w:div>
                <w:div w:id="98961244">
                  <w:marLeft w:val="0"/>
                  <w:marRight w:val="0"/>
                  <w:marTop w:val="0"/>
                  <w:marBottom w:val="0"/>
                  <w:divBdr>
                    <w:top w:val="single" w:sz="2" w:space="1" w:color="FFFFFF"/>
                    <w:left w:val="single" w:sz="2" w:space="12" w:color="FFFFFF"/>
                    <w:bottom w:val="single" w:sz="2" w:space="1" w:color="FFFFFF"/>
                    <w:right w:val="single" w:sz="2" w:space="4" w:color="FFFFFF"/>
                  </w:divBdr>
                  <w:divsChild>
                    <w:div w:id="1878085461">
                      <w:marLeft w:val="0"/>
                      <w:marRight w:val="0"/>
                      <w:marTop w:val="0"/>
                      <w:marBottom w:val="0"/>
                      <w:divBdr>
                        <w:top w:val="none" w:sz="0" w:space="0" w:color="auto"/>
                        <w:left w:val="none" w:sz="0" w:space="0" w:color="auto"/>
                        <w:bottom w:val="none" w:sz="0" w:space="0" w:color="auto"/>
                        <w:right w:val="none" w:sz="0" w:space="0" w:color="auto"/>
                      </w:divBdr>
                    </w:div>
                  </w:divsChild>
                </w:div>
                <w:div w:id="1965766853">
                  <w:marLeft w:val="0"/>
                  <w:marRight w:val="0"/>
                  <w:marTop w:val="0"/>
                  <w:marBottom w:val="0"/>
                  <w:divBdr>
                    <w:top w:val="single" w:sz="2" w:space="1" w:color="FFFFFF"/>
                    <w:left w:val="single" w:sz="2" w:space="12" w:color="FFFFFF"/>
                    <w:bottom w:val="single" w:sz="2" w:space="1" w:color="FFFFFF"/>
                    <w:right w:val="single" w:sz="2" w:space="4" w:color="FFFFFF"/>
                  </w:divBdr>
                  <w:divsChild>
                    <w:div w:id="1282147378">
                      <w:marLeft w:val="0"/>
                      <w:marRight w:val="0"/>
                      <w:marTop w:val="0"/>
                      <w:marBottom w:val="0"/>
                      <w:divBdr>
                        <w:top w:val="none" w:sz="0" w:space="0" w:color="auto"/>
                        <w:left w:val="none" w:sz="0" w:space="0" w:color="auto"/>
                        <w:bottom w:val="none" w:sz="0" w:space="0" w:color="auto"/>
                        <w:right w:val="none" w:sz="0" w:space="0" w:color="auto"/>
                      </w:divBdr>
                    </w:div>
                  </w:divsChild>
                </w:div>
                <w:div w:id="1102072295">
                  <w:marLeft w:val="0"/>
                  <w:marRight w:val="0"/>
                  <w:marTop w:val="0"/>
                  <w:marBottom w:val="0"/>
                  <w:divBdr>
                    <w:top w:val="single" w:sz="2" w:space="1" w:color="FFFFFF"/>
                    <w:left w:val="single" w:sz="2" w:space="12" w:color="FFFFFF"/>
                    <w:bottom w:val="single" w:sz="2" w:space="1" w:color="FFFFFF"/>
                    <w:right w:val="single" w:sz="2" w:space="4" w:color="FFFFFF"/>
                  </w:divBdr>
                  <w:divsChild>
                    <w:div w:id="134219885">
                      <w:marLeft w:val="0"/>
                      <w:marRight w:val="0"/>
                      <w:marTop w:val="0"/>
                      <w:marBottom w:val="0"/>
                      <w:divBdr>
                        <w:top w:val="none" w:sz="0" w:space="0" w:color="auto"/>
                        <w:left w:val="none" w:sz="0" w:space="0" w:color="auto"/>
                        <w:bottom w:val="none" w:sz="0" w:space="0" w:color="auto"/>
                        <w:right w:val="none" w:sz="0" w:space="0" w:color="auto"/>
                      </w:divBdr>
                    </w:div>
                  </w:divsChild>
                </w:div>
                <w:div w:id="953832226">
                  <w:marLeft w:val="0"/>
                  <w:marRight w:val="0"/>
                  <w:marTop w:val="0"/>
                  <w:marBottom w:val="0"/>
                  <w:divBdr>
                    <w:top w:val="single" w:sz="2" w:space="1" w:color="FFFFFF"/>
                    <w:left w:val="single" w:sz="2" w:space="12" w:color="FFFFFF"/>
                    <w:bottom w:val="single" w:sz="2" w:space="1" w:color="FFFFFF"/>
                    <w:right w:val="single" w:sz="2" w:space="4" w:color="FFFFFF"/>
                  </w:divBdr>
                  <w:divsChild>
                    <w:div w:id="1372730169">
                      <w:marLeft w:val="0"/>
                      <w:marRight w:val="0"/>
                      <w:marTop w:val="0"/>
                      <w:marBottom w:val="0"/>
                      <w:divBdr>
                        <w:top w:val="none" w:sz="0" w:space="0" w:color="auto"/>
                        <w:left w:val="none" w:sz="0" w:space="0" w:color="auto"/>
                        <w:bottom w:val="none" w:sz="0" w:space="0" w:color="auto"/>
                        <w:right w:val="none" w:sz="0" w:space="0" w:color="auto"/>
                      </w:divBdr>
                    </w:div>
                  </w:divsChild>
                </w:div>
                <w:div w:id="637538788">
                  <w:marLeft w:val="0"/>
                  <w:marRight w:val="0"/>
                  <w:marTop w:val="0"/>
                  <w:marBottom w:val="0"/>
                  <w:divBdr>
                    <w:top w:val="single" w:sz="2" w:space="1" w:color="FFFFFF"/>
                    <w:left w:val="single" w:sz="2" w:space="12" w:color="FFFFFF"/>
                    <w:bottom w:val="single" w:sz="2" w:space="1" w:color="FFFFFF"/>
                    <w:right w:val="single" w:sz="2" w:space="4" w:color="FFFFFF"/>
                  </w:divBdr>
                  <w:divsChild>
                    <w:div w:id="1389189657">
                      <w:marLeft w:val="0"/>
                      <w:marRight w:val="0"/>
                      <w:marTop w:val="0"/>
                      <w:marBottom w:val="0"/>
                      <w:divBdr>
                        <w:top w:val="none" w:sz="0" w:space="0" w:color="auto"/>
                        <w:left w:val="none" w:sz="0" w:space="0" w:color="auto"/>
                        <w:bottom w:val="none" w:sz="0" w:space="0" w:color="auto"/>
                        <w:right w:val="none" w:sz="0" w:space="0" w:color="auto"/>
                      </w:divBdr>
                    </w:div>
                  </w:divsChild>
                </w:div>
                <w:div w:id="1943218659">
                  <w:marLeft w:val="0"/>
                  <w:marRight w:val="0"/>
                  <w:marTop w:val="0"/>
                  <w:marBottom w:val="0"/>
                  <w:divBdr>
                    <w:top w:val="single" w:sz="2" w:space="1" w:color="FFFFFF"/>
                    <w:left w:val="single" w:sz="2" w:space="12" w:color="FFFFFF"/>
                    <w:bottom w:val="single" w:sz="2" w:space="1" w:color="FFFFFF"/>
                    <w:right w:val="single" w:sz="2" w:space="4" w:color="FFFFFF"/>
                  </w:divBdr>
                  <w:divsChild>
                    <w:div w:id="1917283162">
                      <w:marLeft w:val="0"/>
                      <w:marRight w:val="0"/>
                      <w:marTop w:val="0"/>
                      <w:marBottom w:val="0"/>
                      <w:divBdr>
                        <w:top w:val="none" w:sz="0" w:space="0" w:color="auto"/>
                        <w:left w:val="none" w:sz="0" w:space="0" w:color="auto"/>
                        <w:bottom w:val="none" w:sz="0" w:space="0" w:color="auto"/>
                        <w:right w:val="none" w:sz="0" w:space="0" w:color="auto"/>
                      </w:divBdr>
                    </w:div>
                  </w:divsChild>
                </w:div>
                <w:div w:id="1627613935">
                  <w:marLeft w:val="0"/>
                  <w:marRight w:val="0"/>
                  <w:marTop w:val="0"/>
                  <w:marBottom w:val="0"/>
                  <w:divBdr>
                    <w:top w:val="single" w:sz="2" w:space="1" w:color="FFFFFF"/>
                    <w:left w:val="single" w:sz="2" w:space="12" w:color="FFFFFF"/>
                    <w:bottom w:val="single" w:sz="2" w:space="1" w:color="FFFFFF"/>
                    <w:right w:val="single" w:sz="2" w:space="4" w:color="FFFFFF"/>
                  </w:divBdr>
                  <w:divsChild>
                    <w:div w:id="2097552228">
                      <w:marLeft w:val="0"/>
                      <w:marRight w:val="0"/>
                      <w:marTop w:val="0"/>
                      <w:marBottom w:val="0"/>
                      <w:divBdr>
                        <w:top w:val="none" w:sz="0" w:space="0" w:color="auto"/>
                        <w:left w:val="none" w:sz="0" w:space="0" w:color="auto"/>
                        <w:bottom w:val="none" w:sz="0" w:space="0" w:color="auto"/>
                        <w:right w:val="none" w:sz="0" w:space="0" w:color="auto"/>
                      </w:divBdr>
                    </w:div>
                  </w:divsChild>
                </w:div>
                <w:div w:id="231742425">
                  <w:marLeft w:val="0"/>
                  <w:marRight w:val="0"/>
                  <w:marTop w:val="0"/>
                  <w:marBottom w:val="0"/>
                  <w:divBdr>
                    <w:top w:val="single" w:sz="2" w:space="1" w:color="FFFFFF"/>
                    <w:left w:val="single" w:sz="2" w:space="12" w:color="FFFFFF"/>
                    <w:bottom w:val="single" w:sz="2" w:space="1" w:color="FFFFFF"/>
                    <w:right w:val="single" w:sz="2" w:space="4" w:color="FFFFFF"/>
                  </w:divBdr>
                  <w:divsChild>
                    <w:div w:id="1972054716">
                      <w:marLeft w:val="0"/>
                      <w:marRight w:val="0"/>
                      <w:marTop w:val="0"/>
                      <w:marBottom w:val="0"/>
                      <w:divBdr>
                        <w:top w:val="none" w:sz="0" w:space="0" w:color="auto"/>
                        <w:left w:val="none" w:sz="0" w:space="0" w:color="auto"/>
                        <w:bottom w:val="none" w:sz="0" w:space="0" w:color="auto"/>
                        <w:right w:val="none" w:sz="0" w:space="0" w:color="auto"/>
                      </w:divBdr>
                    </w:div>
                  </w:divsChild>
                </w:div>
                <w:div w:id="1594320458">
                  <w:marLeft w:val="0"/>
                  <w:marRight w:val="0"/>
                  <w:marTop w:val="0"/>
                  <w:marBottom w:val="0"/>
                  <w:divBdr>
                    <w:top w:val="single" w:sz="2" w:space="1" w:color="FFFFFF"/>
                    <w:left w:val="single" w:sz="2" w:space="12" w:color="FFFFFF"/>
                    <w:bottom w:val="single" w:sz="2" w:space="1" w:color="FFFFFF"/>
                    <w:right w:val="single" w:sz="2" w:space="4" w:color="FFFFFF"/>
                  </w:divBdr>
                  <w:divsChild>
                    <w:div w:id="1718625902">
                      <w:marLeft w:val="0"/>
                      <w:marRight w:val="0"/>
                      <w:marTop w:val="0"/>
                      <w:marBottom w:val="0"/>
                      <w:divBdr>
                        <w:top w:val="none" w:sz="0" w:space="0" w:color="auto"/>
                        <w:left w:val="none" w:sz="0" w:space="0" w:color="auto"/>
                        <w:bottom w:val="none" w:sz="0" w:space="0" w:color="auto"/>
                        <w:right w:val="none" w:sz="0" w:space="0" w:color="auto"/>
                      </w:divBdr>
                    </w:div>
                  </w:divsChild>
                </w:div>
                <w:div w:id="2146966875">
                  <w:marLeft w:val="0"/>
                  <w:marRight w:val="0"/>
                  <w:marTop w:val="0"/>
                  <w:marBottom w:val="0"/>
                  <w:divBdr>
                    <w:top w:val="single" w:sz="2" w:space="1" w:color="FFFFFF"/>
                    <w:left w:val="single" w:sz="2" w:space="12" w:color="FFFFFF"/>
                    <w:bottom w:val="single" w:sz="2" w:space="1" w:color="FFFFFF"/>
                    <w:right w:val="single" w:sz="2" w:space="4" w:color="FFFFFF"/>
                  </w:divBdr>
                  <w:divsChild>
                    <w:div w:id="1009521175">
                      <w:marLeft w:val="0"/>
                      <w:marRight w:val="0"/>
                      <w:marTop w:val="0"/>
                      <w:marBottom w:val="0"/>
                      <w:divBdr>
                        <w:top w:val="none" w:sz="0" w:space="0" w:color="auto"/>
                        <w:left w:val="none" w:sz="0" w:space="0" w:color="auto"/>
                        <w:bottom w:val="none" w:sz="0" w:space="0" w:color="auto"/>
                        <w:right w:val="none" w:sz="0" w:space="0" w:color="auto"/>
                      </w:divBdr>
                    </w:div>
                  </w:divsChild>
                </w:div>
                <w:div w:id="1172722054">
                  <w:marLeft w:val="0"/>
                  <w:marRight w:val="0"/>
                  <w:marTop w:val="0"/>
                  <w:marBottom w:val="0"/>
                  <w:divBdr>
                    <w:top w:val="single" w:sz="2" w:space="1" w:color="FFFFFF"/>
                    <w:left w:val="single" w:sz="2" w:space="12" w:color="FFFFFF"/>
                    <w:bottom w:val="single" w:sz="2" w:space="1" w:color="FFFFFF"/>
                    <w:right w:val="single" w:sz="2" w:space="4" w:color="FFFFFF"/>
                  </w:divBdr>
                  <w:divsChild>
                    <w:div w:id="833108307">
                      <w:marLeft w:val="0"/>
                      <w:marRight w:val="0"/>
                      <w:marTop w:val="0"/>
                      <w:marBottom w:val="0"/>
                      <w:divBdr>
                        <w:top w:val="none" w:sz="0" w:space="0" w:color="auto"/>
                        <w:left w:val="none" w:sz="0" w:space="0" w:color="auto"/>
                        <w:bottom w:val="none" w:sz="0" w:space="0" w:color="auto"/>
                        <w:right w:val="none" w:sz="0" w:space="0" w:color="auto"/>
                      </w:divBdr>
                    </w:div>
                  </w:divsChild>
                </w:div>
                <w:div w:id="2118593769">
                  <w:marLeft w:val="0"/>
                  <w:marRight w:val="0"/>
                  <w:marTop w:val="0"/>
                  <w:marBottom w:val="0"/>
                  <w:divBdr>
                    <w:top w:val="single" w:sz="2" w:space="1" w:color="FFFFFF"/>
                    <w:left w:val="single" w:sz="2" w:space="12" w:color="FFFFFF"/>
                    <w:bottom w:val="single" w:sz="2" w:space="1" w:color="FFFFFF"/>
                    <w:right w:val="single" w:sz="2" w:space="4" w:color="FFFFFF"/>
                  </w:divBdr>
                  <w:divsChild>
                    <w:div w:id="350642376">
                      <w:marLeft w:val="0"/>
                      <w:marRight w:val="0"/>
                      <w:marTop w:val="0"/>
                      <w:marBottom w:val="0"/>
                      <w:divBdr>
                        <w:top w:val="none" w:sz="0" w:space="0" w:color="auto"/>
                        <w:left w:val="none" w:sz="0" w:space="0" w:color="auto"/>
                        <w:bottom w:val="none" w:sz="0" w:space="0" w:color="auto"/>
                        <w:right w:val="none" w:sz="0" w:space="0" w:color="auto"/>
                      </w:divBdr>
                    </w:div>
                  </w:divsChild>
                </w:div>
                <w:div w:id="851722432">
                  <w:marLeft w:val="0"/>
                  <w:marRight w:val="0"/>
                  <w:marTop w:val="0"/>
                  <w:marBottom w:val="0"/>
                  <w:divBdr>
                    <w:top w:val="single" w:sz="2" w:space="1" w:color="FFFFFF"/>
                    <w:left w:val="single" w:sz="2" w:space="12" w:color="FFFFFF"/>
                    <w:bottom w:val="single" w:sz="2" w:space="1" w:color="FFFFFF"/>
                    <w:right w:val="single" w:sz="2" w:space="4" w:color="FFFFFF"/>
                  </w:divBdr>
                  <w:divsChild>
                    <w:div w:id="1864980357">
                      <w:marLeft w:val="0"/>
                      <w:marRight w:val="0"/>
                      <w:marTop w:val="0"/>
                      <w:marBottom w:val="0"/>
                      <w:divBdr>
                        <w:top w:val="none" w:sz="0" w:space="0" w:color="auto"/>
                        <w:left w:val="none" w:sz="0" w:space="0" w:color="auto"/>
                        <w:bottom w:val="none" w:sz="0" w:space="0" w:color="auto"/>
                        <w:right w:val="none" w:sz="0" w:space="0" w:color="auto"/>
                      </w:divBdr>
                    </w:div>
                  </w:divsChild>
                </w:div>
                <w:div w:id="1063916431">
                  <w:marLeft w:val="0"/>
                  <w:marRight w:val="0"/>
                  <w:marTop w:val="0"/>
                  <w:marBottom w:val="0"/>
                  <w:divBdr>
                    <w:top w:val="single" w:sz="2" w:space="1" w:color="FFFFFF"/>
                    <w:left w:val="single" w:sz="2" w:space="12" w:color="FFFFFF"/>
                    <w:bottom w:val="single" w:sz="2" w:space="1" w:color="FFFFFF"/>
                    <w:right w:val="single" w:sz="2" w:space="4" w:color="FFFFFF"/>
                  </w:divBdr>
                  <w:divsChild>
                    <w:div w:id="429356145">
                      <w:marLeft w:val="0"/>
                      <w:marRight w:val="0"/>
                      <w:marTop w:val="0"/>
                      <w:marBottom w:val="0"/>
                      <w:divBdr>
                        <w:top w:val="none" w:sz="0" w:space="0" w:color="auto"/>
                        <w:left w:val="none" w:sz="0" w:space="0" w:color="auto"/>
                        <w:bottom w:val="none" w:sz="0" w:space="0" w:color="auto"/>
                        <w:right w:val="none" w:sz="0" w:space="0" w:color="auto"/>
                      </w:divBdr>
                    </w:div>
                  </w:divsChild>
                </w:div>
                <w:div w:id="843514613">
                  <w:marLeft w:val="0"/>
                  <w:marRight w:val="0"/>
                  <w:marTop w:val="0"/>
                  <w:marBottom w:val="0"/>
                  <w:divBdr>
                    <w:top w:val="single" w:sz="2" w:space="1" w:color="FFFFFF"/>
                    <w:left w:val="single" w:sz="2" w:space="12" w:color="FFFFFF"/>
                    <w:bottom w:val="single" w:sz="2" w:space="1" w:color="FFFFFF"/>
                    <w:right w:val="single" w:sz="2" w:space="4" w:color="FFFFFF"/>
                  </w:divBdr>
                  <w:divsChild>
                    <w:div w:id="1690714681">
                      <w:marLeft w:val="0"/>
                      <w:marRight w:val="0"/>
                      <w:marTop w:val="0"/>
                      <w:marBottom w:val="0"/>
                      <w:divBdr>
                        <w:top w:val="none" w:sz="0" w:space="0" w:color="auto"/>
                        <w:left w:val="none" w:sz="0" w:space="0" w:color="auto"/>
                        <w:bottom w:val="none" w:sz="0" w:space="0" w:color="auto"/>
                        <w:right w:val="none" w:sz="0" w:space="0" w:color="auto"/>
                      </w:divBdr>
                    </w:div>
                  </w:divsChild>
                </w:div>
                <w:div w:id="1524826864">
                  <w:marLeft w:val="0"/>
                  <w:marRight w:val="0"/>
                  <w:marTop w:val="0"/>
                  <w:marBottom w:val="0"/>
                  <w:divBdr>
                    <w:top w:val="single" w:sz="2" w:space="1" w:color="FFFFFF"/>
                    <w:left w:val="single" w:sz="2" w:space="12" w:color="FFFFFF"/>
                    <w:bottom w:val="single" w:sz="2" w:space="4" w:color="FFFFFF"/>
                    <w:right w:val="single" w:sz="2" w:space="4" w:color="FFFFFF"/>
                  </w:divBdr>
                  <w:divsChild>
                    <w:div w:id="194375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5390">
          <w:marLeft w:val="0"/>
          <w:marRight w:val="0"/>
          <w:marTop w:val="0"/>
          <w:marBottom w:val="335"/>
          <w:divBdr>
            <w:top w:val="none" w:sz="0" w:space="0" w:color="auto"/>
            <w:left w:val="none" w:sz="0" w:space="0" w:color="auto"/>
            <w:bottom w:val="none" w:sz="0" w:space="0" w:color="auto"/>
            <w:right w:val="none" w:sz="0" w:space="0" w:color="auto"/>
          </w:divBdr>
          <w:divsChild>
            <w:div w:id="689188133">
              <w:marLeft w:val="0"/>
              <w:marRight w:val="0"/>
              <w:marTop w:val="0"/>
              <w:marBottom w:val="0"/>
              <w:divBdr>
                <w:top w:val="none" w:sz="0" w:space="0" w:color="auto"/>
                <w:left w:val="none" w:sz="0" w:space="0" w:color="auto"/>
                <w:bottom w:val="none" w:sz="0" w:space="0" w:color="auto"/>
                <w:right w:val="none" w:sz="0" w:space="0" w:color="auto"/>
              </w:divBdr>
              <w:divsChild>
                <w:div w:id="472214445">
                  <w:marLeft w:val="0"/>
                  <w:marRight w:val="0"/>
                  <w:marTop w:val="0"/>
                  <w:marBottom w:val="0"/>
                  <w:divBdr>
                    <w:top w:val="single" w:sz="2" w:space="4" w:color="FFFFFF"/>
                    <w:left w:val="single" w:sz="2" w:space="12" w:color="FFFFFF"/>
                    <w:bottom w:val="single" w:sz="2" w:space="1" w:color="FFFFFF"/>
                    <w:right w:val="single" w:sz="2" w:space="4" w:color="FFFFFF"/>
                  </w:divBdr>
                  <w:divsChild>
                    <w:div w:id="1111625463">
                      <w:marLeft w:val="0"/>
                      <w:marRight w:val="0"/>
                      <w:marTop w:val="0"/>
                      <w:marBottom w:val="0"/>
                      <w:divBdr>
                        <w:top w:val="none" w:sz="0" w:space="0" w:color="auto"/>
                        <w:left w:val="none" w:sz="0" w:space="0" w:color="auto"/>
                        <w:bottom w:val="none" w:sz="0" w:space="0" w:color="auto"/>
                        <w:right w:val="none" w:sz="0" w:space="0" w:color="auto"/>
                      </w:divBdr>
                    </w:div>
                  </w:divsChild>
                </w:div>
                <w:div w:id="35741262">
                  <w:marLeft w:val="0"/>
                  <w:marRight w:val="0"/>
                  <w:marTop w:val="0"/>
                  <w:marBottom w:val="0"/>
                  <w:divBdr>
                    <w:top w:val="single" w:sz="2" w:space="1" w:color="FFFFFF"/>
                    <w:left w:val="single" w:sz="2" w:space="12" w:color="FFFFFF"/>
                    <w:bottom w:val="single" w:sz="2" w:space="1" w:color="FFFFFF"/>
                    <w:right w:val="single" w:sz="2" w:space="4" w:color="FFFFFF"/>
                  </w:divBdr>
                  <w:divsChild>
                    <w:div w:id="2101019011">
                      <w:marLeft w:val="0"/>
                      <w:marRight w:val="0"/>
                      <w:marTop w:val="0"/>
                      <w:marBottom w:val="0"/>
                      <w:divBdr>
                        <w:top w:val="none" w:sz="0" w:space="0" w:color="auto"/>
                        <w:left w:val="none" w:sz="0" w:space="0" w:color="auto"/>
                        <w:bottom w:val="none" w:sz="0" w:space="0" w:color="auto"/>
                        <w:right w:val="none" w:sz="0" w:space="0" w:color="auto"/>
                      </w:divBdr>
                    </w:div>
                  </w:divsChild>
                </w:div>
                <w:div w:id="131219926">
                  <w:marLeft w:val="0"/>
                  <w:marRight w:val="0"/>
                  <w:marTop w:val="0"/>
                  <w:marBottom w:val="0"/>
                  <w:divBdr>
                    <w:top w:val="single" w:sz="2" w:space="1" w:color="FFFFFF"/>
                    <w:left w:val="single" w:sz="2" w:space="12" w:color="FFFFFF"/>
                    <w:bottom w:val="single" w:sz="2" w:space="1" w:color="FFFFFF"/>
                    <w:right w:val="single" w:sz="2" w:space="4" w:color="FFFFFF"/>
                  </w:divBdr>
                  <w:divsChild>
                    <w:div w:id="2115861019">
                      <w:marLeft w:val="0"/>
                      <w:marRight w:val="0"/>
                      <w:marTop w:val="0"/>
                      <w:marBottom w:val="0"/>
                      <w:divBdr>
                        <w:top w:val="none" w:sz="0" w:space="0" w:color="auto"/>
                        <w:left w:val="none" w:sz="0" w:space="0" w:color="auto"/>
                        <w:bottom w:val="none" w:sz="0" w:space="0" w:color="auto"/>
                        <w:right w:val="none" w:sz="0" w:space="0" w:color="auto"/>
                      </w:divBdr>
                    </w:div>
                  </w:divsChild>
                </w:div>
                <w:div w:id="305280420">
                  <w:marLeft w:val="0"/>
                  <w:marRight w:val="0"/>
                  <w:marTop w:val="0"/>
                  <w:marBottom w:val="0"/>
                  <w:divBdr>
                    <w:top w:val="single" w:sz="2" w:space="1" w:color="FFFFFF"/>
                    <w:left w:val="single" w:sz="2" w:space="12" w:color="FFFFFF"/>
                    <w:bottom w:val="single" w:sz="2" w:space="1" w:color="FFFFFF"/>
                    <w:right w:val="single" w:sz="2" w:space="4" w:color="FFFFFF"/>
                  </w:divBdr>
                  <w:divsChild>
                    <w:div w:id="1369336530">
                      <w:marLeft w:val="0"/>
                      <w:marRight w:val="0"/>
                      <w:marTop w:val="0"/>
                      <w:marBottom w:val="0"/>
                      <w:divBdr>
                        <w:top w:val="none" w:sz="0" w:space="0" w:color="auto"/>
                        <w:left w:val="none" w:sz="0" w:space="0" w:color="auto"/>
                        <w:bottom w:val="none" w:sz="0" w:space="0" w:color="auto"/>
                        <w:right w:val="none" w:sz="0" w:space="0" w:color="auto"/>
                      </w:divBdr>
                    </w:div>
                  </w:divsChild>
                </w:div>
                <w:div w:id="1280994900">
                  <w:marLeft w:val="0"/>
                  <w:marRight w:val="0"/>
                  <w:marTop w:val="0"/>
                  <w:marBottom w:val="0"/>
                  <w:divBdr>
                    <w:top w:val="single" w:sz="2" w:space="1" w:color="FFFFFF"/>
                    <w:left w:val="single" w:sz="2" w:space="12" w:color="FFFFFF"/>
                    <w:bottom w:val="single" w:sz="2" w:space="1" w:color="FFFFFF"/>
                    <w:right w:val="single" w:sz="2" w:space="4" w:color="FFFFFF"/>
                  </w:divBdr>
                  <w:divsChild>
                    <w:div w:id="1767068116">
                      <w:marLeft w:val="0"/>
                      <w:marRight w:val="0"/>
                      <w:marTop w:val="0"/>
                      <w:marBottom w:val="0"/>
                      <w:divBdr>
                        <w:top w:val="none" w:sz="0" w:space="0" w:color="auto"/>
                        <w:left w:val="none" w:sz="0" w:space="0" w:color="auto"/>
                        <w:bottom w:val="none" w:sz="0" w:space="0" w:color="auto"/>
                        <w:right w:val="none" w:sz="0" w:space="0" w:color="auto"/>
                      </w:divBdr>
                    </w:div>
                  </w:divsChild>
                </w:div>
                <w:div w:id="1759474877">
                  <w:marLeft w:val="0"/>
                  <w:marRight w:val="0"/>
                  <w:marTop w:val="0"/>
                  <w:marBottom w:val="0"/>
                  <w:divBdr>
                    <w:top w:val="single" w:sz="2" w:space="1" w:color="FFFFFF"/>
                    <w:left w:val="single" w:sz="2" w:space="12" w:color="FFFFFF"/>
                    <w:bottom w:val="single" w:sz="2" w:space="1" w:color="FFFFFF"/>
                    <w:right w:val="single" w:sz="2" w:space="4" w:color="FFFFFF"/>
                  </w:divBdr>
                  <w:divsChild>
                    <w:div w:id="1120295274">
                      <w:marLeft w:val="0"/>
                      <w:marRight w:val="0"/>
                      <w:marTop w:val="0"/>
                      <w:marBottom w:val="0"/>
                      <w:divBdr>
                        <w:top w:val="none" w:sz="0" w:space="0" w:color="auto"/>
                        <w:left w:val="none" w:sz="0" w:space="0" w:color="auto"/>
                        <w:bottom w:val="none" w:sz="0" w:space="0" w:color="auto"/>
                        <w:right w:val="none" w:sz="0" w:space="0" w:color="auto"/>
                      </w:divBdr>
                    </w:div>
                  </w:divsChild>
                </w:div>
                <w:div w:id="569466146">
                  <w:marLeft w:val="0"/>
                  <w:marRight w:val="0"/>
                  <w:marTop w:val="0"/>
                  <w:marBottom w:val="0"/>
                  <w:divBdr>
                    <w:top w:val="single" w:sz="2" w:space="1" w:color="FFFFFF"/>
                    <w:left w:val="single" w:sz="2" w:space="12" w:color="FFFFFF"/>
                    <w:bottom w:val="single" w:sz="2" w:space="1" w:color="FFFFFF"/>
                    <w:right w:val="single" w:sz="2" w:space="4" w:color="FFFFFF"/>
                  </w:divBdr>
                  <w:divsChild>
                    <w:div w:id="369572912">
                      <w:marLeft w:val="0"/>
                      <w:marRight w:val="0"/>
                      <w:marTop w:val="0"/>
                      <w:marBottom w:val="0"/>
                      <w:divBdr>
                        <w:top w:val="none" w:sz="0" w:space="0" w:color="auto"/>
                        <w:left w:val="none" w:sz="0" w:space="0" w:color="auto"/>
                        <w:bottom w:val="none" w:sz="0" w:space="0" w:color="auto"/>
                        <w:right w:val="none" w:sz="0" w:space="0" w:color="auto"/>
                      </w:divBdr>
                    </w:div>
                  </w:divsChild>
                </w:div>
                <w:div w:id="1775782175">
                  <w:marLeft w:val="0"/>
                  <w:marRight w:val="0"/>
                  <w:marTop w:val="0"/>
                  <w:marBottom w:val="0"/>
                  <w:divBdr>
                    <w:top w:val="single" w:sz="2" w:space="1" w:color="FFFFFF"/>
                    <w:left w:val="single" w:sz="2" w:space="12" w:color="FFFFFF"/>
                    <w:bottom w:val="single" w:sz="2" w:space="1" w:color="FFFFFF"/>
                    <w:right w:val="single" w:sz="2" w:space="4" w:color="FFFFFF"/>
                  </w:divBdr>
                  <w:divsChild>
                    <w:div w:id="294021574">
                      <w:marLeft w:val="0"/>
                      <w:marRight w:val="0"/>
                      <w:marTop w:val="0"/>
                      <w:marBottom w:val="0"/>
                      <w:divBdr>
                        <w:top w:val="none" w:sz="0" w:space="0" w:color="auto"/>
                        <w:left w:val="none" w:sz="0" w:space="0" w:color="auto"/>
                        <w:bottom w:val="none" w:sz="0" w:space="0" w:color="auto"/>
                        <w:right w:val="none" w:sz="0" w:space="0" w:color="auto"/>
                      </w:divBdr>
                    </w:div>
                  </w:divsChild>
                </w:div>
                <w:div w:id="1577350844">
                  <w:marLeft w:val="0"/>
                  <w:marRight w:val="0"/>
                  <w:marTop w:val="0"/>
                  <w:marBottom w:val="0"/>
                  <w:divBdr>
                    <w:top w:val="single" w:sz="2" w:space="1" w:color="FFFFFF"/>
                    <w:left w:val="single" w:sz="2" w:space="12" w:color="FFFFFF"/>
                    <w:bottom w:val="single" w:sz="2" w:space="1" w:color="FFFFFF"/>
                    <w:right w:val="single" w:sz="2" w:space="4" w:color="FFFFFF"/>
                  </w:divBdr>
                  <w:divsChild>
                    <w:div w:id="1124619599">
                      <w:marLeft w:val="0"/>
                      <w:marRight w:val="0"/>
                      <w:marTop w:val="0"/>
                      <w:marBottom w:val="0"/>
                      <w:divBdr>
                        <w:top w:val="none" w:sz="0" w:space="0" w:color="auto"/>
                        <w:left w:val="none" w:sz="0" w:space="0" w:color="auto"/>
                        <w:bottom w:val="none" w:sz="0" w:space="0" w:color="auto"/>
                        <w:right w:val="none" w:sz="0" w:space="0" w:color="auto"/>
                      </w:divBdr>
                    </w:div>
                  </w:divsChild>
                </w:div>
                <w:div w:id="519588227">
                  <w:marLeft w:val="0"/>
                  <w:marRight w:val="0"/>
                  <w:marTop w:val="0"/>
                  <w:marBottom w:val="0"/>
                  <w:divBdr>
                    <w:top w:val="single" w:sz="2" w:space="1" w:color="FFFFFF"/>
                    <w:left w:val="single" w:sz="2" w:space="12" w:color="FFFFFF"/>
                    <w:bottom w:val="single" w:sz="2" w:space="1" w:color="FFFFFF"/>
                    <w:right w:val="single" w:sz="2" w:space="4" w:color="FFFFFF"/>
                  </w:divBdr>
                  <w:divsChild>
                    <w:div w:id="753480144">
                      <w:marLeft w:val="0"/>
                      <w:marRight w:val="0"/>
                      <w:marTop w:val="0"/>
                      <w:marBottom w:val="0"/>
                      <w:divBdr>
                        <w:top w:val="none" w:sz="0" w:space="0" w:color="auto"/>
                        <w:left w:val="none" w:sz="0" w:space="0" w:color="auto"/>
                        <w:bottom w:val="none" w:sz="0" w:space="0" w:color="auto"/>
                        <w:right w:val="none" w:sz="0" w:space="0" w:color="auto"/>
                      </w:divBdr>
                    </w:div>
                  </w:divsChild>
                </w:div>
                <w:div w:id="163785791">
                  <w:marLeft w:val="0"/>
                  <w:marRight w:val="0"/>
                  <w:marTop w:val="0"/>
                  <w:marBottom w:val="0"/>
                  <w:divBdr>
                    <w:top w:val="single" w:sz="2" w:space="1" w:color="FFFFFF"/>
                    <w:left w:val="single" w:sz="2" w:space="12" w:color="FFFFFF"/>
                    <w:bottom w:val="single" w:sz="2" w:space="1" w:color="FFFFFF"/>
                    <w:right w:val="single" w:sz="2" w:space="4" w:color="FFFFFF"/>
                  </w:divBdr>
                  <w:divsChild>
                    <w:div w:id="1038971896">
                      <w:marLeft w:val="0"/>
                      <w:marRight w:val="0"/>
                      <w:marTop w:val="0"/>
                      <w:marBottom w:val="0"/>
                      <w:divBdr>
                        <w:top w:val="none" w:sz="0" w:space="0" w:color="auto"/>
                        <w:left w:val="none" w:sz="0" w:space="0" w:color="auto"/>
                        <w:bottom w:val="none" w:sz="0" w:space="0" w:color="auto"/>
                        <w:right w:val="none" w:sz="0" w:space="0" w:color="auto"/>
                      </w:divBdr>
                    </w:div>
                  </w:divsChild>
                </w:div>
                <w:div w:id="1547528747">
                  <w:marLeft w:val="0"/>
                  <w:marRight w:val="0"/>
                  <w:marTop w:val="0"/>
                  <w:marBottom w:val="0"/>
                  <w:divBdr>
                    <w:top w:val="single" w:sz="2" w:space="1" w:color="FFFFFF"/>
                    <w:left w:val="single" w:sz="2" w:space="12" w:color="FFFFFF"/>
                    <w:bottom w:val="single" w:sz="2" w:space="1" w:color="FFFFFF"/>
                    <w:right w:val="single" w:sz="2" w:space="4" w:color="FFFFFF"/>
                  </w:divBdr>
                  <w:divsChild>
                    <w:div w:id="277833994">
                      <w:marLeft w:val="0"/>
                      <w:marRight w:val="0"/>
                      <w:marTop w:val="0"/>
                      <w:marBottom w:val="0"/>
                      <w:divBdr>
                        <w:top w:val="none" w:sz="0" w:space="0" w:color="auto"/>
                        <w:left w:val="none" w:sz="0" w:space="0" w:color="auto"/>
                        <w:bottom w:val="none" w:sz="0" w:space="0" w:color="auto"/>
                        <w:right w:val="none" w:sz="0" w:space="0" w:color="auto"/>
                      </w:divBdr>
                    </w:div>
                  </w:divsChild>
                </w:div>
                <w:div w:id="1938823594">
                  <w:marLeft w:val="0"/>
                  <w:marRight w:val="0"/>
                  <w:marTop w:val="0"/>
                  <w:marBottom w:val="0"/>
                  <w:divBdr>
                    <w:top w:val="single" w:sz="2" w:space="1" w:color="FFFFFF"/>
                    <w:left w:val="single" w:sz="2" w:space="12" w:color="FFFFFF"/>
                    <w:bottom w:val="single" w:sz="2" w:space="1" w:color="FFFFFF"/>
                    <w:right w:val="single" w:sz="2" w:space="4" w:color="FFFFFF"/>
                  </w:divBdr>
                  <w:divsChild>
                    <w:div w:id="651328167">
                      <w:marLeft w:val="0"/>
                      <w:marRight w:val="0"/>
                      <w:marTop w:val="0"/>
                      <w:marBottom w:val="0"/>
                      <w:divBdr>
                        <w:top w:val="none" w:sz="0" w:space="0" w:color="auto"/>
                        <w:left w:val="none" w:sz="0" w:space="0" w:color="auto"/>
                        <w:bottom w:val="none" w:sz="0" w:space="0" w:color="auto"/>
                        <w:right w:val="none" w:sz="0" w:space="0" w:color="auto"/>
                      </w:divBdr>
                    </w:div>
                  </w:divsChild>
                </w:div>
                <w:div w:id="1807501468">
                  <w:marLeft w:val="0"/>
                  <w:marRight w:val="0"/>
                  <w:marTop w:val="0"/>
                  <w:marBottom w:val="0"/>
                  <w:divBdr>
                    <w:top w:val="single" w:sz="2" w:space="1" w:color="FFFFFF"/>
                    <w:left w:val="single" w:sz="2" w:space="12" w:color="FFFFFF"/>
                    <w:bottom w:val="single" w:sz="2" w:space="1" w:color="FFFFFF"/>
                    <w:right w:val="single" w:sz="2" w:space="4" w:color="FFFFFF"/>
                  </w:divBdr>
                  <w:divsChild>
                    <w:div w:id="340737985">
                      <w:marLeft w:val="0"/>
                      <w:marRight w:val="0"/>
                      <w:marTop w:val="0"/>
                      <w:marBottom w:val="0"/>
                      <w:divBdr>
                        <w:top w:val="none" w:sz="0" w:space="0" w:color="auto"/>
                        <w:left w:val="none" w:sz="0" w:space="0" w:color="auto"/>
                        <w:bottom w:val="none" w:sz="0" w:space="0" w:color="auto"/>
                        <w:right w:val="none" w:sz="0" w:space="0" w:color="auto"/>
                      </w:divBdr>
                    </w:div>
                  </w:divsChild>
                </w:div>
                <w:div w:id="1091702023">
                  <w:marLeft w:val="0"/>
                  <w:marRight w:val="0"/>
                  <w:marTop w:val="0"/>
                  <w:marBottom w:val="0"/>
                  <w:divBdr>
                    <w:top w:val="single" w:sz="2" w:space="1" w:color="FFFFFF"/>
                    <w:left w:val="single" w:sz="2" w:space="12" w:color="FFFFFF"/>
                    <w:bottom w:val="single" w:sz="2" w:space="1" w:color="FFFFFF"/>
                    <w:right w:val="single" w:sz="2" w:space="4" w:color="FFFFFF"/>
                  </w:divBdr>
                  <w:divsChild>
                    <w:div w:id="580867473">
                      <w:marLeft w:val="0"/>
                      <w:marRight w:val="0"/>
                      <w:marTop w:val="0"/>
                      <w:marBottom w:val="0"/>
                      <w:divBdr>
                        <w:top w:val="none" w:sz="0" w:space="0" w:color="auto"/>
                        <w:left w:val="none" w:sz="0" w:space="0" w:color="auto"/>
                        <w:bottom w:val="none" w:sz="0" w:space="0" w:color="auto"/>
                        <w:right w:val="none" w:sz="0" w:space="0" w:color="auto"/>
                      </w:divBdr>
                    </w:div>
                  </w:divsChild>
                </w:div>
                <w:div w:id="721173082">
                  <w:marLeft w:val="0"/>
                  <w:marRight w:val="0"/>
                  <w:marTop w:val="0"/>
                  <w:marBottom w:val="0"/>
                  <w:divBdr>
                    <w:top w:val="single" w:sz="2" w:space="1" w:color="FFFFFF"/>
                    <w:left w:val="single" w:sz="2" w:space="12" w:color="FFFFFF"/>
                    <w:bottom w:val="single" w:sz="2" w:space="1" w:color="FFFFFF"/>
                    <w:right w:val="single" w:sz="2" w:space="4" w:color="FFFFFF"/>
                  </w:divBdr>
                  <w:divsChild>
                    <w:div w:id="1541939487">
                      <w:marLeft w:val="0"/>
                      <w:marRight w:val="0"/>
                      <w:marTop w:val="0"/>
                      <w:marBottom w:val="0"/>
                      <w:divBdr>
                        <w:top w:val="none" w:sz="0" w:space="0" w:color="auto"/>
                        <w:left w:val="none" w:sz="0" w:space="0" w:color="auto"/>
                        <w:bottom w:val="none" w:sz="0" w:space="0" w:color="auto"/>
                        <w:right w:val="none" w:sz="0" w:space="0" w:color="auto"/>
                      </w:divBdr>
                    </w:div>
                  </w:divsChild>
                </w:div>
                <w:div w:id="886264196">
                  <w:marLeft w:val="0"/>
                  <w:marRight w:val="0"/>
                  <w:marTop w:val="0"/>
                  <w:marBottom w:val="0"/>
                  <w:divBdr>
                    <w:top w:val="single" w:sz="2" w:space="1" w:color="FFFFFF"/>
                    <w:left w:val="single" w:sz="2" w:space="12" w:color="FFFFFF"/>
                    <w:bottom w:val="single" w:sz="2" w:space="1" w:color="FFFFFF"/>
                    <w:right w:val="single" w:sz="2" w:space="4" w:color="FFFFFF"/>
                  </w:divBdr>
                  <w:divsChild>
                    <w:div w:id="426384280">
                      <w:marLeft w:val="0"/>
                      <w:marRight w:val="0"/>
                      <w:marTop w:val="0"/>
                      <w:marBottom w:val="0"/>
                      <w:divBdr>
                        <w:top w:val="none" w:sz="0" w:space="0" w:color="auto"/>
                        <w:left w:val="none" w:sz="0" w:space="0" w:color="auto"/>
                        <w:bottom w:val="none" w:sz="0" w:space="0" w:color="auto"/>
                        <w:right w:val="none" w:sz="0" w:space="0" w:color="auto"/>
                      </w:divBdr>
                    </w:div>
                  </w:divsChild>
                </w:div>
                <w:div w:id="864175764">
                  <w:marLeft w:val="0"/>
                  <w:marRight w:val="0"/>
                  <w:marTop w:val="0"/>
                  <w:marBottom w:val="0"/>
                  <w:divBdr>
                    <w:top w:val="single" w:sz="2" w:space="1" w:color="FFFFFF"/>
                    <w:left w:val="single" w:sz="2" w:space="12" w:color="FFFFFF"/>
                    <w:bottom w:val="single" w:sz="2" w:space="1" w:color="FFFFFF"/>
                    <w:right w:val="single" w:sz="2" w:space="4" w:color="FFFFFF"/>
                  </w:divBdr>
                  <w:divsChild>
                    <w:div w:id="1262449954">
                      <w:marLeft w:val="0"/>
                      <w:marRight w:val="0"/>
                      <w:marTop w:val="0"/>
                      <w:marBottom w:val="0"/>
                      <w:divBdr>
                        <w:top w:val="none" w:sz="0" w:space="0" w:color="auto"/>
                        <w:left w:val="none" w:sz="0" w:space="0" w:color="auto"/>
                        <w:bottom w:val="none" w:sz="0" w:space="0" w:color="auto"/>
                        <w:right w:val="none" w:sz="0" w:space="0" w:color="auto"/>
                      </w:divBdr>
                    </w:div>
                  </w:divsChild>
                </w:div>
                <w:div w:id="1248925232">
                  <w:marLeft w:val="0"/>
                  <w:marRight w:val="0"/>
                  <w:marTop w:val="0"/>
                  <w:marBottom w:val="0"/>
                  <w:divBdr>
                    <w:top w:val="single" w:sz="2" w:space="1" w:color="FFFFFF"/>
                    <w:left w:val="single" w:sz="2" w:space="12" w:color="FFFFFF"/>
                    <w:bottom w:val="single" w:sz="2" w:space="1" w:color="FFFFFF"/>
                    <w:right w:val="single" w:sz="2" w:space="4" w:color="FFFFFF"/>
                  </w:divBdr>
                  <w:divsChild>
                    <w:div w:id="763847218">
                      <w:marLeft w:val="0"/>
                      <w:marRight w:val="0"/>
                      <w:marTop w:val="0"/>
                      <w:marBottom w:val="0"/>
                      <w:divBdr>
                        <w:top w:val="none" w:sz="0" w:space="0" w:color="auto"/>
                        <w:left w:val="none" w:sz="0" w:space="0" w:color="auto"/>
                        <w:bottom w:val="none" w:sz="0" w:space="0" w:color="auto"/>
                        <w:right w:val="none" w:sz="0" w:space="0" w:color="auto"/>
                      </w:divBdr>
                    </w:div>
                  </w:divsChild>
                </w:div>
                <w:div w:id="183177910">
                  <w:marLeft w:val="0"/>
                  <w:marRight w:val="0"/>
                  <w:marTop w:val="0"/>
                  <w:marBottom w:val="0"/>
                  <w:divBdr>
                    <w:top w:val="single" w:sz="2" w:space="1" w:color="FFFFFF"/>
                    <w:left w:val="single" w:sz="2" w:space="12" w:color="FFFFFF"/>
                    <w:bottom w:val="single" w:sz="2" w:space="1" w:color="FFFFFF"/>
                    <w:right w:val="single" w:sz="2" w:space="4" w:color="FFFFFF"/>
                  </w:divBdr>
                  <w:divsChild>
                    <w:div w:id="976958288">
                      <w:marLeft w:val="0"/>
                      <w:marRight w:val="0"/>
                      <w:marTop w:val="0"/>
                      <w:marBottom w:val="0"/>
                      <w:divBdr>
                        <w:top w:val="none" w:sz="0" w:space="0" w:color="auto"/>
                        <w:left w:val="none" w:sz="0" w:space="0" w:color="auto"/>
                        <w:bottom w:val="none" w:sz="0" w:space="0" w:color="auto"/>
                        <w:right w:val="none" w:sz="0" w:space="0" w:color="auto"/>
                      </w:divBdr>
                    </w:div>
                  </w:divsChild>
                </w:div>
                <w:div w:id="1203249196">
                  <w:marLeft w:val="0"/>
                  <w:marRight w:val="0"/>
                  <w:marTop w:val="0"/>
                  <w:marBottom w:val="0"/>
                  <w:divBdr>
                    <w:top w:val="single" w:sz="2" w:space="1" w:color="FFFFFF"/>
                    <w:left w:val="single" w:sz="2" w:space="12" w:color="FFFFFF"/>
                    <w:bottom w:val="single" w:sz="2" w:space="1" w:color="FFFFFF"/>
                    <w:right w:val="single" w:sz="2" w:space="4" w:color="FFFFFF"/>
                  </w:divBdr>
                  <w:divsChild>
                    <w:div w:id="1650548851">
                      <w:marLeft w:val="0"/>
                      <w:marRight w:val="0"/>
                      <w:marTop w:val="0"/>
                      <w:marBottom w:val="0"/>
                      <w:divBdr>
                        <w:top w:val="none" w:sz="0" w:space="0" w:color="auto"/>
                        <w:left w:val="none" w:sz="0" w:space="0" w:color="auto"/>
                        <w:bottom w:val="none" w:sz="0" w:space="0" w:color="auto"/>
                        <w:right w:val="none" w:sz="0" w:space="0" w:color="auto"/>
                      </w:divBdr>
                    </w:div>
                  </w:divsChild>
                </w:div>
                <w:div w:id="1034574369">
                  <w:marLeft w:val="0"/>
                  <w:marRight w:val="0"/>
                  <w:marTop w:val="0"/>
                  <w:marBottom w:val="0"/>
                  <w:divBdr>
                    <w:top w:val="single" w:sz="2" w:space="1" w:color="FFFFFF"/>
                    <w:left w:val="single" w:sz="2" w:space="12" w:color="FFFFFF"/>
                    <w:bottom w:val="single" w:sz="2" w:space="1" w:color="FFFFFF"/>
                    <w:right w:val="single" w:sz="2" w:space="4" w:color="FFFFFF"/>
                  </w:divBdr>
                  <w:divsChild>
                    <w:div w:id="921373952">
                      <w:marLeft w:val="0"/>
                      <w:marRight w:val="0"/>
                      <w:marTop w:val="0"/>
                      <w:marBottom w:val="0"/>
                      <w:divBdr>
                        <w:top w:val="none" w:sz="0" w:space="0" w:color="auto"/>
                        <w:left w:val="none" w:sz="0" w:space="0" w:color="auto"/>
                        <w:bottom w:val="none" w:sz="0" w:space="0" w:color="auto"/>
                        <w:right w:val="none" w:sz="0" w:space="0" w:color="auto"/>
                      </w:divBdr>
                    </w:div>
                  </w:divsChild>
                </w:div>
                <w:div w:id="2101218643">
                  <w:marLeft w:val="0"/>
                  <w:marRight w:val="0"/>
                  <w:marTop w:val="0"/>
                  <w:marBottom w:val="0"/>
                  <w:divBdr>
                    <w:top w:val="single" w:sz="2" w:space="1" w:color="FFFFFF"/>
                    <w:left w:val="single" w:sz="2" w:space="12" w:color="FFFFFF"/>
                    <w:bottom w:val="single" w:sz="2" w:space="4" w:color="FFFFFF"/>
                    <w:right w:val="single" w:sz="2" w:space="4" w:color="FFFFFF"/>
                  </w:divBdr>
                  <w:divsChild>
                    <w:div w:id="11495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8983">
      <w:bodyDiv w:val="1"/>
      <w:marLeft w:val="0"/>
      <w:marRight w:val="0"/>
      <w:marTop w:val="0"/>
      <w:marBottom w:val="0"/>
      <w:divBdr>
        <w:top w:val="none" w:sz="0" w:space="0" w:color="auto"/>
        <w:left w:val="none" w:sz="0" w:space="0" w:color="auto"/>
        <w:bottom w:val="none" w:sz="0" w:space="0" w:color="auto"/>
        <w:right w:val="none" w:sz="0" w:space="0" w:color="auto"/>
      </w:divBdr>
      <w:divsChild>
        <w:div w:id="1696344388">
          <w:marLeft w:val="0"/>
          <w:marRight w:val="0"/>
          <w:marTop w:val="0"/>
          <w:marBottom w:val="0"/>
          <w:divBdr>
            <w:top w:val="none" w:sz="0" w:space="0" w:color="auto"/>
            <w:left w:val="none" w:sz="0" w:space="0" w:color="auto"/>
            <w:bottom w:val="none" w:sz="0" w:space="0" w:color="auto"/>
            <w:right w:val="none" w:sz="0" w:space="0" w:color="auto"/>
          </w:divBdr>
        </w:div>
        <w:div w:id="1236359011">
          <w:marLeft w:val="0"/>
          <w:marRight w:val="0"/>
          <w:marTop w:val="0"/>
          <w:marBottom w:val="335"/>
          <w:divBdr>
            <w:top w:val="none" w:sz="0" w:space="0" w:color="auto"/>
            <w:left w:val="none" w:sz="0" w:space="0" w:color="auto"/>
            <w:bottom w:val="none" w:sz="0" w:space="0" w:color="auto"/>
            <w:right w:val="none" w:sz="0" w:space="0" w:color="auto"/>
          </w:divBdr>
          <w:divsChild>
            <w:div w:id="155070129">
              <w:marLeft w:val="0"/>
              <w:marRight w:val="0"/>
              <w:marTop w:val="0"/>
              <w:marBottom w:val="0"/>
              <w:divBdr>
                <w:top w:val="none" w:sz="0" w:space="0" w:color="auto"/>
                <w:left w:val="none" w:sz="0" w:space="0" w:color="auto"/>
                <w:bottom w:val="none" w:sz="0" w:space="0" w:color="auto"/>
                <w:right w:val="none" w:sz="0" w:space="0" w:color="auto"/>
              </w:divBdr>
              <w:divsChild>
                <w:div w:id="599264180">
                  <w:marLeft w:val="0"/>
                  <w:marRight w:val="0"/>
                  <w:marTop w:val="0"/>
                  <w:marBottom w:val="0"/>
                  <w:divBdr>
                    <w:top w:val="single" w:sz="2" w:space="4" w:color="FFFFFF"/>
                    <w:left w:val="single" w:sz="2" w:space="12" w:color="FFFFFF"/>
                    <w:bottom w:val="single" w:sz="2" w:space="1" w:color="FFFFFF"/>
                    <w:right w:val="single" w:sz="2" w:space="4" w:color="FFFFFF"/>
                  </w:divBdr>
                  <w:divsChild>
                    <w:div w:id="1059867731">
                      <w:marLeft w:val="0"/>
                      <w:marRight w:val="0"/>
                      <w:marTop w:val="0"/>
                      <w:marBottom w:val="0"/>
                      <w:divBdr>
                        <w:top w:val="none" w:sz="0" w:space="0" w:color="auto"/>
                        <w:left w:val="none" w:sz="0" w:space="0" w:color="auto"/>
                        <w:bottom w:val="none" w:sz="0" w:space="0" w:color="auto"/>
                        <w:right w:val="none" w:sz="0" w:space="0" w:color="auto"/>
                      </w:divBdr>
                    </w:div>
                  </w:divsChild>
                </w:div>
                <w:div w:id="439571219">
                  <w:marLeft w:val="0"/>
                  <w:marRight w:val="0"/>
                  <w:marTop w:val="0"/>
                  <w:marBottom w:val="0"/>
                  <w:divBdr>
                    <w:top w:val="single" w:sz="2" w:space="1" w:color="FFFFFF"/>
                    <w:left w:val="single" w:sz="2" w:space="12" w:color="FFFFFF"/>
                    <w:bottom w:val="single" w:sz="2" w:space="1" w:color="FFFFFF"/>
                    <w:right w:val="single" w:sz="2" w:space="4" w:color="FFFFFF"/>
                  </w:divBdr>
                  <w:divsChild>
                    <w:div w:id="136144016">
                      <w:marLeft w:val="0"/>
                      <w:marRight w:val="0"/>
                      <w:marTop w:val="0"/>
                      <w:marBottom w:val="0"/>
                      <w:divBdr>
                        <w:top w:val="none" w:sz="0" w:space="0" w:color="auto"/>
                        <w:left w:val="none" w:sz="0" w:space="0" w:color="auto"/>
                        <w:bottom w:val="none" w:sz="0" w:space="0" w:color="auto"/>
                        <w:right w:val="none" w:sz="0" w:space="0" w:color="auto"/>
                      </w:divBdr>
                    </w:div>
                  </w:divsChild>
                </w:div>
                <w:div w:id="1225020760">
                  <w:marLeft w:val="0"/>
                  <w:marRight w:val="0"/>
                  <w:marTop w:val="0"/>
                  <w:marBottom w:val="0"/>
                  <w:divBdr>
                    <w:top w:val="single" w:sz="2" w:space="1" w:color="FFFFFF"/>
                    <w:left w:val="single" w:sz="2" w:space="12" w:color="FFFFFF"/>
                    <w:bottom w:val="single" w:sz="2" w:space="1" w:color="FFFFFF"/>
                    <w:right w:val="single" w:sz="2" w:space="4" w:color="FFFFFF"/>
                  </w:divBdr>
                  <w:divsChild>
                    <w:div w:id="250965138">
                      <w:marLeft w:val="0"/>
                      <w:marRight w:val="0"/>
                      <w:marTop w:val="0"/>
                      <w:marBottom w:val="0"/>
                      <w:divBdr>
                        <w:top w:val="none" w:sz="0" w:space="0" w:color="auto"/>
                        <w:left w:val="none" w:sz="0" w:space="0" w:color="auto"/>
                        <w:bottom w:val="none" w:sz="0" w:space="0" w:color="auto"/>
                        <w:right w:val="none" w:sz="0" w:space="0" w:color="auto"/>
                      </w:divBdr>
                    </w:div>
                  </w:divsChild>
                </w:div>
                <w:div w:id="121535509">
                  <w:marLeft w:val="0"/>
                  <w:marRight w:val="0"/>
                  <w:marTop w:val="0"/>
                  <w:marBottom w:val="0"/>
                  <w:divBdr>
                    <w:top w:val="single" w:sz="2" w:space="1" w:color="FFFFFF"/>
                    <w:left w:val="single" w:sz="2" w:space="12" w:color="FFFFFF"/>
                    <w:bottom w:val="single" w:sz="2" w:space="1" w:color="FFFFFF"/>
                    <w:right w:val="single" w:sz="2" w:space="4" w:color="FFFFFF"/>
                  </w:divBdr>
                  <w:divsChild>
                    <w:div w:id="656761179">
                      <w:marLeft w:val="0"/>
                      <w:marRight w:val="0"/>
                      <w:marTop w:val="0"/>
                      <w:marBottom w:val="0"/>
                      <w:divBdr>
                        <w:top w:val="none" w:sz="0" w:space="0" w:color="auto"/>
                        <w:left w:val="none" w:sz="0" w:space="0" w:color="auto"/>
                        <w:bottom w:val="none" w:sz="0" w:space="0" w:color="auto"/>
                        <w:right w:val="none" w:sz="0" w:space="0" w:color="auto"/>
                      </w:divBdr>
                    </w:div>
                  </w:divsChild>
                </w:div>
                <w:div w:id="138808091">
                  <w:marLeft w:val="0"/>
                  <w:marRight w:val="0"/>
                  <w:marTop w:val="0"/>
                  <w:marBottom w:val="0"/>
                  <w:divBdr>
                    <w:top w:val="single" w:sz="2" w:space="1" w:color="FFFFFF"/>
                    <w:left w:val="single" w:sz="2" w:space="12" w:color="FFFFFF"/>
                    <w:bottom w:val="single" w:sz="2" w:space="1" w:color="FFFFFF"/>
                    <w:right w:val="single" w:sz="2" w:space="4" w:color="FFFFFF"/>
                  </w:divBdr>
                  <w:divsChild>
                    <w:div w:id="1465738037">
                      <w:marLeft w:val="0"/>
                      <w:marRight w:val="0"/>
                      <w:marTop w:val="0"/>
                      <w:marBottom w:val="0"/>
                      <w:divBdr>
                        <w:top w:val="none" w:sz="0" w:space="0" w:color="auto"/>
                        <w:left w:val="none" w:sz="0" w:space="0" w:color="auto"/>
                        <w:bottom w:val="none" w:sz="0" w:space="0" w:color="auto"/>
                        <w:right w:val="none" w:sz="0" w:space="0" w:color="auto"/>
                      </w:divBdr>
                    </w:div>
                  </w:divsChild>
                </w:div>
                <w:div w:id="2003462516">
                  <w:marLeft w:val="0"/>
                  <w:marRight w:val="0"/>
                  <w:marTop w:val="0"/>
                  <w:marBottom w:val="0"/>
                  <w:divBdr>
                    <w:top w:val="single" w:sz="2" w:space="1" w:color="FFFFFF"/>
                    <w:left w:val="single" w:sz="2" w:space="12" w:color="FFFFFF"/>
                    <w:bottom w:val="single" w:sz="2" w:space="1" w:color="FFFFFF"/>
                    <w:right w:val="single" w:sz="2" w:space="4" w:color="FFFFFF"/>
                  </w:divBdr>
                  <w:divsChild>
                    <w:div w:id="180708392">
                      <w:marLeft w:val="0"/>
                      <w:marRight w:val="0"/>
                      <w:marTop w:val="0"/>
                      <w:marBottom w:val="0"/>
                      <w:divBdr>
                        <w:top w:val="none" w:sz="0" w:space="0" w:color="auto"/>
                        <w:left w:val="none" w:sz="0" w:space="0" w:color="auto"/>
                        <w:bottom w:val="none" w:sz="0" w:space="0" w:color="auto"/>
                        <w:right w:val="none" w:sz="0" w:space="0" w:color="auto"/>
                      </w:divBdr>
                    </w:div>
                  </w:divsChild>
                </w:div>
                <w:div w:id="1494106444">
                  <w:marLeft w:val="0"/>
                  <w:marRight w:val="0"/>
                  <w:marTop w:val="0"/>
                  <w:marBottom w:val="0"/>
                  <w:divBdr>
                    <w:top w:val="single" w:sz="2" w:space="1" w:color="FFFFFF"/>
                    <w:left w:val="single" w:sz="2" w:space="12" w:color="FFFFFF"/>
                    <w:bottom w:val="single" w:sz="2" w:space="1" w:color="FFFFFF"/>
                    <w:right w:val="single" w:sz="2" w:space="4" w:color="FFFFFF"/>
                  </w:divBdr>
                  <w:divsChild>
                    <w:div w:id="707342538">
                      <w:marLeft w:val="0"/>
                      <w:marRight w:val="0"/>
                      <w:marTop w:val="0"/>
                      <w:marBottom w:val="0"/>
                      <w:divBdr>
                        <w:top w:val="none" w:sz="0" w:space="0" w:color="auto"/>
                        <w:left w:val="none" w:sz="0" w:space="0" w:color="auto"/>
                        <w:bottom w:val="none" w:sz="0" w:space="0" w:color="auto"/>
                        <w:right w:val="none" w:sz="0" w:space="0" w:color="auto"/>
                      </w:divBdr>
                    </w:div>
                  </w:divsChild>
                </w:div>
                <w:div w:id="1918785406">
                  <w:marLeft w:val="0"/>
                  <w:marRight w:val="0"/>
                  <w:marTop w:val="0"/>
                  <w:marBottom w:val="0"/>
                  <w:divBdr>
                    <w:top w:val="single" w:sz="2" w:space="1" w:color="FFFFFF"/>
                    <w:left w:val="single" w:sz="2" w:space="12" w:color="FFFFFF"/>
                    <w:bottom w:val="single" w:sz="2" w:space="1" w:color="FFFFFF"/>
                    <w:right w:val="single" w:sz="2" w:space="4" w:color="FFFFFF"/>
                  </w:divBdr>
                  <w:divsChild>
                    <w:div w:id="666440898">
                      <w:marLeft w:val="0"/>
                      <w:marRight w:val="0"/>
                      <w:marTop w:val="0"/>
                      <w:marBottom w:val="0"/>
                      <w:divBdr>
                        <w:top w:val="none" w:sz="0" w:space="0" w:color="auto"/>
                        <w:left w:val="none" w:sz="0" w:space="0" w:color="auto"/>
                        <w:bottom w:val="none" w:sz="0" w:space="0" w:color="auto"/>
                        <w:right w:val="none" w:sz="0" w:space="0" w:color="auto"/>
                      </w:divBdr>
                    </w:div>
                  </w:divsChild>
                </w:div>
                <w:div w:id="961351447">
                  <w:marLeft w:val="0"/>
                  <w:marRight w:val="0"/>
                  <w:marTop w:val="0"/>
                  <w:marBottom w:val="0"/>
                  <w:divBdr>
                    <w:top w:val="single" w:sz="2" w:space="1" w:color="FFFFFF"/>
                    <w:left w:val="single" w:sz="2" w:space="12" w:color="FFFFFF"/>
                    <w:bottom w:val="single" w:sz="2" w:space="1" w:color="FFFFFF"/>
                    <w:right w:val="single" w:sz="2" w:space="4" w:color="FFFFFF"/>
                  </w:divBdr>
                  <w:divsChild>
                    <w:div w:id="278224610">
                      <w:marLeft w:val="0"/>
                      <w:marRight w:val="0"/>
                      <w:marTop w:val="0"/>
                      <w:marBottom w:val="0"/>
                      <w:divBdr>
                        <w:top w:val="none" w:sz="0" w:space="0" w:color="auto"/>
                        <w:left w:val="none" w:sz="0" w:space="0" w:color="auto"/>
                        <w:bottom w:val="none" w:sz="0" w:space="0" w:color="auto"/>
                        <w:right w:val="none" w:sz="0" w:space="0" w:color="auto"/>
                      </w:divBdr>
                    </w:div>
                  </w:divsChild>
                </w:div>
                <w:div w:id="1835294028">
                  <w:marLeft w:val="0"/>
                  <w:marRight w:val="0"/>
                  <w:marTop w:val="0"/>
                  <w:marBottom w:val="0"/>
                  <w:divBdr>
                    <w:top w:val="single" w:sz="2" w:space="1" w:color="FFFFFF"/>
                    <w:left w:val="single" w:sz="2" w:space="12" w:color="FFFFFF"/>
                    <w:bottom w:val="single" w:sz="2" w:space="1" w:color="FFFFFF"/>
                    <w:right w:val="single" w:sz="2" w:space="4" w:color="FFFFFF"/>
                  </w:divBdr>
                  <w:divsChild>
                    <w:div w:id="1937206756">
                      <w:marLeft w:val="0"/>
                      <w:marRight w:val="0"/>
                      <w:marTop w:val="0"/>
                      <w:marBottom w:val="0"/>
                      <w:divBdr>
                        <w:top w:val="none" w:sz="0" w:space="0" w:color="auto"/>
                        <w:left w:val="none" w:sz="0" w:space="0" w:color="auto"/>
                        <w:bottom w:val="none" w:sz="0" w:space="0" w:color="auto"/>
                        <w:right w:val="none" w:sz="0" w:space="0" w:color="auto"/>
                      </w:divBdr>
                    </w:div>
                  </w:divsChild>
                </w:div>
                <w:div w:id="1834639336">
                  <w:marLeft w:val="0"/>
                  <w:marRight w:val="0"/>
                  <w:marTop w:val="0"/>
                  <w:marBottom w:val="0"/>
                  <w:divBdr>
                    <w:top w:val="single" w:sz="2" w:space="1" w:color="FFFFFF"/>
                    <w:left w:val="single" w:sz="2" w:space="12" w:color="FFFFFF"/>
                    <w:bottom w:val="single" w:sz="2" w:space="1" w:color="FFFFFF"/>
                    <w:right w:val="single" w:sz="2" w:space="4" w:color="FFFFFF"/>
                  </w:divBdr>
                  <w:divsChild>
                    <w:div w:id="1214853973">
                      <w:marLeft w:val="0"/>
                      <w:marRight w:val="0"/>
                      <w:marTop w:val="0"/>
                      <w:marBottom w:val="0"/>
                      <w:divBdr>
                        <w:top w:val="none" w:sz="0" w:space="0" w:color="auto"/>
                        <w:left w:val="none" w:sz="0" w:space="0" w:color="auto"/>
                        <w:bottom w:val="none" w:sz="0" w:space="0" w:color="auto"/>
                        <w:right w:val="none" w:sz="0" w:space="0" w:color="auto"/>
                      </w:divBdr>
                    </w:div>
                  </w:divsChild>
                </w:div>
                <w:div w:id="1326395313">
                  <w:marLeft w:val="0"/>
                  <w:marRight w:val="0"/>
                  <w:marTop w:val="0"/>
                  <w:marBottom w:val="0"/>
                  <w:divBdr>
                    <w:top w:val="single" w:sz="2" w:space="1" w:color="FFFFFF"/>
                    <w:left w:val="single" w:sz="2" w:space="12" w:color="FFFFFF"/>
                    <w:bottom w:val="single" w:sz="2" w:space="1" w:color="FFFFFF"/>
                    <w:right w:val="single" w:sz="2" w:space="4" w:color="FFFFFF"/>
                  </w:divBdr>
                  <w:divsChild>
                    <w:div w:id="1885478329">
                      <w:marLeft w:val="0"/>
                      <w:marRight w:val="0"/>
                      <w:marTop w:val="0"/>
                      <w:marBottom w:val="0"/>
                      <w:divBdr>
                        <w:top w:val="none" w:sz="0" w:space="0" w:color="auto"/>
                        <w:left w:val="none" w:sz="0" w:space="0" w:color="auto"/>
                        <w:bottom w:val="none" w:sz="0" w:space="0" w:color="auto"/>
                        <w:right w:val="none" w:sz="0" w:space="0" w:color="auto"/>
                      </w:divBdr>
                    </w:div>
                  </w:divsChild>
                </w:div>
                <w:div w:id="721055611">
                  <w:marLeft w:val="0"/>
                  <w:marRight w:val="0"/>
                  <w:marTop w:val="0"/>
                  <w:marBottom w:val="0"/>
                  <w:divBdr>
                    <w:top w:val="single" w:sz="2" w:space="1" w:color="FFFFFF"/>
                    <w:left w:val="single" w:sz="2" w:space="12" w:color="FFFFFF"/>
                    <w:bottom w:val="single" w:sz="2" w:space="1" w:color="FFFFFF"/>
                    <w:right w:val="single" w:sz="2" w:space="4" w:color="FFFFFF"/>
                  </w:divBdr>
                  <w:divsChild>
                    <w:div w:id="599993188">
                      <w:marLeft w:val="0"/>
                      <w:marRight w:val="0"/>
                      <w:marTop w:val="0"/>
                      <w:marBottom w:val="0"/>
                      <w:divBdr>
                        <w:top w:val="none" w:sz="0" w:space="0" w:color="auto"/>
                        <w:left w:val="none" w:sz="0" w:space="0" w:color="auto"/>
                        <w:bottom w:val="none" w:sz="0" w:space="0" w:color="auto"/>
                        <w:right w:val="none" w:sz="0" w:space="0" w:color="auto"/>
                      </w:divBdr>
                    </w:div>
                  </w:divsChild>
                </w:div>
                <w:div w:id="1443266279">
                  <w:marLeft w:val="0"/>
                  <w:marRight w:val="0"/>
                  <w:marTop w:val="0"/>
                  <w:marBottom w:val="0"/>
                  <w:divBdr>
                    <w:top w:val="single" w:sz="2" w:space="1" w:color="FFFFFF"/>
                    <w:left w:val="single" w:sz="2" w:space="12" w:color="FFFFFF"/>
                    <w:bottom w:val="single" w:sz="2" w:space="1" w:color="FFFFFF"/>
                    <w:right w:val="single" w:sz="2" w:space="4" w:color="FFFFFF"/>
                  </w:divBdr>
                  <w:divsChild>
                    <w:div w:id="1910378809">
                      <w:marLeft w:val="0"/>
                      <w:marRight w:val="0"/>
                      <w:marTop w:val="0"/>
                      <w:marBottom w:val="0"/>
                      <w:divBdr>
                        <w:top w:val="none" w:sz="0" w:space="0" w:color="auto"/>
                        <w:left w:val="none" w:sz="0" w:space="0" w:color="auto"/>
                        <w:bottom w:val="none" w:sz="0" w:space="0" w:color="auto"/>
                        <w:right w:val="none" w:sz="0" w:space="0" w:color="auto"/>
                      </w:divBdr>
                    </w:div>
                  </w:divsChild>
                </w:div>
                <w:div w:id="78529826">
                  <w:marLeft w:val="0"/>
                  <w:marRight w:val="0"/>
                  <w:marTop w:val="0"/>
                  <w:marBottom w:val="0"/>
                  <w:divBdr>
                    <w:top w:val="single" w:sz="2" w:space="1" w:color="FFFFFF"/>
                    <w:left w:val="single" w:sz="2" w:space="12" w:color="FFFFFF"/>
                    <w:bottom w:val="single" w:sz="2" w:space="1" w:color="FFFFFF"/>
                    <w:right w:val="single" w:sz="2" w:space="4" w:color="FFFFFF"/>
                  </w:divBdr>
                  <w:divsChild>
                    <w:div w:id="347022245">
                      <w:marLeft w:val="0"/>
                      <w:marRight w:val="0"/>
                      <w:marTop w:val="0"/>
                      <w:marBottom w:val="0"/>
                      <w:divBdr>
                        <w:top w:val="none" w:sz="0" w:space="0" w:color="auto"/>
                        <w:left w:val="none" w:sz="0" w:space="0" w:color="auto"/>
                        <w:bottom w:val="none" w:sz="0" w:space="0" w:color="auto"/>
                        <w:right w:val="none" w:sz="0" w:space="0" w:color="auto"/>
                      </w:divBdr>
                    </w:div>
                  </w:divsChild>
                </w:div>
                <w:div w:id="331759630">
                  <w:marLeft w:val="0"/>
                  <w:marRight w:val="0"/>
                  <w:marTop w:val="0"/>
                  <w:marBottom w:val="0"/>
                  <w:divBdr>
                    <w:top w:val="single" w:sz="2" w:space="1" w:color="FFFFFF"/>
                    <w:left w:val="single" w:sz="2" w:space="12" w:color="FFFFFF"/>
                    <w:bottom w:val="single" w:sz="2" w:space="1" w:color="FFFFFF"/>
                    <w:right w:val="single" w:sz="2" w:space="4" w:color="FFFFFF"/>
                  </w:divBdr>
                  <w:divsChild>
                    <w:div w:id="975257655">
                      <w:marLeft w:val="0"/>
                      <w:marRight w:val="0"/>
                      <w:marTop w:val="0"/>
                      <w:marBottom w:val="0"/>
                      <w:divBdr>
                        <w:top w:val="none" w:sz="0" w:space="0" w:color="auto"/>
                        <w:left w:val="none" w:sz="0" w:space="0" w:color="auto"/>
                        <w:bottom w:val="none" w:sz="0" w:space="0" w:color="auto"/>
                        <w:right w:val="none" w:sz="0" w:space="0" w:color="auto"/>
                      </w:divBdr>
                    </w:div>
                  </w:divsChild>
                </w:div>
                <w:div w:id="1684089915">
                  <w:marLeft w:val="0"/>
                  <w:marRight w:val="0"/>
                  <w:marTop w:val="0"/>
                  <w:marBottom w:val="0"/>
                  <w:divBdr>
                    <w:top w:val="single" w:sz="2" w:space="1" w:color="FFFFFF"/>
                    <w:left w:val="single" w:sz="2" w:space="12" w:color="FFFFFF"/>
                    <w:bottom w:val="single" w:sz="2" w:space="1" w:color="FFFFFF"/>
                    <w:right w:val="single" w:sz="2" w:space="4" w:color="FFFFFF"/>
                  </w:divBdr>
                  <w:divsChild>
                    <w:div w:id="2022005335">
                      <w:marLeft w:val="0"/>
                      <w:marRight w:val="0"/>
                      <w:marTop w:val="0"/>
                      <w:marBottom w:val="0"/>
                      <w:divBdr>
                        <w:top w:val="none" w:sz="0" w:space="0" w:color="auto"/>
                        <w:left w:val="none" w:sz="0" w:space="0" w:color="auto"/>
                        <w:bottom w:val="none" w:sz="0" w:space="0" w:color="auto"/>
                        <w:right w:val="none" w:sz="0" w:space="0" w:color="auto"/>
                      </w:divBdr>
                    </w:div>
                  </w:divsChild>
                </w:div>
                <w:div w:id="1095053172">
                  <w:marLeft w:val="0"/>
                  <w:marRight w:val="0"/>
                  <w:marTop w:val="0"/>
                  <w:marBottom w:val="0"/>
                  <w:divBdr>
                    <w:top w:val="single" w:sz="2" w:space="1" w:color="FFFFFF"/>
                    <w:left w:val="single" w:sz="2" w:space="12" w:color="FFFFFF"/>
                    <w:bottom w:val="single" w:sz="2" w:space="1" w:color="FFFFFF"/>
                    <w:right w:val="single" w:sz="2" w:space="4" w:color="FFFFFF"/>
                  </w:divBdr>
                  <w:divsChild>
                    <w:div w:id="1438138487">
                      <w:marLeft w:val="0"/>
                      <w:marRight w:val="0"/>
                      <w:marTop w:val="0"/>
                      <w:marBottom w:val="0"/>
                      <w:divBdr>
                        <w:top w:val="none" w:sz="0" w:space="0" w:color="auto"/>
                        <w:left w:val="none" w:sz="0" w:space="0" w:color="auto"/>
                        <w:bottom w:val="none" w:sz="0" w:space="0" w:color="auto"/>
                        <w:right w:val="none" w:sz="0" w:space="0" w:color="auto"/>
                      </w:divBdr>
                    </w:div>
                  </w:divsChild>
                </w:div>
                <w:div w:id="472413029">
                  <w:marLeft w:val="0"/>
                  <w:marRight w:val="0"/>
                  <w:marTop w:val="0"/>
                  <w:marBottom w:val="0"/>
                  <w:divBdr>
                    <w:top w:val="single" w:sz="2" w:space="1" w:color="FFFFFF"/>
                    <w:left w:val="single" w:sz="2" w:space="12" w:color="FFFFFF"/>
                    <w:bottom w:val="single" w:sz="2" w:space="4" w:color="FFFFFF"/>
                    <w:right w:val="single" w:sz="2" w:space="4" w:color="FFFFFF"/>
                  </w:divBdr>
                  <w:divsChild>
                    <w:div w:id="1457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96688">
          <w:marLeft w:val="0"/>
          <w:marRight w:val="0"/>
          <w:marTop w:val="0"/>
          <w:marBottom w:val="335"/>
          <w:divBdr>
            <w:top w:val="none" w:sz="0" w:space="0" w:color="auto"/>
            <w:left w:val="none" w:sz="0" w:space="0" w:color="auto"/>
            <w:bottom w:val="none" w:sz="0" w:space="0" w:color="auto"/>
            <w:right w:val="none" w:sz="0" w:space="0" w:color="auto"/>
          </w:divBdr>
          <w:divsChild>
            <w:div w:id="1882673406">
              <w:marLeft w:val="0"/>
              <w:marRight w:val="0"/>
              <w:marTop w:val="0"/>
              <w:marBottom w:val="0"/>
              <w:divBdr>
                <w:top w:val="none" w:sz="0" w:space="0" w:color="auto"/>
                <w:left w:val="none" w:sz="0" w:space="0" w:color="auto"/>
                <w:bottom w:val="none" w:sz="0" w:space="0" w:color="auto"/>
                <w:right w:val="none" w:sz="0" w:space="0" w:color="auto"/>
              </w:divBdr>
              <w:divsChild>
                <w:div w:id="1954284757">
                  <w:marLeft w:val="0"/>
                  <w:marRight w:val="0"/>
                  <w:marTop w:val="0"/>
                  <w:marBottom w:val="0"/>
                  <w:divBdr>
                    <w:top w:val="single" w:sz="2" w:space="4" w:color="FFFFFF"/>
                    <w:left w:val="single" w:sz="2" w:space="12" w:color="FFFFFF"/>
                    <w:bottom w:val="single" w:sz="2" w:space="1" w:color="FFFFFF"/>
                    <w:right w:val="single" w:sz="2" w:space="4" w:color="FFFFFF"/>
                  </w:divBdr>
                  <w:divsChild>
                    <w:div w:id="257762776">
                      <w:marLeft w:val="0"/>
                      <w:marRight w:val="0"/>
                      <w:marTop w:val="0"/>
                      <w:marBottom w:val="0"/>
                      <w:divBdr>
                        <w:top w:val="none" w:sz="0" w:space="0" w:color="auto"/>
                        <w:left w:val="none" w:sz="0" w:space="0" w:color="auto"/>
                        <w:bottom w:val="none" w:sz="0" w:space="0" w:color="auto"/>
                        <w:right w:val="none" w:sz="0" w:space="0" w:color="auto"/>
                      </w:divBdr>
                    </w:div>
                  </w:divsChild>
                </w:div>
                <w:div w:id="1014110363">
                  <w:marLeft w:val="0"/>
                  <w:marRight w:val="0"/>
                  <w:marTop w:val="0"/>
                  <w:marBottom w:val="0"/>
                  <w:divBdr>
                    <w:top w:val="single" w:sz="2" w:space="1" w:color="FFFFFF"/>
                    <w:left w:val="single" w:sz="2" w:space="12" w:color="FFFFFF"/>
                    <w:bottom w:val="single" w:sz="2" w:space="1" w:color="FFFFFF"/>
                    <w:right w:val="single" w:sz="2" w:space="4" w:color="FFFFFF"/>
                  </w:divBdr>
                  <w:divsChild>
                    <w:div w:id="1913193384">
                      <w:marLeft w:val="0"/>
                      <w:marRight w:val="0"/>
                      <w:marTop w:val="0"/>
                      <w:marBottom w:val="0"/>
                      <w:divBdr>
                        <w:top w:val="none" w:sz="0" w:space="0" w:color="auto"/>
                        <w:left w:val="none" w:sz="0" w:space="0" w:color="auto"/>
                        <w:bottom w:val="none" w:sz="0" w:space="0" w:color="auto"/>
                        <w:right w:val="none" w:sz="0" w:space="0" w:color="auto"/>
                      </w:divBdr>
                    </w:div>
                  </w:divsChild>
                </w:div>
                <w:div w:id="1195268241">
                  <w:marLeft w:val="0"/>
                  <w:marRight w:val="0"/>
                  <w:marTop w:val="0"/>
                  <w:marBottom w:val="0"/>
                  <w:divBdr>
                    <w:top w:val="single" w:sz="2" w:space="1" w:color="FFFFFF"/>
                    <w:left w:val="single" w:sz="2" w:space="12" w:color="FFFFFF"/>
                    <w:bottom w:val="single" w:sz="2" w:space="1" w:color="FFFFFF"/>
                    <w:right w:val="single" w:sz="2" w:space="4" w:color="FFFFFF"/>
                  </w:divBdr>
                  <w:divsChild>
                    <w:div w:id="1887175982">
                      <w:marLeft w:val="0"/>
                      <w:marRight w:val="0"/>
                      <w:marTop w:val="0"/>
                      <w:marBottom w:val="0"/>
                      <w:divBdr>
                        <w:top w:val="none" w:sz="0" w:space="0" w:color="auto"/>
                        <w:left w:val="none" w:sz="0" w:space="0" w:color="auto"/>
                        <w:bottom w:val="none" w:sz="0" w:space="0" w:color="auto"/>
                        <w:right w:val="none" w:sz="0" w:space="0" w:color="auto"/>
                      </w:divBdr>
                    </w:div>
                  </w:divsChild>
                </w:div>
                <w:div w:id="1769689717">
                  <w:marLeft w:val="0"/>
                  <w:marRight w:val="0"/>
                  <w:marTop w:val="0"/>
                  <w:marBottom w:val="0"/>
                  <w:divBdr>
                    <w:top w:val="single" w:sz="2" w:space="1" w:color="FFFFFF"/>
                    <w:left w:val="single" w:sz="2" w:space="12" w:color="FFFFFF"/>
                    <w:bottom w:val="single" w:sz="2" w:space="1" w:color="FFFFFF"/>
                    <w:right w:val="single" w:sz="2" w:space="4" w:color="FFFFFF"/>
                  </w:divBdr>
                  <w:divsChild>
                    <w:div w:id="1345284950">
                      <w:marLeft w:val="0"/>
                      <w:marRight w:val="0"/>
                      <w:marTop w:val="0"/>
                      <w:marBottom w:val="0"/>
                      <w:divBdr>
                        <w:top w:val="none" w:sz="0" w:space="0" w:color="auto"/>
                        <w:left w:val="none" w:sz="0" w:space="0" w:color="auto"/>
                        <w:bottom w:val="none" w:sz="0" w:space="0" w:color="auto"/>
                        <w:right w:val="none" w:sz="0" w:space="0" w:color="auto"/>
                      </w:divBdr>
                    </w:div>
                  </w:divsChild>
                </w:div>
                <w:div w:id="1784112072">
                  <w:marLeft w:val="0"/>
                  <w:marRight w:val="0"/>
                  <w:marTop w:val="0"/>
                  <w:marBottom w:val="0"/>
                  <w:divBdr>
                    <w:top w:val="single" w:sz="2" w:space="1" w:color="FFFFFF"/>
                    <w:left w:val="single" w:sz="2" w:space="12" w:color="FFFFFF"/>
                    <w:bottom w:val="single" w:sz="2" w:space="1" w:color="FFFFFF"/>
                    <w:right w:val="single" w:sz="2" w:space="4" w:color="FFFFFF"/>
                  </w:divBdr>
                  <w:divsChild>
                    <w:div w:id="2095741199">
                      <w:marLeft w:val="0"/>
                      <w:marRight w:val="0"/>
                      <w:marTop w:val="0"/>
                      <w:marBottom w:val="0"/>
                      <w:divBdr>
                        <w:top w:val="none" w:sz="0" w:space="0" w:color="auto"/>
                        <w:left w:val="none" w:sz="0" w:space="0" w:color="auto"/>
                        <w:bottom w:val="none" w:sz="0" w:space="0" w:color="auto"/>
                        <w:right w:val="none" w:sz="0" w:space="0" w:color="auto"/>
                      </w:divBdr>
                    </w:div>
                  </w:divsChild>
                </w:div>
                <w:div w:id="134955210">
                  <w:marLeft w:val="0"/>
                  <w:marRight w:val="0"/>
                  <w:marTop w:val="0"/>
                  <w:marBottom w:val="0"/>
                  <w:divBdr>
                    <w:top w:val="single" w:sz="2" w:space="1" w:color="FFFFFF"/>
                    <w:left w:val="single" w:sz="2" w:space="12" w:color="FFFFFF"/>
                    <w:bottom w:val="single" w:sz="2" w:space="1" w:color="FFFFFF"/>
                    <w:right w:val="single" w:sz="2" w:space="4" w:color="FFFFFF"/>
                  </w:divBdr>
                  <w:divsChild>
                    <w:div w:id="50465693">
                      <w:marLeft w:val="0"/>
                      <w:marRight w:val="0"/>
                      <w:marTop w:val="0"/>
                      <w:marBottom w:val="0"/>
                      <w:divBdr>
                        <w:top w:val="none" w:sz="0" w:space="0" w:color="auto"/>
                        <w:left w:val="none" w:sz="0" w:space="0" w:color="auto"/>
                        <w:bottom w:val="none" w:sz="0" w:space="0" w:color="auto"/>
                        <w:right w:val="none" w:sz="0" w:space="0" w:color="auto"/>
                      </w:divBdr>
                    </w:div>
                  </w:divsChild>
                </w:div>
                <w:div w:id="443039381">
                  <w:marLeft w:val="0"/>
                  <w:marRight w:val="0"/>
                  <w:marTop w:val="0"/>
                  <w:marBottom w:val="0"/>
                  <w:divBdr>
                    <w:top w:val="single" w:sz="2" w:space="1" w:color="FFFFFF"/>
                    <w:left w:val="single" w:sz="2" w:space="12" w:color="FFFFFF"/>
                    <w:bottom w:val="single" w:sz="2" w:space="1" w:color="FFFFFF"/>
                    <w:right w:val="single" w:sz="2" w:space="4" w:color="FFFFFF"/>
                  </w:divBdr>
                  <w:divsChild>
                    <w:div w:id="618486267">
                      <w:marLeft w:val="0"/>
                      <w:marRight w:val="0"/>
                      <w:marTop w:val="0"/>
                      <w:marBottom w:val="0"/>
                      <w:divBdr>
                        <w:top w:val="none" w:sz="0" w:space="0" w:color="auto"/>
                        <w:left w:val="none" w:sz="0" w:space="0" w:color="auto"/>
                        <w:bottom w:val="none" w:sz="0" w:space="0" w:color="auto"/>
                        <w:right w:val="none" w:sz="0" w:space="0" w:color="auto"/>
                      </w:divBdr>
                    </w:div>
                  </w:divsChild>
                </w:div>
                <w:div w:id="2038652554">
                  <w:marLeft w:val="0"/>
                  <w:marRight w:val="0"/>
                  <w:marTop w:val="0"/>
                  <w:marBottom w:val="0"/>
                  <w:divBdr>
                    <w:top w:val="single" w:sz="2" w:space="1" w:color="FFFFFF"/>
                    <w:left w:val="single" w:sz="2" w:space="12" w:color="FFFFFF"/>
                    <w:bottom w:val="single" w:sz="2" w:space="1" w:color="FFFFFF"/>
                    <w:right w:val="single" w:sz="2" w:space="4" w:color="FFFFFF"/>
                  </w:divBdr>
                  <w:divsChild>
                    <w:div w:id="1762022359">
                      <w:marLeft w:val="0"/>
                      <w:marRight w:val="0"/>
                      <w:marTop w:val="0"/>
                      <w:marBottom w:val="0"/>
                      <w:divBdr>
                        <w:top w:val="none" w:sz="0" w:space="0" w:color="auto"/>
                        <w:left w:val="none" w:sz="0" w:space="0" w:color="auto"/>
                        <w:bottom w:val="none" w:sz="0" w:space="0" w:color="auto"/>
                        <w:right w:val="none" w:sz="0" w:space="0" w:color="auto"/>
                      </w:divBdr>
                    </w:div>
                  </w:divsChild>
                </w:div>
                <w:div w:id="687869224">
                  <w:marLeft w:val="0"/>
                  <w:marRight w:val="0"/>
                  <w:marTop w:val="0"/>
                  <w:marBottom w:val="0"/>
                  <w:divBdr>
                    <w:top w:val="single" w:sz="2" w:space="1" w:color="FFFFFF"/>
                    <w:left w:val="single" w:sz="2" w:space="12" w:color="FFFFFF"/>
                    <w:bottom w:val="single" w:sz="2" w:space="1" w:color="FFFFFF"/>
                    <w:right w:val="single" w:sz="2" w:space="4" w:color="FFFFFF"/>
                  </w:divBdr>
                  <w:divsChild>
                    <w:div w:id="2030718022">
                      <w:marLeft w:val="0"/>
                      <w:marRight w:val="0"/>
                      <w:marTop w:val="0"/>
                      <w:marBottom w:val="0"/>
                      <w:divBdr>
                        <w:top w:val="none" w:sz="0" w:space="0" w:color="auto"/>
                        <w:left w:val="none" w:sz="0" w:space="0" w:color="auto"/>
                        <w:bottom w:val="none" w:sz="0" w:space="0" w:color="auto"/>
                        <w:right w:val="none" w:sz="0" w:space="0" w:color="auto"/>
                      </w:divBdr>
                    </w:div>
                  </w:divsChild>
                </w:div>
                <w:div w:id="259064524">
                  <w:marLeft w:val="0"/>
                  <w:marRight w:val="0"/>
                  <w:marTop w:val="0"/>
                  <w:marBottom w:val="0"/>
                  <w:divBdr>
                    <w:top w:val="single" w:sz="2" w:space="1" w:color="FFFFFF"/>
                    <w:left w:val="single" w:sz="2" w:space="12" w:color="FFFFFF"/>
                    <w:bottom w:val="single" w:sz="2" w:space="1" w:color="FFFFFF"/>
                    <w:right w:val="single" w:sz="2" w:space="4" w:color="FFFFFF"/>
                  </w:divBdr>
                  <w:divsChild>
                    <w:div w:id="1207524582">
                      <w:marLeft w:val="0"/>
                      <w:marRight w:val="0"/>
                      <w:marTop w:val="0"/>
                      <w:marBottom w:val="0"/>
                      <w:divBdr>
                        <w:top w:val="none" w:sz="0" w:space="0" w:color="auto"/>
                        <w:left w:val="none" w:sz="0" w:space="0" w:color="auto"/>
                        <w:bottom w:val="none" w:sz="0" w:space="0" w:color="auto"/>
                        <w:right w:val="none" w:sz="0" w:space="0" w:color="auto"/>
                      </w:divBdr>
                    </w:div>
                  </w:divsChild>
                </w:div>
                <w:div w:id="45952802">
                  <w:marLeft w:val="0"/>
                  <w:marRight w:val="0"/>
                  <w:marTop w:val="0"/>
                  <w:marBottom w:val="0"/>
                  <w:divBdr>
                    <w:top w:val="single" w:sz="2" w:space="1" w:color="FFFFFF"/>
                    <w:left w:val="single" w:sz="2" w:space="12" w:color="FFFFFF"/>
                    <w:bottom w:val="single" w:sz="2" w:space="1" w:color="FFFFFF"/>
                    <w:right w:val="single" w:sz="2" w:space="4" w:color="FFFFFF"/>
                  </w:divBdr>
                  <w:divsChild>
                    <w:div w:id="1612785820">
                      <w:marLeft w:val="0"/>
                      <w:marRight w:val="0"/>
                      <w:marTop w:val="0"/>
                      <w:marBottom w:val="0"/>
                      <w:divBdr>
                        <w:top w:val="none" w:sz="0" w:space="0" w:color="auto"/>
                        <w:left w:val="none" w:sz="0" w:space="0" w:color="auto"/>
                        <w:bottom w:val="none" w:sz="0" w:space="0" w:color="auto"/>
                        <w:right w:val="none" w:sz="0" w:space="0" w:color="auto"/>
                      </w:divBdr>
                    </w:div>
                  </w:divsChild>
                </w:div>
                <w:div w:id="1291938177">
                  <w:marLeft w:val="0"/>
                  <w:marRight w:val="0"/>
                  <w:marTop w:val="0"/>
                  <w:marBottom w:val="0"/>
                  <w:divBdr>
                    <w:top w:val="single" w:sz="2" w:space="1" w:color="FFFFFF"/>
                    <w:left w:val="single" w:sz="2" w:space="12" w:color="FFFFFF"/>
                    <w:bottom w:val="single" w:sz="2" w:space="1" w:color="FFFFFF"/>
                    <w:right w:val="single" w:sz="2" w:space="4" w:color="FFFFFF"/>
                  </w:divBdr>
                  <w:divsChild>
                    <w:div w:id="1087655670">
                      <w:marLeft w:val="0"/>
                      <w:marRight w:val="0"/>
                      <w:marTop w:val="0"/>
                      <w:marBottom w:val="0"/>
                      <w:divBdr>
                        <w:top w:val="none" w:sz="0" w:space="0" w:color="auto"/>
                        <w:left w:val="none" w:sz="0" w:space="0" w:color="auto"/>
                        <w:bottom w:val="none" w:sz="0" w:space="0" w:color="auto"/>
                        <w:right w:val="none" w:sz="0" w:space="0" w:color="auto"/>
                      </w:divBdr>
                    </w:div>
                  </w:divsChild>
                </w:div>
                <w:div w:id="307050057">
                  <w:marLeft w:val="0"/>
                  <w:marRight w:val="0"/>
                  <w:marTop w:val="0"/>
                  <w:marBottom w:val="0"/>
                  <w:divBdr>
                    <w:top w:val="single" w:sz="2" w:space="1" w:color="FFFFFF"/>
                    <w:left w:val="single" w:sz="2" w:space="12" w:color="FFFFFF"/>
                    <w:bottom w:val="single" w:sz="2" w:space="1" w:color="FFFFFF"/>
                    <w:right w:val="single" w:sz="2" w:space="4" w:color="FFFFFF"/>
                  </w:divBdr>
                  <w:divsChild>
                    <w:div w:id="707723608">
                      <w:marLeft w:val="0"/>
                      <w:marRight w:val="0"/>
                      <w:marTop w:val="0"/>
                      <w:marBottom w:val="0"/>
                      <w:divBdr>
                        <w:top w:val="none" w:sz="0" w:space="0" w:color="auto"/>
                        <w:left w:val="none" w:sz="0" w:space="0" w:color="auto"/>
                        <w:bottom w:val="none" w:sz="0" w:space="0" w:color="auto"/>
                        <w:right w:val="none" w:sz="0" w:space="0" w:color="auto"/>
                      </w:divBdr>
                    </w:div>
                  </w:divsChild>
                </w:div>
                <w:div w:id="1453205788">
                  <w:marLeft w:val="0"/>
                  <w:marRight w:val="0"/>
                  <w:marTop w:val="0"/>
                  <w:marBottom w:val="0"/>
                  <w:divBdr>
                    <w:top w:val="single" w:sz="2" w:space="1" w:color="FFFFFF"/>
                    <w:left w:val="single" w:sz="2" w:space="12" w:color="FFFFFF"/>
                    <w:bottom w:val="single" w:sz="2" w:space="1" w:color="FFFFFF"/>
                    <w:right w:val="single" w:sz="2" w:space="4" w:color="FFFFFF"/>
                  </w:divBdr>
                  <w:divsChild>
                    <w:div w:id="420764520">
                      <w:marLeft w:val="0"/>
                      <w:marRight w:val="0"/>
                      <w:marTop w:val="0"/>
                      <w:marBottom w:val="0"/>
                      <w:divBdr>
                        <w:top w:val="none" w:sz="0" w:space="0" w:color="auto"/>
                        <w:left w:val="none" w:sz="0" w:space="0" w:color="auto"/>
                        <w:bottom w:val="none" w:sz="0" w:space="0" w:color="auto"/>
                        <w:right w:val="none" w:sz="0" w:space="0" w:color="auto"/>
                      </w:divBdr>
                    </w:div>
                  </w:divsChild>
                </w:div>
                <w:div w:id="509414307">
                  <w:marLeft w:val="0"/>
                  <w:marRight w:val="0"/>
                  <w:marTop w:val="0"/>
                  <w:marBottom w:val="0"/>
                  <w:divBdr>
                    <w:top w:val="single" w:sz="2" w:space="1" w:color="FFFFFF"/>
                    <w:left w:val="single" w:sz="2" w:space="12" w:color="FFFFFF"/>
                    <w:bottom w:val="single" w:sz="2" w:space="1" w:color="FFFFFF"/>
                    <w:right w:val="single" w:sz="2" w:space="4" w:color="FFFFFF"/>
                  </w:divBdr>
                  <w:divsChild>
                    <w:div w:id="889420175">
                      <w:marLeft w:val="0"/>
                      <w:marRight w:val="0"/>
                      <w:marTop w:val="0"/>
                      <w:marBottom w:val="0"/>
                      <w:divBdr>
                        <w:top w:val="none" w:sz="0" w:space="0" w:color="auto"/>
                        <w:left w:val="none" w:sz="0" w:space="0" w:color="auto"/>
                        <w:bottom w:val="none" w:sz="0" w:space="0" w:color="auto"/>
                        <w:right w:val="none" w:sz="0" w:space="0" w:color="auto"/>
                      </w:divBdr>
                    </w:div>
                  </w:divsChild>
                </w:div>
                <w:div w:id="1052073191">
                  <w:marLeft w:val="0"/>
                  <w:marRight w:val="0"/>
                  <w:marTop w:val="0"/>
                  <w:marBottom w:val="0"/>
                  <w:divBdr>
                    <w:top w:val="single" w:sz="2" w:space="1" w:color="FFFFFF"/>
                    <w:left w:val="single" w:sz="2" w:space="12" w:color="FFFFFF"/>
                    <w:bottom w:val="single" w:sz="2" w:space="1" w:color="FFFFFF"/>
                    <w:right w:val="single" w:sz="2" w:space="4" w:color="FFFFFF"/>
                  </w:divBdr>
                  <w:divsChild>
                    <w:div w:id="2131705311">
                      <w:marLeft w:val="0"/>
                      <w:marRight w:val="0"/>
                      <w:marTop w:val="0"/>
                      <w:marBottom w:val="0"/>
                      <w:divBdr>
                        <w:top w:val="none" w:sz="0" w:space="0" w:color="auto"/>
                        <w:left w:val="none" w:sz="0" w:space="0" w:color="auto"/>
                        <w:bottom w:val="none" w:sz="0" w:space="0" w:color="auto"/>
                        <w:right w:val="none" w:sz="0" w:space="0" w:color="auto"/>
                      </w:divBdr>
                    </w:div>
                  </w:divsChild>
                </w:div>
                <w:div w:id="2026859543">
                  <w:marLeft w:val="0"/>
                  <w:marRight w:val="0"/>
                  <w:marTop w:val="0"/>
                  <w:marBottom w:val="0"/>
                  <w:divBdr>
                    <w:top w:val="single" w:sz="2" w:space="1" w:color="FFFFFF"/>
                    <w:left w:val="single" w:sz="2" w:space="12" w:color="FFFFFF"/>
                    <w:bottom w:val="single" w:sz="2" w:space="1" w:color="FFFFFF"/>
                    <w:right w:val="single" w:sz="2" w:space="4" w:color="FFFFFF"/>
                  </w:divBdr>
                  <w:divsChild>
                    <w:div w:id="451288032">
                      <w:marLeft w:val="0"/>
                      <w:marRight w:val="0"/>
                      <w:marTop w:val="0"/>
                      <w:marBottom w:val="0"/>
                      <w:divBdr>
                        <w:top w:val="none" w:sz="0" w:space="0" w:color="auto"/>
                        <w:left w:val="none" w:sz="0" w:space="0" w:color="auto"/>
                        <w:bottom w:val="none" w:sz="0" w:space="0" w:color="auto"/>
                        <w:right w:val="none" w:sz="0" w:space="0" w:color="auto"/>
                      </w:divBdr>
                    </w:div>
                  </w:divsChild>
                </w:div>
                <w:div w:id="930309042">
                  <w:marLeft w:val="0"/>
                  <w:marRight w:val="0"/>
                  <w:marTop w:val="0"/>
                  <w:marBottom w:val="0"/>
                  <w:divBdr>
                    <w:top w:val="single" w:sz="2" w:space="1" w:color="FFFFFF"/>
                    <w:left w:val="single" w:sz="2" w:space="12" w:color="FFFFFF"/>
                    <w:bottom w:val="single" w:sz="2" w:space="1" w:color="FFFFFF"/>
                    <w:right w:val="single" w:sz="2" w:space="4" w:color="FFFFFF"/>
                  </w:divBdr>
                  <w:divsChild>
                    <w:div w:id="1358576962">
                      <w:marLeft w:val="0"/>
                      <w:marRight w:val="0"/>
                      <w:marTop w:val="0"/>
                      <w:marBottom w:val="0"/>
                      <w:divBdr>
                        <w:top w:val="none" w:sz="0" w:space="0" w:color="auto"/>
                        <w:left w:val="none" w:sz="0" w:space="0" w:color="auto"/>
                        <w:bottom w:val="none" w:sz="0" w:space="0" w:color="auto"/>
                        <w:right w:val="none" w:sz="0" w:space="0" w:color="auto"/>
                      </w:divBdr>
                    </w:div>
                  </w:divsChild>
                </w:div>
                <w:div w:id="886798316">
                  <w:marLeft w:val="0"/>
                  <w:marRight w:val="0"/>
                  <w:marTop w:val="0"/>
                  <w:marBottom w:val="0"/>
                  <w:divBdr>
                    <w:top w:val="single" w:sz="2" w:space="1" w:color="FFFFFF"/>
                    <w:left w:val="single" w:sz="2" w:space="12" w:color="FFFFFF"/>
                    <w:bottom w:val="single" w:sz="2" w:space="1" w:color="FFFFFF"/>
                    <w:right w:val="single" w:sz="2" w:space="4" w:color="FFFFFF"/>
                  </w:divBdr>
                  <w:divsChild>
                    <w:div w:id="1505509525">
                      <w:marLeft w:val="0"/>
                      <w:marRight w:val="0"/>
                      <w:marTop w:val="0"/>
                      <w:marBottom w:val="0"/>
                      <w:divBdr>
                        <w:top w:val="none" w:sz="0" w:space="0" w:color="auto"/>
                        <w:left w:val="none" w:sz="0" w:space="0" w:color="auto"/>
                        <w:bottom w:val="none" w:sz="0" w:space="0" w:color="auto"/>
                        <w:right w:val="none" w:sz="0" w:space="0" w:color="auto"/>
                      </w:divBdr>
                    </w:div>
                  </w:divsChild>
                </w:div>
                <w:div w:id="636450694">
                  <w:marLeft w:val="0"/>
                  <w:marRight w:val="0"/>
                  <w:marTop w:val="0"/>
                  <w:marBottom w:val="0"/>
                  <w:divBdr>
                    <w:top w:val="single" w:sz="2" w:space="1" w:color="FFFFFF"/>
                    <w:left w:val="single" w:sz="2" w:space="12" w:color="FFFFFF"/>
                    <w:bottom w:val="single" w:sz="2" w:space="4" w:color="FFFFFF"/>
                    <w:right w:val="single" w:sz="2" w:space="4" w:color="FFFFFF"/>
                  </w:divBdr>
                  <w:divsChild>
                    <w:div w:id="12535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90730">
          <w:marLeft w:val="0"/>
          <w:marRight w:val="0"/>
          <w:marTop w:val="0"/>
          <w:marBottom w:val="335"/>
          <w:divBdr>
            <w:top w:val="none" w:sz="0" w:space="0" w:color="auto"/>
            <w:left w:val="none" w:sz="0" w:space="0" w:color="auto"/>
            <w:bottom w:val="none" w:sz="0" w:space="0" w:color="auto"/>
            <w:right w:val="none" w:sz="0" w:space="0" w:color="auto"/>
          </w:divBdr>
          <w:divsChild>
            <w:div w:id="836923979">
              <w:marLeft w:val="0"/>
              <w:marRight w:val="0"/>
              <w:marTop w:val="0"/>
              <w:marBottom w:val="0"/>
              <w:divBdr>
                <w:top w:val="none" w:sz="0" w:space="0" w:color="auto"/>
                <w:left w:val="none" w:sz="0" w:space="0" w:color="auto"/>
                <w:bottom w:val="none" w:sz="0" w:space="0" w:color="auto"/>
                <w:right w:val="none" w:sz="0" w:space="0" w:color="auto"/>
              </w:divBdr>
              <w:divsChild>
                <w:div w:id="1128204255">
                  <w:marLeft w:val="0"/>
                  <w:marRight w:val="0"/>
                  <w:marTop w:val="0"/>
                  <w:marBottom w:val="0"/>
                  <w:divBdr>
                    <w:top w:val="single" w:sz="2" w:space="4" w:color="FFFFFF"/>
                    <w:left w:val="single" w:sz="2" w:space="12" w:color="FFFFFF"/>
                    <w:bottom w:val="single" w:sz="2" w:space="1" w:color="FFFFFF"/>
                    <w:right w:val="single" w:sz="2" w:space="4" w:color="FFFFFF"/>
                  </w:divBdr>
                  <w:divsChild>
                    <w:div w:id="343287565">
                      <w:marLeft w:val="0"/>
                      <w:marRight w:val="0"/>
                      <w:marTop w:val="0"/>
                      <w:marBottom w:val="0"/>
                      <w:divBdr>
                        <w:top w:val="none" w:sz="0" w:space="0" w:color="auto"/>
                        <w:left w:val="none" w:sz="0" w:space="0" w:color="auto"/>
                        <w:bottom w:val="none" w:sz="0" w:space="0" w:color="auto"/>
                        <w:right w:val="none" w:sz="0" w:space="0" w:color="auto"/>
                      </w:divBdr>
                    </w:div>
                  </w:divsChild>
                </w:div>
                <w:div w:id="675808839">
                  <w:marLeft w:val="0"/>
                  <w:marRight w:val="0"/>
                  <w:marTop w:val="0"/>
                  <w:marBottom w:val="0"/>
                  <w:divBdr>
                    <w:top w:val="single" w:sz="2" w:space="1" w:color="FFFFFF"/>
                    <w:left w:val="single" w:sz="2" w:space="12" w:color="FFFFFF"/>
                    <w:bottom w:val="single" w:sz="2" w:space="1" w:color="FFFFFF"/>
                    <w:right w:val="single" w:sz="2" w:space="4" w:color="FFFFFF"/>
                  </w:divBdr>
                  <w:divsChild>
                    <w:div w:id="1668499">
                      <w:marLeft w:val="0"/>
                      <w:marRight w:val="0"/>
                      <w:marTop w:val="0"/>
                      <w:marBottom w:val="0"/>
                      <w:divBdr>
                        <w:top w:val="none" w:sz="0" w:space="0" w:color="auto"/>
                        <w:left w:val="none" w:sz="0" w:space="0" w:color="auto"/>
                        <w:bottom w:val="none" w:sz="0" w:space="0" w:color="auto"/>
                        <w:right w:val="none" w:sz="0" w:space="0" w:color="auto"/>
                      </w:divBdr>
                    </w:div>
                  </w:divsChild>
                </w:div>
                <w:div w:id="212086561">
                  <w:marLeft w:val="0"/>
                  <w:marRight w:val="0"/>
                  <w:marTop w:val="0"/>
                  <w:marBottom w:val="0"/>
                  <w:divBdr>
                    <w:top w:val="single" w:sz="2" w:space="1" w:color="FFFFFF"/>
                    <w:left w:val="single" w:sz="2" w:space="12" w:color="FFFFFF"/>
                    <w:bottom w:val="single" w:sz="2" w:space="1" w:color="FFFFFF"/>
                    <w:right w:val="single" w:sz="2" w:space="4" w:color="FFFFFF"/>
                  </w:divBdr>
                  <w:divsChild>
                    <w:div w:id="1638335061">
                      <w:marLeft w:val="0"/>
                      <w:marRight w:val="0"/>
                      <w:marTop w:val="0"/>
                      <w:marBottom w:val="0"/>
                      <w:divBdr>
                        <w:top w:val="none" w:sz="0" w:space="0" w:color="auto"/>
                        <w:left w:val="none" w:sz="0" w:space="0" w:color="auto"/>
                        <w:bottom w:val="none" w:sz="0" w:space="0" w:color="auto"/>
                        <w:right w:val="none" w:sz="0" w:space="0" w:color="auto"/>
                      </w:divBdr>
                    </w:div>
                  </w:divsChild>
                </w:div>
                <w:div w:id="484588582">
                  <w:marLeft w:val="0"/>
                  <w:marRight w:val="0"/>
                  <w:marTop w:val="0"/>
                  <w:marBottom w:val="0"/>
                  <w:divBdr>
                    <w:top w:val="single" w:sz="2" w:space="1" w:color="FFFFFF"/>
                    <w:left w:val="single" w:sz="2" w:space="12" w:color="FFFFFF"/>
                    <w:bottom w:val="single" w:sz="2" w:space="1" w:color="FFFFFF"/>
                    <w:right w:val="single" w:sz="2" w:space="4" w:color="FFFFFF"/>
                  </w:divBdr>
                  <w:divsChild>
                    <w:div w:id="275868550">
                      <w:marLeft w:val="0"/>
                      <w:marRight w:val="0"/>
                      <w:marTop w:val="0"/>
                      <w:marBottom w:val="0"/>
                      <w:divBdr>
                        <w:top w:val="none" w:sz="0" w:space="0" w:color="auto"/>
                        <w:left w:val="none" w:sz="0" w:space="0" w:color="auto"/>
                        <w:bottom w:val="none" w:sz="0" w:space="0" w:color="auto"/>
                        <w:right w:val="none" w:sz="0" w:space="0" w:color="auto"/>
                      </w:divBdr>
                    </w:div>
                  </w:divsChild>
                </w:div>
                <w:div w:id="2102795676">
                  <w:marLeft w:val="0"/>
                  <w:marRight w:val="0"/>
                  <w:marTop w:val="0"/>
                  <w:marBottom w:val="0"/>
                  <w:divBdr>
                    <w:top w:val="single" w:sz="2" w:space="1" w:color="FFFFFF"/>
                    <w:left w:val="single" w:sz="2" w:space="12" w:color="FFFFFF"/>
                    <w:bottom w:val="single" w:sz="2" w:space="1" w:color="FFFFFF"/>
                    <w:right w:val="single" w:sz="2" w:space="4" w:color="FFFFFF"/>
                  </w:divBdr>
                  <w:divsChild>
                    <w:div w:id="568150631">
                      <w:marLeft w:val="0"/>
                      <w:marRight w:val="0"/>
                      <w:marTop w:val="0"/>
                      <w:marBottom w:val="0"/>
                      <w:divBdr>
                        <w:top w:val="none" w:sz="0" w:space="0" w:color="auto"/>
                        <w:left w:val="none" w:sz="0" w:space="0" w:color="auto"/>
                        <w:bottom w:val="none" w:sz="0" w:space="0" w:color="auto"/>
                        <w:right w:val="none" w:sz="0" w:space="0" w:color="auto"/>
                      </w:divBdr>
                    </w:div>
                  </w:divsChild>
                </w:div>
                <w:div w:id="1558007970">
                  <w:marLeft w:val="0"/>
                  <w:marRight w:val="0"/>
                  <w:marTop w:val="0"/>
                  <w:marBottom w:val="0"/>
                  <w:divBdr>
                    <w:top w:val="single" w:sz="2" w:space="1" w:color="FFFFFF"/>
                    <w:left w:val="single" w:sz="2" w:space="12" w:color="FFFFFF"/>
                    <w:bottom w:val="single" w:sz="2" w:space="1" w:color="FFFFFF"/>
                    <w:right w:val="single" w:sz="2" w:space="4" w:color="FFFFFF"/>
                  </w:divBdr>
                  <w:divsChild>
                    <w:div w:id="44720547">
                      <w:marLeft w:val="0"/>
                      <w:marRight w:val="0"/>
                      <w:marTop w:val="0"/>
                      <w:marBottom w:val="0"/>
                      <w:divBdr>
                        <w:top w:val="none" w:sz="0" w:space="0" w:color="auto"/>
                        <w:left w:val="none" w:sz="0" w:space="0" w:color="auto"/>
                        <w:bottom w:val="none" w:sz="0" w:space="0" w:color="auto"/>
                        <w:right w:val="none" w:sz="0" w:space="0" w:color="auto"/>
                      </w:divBdr>
                    </w:div>
                  </w:divsChild>
                </w:div>
                <w:div w:id="539824588">
                  <w:marLeft w:val="0"/>
                  <w:marRight w:val="0"/>
                  <w:marTop w:val="0"/>
                  <w:marBottom w:val="0"/>
                  <w:divBdr>
                    <w:top w:val="single" w:sz="2" w:space="1" w:color="FFFFFF"/>
                    <w:left w:val="single" w:sz="2" w:space="12" w:color="FFFFFF"/>
                    <w:bottom w:val="single" w:sz="2" w:space="1" w:color="FFFFFF"/>
                    <w:right w:val="single" w:sz="2" w:space="4" w:color="FFFFFF"/>
                  </w:divBdr>
                  <w:divsChild>
                    <w:div w:id="1921937206">
                      <w:marLeft w:val="0"/>
                      <w:marRight w:val="0"/>
                      <w:marTop w:val="0"/>
                      <w:marBottom w:val="0"/>
                      <w:divBdr>
                        <w:top w:val="none" w:sz="0" w:space="0" w:color="auto"/>
                        <w:left w:val="none" w:sz="0" w:space="0" w:color="auto"/>
                        <w:bottom w:val="none" w:sz="0" w:space="0" w:color="auto"/>
                        <w:right w:val="none" w:sz="0" w:space="0" w:color="auto"/>
                      </w:divBdr>
                    </w:div>
                  </w:divsChild>
                </w:div>
                <w:div w:id="499656922">
                  <w:marLeft w:val="0"/>
                  <w:marRight w:val="0"/>
                  <w:marTop w:val="0"/>
                  <w:marBottom w:val="0"/>
                  <w:divBdr>
                    <w:top w:val="single" w:sz="2" w:space="1" w:color="FFFFFF"/>
                    <w:left w:val="single" w:sz="2" w:space="12" w:color="FFFFFF"/>
                    <w:bottom w:val="single" w:sz="2" w:space="1" w:color="FFFFFF"/>
                    <w:right w:val="single" w:sz="2" w:space="4" w:color="FFFFFF"/>
                  </w:divBdr>
                  <w:divsChild>
                    <w:div w:id="1133716019">
                      <w:marLeft w:val="0"/>
                      <w:marRight w:val="0"/>
                      <w:marTop w:val="0"/>
                      <w:marBottom w:val="0"/>
                      <w:divBdr>
                        <w:top w:val="none" w:sz="0" w:space="0" w:color="auto"/>
                        <w:left w:val="none" w:sz="0" w:space="0" w:color="auto"/>
                        <w:bottom w:val="none" w:sz="0" w:space="0" w:color="auto"/>
                        <w:right w:val="none" w:sz="0" w:space="0" w:color="auto"/>
                      </w:divBdr>
                    </w:div>
                  </w:divsChild>
                </w:div>
                <w:div w:id="1402555305">
                  <w:marLeft w:val="0"/>
                  <w:marRight w:val="0"/>
                  <w:marTop w:val="0"/>
                  <w:marBottom w:val="0"/>
                  <w:divBdr>
                    <w:top w:val="single" w:sz="2" w:space="1" w:color="FFFFFF"/>
                    <w:left w:val="single" w:sz="2" w:space="12" w:color="FFFFFF"/>
                    <w:bottom w:val="single" w:sz="2" w:space="1" w:color="FFFFFF"/>
                    <w:right w:val="single" w:sz="2" w:space="4" w:color="FFFFFF"/>
                  </w:divBdr>
                  <w:divsChild>
                    <w:div w:id="1486781187">
                      <w:marLeft w:val="0"/>
                      <w:marRight w:val="0"/>
                      <w:marTop w:val="0"/>
                      <w:marBottom w:val="0"/>
                      <w:divBdr>
                        <w:top w:val="none" w:sz="0" w:space="0" w:color="auto"/>
                        <w:left w:val="none" w:sz="0" w:space="0" w:color="auto"/>
                        <w:bottom w:val="none" w:sz="0" w:space="0" w:color="auto"/>
                        <w:right w:val="none" w:sz="0" w:space="0" w:color="auto"/>
                      </w:divBdr>
                    </w:div>
                  </w:divsChild>
                </w:div>
                <w:div w:id="556206983">
                  <w:marLeft w:val="0"/>
                  <w:marRight w:val="0"/>
                  <w:marTop w:val="0"/>
                  <w:marBottom w:val="0"/>
                  <w:divBdr>
                    <w:top w:val="single" w:sz="2" w:space="1" w:color="FFFFFF"/>
                    <w:left w:val="single" w:sz="2" w:space="12" w:color="FFFFFF"/>
                    <w:bottom w:val="single" w:sz="2" w:space="1" w:color="FFFFFF"/>
                    <w:right w:val="single" w:sz="2" w:space="4" w:color="FFFFFF"/>
                  </w:divBdr>
                  <w:divsChild>
                    <w:div w:id="1071194205">
                      <w:marLeft w:val="0"/>
                      <w:marRight w:val="0"/>
                      <w:marTop w:val="0"/>
                      <w:marBottom w:val="0"/>
                      <w:divBdr>
                        <w:top w:val="none" w:sz="0" w:space="0" w:color="auto"/>
                        <w:left w:val="none" w:sz="0" w:space="0" w:color="auto"/>
                        <w:bottom w:val="none" w:sz="0" w:space="0" w:color="auto"/>
                        <w:right w:val="none" w:sz="0" w:space="0" w:color="auto"/>
                      </w:divBdr>
                    </w:div>
                  </w:divsChild>
                </w:div>
                <w:div w:id="1926571412">
                  <w:marLeft w:val="0"/>
                  <w:marRight w:val="0"/>
                  <w:marTop w:val="0"/>
                  <w:marBottom w:val="0"/>
                  <w:divBdr>
                    <w:top w:val="single" w:sz="2" w:space="1" w:color="FFFFFF"/>
                    <w:left w:val="single" w:sz="2" w:space="12" w:color="FFFFFF"/>
                    <w:bottom w:val="single" w:sz="2" w:space="1" w:color="FFFFFF"/>
                    <w:right w:val="single" w:sz="2" w:space="4" w:color="FFFFFF"/>
                  </w:divBdr>
                  <w:divsChild>
                    <w:div w:id="1106920339">
                      <w:marLeft w:val="0"/>
                      <w:marRight w:val="0"/>
                      <w:marTop w:val="0"/>
                      <w:marBottom w:val="0"/>
                      <w:divBdr>
                        <w:top w:val="none" w:sz="0" w:space="0" w:color="auto"/>
                        <w:left w:val="none" w:sz="0" w:space="0" w:color="auto"/>
                        <w:bottom w:val="none" w:sz="0" w:space="0" w:color="auto"/>
                        <w:right w:val="none" w:sz="0" w:space="0" w:color="auto"/>
                      </w:divBdr>
                    </w:div>
                  </w:divsChild>
                </w:div>
                <w:div w:id="953244568">
                  <w:marLeft w:val="0"/>
                  <w:marRight w:val="0"/>
                  <w:marTop w:val="0"/>
                  <w:marBottom w:val="0"/>
                  <w:divBdr>
                    <w:top w:val="single" w:sz="2" w:space="1" w:color="FFFFFF"/>
                    <w:left w:val="single" w:sz="2" w:space="12" w:color="FFFFFF"/>
                    <w:bottom w:val="single" w:sz="2" w:space="1" w:color="FFFFFF"/>
                    <w:right w:val="single" w:sz="2" w:space="4" w:color="FFFFFF"/>
                  </w:divBdr>
                  <w:divsChild>
                    <w:div w:id="750322306">
                      <w:marLeft w:val="0"/>
                      <w:marRight w:val="0"/>
                      <w:marTop w:val="0"/>
                      <w:marBottom w:val="0"/>
                      <w:divBdr>
                        <w:top w:val="none" w:sz="0" w:space="0" w:color="auto"/>
                        <w:left w:val="none" w:sz="0" w:space="0" w:color="auto"/>
                        <w:bottom w:val="none" w:sz="0" w:space="0" w:color="auto"/>
                        <w:right w:val="none" w:sz="0" w:space="0" w:color="auto"/>
                      </w:divBdr>
                    </w:div>
                  </w:divsChild>
                </w:div>
                <w:div w:id="1544827770">
                  <w:marLeft w:val="0"/>
                  <w:marRight w:val="0"/>
                  <w:marTop w:val="0"/>
                  <w:marBottom w:val="0"/>
                  <w:divBdr>
                    <w:top w:val="single" w:sz="2" w:space="1" w:color="FFFFFF"/>
                    <w:left w:val="single" w:sz="2" w:space="12" w:color="FFFFFF"/>
                    <w:bottom w:val="single" w:sz="2" w:space="1" w:color="FFFFFF"/>
                    <w:right w:val="single" w:sz="2" w:space="4" w:color="FFFFFF"/>
                  </w:divBdr>
                  <w:divsChild>
                    <w:div w:id="2011717140">
                      <w:marLeft w:val="0"/>
                      <w:marRight w:val="0"/>
                      <w:marTop w:val="0"/>
                      <w:marBottom w:val="0"/>
                      <w:divBdr>
                        <w:top w:val="none" w:sz="0" w:space="0" w:color="auto"/>
                        <w:left w:val="none" w:sz="0" w:space="0" w:color="auto"/>
                        <w:bottom w:val="none" w:sz="0" w:space="0" w:color="auto"/>
                        <w:right w:val="none" w:sz="0" w:space="0" w:color="auto"/>
                      </w:divBdr>
                    </w:div>
                  </w:divsChild>
                </w:div>
                <w:div w:id="1601837606">
                  <w:marLeft w:val="0"/>
                  <w:marRight w:val="0"/>
                  <w:marTop w:val="0"/>
                  <w:marBottom w:val="0"/>
                  <w:divBdr>
                    <w:top w:val="single" w:sz="2" w:space="1" w:color="FFFFFF"/>
                    <w:left w:val="single" w:sz="2" w:space="12" w:color="FFFFFF"/>
                    <w:bottom w:val="single" w:sz="2" w:space="1" w:color="FFFFFF"/>
                    <w:right w:val="single" w:sz="2" w:space="4" w:color="FFFFFF"/>
                  </w:divBdr>
                  <w:divsChild>
                    <w:div w:id="1901935602">
                      <w:marLeft w:val="0"/>
                      <w:marRight w:val="0"/>
                      <w:marTop w:val="0"/>
                      <w:marBottom w:val="0"/>
                      <w:divBdr>
                        <w:top w:val="none" w:sz="0" w:space="0" w:color="auto"/>
                        <w:left w:val="none" w:sz="0" w:space="0" w:color="auto"/>
                        <w:bottom w:val="none" w:sz="0" w:space="0" w:color="auto"/>
                        <w:right w:val="none" w:sz="0" w:space="0" w:color="auto"/>
                      </w:divBdr>
                    </w:div>
                  </w:divsChild>
                </w:div>
                <w:div w:id="1975527403">
                  <w:marLeft w:val="0"/>
                  <w:marRight w:val="0"/>
                  <w:marTop w:val="0"/>
                  <w:marBottom w:val="0"/>
                  <w:divBdr>
                    <w:top w:val="single" w:sz="2" w:space="1" w:color="FFFFFF"/>
                    <w:left w:val="single" w:sz="2" w:space="12" w:color="FFFFFF"/>
                    <w:bottom w:val="single" w:sz="2" w:space="1" w:color="FFFFFF"/>
                    <w:right w:val="single" w:sz="2" w:space="4" w:color="FFFFFF"/>
                  </w:divBdr>
                  <w:divsChild>
                    <w:div w:id="1148672680">
                      <w:marLeft w:val="0"/>
                      <w:marRight w:val="0"/>
                      <w:marTop w:val="0"/>
                      <w:marBottom w:val="0"/>
                      <w:divBdr>
                        <w:top w:val="none" w:sz="0" w:space="0" w:color="auto"/>
                        <w:left w:val="none" w:sz="0" w:space="0" w:color="auto"/>
                        <w:bottom w:val="none" w:sz="0" w:space="0" w:color="auto"/>
                        <w:right w:val="none" w:sz="0" w:space="0" w:color="auto"/>
                      </w:divBdr>
                    </w:div>
                  </w:divsChild>
                </w:div>
                <w:div w:id="644356715">
                  <w:marLeft w:val="0"/>
                  <w:marRight w:val="0"/>
                  <w:marTop w:val="0"/>
                  <w:marBottom w:val="0"/>
                  <w:divBdr>
                    <w:top w:val="single" w:sz="2" w:space="1" w:color="FFFFFF"/>
                    <w:left w:val="single" w:sz="2" w:space="12" w:color="FFFFFF"/>
                    <w:bottom w:val="single" w:sz="2" w:space="1" w:color="FFFFFF"/>
                    <w:right w:val="single" w:sz="2" w:space="4" w:color="FFFFFF"/>
                  </w:divBdr>
                  <w:divsChild>
                    <w:div w:id="1838421258">
                      <w:marLeft w:val="0"/>
                      <w:marRight w:val="0"/>
                      <w:marTop w:val="0"/>
                      <w:marBottom w:val="0"/>
                      <w:divBdr>
                        <w:top w:val="none" w:sz="0" w:space="0" w:color="auto"/>
                        <w:left w:val="none" w:sz="0" w:space="0" w:color="auto"/>
                        <w:bottom w:val="none" w:sz="0" w:space="0" w:color="auto"/>
                        <w:right w:val="none" w:sz="0" w:space="0" w:color="auto"/>
                      </w:divBdr>
                    </w:div>
                  </w:divsChild>
                </w:div>
                <w:div w:id="916550764">
                  <w:marLeft w:val="0"/>
                  <w:marRight w:val="0"/>
                  <w:marTop w:val="0"/>
                  <w:marBottom w:val="0"/>
                  <w:divBdr>
                    <w:top w:val="single" w:sz="2" w:space="1" w:color="FFFFFF"/>
                    <w:left w:val="single" w:sz="2" w:space="12" w:color="FFFFFF"/>
                    <w:bottom w:val="single" w:sz="2" w:space="1" w:color="FFFFFF"/>
                    <w:right w:val="single" w:sz="2" w:space="4" w:color="FFFFFF"/>
                  </w:divBdr>
                  <w:divsChild>
                    <w:div w:id="283001435">
                      <w:marLeft w:val="0"/>
                      <w:marRight w:val="0"/>
                      <w:marTop w:val="0"/>
                      <w:marBottom w:val="0"/>
                      <w:divBdr>
                        <w:top w:val="none" w:sz="0" w:space="0" w:color="auto"/>
                        <w:left w:val="none" w:sz="0" w:space="0" w:color="auto"/>
                        <w:bottom w:val="none" w:sz="0" w:space="0" w:color="auto"/>
                        <w:right w:val="none" w:sz="0" w:space="0" w:color="auto"/>
                      </w:divBdr>
                    </w:div>
                  </w:divsChild>
                </w:div>
                <w:div w:id="533084433">
                  <w:marLeft w:val="0"/>
                  <w:marRight w:val="0"/>
                  <w:marTop w:val="0"/>
                  <w:marBottom w:val="0"/>
                  <w:divBdr>
                    <w:top w:val="single" w:sz="2" w:space="1" w:color="FFFFFF"/>
                    <w:left w:val="single" w:sz="2" w:space="12" w:color="FFFFFF"/>
                    <w:bottom w:val="single" w:sz="2" w:space="1" w:color="FFFFFF"/>
                    <w:right w:val="single" w:sz="2" w:space="4" w:color="FFFFFF"/>
                  </w:divBdr>
                  <w:divsChild>
                    <w:div w:id="1886019852">
                      <w:marLeft w:val="0"/>
                      <w:marRight w:val="0"/>
                      <w:marTop w:val="0"/>
                      <w:marBottom w:val="0"/>
                      <w:divBdr>
                        <w:top w:val="none" w:sz="0" w:space="0" w:color="auto"/>
                        <w:left w:val="none" w:sz="0" w:space="0" w:color="auto"/>
                        <w:bottom w:val="none" w:sz="0" w:space="0" w:color="auto"/>
                        <w:right w:val="none" w:sz="0" w:space="0" w:color="auto"/>
                      </w:divBdr>
                    </w:div>
                  </w:divsChild>
                </w:div>
                <w:div w:id="78404251">
                  <w:marLeft w:val="0"/>
                  <w:marRight w:val="0"/>
                  <w:marTop w:val="0"/>
                  <w:marBottom w:val="0"/>
                  <w:divBdr>
                    <w:top w:val="single" w:sz="2" w:space="1" w:color="FFFFFF"/>
                    <w:left w:val="single" w:sz="2" w:space="12" w:color="FFFFFF"/>
                    <w:bottom w:val="single" w:sz="2" w:space="1" w:color="FFFFFF"/>
                    <w:right w:val="single" w:sz="2" w:space="4" w:color="FFFFFF"/>
                  </w:divBdr>
                  <w:divsChild>
                    <w:div w:id="1226067306">
                      <w:marLeft w:val="0"/>
                      <w:marRight w:val="0"/>
                      <w:marTop w:val="0"/>
                      <w:marBottom w:val="0"/>
                      <w:divBdr>
                        <w:top w:val="none" w:sz="0" w:space="0" w:color="auto"/>
                        <w:left w:val="none" w:sz="0" w:space="0" w:color="auto"/>
                        <w:bottom w:val="none" w:sz="0" w:space="0" w:color="auto"/>
                        <w:right w:val="none" w:sz="0" w:space="0" w:color="auto"/>
                      </w:divBdr>
                    </w:div>
                  </w:divsChild>
                </w:div>
                <w:div w:id="1471047662">
                  <w:marLeft w:val="0"/>
                  <w:marRight w:val="0"/>
                  <w:marTop w:val="0"/>
                  <w:marBottom w:val="0"/>
                  <w:divBdr>
                    <w:top w:val="single" w:sz="2" w:space="1" w:color="FFFFFF"/>
                    <w:left w:val="single" w:sz="2" w:space="12" w:color="FFFFFF"/>
                    <w:bottom w:val="single" w:sz="2" w:space="1" w:color="FFFFFF"/>
                    <w:right w:val="single" w:sz="2" w:space="4" w:color="FFFFFF"/>
                  </w:divBdr>
                  <w:divsChild>
                    <w:div w:id="196623910">
                      <w:marLeft w:val="0"/>
                      <w:marRight w:val="0"/>
                      <w:marTop w:val="0"/>
                      <w:marBottom w:val="0"/>
                      <w:divBdr>
                        <w:top w:val="none" w:sz="0" w:space="0" w:color="auto"/>
                        <w:left w:val="none" w:sz="0" w:space="0" w:color="auto"/>
                        <w:bottom w:val="none" w:sz="0" w:space="0" w:color="auto"/>
                        <w:right w:val="none" w:sz="0" w:space="0" w:color="auto"/>
                      </w:divBdr>
                    </w:div>
                  </w:divsChild>
                </w:div>
                <w:div w:id="1205287651">
                  <w:marLeft w:val="0"/>
                  <w:marRight w:val="0"/>
                  <w:marTop w:val="0"/>
                  <w:marBottom w:val="0"/>
                  <w:divBdr>
                    <w:top w:val="single" w:sz="2" w:space="1" w:color="FFFFFF"/>
                    <w:left w:val="single" w:sz="2" w:space="12" w:color="FFFFFF"/>
                    <w:bottom w:val="single" w:sz="2" w:space="4" w:color="FFFFFF"/>
                    <w:right w:val="single" w:sz="2" w:space="4" w:color="FFFFFF"/>
                  </w:divBdr>
                  <w:divsChild>
                    <w:div w:id="73593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6957">
          <w:marLeft w:val="0"/>
          <w:marRight w:val="0"/>
          <w:marTop w:val="0"/>
          <w:marBottom w:val="335"/>
          <w:divBdr>
            <w:top w:val="none" w:sz="0" w:space="0" w:color="auto"/>
            <w:left w:val="none" w:sz="0" w:space="0" w:color="auto"/>
            <w:bottom w:val="none" w:sz="0" w:space="0" w:color="auto"/>
            <w:right w:val="none" w:sz="0" w:space="0" w:color="auto"/>
          </w:divBdr>
          <w:divsChild>
            <w:div w:id="1506673035">
              <w:marLeft w:val="0"/>
              <w:marRight w:val="0"/>
              <w:marTop w:val="0"/>
              <w:marBottom w:val="0"/>
              <w:divBdr>
                <w:top w:val="none" w:sz="0" w:space="0" w:color="auto"/>
                <w:left w:val="none" w:sz="0" w:space="0" w:color="auto"/>
                <w:bottom w:val="none" w:sz="0" w:space="0" w:color="auto"/>
                <w:right w:val="none" w:sz="0" w:space="0" w:color="auto"/>
              </w:divBdr>
              <w:divsChild>
                <w:div w:id="1564364300">
                  <w:marLeft w:val="0"/>
                  <w:marRight w:val="0"/>
                  <w:marTop w:val="0"/>
                  <w:marBottom w:val="0"/>
                  <w:divBdr>
                    <w:top w:val="single" w:sz="2" w:space="4" w:color="FFFFFF"/>
                    <w:left w:val="single" w:sz="2" w:space="12" w:color="FFFFFF"/>
                    <w:bottom w:val="single" w:sz="2" w:space="1" w:color="FFFFFF"/>
                    <w:right w:val="single" w:sz="2" w:space="4" w:color="FFFFFF"/>
                  </w:divBdr>
                  <w:divsChild>
                    <w:div w:id="1218929700">
                      <w:marLeft w:val="0"/>
                      <w:marRight w:val="0"/>
                      <w:marTop w:val="0"/>
                      <w:marBottom w:val="0"/>
                      <w:divBdr>
                        <w:top w:val="none" w:sz="0" w:space="0" w:color="auto"/>
                        <w:left w:val="none" w:sz="0" w:space="0" w:color="auto"/>
                        <w:bottom w:val="none" w:sz="0" w:space="0" w:color="auto"/>
                        <w:right w:val="none" w:sz="0" w:space="0" w:color="auto"/>
                      </w:divBdr>
                    </w:div>
                  </w:divsChild>
                </w:div>
                <w:div w:id="1431122054">
                  <w:marLeft w:val="0"/>
                  <w:marRight w:val="0"/>
                  <w:marTop w:val="0"/>
                  <w:marBottom w:val="0"/>
                  <w:divBdr>
                    <w:top w:val="single" w:sz="2" w:space="1" w:color="FFFFFF"/>
                    <w:left w:val="single" w:sz="2" w:space="12" w:color="FFFFFF"/>
                    <w:bottom w:val="single" w:sz="2" w:space="1" w:color="FFFFFF"/>
                    <w:right w:val="single" w:sz="2" w:space="4" w:color="FFFFFF"/>
                  </w:divBdr>
                  <w:divsChild>
                    <w:div w:id="1239318492">
                      <w:marLeft w:val="0"/>
                      <w:marRight w:val="0"/>
                      <w:marTop w:val="0"/>
                      <w:marBottom w:val="0"/>
                      <w:divBdr>
                        <w:top w:val="none" w:sz="0" w:space="0" w:color="auto"/>
                        <w:left w:val="none" w:sz="0" w:space="0" w:color="auto"/>
                        <w:bottom w:val="none" w:sz="0" w:space="0" w:color="auto"/>
                        <w:right w:val="none" w:sz="0" w:space="0" w:color="auto"/>
                      </w:divBdr>
                    </w:div>
                  </w:divsChild>
                </w:div>
                <w:div w:id="1933976827">
                  <w:marLeft w:val="0"/>
                  <w:marRight w:val="0"/>
                  <w:marTop w:val="0"/>
                  <w:marBottom w:val="0"/>
                  <w:divBdr>
                    <w:top w:val="single" w:sz="2" w:space="1" w:color="FFFFFF"/>
                    <w:left w:val="single" w:sz="2" w:space="12" w:color="FFFFFF"/>
                    <w:bottom w:val="single" w:sz="2" w:space="1" w:color="FFFFFF"/>
                    <w:right w:val="single" w:sz="2" w:space="4" w:color="FFFFFF"/>
                  </w:divBdr>
                  <w:divsChild>
                    <w:div w:id="270598874">
                      <w:marLeft w:val="0"/>
                      <w:marRight w:val="0"/>
                      <w:marTop w:val="0"/>
                      <w:marBottom w:val="0"/>
                      <w:divBdr>
                        <w:top w:val="none" w:sz="0" w:space="0" w:color="auto"/>
                        <w:left w:val="none" w:sz="0" w:space="0" w:color="auto"/>
                        <w:bottom w:val="none" w:sz="0" w:space="0" w:color="auto"/>
                        <w:right w:val="none" w:sz="0" w:space="0" w:color="auto"/>
                      </w:divBdr>
                    </w:div>
                  </w:divsChild>
                </w:div>
                <w:div w:id="737829963">
                  <w:marLeft w:val="0"/>
                  <w:marRight w:val="0"/>
                  <w:marTop w:val="0"/>
                  <w:marBottom w:val="0"/>
                  <w:divBdr>
                    <w:top w:val="single" w:sz="2" w:space="1" w:color="FFFFFF"/>
                    <w:left w:val="single" w:sz="2" w:space="12" w:color="FFFFFF"/>
                    <w:bottom w:val="single" w:sz="2" w:space="1" w:color="FFFFFF"/>
                    <w:right w:val="single" w:sz="2" w:space="4" w:color="FFFFFF"/>
                  </w:divBdr>
                  <w:divsChild>
                    <w:div w:id="887376452">
                      <w:marLeft w:val="0"/>
                      <w:marRight w:val="0"/>
                      <w:marTop w:val="0"/>
                      <w:marBottom w:val="0"/>
                      <w:divBdr>
                        <w:top w:val="none" w:sz="0" w:space="0" w:color="auto"/>
                        <w:left w:val="none" w:sz="0" w:space="0" w:color="auto"/>
                        <w:bottom w:val="none" w:sz="0" w:space="0" w:color="auto"/>
                        <w:right w:val="none" w:sz="0" w:space="0" w:color="auto"/>
                      </w:divBdr>
                    </w:div>
                  </w:divsChild>
                </w:div>
                <w:div w:id="232160660">
                  <w:marLeft w:val="0"/>
                  <w:marRight w:val="0"/>
                  <w:marTop w:val="0"/>
                  <w:marBottom w:val="0"/>
                  <w:divBdr>
                    <w:top w:val="single" w:sz="2" w:space="1" w:color="FFFFFF"/>
                    <w:left w:val="single" w:sz="2" w:space="12" w:color="FFFFFF"/>
                    <w:bottom w:val="single" w:sz="2" w:space="1" w:color="FFFFFF"/>
                    <w:right w:val="single" w:sz="2" w:space="4" w:color="FFFFFF"/>
                  </w:divBdr>
                  <w:divsChild>
                    <w:div w:id="1146779643">
                      <w:marLeft w:val="0"/>
                      <w:marRight w:val="0"/>
                      <w:marTop w:val="0"/>
                      <w:marBottom w:val="0"/>
                      <w:divBdr>
                        <w:top w:val="none" w:sz="0" w:space="0" w:color="auto"/>
                        <w:left w:val="none" w:sz="0" w:space="0" w:color="auto"/>
                        <w:bottom w:val="none" w:sz="0" w:space="0" w:color="auto"/>
                        <w:right w:val="none" w:sz="0" w:space="0" w:color="auto"/>
                      </w:divBdr>
                    </w:div>
                  </w:divsChild>
                </w:div>
                <w:div w:id="343477725">
                  <w:marLeft w:val="0"/>
                  <w:marRight w:val="0"/>
                  <w:marTop w:val="0"/>
                  <w:marBottom w:val="0"/>
                  <w:divBdr>
                    <w:top w:val="single" w:sz="2" w:space="1" w:color="FFFFFF"/>
                    <w:left w:val="single" w:sz="2" w:space="12" w:color="FFFFFF"/>
                    <w:bottom w:val="single" w:sz="2" w:space="1" w:color="FFFFFF"/>
                    <w:right w:val="single" w:sz="2" w:space="4" w:color="FFFFFF"/>
                  </w:divBdr>
                  <w:divsChild>
                    <w:div w:id="845365617">
                      <w:marLeft w:val="0"/>
                      <w:marRight w:val="0"/>
                      <w:marTop w:val="0"/>
                      <w:marBottom w:val="0"/>
                      <w:divBdr>
                        <w:top w:val="none" w:sz="0" w:space="0" w:color="auto"/>
                        <w:left w:val="none" w:sz="0" w:space="0" w:color="auto"/>
                        <w:bottom w:val="none" w:sz="0" w:space="0" w:color="auto"/>
                        <w:right w:val="none" w:sz="0" w:space="0" w:color="auto"/>
                      </w:divBdr>
                    </w:div>
                  </w:divsChild>
                </w:div>
                <w:div w:id="210531795">
                  <w:marLeft w:val="0"/>
                  <w:marRight w:val="0"/>
                  <w:marTop w:val="0"/>
                  <w:marBottom w:val="0"/>
                  <w:divBdr>
                    <w:top w:val="single" w:sz="2" w:space="1" w:color="FFFFFF"/>
                    <w:left w:val="single" w:sz="2" w:space="12" w:color="FFFFFF"/>
                    <w:bottom w:val="single" w:sz="2" w:space="1" w:color="FFFFFF"/>
                    <w:right w:val="single" w:sz="2" w:space="4" w:color="FFFFFF"/>
                  </w:divBdr>
                  <w:divsChild>
                    <w:div w:id="1552115146">
                      <w:marLeft w:val="0"/>
                      <w:marRight w:val="0"/>
                      <w:marTop w:val="0"/>
                      <w:marBottom w:val="0"/>
                      <w:divBdr>
                        <w:top w:val="none" w:sz="0" w:space="0" w:color="auto"/>
                        <w:left w:val="none" w:sz="0" w:space="0" w:color="auto"/>
                        <w:bottom w:val="none" w:sz="0" w:space="0" w:color="auto"/>
                        <w:right w:val="none" w:sz="0" w:space="0" w:color="auto"/>
                      </w:divBdr>
                    </w:div>
                  </w:divsChild>
                </w:div>
                <w:div w:id="1484351198">
                  <w:marLeft w:val="0"/>
                  <w:marRight w:val="0"/>
                  <w:marTop w:val="0"/>
                  <w:marBottom w:val="0"/>
                  <w:divBdr>
                    <w:top w:val="single" w:sz="2" w:space="1" w:color="FFFFFF"/>
                    <w:left w:val="single" w:sz="2" w:space="12" w:color="FFFFFF"/>
                    <w:bottom w:val="single" w:sz="2" w:space="1" w:color="FFFFFF"/>
                    <w:right w:val="single" w:sz="2" w:space="4" w:color="FFFFFF"/>
                  </w:divBdr>
                  <w:divsChild>
                    <w:div w:id="1166214263">
                      <w:marLeft w:val="0"/>
                      <w:marRight w:val="0"/>
                      <w:marTop w:val="0"/>
                      <w:marBottom w:val="0"/>
                      <w:divBdr>
                        <w:top w:val="none" w:sz="0" w:space="0" w:color="auto"/>
                        <w:left w:val="none" w:sz="0" w:space="0" w:color="auto"/>
                        <w:bottom w:val="none" w:sz="0" w:space="0" w:color="auto"/>
                        <w:right w:val="none" w:sz="0" w:space="0" w:color="auto"/>
                      </w:divBdr>
                    </w:div>
                  </w:divsChild>
                </w:div>
                <w:div w:id="147525851">
                  <w:marLeft w:val="0"/>
                  <w:marRight w:val="0"/>
                  <w:marTop w:val="0"/>
                  <w:marBottom w:val="0"/>
                  <w:divBdr>
                    <w:top w:val="single" w:sz="2" w:space="1" w:color="FFFFFF"/>
                    <w:left w:val="single" w:sz="2" w:space="12" w:color="FFFFFF"/>
                    <w:bottom w:val="single" w:sz="2" w:space="1" w:color="FFFFFF"/>
                    <w:right w:val="single" w:sz="2" w:space="4" w:color="FFFFFF"/>
                  </w:divBdr>
                  <w:divsChild>
                    <w:div w:id="1955280900">
                      <w:marLeft w:val="0"/>
                      <w:marRight w:val="0"/>
                      <w:marTop w:val="0"/>
                      <w:marBottom w:val="0"/>
                      <w:divBdr>
                        <w:top w:val="none" w:sz="0" w:space="0" w:color="auto"/>
                        <w:left w:val="none" w:sz="0" w:space="0" w:color="auto"/>
                        <w:bottom w:val="none" w:sz="0" w:space="0" w:color="auto"/>
                        <w:right w:val="none" w:sz="0" w:space="0" w:color="auto"/>
                      </w:divBdr>
                    </w:div>
                  </w:divsChild>
                </w:div>
                <w:div w:id="204830850">
                  <w:marLeft w:val="0"/>
                  <w:marRight w:val="0"/>
                  <w:marTop w:val="0"/>
                  <w:marBottom w:val="0"/>
                  <w:divBdr>
                    <w:top w:val="single" w:sz="2" w:space="1" w:color="FFFFFF"/>
                    <w:left w:val="single" w:sz="2" w:space="12" w:color="FFFFFF"/>
                    <w:bottom w:val="single" w:sz="2" w:space="1" w:color="FFFFFF"/>
                    <w:right w:val="single" w:sz="2" w:space="4" w:color="FFFFFF"/>
                  </w:divBdr>
                  <w:divsChild>
                    <w:div w:id="550968018">
                      <w:marLeft w:val="0"/>
                      <w:marRight w:val="0"/>
                      <w:marTop w:val="0"/>
                      <w:marBottom w:val="0"/>
                      <w:divBdr>
                        <w:top w:val="none" w:sz="0" w:space="0" w:color="auto"/>
                        <w:left w:val="none" w:sz="0" w:space="0" w:color="auto"/>
                        <w:bottom w:val="none" w:sz="0" w:space="0" w:color="auto"/>
                        <w:right w:val="none" w:sz="0" w:space="0" w:color="auto"/>
                      </w:divBdr>
                    </w:div>
                  </w:divsChild>
                </w:div>
                <w:div w:id="122190976">
                  <w:marLeft w:val="0"/>
                  <w:marRight w:val="0"/>
                  <w:marTop w:val="0"/>
                  <w:marBottom w:val="0"/>
                  <w:divBdr>
                    <w:top w:val="single" w:sz="2" w:space="1" w:color="FFFFFF"/>
                    <w:left w:val="single" w:sz="2" w:space="12" w:color="FFFFFF"/>
                    <w:bottom w:val="single" w:sz="2" w:space="1" w:color="FFFFFF"/>
                    <w:right w:val="single" w:sz="2" w:space="4" w:color="FFFFFF"/>
                  </w:divBdr>
                  <w:divsChild>
                    <w:div w:id="1152254209">
                      <w:marLeft w:val="0"/>
                      <w:marRight w:val="0"/>
                      <w:marTop w:val="0"/>
                      <w:marBottom w:val="0"/>
                      <w:divBdr>
                        <w:top w:val="none" w:sz="0" w:space="0" w:color="auto"/>
                        <w:left w:val="none" w:sz="0" w:space="0" w:color="auto"/>
                        <w:bottom w:val="none" w:sz="0" w:space="0" w:color="auto"/>
                        <w:right w:val="none" w:sz="0" w:space="0" w:color="auto"/>
                      </w:divBdr>
                    </w:div>
                  </w:divsChild>
                </w:div>
                <w:div w:id="393164240">
                  <w:marLeft w:val="0"/>
                  <w:marRight w:val="0"/>
                  <w:marTop w:val="0"/>
                  <w:marBottom w:val="0"/>
                  <w:divBdr>
                    <w:top w:val="single" w:sz="2" w:space="1" w:color="FFFFFF"/>
                    <w:left w:val="single" w:sz="2" w:space="12" w:color="FFFFFF"/>
                    <w:bottom w:val="single" w:sz="2" w:space="1" w:color="FFFFFF"/>
                    <w:right w:val="single" w:sz="2" w:space="4" w:color="FFFFFF"/>
                  </w:divBdr>
                  <w:divsChild>
                    <w:div w:id="1614826151">
                      <w:marLeft w:val="0"/>
                      <w:marRight w:val="0"/>
                      <w:marTop w:val="0"/>
                      <w:marBottom w:val="0"/>
                      <w:divBdr>
                        <w:top w:val="none" w:sz="0" w:space="0" w:color="auto"/>
                        <w:left w:val="none" w:sz="0" w:space="0" w:color="auto"/>
                        <w:bottom w:val="none" w:sz="0" w:space="0" w:color="auto"/>
                        <w:right w:val="none" w:sz="0" w:space="0" w:color="auto"/>
                      </w:divBdr>
                    </w:div>
                  </w:divsChild>
                </w:div>
                <w:div w:id="1735197248">
                  <w:marLeft w:val="0"/>
                  <w:marRight w:val="0"/>
                  <w:marTop w:val="0"/>
                  <w:marBottom w:val="0"/>
                  <w:divBdr>
                    <w:top w:val="single" w:sz="2" w:space="1" w:color="FFFFFF"/>
                    <w:left w:val="single" w:sz="2" w:space="12" w:color="FFFFFF"/>
                    <w:bottom w:val="single" w:sz="2" w:space="1" w:color="FFFFFF"/>
                    <w:right w:val="single" w:sz="2" w:space="4" w:color="FFFFFF"/>
                  </w:divBdr>
                  <w:divsChild>
                    <w:div w:id="169639567">
                      <w:marLeft w:val="0"/>
                      <w:marRight w:val="0"/>
                      <w:marTop w:val="0"/>
                      <w:marBottom w:val="0"/>
                      <w:divBdr>
                        <w:top w:val="none" w:sz="0" w:space="0" w:color="auto"/>
                        <w:left w:val="none" w:sz="0" w:space="0" w:color="auto"/>
                        <w:bottom w:val="none" w:sz="0" w:space="0" w:color="auto"/>
                        <w:right w:val="none" w:sz="0" w:space="0" w:color="auto"/>
                      </w:divBdr>
                    </w:div>
                  </w:divsChild>
                </w:div>
                <w:div w:id="1362390460">
                  <w:marLeft w:val="0"/>
                  <w:marRight w:val="0"/>
                  <w:marTop w:val="0"/>
                  <w:marBottom w:val="0"/>
                  <w:divBdr>
                    <w:top w:val="single" w:sz="2" w:space="1" w:color="FFFFFF"/>
                    <w:left w:val="single" w:sz="2" w:space="12" w:color="FFFFFF"/>
                    <w:bottom w:val="single" w:sz="2" w:space="1" w:color="FFFFFF"/>
                    <w:right w:val="single" w:sz="2" w:space="4" w:color="FFFFFF"/>
                  </w:divBdr>
                  <w:divsChild>
                    <w:div w:id="1561094774">
                      <w:marLeft w:val="0"/>
                      <w:marRight w:val="0"/>
                      <w:marTop w:val="0"/>
                      <w:marBottom w:val="0"/>
                      <w:divBdr>
                        <w:top w:val="none" w:sz="0" w:space="0" w:color="auto"/>
                        <w:left w:val="none" w:sz="0" w:space="0" w:color="auto"/>
                        <w:bottom w:val="none" w:sz="0" w:space="0" w:color="auto"/>
                        <w:right w:val="none" w:sz="0" w:space="0" w:color="auto"/>
                      </w:divBdr>
                    </w:div>
                  </w:divsChild>
                </w:div>
                <w:div w:id="476805229">
                  <w:marLeft w:val="0"/>
                  <w:marRight w:val="0"/>
                  <w:marTop w:val="0"/>
                  <w:marBottom w:val="0"/>
                  <w:divBdr>
                    <w:top w:val="single" w:sz="2" w:space="1" w:color="FFFFFF"/>
                    <w:left w:val="single" w:sz="2" w:space="12" w:color="FFFFFF"/>
                    <w:bottom w:val="single" w:sz="2" w:space="1" w:color="FFFFFF"/>
                    <w:right w:val="single" w:sz="2" w:space="4" w:color="FFFFFF"/>
                  </w:divBdr>
                  <w:divsChild>
                    <w:div w:id="2025545942">
                      <w:marLeft w:val="0"/>
                      <w:marRight w:val="0"/>
                      <w:marTop w:val="0"/>
                      <w:marBottom w:val="0"/>
                      <w:divBdr>
                        <w:top w:val="none" w:sz="0" w:space="0" w:color="auto"/>
                        <w:left w:val="none" w:sz="0" w:space="0" w:color="auto"/>
                        <w:bottom w:val="none" w:sz="0" w:space="0" w:color="auto"/>
                        <w:right w:val="none" w:sz="0" w:space="0" w:color="auto"/>
                      </w:divBdr>
                    </w:div>
                  </w:divsChild>
                </w:div>
                <w:div w:id="146552305">
                  <w:marLeft w:val="0"/>
                  <w:marRight w:val="0"/>
                  <w:marTop w:val="0"/>
                  <w:marBottom w:val="0"/>
                  <w:divBdr>
                    <w:top w:val="single" w:sz="2" w:space="1" w:color="FFFFFF"/>
                    <w:left w:val="single" w:sz="2" w:space="12" w:color="FFFFFF"/>
                    <w:bottom w:val="single" w:sz="2" w:space="1" w:color="FFFFFF"/>
                    <w:right w:val="single" w:sz="2" w:space="4" w:color="FFFFFF"/>
                  </w:divBdr>
                  <w:divsChild>
                    <w:div w:id="183250817">
                      <w:marLeft w:val="0"/>
                      <w:marRight w:val="0"/>
                      <w:marTop w:val="0"/>
                      <w:marBottom w:val="0"/>
                      <w:divBdr>
                        <w:top w:val="none" w:sz="0" w:space="0" w:color="auto"/>
                        <w:left w:val="none" w:sz="0" w:space="0" w:color="auto"/>
                        <w:bottom w:val="none" w:sz="0" w:space="0" w:color="auto"/>
                        <w:right w:val="none" w:sz="0" w:space="0" w:color="auto"/>
                      </w:divBdr>
                    </w:div>
                  </w:divsChild>
                </w:div>
                <w:div w:id="1204101554">
                  <w:marLeft w:val="0"/>
                  <w:marRight w:val="0"/>
                  <w:marTop w:val="0"/>
                  <w:marBottom w:val="0"/>
                  <w:divBdr>
                    <w:top w:val="single" w:sz="2" w:space="1" w:color="FFFFFF"/>
                    <w:left w:val="single" w:sz="2" w:space="12" w:color="FFFFFF"/>
                    <w:bottom w:val="single" w:sz="2" w:space="1" w:color="FFFFFF"/>
                    <w:right w:val="single" w:sz="2" w:space="4" w:color="FFFFFF"/>
                  </w:divBdr>
                  <w:divsChild>
                    <w:div w:id="1852328150">
                      <w:marLeft w:val="0"/>
                      <w:marRight w:val="0"/>
                      <w:marTop w:val="0"/>
                      <w:marBottom w:val="0"/>
                      <w:divBdr>
                        <w:top w:val="none" w:sz="0" w:space="0" w:color="auto"/>
                        <w:left w:val="none" w:sz="0" w:space="0" w:color="auto"/>
                        <w:bottom w:val="none" w:sz="0" w:space="0" w:color="auto"/>
                        <w:right w:val="none" w:sz="0" w:space="0" w:color="auto"/>
                      </w:divBdr>
                    </w:div>
                  </w:divsChild>
                </w:div>
                <w:div w:id="960260758">
                  <w:marLeft w:val="0"/>
                  <w:marRight w:val="0"/>
                  <w:marTop w:val="0"/>
                  <w:marBottom w:val="0"/>
                  <w:divBdr>
                    <w:top w:val="single" w:sz="2" w:space="1" w:color="FFFFFF"/>
                    <w:left w:val="single" w:sz="2" w:space="12" w:color="FFFFFF"/>
                    <w:bottom w:val="single" w:sz="2" w:space="1" w:color="FFFFFF"/>
                    <w:right w:val="single" w:sz="2" w:space="4" w:color="FFFFFF"/>
                  </w:divBdr>
                  <w:divsChild>
                    <w:div w:id="1248224488">
                      <w:marLeft w:val="0"/>
                      <w:marRight w:val="0"/>
                      <w:marTop w:val="0"/>
                      <w:marBottom w:val="0"/>
                      <w:divBdr>
                        <w:top w:val="none" w:sz="0" w:space="0" w:color="auto"/>
                        <w:left w:val="none" w:sz="0" w:space="0" w:color="auto"/>
                        <w:bottom w:val="none" w:sz="0" w:space="0" w:color="auto"/>
                        <w:right w:val="none" w:sz="0" w:space="0" w:color="auto"/>
                      </w:divBdr>
                    </w:div>
                  </w:divsChild>
                </w:div>
                <w:div w:id="537205048">
                  <w:marLeft w:val="0"/>
                  <w:marRight w:val="0"/>
                  <w:marTop w:val="0"/>
                  <w:marBottom w:val="0"/>
                  <w:divBdr>
                    <w:top w:val="single" w:sz="2" w:space="1" w:color="FFFFFF"/>
                    <w:left w:val="single" w:sz="2" w:space="12" w:color="FFFFFF"/>
                    <w:bottom w:val="single" w:sz="2" w:space="1" w:color="FFFFFF"/>
                    <w:right w:val="single" w:sz="2" w:space="4" w:color="FFFFFF"/>
                  </w:divBdr>
                  <w:divsChild>
                    <w:div w:id="614405649">
                      <w:marLeft w:val="0"/>
                      <w:marRight w:val="0"/>
                      <w:marTop w:val="0"/>
                      <w:marBottom w:val="0"/>
                      <w:divBdr>
                        <w:top w:val="none" w:sz="0" w:space="0" w:color="auto"/>
                        <w:left w:val="none" w:sz="0" w:space="0" w:color="auto"/>
                        <w:bottom w:val="none" w:sz="0" w:space="0" w:color="auto"/>
                        <w:right w:val="none" w:sz="0" w:space="0" w:color="auto"/>
                      </w:divBdr>
                    </w:div>
                  </w:divsChild>
                </w:div>
                <w:div w:id="1172380022">
                  <w:marLeft w:val="0"/>
                  <w:marRight w:val="0"/>
                  <w:marTop w:val="0"/>
                  <w:marBottom w:val="0"/>
                  <w:divBdr>
                    <w:top w:val="single" w:sz="2" w:space="1" w:color="FFFFFF"/>
                    <w:left w:val="single" w:sz="2" w:space="12" w:color="FFFFFF"/>
                    <w:bottom w:val="single" w:sz="2" w:space="1" w:color="FFFFFF"/>
                    <w:right w:val="single" w:sz="2" w:space="4" w:color="FFFFFF"/>
                  </w:divBdr>
                  <w:divsChild>
                    <w:div w:id="19821695">
                      <w:marLeft w:val="0"/>
                      <w:marRight w:val="0"/>
                      <w:marTop w:val="0"/>
                      <w:marBottom w:val="0"/>
                      <w:divBdr>
                        <w:top w:val="none" w:sz="0" w:space="0" w:color="auto"/>
                        <w:left w:val="none" w:sz="0" w:space="0" w:color="auto"/>
                        <w:bottom w:val="none" w:sz="0" w:space="0" w:color="auto"/>
                        <w:right w:val="none" w:sz="0" w:space="0" w:color="auto"/>
                      </w:divBdr>
                    </w:div>
                  </w:divsChild>
                </w:div>
                <w:div w:id="262807391">
                  <w:marLeft w:val="0"/>
                  <w:marRight w:val="0"/>
                  <w:marTop w:val="0"/>
                  <w:marBottom w:val="0"/>
                  <w:divBdr>
                    <w:top w:val="single" w:sz="2" w:space="1" w:color="FFFFFF"/>
                    <w:left w:val="single" w:sz="2" w:space="12" w:color="FFFFFF"/>
                    <w:bottom w:val="single" w:sz="2" w:space="1" w:color="FFFFFF"/>
                    <w:right w:val="single" w:sz="2" w:space="4" w:color="FFFFFF"/>
                  </w:divBdr>
                  <w:divsChild>
                    <w:div w:id="1239746951">
                      <w:marLeft w:val="0"/>
                      <w:marRight w:val="0"/>
                      <w:marTop w:val="0"/>
                      <w:marBottom w:val="0"/>
                      <w:divBdr>
                        <w:top w:val="none" w:sz="0" w:space="0" w:color="auto"/>
                        <w:left w:val="none" w:sz="0" w:space="0" w:color="auto"/>
                        <w:bottom w:val="none" w:sz="0" w:space="0" w:color="auto"/>
                        <w:right w:val="none" w:sz="0" w:space="0" w:color="auto"/>
                      </w:divBdr>
                    </w:div>
                  </w:divsChild>
                </w:div>
                <w:div w:id="495151202">
                  <w:marLeft w:val="0"/>
                  <w:marRight w:val="0"/>
                  <w:marTop w:val="0"/>
                  <w:marBottom w:val="0"/>
                  <w:divBdr>
                    <w:top w:val="single" w:sz="2" w:space="1" w:color="FFFFFF"/>
                    <w:left w:val="single" w:sz="2" w:space="12" w:color="FFFFFF"/>
                    <w:bottom w:val="single" w:sz="2" w:space="1" w:color="FFFFFF"/>
                    <w:right w:val="single" w:sz="2" w:space="4" w:color="FFFFFF"/>
                  </w:divBdr>
                  <w:divsChild>
                    <w:div w:id="85343450">
                      <w:marLeft w:val="0"/>
                      <w:marRight w:val="0"/>
                      <w:marTop w:val="0"/>
                      <w:marBottom w:val="0"/>
                      <w:divBdr>
                        <w:top w:val="none" w:sz="0" w:space="0" w:color="auto"/>
                        <w:left w:val="none" w:sz="0" w:space="0" w:color="auto"/>
                        <w:bottom w:val="none" w:sz="0" w:space="0" w:color="auto"/>
                        <w:right w:val="none" w:sz="0" w:space="0" w:color="auto"/>
                      </w:divBdr>
                    </w:div>
                  </w:divsChild>
                </w:div>
                <w:div w:id="319774149">
                  <w:marLeft w:val="0"/>
                  <w:marRight w:val="0"/>
                  <w:marTop w:val="0"/>
                  <w:marBottom w:val="0"/>
                  <w:divBdr>
                    <w:top w:val="single" w:sz="2" w:space="1" w:color="FFFFFF"/>
                    <w:left w:val="single" w:sz="2" w:space="12" w:color="FFFFFF"/>
                    <w:bottom w:val="single" w:sz="2" w:space="1" w:color="FFFFFF"/>
                    <w:right w:val="single" w:sz="2" w:space="4" w:color="FFFFFF"/>
                  </w:divBdr>
                  <w:divsChild>
                    <w:div w:id="573055025">
                      <w:marLeft w:val="0"/>
                      <w:marRight w:val="0"/>
                      <w:marTop w:val="0"/>
                      <w:marBottom w:val="0"/>
                      <w:divBdr>
                        <w:top w:val="none" w:sz="0" w:space="0" w:color="auto"/>
                        <w:left w:val="none" w:sz="0" w:space="0" w:color="auto"/>
                        <w:bottom w:val="none" w:sz="0" w:space="0" w:color="auto"/>
                        <w:right w:val="none" w:sz="0" w:space="0" w:color="auto"/>
                      </w:divBdr>
                    </w:div>
                  </w:divsChild>
                </w:div>
                <w:div w:id="1394234176">
                  <w:marLeft w:val="0"/>
                  <w:marRight w:val="0"/>
                  <w:marTop w:val="0"/>
                  <w:marBottom w:val="0"/>
                  <w:divBdr>
                    <w:top w:val="single" w:sz="2" w:space="1" w:color="FFFFFF"/>
                    <w:left w:val="single" w:sz="2" w:space="12" w:color="FFFFFF"/>
                    <w:bottom w:val="single" w:sz="2" w:space="1" w:color="FFFFFF"/>
                    <w:right w:val="single" w:sz="2" w:space="4" w:color="FFFFFF"/>
                  </w:divBdr>
                  <w:divsChild>
                    <w:div w:id="2086103526">
                      <w:marLeft w:val="0"/>
                      <w:marRight w:val="0"/>
                      <w:marTop w:val="0"/>
                      <w:marBottom w:val="0"/>
                      <w:divBdr>
                        <w:top w:val="none" w:sz="0" w:space="0" w:color="auto"/>
                        <w:left w:val="none" w:sz="0" w:space="0" w:color="auto"/>
                        <w:bottom w:val="none" w:sz="0" w:space="0" w:color="auto"/>
                        <w:right w:val="none" w:sz="0" w:space="0" w:color="auto"/>
                      </w:divBdr>
                    </w:div>
                  </w:divsChild>
                </w:div>
                <w:div w:id="1698462189">
                  <w:marLeft w:val="0"/>
                  <w:marRight w:val="0"/>
                  <w:marTop w:val="0"/>
                  <w:marBottom w:val="0"/>
                  <w:divBdr>
                    <w:top w:val="single" w:sz="2" w:space="1" w:color="FFFFFF"/>
                    <w:left w:val="single" w:sz="2" w:space="12" w:color="FFFFFF"/>
                    <w:bottom w:val="single" w:sz="2" w:space="1" w:color="FFFFFF"/>
                    <w:right w:val="single" w:sz="2" w:space="4" w:color="FFFFFF"/>
                  </w:divBdr>
                  <w:divsChild>
                    <w:div w:id="1731928099">
                      <w:marLeft w:val="0"/>
                      <w:marRight w:val="0"/>
                      <w:marTop w:val="0"/>
                      <w:marBottom w:val="0"/>
                      <w:divBdr>
                        <w:top w:val="none" w:sz="0" w:space="0" w:color="auto"/>
                        <w:left w:val="none" w:sz="0" w:space="0" w:color="auto"/>
                        <w:bottom w:val="none" w:sz="0" w:space="0" w:color="auto"/>
                        <w:right w:val="none" w:sz="0" w:space="0" w:color="auto"/>
                      </w:divBdr>
                    </w:div>
                  </w:divsChild>
                </w:div>
                <w:div w:id="1288586272">
                  <w:marLeft w:val="0"/>
                  <w:marRight w:val="0"/>
                  <w:marTop w:val="0"/>
                  <w:marBottom w:val="0"/>
                  <w:divBdr>
                    <w:top w:val="single" w:sz="2" w:space="1" w:color="FFFFFF"/>
                    <w:left w:val="single" w:sz="2" w:space="12" w:color="FFFFFF"/>
                    <w:bottom w:val="single" w:sz="2" w:space="1" w:color="FFFFFF"/>
                    <w:right w:val="single" w:sz="2" w:space="4" w:color="FFFFFF"/>
                  </w:divBdr>
                  <w:divsChild>
                    <w:div w:id="840701805">
                      <w:marLeft w:val="0"/>
                      <w:marRight w:val="0"/>
                      <w:marTop w:val="0"/>
                      <w:marBottom w:val="0"/>
                      <w:divBdr>
                        <w:top w:val="none" w:sz="0" w:space="0" w:color="auto"/>
                        <w:left w:val="none" w:sz="0" w:space="0" w:color="auto"/>
                        <w:bottom w:val="none" w:sz="0" w:space="0" w:color="auto"/>
                        <w:right w:val="none" w:sz="0" w:space="0" w:color="auto"/>
                      </w:divBdr>
                    </w:div>
                  </w:divsChild>
                </w:div>
                <w:div w:id="1736901425">
                  <w:marLeft w:val="0"/>
                  <w:marRight w:val="0"/>
                  <w:marTop w:val="0"/>
                  <w:marBottom w:val="0"/>
                  <w:divBdr>
                    <w:top w:val="single" w:sz="2" w:space="1" w:color="FFFFFF"/>
                    <w:left w:val="single" w:sz="2" w:space="12" w:color="FFFFFF"/>
                    <w:bottom w:val="single" w:sz="2" w:space="1" w:color="FFFFFF"/>
                    <w:right w:val="single" w:sz="2" w:space="4" w:color="FFFFFF"/>
                  </w:divBdr>
                  <w:divsChild>
                    <w:div w:id="455873690">
                      <w:marLeft w:val="0"/>
                      <w:marRight w:val="0"/>
                      <w:marTop w:val="0"/>
                      <w:marBottom w:val="0"/>
                      <w:divBdr>
                        <w:top w:val="none" w:sz="0" w:space="0" w:color="auto"/>
                        <w:left w:val="none" w:sz="0" w:space="0" w:color="auto"/>
                        <w:bottom w:val="none" w:sz="0" w:space="0" w:color="auto"/>
                        <w:right w:val="none" w:sz="0" w:space="0" w:color="auto"/>
                      </w:divBdr>
                    </w:div>
                  </w:divsChild>
                </w:div>
                <w:div w:id="1208302065">
                  <w:marLeft w:val="0"/>
                  <w:marRight w:val="0"/>
                  <w:marTop w:val="0"/>
                  <w:marBottom w:val="0"/>
                  <w:divBdr>
                    <w:top w:val="single" w:sz="2" w:space="1" w:color="FFFFFF"/>
                    <w:left w:val="single" w:sz="2" w:space="12" w:color="FFFFFF"/>
                    <w:bottom w:val="single" w:sz="2" w:space="4" w:color="FFFFFF"/>
                    <w:right w:val="single" w:sz="2" w:space="4" w:color="FFFFFF"/>
                  </w:divBdr>
                  <w:divsChild>
                    <w:div w:id="169253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11635">
          <w:marLeft w:val="0"/>
          <w:marRight w:val="0"/>
          <w:marTop w:val="0"/>
          <w:marBottom w:val="335"/>
          <w:divBdr>
            <w:top w:val="none" w:sz="0" w:space="0" w:color="auto"/>
            <w:left w:val="none" w:sz="0" w:space="0" w:color="auto"/>
            <w:bottom w:val="none" w:sz="0" w:space="0" w:color="auto"/>
            <w:right w:val="none" w:sz="0" w:space="0" w:color="auto"/>
          </w:divBdr>
          <w:divsChild>
            <w:div w:id="2005089608">
              <w:marLeft w:val="0"/>
              <w:marRight w:val="0"/>
              <w:marTop w:val="0"/>
              <w:marBottom w:val="0"/>
              <w:divBdr>
                <w:top w:val="none" w:sz="0" w:space="0" w:color="auto"/>
                <w:left w:val="none" w:sz="0" w:space="0" w:color="auto"/>
                <w:bottom w:val="none" w:sz="0" w:space="0" w:color="auto"/>
                <w:right w:val="none" w:sz="0" w:space="0" w:color="auto"/>
              </w:divBdr>
              <w:divsChild>
                <w:div w:id="1427002363">
                  <w:marLeft w:val="0"/>
                  <w:marRight w:val="0"/>
                  <w:marTop w:val="0"/>
                  <w:marBottom w:val="0"/>
                  <w:divBdr>
                    <w:top w:val="single" w:sz="2" w:space="4" w:color="FFFFFF"/>
                    <w:left w:val="single" w:sz="2" w:space="12" w:color="FFFFFF"/>
                    <w:bottom w:val="single" w:sz="2" w:space="1" w:color="FFFFFF"/>
                    <w:right w:val="single" w:sz="2" w:space="4" w:color="FFFFFF"/>
                  </w:divBdr>
                  <w:divsChild>
                    <w:div w:id="903417008">
                      <w:marLeft w:val="0"/>
                      <w:marRight w:val="0"/>
                      <w:marTop w:val="0"/>
                      <w:marBottom w:val="0"/>
                      <w:divBdr>
                        <w:top w:val="none" w:sz="0" w:space="0" w:color="auto"/>
                        <w:left w:val="none" w:sz="0" w:space="0" w:color="auto"/>
                        <w:bottom w:val="none" w:sz="0" w:space="0" w:color="auto"/>
                        <w:right w:val="none" w:sz="0" w:space="0" w:color="auto"/>
                      </w:divBdr>
                    </w:div>
                  </w:divsChild>
                </w:div>
                <w:div w:id="950819018">
                  <w:marLeft w:val="0"/>
                  <w:marRight w:val="0"/>
                  <w:marTop w:val="0"/>
                  <w:marBottom w:val="0"/>
                  <w:divBdr>
                    <w:top w:val="single" w:sz="2" w:space="1" w:color="FFFFFF"/>
                    <w:left w:val="single" w:sz="2" w:space="12" w:color="FFFFFF"/>
                    <w:bottom w:val="single" w:sz="2" w:space="1" w:color="FFFFFF"/>
                    <w:right w:val="single" w:sz="2" w:space="4" w:color="FFFFFF"/>
                  </w:divBdr>
                  <w:divsChild>
                    <w:div w:id="1615795443">
                      <w:marLeft w:val="0"/>
                      <w:marRight w:val="0"/>
                      <w:marTop w:val="0"/>
                      <w:marBottom w:val="0"/>
                      <w:divBdr>
                        <w:top w:val="none" w:sz="0" w:space="0" w:color="auto"/>
                        <w:left w:val="none" w:sz="0" w:space="0" w:color="auto"/>
                        <w:bottom w:val="none" w:sz="0" w:space="0" w:color="auto"/>
                        <w:right w:val="none" w:sz="0" w:space="0" w:color="auto"/>
                      </w:divBdr>
                    </w:div>
                  </w:divsChild>
                </w:div>
                <w:div w:id="1880850172">
                  <w:marLeft w:val="0"/>
                  <w:marRight w:val="0"/>
                  <w:marTop w:val="0"/>
                  <w:marBottom w:val="0"/>
                  <w:divBdr>
                    <w:top w:val="single" w:sz="2" w:space="1" w:color="FFFFFF"/>
                    <w:left w:val="single" w:sz="2" w:space="12" w:color="FFFFFF"/>
                    <w:bottom w:val="single" w:sz="2" w:space="1" w:color="FFFFFF"/>
                    <w:right w:val="single" w:sz="2" w:space="4" w:color="FFFFFF"/>
                  </w:divBdr>
                  <w:divsChild>
                    <w:div w:id="1628926490">
                      <w:marLeft w:val="0"/>
                      <w:marRight w:val="0"/>
                      <w:marTop w:val="0"/>
                      <w:marBottom w:val="0"/>
                      <w:divBdr>
                        <w:top w:val="none" w:sz="0" w:space="0" w:color="auto"/>
                        <w:left w:val="none" w:sz="0" w:space="0" w:color="auto"/>
                        <w:bottom w:val="none" w:sz="0" w:space="0" w:color="auto"/>
                        <w:right w:val="none" w:sz="0" w:space="0" w:color="auto"/>
                      </w:divBdr>
                    </w:div>
                  </w:divsChild>
                </w:div>
                <w:div w:id="494303872">
                  <w:marLeft w:val="0"/>
                  <w:marRight w:val="0"/>
                  <w:marTop w:val="0"/>
                  <w:marBottom w:val="0"/>
                  <w:divBdr>
                    <w:top w:val="single" w:sz="2" w:space="1" w:color="FFFFFF"/>
                    <w:left w:val="single" w:sz="2" w:space="12" w:color="FFFFFF"/>
                    <w:bottom w:val="single" w:sz="2" w:space="1" w:color="FFFFFF"/>
                    <w:right w:val="single" w:sz="2" w:space="4" w:color="FFFFFF"/>
                  </w:divBdr>
                  <w:divsChild>
                    <w:div w:id="712657112">
                      <w:marLeft w:val="0"/>
                      <w:marRight w:val="0"/>
                      <w:marTop w:val="0"/>
                      <w:marBottom w:val="0"/>
                      <w:divBdr>
                        <w:top w:val="none" w:sz="0" w:space="0" w:color="auto"/>
                        <w:left w:val="none" w:sz="0" w:space="0" w:color="auto"/>
                        <w:bottom w:val="none" w:sz="0" w:space="0" w:color="auto"/>
                        <w:right w:val="none" w:sz="0" w:space="0" w:color="auto"/>
                      </w:divBdr>
                    </w:div>
                  </w:divsChild>
                </w:div>
                <w:div w:id="2016305057">
                  <w:marLeft w:val="0"/>
                  <w:marRight w:val="0"/>
                  <w:marTop w:val="0"/>
                  <w:marBottom w:val="0"/>
                  <w:divBdr>
                    <w:top w:val="single" w:sz="2" w:space="1" w:color="FFFFFF"/>
                    <w:left w:val="single" w:sz="2" w:space="12" w:color="FFFFFF"/>
                    <w:bottom w:val="single" w:sz="2" w:space="1" w:color="FFFFFF"/>
                    <w:right w:val="single" w:sz="2" w:space="4" w:color="FFFFFF"/>
                  </w:divBdr>
                  <w:divsChild>
                    <w:div w:id="955285139">
                      <w:marLeft w:val="0"/>
                      <w:marRight w:val="0"/>
                      <w:marTop w:val="0"/>
                      <w:marBottom w:val="0"/>
                      <w:divBdr>
                        <w:top w:val="none" w:sz="0" w:space="0" w:color="auto"/>
                        <w:left w:val="none" w:sz="0" w:space="0" w:color="auto"/>
                        <w:bottom w:val="none" w:sz="0" w:space="0" w:color="auto"/>
                        <w:right w:val="none" w:sz="0" w:space="0" w:color="auto"/>
                      </w:divBdr>
                    </w:div>
                  </w:divsChild>
                </w:div>
                <w:div w:id="642469902">
                  <w:marLeft w:val="0"/>
                  <w:marRight w:val="0"/>
                  <w:marTop w:val="0"/>
                  <w:marBottom w:val="0"/>
                  <w:divBdr>
                    <w:top w:val="single" w:sz="2" w:space="1" w:color="FFFFFF"/>
                    <w:left w:val="single" w:sz="2" w:space="12" w:color="FFFFFF"/>
                    <w:bottom w:val="single" w:sz="2" w:space="1" w:color="FFFFFF"/>
                    <w:right w:val="single" w:sz="2" w:space="4" w:color="FFFFFF"/>
                  </w:divBdr>
                  <w:divsChild>
                    <w:div w:id="1466124971">
                      <w:marLeft w:val="0"/>
                      <w:marRight w:val="0"/>
                      <w:marTop w:val="0"/>
                      <w:marBottom w:val="0"/>
                      <w:divBdr>
                        <w:top w:val="none" w:sz="0" w:space="0" w:color="auto"/>
                        <w:left w:val="none" w:sz="0" w:space="0" w:color="auto"/>
                        <w:bottom w:val="none" w:sz="0" w:space="0" w:color="auto"/>
                        <w:right w:val="none" w:sz="0" w:space="0" w:color="auto"/>
                      </w:divBdr>
                    </w:div>
                  </w:divsChild>
                </w:div>
                <w:div w:id="115368732">
                  <w:marLeft w:val="0"/>
                  <w:marRight w:val="0"/>
                  <w:marTop w:val="0"/>
                  <w:marBottom w:val="0"/>
                  <w:divBdr>
                    <w:top w:val="single" w:sz="2" w:space="1" w:color="FFFFFF"/>
                    <w:left w:val="single" w:sz="2" w:space="12" w:color="FFFFFF"/>
                    <w:bottom w:val="single" w:sz="2" w:space="1" w:color="FFFFFF"/>
                    <w:right w:val="single" w:sz="2" w:space="4" w:color="FFFFFF"/>
                  </w:divBdr>
                  <w:divsChild>
                    <w:div w:id="1004821003">
                      <w:marLeft w:val="0"/>
                      <w:marRight w:val="0"/>
                      <w:marTop w:val="0"/>
                      <w:marBottom w:val="0"/>
                      <w:divBdr>
                        <w:top w:val="none" w:sz="0" w:space="0" w:color="auto"/>
                        <w:left w:val="none" w:sz="0" w:space="0" w:color="auto"/>
                        <w:bottom w:val="none" w:sz="0" w:space="0" w:color="auto"/>
                        <w:right w:val="none" w:sz="0" w:space="0" w:color="auto"/>
                      </w:divBdr>
                    </w:div>
                  </w:divsChild>
                </w:div>
                <w:div w:id="522863502">
                  <w:marLeft w:val="0"/>
                  <w:marRight w:val="0"/>
                  <w:marTop w:val="0"/>
                  <w:marBottom w:val="0"/>
                  <w:divBdr>
                    <w:top w:val="single" w:sz="2" w:space="1" w:color="FFFFFF"/>
                    <w:left w:val="single" w:sz="2" w:space="12" w:color="FFFFFF"/>
                    <w:bottom w:val="single" w:sz="2" w:space="1" w:color="FFFFFF"/>
                    <w:right w:val="single" w:sz="2" w:space="4" w:color="FFFFFF"/>
                  </w:divBdr>
                  <w:divsChild>
                    <w:div w:id="1028683582">
                      <w:marLeft w:val="0"/>
                      <w:marRight w:val="0"/>
                      <w:marTop w:val="0"/>
                      <w:marBottom w:val="0"/>
                      <w:divBdr>
                        <w:top w:val="none" w:sz="0" w:space="0" w:color="auto"/>
                        <w:left w:val="none" w:sz="0" w:space="0" w:color="auto"/>
                        <w:bottom w:val="none" w:sz="0" w:space="0" w:color="auto"/>
                        <w:right w:val="none" w:sz="0" w:space="0" w:color="auto"/>
                      </w:divBdr>
                    </w:div>
                  </w:divsChild>
                </w:div>
                <w:div w:id="610360089">
                  <w:marLeft w:val="0"/>
                  <w:marRight w:val="0"/>
                  <w:marTop w:val="0"/>
                  <w:marBottom w:val="0"/>
                  <w:divBdr>
                    <w:top w:val="single" w:sz="2" w:space="1" w:color="FFFFFF"/>
                    <w:left w:val="single" w:sz="2" w:space="12" w:color="FFFFFF"/>
                    <w:bottom w:val="single" w:sz="2" w:space="1" w:color="FFFFFF"/>
                    <w:right w:val="single" w:sz="2" w:space="4" w:color="FFFFFF"/>
                  </w:divBdr>
                  <w:divsChild>
                    <w:div w:id="816800622">
                      <w:marLeft w:val="0"/>
                      <w:marRight w:val="0"/>
                      <w:marTop w:val="0"/>
                      <w:marBottom w:val="0"/>
                      <w:divBdr>
                        <w:top w:val="none" w:sz="0" w:space="0" w:color="auto"/>
                        <w:left w:val="none" w:sz="0" w:space="0" w:color="auto"/>
                        <w:bottom w:val="none" w:sz="0" w:space="0" w:color="auto"/>
                        <w:right w:val="none" w:sz="0" w:space="0" w:color="auto"/>
                      </w:divBdr>
                    </w:div>
                  </w:divsChild>
                </w:div>
                <w:div w:id="1672753413">
                  <w:marLeft w:val="0"/>
                  <w:marRight w:val="0"/>
                  <w:marTop w:val="0"/>
                  <w:marBottom w:val="0"/>
                  <w:divBdr>
                    <w:top w:val="single" w:sz="2" w:space="1" w:color="FFFFFF"/>
                    <w:left w:val="single" w:sz="2" w:space="12" w:color="FFFFFF"/>
                    <w:bottom w:val="single" w:sz="2" w:space="1" w:color="FFFFFF"/>
                    <w:right w:val="single" w:sz="2" w:space="4" w:color="FFFFFF"/>
                  </w:divBdr>
                  <w:divsChild>
                    <w:div w:id="1842696594">
                      <w:marLeft w:val="0"/>
                      <w:marRight w:val="0"/>
                      <w:marTop w:val="0"/>
                      <w:marBottom w:val="0"/>
                      <w:divBdr>
                        <w:top w:val="none" w:sz="0" w:space="0" w:color="auto"/>
                        <w:left w:val="none" w:sz="0" w:space="0" w:color="auto"/>
                        <w:bottom w:val="none" w:sz="0" w:space="0" w:color="auto"/>
                        <w:right w:val="none" w:sz="0" w:space="0" w:color="auto"/>
                      </w:divBdr>
                    </w:div>
                  </w:divsChild>
                </w:div>
                <w:div w:id="82918867">
                  <w:marLeft w:val="0"/>
                  <w:marRight w:val="0"/>
                  <w:marTop w:val="0"/>
                  <w:marBottom w:val="0"/>
                  <w:divBdr>
                    <w:top w:val="single" w:sz="2" w:space="1" w:color="FFFFFF"/>
                    <w:left w:val="single" w:sz="2" w:space="12" w:color="FFFFFF"/>
                    <w:bottom w:val="single" w:sz="2" w:space="1" w:color="FFFFFF"/>
                    <w:right w:val="single" w:sz="2" w:space="4" w:color="FFFFFF"/>
                  </w:divBdr>
                  <w:divsChild>
                    <w:div w:id="392000867">
                      <w:marLeft w:val="0"/>
                      <w:marRight w:val="0"/>
                      <w:marTop w:val="0"/>
                      <w:marBottom w:val="0"/>
                      <w:divBdr>
                        <w:top w:val="none" w:sz="0" w:space="0" w:color="auto"/>
                        <w:left w:val="none" w:sz="0" w:space="0" w:color="auto"/>
                        <w:bottom w:val="none" w:sz="0" w:space="0" w:color="auto"/>
                        <w:right w:val="none" w:sz="0" w:space="0" w:color="auto"/>
                      </w:divBdr>
                    </w:div>
                  </w:divsChild>
                </w:div>
                <w:div w:id="462115639">
                  <w:marLeft w:val="0"/>
                  <w:marRight w:val="0"/>
                  <w:marTop w:val="0"/>
                  <w:marBottom w:val="0"/>
                  <w:divBdr>
                    <w:top w:val="single" w:sz="2" w:space="1" w:color="FFFFFF"/>
                    <w:left w:val="single" w:sz="2" w:space="12" w:color="FFFFFF"/>
                    <w:bottom w:val="single" w:sz="2" w:space="1" w:color="FFFFFF"/>
                    <w:right w:val="single" w:sz="2" w:space="4" w:color="FFFFFF"/>
                  </w:divBdr>
                  <w:divsChild>
                    <w:div w:id="1907494710">
                      <w:marLeft w:val="0"/>
                      <w:marRight w:val="0"/>
                      <w:marTop w:val="0"/>
                      <w:marBottom w:val="0"/>
                      <w:divBdr>
                        <w:top w:val="none" w:sz="0" w:space="0" w:color="auto"/>
                        <w:left w:val="none" w:sz="0" w:space="0" w:color="auto"/>
                        <w:bottom w:val="none" w:sz="0" w:space="0" w:color="auto"/>
                        <w:right w:val="none" w:sz="0" w:space="0" w:color="auto"/>
                      </w:divBdr>
                    </w:div>
                  </w:divsChild>
                </w:div>
                <w:div w:id="1915311970">
                  <w:marLeft w:val="0"/>
                  <w:marRight w:val="0"/>
                  <w:marTop w:val="0"/>
                  <w:marBottom w:val="0"/>
                  <w:divBdr>
                    <w:top w:val="single" w:sz="2" w:space="1" w:color="FFFFFF"/>
                    <w:left w:val="single" w:sz="2" w:space="12" w:color="FFFFFF"/>
                    <w:bottom w:val="single" w:sz="2" w:space="1" w:color="FFFFFF"/>
                    <w:right w:val="single" w:sz="2" w:space="4" w:color="FFFFFF"/>
                  </w:divBdr>
                  <w:divsChild>
                    <w:div w:id="137498565">
                      <w:marLeft w:val="0"/>
                      <w:marRight w:val="0"/>
                      <w:marTop w:val="0"/>
                      <w:marBottom w:val="0"/>
                      <w:divBdr>
                        <w:top w:val="none" w:sz="0" w:space="0" w:color="auto"/>
                        <w:left w:val="none" w:sz="0" w:space="0" w:color="auto"/>
                        <w:bottom w:val="none" w:sz="0" w:space="0" w:color="auto"/>
                        <w:right w:val="none" w:sz="0" w:space="0" w:color="auto"/>
                      </w:divBdr>
                    </w:div>
                  </w:divsChild>
                </w:div>
                <w:div w:id="540628312">
                  <w:marLeft w:val="0"/>
                  <w:marRight w:val="0"/>
                  <w:marTop w:val="0"/>
                  <w:marBottom w:val="0"/>
                  <w:divBdr>
                    <w:top w:val="single" w:sz="2" w:space="1" w:color="FFFFFF"/>
                    <w:left w:val="single" w:sz="2" w:space="12" w:color="FFFFFF"/>
                    <w:bottom w:val="single" w:sz="2" w:space="1" w:color="FFFFFF"/>
                    <w:right w:val="single" w:sz="2" w:space="4" w:color="FFFFFF"/>
                  </w:divBdr>
                  <w:divsChild>
                    <w:div w:id="1685093232">
                      <w:marLeft w:val="0"/>
                      <w:marRight w:val="0"/>
                      <w:marTop w:val="0"/>
                      <w:marBottom w:val="0"/>
                      <w:divBdr>
                        <w:top w:val="none" w:sz="0" w:space="0" w:color="auto"/>
                        <w:left w:val="none" w:sz="0" w:space="0" w:color="auto"/>
                        <w:bottom w:val="none" w:sz="0" w:space="0" w:color="auto"/>
                        <w:right w:val="none" w:sz="0" w:space="0" w:color="auto"/>
                      </w:divBdr>
                    </w:div>
                  </w:divsChild>
                </w:div>
                <w:div w:id="1206677542">
                  <w:marLeft w:val="0"/>
                  <w:marRight w:val="0"/>
                  <w:marTop w:val="0"/>
                  <w:marBottom w:val="0"/>
                  <w:divBdr>
                    <w:top w:val="single" w:sz="2" w:space="1" w:color="FFFFFF"/>
                    <w:left w:val="single" w:sz="2" w:space="12" w:color="FFFFFF"/>
                    <w:bottom w:val="single" w:sz="2" w:space="1" w:color="FFFFFF"/>
                    <w:right w:val="single" w:sz="2" w:space="4" w:color="FFFFFF"/>
                  </w:divBdr>
                  <w:divsChild>
                    <w:div w:id="1077020811">
                      <w:marLeft w:val="0"/>
                      <w:marRight w:val="0"/>
                      <w:marTop w:val="0"/>
                      <w:marBottom w:val="0"/>
                      <w:divBdr>
                        <w:top w:val="none" w:sz="0" w:space="0" w:color="auto"/>
                        <w:left w:val="none" w:sz="0" w:space="0" w:color="auto"/>
                        <w:bottom w:val="none" w:sz="0" w:space="0" w:color="auto"/>
                        <w:right w:val="none" w:sz="0" w:space="0" w:color="auto"/>
                      </w:divBdr>
                    </w:div>
                  </w:divsChild>
                </w:div>
                <w:div w:id="882015153">
                  <w:marLeft w:val="0"/>
                  <w:marRight w:val="0"/>
                  <w:marTop w:val="0"/>
                  <w:marBottom w:val="0"/>
                  <w:divBdr>
                    <w:top w:val="single" w:sz="2" w:space="1" w:color="FFFFFF"/>
                    <w:left w:val="single" w:sz="2" w:space="12" w:color="FFFFFF"/>
                    <w:bottom w:val="single" w:sz="2" w:space="1" w:color="FFFFFF"/>
                    <w:right w:val="single" w:sz="2" w:space="4" w:color="FFFFFF"/>
                  </w:divBdr>
                  <w:divsChild>
                    <w:div w:id="90861343">
                      <w:marLeft w:val="0"/>
                      <w:marRight w:val="0"/>
                      <w:marTop w:val="0"/>
                      <w:marBottom w:val="0"/>
                      <w:divBdr>
                        <w:top w:val="none" w:sz="0" w:space="0" w:color="auto"/>
                        <w:left w:val="none" w:sz="0" w:space="0" w:color="auto"/>
                        <w:bottom w:val="none" w:sz="0" w:space="0" w:color="auto"/>
                        <w:right w:val="none" w:sz="0" w:space="0" w:color="auto"/>
                      </w:divBdr>
                    </w:div>
                  </w:divsChild>
                </w:div>
                <w:div w:id="1868642445">
                  <w:marLeft w:val="0"/>
                  <w:marRight w:val="0"/>
                  <w:marTop w:val="0"/>
                  <w:marBottom w:val="0"/>
                  <w:divBdr>
                    <w:top w:val="single" w:sz="2" w:space="1" w:color="FFFFFF"/>
                    <w:left w:val="single" w:sz="2" w:space="12" w:color="FFFFFF"/>
                    <w:bottom w:val="single" w:sz="2" w:space="1" w:color="FFFFFF"/>
                    <w:right w:val="single" w:sz="2" w:space="4" w:color="FFFFFF"/>
                  </w:divBdr>
                  <w:divsChild>
                    <w:div w:id="1587763192">
                      <w:marLeft w:val="0"/>
                      <w:marRight w:val="0"/>
                      <w:marTop w:val="0"/>
                      <w:marBottom w:val="0"/>
                      <w:divBdr>
                        <w:top w:val="none" w:sz="0" w:space="0" w:color="auto"/>
                        <w:left w:val="none" w:sz="0" w:space="0" w:color="auto"/>
                        <w:bottom w:val="none" w:sz="0" w:space="0" w:color="auto"/>
                        <w:right w:val="none" w:sz="0" w:space="0" w:color="auto"/>
                      </w:divBdr>
                    </w:div>
                  </w:divsChild>
                </w:div>
                <w:div w:id="613295905">
                  <w:marLeft w:val="0"/>
                  <w:marRight w:val="0"/>
                  <w:marTop w:val="0"/>
                  <w:marBottom w:val="0"/>
                  <w:divBdr>
                    <w:top w:val="single" w:sz="2" w:space="1" w:color="FFFFFF"/>
                    <w:left w:val="single" w:sz="2" w:space="12" w:color="FFFFFF"/>
                    <w:bottom w:val="single" w:sz="2" w:space="1" w:color="FFFFFF"/>
                    <w:right w:val="single" w:sz="2" w:space="4" w:color="FFFFFF"/>
                  </w:divBdr>
                  <w:divsChild>
                    <w:div w:id="610360357">
                      <w:marLeft w:val="0"/>
                      <w:marRight w:val="0"/>
                      <w:marTop w:val="0"/>
                      <w:marBottom w:val="0"/>
                      <w:divBdr>
                        <w:top w:val="none" w:sz="0" w:space="0" w:color="auto"/>
                        <w:left w:val="none" w:sz="0" w:space="0" w:color="auto"/>
                        <w:bottom w:val="none" w:sz="0" w:space="0" w:color="auto"/>
                        <w:right w:val="none" w:sz="0" w:space="0" w:color="auto"/>
                      </w:divBdr>
                    </w:div>
                  </w:divsChild>
                </w:div>
                <w:div w:id="1076050778">
                  <w:marLeft w:val="0"/>
                  <w:marRight w:val="0"/>
                  <w:marTop w:val="0"/>
                  <w:marBottom w:val="0"/>
                  <w:divBdr>
                    <w:top w:val="single" w:sz="2" w:space="1" w:color="FFFFFF"/>
                    <w:left w:val="single" w:sz="2" w:space="12" w:color="FFFFFF"/>
                    <w:bottom w:val="single" w:sz="2" w:space="4" w:color="FFFFFF"/>
                    <w:right w:val="single" w:sz="2" w:space="4" w:color="FFFFFF"/>
                  </w:divBdr>
                  <w:divsChild>
                    <w:div w:id="89432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25311">
          <w:marLeft w:val="0"/>
          <w:marRight w:val="0"/>
          <w:marTop w:val="0"/>
          <w:marBottom w:val="335"/>
          <w:divBdr>
            <w:top w:val="none" w:sz="0" w:space="0" w:color="auto"/>
            <w:left w:val="none" w:sz="0" w:space="0" w:color="auto"/>
            <w:bottom w:val="none" w:sz="0" w:space="0" w:color="auto"/>
            <w:right w:val="none" w:sz="0" w:space="0" w:color="auto"/>
          </w:divBdr>
          <w:divsChild>
            <w:div w:id="1680619303">
              <w:marLeft w:val="0"/>
              <w:marRight w:val="0"/>
              <w:marTop w:val="0"/>
              <w:marBottom w:val="0"/>
              <w:divBdr>
                <w:top w:val="none" w:sz="0" w:space="0" w:color="auto"/>
                <w:left w:val="none" w:sz="0" w:space="0" w:color="auto"/>
                <w:bottom w:val="none" w:sz="0" w:space="0" w:color="auto"/>
                <w:right w:val="none" w:sz="0" w:space="0" w:color="auto"/>
              </w:divBdr>
              <w:divsChild>
                <w:div w:id="680398254">
                  <w:marLeft w:val="0"/>
                  <w:marRight w:val="0"/>
                  <w:marTop w:val="0"/>
                  <w:marBottom w:val="0"/>
                  <w:divBdr>
                    <w:top w:val="single" w:sz="2" w:space="4" w:color="FFFFFF"/>
                    <w:left w:val="single" w:sz="2" w:space="12" w:color="FFFFFF"/>
                    <w:bottom w:val="single" w:sz="2" w:space="1" w:color="FFFFFF"/>
                    <w:right w:val="single" w:sz="2" w:space="4" w:color="FFFFFF"/>
                  </w:divBdr>
                  <w:divsChild>
                    <w:div w:id="918830098">
                      <w:marLeft w:val="0"/>
                      <w:marRight w:val="0"/>
                      <w:marTop w:val="0"/>
                      <w:marBottom w:val="0"/>
                      <w:divBdr>
                        <w:top w:val="none" w:sz="0" w:space="0" w:color="auto"/>
                        <w:left w:val="none" w:sz="0" w:space="0" w:color="auto"/>
                        <w:bottom w:val="none" w:sz="0" w:space="0" w:color="auto"/>
                        <w:right w:val="none" w:sz="0" w:space="0" w:color="auto"/>
                      </w:divBdr>
                    </w:div>
                  </w:divsChild>
                </w:div>
                <w:div w:id="1839731893">
                  <w:marLeft w:val="0"/>
                  <w:marRight w:val="0"/>
                  <w:marTop w:val="0"/>
                  <w:marBottom w:val="0"/>
                  <w:divBdr>
                    <w:top w:val="single" w:sz="2" w:space="1" w:color="FFFFFF"/>
                    <w:left w:val="single" w:sz="2" w:space="12" w:color="FFFFFF"/>
                    <w:bottom w:val="single" w:sz="2" w:space="1" w:color="FFFFFF"/>
                    <w:right w:val="single" w:sz="2" w:space="4" w:color="FFFFFF"/>
                  </w:divBdr>
                  <w:divsChild>
                    <w:div w:id="1409496724">
                      <w:marLeft w:val="0"/>
                      <w:marRight w:val="0"/>
                      <w:marTop w:val="0"/>
                      <w:marBottom w:val="0"/>
                      <w:divBdr>
                        <w:top w:val="none" w:sz="0" w:space="0" w:color="auto"/>
                        <w:left w:val="none" w:sz="0" w:space="0" w:color="auto"/>
                        <w:bottom w:val="none" w:sz="0" w:space="0" w:color="auto"/>
                        <w:right w:val="none" w:sz="0" w:space="0" w:color="auto"/>
                      </w:divBdr>
                    </w:div>
                  </w:divsChild>
                </w:div>
                <w:div w:id="560213662">
                  <w:marLeft w:val="0"/>
                  <w:marRight w:val="0"/>
                  <w:marTop w:val="0"/>
                  <w:marBottom w:val="0"/>
                  <w:divBdr>
                    <w:top w:val="single" w:sz="2" w:space="1" w:color="FFFFFF"/>
                    <w:left w:val="single" w:sz="2" w:space="12" w:color="FFFFFF"/>
                    <w:bottom w:val="single" w:sz="2" w:space="1" w:color="FFFFFF"/>
                    <w:right w:val="single" w:sz="2" w:space="4" w:color="FFFFFF"/>
                  </w:divBdr>
                  <w:divsChild>
                    <w:div w:id="1691368770">
                      <w:marLeft w:val="0"/>
                      <w:marRight w:val="0"/>
                      <w:marTop w:val="0"/>
                      <w:marBottom w:val="0"/>
                      <w:divBdr>
                        <w:top w:val="none" w:sz="0" w:space="0" w:color="auto"/>
                        <w:left w:val="none" w:sz="0" w:space="0" w:color="auto"/>
                        <w:bottom w:val="none" w:sz="0" w:space="0" w:color="auto"/>
                        <w:right w:val="none" w:sz="0" w:space="0" w:color="auto"/>
                      </w:divBdr>
                    </w:div>
                  </w:divsChild>
                </w:div>
                <w:div w:id="258220521">
                  <w:marLeft w:val="0"/>
                  <w:marRight w:val="0"/>
                  <w:marTop w:val="0"/>
                  <w:marBottom w:val="0"/>
                  <w:divBdr>
                    <w:top w:val="single" w:sz="2" w:space="1" w:color="FFFFFF"/>
                    <w:left w:val="single" w:sz="2" w:space="12" w:color="FFFFFF"/>
                    <w:bottom w:val="single" w:sz="2" w:space="1" w:color="FFFFFF"/>
                    <w:right w:val="single" w:sz="2" w:space="4" w:color="FFFFFF"/>
                  </w:divBdr>
                  <w:divsChild>
                    <w:div w:id="1895191041">
                      <w:marLeft w:val="0"/>
                      <w:marRight w:val="0"/>
                      <w:marTop w:val="0"/>
                      <w:marBottom w:val="0"/>
                      <w:divBdr>
                        <w:top w:val="none" w:sz="0" w:space="0" w:color="auto"/>
                        <w:left w:val="none" w:sz="0" w:space="0" w:color="auto"/>
                        <w:bottom w:val="none" w:sz="0" w:space="0" w:color="auto"/>
                        <w:right w:val="none" w:sz="0" w:space="0" w:color="auto"/>
                      </w:divBdr>
                    </w:div>
                  </w:divsChild>
                </w:div>
                <w:div w:id="1431047668">
                  <w:marLeft w:val="0"/>
                  <w:marRight w:val="0"/>
                  <w:marTop w:val="0"/>
                  <w:marBottom w:val="0"/>
                  <w:divBdr>
                    <w:top w:val="single" w:sz="2" w:space="1" w:color="FFFFFF"/>
                    <w:left w:val="single" w:sz="2" w:space="12" w:color="FFFFFF"/>
                    <w:bottom w:val="single" w:sz="2" w:space="1" w:color="FFFFFF"/>
                    <w:right w:val="single" w:sz="2" w:space="4" w:color="FFFFFF"/>
                  </w:divBdr>
                  <w:divsChild>
                    <w:div w:id="1865055056">
                      <w:marLeft w:val="0"/>
                      <w:marRight w:val="0"/>
                      <w:marTop w:val="0"/>
                      <w:marBottom w:val="0"/>
                      <w:divBdr>
                        <w:top w:val="none" w:sz="0" w:space="0" w:color="auto"/>
                        <w:left w:val="none" w:sz="0" w:space="0" w:color="auto"/>
                        <w:bottom w:val="none" w:sz="0" w:space="0" w:color="auto"/>
                        <w:right w:val="none" w:sz="0" w:space="0" w:color="auto"/>
                      </w:divBdr>
                    </w:div>
                  </w:divsChild>
                </w:div>
                <w:div w:id="508758714">
                  <w:marLeft w:val="0"/>
                  <w:marRight w:val="0"/>
                  <w:marTop w:val="0"/>
                  <w:marBottom w:val="0"/>
                  <w:divBdr>
                    <w:top w:val="single" w:sz="2" w:space="1" w:color="FFFFFF"/>
                    <w:left w:val="single" w:sz="2" w:space="12" w:color="FFFFFF"/>
                    <w:bottom w:val="single" w:sz="2" w:space="1" w:color="FFFFFF"/>
                    <w:right w:val="single" w:sz="2" w:space="4" w:color="FFFFFF"/>
                  </w:divBdr>
                  <w:divsChild>
                    <w:div w:id="1651591244">
                      <w:marLeft w:val="0"/>
                      <w:marRight w:val="0"/>
                      <w:marTop w:val="0"/>
                      <w:marBottom w:val="0"/>
                      <w:divBdr>
                        <w:top w:val="none" w:sz="0" w:space="0" w:color="auto"/>
                        <w:left w:val="none" w:sz="0" w:space="0" w:color="auto"/>
                        <w:bottom w:val="none" w:sz="0" w:space="0" w:color="auto"/>
                        <w:right w:val="none" w:sz="0" w:space="0" w:color="auto"/>
                      </w:divBdr>
                    </w:div>
                  </w:divsChild>
                </w:div>
                <w:div w:id="489685205">
                  <w:marLeft w:val="0"/>
                  <w:marRight w:val="0"/>
                  <w:marTop w:val="0"/>
                  <w:marBottom w:val="0"/>
                  <w:divBdr>
                    <w:top w:val="single" w:sz="2" w:space="1" w:color="FFFFFF"/>
                    <w:left w:val="single" w:sz="2" w:space="12" w:color="FFFFFF"/>
                    <w:bottom w:val="single" w:sz="2" w:space="1" w:color="FFFFFF"/>
                    <w:right w:val="single" w:sz="2" w:space="4" w:color="FFFFFF"/>
                  </w:divBdr>
                  <w:divsChild>
                    <w:div w:id="2057191526">
                      <w:marLeft w:val="0"/>
                      <w:marRight w:val="0"/>
                      <w:marTop w:val="0"/>
                      <w:marBottom w:val="0"/>
                      <w:divBdr>
                        <w:top w:val="none" w:sz="0" w:space="0" w:color="auto"/>
                        <w:left w:val="none" w:sz="0" w:space="0" w:color="auto"/>
                        <w:bottom w:val="none" w:sz="0" w:space="0" w:color="auto"/>
                        <w:right w:val="none" w:sz="0" w:space="0" w:color="auto"/>
                      </w:divBdr>
                    </w:div>
                  </w:divsChild>
                </w:div>
                <w:div w:id="424769977">
                  <w:marLeft w:val="0"/>
                  <w:marRight w:val="0"/>
                  <w:marTop w:val="0"/>
                  <w:marBottom w:val="0"/>
                  <w:divBdr>
                    <w:top w:val="single" w:sz="2" w:space="1" w:color="FFFFFF"/>
                    <w:left w:val="single" w:sz="2" w:space="12" w:color="FFFFFF"/>
                    <w:bottom w:val="single" w:sz="2" w:space="1" w:color="FFFFFF"/>
                    <w:right w:val="single" w:sz="2" w:space="4" w:color="FFFFFF"/>
                  </w:divBdr>
                  <w:divsChild>
                    <w:div w:id="1708673430">
                      <w:marLeft w:val="0"/>
                      <w:marRight w:val="0"/>
                      <w:marTop w:val="0"/>
                      <w:marBottom w:val="0"/>
                      <w:divBdr>
                        <w:top w:val="none" w:sz="0" w:space="0" w:color="auto"/>
                        <w:left w:val="none" w:sz="0" w:space="0" w:color="auto"/>
                        <w:bottom w:val="none" w:sz="0" w:space="0" w:color="auto"/>
                        <w:right w:val="none" w:sz="0" w:space="0" w:color="auto"/>
                      </w:divBdr>
                    </w:div>
                  </w:divsChild>
                </w:div>
                <w:div w:id="1550148382">
                  <w:marLeft w:val="0"/>
                  <w:marRight w:val="0"/>
                  <w:marTop w:val="0"/>
                  <w:marBottom w:val="0"/>
                  <w:divBdr>
                    <w:top w:val="single" w:sz="2" w:space="1" w:color="FFFFFF"/>
                    <w:left w:val="single" w:sz="2" w:space="12" w:color="FFFFFF"/>
                    <w:bottom w:val="single" w:sz="2" w:space="1" w:color="FFFFFF"/>
                    <w:right w:val="single" w:sz="2" w:space="4" w:color="FFFFFF"/>
                  </w:divBdr>
                  <w:divsChild>
                    <w:div w:id="1215964512">
                      <w:marLeft w:val="0"/>
                      <w:marRight w:val="0"/>
                      <w:marTop w:val="0"/>
                      <w:marBottom w:val="0"/>
                      <w:divBdr>
                        <w:top w:val="none" w:sz="0" w:space="0" w:color="auto"/>
                        <w:left w:val="none" w:sz="0" w:space="0" w:color="auto"/>
                        <w:bottom w:val="none" w:sz="0" w:space="0" w:color="auto"/>
                        <w:right w:val="none" w:sz="0" w:space="0" w:color="auto"/>
                      </w:divBdr>
                    </w:div>
                  </w:divsChild>
                </w:div>
                <w:div w:id="1225293762">
                  <w:marLeft w:val="0"/>
                  <w:marRight w:val="0"/>
                  <w:marTop w:val="0"/>
                  <w:marBottom w:val="0"/>
                  <w:divBdr>
                    <w:top w:val="single" w:sz="2" w:space="1" w:color="FFFFFF"/>
                    <w:left w:val="single" w:sz="2" w:space="12" w:color="FFFFFF"/>
                    <w:bottom w:val="single" w:sz="2" w:space="1" w:color="FFFFFF"/>
                    <w:right w:val="single" w:sz="2" w:space="4" w:color="FFFFFF"/>
                  </w:divBdr>
                  <w:divsChild>
                    <w:div w:id="141698299">
                      <w:marLeft w:val="0"/>
                      <w:marRight w:val="0"/>
                      <w:marTop w:val="0"/>
                      <w:marBottom w:val="0"/>
                      <w:divBdr>
                        <w:top w:val="none" w:sz="0" w:space="0" w:color="auto"/>
                        <w:left w:val="none" w:sz="0" w:space="0" w:color="auto"/>
                        <w:bottom w:val="none" w:sz="0" w:space="0" w:color="auto"/>
                        <w:right w:val="none" w:sz="0" w:space="0" w:color="auto"/>
                      </w:divBdr>
                    </w:div>
                  </w:divsChild>
                </w:div>
                <w:div w:id="511996303">
                  <w:marLeft w:val="0"/>
                  <w:marRight w:val="0"/>
                  <w:marTop w:val="0"/>
                  <w:marBottom w:val="0"/>
                  <w:divBdr>
                    <w:top w:val="single" w:sz="2" w:space="1" w:color="FFFFFF"/>
                    <w:left w:val="single" w:sz="2" w:space="12" w:color="FFFFFF"/>
                    <w:bottom w:val="single" w:sz="2" w:space="1" w:color="FFFFFF"/>
                    <w:right w:val="single" w:sz="2" w:space="4" w:color="FFFFFF"/>
                  </w:divBdr>
                  <w:divsChild>
                    <w:div w:id="1375695544">
                      <w:marLeft w:val="0"/>
                      <w:marRight w:val="0"/>
                      <w:marTop w:val="0"/>
                      <w:marBottom w:val="0"/>
                      <w:divBdr>
                        <w:top w:val="none" w:sz="0" w:space="0" w:color="auto"/>
                        <w:left w:val="none" w:sz="0" w:space="0" w:color="auto"/>
                        <w:bottom w:val="none" w:sz="0" w:space="0" w:color="auto"/>
                        <w:right w:val="none" w:sz="0" w:space="0" w:color="auto"/>
                      </w:divBdr>
                    </w:div>
                  </w:divsChild>
                </w:div>
                <w:div w:id="1719011864">
                  <w:marLeft w:val="0"/>
                  <w:marRight w:val="0"/>
                  <w:marTop w:val="0"/>
                  <w:marBottom w:val="0"/>
                  <w:divBdr>
                    <w:top w:val="single" w:sz="2" w:space="1" w:color="FFFFFF"/>
                    <w:left w:val="single" w:sz="2" w:space="12" w:color="FFFFFF"/>
                    <w:bottom w:val="single" w:sz="2" w:space="1" w:color="FFFFFF"/>
                    <w:right w:val="single" w:sz="2" w:space="4" w:color="FFFFFF"/>
                  </w:divBdr>
                  <w:divsChild>
                    <w:div w:id="917179732">
                      <w:marLeft w:val="0"/>
                      <w:marRight w:val="0"/>
                      <w:marTop w:val="0"/>
                      <w:marBottom w:val="0"/>
                      <w:divBdr>
                        <w:top w:val="none" w:sz="0" w:space="0" w:color="auto"/>
                        <w:left w:val="none" w:sz="0" w:space="0" w:color="auto"/>
                        <w:bottom w:val="none" w:sz="0" w:space="0" w:color="auto"/>
                        <w:right w:val="none" w:sz="0" w:space="0" w:color="auto"/>
                      </w:divBdr>
                    </w:div>
                  </w:divsChild>
                </w:div>
                <w:div w:id="1347948297">
                  <w:marLeft w:val="0"/>
                  <w:marRight w:val="0"/>
                  <w:marTop w:val="0"/>
                  <w:marBottom w:val="0"/>
                  <w:divBdr>
                    <w:top w:val="single" w:sz="2" w:space="1" w:color="FFFFFF"/>
                    <w:left w:val="single" w:sz="2" w:space="12" w:color="FFFFFF"/>
                    <w:bottom w:val="single" w:sz="2" w:space="1" w:color="FFFFFF"/>
                    <w:right w:val="single" w:sz="2" w:space="4" w:color="FFFFFF"/>
                  </w:divBdr>
                  <w:divsChild>
                    <w:div w:id="1439907626">
                      <w:marLeft w:val="0"/>
                      <w:marRight w:val="0"/>
                      <w:marTop w:val="0"/>
                      <w:marBottom w:val="0"/>
                      <w:divBdr>
                        <w:top w:val="none" w:sz="0" w:space="0" w:color="auto"/>
                        <w:left w:val="none" w:sz="0" w:space="0" w:color="auto"/>
                        <w:bottom w:val="none" w:sz="0" w:space="0" w:color="auto"/>
                        <w:right w:val="none" w:sz="0" w:space="0" w:color="auto"/>
                      </w:divBdr>
                    </w:div>
                  </w:divsChild>
                </w:div>
                <w:div w:id="979651258">
                  <w:marLeft w:val="0"/>
                  <w:marRight w:val="0"/>
                  <w:marTop w:val="0"/>
                  <w:marBottom w:val="0"/>
                  <w:divBdr>
                    <w:top w:val="single" w:sz="2" w:space="1" w:color="FFFFFF"/>
                    <w:left w:val="single" w:sz="2" w:space="12" w:color="FFFFFF"/>
                    <w:bottom w:val="single" w:sz="2" w:space="1" w:color="FFFFFF"/>
                    <w:right w:val="single" w:sz="2" w:space="4" w:color="FFFFFF"/>
                  </w:divBdr>
                  <w:divsChild>
                    <w:div w:id="1656185694">
                      <w:marLeft w:val="0"/>
                      <w:marRight w:val="0"/>
                      <w:marTop w:val="0"/>
                      <w:marBottom w:val="0"/>
                      <w:divBdr>
                        <w:top w:val="none" w:sz="0" w:space="0" w:color="auto"/>
                        <w:left w:val="none" w:sz="0" w:space="0" w:color="auto"/>
                        <w:bottom w:val="none" w:sz="0" w:space="0" w:color="auto"/>
                        <w:right w:val="none" w:sz="0" w:space="0" w:color="auto"/>
                      </w:divBdr>
                    </w:div>
                  </w:divsChild>
                </w:div>
                <w:div w:id="475925296">
                  <w:marLeft w:val="0"/>
                  <w:marRight w:val="0"/>
                  <w:marTop w:val="0"/>
                  <w:marBottom w:val="0"/>
                  <w:divBdr>
                    <w:top w:val="single" w:sz="2" w:space="1" w:color="FFFFFF"/>
                    <w:left w:val="single" w:sz="2" w:space="12" w:color="FFFFFF"/>
                    <w:bottom w:val="single" w:sz="2" w:space="1" w:color="FFFFFF"/>
                    <w:right w:val="single" w:sz="2" w:space="4" w:color="FFFFFF"/>
                  </w:divBdr>
                  <w:divsChild>
                    <w:div w:id="1410613710">
                      <w:marLeft w:val="0"/>
                      <w:marRight w:val="0"/>
                      <w:marTop w:val="0"/>
                      <w:marBottom w:val="0"/>
                      <w:divBdr>
                        <w:top w:val="none" w:sz="0" w:space="0" w:color="auto"/>
                        <w:left w:val="none" w:sz="0" w:space="0" w:color="auto"/>
                        <w:bottom w:val="none" w:sz="0" w:space="0" w:color="auto"/>
                        <w:right w:val="none" w:sz="0" w:space="0" w:color="auto"/>
                      </w:divBdr>
                    </w:div>
                  </w:divsChild>
                </w:div>
                <w:div w:id="1858233315">
                  <w:marLeft w:val="0"/>
                  <w:marRight w:val="0"/>
                  <w:marTop w:val="0"/>
                  <w:marBottom w:val="0"/>
                  <w:divBdr>
                    <w:top w:val="single" w:sz="2" w:space="1" w:color="FFFFFF"/>
                    <w:left w:val="single" w:sz="2" w:space="12" w:color="FFFFFF"/>
                    <w:bottom w:val="single" w:sz="2" w:space="1" w:color="FFFFFF"/>
                    <w:right w:val="single" w:sz="2" w:space="4" w:color="FFFFFF"/>
                  </w:divBdr>
                  <w:divsChild>
                    <w:div w:id="685601369">
                      <w:marLeft w:val="0"/>
                      <w:marRight w:val="0"/>
                      <w:marTop w:val="0"/>
                      <w:marBottom w:val="0"/>
                      <w:divBdr>
                        <w:top w:val="none" w:sz="0" w:space="0" w:color="auto"/>
                        <w:left w:val="none" w:sz="0" w:space="0" w:color="auto"/>
                        <w:bottom w:val="none" w:sz="0" w:space="0" w:color="auto"/>
                        <w:right w:val="none" w:sz="0" w:space="0" w:color="auto"/>
                      </w:divBdr>
                    </w:div>
                  </w:divsChild>
                </w:div>
                <w:div w:id="800877794">
                  <w:marLeft w:val="0"/>
                  <w:marRight w:val="0"/>
                  <w:marTop w:val="0"/>
                  <w:marBottom w:val="0"/>
                  <w:divBdr>
                    <w:top w:val="single" w:sz="2" w:space="1" w:color="FFFFFF"/>
                    <w:left w:val="single" w:sz="2" w:space="12" w:color="FFFFFF"/>
                    <w:bottom w:val="single" w:sz="2" w:space="1" w:color="FFFFFF"/>
                    <w:right w:val="single" w:sz="2" w:space="4" w:color="FFFFFF"/>
                  </w:divBdr>
                  <w:divsChild>
                    <w:div w:id="639073907">
                      <w:marLeft w:val="0"/>
                      <w:marRight w:val="0"/>
                      <w:marTop w:val="0"/>
                      <w:marBottom w:val="0"/>
                      <w:divBdr>
                        <w:top w:val="none" w:sz="0" w:space="0" w:color="auto"/>
                        <w:left w:val="none" w:sz="0" w:space="0" w:color="auto"/>
                        <w:bottom w:val="none" w:sz="0" w:space="0" w:color="auto"/>
                        <w:right w:val="none" w:sz="0" w:space="0" w:color="auto"/>
                      </w:divBdr>
                    </w:div>
                  </w:divsChild>
                </w:div>
                <w:div w:id="2010713231">
                  <w:marLeft w:val="0"/>
                  <w:marRight w:val="0"/>
                  <w:marTop w:val="0"/>
                  <w:marBottom w:val="0"/>
                  <w:divBdr>
                    <w:top w:val="single" w:sz="2" w:space="1" w:color="FFFFFF"/>
                    <w:left w:val="single" w:sz="2" w:space="12" w:color="FFFFFF"/>
                    <w:bottom w:val="single" w:sz="2" w:space="1" w:color="FFFFFF"/>
                    <w:right w:val="single" w:sz="2" w:space="4" w:color="FFFFFF"/>
                  </w:divBdr>
                  <w:divsChild>
                    <w:div w:id="1349865914">
                      <w:marLeft w:val="0"/>
                      <w:marRight w:val="0"/>
                      <w:marTop w:val="0"/>
                      <w:marBottom w:val="0"/>
                      <w:divBdr>
                        <w:top w:val="none" w:sz="0" w:space="0" w:color="auto"/>
                        <w:left w:val="none" w:sz="0" w:space="0" w:color="auto"/>
                        <w:bottom w:val="none" w:sz="0" w:space="0" w:color="auto"/>
                        <w:right w:val="none" w:sz="0" w:space="0" w:color="auto"/>
                      </w:divBdr>
                    </w:div>
                  </w:divsChild>
                </w:div>
                <w:div w:id="704184583">
                  <w:marLeft w:val="0"/>
                  <w:marRight w:val="0"/>
                  <w:marTop w:val="0"/>
                  <w:marBottom w:val="0"/>
                  <w:divBdr>
                    <w:top w:val="single" w:sz="2" w:space="1" w:color="FFFFFF"/>
                    <w:left w:val="single" w:sz="2" w:space="12" w:color="FFFFFF"/>
                    <w:bottom w:val="single" w:sz="2" w:space="1" w:color="FFFFFF"/>
                    <w:right w:val="single" w:sz="2" w:space="4" w:color="FFFFFF"/>
                  </w:divBdr>
                  <w:divsChild>
                    <w:div w:id="1191456429">
                      <w:marLeft w:val="0"/>
                      <w:marRight w:val="0"/>
                      <w:marTop w:val="0"/>
                      <w:marBottom w:val="0"/>
                      <w:divBdr>
                        <w:top w:val="none" w:sz="0" w:space="0" w:color="auto"/>
                        <w:left w:val="none" w:sz="0" w:space="0" w:color="auto"/>
                        <w:bottom w:val="none" w:sz="0" w:space="0" w:color="auto"/>
                        <w:right w:val="none" w:sz="0" w:space="0" w:color="auto"/>
                      </w:divBdr>
                    </w:div>
                  </w:divsChild>
                </w:div>
                <w:div w:id="780151046">
                  <w:marLeft w:val="0"/>
                  <w:marRight w:val="0"/>
                  <w:marTop w:val="0"/>
                  <w:marBottom w:val="0"/>
                  <w:divBdr>
                    <w:top w:val="single" w:sz="2" w:space="1" w:color="FFFFFF"/>
                    <w:left w:val="single" w:sz="2" w:space="12" w:color="FFFFFF"/>
                    <w:bottom w:val="single" w:sz="2" w:space="1" w:color="FFFFFF"/>
                    <w:right w:val="single" w:sz="2" w:space="4" w:color="FFFFFF"/>
                  </w:divBdr>
                  <w:divsChild>
                    <w:div w:id="2052068555">
                      <w:marLeft w:val="0"/>
                      <w:marRight w:val="0"/>
                      <w:marTop w:val="0"/>
                      <w:marBottom w:val="0"/>
                      <w:divBdr>
                        <w:top w:val="none" w:sz="0" w:space="0" w:color="auto"/>
                        <w:left w:val="none" w:sz="0" w:space="0" w:color="auto"/>
                        <w:bottom w:val="none" w:sz="0" w:space="0" w:color="auto"/>
                        <w:right w:val="none" w:sz="0" w:space="0" w:color="auto"/>
                      </w:divBdr>
                    </w:div>
                  </w:divsChild>
                </w:div>
                <w:div w:id="2141334824">
                  <w:marLeft w:val="0"/>
                  <w:marRight w:val="0"/>
                  <w:marTop w:val="0"/>
                  <w:marBottom w:val="0"/>
                  <w:divBdr>
                    <w:top w:val="single" w:sz="2" w:space="1" w:color="FFFFFF"/>
                    <w:left w:val="single" w:sz="2" w:space="12" w:color="FFFFFF"/>
                    <w:bottom w:val="single" w:sz="2" w:space="4" w:color="FFFFFF"/>
                    <w:right w:val="single" w:sz="2" w:space="4" w:color="FFFFFF"/>
                  </w:divBdr>
                  <w:divsChild>
                    <w:div w:id="17839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29362">
          <w:marLeft w:val="0"/>
          <w:marRight w:val="0"/>
          <w:marTop w:val="0"/>
          <w:marBottom w:val="335"/>
          <w:divBdr>
            <w:top w:val="none" w:sz="0" w:space="0" w:color="auto"/>
            <w:left w:val="none" w:sz="0" w:space="0" w:color="auto"/>
            <w:bottom w:val="none" w:sz="0" w:space="0" w:color="auto"/>
            <w:right w:val="none" w:sz="0" w:space="0" w:color="auto"/>
          </w:divBdr>
          <w:divsChild>
            <w:div w:id="2012026730">
              <w:marLeft w:val="0"/>
              <w:marRight w:val="0"/>
              <w:marTop w:val="0"/>
              <w:marBottom w:val="0"/>
              <w:divBdr>
                <w:top w:val="none" w:sz="0" w:space="0" w:color="auto"/>
                <w:left w:val="none" w:sz="0" w:space="0" w:color="auto"/>
                <w:bottom w:val="none" w:sz="0" w:space="0" w:color="auto"/>
                <w:right w:val="none" w:sz="0" w:space="0" w:color="auto"/>
              </w:divBdr>
              <w:divsChild>
                <w:div w:id="684282511">
                  <w:marLeft w:val="0"/>
                  <w:marRight w:val="0"/>
                  <w:marTop w:val="0"/>
                  <w:marBottom w:val="0"/>
                  <w:divBdr>
                    <w:top w:val="single" w:sz="2" w:space="4" w:color="FFFFFF"/>
                    <w:left w:val="single" w:sz="2" w:space="12" w:color="FFFFFF"/>
                    <w:bottom w:val="single" w:sz="2" w:space="1" w:color="FFFFFF"/>
                    <w:right w:val="single" w:sz="2" w:space="4" w:color="FFFFFF"/>
                  </w:divBdr>
                  <w:divsChild>
                    <w:div w:id="662859308">
                      <w:marLeft w:val="0"/>
                      <w:marRight w:val="0"/>
                      <w:marTop w:val="0"/>
                      <w:marBottom w:val="0"/>
                      <w:divBdr>
                        <w:top w:val="none" w:sz="0" w:space="0" w:color="auto"/>
                        <w:left w:val="none" w:sz="0" w:space="0" w:color="auto"/>
                        <w:bottom w:val="none" w:sz="0" w:space="0" w:color="auto"/>
                        <w:right w:val="none" w:sz="0" w:space="0" w:color="auto"/>
                      </w:divBdr>
                    </w:div>
                  </w:divsChild>
                </w:div>
                <w:div w:id="1822386984">
                  <w:marLeft w:val="0"/>
                  <w:marRight w:val="0"/>
                  <w:marTop w:val="0"/>
                  <w:marBottom w:val="0"/>
                  <w:divBdr>
                    <w:top w:val="single" w:sz="2" w:space="1" w:color="FFFFFF"/>
                    <w:left w:val="single" w:sz="2" w:space="12" w:color="FFFFFF"/>
                    <w:bottom w:val="single" w:sz="2" w:space="1" w:color="FFFFFF"/>
                    <w:right w:val="single" w:sz="2" w:space="4" w:color="FFFFFF"/>
                  </w:divBdr>
                  <w:divsChild>
                    <w:div w:id="1648393284">
                      <w:marLeft w:val="0"/>
                      <w:marRight w:val="0"/>
                      <w:marTop w:val="0"/>
                      <w:marBottom w:val="0"/>
                      <w:divBdr>
                        <w:top w:val="none" w:sz="0" w:space="0" w:color="auto"/>
                        <w:left w:val="none" w:sz="0" w:space="0" w:color="auto"/>
                        <w:bottom w:val="none" w:sz="0" w:space="0" w:color="auto"/>
                        <w:right w:val="none" w:sz="0" w:space="0" w:color="auto"/>
                      </w:divBdr>
                    </w:div>
                  </w:divsChild>
                </w:div>
                <w:div w:id="1272473666">
                  <w:marLeft w:val="0"/>
                  <w:marRight w:val="0"/>
                  <w:marTop w:val="0"/>
                  <w:marBottom w:val="0"/>
                  <w:divBdr>
                    <w:top w:val="single" w:sz="2" w:space="1" w:color="FFFFFF"/>
                    <w:left w:val="single" w:sz="2" w:space="12" w:color="FFFFFF"/>
                    <w:bottom w:val="single" w:sz="2" w:space="1" w:color="FFFFFF"/>
                    <w:right w:val="single" w:sz="2" w:space="4" w:color="FFFFFF"/>
                  </w:divBdr>
                  <w:divsChild>
                    <w:div w:id="246547705">
                      <w:marLeft w:val="0"/>
                      <w:marRight w:val="0"/>
                      <w:marTop w:val="0"/>
                      <w:marBottom w:val="0"/>
                      <w:divBdr>
                        <w:top w:val="none" w:sz="0" w:space="0" w:color="auto"/>
                        <w:left w:val="none" w:sz="0" w:space="0" w:color="auto"/>
                        <w:bottom w:val="none" w:sz="0" w:space="0" w:color="auto"/>
                        <w:right w:val="none" w:sz="0" w:space="0" w:color="auto"/>
                      </w:divBdr>
                    </w:div>
                  </w:divsChild>
                </w:div>
                <w:div w:id="130482683">
                  <w:marLeft w:val="0"/>
                  <w:marRight w:val="0"/>
                  <w:marTop w:val="0"/>
                  <w:marBottom w:val="0"/>
                  <w:divBdr>
                    <w:top w:val="single" w:sz="2" w:space="1" w:color="FFFFFF"/>
                    <w:left w:val="single" w:sz="2" w:space="12" w:color="FFFFFF"/>
                    <w:bottom w:val="single" w:sz="2" w:space="1" w:color="FFFFFF"/>
                    <w:right w:val="single" w:sz="2" w:space="4" w:color="FFFFFF"/>
                  </w:divBdr>
                  <w:divsChild>
                    <w:div w:id="1674532777">
                      <w:marLeft w:val="0"/>
                      <w:marRight w:val="0"/>
                      <w:marTop w:val="0"/>
                      <w:marBottom w:val="0"/>
                      <w:divBdr>
                        <w:top w:val="none" w:sz="0" w:space="0" w:color="auto"/>
                        <w:left w:val="none" w:sz="0" w:space="0" w:color="auto"/>
                        <w:bottom w:val="none" w:sz="0" w:space="0" w:color="auto"/>
                        <w:right w:val="none" w:sz="0" w:space="0" w:color="auto"/>
                      </w:divBdr>
                    </w:div>
                  </w:divsChild>
                </w:div>
                <w:div w:id="819810123">
                  <w:marLeft w:val="0"/>
                  <w:marRight w:val="0"/>
                  <w:marTop w:val="0"/>
                  <w:marBottom w:val="0"/>
                  <w:divBdr>
                    <w:top w:val="single" w:sz="2" w:space="1" w:color="FFFFFF"/>
                    <w:left w:val="single" w:sz="2" w:space="12" w:color="FFFFFF"/>
                    <w:bottom w:val="single" w:sz="2" w:space="1" w:color="FFFFFF"/>
                    <w:right w:val="single" w:sz="2" w:space="4" w:color="FFFFFF"/>
                  </w:divBdr>
                  <w:divsChild>
                    <w:div w:id="2055999370">
                      <w:marLeft w:val="0"/>
                      <w:marRight w:val="0"/>
                      <w:marTop w:val="0"/>
                      <w:marBottom w:val="0"/>
                      <w:divBdr>
                        <w:top w:val="none" w:sz="0" w:space="0" w:color="auto"/>
                        <w:left w:val="none" w:sz="0" w:space="0" w:color="auto"/>
                        <w:bottom w:val="none" w:sz="0" w:space="0" w:color="auto"/>
                        <w:right w:val="none" w:sz="0" w:space="0" w:color="auto"/>
                      </w:divBdr>
                    </w:div>
                  </w:divsChild>
                </w:div>
                <w:div w:id="46271737">
                  <w:marLeft w:val="0"/>
                  <w:marRight w:val="0"/>
                  <w:marTop w:val="0"/>
                  <w:marBottom w:val="0"/>
                  <w:divBdr>
                    <w:top w:val="single" w:sz="2" w:space="1" w:color="FFFFFF"/>
                    <w:left w:val="single" w:sz="2" w:space="12" w:color="FFFFFF"/>
                    <w:bottom w:val="single" w:sz="2" w:space="1" w:color="FFFFFF"/>
                    <w:right w:val="single" w:sz="2" w:space="4" w:color="FFFFFF"/>
                  </w:divBdr>
                  <w:divsChild>
                    <w:div w:id="247158550">
                      <w:marLeft w:val="0"/>
                      <w:marRight w:val="0"/>
                      <w:marTop w:val="0"/>
                      <w:marBottom w:val="0"/>
                      <w:divBdr>
                        <w:top w:val="none" w:sz="0" w:space="0" w:color="auto"/>
                        <w:left w:val="none" w:sz="0" w:space="0" w:color="auto"/>
                        <w:bottom w:val="none" w:sz="0" w:space="0" w:color="auto"/>
                        <w:right w:val="none" w:sz="0" w:space="0" w:color="auto"/>
                      </w:divBdr>
                    </w:div>
                  </w:divsChild>
                </w:div>
                <w:div w:id="37584195">
                  <w:marLeft w:val="0"/>
                  <w:marRight w:val="0"/>
                  <w:marTop w:val="0"/>
                  <w:marBottom w:val="0"/>
                  <w:divBdr>
                    <w:top w:val="single" w:sz="2" w:space="1" w:color="FFFFFF"/>
                    <w:left w:val="single" w:sz="2" w:space="12" w:color="FFFFFF"/>
                    <w:bottom w:val="single" w:sz="2" w:space="1" w:color="FFFFFF"/>
                    <w:right w:val="single" w:sz="2" w:space="4" w:color="FFFFFF"/>
                  </w:divBdr>
                  <w:divsChild>
                    <w:div w:id="1084494175">
                      <w:marLeft w:val="0"/>
                      <w:marRight w:val="0"/>
                      <w:marTop w:val="0"/>
                      <w:marBottom w:val="0"/>
                      <w:divBdr>
                        <w:top w:val="none" w:sz="0" w:space="0" w:color="auto"/>
                        <w:left w:val="none" w:sz="0" w:space="0" w:color="auto"/>
                        <w:bottom w:val="none" w:sz="0" w:space="0" w:color="auto"/>
                        <w:right w:val="none" w:sz="0" w:space="0" w:color="auto"/>
                      </w:divBdr>
                    </w:div>
                  </w:divsChild>
                </w:div>
                <w:div w:id="1478909970">
                  <w:marLeft w:val="0"/>
                  <w:marRight w:val="0"/>
                  <w:marTop w:val="0"/>
                  <w:marBottom w:val="0"/>
                  <w:divBdr>
                    <w:top w:val="single" w:sz="2" w:space="1" w:color="FFFFFF"/>
                    <w:left w:val="single" w:sz="2" w:space="12" w:color="FFFFFF"/>
                    <w:bottom w:val="single" w:sz="2" w:space="1" w:color="FFFFFF"/>
                    <w:right w:val="single" w:sz="2" w:space="4" w:color="FFFFFF"/>
                  </w:divBdr>
                  <w:divsChild>
                    <w:div w:id="417017738">
                      <w:marLeft w:val="0"/>
                      <w:marRight w:val="0"/>
                      <w:marTop w:val="0"/>
                      <w:marBottom w:val="0"/>
                      <w:divBdr>
                        <w:top w:val="none" w:sz="0" w:space="0" w:color="auto"/>
                        <w:left w:val="none" w:sz="0" w:space="0" w:color="auto"/>
                        <w:bottom w:val="none" w:sz="0" w:space="0" w:color="auto"/>
                        <w:right w:val="none" w:sz="0" w:space="0" w:color="auto"/>
                      </w:divBdr>
                    </w:div>
                  </w:divsChild>
                </w:div>
                <w:div w:id="41515957">
                  <w:marLeft w:val="0"/>
                  <w:marRight w:val="0"/>
                  <w:marTop w:val="0"/>
                  <w:marBottom w:val="0"/>
                  <w:divBdr>
                    <w:top w:val="single" w:sz="2" w:space="1" w:color="FFFFFF"/>
                    <w:left w:val="single" w:sz="2" w:space="12" w:color="FFFFFF"/>
                    <w:bottom w:val="single" w:sz="2" w:space="1" w:color="FFFFFF"/>
                    <w:right w:val="single" w:sz="2" w:space="4" w:color="FFFFFF"/>
                  </w:divBdr>
                  <w:divsChild>
                    <w:div w:id="904223850">
                      <w:marLeft w:val="0"/>
                      <w:marRight w:val="0"/>
                      <w:marTop w:val="0"/>
                      <w:marBottom w:val="0"/>
                      <w:divBdr>
                        <w:top w:val="none" w:sz="0" w:space="0" w:color="auto"/>
                        <w:left w:val="none" w:sz="0" w:space="0" w:color="auto"/>
                        <w:bottom w:val="none" w:sz="0" w:space="0" w:color="auto"/>
                        <w:right w:val="none" w:sz="0" w:space="0" w:color="auto"/>
                      </w:divBdr>
                    </w:div>
                  </w:divsChild>
                </w:div>
                <w:div w:id="418914852">
                  <w:marLeft w:val="0"/>
                  <w:marRight w:val="0"/>
                  <w:marTop w:val="0"/>
                  <w:marBottom w:val="0"/>
                  <w:divBdr>
                    <w:top w:val="single" w:sz="2" w:space="1" w:color="FFFFFF"/>
                    <w:left w:val="single" w:sz="2" w:space="12" w:color="FFFFFF"/>
                    <w:bottom w:val="single" w:sz="2" w:space="1" w:color="FFFFFF"/>
                    <w:right w:val="single" w:sz="2" w:space="4" w:color="FFFFFF"/>
                  </w:divBdr>
                  <w:divsChild>
                    <w:div w:id="2018531798">
                      <w:marLeft w:val="0"/>
                      <w:marRight w:val="0"/>
                      <w:marTop w:val="0"/>
                      <w:marBottom w:val="0"/>
                      <w:divBdr>
                        <w:top w:val="none" w:sz="0" w:space="0" w:color="auto"/>
                        <w:left w:val="none" w:sz="0" w:space="0" w:color="auto"/>
                        <w:bottom w:val="none" w:sz="0" w:space="0" w:color="auto"/>
                        <w:right w:val="none" w:sz="0" w:space="0" w:color="auto"/>
                      </w:divBdr>
                    </w:div>
                  </w:divsChild>
                </w:div>
                <w:div w:id="19666541">
                  <w:marLeft w:val="0"/>
                  <w:marRight w:val="0"/>
                  <w:marTop w:val="0"/>
                  <w:marBottom w:val="0"/>
                  <w:divBdr>
                    <w:top w:val="single" w:sz="2" w:space="1" w:color="FFFFFF"/>
                    <w:left w:val="single" w:sz="2" w:space="12" w:color="FFFFFF"/>
                    <w:bottom w:val="single" w:sz="2" w:space="1" w:color="FFFFFF"/>
                    <w:right w:val="single" w:sz="2" w:space="4" w:color="FFFFFF"/>
                  </w:divBdr>
                  <w:divsChild>
                    <w:div w:id="1427262926">
                      <w:marLeft w:val="0"/>
                      <w:marRight w:val="0"/>
                      <w:marTop w:val="0"/>
                      <w:marBottom w:val="0"/>
                      <w:divBdr>
                        <w:top w:val="none" w:sz="0" w:space="0" w:color="auto"/>
                        <w:left w:val="none" w:sz="0" w:space="0" w:color="auto"/>
                        <w:bottom w:val="none" w:sz="0" w:space="0" w:color="auto"/>
                        <w:right w:val="none" w:sz="0" w:space="0" w:color="auto"/>
                      </w:divBdr>
                    </w:div>
                  </w:divsChild>
                </w:div>
                <w:div w:id="40178340">
                  <w:marLeft w:val="0"/>
                  <w:marRight w:val="0"/>
                  <w:marTop w:val="0"/>
                  <w:marBottom w:val="0"/>
                  <w:divBdr>
                    <w:top w:val="single" w:sz="2" w:space="1" w:color="FFFFFF"/>
                    <w:left w:val="single" w:sz="2" w:space="12" w:color="FFFFFF"/>
                    <w:bottom w:val="single" w:sz="2" w:space="1" w:color="FFFFFF"/>
                    <w:right w:val="single" w:sz="2" w:space="4" w:color="FFFFFF"/>
                  </w:divBdr>
                  <w:divsChild>
                    <w:div w:id="1927416873">
                      <w:marLeft w:val="0"/>
                      <w:marRight w:val="0"/>
                      <w:marTop w:val="0"/>
                      <w:marBottom w:val="0"/>
                      <w:divBdr>
                        <w:top w:val="none" w:sz="0" w:space="0" w:color="auto"/>
                        <w:left w:val="none" w:sz="0" w:space="0" w:color="auto"/>
                        <w:bottom w:val="none" w:sz="0" w:space="0" w:color="auto"/>
                        <w:right w:val="none" w:sz="0" w:space="0" w:color="auto"/>
                      </w:divBdr>
                    </w:div>
                  </w:divsChild>
                </w:div>
                <w:div w:id="193471604">
                  <w:marLeft w:val="0"/>
                  <w:marRight w:val="0"/>
                  <w:marTop w:val="0"/>
                  <w:marBottom w:val="0"/>
                  <w:divBdr>
                    <w:top w:val="single" w:sz="2" w:space="1" w:color="FFFFFF"/>
                    <w:left w:val="single" w:sz="2" w:space="12" w:color="FFFFFF"/>
                    <w:bottom w:val="single" w:sz="2" w:space="1" w:color="FFFFFF"/>
                    <w:right w:val="single" w:sz="2" w:space="4" w:color="FFFFFF"/>
                  </w:divBdr>
                  <w:divsChild>
                    <w:div w:id="878010732">
                      <w:marLeft w:val="0"/>
                      <w:marRight w:val="0"/>
                      <w:marTop w:val="0"/>
                      <w:marBottom w:val="0"/>
                      <w:divBdr>
                        <w:top w:val="none" w:sz="0" w:space="0" w:color="auto"/>
                        <w:left w:val="none" w:sz="0" w:space="0" w:color="auto"/>
                        <w:bottom w:val="none" w:sz="0" w:space="0" w:color="auto"/>
                        <w:right w:val="none" w:sz="0" w:space="0" w:color="auto"/>
                      </w:divBdr>
                    </w:div>
                  </w:divsChild>
                </w:div>
                <w:div w:id="1381052232">
                  <w:marLeft w:val="0"/>
                  <w:marRight w:val="0"/>
                  <w:marTop w:val="0"/>
                  <w:marBottom w:val="0"/>
                  <w:divBdr>
                    <w:top w:val="single" w:sz="2" w:space="1" w:color="FFFFFF"/>
                    <w:left w:val="single" w:sz="2" w:space="12" w:color="FFFFFF"/>
                    <w:bottom w:val="single" w:sz="2" w:space="1" w:color="FFFFFF"/>
                    <w:right w:val="single" w:sz="2" w:space="4" w:color="FFFFFF"/>
                  </w:divBdr>
                  <w:divsChild>
                    <w:div w:id="279728336">
                      <w:marLeft w:val="0"/>
                      <w:marRight w:val="0"/>
                      <w:marTop w:val="0"/>
                      <w:marBottom w:val="0"/>
                      <w:divBdr>
                        <w:top w:val="none" w:sz="0" w:space="0" w:color="auto"/>
                        <w:left w:val="none" w:sz="0" w:space="0" w:color="auto"/>
                        <w:bottom w:val="none" w:sz="0" w:space="0" w:color="auto"/>
                        <w:right w:val="none" w:sz="0" w:space="0" w:color="auto"/>
                      </w:divBdr>
                    </w:div>
                  </w:divsChild>
                </w:div>
                <w:div w:id="40322806">
                  <w:marLeft w:val="0"/>
                  <w:marRight w:val="0"/>
                  <w:marTop w:val="0"/>
                  <w:marBottom w:val="0"/>
                  <w:divBdr>
                    <w:top w:val="single" w:sz="2" w:space="1" w:color="FFFFFF"/>
                    <w:left w:val="single" w:sz="2" w:space="12" w:color="FFFFFF"/>
                    <w:bottom w:val="single" w:sz="2" w:space="1" w:color="FFFFFF"/>
                    <w:right w:val="single" w:sz="2" w:space="4" w:color="FFFFFF"/>
                  </w:divBdr>
                  <w:divsChild>
                    <w:div w:id="86007247">
                      <w:marLeft w:val="0"/>
                      <w:marRight w:val="0"/>
                      <w:marTop w:val="0"/>
                      <w:marBottom w:val="0"/>
                      <w:divBdr>
                        <w:top w:val="none" w:sz="0" w:space="0" w:color="auto"/>
                        <w:left w:val="none" w:sz="0" w:space="0" w:color="auto"/>
                        <w:bottom w:val="none" w:sz="0" w:space="0" w:color="auto"/>
                        <w:right w:val="none" w:sz="0" w:space="0" w:color="auto"/>
                      </w:divBdr>
                    </w:div>
                  </w:divsChild>
                </w:div>
                <w:div w:id="582421594">
                  <w:marLeft w:val="0"/>
                  <w:marRight w:val="0"/>
                  <w:marTop w:val="0"/>
                  <w:marBottom w:val="0"/>
                  <w:divBdr>
                    <w:top w:val="single" w:sz="2" w:space="1" w:color="FFFFFF"/>
                    <w:left w:val="single" w:sz="2" w:space="12" w:color="FFFFFF"/>
                    <w:bottom w:val="single" w:sz="2" w:space="1" w:color="FFFFFF"/>
                    <w:right w:val="single" w:sz="2" w:space="4" w:color="FFFFFF"/>
                  </w:divBdr>
                  <w:divsChild>
                    <w:div w:id="1841700156">
                      <w:marLeft w:val="0"/>
                      <w:marRight w:val="0"/>
                      <w:marTop w:val="0"/>
                      <w:marBottom w:val="0"/>
                      <w:divBdr>
                        <w:top w:val="none" w:sz="0" w:space="0" w:color="auto"/>
                        <w:left w:val="none" w:sz="0" w:space="0" w:color="auto"/>
                        <w:bottom w:val="none" w:sz="0" w:space="0" w:color="auto"/>
                        <w:right w:val="none" w:sz="0" w:space="0" w:color="auto"/>
                      </w:divBdr>
                    </w:div>
                  </w:divsChild>
                </w:div>
                <w:div w:id="1043210316">
                  <w:marLeft w:val="0"/>
                  <w:marRight w:val="0"/>
                  <w:marTop w:val="0"/>
                  <w:marBottom w:val="0"/>
                  <w:divBdr>
                    <w:top w:val="single" w:sz="2" w:space="1" w:color="FFFFFF"/>
                    <w:left w:val="single" w:sz="2" w:space="12" w:color="FFFFFF"/>
                    <w:bottom w:val="single" w:sz="2" w:space="1" w:color="FFFFFF"/>
                    <w:right w:val="single" w:sz="2" w:space="4" w:color="FFFFFF"/>
                  </w:divBdr>
                  <w:divsChild>
                    <w:div w:id="1629975028">
                      <w:marLeft w:val="0"/>
                      <w:marRight w:val="0"/>
                      <w:marTop w:val="0"/>
                      <w:marBottom w:val="0"/>
                      <w:divBdr>
                        <w:top w:val="none" w:sz="0" w:space="0" w:color="auto"/>
                        <w:left w:val="none" w:sz="0" w:space="0" w:color="auto"/>
                        <w:bottom w:val="none" w:sz="0" w:space="0" w:color="auto"/>
                        <w:right w:val="none" w:sz="0" w:space="0" w:color="auto"/>
                      </w:divBdr>
                    </w:div>
                  </w:divsChild>
                </w:div>
                <w:div w:id="2169822">
                  <w:marLeft w:val="0"/>
                  <w:marRight w:val="0"/>
                  <w:marTop w:val="0"/>
                  <w:marBottom w:val="0"/>
                  <w:divBdr>
                    <w:top w:val="single" w:sz="2" w:space="1" w:color="FFFFFF"/>
                    <w:left w:val="single" w:sz="2" w:space="12" w:color="FFFFFF"/>
                    <w:bottom w:val="single" w:sz="2" w:space="1" w:color="FFFFFF"/>
                    <w:right w:val="single" w:sz="2" w:space="4" w:color="FFFFFF"/>
                  </w:divBdr>
                  <w:divsChild>
                    <w:div w:id="447361344">
                      <w:marLeft w:val="0"/>
                      <w:marRight w:val="0"/>
                      <w:marTop w:val="0"/>
                      <w:marBottom w:val="0"/>
                      <w:divBdr>
                        <w:top w:val="none" w:sz="0" w:space="0" w:color="auto"/>
                        <w:left w:val="none" w:sz="0" w:space="0" w:color="auto"/>
                        <w:bottom w:val="none" w:sz="0" w:space="0" w:color="auto"/>
                        <w:right w:val="none" w:sz="0" w:space="0" w:color="auto"/>
                      </w:divBdr>
                    </w:div>
                  </w:divsChild>
                </w:div>
                <w:div w:id="229735872">
                  <w:marLeft w:val="0"/>
                  <w:marRight w:val="0"/>
                  <w:marTop w:val="0"/>
                  <w:marBottom w:val="0"/>
                  <w:divBdr>
                    <w:top w:val="single" w:sz="2" w:space="1" w:color="FFFFFF"/>
                    <w:left w:val="single" w:sz="2" w:space="12" w:color="FFFFFF"/>
                    <w:bottom w:val="single" w:sz="2" w:space="1" w:color="FFFFFF"/>
                    <w:right w:val="single" w:sz="2" w:space="4" w:color="FFFFFF"/>
                  </w:divBdr>
                  <w:divsChild>
                    <w:div w:id="403643448">
                      <w:marLeft w:val="0"/>
                      <w:marRight w:val="0"/>
                      <w:marTop w:val="0"/>
                      <w:marBottom w:val="0"/>
                      <w:divBdr>
                        <w:top w:val="none" w:sz="0" w:space="0" w:color="auto"/>
                        <w:left w:val="none" w:sz="0" w:space="0" w:color="auto"/>
                        <w:bottom w:val="none" w:sz="0" w:space="0" w:color="auto"/>
                        <w:right w:val="none" w:sz="0" w:space="0" w:color="auto"/>
                      </w:divBdr>
                    </w:div>
                  </w:divsChild>
                </w:div>
                <w:div w:id="815879932">
                  <w:marLeft w:val="0"/>
                  <w:marRight w:val="0"/>
                  <w:marTop w:val="0"/>
                  <w:marBottom w:val="0"/>
                  <w:divBdr>
                    <w:top w:val="single" w:sz="2" w:space="1" w:color="FFFFFF"/>
                    <w:left w:val="single" w:sz="2" w:space="12" w:color="FFFFFF"/>
                    <w:bottom w:val="single" w:sz="2" w:space="1" w:color="FFFFFF"/>
                    <w:right w:val="single" w:sz="2" w:space="4" w:color="FFFFFF"/>
                  </w:divBdr>
                  <w:divsChild>
                    <w:div w:id="1472167015">
                      <w:marLeft w:val="0"/>
                      <w:marRight w:val="0"/>
                      <w:marTop w:val="0"/>
                      <w:marBottom w:val="0"/>
                      <w:divBdr>
                        <w:top w:val="none" w:sz="0" w:space="0" w:color="auto"/>
                        <w:left w:val="none" w:sz="0" w:space="0" w:color="auto"/>
                        <w:bottom w:val="none" w:sz="0" w:space="0" w:color="auto"/>
                        <w:right w:val="none" w:sz="0" w:space="0" w:color="auto"/>
                      </w:divBdr>
                    </w:div>
                  </w:divsChild>
                </w:div>
                <w:div w:id="664554658">
                  <w:marLeft w:val="0"/>
                  <w:marRight w:val="0"/>
                  <w:marTop w:val="0"/>
                  <w:marBottom w:val="0"/>
                  <w:divBdr>
                    <w:top w:val="single" w:sz="2" w:space="1" w:color="FFFFFF"/>
                    <w:left w:val="single" w:sz="2" w:space="12" w:color="FFFFFF"/>
                    <w:bottom w:val="single" w:sz="2" w:space="4" w:color="FFFFFF"/>
                    <w:right w:val="single" w:sz="2" w:space="4" w:color="FFFFFF"/>
                  </w:divBdr>
                  <w:divsChild>
                    <w:div w:id="3467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0880">
      <w:bodyDiv w:val="1"/>
      <w:marLeft w:val="0"/>
      <w:marRight w:val="0"/>
      <w:marTop w:val="0"/>
      <w:marBottom w:val="0"/>
      <w:divBdr>
        <w:top w:val="none" w:sz="0" w:space="0" w:color="auto"/>
        <w:left w:val="none" w:sz="0" w:space="0" w:color="auto"/>
        <w:bottom w:val="none" w:sz="0" w:space="0" w:color="auto"/>
        <w:right w:val="none" w:sz="0" w:space="0" w:color="auto"/>
      </w:divBdr>
      <w:divsChild>
        <w:div w:id="2062094809">
          <w:marLeft w:val="0"/>
          <w:marRight w:val="0"/>
          <w:marTop w:val="0"/>
          <w:marBottom w:val="0"/>
          <w:divBdr>
            <w:top w:val="none" w:sz="0" w:space="0" w:color="auto"/>
            <w:left w:val="none" w:sz="0" w:space="0" w:color="auto"/>
            <w:bottom w:val="none" w:sz="0" w:space="0" w:color="auto"/>
            <w:right w:val="none" w:sz="0" w:space="0" w:color="auto"/>
          </w:divBdr>
        </w:div>
        <w:div w:id="1133013544">
          <w:marLeft w:val="0"/>
          <w:marRight w:val="0"/>
          <w:marTop w:val="0"/>
          <w:marBottom w:val="335"/>
          <w:divBdr>
            <w:top w:val="none" w:sz="0" w:space="0" w:color="auto"/>
            <w:left w:val="none" w:sz="0" w:space="0" w:color="auto"/>
            <w:bottom w:val="none" w:sz="0" w:space="0" w:color="auto"/>
            <w:right w:val="none" w:sz="0" w:space="0" w:color="auto"/>
          </w:divBdr>
          <w:divsChild>
            <w:div w:id="1310599359">
              <w:marLeft w:val="0"/>
              <w:marRight w:val="0"/>
              <w:marTop w:val="0"/>
              <w:marBottom w:val="0"/>
              <w:divBdr>
                <w:top w:val="none" w:sz="0" w:space="0" w:color="auto"/>
                <w:left w:val="none" w:sz="0" w:space="0" w:color="auto"/>
                <w:bottom w:val="none" w:sz="0" w:space="0" w:color="auto"/>
                <w:right w:val="none" w:sz="0" w:space="0" w:color="auto"/>
              </w:divBdr>
              <w:divsChild>
                <w:div w:id="471600138">
                  <w:marLeft w:val="0"/>
                  <w:marRight w:val="0"/>
                  <w:marTop w:val="0"/>
                  <w:marBottom w:val="0"/>
                  <w:divBdr>
                    <w:top w:val="single" w:sz="2" w:space="4" w:color="FFFFFF"/>
                    <w:left w:val="single" w:sz="2" w:space="12" w:color="FFFFFF"/>
                    <w:bottom w:val="single" w:sz="2" w:space="1" w:color="FFFFFF"/>
                    <w:right w:val="single" w:sz="2" w:space="4" w:color="FFFFFF"/>
                  </w:divBdr>
                  <w:divsChild>
                    <w:div w:id="7219751">
                      <w:marLeft w:val="0"/>
                      <w:marRight w:val="0"/>
                      <w:marTop w:val="0"/>
                      <w:marBottom w:val="0"/>
                      <w:divBdr>
                        <w:top w:val="none" w:sz="0" w:space="0" w:color="auto"/>
                        <w:left w:val="none" w:sz="0" w:space="0" w:color="auto"/>
                        <w:bottom w:val="none" w:sz="0" w:space="0" w:color="auto"/>
                        <w:right w:val="none" w:sz="0" w:space="0" w:color="auto"/>
                      </w:divBdr>
                    </w:div>
                  </w:divsChild>
                </w:div>
                <w:div w:id="408967925">
                  <w:marLeft w:val="0"/>
                  <w:marRight w:val="0"/>
                  <w:marTop w:val="0"/>
                  <w:marBottom w:val="0"/>
                  <w:divBdr>
                    <w:top w:val="single" w:sz="2" w:space="1" w:color="FFFFFF"/>
                    <w:left w:val="single" w:sz="2" w:space="12" w:color="FFFFFF"/>
                    <w:bottom w:val="single" w:sz="2" w:space="1" w:color="FFFFFF"/>
                    <w:right w:val="single" w:sz="2" w:space="4" w:color="FFFFFF"/>
                  </w:divBdr>
                  <w:divsChild>
                    <w:div w:id="1836141867">
                      <w:marLeft w:val="0"/>
                      <w:marRight w:val="0"/>
                      <w:marTop w:val="0"/>
                      <w:marBottom w:val="0"/>
                      <w:divBdr>
                        <w:top w:val="none" w:sz="0" w:space="0" w:color="auto"/>
                        <w:left w:val="none" w:sz="0" w:space="0" w:color="auto"/>
                        <w:bottom w:val="none" w:sz="0" w:space="0" w:color="auto"/>
                        <w:right w:val="none" w:sz="0" w:space="0" w:color="auto"/>
                      </w:divBdr>
                    </w:div>
                  </w:divsChild>
                </w:div>
                <w:div w:id="410390227">
                  <w:marLeft w:val="0"/>
                  <w:marRight w:val="0"/>
                  <w:marTop w:val="0"/>
                  <w:marBottom w:val="0"/>
                  <w:divBdr>
                    <w:top w:val="single" w:sz="2" w:space="1" w:color="FFFFFF"/>
                    <w:left w:val="single" w:sz="2" w:space="12" w:color="FFFFFF"/>
                    <w:bottom w:val="single" w:sz="2" w:space="1" w:color="FFFFFF"/>
                    <w:right w:val="single" w:sz="2" w:space="4" w:color="FFFFFF"/>
                  </w:divBdr>
                  <w:divsChild>
                    <w:div w:id="474220932">
                      <w:marLeft w:val="0"/>
                      <w:marRight w:val="0"/>
                      <w:marTop w:val="0"/>
                      <w:marBottom w:val="0"/>
                      <w:divBdr>
                        <w:top w:val="none" w:sz="0" w:space="0" w:color="auto"/>
                        <w:left w:val="none" w:sz="0" w:space="0" w:color="auto"/>
                        <w:bottom w:val="none" w:sz="0" w:space="0" w:color="auto"/>
                        <w:right w:val="none" w:sz="0" w:space="0" w:color="auto"/>
                      </w:divBdr>
                    </w:div>
                  </w:divsChild>
                </w:div>
                <w:div w:id="529224056">
                  <w:marLeft w:val="0"/>
                  <w:marRight w:val="0"/>
                  <w:marTop w:val="0"/>
                  <w:marBottom w:val="0"/>
                  <w:divBdr>
                    <w:top w:val="single" w:sz="2" w:space="1" w:color="FFFFFF"/>
                    <w:left w:val="single" w:sz="2" w:space="12" w:color="FFFFFF"/>
                    <w:bottom w:val="single" w:sz="2" w:space="1" w:color="FFFFFF"/>
                    <w:right w:val="single" w:sz="2" w:space="4" w:color="FFFFFF"/>
                  </w:divBdr>
                  <w:divsChild>
                    <w:div w:id="1348479854">
                      <w:marLeft w:val="0"/>
                      <w:marRight w:val="0"/>
                      <w:marTop w:val="0"/>
                      <w:marBottom w:val="0"/>
                      <w:divBdr>
                        <w:top w:val="none" w:sz="0" w:space="0" w:color="auto"/>
                        <w:left w:val="none" w:sz="0" w:space="0" w:color="auto"/>
                        <w:bottom w:val="none" w:sz="0" w:space="0" w:color="auto"/>
                        <w:right w:val="none" w:sz="0" w:space="0" w:color="auto"/>
                      </w:divBdr>
                    </w:div>
                  </w:divsChild>
                </w:div>
                <w:div w:id="1039017477">
                  <w:marLeft w:val="0"/>
                  <w:marRight w:val="0"/>
                  <w:marTop w:val="0"/>
                  <w:marBottom w:val="0"/>
                  <w:divBdr>
                    <w:top w:val="single" w:sz="2" w:space="1" w:color="FFFFFF"/>
                    <w:left w:val="single" w:sz="2" w:space="12" w:color="FFFFFF"/>
                    <w:bottom w:val="single" w:sz="2" w:space="1" w:color="FFFFFF"/>
                    <w:right w:val="single" w:sz="2" w:space="4" w:color="FFFFFF"/>
                  </w:divBdr>
                  <w:divsChild>
                    <w:div w:id="2142142157">
                      <w:marLeft w:val="0"/>
                      <w:marRight w:val="0"/>
                      <w:marTop w:val="0"/>
                      <w:marBottom w:val="0"/>
                      <w:divBdr>
                        <w:top w:val="none" w:sz="0" w:space="0" w:color="auto"/>
                        <w:left w:val="none" w:sz="0" w:space="0" w:color="auto"/>
                        <w:bottom w:val="none" w:sz="0" w:space="0" w:color="auto"/>
                        <w:right w:val="none" w:sz="0" w:space="0" w:color="auto"/>
                      </w:divBdr>
                    </w:div>
                  </w:divsChild>
                </w:div>
                <w:div w:id="966400667">
                  <w:marLeft w:val="0"/>
                  <w:marRight w:val="0"/>
                  <w:marTop w:val="0"/>
                  <w:marBottom w:val="0"/>
                  <w:divBdr>
                    <w:top w:val="single" w:sz="2" w:space="1" w:color="FFFFFF"/>
                    <w:left w:val="single" w:sz="2" w:space="12" w:color="FFFFFF"/>
                    <w:bottom w:val="single" w:sz="2" w:space="1" w:color="FFFFFF"/>
                    <w:right w:val="single" w:sz="2" w:space="4" w:color="FFFFFF"/>
                  </w:divBdr>
                  <w:divsChild>
                    <w:div w:id="582302472">
                      <w:marLeft w:val="0"/>
                      <w:marRight w:val="0"/>
                      <w:marTop w:val="0"/>
                      <w:marBottom w:val="0"/>
                      <w:divBdr>
                        <w:top w:val="none" w:sz="0" w:space="0" w:color="auto"/>
                        <w:left w:val="none" w:sz="0" w:space="0" w:color="auto"/>
                        <w:bottom w:val="none" w:sz="0" w:space="0" w:color="auto"/>
                        <w:right w:val="none" w:sz="0" w:space="0" w:color="auto"/>
                      </w:divBdr>
                    </w:div>
                  </w:divsChild>
                </w:div>
                <w:div w:id="801729260">
                  <w:marLeft w:val="0"/>
                  <w:marRight w:val="0"/>
                  <w:marTop w:val="0"/>
                  <w:marBottom w:val="0"/>
                  <w:divBdr>
                    <w:top w:val="single" w:sz="2" w:space="1" w:color="FFFFFF"/>
                    <w:left w:val="single" w:sz="2" w:space="12" w:color="FFFFFF"/>
                    <w:bottom w:val="single" w:sz="2" w:space="1" w:color="FFFFFF"/>
                    <w:right w:val="single" w:sz="2" w:space="4" w:color="FFFFFF"/>
                  </w:divBdr>
                  <w:divsChild>
                    <w:div w:id="978995149">
                      <w:marLeft w:val="0"/>
                      <w:marRight w:val="0"/>
                      <w:marTop w:val="0"/>
                      <w:marBottom w:val="0"/>
                      <w:divBdr>
                        <w:top w:val="none" w:sz="0" w:space="0" w:color="auto"/>
                        <w:left w:val="none" w:sz="0" w:space="0" w:color="auto"/>
                        <w:bottom w:val="none" w:sz="0" w:space="0" w:color="auto"/>
                        <w:right w:val="none" w:sz="0" w:space="0" w:color="auto"/>
                      </w:divBdr>
                    </w:div>
                  </w:divsChild>
                </w:div>
                <w:div w:id="673605206">
                  <w:marLeft w:val="0"/>
                  <w:marRight w:val="0"/>
                  <w:marTop w:val="0"/>
                  <w:marBottom w:val="0"/>
                  <w:divBdr>
                    <w:top w:val="single" w:sz="2" w:space="1" w:color="FFFFFF"/>
                    <w:left w:val="single" w:sz="2" w:space="12" w:color="FFFFFF"/>
                    <w:bottom w:val="single" w:sz="2" w:space="1" w:color="FFFFFF"/>
                    <w:right w:val="single" w:sz="2" w:space="4" w:color="FFFFFF"/>
                  </w:divBdr>
                  <w:divsChild>
                    <w:div w:id="215968610">
                      <w:marLeft w:val="0"/>
                      <w:marRight w:val="0"/>
                      <w:marTop w:val="0"/>
                      <w:marBottom w:val="0"/>
                      <w:divBdr>
                        <w:top w:val="none" w:sz="0" w:space="0" w:color="auto"/>
                        <w:left w:val="none" w:sz="0" w:space="0" w:color="auto"/>
                        <w:bottom w:val="none" w:sz="0" w:space="0" w:color="auto"/>
                        <w:right w:val="none" w:sz="0" w:space="0" w:color="auto"/>
                      </w:divBdr>
                    </w:div>
                  </w:divsChild>
                </w:div>
                <w:div w:id="1377318521">
                  <w:marLeft w:val="0"/>
                  <w:marRight w:val="0"/>
                  <w:marTop w:val="0"/>
                  <w:marBottom w:val="0"/>
                  <w:divBdr>
                    <w:top w:val="single" w:sz="2" w:space="1" w:color="FFFFFF"/>
                    <w:left w:val="single" w:sz="2" w:space="12" w:color="FFFFFF"/>
                    <w:bottom w:val="single" w:sz="2" w:space="1" w:color="FFFFFF"/>
                    <w:right w:val="single" w:sz="2" w:space="4" w:color="FFFFFF"/>
                  </w:divBdr>
                  <w:divsChild>
                    <w:div w:id="180627911">
                      <w:marLeft w:val="0"/>
                      <w:marRight w:val="0"/>
                      <w:marTop w:val="0"/>
                      <w:marBottom w:val="0"/>
                      <w:divBdr>
                        <w:top w:val="none" w:sz="0" w:space="0" w:color="auto"/>
                        <w:left w:val="none" w:sz="0" w:space="0" w:color="auto"/>
                        <w:bottom w:val="none" w:sz="0" w:space="0" w:color="auto"/>
                        <w:right w:val="none" w:sz="0" w:space="0" w:color="auto"/>
                      </w:divBdr>
                    </w:div>
                  </w:divsChild>
                </w:div>
                <w:div w:id="1700857348">
                  <w:marLeft w:val="0"/>
                  <w:marRight w:val="0"/>
                  <w:marTop w:val="0"/>
                  <w:marBottom w:val="0"/>
                  <w:divBdr>
                    <w:top w:val="single" w:sz="2" w:space="1" w:color="FFFFFF"/>
                    <w:left w:val="single" w:sz="2" w:space="12" w:color="FFFFFF"/>
                    <w:bottom w:val="single" w:sz="2" w:space="1" w:color="FFFFFF"/>
                    <w:right w:val="single" w:sz="2" w:space="4" w:color="FFFFFF"/>
                  </w:divBdr>
                  <w:divsChild>
                    <w:div w:id="1784496522">
                      <w:marLeft w:val="0"/>
                      <w:marRight w:val="0"/>
                      <w:marTop w:val="0"/>
                      <w:marBottom w:val="0"/>
                      <w:divBdr>
                        <w:top w:val="none" w:sz="0" w:space="0" w:color="auto"/>
                        <w:left w:val="none" w:sz="0" w:space="0" w:color="auto"/>
                        <w:bottom w:val="none" w:sz="0" w:space="0" w:color="auto"/>
                        <w:right w:val="none" w:sz="0" w:space="0" w:color="auto"/>
                      </w:divBdr>
                    </w:div>
                  </w:divsChild>
                </w:div>
                <w:div w:id="548881407">
                  <w:marLeft w:val="0"/>
                  <w:marRight w:val="0"/>
                  <w:marTop w:val="0"/>
                  <w:marBottom w:val="0"/>
                  <w:divBdr>
                    <w:top w:val="single" w:sz="2" w:space="1" w:color="FFFFFF"/>
                    <w:left w:val="single" w:sz="2" w:space="12" w:color="FFFFFF"/>
                    <w:bottom w:val="single" w:sz="2" w:space="1" w:color="FFFFFF"/>
                    <w:right w:val="single" w:sz="2" w:space="4" w:color="FFFFFF"/>
                  </w:divBdr>
                  <w:divsChild>
                    <w:div w:id="1234703379">
                      <w:marLeft w:val="0"/>
                      <w:marRight w:val="0"/>
                      <w:marTop w:val="0"/>
                      <w:marBottom w:val="0"/>
                      <w:divBdr>
                        <w:top w:val="none" w:sz="0" w:space="0" w:color="auto"/>
                        <w:left w:val="none" w:sz="0" w:space="0" w:color="auto"/>
                        <w:bottom w:val="none" w:sz="0" w:space="0" w:color="auto"/>
                        <w:right w:val="none" w:sz="0" w:space="0" w:color="auto"/>
                      </w:divBdr>
                    </w:div>
                  </w:divsChild>
                </w:div>
                <w:div w:id="712265512">
                  <w:marLeft w:val="0"/>
                  <w:marRight w:val="0"/>
                  <w:marTop w:val="0"/>
                  <w:marBottom w:val="0"/>
                  <w:divBdr>
                    <w:top w:val="single" w:sz="2" w:space="1" w:color="FFFFFF"/>
                    <w:left w:val="single" w:sz="2" w:space="12" w:color="FFFFFF"/>
                    <w:bottom w:val="single" w:sz="2" w:space="1" w:color="FFFFFF"/>
                    <w:right w:val="single" w:sz="2" w:space="4" w:color="FFFFFF"/>
                  </w:divBdr>
                  <w:divsChild>
                    <w:div w:id="781267679">
                      <w:marLeft w:val="0"/>
                      <w:marRight w:val="0"/>
                      <w:marTop w:val="0"/>
                      <w:marBottom w:val="0"/>
                      <w:divBdr>
                        <w:top w:val="none" w:sz="0" w:space="0" w:color="auto"/>
                        <w:left w:val="none" w:sz="0" w:space="0" w:color="auto"/>
                        <w:bottom w:val="none" w:sz="0" w:space="0" w:color="auto"/>
                        <w:right w:val="none" w:sz="0" w:space="0" w:color="auto"/>
                      </w:divBdr>
                    </w:div>
                  </w:divsChild>
                </w:div>
                <w:div w:id="2106143862">
                  <w:marLeft w:val="0"/>
                  <w:marRight w:val="0"/>
                  <w:marTop w:val="0"/>
                  <w:marBottom w:val="0"/>
                  <w:divBdr>
                    <w:top w:val="single" w:sz="2" w:space="1" w:color="FFFFFF"/>
                    <w:left w:val="single" w:sz="2" w:space="12" w:color="FFFFFF"/>
                    <w:bottom w:val="single" w:sz="2" w:space="1" w:color="FFFFFF"/>
                    <w:right w:val="single" w:sz="2" w:space="4" w:color="FFFFFF"/>
                  </w:divBdr>
                  <w:divsChild>
                    <w:div w:id="1155342301">
                      <w:marLeft w:val="0"/>
                      <w:marRight w:val="0"/>
                      <w:marTop w:val="0"/>
                      <w:marBottom w:val="0"/>
                      <w:divBdr>
                        <w:top w:val="none" w:sz="0" w:space="0" w:color="auto"/>
                        <w:left w:val="none" w:sz="0" w:space="0" w:color="auto"/>
                        <w:bottom w:val="none" w:sz="0" w:space="0" w:color="auto"/>
                        <w:right w:val="none" w:sz="0" w:space="0" w:color="auto"/>
                      </w:divBdr>
                    </w:div>
                  </w:divsChild>
                </w:div>
                <w:div w:id="282924785">
                  <w:marLeft w:val="0"/>
                  <w:marRight w:val="0"/>
                  <w:marTop w:val="0"/>
                  <w:marBottom w:val="0"/>
                  <w:divBdr>
                    <w:top w:val="single" w:sz="2" w:space="1" w:color="FFFFFF"/>
                    <w:left w:val="single" w:sz="2" w:space="12" w:color="FFFFFF"/>
                    <w:bottom w:val="single" w:sz="2" w:space="1" w:color="FFFFFF"/>
                    <w:right w:val="single" w:sz="2" w:space="4" w:color="FFFFFF"/>
                  </w:divBdr>
                  <w:divsChild>
                    <w:div w:id="628050623">
                      <w:marLeft w:val="0"/>
                      <w:marRight w:val="0"/>
                      <w:marTop w:val="0"/>
                      <w:marBottom w:val="0"/>
                      <w:divBdr>
                        <w:top w:val="none" w:sz="0" w:space="0" w:color="auto"/>
                        <w:left w:val="none" w:sz="0" w:space="0" w:color="auto"/>
                        <w:bottom w:val="none" w:sz="0" w:space="0" w:color="auto"/>
                        <w:right w:val="none" w:sz="0" w:space="0" w:color="auto"/>
                      </w:divBdr>
                    </w:div>
                  </w:divsChild>
                </w:div>
                <w:div w:id="316881766">
                  <w:marLeft w:val="0"/>
                  <w:marRight w:val="0"/>
                  <w:marTop w:val="0"/>
                  <w:marBottom w:val="0"/>
                  <w:divBdr>
                    <w:top w:val="single" w:sz="2" w:space="1" w:color="FFFFFF"/>
                    <w:left w:val="single" w:sz="2" w:space="12" w:color="FFFFFF"/>
                    <w:bottom w:val="single" w:sz="2" w:space="4" w:color="FFFFFF"/>
                    <w:right w:val="single" w:sz="2" w:space="4" w:color="FFFFFF"/>
                  </w:divBdr>
                  <w:divsChild>
                    <w:div w:id="5137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6700">
          <w:marLeft w:val="0"/>
          <w:marRight w:val="0"/>
          <w:marTop w:val="0"/>
          <w:marBottom w:val="335"/>
          <w:divBdr>
            <w:top w:val="none" w:sz="0" w:space="0" w:color="auto"/>
            <w:left w:val="none" w:sz="0" w:space="0" w:color="auto"/>
            <w:bottom w:val="none" w:sz="0" w:space="0" w:color="auto"/>
            <w:right w:val="none" w:sz="0" w:space="0" w:color="auto"/>
          </w:divBdr>
          <w:divsChild>
            <w:div w:id="1019310831">
              <w:marLeft w:val="0"/>
              <w:marRight w:val="0"/>
              <w:marTop w:val="0"/>
              <w:marBottom w:val="0"/>
              <w:divBdr>
                <w:top w:val="none" w:sz="0" w:space="0" w:color="auto"/>
                <w:left w:val="none" w:sz="0" w:space="0" w:color="auto"/>
                <w:bottom w:val="none" w:sz="0" w:space="0" w:color="auto"/>
                <w:right w:val="none" w:sz="0" w:space="0" w:color="auto"/>
              </w:divBdr>
              <w:divsChild>
                <w:div w:id="2108191267">
                  <w:marLeft w:val="0"/>
                  <w:marRight w:val="0"/>
                  <w:marTop w:val="0"/>
                  <w:marBottom w:val="0"/>
                  <w:divBdr>
                    <w:top w:val="single" w:sz="2" w:space="4" w:color="FFFFFF"/>
                    <w:left w:val="single" w:sz="2" w:space="12" w:color="FFFFFF"/>
                    <w:bottom w:val="single" w:sz="2" w:space="1" w:color="FFFFFF"/>
                    <w:right w:val="single" w:sz="2" w:space="4" w:color="FFFFFF"/>
                  </w:divBdr>
                  <w:divsChild>
                    <w:div w:id="422801372">
                      <w:marLeft w:val="0"/>
                      <w:marRight w:val="0"/>
                      <w:marTop w:val="0"/>
                      <w:marBottom w:val="0"/>
                      <w:divBdr>
                        <w:top w:val="none" w:sz="0" w:space="0" w:color="auto"/>
                        <w:left w:val="none" w:sz="0" w:space="0" w:color="auto"/>
                        <w:bottom w:val="none" w:sz="0" w:space="0" w:color="auto"/>
                        <w:right w:val="none" w:sz="0" w:space="0" w:color="auto"/>
                      </w:divBdr>
                    </w:div>
                  </w:divsChild>
                </w:div>
                <w:div w:id="2081511613">
                  <w:marLeft w:val="0"/>
                  <w:marRight w:val="0"/>
                  <w:marTop w:val="0"/>
                  <w:marBottom w:val="0"/>
                  <w:divBdr>
                    <w:top w:val="single" w:sz="2" w:space="1" w:color="FFFFFF"/>
                    <w:left w:val="single" w:sz="2" w:space="12" w:color="FFFFFF"/>
                    <w:bottom w:val="single" w:sz="2" w:space="1" w:color="FFFFFF"/>
                    <w:right w:val="single" w:sz="2" w:space="4" w:color="FFFFFF"/>
                  </w:divBdr>
                  <w:divsChild>
                    <w:div w:id="1202548270">
                      <w:marLeft w:val="0"/>
                      <w:marRight w:val="0"/>
                      <w:marTop w:val="0"/>
                      <w:marBottom w:val="0"/>
                      <w:divBdr>
                        <w:top w:val="none" w:sz="0" w:space="0" w:color="auto"/>
                        <w:left w:val="none" w:sz="0" w:space="0" w:color="auto"/>
                        <w:bottom w:val="none" w:sz="0" w:space="0" w:color="auto"/>
                        <w:right w:val="none" w:sz="0" w:space="0" w:color="auto"/>
                      </w:divBdr>
                    </w:div>
                  </w:divsChild>
                </w:div>
                <w:div w:id="1536892671">
                  <w:marLeft w:val="0"/>
                  <w:marRight w:val="0"/>
                  <w:marTop w:val="0"/>
                  <w:marBottom w:val="0"/>
                  <w:divBdr>
                    <w:top w:val="single" w:sz="2" w:space="1" w:color="FFFFFF"/>
                    <w:left w:val="single" w:sz="2" w:space="12" w:color="FFFFFF"/>
                    <w:bottom w:val="single" w:sz="2" w:space="1" w:color="FFFFFF"/>
                    <w:right w:val="single" w:sz="2" w:space="4" w:color="FFFFFF"/>
                  </w:divBdr>
                  <w:divsChild>
                    <w:div w:id="1574074505">
                      <w:marLeft w:val="0"/>
                      <w:marRight w:val="0"/>
                      <w:marTop w:val="0"/>
                      <w:marBottom w:val="0"/>
                      <w:divBdr>
                        <w:top w:val="none" w:sz="0" w:space="0" w:color="auto"/>
                        <w:left w:val="none" w:sz="0" w:space="0" w:color="auto"/>
                        <w:bottom w:val="none" w:sz="0" w:space="0" w:color="auto"/>
                        <w:right w:val="none" w:sz="0" w:space="0" w:color="auto"/>
                      </w:divBdr>
                    </w:div>
                  </w:divsChild>
                </w:div>
                <w:div w:id="714356000">
                  <w:marLeft w:val="0"/>
                  <w:marRight w:val="0"/>
                  <w:marTop w:val="0"/>
                  <w:marBottom w:val="0"/>
                  <w:divBdr>
                    <w:top w:val="single" w:sz="2" w:space="1" w:color="FFFFFF"/>
                    <w:left w:val="single" w:sz="2" w:space="12" w:color="FFFFFF"/>
                    <w:bottom w:val="single" w:sz="2" w:space="1" w:color="FFFFFF"/>
                    <w:right w:val="single" w:sz="2" w:space="4" w:color="FFFFFF"/>
                  </w:divBdr>
                  <w:divsChild>
                    <w:div w:id="577983348">
                      <w:marLeft w:val="0"/>
                      <w:marRight w:val="0"/>
                      <w:marTop w:val="0"/>
                      <w:marBottom w:val="0"/>
                      <w:divBdr>
                        <w:top w:val="none" w:sz="0" w:space="0" w:color="auto"/>
                        <w:left w:val="none" w:sz="0" w:space="0" w:color="auto"/>
                        <w:bottom w:val="none" w:sz="0" w:space="0" w:color="auto"/>
                        <w:right w:val="none" w:sz="0" w:space="0" w:color="auto"/>
                      </w:divBdr>
                    </w:div>
                  </w:divsChild>
                </w:div>
                <w:div w:id="1404793237">
                  <w:marLeft w:val="0"/>
                  <w:marRight w:val="0"/>
                  <w:marTop w:val="0"/>
                  <w:marBottom w:val="0"/>
                  <w:divBdr>
                    <w:top w:val="single" w:sz="2" w:space="1" w:color="FFFFFF"/>
                    <w:left w:val="single" w:sz="2" w:space="12" w:color="FFFFFF"/>
                    <w:bottom w:val="single" w:sz="2" w:space="1" w:color="FFFFFF"/>
                    <w:right w:val="single" w:sz="2" w:space="4" w:color="FFFFFF"/>
                  </w:divBdr>
                  <w:divsChild>
                    <w:div w:id="879316916">
                      <w:marLeft w:val="0"/>
                      <w:marRight w:val="0"/>
                      <w:marTop w:val="0"/>
                      <w:marBottom w:val="0"/>
                      <w:divBdr>
                        <w:top w:val="none" w:sz="0" w:space="0" w:color="auto"/>
                        <w:left w:val="none" w:sz="0" w:space="0" w:color="auto"/>
                        <w:bottom w:val="none" w:sz="0" w:space="0" w:color="auto"/>
                        <w:right w:val="none" w:sz="0" w:space="0" w:color="auto"/>
                      </w:divBdr>
                    </w:div>
                  </w:divsChild>
                </w:div>
                <w:div w:id="1754664942">
                  <w:marLeft w:val="0"/>
                  <w:marRight w:val="0"/>
                  <w:marTop w:val="0"/>
                  <w:marBottom w:val="0"/>
                  <w:divBdr>
                    <w:top w:val="single" w:sz="2" w:space="1" w:color="FFFFFF"/>
                    <w:left w:val="single" w:sz="2" w:space="12" w:color="FFFFFF"/>
                    <w:bottom w:val="single" w:sz="2" w:space="1" w:color="FFFFFF"/>
                    <w:right w:val="single" w:sz="2" w:space="4" w:color="FFFFFF"/>
                  </w:divBdr>
                  <w:divsChild>
                    <w:div w:id="505445157">
                      <w:marLeft w:val="0"/>
                      <w:marRight w:val="0"/>
                      <w:marTop w:val="0"/>
                      <w:marBottom w:val="0"/>
                      <w:divBdr>
                        <w:top w:val="none" w:sz="0" w:space="0" w:color="auto"/>
                        <w:left w:val="none" w:sz="0" w:space="0" w:color="auto"/>
                        <w:bottom w:val="none" w:sz="0" w:space="0" w:color="auto"/>
                        <w:right w:val="none" w:sz="0" w:space="0" w:color="auto"/>
                      </w:divBdr>
                    </w:div>
                  </w:divsChild>
                </w:div>
                <w:div w:id="1020427113">
                  <w:marLeft w:val="0"/>
                  <w:marRight w:val="0"/>
                  <w:marTop w:val="0"/>
                  <w:marBottom w:val="0"/>
                  <w:divBdr>
                    <w:top w:val="single" w:sz="2" w:space="1" w:color="FFFFFF"/>
                    <w:left w:val="single" w:sz="2" w:space="12" w:color="FFFFFF"/>
                    <w:bottom w:val="single" w:sz="2" w:space="1" w:color="FFFFFF"/>
                    <w:right w:val="single" w:sz="2" w:space="4" w:color="FFFFFF"/>
                  </w:divBdr>
                  <w:divsChild>
                    <w:div w:id="501744395">
                      <w:marLeft w:val="0"/>
                      <w:marRight w:val="0"/>
                      <w:marTop w:val="0"/>
                      <w:marBottom w:val="0"/>
                      <w:divBdr>
                        <w:top w:val="none" w:sz="0" w:space="0" w:color="auto"/>
                        <w:left w:val="none" w:sz="0" w:space="0" w:color="auto"/>
                        <w:bottom w:val="none" w:sz="0" w:space="0" w:color="auto"/>
                        <w:right w:val="none" w:sz="0" w:space="0" w:color="auto"/>
                      </w:divBdr>
                    </w:div>
                  </w:divsChild>
                </w:div>
                <w:div w:id="1824083926">
                  <w:marLeft w:val="0"/>
                  <w:marRight w:val="0"/>
                  <w:marTop w:val="0"/>
                  <w:marBottom w:val="0"/>
                  <w:divBdr>
                    <w:top w:val="single" w:sz="2" w:space="1" w:color="FFFFFF"/>
                    <w:left w:val="single" w:sz="2" w:space="12" w:color="FFFFFF"/>
                    <w:bottom w:val="single" w:sz="2" w:space="1" w:color="FFFFFF"/>
                    <w:right w:val="single" w:sz="2" w:space="4" w:color="FFFFFF"/>
                  </w:divBdr>
                  <w:divsChild>
                    <w:div w:id="369232823">
                      <w:marLeft w:val="0"/>
                      <w:marRight w:val="0"/>
                      <w:marTop w:val="0"/>
                      <w:marBottom w:val="0"/>
                      <w:divBdr>
                        <w:top w:val="none" w:sz="0" w:space="0" w:color="auto"/>
                        <w:left w:val="none" w:sz="0" w:space="0" w:color="auto"/>
                        <w:bottom w:val="none" w:sz="0" w:space="0" w:color="auto"/>
                        <w:right w:val="none" w:sz="0" w:space="0" w:color="auto"/>
                      </w:divBdr>
                    </w:div>
                  </w:divsChild>
                </w:div>
                <w:div w:id="1868829423">
                  <w:marLeft w:val="0"/>
                  <w:marRight w:val="0"/>
                  <w:marTop w:val="0"/>
                  <w:marBottom w:val="0"/>
                  <w:divBdr>
                    <w:top w:val="single" w:sz="2" w:space="1" w:color="FFFFFF"/>
                    <w:left w:val="single" w:sz="2" w:space="12" w:color="FFFFFF"/>
                    <w:bottom w:val="single" w:sz="2" w:space="1" w:color="FFFFFF"/>
                    <w:right w:val="single" w:sz="2" w:space="4" w:color="FFFFFF"/>
                  </w:divBdr>
                  <w:divsChild>
                    <w:div w:id="1464541483">
                      <w:marLeft w:val="0"/>
                      <w:marRight w:val="0"/>
                      <w:marTop w:val="0"/>
                      <w:marBottom w:val="0"/>
                      <w:divBdr>
                        <w:top w:val="none" w:sz="0" w:space="0" w:color="auto"/>
                        <w:left w:val="none" w:sz="0" w:space="0" w:color="auto"/>
                        <w:bottom w:val="none" w:sz="0" w:space="0" w:color="auto"/>
                        <w:right w:val="none" w:sz="0" w:space="0" w:color="auto"/>
                      </w:divBdr>
                    </w:div>
                  </w:divsChild>
                </w:div>
                <w:div w:id="408045925">
                  <w:marLeft w:val="0"/>
                  <w:marRight w:val="0"/>
                  <w:marTop w:val="0"/>
                  <w:marBottom w:val="0"/>
                  <w:divBdr>
                    <w:top w:val="single" w:sz="2" w:space="1" w:color="FFFFFF"/>
                    <w:left w:val="single" w:sz="2" w:space="12" w:color="FFFFFF"/>
                    <w:bottom w:val="single" w:sz="2" w:space="1" w:color="FFFFFF"/>
                    <w:right w:val="single" w:sz="2" w:space="4" w:color="FFFFFF"/>
                  </w:divBdr>
                  <w:divsChild>
                    <w:div w:id="1999921159">
                      <w:marLeft w:val="0"/>
                      <w:marRight w:val="0"/>
                      <w:marTop w:val="0"/>
                      <w:marBottom w:val="0"/>
                      <w:divBdr>
                        <w:top w:val="none" w:sz="0" w:space="0" w:color="auto"/>
                        <w:left w:val="none" w:sz="0" w:space="0" w:color="auto"/>
                        <w:bottom w:val="none" w:sz="0" w:space="0" w:color="auto"/>
                        <w:right w:val="none" w:sz="0" w:space="0" w:color="auto"/>
                      </w:divBdr>
                    </w:div>
                  </w:divsChild>
                </w:div>
                <w:div w:id="1371998783">
                  <w:marLeft w:val="0"/>
                  <w:marRight w:val="0"/>
                  <w:marTop w:val="0"/>
                  <w:marBottom w:val="0"/>
                  <w:divBdr>
                    <w:top w:val="single" w:sz="2" w:space="1" w:color="FFFFFF"/>
                    <w:left w:val="single" w:sz="2" w:space="12" w:color="FFFFFF"/>
                    <w:bottom w:val="single" w:sz="2" w:space="1" w:color="FFFFFF"/>
                    <w:right w:val="single" w:sz="2" w:space="4" w:color="FFFFFF"/>
                  </w:divBdr>
                  <w:divsChild>
                    <w:div w:id="1053039526">
                      <w:marLeft w:val="0"/>
                      <w:marRight w:val="0"/>
                      <w:marTop w:val="0"/>
                      <w:marBottom w:val="0"/>
                      <w:divBdr>
                        <w:top w:val="none" w:sz="0" w:space="0" w:color="auto"/>
                        <w:left w:val="none" w:sz="0" w:space="0" w:color="auto"/>
                        <w:bottom w:val="none" w:sz="0" w:space="0" w:color="auto"/>
                        <w:right w:val="none" w:sz="0" w:space="0" w:color="auto"/>
                      </w:divBdr>
                    </w:div>
                  </w:divsChild>
                </w:div>
                <w:div w:id="581644965">
                  <w:marLeft w:val="0"/>
                  <w:marRight w:val="0"/>
                  <w:marTop w:val="0"/>
                  <w:marBottom w:val="0"/>
                  <w:divBdr>
                    <w:top w:val="single" w:sz="2" w:space="1" w:color="FFFFFF"/>
                    <w:left w:val="single" w:sz="2" w:space="12" w:color="FFFFFF"/>
                    <w:bottom w:val="single" w:sz="2" w:space="1" w:color="FFFFFF"/>
                    <w:right w:val="single" w:sz="2" w:space="4" w:color="FFFFFF"/>
                  </w:divBdr>
                  <w:divsChild>
                    <w:div w:id="491796565">
                      <w:marLeft w:val="0"/>
                      <w:marRight w:val="0"/>
                      <w:marTop w:val="0"/>
                      <w:marBottom w:val="0"/>
                      <w:divBdr>
                        <w:top w:val="none" w:sz="0" w:space="0" w:color="auto"/>
                        <w:left w:val="none" w:sz="0" w:space="0" w:color="auto"/>
                        <w:bottom w:val="none" w:sz="0" w:space="0" w:color="auto"/>
                        <w:right w:val="none" w:sz="0" w:space="0" w:color="auto"/>
                      </w:divBdr>
                    </w:div>
                  </w:divsChild>
                </w:div>
                <w:div w:id="1312128627">
                  <w:marLeft w:val="0"/>
                  <w:marRight w:val="0"/>
                  <w:marTop w:val="0"/>
                  <w:marBottom w:val="0"/>
                  <w:divBdr>
                    <w:top w:val="single" w:sz="2" w:space="1" w:color="FFFFFF"/>
                    <w:left w:val="single" w:sz="2" w:space="12" w:color="FFFFFF"/>
                    <w:bottom w:val="single" w:sz="2" w:space="1" w:color="FFFFFF"/>
                    <w:right w:val="single" w:sz="2" w:space="4" w:color="FFFFFF"/>
                  </w:divBdr>
                  <w:divsChild>
                    <w:div w:id="9454539">
                      <w:marLeft w:val="0"/>
                      <w:marRight w:val="0"/>
                      <w:marTop w:val="0"/>
                      <w:marBottom w:val="0"/>
                      <w:divBdr>
                        <w:top w:val="none" w:sz="0" w:space="0" w:color="auto"/>
                        <w:left w:val="none" w:sz="0" w:space="0" w:color="auto"/>
                        <w:bottom w:val="none" w:sz="0" w:space="0" w:color="auto"/>
                        <w:right w:val="none" w:sz="0" w:space="0" w:color="auto"/>
                      </w:divBdr>
                    </w:div>
                  </w:divsChild>
                </w:div>
                <w:div w:id="1231116736">
                  <w:marLeft w:val="0"/>
                  <w:marRight w:val="0"/>
                  <w:marTop w:val="0"/>
                  <w:marBottom w:val="0"/>
                  <w:divBdr>
                    <w:top w:val="single" w:sz="2" w:space="1" w:color="FFFFFF"/>
                    <w:left w:val="single" w:sz="2" w:space="12" w:color="FFFFFF"/>
                    <w:bottom w:val="single" w:sz="2" w:space="1" w:color="FFFFFF"/>
                    <w:right w:val="single" w:sz="2" w:space="4" w:color="FFFFFF"/>
                  </w:divBdr>
                  <w:divsChild>
                    <w:div w:id="701563199">
                      <w:marLeft w:val="0"/>
                      <w:marRight w:val="0"/>
                      <w:marTop w:val="0"/>
                      <w:marBottom w:val="0"/>
                      <w:divBdr>
                        <w:top w:val="none" w:sz="0" w:space="0" w:color="auto"/>
                        <w:left w:val="none" w:sz="0" w:space="0" w:color="auto"/>
                        <w:bottom w:val="none" w:sz="0" w:space="0" w:color="auto"/>
                        <w:right w:val="none" w:sz="0" w:space="0" w:color="auto"/>
                      </w:divBdr>
                    </w:div>
                  </w:divsChild>
                </w:div>
                <w:div w:id="243347004">
                  <w:marLeft w:val="0"/>
                  <w:marRight w:val="0"/>
                  <w:marTop w:val="0"/>
                  <w:marBottom w:val="0"/>
                  <w:divBdr>
                    <w:top w:val="single" w:sz="2" w:space="1" w:color="FFFFFF"/>
                    <w:left w:val="single" w:sz="2" w:space="12" w:color="FFFFFF"/>
                    <w:bottom w:val="single" w:sz="2" w:space="4" w:color="FFFFFF"/>
                    <w:right w:val="single" w:sz="2" w:space="4" w:color="FFFFFF"/>
                  </w:divBdr>
                  <w:divsChild>
                    <w:div w:id="8213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59986">
          <w:marLeft w:val="0"/>
          <w:marRight w:val="0"/>
          <w:marTop w:val="0"/>
          <w:marBottom w:val="335"/>
          <w:divBdr>
            <w:top w:val="none" w:sz="0" w:space="0" w:color="auto"/>
            <w:left w:val="none" w:sz="0" w:space="0" w:color="auto"/>
            <w:bottom w:val="none" w:sz="0" w:space="0" w:color="auto"/>
            <w:right w:val="none" w:sz="0" w:space="0" w:color="auto"/>
          </w:divBdr>
          <w:divsChild>
            <w:div w:id="1713923801">
              <w:marLeft w:val="0"/>
              <w:marRight w:val="0"/>
              <w:marTop w:val="0"/>
              <w:marBottom w:val="0"/>
              <w:divBdr>
                <w:top w:val="none" w:sz="0" w:space="0" w:color="auto"/>
                <w:left w:val="none" w:sz="0" w:space="0" w:color="auto"/>
                <w:bottom w:val="none" w:sz="0" w:space="0" w:color="auto"/>
                <w:right w:val="none" w:sz="0" w:space="0" w:color="auto"/>
              </w:divBdr>
              <w:divsChild>
                <w:div w:id="482234421">
                  <w:marLeft w:val="0"/>
                  <w:marRight w:val="0"/>
                  <w:marTop w:val="0"/>
                  <w:marBottom w:val="0"/>
                  <w:divBdr>
                    <w:top w:val="single" w:sz="2" w:space="4" w:color="FFFFFF"/>
                    <w:left w:val="single" w:sz="2" w:space="12" w:color="FFFFFF"/>
                    <w:bottom w:val="single" w:sz="2" w:space="1" w:color="FFFFFF"/>
                    <w:right w:val="single" w:sz="2" w:space="4" w:color="FFFFFF"/>
                  </w:divBdr>
                  <w:divsChild>
                    <w:div w:id="966667548">
                      <w:marLeft w:val="0"/>
                      <w:marRight w:val="0"/>
                      <w:marTop w:val="0"/>
                      <w:marBottom w:val="0"/>
                      <w:divBdr>
                        <w:top w:val="none" w:sz="0" w:space="0" w:color="auto"/>
                        <w:left w:val="none" w:sz="0" w:space="0" w:color="auto"/>
                        <w:bottom w:val="none" w:sz="0" w:space="0" w:color="auto"/>
                        <w:right w:val="none" w:sz="0" w:space="0" w:color="auto"/>
                      </w:divBdr>
                    </w:div>
                  </w:divsChild>
                </w:div>
                <w:div w:id="1102913472">
                  <w:marLeft w:val="0"/>
                  <w:marRight w:val="0"/>
                  <w:marTop w:val="0"/>
                  <w:marBottom w:val="0"/>
                  <w:divBdr>
                    <w:top w:val="single" w:sz="2" w:space="1" w:color="FFFFFF"/>
                    <w:left w:val="single" w:sz="2" w:space="12" w:color="FFFFFF"/>
                    <w:bottom w:val="single" w:sz="2" w:space="1" w:color="FFFFFF"/>
                    <w:right w:val="single" w:sz="2" w:space="4" w:color="FFFFFF"/>
                  </w:divBdr>
                  <w:divsChild>
                    <w:div w:id="315691271">
                      <w:marLeft w:val="0"/>
                      <w:marRight w:val="0"/>
                      <w:marTop w:val="0"/>
                      <w:marBottom w:val="0"/>
                      <w:divBdr>
                        <w:top w:val="none" w:sz="0" w:space="0" w:color="auto"/>
                        <w:left w:val="none" w:sz="0" w:space="0" w:color="auto"/>
                        <w:bottom w:val="none" w:sz="0" w:space="0" w:color="auto"/>
                        <w:right w:val="none" w:sz="0" w:space="0" w:color="auto"/>
                      </w:divBdr>
                    </w:div>
                  </w:divsChild>
                </w:div>
                <w:div w:id="2035693773">
                  <w:marLeft w:val="0"/>
                  <w:marRight w:val="0"/>
                  <w:marTop w:val="0"/>
                  <w:marBottom w:val="0"/>
                  <w:divBdr>
                    <w:top w:val="single" w:sz="2" w:space="1" w:color="FFFFFF"/>
                    <w:left w:val="single" w:sz="2" w:space="12" w:color="FFFFFF"/>
                    <w:bottom w:val="single" w:sz="2" w:space="1" w:color="FFFFFF"/>
                    <w:right w:val="single" w:sz="2" w:space="4" w:color="FFFFFF"/>
                  </w:divBdr>
                  <w:divsChild>
                    <w:div w:id="227812458">
                      <w:marLeft w:val="0"/>
                      <w:marRight w:val="0"/>
                      <w:marTop w:val="0"/>
                      <w:marBottom w:val="0"/>
                      <w:divBdr>
                        <w:top w:val="none" w:sz="0" w:space="0" w:color="auto"/>
                        <w:left w:val="none" w:sz="0" w:space="0" w:color="auto"/>
                        <w:bottom w:val="none" w:sz="0" w:space="0" w:color="auto"/>
                        <w:right w:val="none" w:sz="0" w:space="0" w:color="auto"/>
                      </w:divBdr>
                    </w:div>
                  </w:divsChild>
                </w:div>
                <w:div w:id="1708873745">
                  <w:marLeft w:val="0"/>
                  <w:marRight w:val="0"/>
                  <w:marTop w:val="0"/>
                  <w:marBottom w:val="0"/>
                  <w:divBdr>
                    <w:top w:val="single" w:sz="2" w:space="1" w:color="FFFFFF"/>
                    <w:left w:val="single" w:sz="2" w:space="12" w:color="FFFFFF"/>
                    <w:bottom w:val="single" w:sz="2" w:space="1" w:color="FFFFFF"/>
                    <w:right w:val="single" w:sz="2" w:space="4" w:color="FFFFFF"/>
                  </w:divBdr>
                  <w:divsChild>
                    <w:div w:id="895969910">
                      <w:marLeft w:val="0"/>
                      <w:marRight w:val="0"/>
                      <w:marTop w:val="0"/>
                      <w:marBottom w:val="0"/>
                      <w:divBdr>
                        <w:top w:val="none" w:sz="0" w:space="0" w:color="auto"/>
                        <w:left w:val="none" w:sz="0" w:space="0" w:color="auto"/>
                        <w:bottom w:val="none" w:sz="0" w:space="0" w:color="auto"/>
                        <w:right w:val="none" w:sz="0" w:space="0" w:color="auto"/>
                      </w:divBdr>
                    </w:div>
                  </w:divsChild>
                </w:div>
                <w:div w:id="1454251005">
                  <w:marLeft w:val="0"/>
                  <w:marRight w:val="0"/>
                  <w:marTop w:val="0"/>
                  <w:marBottom w:val="0"/>
                  <w:divBdr>
                    <w:top w:val="single" w:sz="2" w:space="1" w:color="FFFFFF"/>
                    <w:left w:val="single" w:sz="2" w:space="12" w:color="FFFFFF"/>
                    <w:bottom w:val="single" w:sz="2" w:space="1" w:color="FFFFFF"/>
                    <w:right w:val="single" w:sz="2" w:space="4" w:color="FFFFFF"/>
                  </w:divBdr>
                  <w:divsChild>
                    <w:div w:id="925382342">
                      <w:marLeft w:val="0"/>
                      <w:marRight w:val="0"/>
                      <w:marTop w:val="0"/>
                      <w:marBottom w:val="0"/>
                      <w:divBdr>
                        <w:top w:val="none" w:sz="0" w:space="0" w:color="auto"/>
                        <w:left w:val="none" w:sz="0" w:space="0" w:color="auto"/>
                        <w:bottom w:val="none" w:sz="0" w:space="0" w:color="auto"/>
                        <w:right w:val="none" w:sz="0" w:space="0" w:color="auto"/>
                      </w:divBdr>
                    </w:div>
                  </w:divsChild>
                </w:div>
                <w:div w:id="500000463">
                  <w:marLeft w:val="0"/>
                  <w:marRight w:val="0"/>
                  <w:marTop w:val="0"/>
                  <w:marBottom w:val="0"/>
                  <w:divBdr>
                    <w:top w:val="single" w:sz="2" w:space="1" w:color="FFFFFF"/>
                    <w:left w:val="single" w:sz="2" w:space="12" w:color="FFFFFF"/>
                    <w:bottom w:val="single" w:sz="2" w:space="1" w:color="FFFFFF"/>
                    <w:right w:val="single" w:sz="2" w:space="4" w:color="FFFFFF"/>
                  </w:divBdr>
                  <w:divsChild>
                    <w:div w:id="1462923980">
                      <w:marLeft w:val="0"/>
                      <w:marRight w:val="0"/>
                      <w:marTop w:val="0"/>
                      <w:marBottom w:val="0"/>
                      <w:divBdr>
                        <w:top w:val="none" w:sz="0" w:space="0" w:color="auto"/>
                        <w:left w:val="none" w:sz="0" w:space="0" w:color="auto"/>
                        <w:bottom w:val="none" w:sz="0" w:space="0" w:color="auto"/>
                        <w:right w:val="none" w:sz="0" w:space="0" w:color="auto"/>
                      </w:divBdr>
                    </w:div>
                  </w:divsChild>
                </w:div>
                <w:div w:id="651178977">
                  <w:marLeft w:val="0"/>
                  <w:marRight w:val="0"/>
                  <w:marTop w:val="0"/>
                  <w:marBottom w:val="0"/>
                  <w:divBdr>
                    <w:top w:val="single" w:sz="2" w:space="1" w:color="FFFFFF"/>
                    <w:left w:val="single" w:sz="2" w:space="12" w:color="FFFFFF"/>
                    <w:bottom w:val="single" w:sz="2" w:space="1" w:color="FFFFFF"/>
                    <w:right w:val="single" w:sz="2" w:space="4" w:color="FFFFFF"/>
                  </w:divBdr>
                  <w:divsChild>
                    <w:div w:id="910038305">
                      <w:marLeft w:val="0"/>
                      <w:marRight w:val="0"/>
                      <w:marTop w:val="0"/>
                      <w:marBottom w:val="0"/>
                      <w:divBdr>
                        <w:top w:val="none" w:sz="0" w:space="0" w:color="auto"/>
                        <w:left w:val="none" w:sz="0" w:space="0" w:color="auto"/>
                        <w:bottom w:val="none" w:sz="0" w:space="0" w:color="auto"/>
                        <w:right w:val="none" w:sz="0" w:space="0" w:color="auto"/>
                      </w:divBdr>
                    </w:div>
                  </w:divsChild>
                </w:div>
                <w:div w:id="185024059">
                  <w:marLeft w:val="0"/>
                  <w:marRight w:val="0"/>
                  <w:marTop w:val="0"/>
                  <w:marBottom w:val="0"/>
                  <w:divBdr>
                    <w:top w:val="single" w:sz="2" w:space="1" w:color="FFFFFF"/>
                    <w:left w:val="single" w:sz="2" w:space="12" w:color="FFFFFF"/>
                    <w:bottom w:val="single" w:sz="2" w:space="1" w:color="FFFFFF"/>
                    <w:right w:val="single" w:sz="2" w:space="4" w:color="FFFFFF"/>
                  </w:divBdr>
                  <w:divsChild>
                    <w:div w:id="1134757211">
                      <w:marLeft w:val="0"/>
                      <w:marRight w:val="0"/>
                      <w:marTop w:val="0"/>
                      <w:marBottom w:val="0"/>
                      <w:divBdr>
                        <w:top w:val="none" w:sz="0" w:space="0" w:color="auto"/>
                        <w:left w:val="none" w:sz="0" w:space="0" w:color="auto"/>
                        <w:bottom w:val="none" w:sz="0" w:space="0" w:color="auto"/>
                        <w:right w:val="none" w:sz="0" w:space="0" w:color="auto"/>
                      </w:divBdr>
                    </w:div>
                  </w:divsChild>
                </w:div>
                <w:div w:id="627901519">
                  <w:marLeft w:val="0"/>
                  <w:marRight w:val="0"/>
                  <w:marTop w:val="0"/>
                  <w:marBottom w:val="0"/>
                  <w:divBdr>
                    <w:top w:val="single" w:sz="2" w:space="1" w:color="FFFFFF"/>
                    <w:left w:val="single" w:sz="2" w:space="12" w:color="FFFFFF"/>
                    <w:bottom w:val="single" w:sz="2" w:space="1" w:color="FFFFFF"/>
                    <w:right w:val="single" w:sz="2" w:space="4" w:color="FFFFFF"/>
                  </w:divBdr>
                  <w:divsChild>
                    <w:div w:id="1918055475">
                      <w:marLeft w:val="0"/>
                      <w:marRight w:val="0"/>
                      <w:marTop w:val="0"/>
                      <w:marBottom w:val="0"/>
                      <w:divBdr>
                        <w:top w:val="none" w:sz="0" w:space="0" w:color="auto"/>
                        <w:left w:val="none" w:sz="0" w:space="0" w:color="auto"/>
                        <w:bottom w:val="none" w:sz="0" w:space="0" w:color="auto"/>
                        <w:right w:val="none" w:sz="0" w:space="0" w:color="auto"/>
                      </w:divBdr>
                    </w:div>
                  </w:divsChild>
                </w:div>
                <w:div w:id="2041007709">
                  <w:marLeft w:val="0"/>
                  <w:marRight w:val="0"/>
                  <w:marTop w:val="0"/>
                  <w:marBottom w:val="0"/>
                  <w:divBdr>
                    <w:top w:val="single" w:sz="2" w:space="1" w:color="FFFFFF"/>
                    <w:left w:val="single" w:sz="2" w:space="12" w:color="FFFFFF"/>
                    <w:bottom w:val="single" w:sz="2" w:space="1" w:color="FFFFFF"/>
                    <w:right w:val="single" w:sz="2" w:space="4" w:color="FFFFFF"/>
                  </w:divBdr>
                  <w:divsChild>
                    <w:div w:id="1486776724">
                      <w:marLeft w:val="0"/>
                      <w:marRight w:val="0"/>
                      <w:marTop w:val="0"/>
                      <w:marBottom w:val="0"/>
                      <w:divBdr>
                        <w:top w:val="none" w:sz="0" w:space="0" w:color="auto"/>
                        <w:left w:val="none" w:sz="0" w:space="0" w:color="auto"/>
                        <w:bottom w:val="none" w:sz="0" w:space="0" w:color="auto"/>
                        <w:right w:val="none" w:sz="0" w:space="0" w:color="auto"/>
                      </w:divBdr>
                    </w:div>
                  </w:divsChild>
                </w:div>
                <w:div w:id="189877598">
                  <w:marLeft w:val="0"/>
                  <w:marRight w:val="0"/>
                  <w:marTop w:val="0"/>
                  <w:marBottom w:val="0"/>
                  <w:divBdr>
                    <w:top w:val="single" w:sz="2" w:space="1" w:color="FFFFFF"/>
                    <w:left w:val="single" w:sz="2" w:space="12" w:color="FFFFFF"/>
                    <w:bottom w:val="single" w:sz="2" w:space="1" w:color="FFFFFF"/>
                    <w:right w:val="single" w:sz="2" w:space="4" w:color="FFFFFF"/>
                  </w:divBdr>
                  <w:divsChild>
                    <w:div w:id="1523934889">
                      <w:marLeft w:val="0"/>
                      <w:marRight w:val="0"/>
                      <w:marTop w:val="0"/>
                      <w:marBottom w:val="0"/>
                      <w:divBdr>
                        <w:top w:val="none" w:sz="0" w:space="0" w:color="auto"/>
                        <w:left w:val="none" w:sz="0" w:space="0" w:color="auto"/>
                        <w:bottom w:val="none" w:sz="0" w:space="0" w:color="auto"/>
                        <w:right w:val="none" w:sz="0" w:space="0" w:color="auto"/>
                      </w:divBdr>
                    </w:div>
                  </w:divsChild>
                </w:div>
                <w:div w:id="23138607">
                  <w:marLeft w:val="0"/>
                  <w:marRight w:val="0"/>
                  <w:marTop w:val="0"/>
                  <w:marBottom w:val="0"/>
                  <w:divBdr>
                    <w:top w:val="single" w:sz="2" w:space="1" w:color="FFFFFF"/>
                    <w:left w:val="single" w:sz="2" w:space="12" w:color="FFFFFF"/>
                    <w:bottom w:val="single" w:sz="2" w:space="1" w:color="FFFFFF"/>
                    <w:right w:val="single" w:sz="2" w:space="4" w:color="FFFFFF"/>
                  </w:divBdr>
                  <w:divsChild>
                    <w:div w:id="568810699">
                      <w:marLeft w:val="0"/>
                      <w:marRight w:val="0"/>
                      <w:marTop w:val="0"/>
                      <w:marBottom w:val="0"/>
                      <w:divBdr>
                        <w:top w:val="none" w:sz="0" w:space="0" w:color="auto"/>
                        <w:left w:val="none" w:sz="0" w:space="0" w:color="auto"/>
                        <w:bottom w:val="none" w:sz="0" w:space="0" w:color="auto"/>
                        <w:right w:val="none" w:sz="0" w:space="0" w:color="auto"/>
                      </w:divBdr>
                    </w:div>
                  </w:divsChild>
                </w:div>
                <w:div w:id="808941426">
                  <w:marLeft w:val="0"/>
                  <w:marRight w:val="0"/>
                  <w:marTop w:val="0"/>
                  <w:marBottom w:val="0"/>
                  <w:divBdr>
                    <w:top w:val="single" w:sz="2" w:space="1" w:color="FFFFFF"/>
                    <w:left w:val="single" w:sz="2" w:space="12" w:color="FFFFFF"/>
                    <w:bottom w:val="single" w:sz="2" w:space="1" w:color="FFFFFF"/>
                    <w:right w:val="single" w:sz="2" w:space="4" w:color="FFFFFF"/>
                  </w:divBdr>
                  <w:divsChild>
                    <w:div w:id="1399210196">
                      <w:marLeft w:val="0"/>
                      <w:marRight w:val="0"/>
                      <w:marTop w:val="0"/>
                      <w:marBottom w:val="0"/>
                      <w:divBdr>
                        <w:top w:val="none" w:sz="0" w:space="0" w:color="auto"/>
                        <w:left w:val="none" w:sz="0" w:space="0" w:color="auto"/>
                        <w:bottom w:val="none" w:sz="0" w:space="0" w:color="auto"/>
                        <w:right w:val="none" w:sz="0" w:space="0" w:color="auto"/>
                      </w:divBdr>
                    </w:div>
                  </w:divsChild>
                </w:div>
                <w:div w:id="1887981615">
                  <w:marLeft w:val="0"/>
                  <w:marRight w:val="0"/>
                  <w:marTop w:val="0"/>
                  <w:marBottom w:val="0"/>
                  <w:divBdr>
                    <w:top w:val="single" w:sz="2" w:space="1" w:color="FFFFFF"/>
                    <w:left w:val="single" w:sz="2" w:space="12" w:color="FFFFFF"/>
                    <w:bottom w:val="single" w:sz="2" w:space="1" w:color="FFFFFF"/>
                    <w:right w:val="single" w:sz="2" w:space="4" w:color="FFFFFF"/>
                  </w:divBdr>
                  <w:divsChild>
                    <w:div w:id="64112321">
                      <w:marLeft w:val="0"/>
                      <w:marRight w:val="0"/>
                      <w:marTop w:val="0"/>
                      <w:marBottom w:val="0"/>
                      <w:divBdr>
                        <w:top w:val="none" w:sz="0" w:space="0" w:color="auto"/>
                        <w:left w:val="none" w:sz="0" w:space="0" w:color="auto"/>
                        <w:bottom w:val="none" w:sz="0" w:space="0" w:color="auto"/>
                        <w:right w:val="none" w:sz="0" w:space="0" w:color="auto"/>
                      </w:divBdr>
                    </w:div>
                  </w:divsChild>
                </w:div>
                <w:div w:id="1284113735">
                  <w:marLeft w:val="0"/>
                  <w:marRight w:val="0"/>
                  <w:marTop w:val="0"/>
                  <w:marBottom w:val="0"/>
                  <w:divBdr>
                    <w:top w:val="single" w:sz="2" w:space="1" w:color="FFFFFF"/>
                    <w:left w:val="single" w:sz="2" w:space="12" w:color="FFFFFF"/>
                    <w:bottom w:val="single" w:sz="2" w:space="1" w:color="FFFFFF"/>
                    <w:right w:val="single" w:sz="2" w:space="4" w:color="FFFFFF"/>
                  </w:divBdr>
                  <w:divsChild>
                    <w:div w:id="689841440">
                      <w:marLeft w:val="0"/>
                      <w:marRight w:val="0"/>
                      <w:marTop w:val="0"/>
                      <w:marBottom w:val="0"/>
                      <w:divBdr>
                        <w:top w:val="none" w:sz="0" w:space="0" w:color="auto"/>
                        <w:left w:val="none" w:sz="0" w:space="0" w:color="auto"/>
                        <w:bottom w:val="none" w:sz="0" w:space="0" w:color="auto"/>
                        <w:right w:val="none" w:sz="0" w:space="0" w:color="auto"/>
                      </w:divBdr>
                    </w:div>
                  </w:divsChild>
                </w:div>
                <w:div w:id="1423841571">
                  <w:marLeft w:val="0"/>
                  <w:marRight w:val="0"/>
                  <w:marTop w:val="0"/>
                  <w:marBottom w:val="0"/>
                  <w:divBdr>
                    <w:top w:val="single" w:sz="2" w:space="1" w:color="FFFFFF"/>
                    <w:left w:val="single" w:sz="2" w:space="12" w:color="FFFFFF"/>
                    <w:bottom w:val="single" w:sz="2" w:space="1" w:color="FFFFFF"/>
                    <w:right w:val="single" w:sz="2" w:space="4" w:color="FFFFFF"/>
                  </w:divBdr>
                  <w:divsChild>
                    <w:div w:id="253976485">
                      <w:marLeft w:val="0"/>
                      <w:marRight w:val="0"/>
                      <w:marTop w:val="0"/>
                      <w:marBottom w:val="0"/>
                      <w:divBdr>
                        <w:top w:val="none" w:sz="0" w:space="0" w:color="auto"/>
                        <w:left w:val="none" w:sz="0" w:space="0" w:color="auto"/>
                        <w:bottom w:val="none" w:sz="0" w:space="0" w:color="auto"/>
                        <w:right w:val="none" w:sz="0" w:space="0" w:color="auto"/>
                      </w:divBdr>
                    </w:div>
                  </w:divsChild>
                </w:div>
                <w:div w:id="1796949796">
                  <w:marLeft w:val="0"/>
                  <w:marRight w:val="0"/>
                  <w:marTop w:val="0"/>
                  <w:marBottom w:val="0"/>
                  <w:divBdr>
                    <w:top w:val="single" w:sz="2" w:space="1" w:color="FFFFFF"/>
                    <w:left w:val="single" w:sz="2" w:space="12" w:color="FFFFFF"/>
                    <w:bottom w:val="single" w:sz="2" w:space="1" w:color="FFFFFF"/>
                    <w:right w:val="single" w:sz="2" w:space="4" w:color="FFFFFF"/>
                  </w:divBdr>
                  <w:divsChild>
                    <w:div w:id="1539734383">
                      <w:marLeft w:val="0"/>
                      <w:marRight w:val="0"/>
                      <w:marTop w:val="0"/>
                      <w:marBottom w:val="0"/>
                      <w:divBdr>
                        <w:top w:val="none" w:sz="0" w:space="0" w:color="auto"/>
                        <w:left w:val="none" w:sz="0" w:space="0" w:color="auto"/>
                        <w:bottom w:val="none" w:sz="0" w:space="0" w:color="auto"/>
                        <w:right w:val="none" w:sz="0" w:space="0" w:color="auto"/>
                      </w:divBdr>
                    </w:div>
                  </w:divsChild>
                </w:div>
                <w:div w:id="300236873">
                  <w:marLeft w:val="0"/>
                  <w:marRight w:val="0"/>
                  <w:marTop w:val="0"/>
                  <w:marBottom w:val="0"/>
                  <w:divBdr>
                    <w:top w:val="single" w:sz="2" w:space="1" w:color="FFFFFF"/>
                    <w:left w:val="single" w:sz="2" w:space="12" w:color="FFFFFF"/>
                    <w:bottom w:val="single" w:sz="2" w:space="1" w:color="FFFFFF"/>
                    <w:right w:val="single" w:sz="2" w:space="4" w:color="FFFFFF"/>
                  </w:divBdr>
                  <w:divsChild>
                    <w:div w:id="1018849841">
                      <w:marLeft w:val="0"/>
                      <w:marRight w:val="0"/>
                      <w:marTop w:val="0"/>
                      <w:marBottom w:val="0"/>
                      <w:divBdr>
                        <w:top w:val="none" w:sz="0" w:space="0" w:color="auto"/>
                        <w:left w:val="none" w:sz="0" w:space="0" w:color="auto"/>
                        <w:bottom w:val="none" w:sz="0" w:space="0" w:color="auto"/>
                        <w:right w:val="none" w:sz="0" w:space="0" w:color="auto"/>
                      </w:divBdr>
                    </w:div>
                  </w:divsChild>
                </w:div>
                <w:div w:id="969359955">
                  <w:marLeft w:val="0"/>
                  <w:marRight w:val="0"/>
                  <w:marTop w:val="0"/>
                  <w:marBottom w:val="0"/>
                  <w:divBdr>
                    <w:top w:val="single" w:sz="2" w:space="1" w:color="FFFFFF"/>
                    <w:left w:val="single" w:sz="2" w:space="12" w:color="FFFFFF"/>
                    <w:bottom w:val="single" w:sz="2" w:space="1" w:color="FFFFFF"/>
                    <w:right w:val="single" w:sz="2" w:space="4" w:color="FFFFFF"/>
                  </w:divBdr>
                  <w:divsChild>
                    <w:div w:id="1159152406">
                      <w:marLeft w:val="0"/>
                      <w:marRight w:val="0"/>
                      <w:marTop w:val="0"/>
                      <w:marBottom w:val="0"/>
                      <w:divBdr>
                        <w:top w:val="none" w:sz="0" w:space="0" w:color="auto"/>
                        <w:left w:val="none" w:sz="0" w:space="0" w:color="auto"/>
                        <w:bottom w:val="none" w:sz="0" w:space="0" w:color="auto"/>
                        <w:right w:val="none" w:sz="0" w:space="0" w:color="auto"/>
                      </w:divBdr>
                    </w:div>
                  </w:divsChild>
                </w:div>
                <w:div w:id="707291987">
                  <w:marLeft w:val="0"/>
                  <w:marRight w:val="0"/>
                  <w:marTop w:val="0"/>
                  <w:marBottom w:val="0"/>
                  <w:divBdr>
                    <w:top w:val="single" w:sz="2" w:space="1" w:color="FFFFFF"/>
                    <w:left w:val="single" w:sz="2" w:space="12" w:color="FFFFFF"/>
                    <w:bottom w:val="single" w:sz="2" w:space="1" w:color="FFFFFF"/>
                    <w:right w:val="single" w:sz="2" w:space="4" w:color="FFFFFF"/>
                  </w:divBdr>
                  <w:divsChild>
                    <w:div w:id="223027367">
                      <w:marLeft w:val="0"/>
                      <w:marRight w:val="0"/>
                      <w:marTop w:val="0"/>
                      <w:marBottom w:val="0"/>
                      <w:divBdr>
                        <w:top w:val="none" w:sz="0" w:space="0" w:color="auto"/>
                        <w:left w:val="none" w:sz="0" w:space="0" w:color="auto"/>
                        <w:bottom w:val="none" w:sz="0" w:space="0" w:color="auto"/>
                        <w:right w:val="none" w:sz="0" w:space="0" w:color="auto"/>
                      </w:divBdr>
                    </w:div>
                  </w:divsChild>
                </w:div>
                <w:div w:id="1433894318">
                  <w:marLeft w:val="0"/>
                  <w:marRight w:val="0"/>
                  <w:marTop w:val="0"/>
                  <w:marBottom w:val="0"/>
                  <w:divBdr>
                    <w:top w:val="single" w:sz="2" w:space="1" w:color="FFFFFF"/>
                    <w:left w:val="single" w:sz="2" w:space="12" w:color="FFFFFF"/>
                    <w:bottom w:val="single" w:sz="2" w:space="1" w:color="FFFFFF"/>
                    <w:right w:val="single" w:sz="2" w:space="4" w:color="FFFFFF"/>
                  </w:divBdr>
                  <w:divsChild>
                    <w:div w:id="1690568370">
                      <w:marLeft w:val="0"/>
                      <w:marRight w:val="0"/>
                      <w:marTop w:val="0"/>
                      <w:marBottom w:val="0"/>
                      <w:divBdr>
                        <w:top w:val="none" w:sz="0" w:space="0" w:color="auto"/>
                        <w:left w:val="none" w:sz="0" w:space="0" w:color="auto"/>
                        <w:bottom w:val="none" w:sz="0" w:space="0" w:color="auto"/>
                        <w:right w:val="none" w:sz="0" w:space="0" w:color="auto"/>
                      </w:divBdr>
                    </w:div>
                  </w:divsChild>
                </w:div>
                <w:div w:id="232660370">
                  <w:marLeft w:val="0"/>
                  <w:marRight w:val="0"/>
                  <w:marTop w:val="0"/>
                  <w:marBottom w:val="0"/>
                  <w:divBdr>
                    <w:top w:val="single" w:sz="2" w:space="1" w:color="FFFFFF"/>
                    <w:left w:val="single" w:sz="2" w:space="12" w:color="FFFFFF"/>
                    <w:bottom w:val="single" w:sz="2" w:space="1" w:color="FFFFFF"/>
                    <w:right w:val="single" w:sz="2" w:space="4" w:color="FFFFFF"/>
                  </w:divBdr>
                  <w:divsChild>
                    <w:div w:id="427387148">
                      <w:marLeft w:val="0"/>
                      <w:marRight w:val="0"/>
                      <w:marTop w:val="0"/>
                      <w:marBottom w:val="0"/>
                      <w:divBdr>
                        <w:top w:val="none" w:sz="0" w:space="0" w:color="auto"/>
                        <w:left w:val="none" w:sz="0" w:space="0" w:color="auto"/>
                        <w:bottom w:val="none" w:sz="0" w:space="0" w:color="auto"/>
                        <w:right w:val="none" w:sz="0" w:space="0" w:color="auto"/>
                      </w:divBdr>
                    </w:div>
                  </w:divsChild>
                </w:div>
                <w:div w:id="1701543127">
                  <w:marLeft w:val="0"/>
                  <w:marRight w:val="0"/>
                  <w:marTop w:val="0"/>
                  <w:marBottom w:val="0"/>
                  <w:divBdr>
                    <w:top w:val="single" w:sz="2" w:space="1" w:color="FFFFFF"/>
                    <w:left w:val="single" w:sz="2" w:space="12" w:color="FFFFFF"/>
                    <w:bottom w:val="single" w:sz="2" w:space="1" w:color="FFFFFF"/>
                    <w:right w:val="single" w:sz="2" w:space="4" w:color="FFFFFF"/>
                  </w:divBdr>
                  <w:divsChild>
                    <w:div w:id="2054226803">
                      <w:marLeft w:val="0"/>
                      <w:marRight w:val="0"/>
                      <w:marTop w:val="0"/>
                      <w:marBottom w:val="0"/>
                      <w:divBdr>
                        <w:top w:val="none" w:sz="0" w:space="0" w:color="auto"/>
                        <w:left w:val="none" w:sz="0" w:space="0" w:color="auto"/>
                        <w:bottom w:val="none" w:sz="0" w:space="0" w:color="auto"/>
                        <w:right w:val="none" w:sz="0" w:space="0" w:color="auto"/>
                      </w:divBdr>
                    </w:div>
                  </w:divsChild>
                </w:div>
                <w:div w:id="1922061101">
                  <w:marLeft w:val="0"/>
                  <w:marRight w:val="0"/>
                  <w:marTop w:val="0"/>
                  <w:marBottom w:val="0"/>
                  <w:divBdr>
                    <w:top w:val="single" w:sz="2" w:space="1" w:color="FFFFFF"/>
                    <w:left w:val="single" w:sz="2" w:space="12" w:color="FFFFFF"/>
                    <w:bottom w:val="single" w:sz="2" w:space="1" w:color="FFFFFF"/>
                    <w:right w:val="single" w:sz="2" w:space="4" w:color="FFFFFF"/>
                  </w:divBdr>
                  <w:divsChild>
                    <w:div w:id="1844080721">
                      <w:marLeft w:val="0"/>
                      <w:marRight w:val="0"/>
                      <w:marTop w:val="0"/>
                      <w:marBottom w:val="0"/>
                      <w:divBdr>
                        <w:top w:val="none" w:sz="0" w:space="0" w:color="auto"/>
                        <w:left w:val="none" w:sz="0" w:space="0" w:color="auto"/>
                        <w:bottom w:val="none" w:sz="0" w:space="0" w:color="auto"/>
                        <w:right w:val="none" w:sz="0" w:space="0" w:color="auto"/>
                      </w:divBdr>
                    </w:div>
                  </w:divsChild>
                </w:div>
                <w:div w:id="303630190">
                  <w:marLeft w:val="0"/>
                  <w:marRight w:val="0"/>
                  <w:marTop w:val="0"/>
                  <w:marBottom w:val="0"/>
                  <w:divBdr>
                    <w:top w:val="single" w:sz="2" w:space="1" w:color="FFFFFF"/>
                    <w:left w:val="single" w:sz="2" w:space="12" w:color="FFFFFF"/>
                    <w:bottom w:val="single" w:sz="2" w:space="1" w:color="FFFFFF"/>
                    <w:right w:val="single" w:sz="2" w:space="4" w:color="FFFFFF"/>
                  </w:divBdr>
                  <w:divsChild>
                    <w:div w:id="2071078561">
                      <w:marLeft w:val="0"/>
                      <w:marRight w:val="0"/>
                      <w:marTop w:val="0"/>
                      <w:marBottom w:val="0"/>
                      <w:divBdr>
                        <w:top w:val="none" w:sz="0" w:space="0" w:color="auto"/>
                        <w:left w:val="none" w:sz="0" w:space="0" w:color="auto"/>
                        <w:bottom w:val="none" w:sz="0" w:space="0" w:color="auto"/>
                        <w:right w:val="none" w:sz="0" w:space="0" w:color="auto"/>
                      </w:divBdr>
                    </w:div>
                  </w:divsChild>
                </w:div>
                <w:div w:id="1831368320">
                  <w:marLeft w:val="0"/>
                  <w:marRight w:val="0"/>
                  <w:marTop w:val="0"/>
                  <w:marBottom w:val="0"/>
                  <w:divBdr>
                    <w:top w:val="single" w:sz="2" w:space="1" w:color="FFFFFF"/>
                    <w:left w:val="single" w:sz="2" w:space="12" w:color="FFFFFF"/>
                    <w:bottom w:val="single" w:sz="2" w:space="1" w:color="FFFFFF"/>
                    <w:right w:val="single" w:sz="2" w:space="4" w:color="FFFFFF"/>
                  </w:divBdr>
                  <w:divsChild>
                    <w:div w:id="164631693">
                      <w:marLeft w:val="0"/>
                      <w:marRight w:val="0"/>
                      <w:marTop w:val="0"/>
                      <w:marBottom w:val="0"/>
                      <w:divBdr>
                        <w:top w:val="none" w:sz="0" w:space="0" w:color="auto"/>
                        <w:left w:val="none" w:sz="0" w:space="0" w:color="auto"/>
                        <w:bottom w:val="none" w:sz="0" w:space="0" w:color="auto"/>
                        <w:right w:val="none" w:sz="0" w:space="0" w:color="auto"/>
                      </w:divBdr>
                    </w:div>
                  </w:divsChild>
                </w:div>
                <w:div w:id="734621868">
                  <w:marLeft w:val="0"/>
                  <w:marRight w:val="0"/>
                  <w:marTop w:val="0"/>
                  <w:marBottom w:val="0"/>
                  <w:divBdr>
                    <w:top w:val="single" w:sz="2" w:space="1" w:color="FFFFFF"/>
                    <w:left w:val="single" w:sz="2" w:space="12" w:color="FFFFFF"/>
                    <w:bottom w:val="single" w:sz="2" w:space="1" w:color="FFFFFF"/>
                    <w:right w:val="single" w:sz="2" w:space="4" w:color="FFFFFF"/>
                  </w:divBdr>
                  <w:divsChild>
                    <w:div w:id="713890305">
                      <w:marLeft w:val="0"/>
                      <w:marRight w:val="0"/>
                      <w:marTop w:val="0"/>
                      <w:marBottom w:val="0"/>
                      <w:divBdr>
                        <w:top w:val="none" w:sz="0" w:space="0" w:color="auto"/>
                        <w:left w:val="none" w:sz="0" w:space="0" w:color="auto"/>
                        <w:bottom w:val="none" w:sz="0" w:space="0" w:color="auto"/>
                        <w:right w:val="none" w:sz="0" w:space="0" w:color="auto"/>
                      </w:divBdr>
                    </w:div>
                  </w:divsChild>
                </w:div>
                <w:div w:id="1437600324">
                  <w:marLeft w:val="0"/>
                  <w:marRight w:val="0"/>
                  <w:marTop w:val="0"/>
                  <w:marBottom w:val="0"/>
                  <w:divBdr>
                    <w:top w:val="single" w:sz="2" w:space="1" w:color="FFFFFF"/>
                    <w:left w:val="single" w:sz="2" w:space="12" w:color="FFFFFF"/>
                    <w:bottom w:val="single" w:sz="2" w:space="1" w:color="FFFFFF"/>
                    <w:right w:val="single" w:sz="2" w:space="4" w:color="FFFFFF"/>
                  </w:divBdr>
                  <w:divsChild>
                    <w:div w:id="644816123">
                      <w:marLeft w:val="0"/>
                      <w:marRight w:val="0"/>
                      <w:marTop w:val="0"/>
                      <w:marBottom w:val="0"/>
                      <w:divBdr>
                        <w:top w:val="none" w:sz="0" w:space="0" w:color="auto"/>
                        <w:left w:val="none" w:sz="0" w:space="0" w:color="auto"/>
                        <w:bottom w:val="none" w:sz="0" w:space="0" w:color="auto"/>
                        <w:right w:val="none" w:sz="0" w:space="0" w:color="auto"/>
                      </w:divBdr>
                    </w:div>
                  </w:divsChild>
                </w:div>
                <w:div w:id="968239265">
                  <w:marLeft w:val="0"/>
                  <w:marRight w:val="0"/>
                  <w:marTop w:val="0"/>
                  <w:marBottom w:val="0"/>
                  <w:divBdr>
                    <w:top w:val="single" w:sz="2" w:space="1" w:color="FFFFFF"/>
                    <w:left w:val="single" w:sz="2" w:space="12" w:color="FFFFFF"/>
                    <w:bottom w:val="single" w:sz="2" w:space="1" w:color="FFFFFF"/>
                    <w:right w:val="single" w:sz="2" w:space="4" w:color="FFFFFF"/>
                  </w:divBdr>
                  <w:divsChild>
                    <w:div w:id="1688436489">
                      <w:marLeft w:val="0"/>
                      <w:marRight w:val="0"/>
                      <w:marTop w:val="0"/>
                      <w:marBottom w:val="0"/>
                      <w:divBdr>
                        <w:top w:val="none" w:sz="0" w:space="0" w:color="auto"/>
                        <w:left w:val="none" w:sz="0" w:space="0" w:color="auto"/>
                        <w:bottom w:val="none" w:sz="0" w:space="0" w:color="auto"/>
                        <w:right w:val="none" w:sz="0" w:space="0" w:color="auto"/>
                      </w:divBdr>
                    </w:div>
                  </w:divsChild>
                </w:div>
                <w:div w:id="1449546158">
                  <w:marLeft w:val="0"/>
                  <w:marRight w:val="0"/>
                  <w:marTop w:val="0"/>
                  <w:marBottom w:val="0"/>
                  <w:divBdr>
                    <w:top w:val="single" w:sz="2" w:space="1" w:color="FFFFFF"/>
                    <w:left w:val="single" w:sz="2" w:space="12" w:color="FFFFFF"/>
                    <w:bottom w:val="single" w:sz="2" w:space="1" w:color="FFFFFF"/>
                    <w:right w:val="single" w:sz="2" w:space="4" w:color="FFFFFF"/>
                  </w:divBdr>
                  <w:divsChild>
                    <w:div w:id="1290820049">
                      <w:marLeft w:val="0"/>
                      <w:marRight w:val="0"/>
                      <w:marTop w:val="0"/>
                      <w:marBottom w:val="0"/>
                      <w:divBdr>
                        <w:top w:val="none" w:sz="0" w:space="0" w:color="auto"/>
                        <w:left w:val="none" w:sz="0" w:space="0" w:color="auto"/>
                        <w:bottom w:val="none" w:sz="0" w:space="0" w:color="auto"/>
                        <w:right w:val="none" w:sz="0" w:space="0" w:color="auto"/>
                      </w:divBdr>
                    </w:div>
                  </w:divsChild>
                </w:div>
                <w:div w:id="794637710">
                  <w:marLeft w:val="0"/>
                  <w:marRight w:val="0"/>
                  <w:marTop w:val="0"/>
                  <w:marBottom w:val="0"/>
                  <w:divBdr>
                    <w:top w:val="single" w:sz="2" w:space="1" w:color="FFFFFF"/>
                    <w:left w:val="single" w:sz="2" w:space="12" w:color="FFFFFF"/>
                    <w:bottom w:val="single" w:sz="2" w:space="1" w:color="FFFFFF"/>
                    <w:right w:val="single" w:sz="2" w:space="4" w:color="FFFFFF"/>
                  </w:divBdr>
                  <w:divsChild>
                    <w:div w:id="678698257">
                      <w:marLeft w:val="0"/>
                      <w:marRight w:val="0"/>
                      <w:marTop w:val="0"/>
                      <w:marBottom w:val="0"/>
                      <w:divBdr>
                        <w:top w:val="none" w:sz="0" w:space="0" w:color="auto"/>
                        <w:left w:val="none" w:sz="0" w:space="0" w:color="auto"/>
                        <w:bottom w:val="none" w:sz="0" w:space="0" w:color="auto"/>
                        <w:right w:val="none" w:sz="0" w:space="0" w:color="auto"/>
                      </w:divBdr>
                    </w:div>
                  </w:divsChild>
                </w:div>
                <w:div w:id="1786073790">
                  <w:marLeft w:val="0"/>
                  <w:marRight w:val="0"/>
                  <w:marTop w:val="0"/>
                  <w:marBottom w:val="0"/>
                  <w:divBdr>
                    <w:top w:val="single" w:sz="2" w:space="1" w:color="FFFFFF"/>
                    <w:left w:val="single" w:sz="2" w:space="12" w:color="FFFFFF"/>
                    <w:bottom w:val="single" w:sz="2" w:space="1" w:color="FFFFFF"/>
                    <w:right w:val="single" w:sz="2" w:space="4" w:color="FFFFFF"/>
                  </w:divBdr>
                  <w:divsChild>
                    <w:div w:id="511454504">
                      <w:marLeft w:val="0"/>
                      <w:marRight w:val="0"/>
                      <w:marTop w:val="0"/>
                      <w:marBottom w:val="0"/>
                      <w:divBdr>
                        <w:top w:val="none" w:sz="0" w:space="0" w:color="auto"/>
                        <w:left w:val="none" w:sz="0" w:space="0" w:color="auto"/>
                        <w:bottom w:val="none" w:sz="0" w:space="0" w:color="auto"/>
                        <w:right w:val="none" w:sz="0" w:space="0" w:color="auto"/>
                      </w:divBdr>
                    </w:div>
                  </w:divsChild>
                </w:div>
                <w:div w:id="1441560737">
                  <w:marLeft w:val="0"/>
                  <w:marRight w:val="0"/>
                  <w:marTop w:val="0"/>
                  <w:marBottom w:val="0"/>
                  <w:divBdr>
                    <w:top w:val="single" w:sz="2" w:space="1" w:color="FFFFFF"/>
                    <w:left w:val="single" w:sz="2" w:space="12" w:color="FFFFFF"/>
                    <w:bottom w:val="single" w:sz="2" w:space="1" w:color="FFFFFF"/>
                    <w:right w:val="single" w:sz="2" w:space="4" w:color="FFFFFF"/>
                  </w:divBdr>
                  <w:divsChild>
                    <w:div w:id="1594430544">
                      <w:marLeft w:val="0"/>
                      <w:marRight w:val="0"/>
                      <w:marTop w:val="0"/>
                      <w:marBottom w:val="0"/>
                      <w:divBdr>
                        <w:top w:val="none" w:sz="0" w:space="0" w:color="auto"/>
                        <w:left w:val="none" w:sz="0" w:space="0" w:color="auto"/>
                        <w:bottom w:val="none" w:sz="0" w:space="0" w:color="auto"/>
                        <w:right w:val="none" w:sz="0" w:space="0" w:color="auto"/>
                      </w:divBdr>
                    </w:div>
                  </w:divsChild>
                </w:div>
                <w:div w:id="873692376">
                  <w:marLeft w:val="0"/>
                  <w:marRight w:val="0"/>
                  <w:marTop w:val="0"/>
                  <w:marBottom w:val="0"/>
                  <w:divBdr>
                    <w:top w:val="single" w:sz="2" w:space="1" w:color="FFFFFF"/>
                    <w:left w:val="single" w:sz="2" w:space="12" w:color="FFFFFF"/>
                    <w:bottom w:val="single" w:sz="2" w:space="1" w:color="FFFFFF"/>
                    <w:right w:val="single" w:sz="2" w:space="4" w:color="FFFFFF"/>
                  </w:divBdr>
                  <w:divsChild>
                    <w:div w:id="1918056717">
                      <w:marLeft w:val="0"/>
                      <w:marRight w:val="0"/>
                      <w:marTop w:val="0"/>
                      <w:marBottom w:val="0"/>
                      <w:divBdr>
                        <w:top w:val="none" w:sz="0" w:space="0" w:color="auto"/>
                        <w:left w:val="none" w:sz="0" w:space="0" w:color="auto"/>
                        <w:bottom w:val="none" w:sz="0" w:space="0" w:color="auto"/>
                        <w:right w:val="none" w:sz="0" w:space="0" w:color="auto"/>
                      </w:divBdr>
                    </w:div>
                  </w:divsChild>
                </w:div>
                <w:div w:id="1239442452">
                  <w:marLeft w:val="0"/>
                  <w:marRight w:val="0"/>
                  <w:marTop w:val="0"/>
                  <w:marBottom w:val="0"/>
                  <w:divBdr>
                    <w:top w:val="single" w:sz="2" w:space="1" w:color="FFFFFF"/>
                    <w:left w:val="single" w:sz="2" w:space="12" w:color="FFFFFF"/>
                    <w:bottom w:val="single" w:sz="2" w:space="1" w:color="FFFFFF"/>
                    <w:right w:val="single" w:sz="2" w:space="4" w:color="FFFFFF"/>
                  </w:divBdr>
                  <w:divsChild>
                    <w:div w:id="654720193">
                      <w:marLeft w:val="0"/>
                      <w:marRight w:val="0"/>
                      <w:marTop w:val="0"/>
                      <w:marBottom w:val="0"/>
                      <w:divBdr>
                        <w:top w:val="none" w:sz="0" w:space="0" w:color="auto"/>
                        <w:left w:val="none" w:sz="0" w:space="0" w:color="auto"/>
                        <w:bottom w:val="none" w:sz="0" w:space="0" w:color="auto"/>
                        <w:right w:val="none" w:sz="0" w:space="0" w:color="auto"/>
                      </w:divBdr>
                    </w:div>
                  </w:divsChild>
                </w:div>
                <w:div w:id="616791482">
                  <w:marLeft w:val="0"/>
                  <w:marRight w:val="0"/>
                  <w:marTop w:val="0"/>
                  <w:marBottom w:val="0"/>
                  <w:divBdr>
                    <w:top w:val="single" w:sz="2" w:space="1" w:color="FFFFFF"/>
                    <w:left w:val="single" w:sz="2" w:space="12" w:color="FFFFFF"/>
                    <w:bottom w:val="single" w:sz="2" w:space="1" w:color="FFFFFF"/>
                    <w:right w:val="single" w:sz="2" w:space="4" w:color="FFFFFF"/>
                  </w:divBdr>
                  <w:divsChild>
                    <w:div w:id="106047488">
                      <w:marLeft w:val="0"/>
                      <w:marRight w:val="0"/>
                      <w:marTop w:val="0"/>
                      <w:marBottom w:val="0"/>
                      <w:divBdr>
                        <w:top w:val="none" w:sz="0" w:space="0" w:color="auto"/>
                        <w:left w:val="none" w:sz="0" w:space="0" w:color="auto"/>
                        <w:bottom w:val="none" w:sz="0" w:space="0" w:color="auto"/>
                        <w:right w:val="none" w:sz="0" w:space="0" w:color="auto"/>
                      </w:divBdr>
                    </w:div>
                  </w:divsChild>
                </w:div>
                <w:div w:id="2145079837">
                  <w:marLeft w:val="0"/>
                  <w:marRight w:val="0"/>
                  <w:marTop w:val="0"/>
                  <w:marBottom w:val="0"/>
                  <w:divBdr>
                    <w:top w:val="single" w:sz="2" w:space="1" w:color="FFFFFF"/>
                    <w:left w:val="single" w:sz="2" w:space="12" w:color="FFFFFF"/>
                    <w:bottom w:val="single" w:sz="2" w:space="1" w:color="FFFFFF"/>
                    <w:right w:val="single" w:sz="2" w:space="4" w:color="FFFFFF"/>
                  </w:divBdr>
                  <w:divsChild>
                    <w:div w:id="1683825296">
                      <w:marLeft w:val="0"/>
                      <w:marRight w:val="0"/>
                      <w:marTop w:val="0"/>
                      <w:marBottom w:val="0"/>
                      <w:divBdr>
                        <w:top w:val="none" w:sz="0" w:space="0" w:color="auto"/>
                        <w:left w:val="none" w:sz="0" w:space="0" w:color="auto"/>
                        <w:bottom w:val="none" w:sz="0" w:space="0" w:color="auto"/>
                        <w:right w:val="none" w:sz="0" w:space="0" w:color="auto"/>
                      </w:divBdr>
                    </w:div>
                  </w:divsChild>
                </w:div>
                <w:div w:id="147675621">
                  <w:marLeft w:val="0"/>
                  <w:marRight w:val="0"/>
                  <w:marTop w:val="0"/>
                  <w:marBottom w:val="0"/>
                  <w:divBdr>
                    <w:top w:val="single" w:sz="2" w:space="1" w:color="FFFFFF"/>
                    <w:left w:val="single" w:sz="2" w:space="12" w:color="FFFFFF"/>
                    <w:bottom w:val="single" w:sz="2" w:space="1" w:color="FFFFFF"/>
                    <w:right w:val="single" w:sz="2" w:space="4" w:color="FFFFFF"/>
                  </w:divBdr>
                  <w:divsChild>
                    <w:div w:id="1238126254">
                      <w:marLeft w:val="0"/>
                      <w:marRight w:val="0"/>
                      <w:marTop w:val="0"/>
                      <w:marBottom w:val="0"/>
                      <w:divBdr>
                        <w:top w:val="none" w:sz="0" w:space="0" w:color="auto"/>
                        <w:left w:val="none" w:sz="0" w:space="0" w:color="auto"/>
                        <w:bottom w:val="none" w:sz="0" w:space="0" w:color="auto"/>
                        <w:right w:val="none" w:sz="0" w:space="0" w:color="auto"/>
                      </w:divBdr>
                    </w:div>
                  </w:divsChild>
                </w:div>
                <w:div w:id="323432464">
                  <w:marLeft w:val="0"/>
                  <w:marRight w:val="0"/>
                  <w:marTop w:val="0"/>
                  <w:marBottom w:val="0"/>
                  <w:divBdr>
                    <w:top w:val="single" w:sz="2" w:space="1" w:color="FFFFFF"/>
                    <w:left w:val="single" w:sz="2" w:space="12" w:color="FFFFFF"/>
                    <w:bottom w:val="single" w:sz="2" w:space="1" w:color="FFFFFF"/>
                    <w:right w:val="single" w:sz="2" w:space="4" w:color="FFFFFF"/>
                  </w:divBdr>
                  <w:divsChild>
                    <w:div w:id="1506288389">
                      <w:marLeft w:val="0"/>
                      <w:marRight w:val="0"/>
                      <w:marTop w:val="0"/>
                      <w:marBottom w:val="0"/>
                      <w:divBdr>
                        <w:top w:val="none" w:sz="0" w:space="0" w:color="auto"/>
                        <w:left w:val="none" w:sz="0" w:space="0" w:color="auto"/>
                        <w:bottom w:val="none" w:sz="0" w:space="0" w:color="auto"/>
                        <w:right w:val="none" w:sz="0" w:space="0" w:color="auto"/>
                      </w:divBdr>
                    </w:div>
                  </w:divsChild>
                </w:div>
                <w:div w:id="920986341">
                  <w:marLeft w:val="0"/>
                  <w:marRight w:val="0"/>
                  <w:marTop w:val="0"/>
                  <w:marBottom w:val="0"/>
                  <w:divBdr>
                    <w:top w:val="single" w:sz="2" w:space="1" w:color="FFFFFF"/>
                    <w:left w:val="single" w:sz="2" w:space="12" w:color="FFFFFF"/>
                    <w:bottom w:val="single" w:sz="2" w:space="1" w:color="FFFFFF"/>
                    <w:right w:val="single" w:sz="2" w:space="4" w:color="FFFFFF"/>
                  </w:divBdr>
                  <w:divsChild>
                    <w:div w:id="1616016864">
                      <w:marLeft w:val="0"/>
                      <w:marRight w:val="0"/>
                      <w:marTop w:val="0"/>
                      <w:marBottom w:val="0"/>
                      <w:divBdr>
                        <w:top w:val="none" w:sz="0" w:space="0" w:color="auto"/>
                        <w:left w:val="none" w:sz="0" w:space="0" w:color="auto"/>
                        <w:bottom w:val="none" w:sz="0" w:space="0" w:color="auto"/>
                        <w:right w:val="none" w:sz="0" w:space="0" w:color="auto"/>
                      </w:divBdr>
                    </w:div>
                  </w:divsChild>
                </w:div>
                <w:div w:id="482548647">
                  <w:marLeft w:val="0"/>
                  <w:marRight w:val="0"/>
                  <w:marTop w:val="0"/>
                  <w:marBottom w:val="0"/>
                  <w:divBdr>
                    <w:top w:val="single" w:sz="2" w:space="1" w:color="FFFFFF"/>
                    <w:left w:val="single" w:sz="2" w:space="12" w:color="FFFFFF"/>
                    <w:bottom w:val="single" w:sz="2" w:space="1" w:color="FFFFFF"/>
                    <w:right w:val="single" w:sz="2" w:space="4" w:color="FFFFFF"/>
                  </w:divBdr>
                  <w:divsChild>
                    <w:div w:id="979844755">
                      <w:marLeft w:val="0"/>
                      <w:marRight w:val="0"/>
                      <w:marTop w:val="0"/>
                      <w:marBottom w:val="0"/>
                      <w:divBdr>
                        <w:top w:val="none" w:sz="0" w:space="0" w:color="auto"/>
                        <w:left w:val="none" w:sz="0" w:space="0" w:color="auto"/>
                        <w:bottom w:val="none" w:sz="0" w:space="0" w:color="auto"/>
                        <w:right w:val="none" w:sz="0" w:space="0" w:color="auto"/>
                      </w:divBdr>
                    </w:div>
                  </w:divsChild>
                </w:div>
                <w:div w:id="1247111972">
                  <w:marLeft w:val="0"/>
                  <w:marRight w:val="0"/>
                  <w:marTop w:val="0"/>
                  <w:marBottom w:val="0"/>
                  <w:divBdr>
                    <w:top w:val="single" w:sz="2" w:space="1" w:color="FFFFFF"/>
                    <w:left w:val="single" w:sz="2" w:space="12" w:color="FFFFFF"/>
                    <w:bottom w:val="single" w:sz="2" w:space="1" w:color="FFFFFF"/>
                    <w:right w:val="single" w:sz="2" w:space="4" w:color="FFFFFF"/>
                  </w:divBdr>
                  <w:divsChild>
                    <w:div w:id="1982927552">
                      <w:marLeft w:val="0"/>
                      <w:marRight w:val="0"/>
                      <w:marTop w:val="0"/>
                      <w:marBottom w:val="0"/>
                      <w:divBdr>
                        <w:top w:val="none" w:sz="0" w:space="0" w:color="auto"/>
                        <w:left w:val="none" w:sz="0" w:space="0" w:color="auto"/>
                        <w:bottom w:val="none" w:sz="0" w:space="0" w:color="auto"/>
                        <w:right w:val="none" w:sz="0" w:space="0" w:color="auto"/>
                      </w:divBdr>
                    </w:div>
                  </w:divsChild>
                </w:div>
                <w:div w:id="1012682803">
                  <w:marLeft w:val="0"/>
                  <w:marRight w:val="0"/>
                  <w:marTop w:val="0"/>
                  <w:marBottom w:val="0"/>
                  <w:divBdr>
                    <w:top w:val="single" w:sz="2" w:space="1" w:color="FFFFFF"/>
                    <w:left w:val="single" w:sz="2" w:space="12" w:color="FFFFFF"/>
                    <w:bottom w:val="single" w:sz="2" w:space="1" w:color="FFFFFF"/>
                    <w:right w:val="single" w:sz="2" w:space="4" w:color="FFFFFF"/>
                  </w:divBdr>
                  <w:divsChild>
                    <w:div w:id="1674410014">
                      <w:marLeft w:val="0"/>
                      <w:marRight w:val="0"/>
                      <w:marTop w:val="0"/>
                      <w:marBottom w:val="0"/>
                      <w:divBdr>
                        <w:top w:val="none" w:sz="0" w:space="0" w:color="auto"/>
                        <w:left w:val="none" w:sz="0" w:space="0" w:color="auto"/>
                        <w:bottom w:val="none" w:sz="0" w:space="0" w:color="auto"/>
                        <w:right w:val="none" w:sz="0" w:space="0" w:color="auto"/>
                      </w:divBdr>
                    </w:div>
                  </w:divsChild>
                </w:div>
                <w:div w:id="1423065203">
                  <w:marLeft w:val="0"/>
                  <w:marRight w:val="0"/>
                  <w:marTop w:val="0"/>
                  <w:marBottom w:val="0"/>
                  <w:divBdr>
                    <w:top w:val="single" w:sz="2" w:space="1" w:color="FFFFFF"/>
                    <w:left w:val="single" w:sz="2" w:space="12" w:color="FFFFFF"/>
                    <w:bottom w:val="single" w:sz="2" w:space="1" w:color="FFFFFF"/>
                    <w:right w:val="single" w:sz="2" w:space="4" w:color="FFFFFF"/>
                  </w:divBdr>
                  <w:divsChild>
                    <w:div w:id="1678383902">
                      <w:marLeft w:val="0"/>
                      <w:marRight w:val="0"/>
                      <w:marTop w:val="0"/>
                      <w:marBottom w:val="0"/>
                      <w:divBdr>
                        <w:top w:val="none" w:sz="0" w:space="0" w:color="auto"/>
                        <w:left w:val="none" w:sz="0" w:space="0" w:color="auto"/>
                        <w:bottom w:val="none" w:sz="0" w:space="0" w:color="auto"/>
                        <w:right w:val="none" w:sz="0" w:space="0" w:color="auto"/>
                      </w:divBdr>
                    </w:div>
                  </w:divsChild>
                </w:div>
                <w:div w:id="2000188853">
                  <w:marLeft w:val="0"/>
                  <w:marRight w:val="0"/>
                  <w:marTop w:val="0"/>
                  <w:marBottom w:val="0"/>
                  <w:divBdr>
                    <w:top w:val="single" w:sz="2" w:space="1" w:color="FFFFFF"/>
                    <w:left w:val="single" w:sz="2" w:space="12" w:color="FFFFFF"/>
                    <w:bottom w:val="single" w:sz="2" w:space="1" w:color="FFFFFF"/>
                    <w:right w:val="single" w:sz="2" w:space="4" w:color="FFFFFF"/>
                  </w:divBdr>
                  <w:divsChild>
                    <w:div w:id="506672428">
                      <w:marLeft w:val="0"/>
                      <w:marRight w:val="0"/>
                      <w:marTop w:val="0"/>
                      <w:marBottom w:val="0"/>
                      <w:divBdr>
                        <w:top w:val="none" w:sz="0" w:space="0" w:color="auto"/>
                        <w:left w:val="none" w:sz="0" w:space="0" w:color="auto"/>
                        <w:bottom w:val="none" w:sz="0" w:space="0" w:color="auto"/>
                        <w:right w:val="none" w:sz="0" w:space="0" w:color="auto"/>
                      </w:divBdr>
                    </w:div>
                  </w:divsChild>
                </w:div>
                <w:div w:id="1849369454">
                  <w:marLeft w:val="0"/>
                  <w:marRight w:val="0"/>
                  <w:marTop w:val="0"/>
                  <w:marBottom w:val="0"/>
                  <w:divBdr>
                    <w:top w:val="single" w:sz="2" w:space="1" w:color="FFFFFF"/>
                    <w:left w:val="single" w:sz="2" w:space="12" w:color="FFFFFF"/>
                    <w:bottom w:val="single" w:sz="2" w:space="1" w:color="FFFFFF"/>
                    <w:right w:val="single" w:sz="2" w:space="4" w:color="FFFFFF"/>
                  </w:divBdr>
                  <w:divsChild>
                    <w:div w:id="1089038102">
                      <w:marLeft w:val="0"/>
                      <w:marRight w:val="0"/>
                      <w:marTop w:val="0"/>
                      <w:marBottom w:val="0"/>
                      <w:divBdr>
                        <w:top w:val="none" w:sz="0" w:space="0" w:color="auto"/>
                        <w:left w:val="none" w:sz="0" w:space="0" w:color="auto"/>
                        <w:bottom w:val="none" w:sz="0" w:space="0" w:color="auto"/>
                        <w:right w:val="none" w:sz="0" w:space="0" w:color="auto"/>
                      </w:divBdr>
                    </w:div>
                  </w:divsChild>
                </w:div>
                <w:div w:id="966396688">
                  <w:marLeft w:val="0"/>
                  <w:marRight w:val="0"/>
                  <w:marTop w:val="0"/>
                  <w:marBottom w:val="0"/>
                  <w:divBdr>
                    <w:top w:val="single" w:sz="2" w:space="1" w:color="FFFFFF"/>
                    <w:left w:val="single" w:sz="2" w:space="12" w:color="FFFFFF"/>
                    <w:bottom w:val="single" w:sz="2" w:space="1" w:color="FFFFFF"/>
                    <w:right w:val="single" w:sz="2" w:space="4" w:color="FFFFFF"/>
                  </w:divBdr>
                  <w:divsChild>
                    <w:div w:id="1182402645">
                      <w:marLeft w:val="0"/>
                      <w:marRight w:val="0"/>
                      <w:marTop w:val="0"/>
                      <w:marBottom w:val="0"/>
                      <w:divBdr>
                        <w:top w:val="none" w:sz="0" w:space="0" w:color="auto"/>
                        <w:left w:val="none" w:sz="0" w:space="0" w:color="auto"/>
                        <w:bottom w:val="none" w:sz="0" w:space="0" w:color="auto"/>
                        <w:right w:val="none" w:sz="0" w:space="0" w:color="auto"/>
                      </w:divBdr>
                    </w:div>
                  </w:divsChild>
                </w:div>
                <w:div w:id="326977931">
                  <w:marLeft w:val="0"/>
                  <w:marRight w:val="0"/>
                  <w:marTop w:val="0"/>
                  <w:marBottom w:val="0"/>
                  <w:divBdr>
                    <w:top w:val="single" w:sz="2" w:space="1" w:color="FFFFFF"/>
                    <w:left w:val="single" w:sz="2" w:space="12" w:color="FFFFFF"/>
                    <w:bottom w:val="single" w:sz="2" w:space="1" w:color="FFFFFF"/>
                    <w:right w:val="single" w:sz="2" w:space="4" w:color="FFFFFF"/>
                  </w:divBdr>
                  <w:divsChild>
                    <w:div w:id="2124303459">
                      <w:marLeft w:val="0"/>
                      <w:marRight w:val="0"/>
                      <w:marTop w:val="0"/>
                      <w:marBottom w:val="0"/>
                      <w:divBdr>
                        <w:top w:val="none" w:sz="0" w:space="0" w:color="auto"/>
                        <w:left w:val="none" w:sz="0" w:space="0" w:color="auto"/>
                        <w:bottom w:val="none" w:sz="0" w:space="0" w:color="auto"/>
                        <w:right w:val="none" w:sz="0" w:space="0" w:color="auto"/>
                      </w:divBdr>
                    </w:div>
                  </w:divsChild>
                </w:div>
                <w:div w:id="1086918368">
                  <w:marLeft w:val="0"/>
                  <w:marRight w:val="0"/>
                  <w:marTop w:val="0"/>
                  <w:marBottom w:val="0"/>
                  <w:divBdr>
                    <w:top w:val="single" w:sz="2" w:space="1" w:color="FFFFFF"/>
                    <w:left w:val="single" w:sz="2" w:space="12" w:color="FFFFFF"/>
                    <w:bottom w:val="single" w:sz="2" w:space="1" w:color="FFFFFF"/>
                    <w:right w:val="single" w:sz="2" w:space="4" w:color="FFFFFF"/>
                  </w:divBdr>
                  <w:divsChild>
                    <w:div w:id="1694720752">
                      <w:marLeft w:val="0"/>
                      <w:marRight w:val="0"/>
                      <w:marTop w:val="0"/>
                      <w:marBottom w:val="0"/>
                      <w:divBdr>
                        <w:top w:val="none" w:sz="0" w:space="0" w:color="auto"/>
                        <w:left w:val="none" w:sz="0" w:space="0" w:color="auto"/>
                        <w:bottom w:val="none" w:sz="0" w:space="0" w:color="auto"/>
                        <w:right w:val="none" w:sz="0" w:space="0" w:color="auto"/>
                      </w:divBdr>
                    </w:div>
                  </w:divsChild>
                </w:div>
                <w:div w:id="1885602422">
                  <w:marLeft w:val="0"/>
                  <w:marRight w:val="0"/>
                  <w:marTop w:val="0"/>
                  <w:marBottom w:val="0"/>
                  <w:divBdr>
                    <w:top w:val="single" w:sz="2" w:space="1" w:color="FFFFFF"/>
                    <w:left w:val="single" w:sz="2" w:space="12" w:color="FFFFFF"/>
                    <w:bottom w:val="single" w:sz="2" w:space="1" w:color="FFFFFF"/>
                    <w:right w:val="single" w:sz="2" w:space="4" w:color="FFFFFF"/>
                  </w:divBdr>
                  <w:divsChild>
                    <w:div w:id="1076779557">
                      <w:marLeft w:val="0"/>
                      <w:marRight w:val="0"/>
                      <w:marTop w:val="0"/>
                      <w:marBottom w:val="0"/>
                      <w:divBdr>
                        <w:top w:val="none" w:sz="0" w:space="0" w:color="auto"/>
                        <w:left w:val="none" w:sz="0" w:space="0" w:color="auto"/>
                        <w:bottom w:val="none" w:sz="0" w:space="0" w:color="auto"/>
                        <w:right w:val="none" w:sz="0" w:space="0" w:color="auto"/>
                      </w:divBdr>
                    </w:div>
                  </w:divsChild>
                </w:div>
                <w:div w:id="70934530">
                  <w:marLeft w:val="0"/>
                  <w:marRight w:val="0"/>
                  <w:marTop w:val="0"/>
                  <w:marBottom w:val="0"/>
                  <w:divBdr>
                    <w:top w:val="single" w:sz="2" w:space="1" w:color="FFFFFF"/>
                    <w:left w:val="single" w:sz="2" w:space="12" w:color="FFFFFF"/>
                    <w:bottom w:val="single" w:sz="2" w:space="1" w:color="FFFFFF"/>
                    <w:right w:val="single" w:sz="2" w:space="4" w:color="FFFFFF"/>
                  </w:divBdr>
                  <w:divsChild>
                    <w:div w:id="2094352202">
                      <w:marLeft w:val="0"/>
                      <w:marRight w:val="0"/>
                      <w:marTop w:val="0"/>
                      <w:marBottom w:val="0"/>
                      <w:divBdr>
                        <w:top w:val="none" w:sz="0" w:space="0" w:color="auto"/>
                        <w:left w:val="none" w:sz="0" w:space="0" w:color="auto"/>
                        <w:bottom w:val="none" w:sz="0" w:space="0" w:color="auto"/>
                        <w:right w:val="none" w:sz="0" w:space="0" w:color="auto"/>
                      </w:divBdr>
                    </w:div>
                  </w:divsChild>
                </w:div>
                <w:div w:id="1334451686">
                  <w:marLeft w:val="0"/>
                  <w:marRight w:val="0"/>
                  <w:marTop w:val="0"/>
                  <w:marBottom w:val="0"/>
                  <w:divBdr>
                    <w:top w:val="single" w:sz="2" w:space="1" w:color="FFFFFF"/>
                    <w:left w:val="single" w:sz="2" w:space="12" w:color="FFFFFF"/>
                    <w:bottom w:val="single" w:sz="2" w:space="1" w:color="FFFFFF"/>
                    <w:right w:val="single" w:sz="2" w:space="4" w:color="FFFFFF"/>
                  </w:divBdr>
                  <w:divsChild>
                    <w:div w:id="1200973847">
                      <w:marLeft w:val="0"/>
                      <w:marRight w:val="0"/>
                      <w:marTop w:val="0"/>
                      <w:marBottom w:val="0"/>
                      <w:divBdr>
                        <w:top w:val="none" w:sz="0" w:space="0" w:color="auto"/>
                        <w:left w:val="none" w:sz="0" w:space="0" w:color="auto"/>
                        <w:bottom w:val="none" w:sz="0" w:space="0" w:color="auto"/>
                        <w:right w:val="none" w:sz="0" w:space="0" w:color="auto"/>
                      </w:divBdr>
                    </w:div>
                  </w:divsChild>
                </w:div>
                <w:div w:id="1437166131">
                  <w:marLeft w:val="0"/>
                  <w:marRight w:val="0"/>
                  <w:marTop w:val="0"/>
                  <w:marBottom w:val="0"/>
                  <w:divBdr>
                    <w:top w:val="single" w:sz="2" w:space="1" w:color="FFFFFF"/>
                    <w:left w:val="single" w:sz="2" w:space="12" w:color="FFFFFF"/>
                    <w:bottom w:val="single" w:sz="2" w:space="1" w:color="FFFFFF"/>
                    <w:right w:val="single" w:sz="2" w:space="4" w:color="FFFFFF"/>
                  </w:divBdr>
                  <w:divsChild>
                    <w:div w:id="6905034">
                      <w:marLeft w:val="0"/>
                      <w:marRight w:val="0"/>
                      <w:marTop w:val="0"/>
                      <w:marBottom w:val="0"/>
                      <w:divBdr>
                        <w:top w:val="none" w:sz="0" w:space="0" w:color="auto"/>
                        <w:left w:val="none" w:sz="0" w:space="0" w:color="auto"/>
                        <w:bottom w:val="none" w:sz="0" w:space="0" w:color="auto"/>
                        <w:right w:val="none" w:sz="0" w:space="0" w:color="auto"/>
                      </w:divBdr>
                    </w:div>
                  </w:divsChild>
                </w:div>
                <w:div w:id="1771121749">
                  <w:marLeft w:val="0"/>
                  <w:marRight w:val="0"/>
                  <w:marTop w:val="0"/>
                  <w:marBottom w:val="0"/>
                  <w:divBdr>
                    <w:top w:val="single" w:sz="2" w:space="1" w:color="FFFFFF"/>
                    <w:left w:val="single" w:sz="2" w:space="12" w:color="FFFFFF"/>
                    <w:bottom w:val="single" w:sz="2" w:space="1" w:color="FFFFFF"/>
                    <w:right w:val="single" w:sz="2" w:space="4" w:color="FFFFFF"/>
                  </w:divBdr>
                  <w:divsChild>
                    <w:div w:id="1045106668">
                      <w:marLeft w:val="0"/>
                      <w:marRight w:val="0"/>
                      <w:marTop w:val="0"/>
                      <w:marBottom w:val="0"/>
                      <w:divBdr>
                        <w:top w:val="none" w:sz="0" w:space="0" w:color="auto"/>
                        <w:left w:val="none" w:sz="0" w:space="0" w:color="auto"/>
                        <w:bottom w:val="none" w:sz="0" w:space="0" w:color="auto"/>
                        <w:right w:val="none" w:sz="0" w:space="0" w:color="auto"/>
                      </w:divBdr>
                    </w:div>
                  </w:divsChild>
                </w:div>
                <w:div w:id="173419768">
                  <w:marLeft w:val="0"/>
                  <w:marRight w:val="0"/>
                  <w:marTop w:val="0"/>
                  <w:marBottom w:val="0"/>
                  <w:divBdr>
                    <w:top w:val="single" w:sz="2" w:space="1" w:color="FFFFFF"/>
                    <w:left w:val="single" w:sz="2" w:space="12" w:color="FFFFFF"/>
                    <w:bottom w:val="single" w:sz="2" w:space="1" w:color="FFFFFF"/>
                    <w:right w:val="single" w:sz="2" w:space="4" w:color="FFFFFF"/>
                  </w:divBdr>
                  <w:divsChild>
                    <w:div w:id="1083994894">
                      <w:marLeft w:val="0"/>
                      <w:marRight w:val="0"/>
                      <w:marTop w:val="0"/>
                      <w:marBottom w:val="0"/>
                      <w:divBdr>
                        <w:top w:val="none" w:sz="0" w:space="0" w:color="auto"/>
                        <w:left w:val="none" w:sz="0" w:space="0" w:color="auto"/>
                        <w:bottom w:val="none" w:sz="0" w:space="0" w:color="auto"/>
                        <w:right w:val="none" w:sz="0" w:space="0" w:color="auto"/>
                      </w:divBdr>
                    </w:div>
                  </w:divsChild>
                </w:div>
                <w:div w:id="148987289">
                  <w:marLeft w:val="0"/>
                  <w:marRight w:val="0"/>
                  <w:marTop w:val="0"/>
                  <w:marBottom w:val="0"/>
                  <w:divBdr>
                    <w:top w:val="single" w:sz="2" w:space="1" w:color="FFFFFF"/>
                    <w:left w:val="single" w:sz="2" w:space="12" w:color="FFFFFF"/>
                    <w:bottom w:val="single" w:sz="2" w:space="1" w:color="FFFFFF"/>
                    <w:right w:val="single" w:sz="2" w:space="4" w:color="FFFFFF"/>
                  </w:divBdr>
                  <w:divsChild>
                    <w:div w:id="735855574">
                      <w:marLeft w:val="0"/>
                      <w:marRight w:val="0"/>
                      <w:marTop w:val="0"/>
                      <w:marBottom w:val="0"/>
                      <w:divBdr>
                        <w:top w:val="none" w:sz="0" w:space="0" w:color="auto"/>
                        <w:left w:val="none" w:sz="0" w:space="0" w:color="auto"/>
                        <w:bottom w:val="none" w:sz="0" w:space="0" w:color="auto"/>
                        <w:right w:val="none" w:sz="0" w:space="0" w:color="auto"/>
                      </w:divBdr>
                    </w:div>
                  </w:divsChild>
                </w:div>
                <w:div w:id="1205949772">
                  <w:marLeft w:val="0"/>
                  <w:marRight w:val="0"/>
                  <w:marTop w:val="0"/>
                  <w:marBottom w:val="0"/>
                  <w:divBdr>
                    <w:top w:val="single" w:sz="2" w:space="1" w:color="FFFFFF"/>
                    <w:left w:val="single" w:sz="2" w:space="12" w:color="FFFFFF"/>
                    <w:bottom w:val="single" w:sz="2" w:space="1" w:color="FFFFFF"/>
                    <w:right w:val="single" w:sz="2" w:space="4" w:color="FFFFFF"/>
                  </w:divBdr>
                  <w:divsChild>
                    <w:div w:id="1321881404">
                      <w:marLeft w:val="0"/>
                      <w:marRight w:val="0"/>
                      <w:marTop w:val="0"/>
                      <w:marBottom w:val="0"/>
                      <w:divBdr>
                        <w:top w:val="none" w:sz="0" w:space="0" w:color="auto"/>
                        <w:left w:val="none" w:sz="0" w:space="0" w:color="auto"/>
                        <w:bottom w:val="none" w:sz="0" w:space="0" w:color="auto"/>
                        <w:right w:val="none" w:sz="0" w:space="0" w:color="auto"/>
                      </w:divBdr>
                    </w:div>
                  </w:divsChild>
                </w:div>
                <w:div w:id="699012117">
                  <w:marLeft w:val="0"/>
                  <w:marRight w:val="0"/>
                  <w:marTop w:val="0"/>
                  <w:marBottom w:val="0"/>
                  <w:divBdr>
                    <w:top w:val="single" w:sz="2" w:space="1" w:color="FFFFFF"/>
                    <w:left w:val="single" w:sz="2" w:space="12" w:color="FFFFFF"/>
                    <w:bottom w:val="single" w:sz="2" w:space="1" w:color="FFFFFF"/>
                    <w:right w:val="single" w:sz="2" w:space="4" w:color="FFFFFF"/>
                  </w:divBdr>
                  <w:divsChild>
                    <w:div w:id="1831213599">
                      <w:marLeft w:val="0"/>
                      <w:marRight w:val="0"/>
                      <w:marTop w:val="0"/>
                      <w:marBottom w:val="0"/>
                      <w:divBdr>
                        <w:top w:val="none" w:sz="0" w:space="0" w:color="auto"/>
                        <w:left w:val="none" w:sz="0" w:space="0" w:color="auto"/>
                        <w:bottom w:val="none" w:sz="0" w:space="0" w:color="auto"/>
                        <w:right w:val="none" w:sz="0" w:space="0" w:color="auto"/>
                      </w:divBdr>
                    </w:div>
                  </w:divsChild>
                </w:div>
                <w:div w:id="493183492">
                  <w:marLeft w:val="0"/>
                  <w:marRight w:val="0"/>
                  <w:marTop w:val="0"/>
                  <w:marBottom w:val="0"/>
                  <w:divBdr>
                    <w:top w:val="single" w:sz="2" w:space="1" w:color="FFFFFF"/>
                    <w:left w:val="single" w:sz="2" w:space="12" w:color="FFFFFF"/>
                    <w:bottom w:val="single" w:sz="2" w:space="4" w:color="FFFFFF"/>
                    <w:right w:val="single" w:sz="2" w:space="4" w:color="FFFFFF"/>
                  </w:divBdr>
                  <w:divsChild>
                    <w:div w:id="208722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742945">
          <w:marLeft w:val="0"/>
          <w:marRight w:val="0"/>
          <w:marTop w:val="0"/>
          <w:marBottom w:val="335"/>
          <w:divBdr>
            <w:top w:val="none" w:sz="0" w:space="0" w:color="auto"/>
            <w:left w:val="none" w:sz="0" w:space="0" w:color="auto"/>
            <w:bottom w:val="none" w:sz="0" w:space="0" w:color="auto"/>
            <w:right w:val="none" w:sz="0" w:space="0" w:color="auto"/>
          </w:divBdr>
          <w:divsChild>
            <w:div w:id="13923115">
              <w:marLeft w:val="0"/>
              <w:marRight w:val="0"/>
              <w:marTop w:val="0"/>
              <w:marBottom w:val="0"/>
              <w:divBdr>
                <w:top w:val="none" w:sz="0" w:space="0" w:color="auto"/>
                <w:left w:val="none" w:sz="0" w:space="0" w:color="auto"/>
                <w:bottom w:val="none" w:sz="0" w:space="0" w:color="auto"/>
                <w:right w:val="none" w:sz="0" w:space="0" w:color="auto"/>
              </w:divBdr>
              <w:divsChild>
                <w:div w:id="938410636">
                  <w:marLeft w:val="0"/>
                  <w:marRight w:val="0"/>
                  <w:marTop w:val="0"/>
                  <w:marBottom w:val="0"/>
                  <w:divBdr>
                    <w:top w:val="single" w:sz="2" w:space="4" w:color="FFFFFF"/>
                    <w:left w:val="single" w:sz="2" w:space="12" w:color="FFFFFF"/>
                    <w:bottom w:val="single" w:sz="2" w:space="1" w:color="FFFFFF"/>
                    <w:right w:val="single" w:sz="2" w:space="4" w:color="FFFFFF"/>
                  </w:divBdr>
                  <w:divsChild>
                    <w:div w:id="1163819495">
                      <w:marLeft w:val="0"/>
                      <w:marRight w:val="0"/>
                      <w:marTop w:val="0"/>
                      <w:marBottom w:val="0"/>
                      <w:divBdr>
                        <w:top w:val="none" w:sz="0" w:space="0" w:color="auto"/>
                        <w:left w:val="none" w:sz="0" w:space="0" w:color="auto"/>
                        <w:bottom w:val="none" w:sz="0" w:space="0" w:color="auto"/>
                        <w:right w:val="none" w:sz="0" w:space="0" w:color="auto"/>
                      </w:divBdr>
                    </w:div>
                  </w:divsChild>
                </w:div>
                <w:div w:id="291860687">
                  <w:marLeft w:val="0"/>
                  <w:marRight w:val="0"/>
                  <w:marTop w:val="0"/>
                  <w:marBottom w:val="0"/>
                  <w:divBdr>
                    <w:top w:val="single" w:sz="2" w:space="1" w:color="FFFFFF"/>
                    <w:left w:val="single" w:sz="2" w:space="12" w:color="FFFFFF"/>
                    <w:bottom w:val="single" w:sz="2" w:space="1" w:color="FFFFFF"/>
                    <w:right w:val="single" w:sz="2" w:space="4" w:color="FFFFFF"/>
                  </w:divBdr>
                  <w:divsChild>
                    <w:div w:id="844366248">
                      <w:marLeft w:val="0"/>
                      <w:marRight w:val="0"/>
                      <w:marTop w:val="0"/>
                      <w:marBottom w:val="0"/>
                      <w:divBdr>
                        <w:top w:val="none" w:sz="0" w:space="0" w:color="auto"/>
                        <w:left w:val="none" w:sz="0" w:space="0" w:color="auto"/>
                        <w:bottom w:val="none" w:sz="0" w:space="0" w:color="auto"/>
                        <w:right w:val="none" w:sz="0" w:space="0" w:color="auto"/>
                      </w:divBdr>
                    </w:div>
                  </w:divsChild>
                </w:div>
                <w:div w:id="999694196">
                  <w:marLeft w:val="0"/>
                  <w:marRight w:val="0"/>
                  <w:marTop w:val="0"/>
                  <w:marBottom w:val="0"/>
                  <w:divBdr>
                    <w:top w:val="single" w:sz="2" w:space="1" w:color="FFFFFF"/>
                    <w:left w:val="single" w:sz="2" w:space="12" w:color="FFFFFF"/>
                    <w:bottom w:val="single" w:sz="2" w:space="1" w:color="FFFFFF"/>
                    <w:right w:val="single" w:sz="2" w:space="4" w:color="FFFFFF"/>
                  </w:divBdr>
                  <w:divsChild>
                    <w:div w:id="1575625468">
                      <w:marLeft w:val="0"/>
                      <w:marRight w:val="0"/>
                      <w:marTop w:val="0"/>
                      <w:marBottom w:val="0"/>
                      <w:divBdr>
                        <w:top w:val="none" w:sz="0" w:space="0" w:color="auto"/>
                        <w:left w:val="none" w:sz="0" w:space="0" w:color="auto"/>
                        <w:bottom w:val="none" w:sz="0" w:space="0" w:color="auto"/>
                        <w:right w:val="none" w:sz="0" w:space="0" w:color="auto"/>
                      </w:divBdr>
                    </w:div>
                  </w:divsChild>
                </w:div>
                <w:div w:id="438450906">
                  <w:marLeft w:val="0"/>
                  <w:marRight w:val="0"/>
                  <w:marTop w:val="0"/>
                  <w:marBottom w:val="0"/>
                  <w:divBdr>
                    <w:top w:val="single" w:sz="2" w:space="1" w:color="FFFFFF"/>
                    <w:left w:val="single" w:sz="2" w:space="12" w:color="FFFFFF"/>
                    <w:bottom w:val="single" w:sz="2" w:space="1" w:color="FFFFFF"/>
                    <w:right w:val="single" w:sz="2" w:space="4" w:color="FFFFFF"/>
                  </w:divBdr>
                  <w:divsChild>
                    <w:div w:id="684865884">
                      <w:marLeft w:val="0"/>
                      <w:marRight w:val="0"/>
                      <w:marTop w:val="0"/>
                      <w:marBottom w:val="0"/>
                      <w:divBdr>
                        <w:top w:val="none" w:sz="0" w:space="0" w:color="auto"/>
                        <w:left w:val="none" w:sz="0" w:space="0" w:color="auto"/>
                        <w:bottom w:val="none" w:sz="0" w:space="0" w:color="auto"/>
                        <w:right w:val="none" w:sz="0" w:space="0" w:color="auto"/>
                      </w:divBdr>
                    </w:div>
                  </w:divsChild>
                </w:div>
                <w:div w:id="135881042">
                  <w:marLeft w:val="0"/>
                  <w:marRight w:val="0"/>
                  <w:marTop w:val="0"/>
                  <w:marBottom w:val="0"/>
                  <w:divBdr>
                    <w:top w:val="single" w:sz="2" w:space="1" w:color="FFFFFF"/>
                    <w:left w:val="single" w:sz="2" w:space="12" w:color="FFFFFF"/>
                    <w:bottom w:val="single" w:sz="2" w:space="1" w:color="FFFFFF"/>
                    <w:right w:val="single" w:sz="2" w:space="4" w:color="FFFFFF"/>
                  </w:divBdr>
                  <w:divsChild>
                    <w:div w:id="1370841105">
                      <w:marLeft w:val="0"/>
                      <w:marRight w:val="0"/>
                      <w:marTop w:val="0"/>
                      <w:marBottom w:val="0"/>
                      <w:divBdr>
                        <w:top w:val="none" w:sz="0" w:space="0" w:color="auto"/>
                        <w:left w:val="none" w:sz="0" w:space="0" w:color="auto"/>
                        <w:bottom w:val="none" w:sz="0" w:space="0" w:color="auto"/>
                        <w:right w:val="none" w:sz="0" w:space="0" w:color="auto"/>
                      </w:divBdr>
                    </w:div>
                  </w:divsChild>
                </w:div>
                <w:div w:id="793908790">
                  <w:marLeft w:val="0"/>
                  <w:marRight w:val="0"/>
                  <w:marTop w:val="0"/>
                  <w:marBottom w:val="0"/>
                  <w:divBdr>
                    <w:top w:val="single" w:sz="2" w:space="1" w:color="FFFFFF"/>
                    <w:left w:val="single" w:sz="2" w:space="12" w:color="FFFFFF"/>
                    <w:bottom w:val="single" w:sz="2" w:space="1" w:color="FFFFFF"/>
                    <w:right w:val="single" w:sz="2" w:space="4" w:color="FFFFFF"/>
                  </w:divBdr>
                  <w:divsChild>
                    <w:div w:id="1010327967">
                      <w:marLeft w:val="0"/>
                      <w:marRight w:val="0"/>
                      <w:marTop w:val="0"/>
                      <w:marBottom w:val="0"/>
                      <w:divBdr>
                        <w:top w:val="none" w:sz="0" w:space="0" w:color="auto"/>
                        <w:left w:val="none" w:sz="0" w:space="0" w:color="auto"/>
                        <w:bottom w:val="none" w:sz="0" w:space="0" w:color="auto"/>
                        <w:right w:val="none" w:sz="0" w:space="0" w:color="auto"/>
                      </w:divBdr>
                    </w:div>
                  </w:divsChild>
                </w:div>
                <w:div w:id="786116838">
                  <w:marLeft w:val="0"/>
                  <w:marRight w:val="0"/>
                  <w:marTop w:val="0"/>
                  <w:marBottom w:val="0"/>
                  <w:divBdr>
                    <w:top w:val="single" w:sz="2" w:space="1" w:color="FFFFFF"/>
                    <w:left w:val="single" w:sz="2" w:space="12" w:color="FFFFFF"/>
                    <w:bottom w:val="single" w:sz="2" w:space="1" w:color="FFFFFF"/>
                    <w:right w:val="single" w:sz="2" w:space="4" w:color="FFFFFF"/>
                  </w:divBdr>
                  <w:divsChild>
                    <w:div w:id="287318970">
                      <w:marLeft w:val="0"/>
                      <w:marRight w:val="0"/>
                      <w:marTop w:val="0"/>
                      <w:marBottom w:val="0"/>
                      <w:divBdr>
                        <w:top w:val="none" w:sz="0" w:space="0" w:color="auto"/>
                        <w:left w:val="none" w:sz="0" w:space="0" w:color="auto"/>
                        <w:bottom w:val="none" w:sz="0" w:space="0" w:color="auto"/>
                        <w:right w:val="none" w:sz="0" w:space="0" w:color="auto"/>
                      </w:divBdr>
                    </w:div>
                  </w:divsChild>
                </w:div>
                <w:div w:id="363793726">
                  <w:marLeft w:val="0"/>
                  <w:marRight w:val="0"/>
                  <w:marTop w:val="0"/>
                  <w:marBottom w:val="0"/>
                  <w:divBdr>
                    <w:top w:val="single" w:sz="2" w:space="1" w:color="FFFFFF"/>
                    <w:left w:val="single" w:sz="2" w:space="12" w:color="FFFFFF"/>
                    <w:bottom w:val="single" w:sz="2" w:space="1" w:color="FFFFFF"/>
                    <w:right w:val="single" w:sz="2" w:space="4" w:color="FFFFFF"/>
                  </w:divBdr>
                  <w:divsChild>
                    <w:div w:id="268706792">
                      <w:marLeft w:val="0"/>
                      <w:marRight w:val="0"/>
                      <w:marTop w:val="0"/>
                      <w:marBottom w:val="0"/>
                      <w:divBdr>
                        <w:top w:val="none" w:sz="0" w:space="0" w:color="auto"/>
                        <w:left w:val="none" w:sz="0" w:space="0" w:color="auto"/>
                        <w:bottom w:val="none" w:sz="0" w:space="0" w:color="auto"/>
                        <w:right w:val="none" w:sz="0" w:space="0" w:color="auto"/>
                      </w:divBdr>
                    </w:div>
                  </w:divsChild>
                </w:div>
                <w:div w:id="1291936146">
                  <w:marLeft w:val="0"/>
                  <w:marRight w:val="0"/>
                  <w:marTop w:val="0"/>
                  <w:marBottom w:val="0"/>
                  <w:divBdr>
                    <w:top w:val="single" w:sz="2" w:space="1" w:color="FFFFFF"/>
                    <w:left w:val="single" w:sz="2" w:space="12" w:color="FFFFFF"/>
                    <w:bottom w:val="single" w:sz="2" w:space="1" w:color="FFFFFF"/>
                    <w:right w:val="single" w:sz="2" w:space="4" w:color="FFFFFF"/>
                  </w:divBdr>
                  <w:divsChild>
                    <w:div w:id="474681764">
                      <w:marLeft w:val="0"/>
                      <w:marRight w:val="0"/>
                      <w:marTop w:val="0"/>
                      <w:marBottom w:val="0"/>
                      <w:divBdr>
                        <w:top w:val="none" w:sz="0" w:space="0" w:color="auto"/>
                        <w:left w:val="none" w:sz="0" w:space="0" w:color="auto"/>
                        <w:bottom w:val="none" w:sz="0" w:space="0" w:color="auto"/>
                        <w:right w:val="none" w:sz="0" w:space="0" w:color="auto"/>
                      </w:divBdr>
                    </w:div>
                  </w:divsChild>
                </w:div>
                <w:div w:id="801574934">
                  <w:marLeft w:val="0"/>
                  <w:marRight w:val="0"/>
                  <w:marTop w:val="0"/>
                  <w:marBottom w:val="0"/>
                  <w:divBdr>
                    <w:top w:val="single" w:sz="2" w:space="1" w:color="FFFFFF"/>
                    <w:left w:val="single" w:sz="2" w:space="12" w:color="FFFFFF"/>
                    <w:bottom w:val="single" w:sz="2" w:space="1" w:color="FFFFFF"/>
                    <w:right w:val="single" w:sz="2" w:space="4" w:color="FFFFFF"/>
                  </w:divBdr>
                  <w:divsChild>
                    <w:div w:id="1184709460">
                      <w:marLeft w:val="0"/>
                      <w:marRight w:val="0"/>
                      <w:marTop w:val="0"/>
                      <w:marBottom w:val="0"/>
                      <w:divBdr>
                        <w:top w:val="none" w:sz="0" w:space="0" w:color="auto"/>
                        <w:left w:val="none" w:sz="0" w:space="0" w:color="auto"/>
                        <w:bottom w:val="none" w:sz="0" w:space="0" w:color="auto"/>
                        <w:right w:val="none" w:sz="0" w:space="0" w:color="auto"/>
                      </w:divBdr>
                    </w:div>
                  </w:divsChild>
                </w:div>
                <w:div w:id="1272400206">
                  <w:marLeft w:val="0"/>
                  <w:marRight w:val="0"/>
                  <w:marTop w:val="0"/>
                  <w:marBottom w:val="0"/>
                  <w:divBdr>
                    <w:top w:val="single" w:sz="2" w:space="1" w:color="FFFFFF"/>
                    <w:left w:val="single" w:sz="2" w:space="12" w:color="FFFFFF"/>
                    <w:bottom w:val="single" w:sz="2" w:space="1" w:color="FFFFFF"/>
                    <w:right w:val="single" w:sz="2" w:space="4" w:color="FFFFFF"/>
                  </w:divBdr>
                  <w:divsChild>
                    <w:div w:id="765006491">
                      <w:marLeft w:val="0"/>
                      <w:marRight w:val="0"/>
                      <w:marTop w:val="0"/>
                      <w:marBottom w:val="0"/>
                      <w:divBdr>
                        <w:top w:val="none" w:sz="0" w:space="0" w:color="auto"/>
                        <w:left w:val="none" w:sz="0" w:space="0" w:color="auto"/>
                        <w:bottom w:val="none" w:sz="0" w:space="0" w:color="auto"/>
                        <w:right w:val="none" w:sz="0" w:space="0" w:color="auto"/>
                      </w:divBdr>
                    </w:div>
                  </w:divsChild>
                </w:div>
                <w:div w:id="1234849683">
                  <w:marLeft w:val="0"/>
                  <w:marRight w:val="0"/>
                  <w:marTop w:val="0"/>
                  <w:marBottom w:val="0"/>
                  <w:divBdr>
                    <w:top w:val="single" w:sz="2" w:space="1" w:color="FFFFFF"/>
                    <w:left w:val="single" w:sz="2" w:space="12" w:color="FFFFFF"/>
                    <w:bottom w:val="single" w:sz="2" w:space="1" w:color="FFFFFF"/>
                    <w:right w:val="single" w:sz="2" w:space="4" w:color="FFFFFF"/>
                  </w:divBdr>
                  <w:divsChild>
                    <w:div w:id="1545094534">
                      <w:marLeft w:val="0"/>
                      <w:marRight w:val="0"/>
                      <w:marTop w:val="0"/>
                      <w:marBottom w:val="0"/>
                      <w:divBdr>
                        <w:top w:val="none" w:sz="0" w:space="0" w:color="auto"/>
                        <w:left w:val="none" w:sz="0" w:space="0" w:color="auto"/>
                        <w:bottom w:val="none" w:sz="0" w:space="0" w:color="auto"/>
                        <w:right w:val="none" w:sz="0" w:space="0" w:color="auto"/>
                      </w:divBdr>
                    </w:div>
                  </w:divsChild>
                </w:div>
                <w:div w:id="1505902491">
                  <w:marLeft w:val="0"/>
                  <w:marRight w:val="0"/>
                  <w:marTop w:val="0"/>
                  <w:marBottom w:val="0"/>
                  <w:divBdr>
                    <w:top w:val="single" w:sz="2" w:space="1" w:color="FFFFFF"/>
                    <w:left w:val="single" w:sz="2" w:space="12" w:color="FFFFFF"/>
                    <w:bottom w:val="single" w:sz="2" w:space="1" w:color="FFFFFF"/>
                    <w:right w:val="single" w:sz="2" w:space="4" w:color="FFFFFF"/>
                  </w:divBdr>
                  <w:divsChild>
                    <w:div w:id="1762946421">
                      <w:marLeft w:val="0"/>
                      <w:marRight w:val="0"/>
                      <w:marTop w:val="0"/>
                      <w:marBottom w:val="0"/>
                      <w:divBdr>
                        <w:top w:val="none" w:sz="0" w:space="0" w:color="auto"/>
                        <w:left w:val="none" w:sz="0" w:space="0" w:color="auto"/>
                        <w:bottom w:val="none" w:sz="0" w:space="0" w:color="auto"/>
                        <w:right w:val="none" w:sz="0" w:space="0" w:color="auto"/>
                      </w:divBdr>
                    </w:div>
                  </w:divsChild>
                </w:div>
                <w:div w:id="1835339837">
                  <w:marLeft w:val="0"/>
                  <w:marRight w:val="0"/>
                  <w:marTop w:val="0"/>
                  <w:marBottom w:val="0"/>
                  <w:divBdr>
                    <w:top w:val="single" w:sz="2" w:space="1" w:color="FFFFFF"/>
                    <w:left w:val="single" w:sz="2" w:space="12" w:color="FFFFFF"/>
                    <w:bottom w:val="single" w:sz="2" w:space="1" w:color="FFFFFF"/>
                    <w:right w:val="single" w:sz="2" w:space="4" w:color="FFFFFF"/>
                  </w:divBdr>
                  <w:divsChild>
                    <w:div w:id="751780211">
                      <w:marLeft w:val="0"/>
                      <w:marRight w:val="0"/>
                      <w:marTop w:val="0"/>
                      <w:marBottom w:val="0"/>
                      <w:divBdr>
                        <w:top w:val="none" w:sz="0" w:space="0" w:color="auto"/>
                        <w:left w:val="none" w:sz="0" w:space="0" w:color="auto"/>
                        <w:bottom w:val="none" w:sz="0" w:space="0" w:color="auto"/>
                        <w:right w:val="none" w:sz="0" w:space="0" w:color="auto"/>
                      </w:divBdr>
                    </w:div>
                  </w:divsChild>
                </w:div>
                <w:div w:id="1902520075">
                  <w:marLeft w:val="0"/>
                  <w:marRight w:val="0"/>
                  <w:marTop w:val="0"/>
                  <w:marBottom w:val="0"/>
                  <w:divBdr>
                    <w:top w:val="single" w:sz="2" w:space="1" w:color="FFFFFF"/>
                    <w:left w:val="single" w:sz="2" w:space="12" w:color="FFFFFF"/>
                    <w:bottom w:val="single" w:sz="2" w:space="1" w:color="FFFFFF"/>
                    <w:right w:val="single" w:sz="2" w:space="4" w:color="FFFFFF"/>
                  </w:divBdr>
                  <w:divsChild>
                    <w:div w:id="7680270">
                      <w:marLeft w:val="0"/>
                      <w:marRight w:val="0"/>
                      <w:marTop w:val="0"/>
                      <w:marBottom w:val="0"/>
                      <w:divBdr>
                        <w:top w:val="none" w:sz="0" w:space="0" w:color="auto"/>
                        <w:left w:val="none" w:sz="0" w:space="0" w:color="auto"/>
                        <w:bottom w:val="none" w:sz="0" w:space="0" w:color="auto"/>
                        <w:right w:val="none" w:sz="0" w:space="0" w:color="auto"/>
                      </w:divBdr>
                    </w:div>
                  </w:divsChild>
                </w:div>
                <w:div w:id="156265773">
                  <w:marLeft w:val="0"/>
                  <w:marRight w:val="0"/>
                  <w:marTop w:val="0"/>
                  <w:marBottom w:val="0"/>
                  <w:divBdr>
                    <w:top w:val="single" w:sz="2" w:space="1" w:color="FFFFFF"/>
                    <w:left w:val="single" w:sz="2" w:space="12" w:color="FFFFFF"/>
                    <w:bottom w:val="single" w:sz="2" w:space="1" w:color="FFFFFF"/>
                    <w:right w:val="single" w:sz="2" w:space="4" w:color="FFFFFF"/>
                  </w:divBdr>
                  <w:divsChild>
                    <w:div w:id="1501386074">
                      <w:marLeft w:val="0"/>
                      <w:marRight w:val="0"/>
                      <w:marTop w:val="0"/>
                      <w:marBottom w:val="0"/>
                      <w:divBdr>
                        <w:top w:val="none" w:sz="0" w:space="0" w:color="auto"/>
                        <w:left w:val="none" w:sz="0" w:space="0" w:color="auto"/>
                        <w:bottom w:val="none" w:sz="0" w:space="0" w:color="auto"/>
                        <w:right w:val="none" w:sz="0" w:space="0" w:color="auto"/>
                      </w:divBdr>
                    </w:div>
                  </w:divsChild>
                </w:div>
                <w:div w:id="1119028142">
                  <w:marLeft w:val="0"/>
                  <w:marRight w:val="0"/>
                  <w:marTop w:val="0"/>
                  <w:marBottom w:val="0"/>
                  <w:divBdr>
                    <w:top w:val="single" w:sz="2" w:space="1" w:color="FFFFFF"/>
                    <w:left w:val="single" w:sz="2" w:space="12" w:color="FFFFFF"/>
                    <w:bottom w:val="single" w:sz="2" w:space="1" w:color="FFFFFF"/>
                    <w:right w:val="single" w:sz="2" w:space="4" w:color="FFFFFF"/>
                  </w:divBdr>
                  <w:divsChild>
                    <w:div w:id="2044094760">
                      <w:marLeft w:val="0"/>
                      <w:marRight w:val="0"/>
                      <w:marTop w:val="0"/>
                      <w:marBottom w:val="0"/>
                      <w:divBdr>
                        <w:top w:val="none" w:sz="0" w:space="0" w:color="auto"/>
                        <w:left w:val="none" w:sz="0" w:space="0" w:color="auto"/>
                        <w:bottom w:val="none" w:sz="0" w:space="0" w:color="auto"/>
                        <w:right w:val="none" w:sz="0" w:space="0" w:color="auto"/>
                      </w:divBdr>
                    </w:div>
                  </w:divsChild>
                </w:div>
                <w:div w:id="1775009267">
                  <w:marLeft w:val="0"/>
                  <w:marRight w:val="0"/>
                  <w:marTop w:val="0"/>
                  <w:marBottom w:val="0"/>
                  <w:divBdr>
                    <w:top w:val="single" w:sz="2" w:space="1" w:color="FFFFFF"/>
                    <w:left w:val="single" w:sz="2" w:space="12" w:color="FFFFFF"/>
                    <w:bottom w:val="single" w:sz="2" w:space="4" w:color="FFFFFF"/>
                    <w:right w:val="single" w:sz="2" w:space="4" w:color="FFFFFF"/>
                  </w:divBdr>
                  <w:divsChild>
                    <w:div w:id="6291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37030">
          <w:marLeft w:val="0"/>
          <w:marRight w:val="0"/>
          <w:marTop w:val="0"/>
          <w:marBottom w:val="335"/>
          <w:divBdr>
            <w:top w:val="none" w:sz="0" w:space="0" w:color="auto"/>
            <w:left w:val="none" w:sz="0" w:space="0" w:color="auto"/>
            <w:bottom w:val="none" w:sz="0" w:space="0" w:color="auto"/>
            <w:right w:val="none" w:sz="0" w:space="0" w:color="auto"/>
          </w:divBdr>
          <w:divsChild>
            <w:div w:id="727654301">
              <w:marLeft w:val="0"/>
              <w:marRight w:val="0"/>
              <w:marTop w:val="0"/>
              <w:marBottom w:val="0"/>
              <w:divBdr>
                <w:top w:val="none" w:sz="0" w:space="0" w:color="auto"/>
                <w:left w:val="none" w:sz="0" w:space="0" w:color="auto"/>
                <w:bottom w:val="none" w:sz="0" w:space="0" w:color="auto"/>
                <w:right w:val="none" w:sz="0" w:space="0" w:color="auto"/>
              </w:divBdr>
              <w:divsChild>
                <w:div w:id="622075862">
                  <w:marLeft w:val="0"/>
                  <w:marRight w:val="0"/>
                  <w:marTop w:val="0"/>
                  <w:marBottom w:val="0"/>
                  <w:divBdr>
                    <w:top w:val="single" w:sz="2" w:space="4" w:color="FFFFFF"/>
                    <w:left w:val="single" w:sz="2" w:space="12" w:color="FFFFFF"/>
                    <w:bottom w:val="single" w:sz="2" w:space="1" w:color="FFFFFF"/>
                    <w:right w:val="single" w:sz="2" w:space="4" w:color="FFFFFF"/>
                  </w:divBdr>
                  <w:divsChild>
                    <w:div w:id="1275795569">
                      <w:marLeft w:val="0"/>
                      <w:marRight w:val="0"/>
                      <w:marTop w:val="0"/>
                      <w:marBottom w:val="0"/>
                      <w:divBdr>
                        <w:top w:val="none" w:sz="0" w:space="0" w:color="auto"/>
                        <w:left w:val="none" w:sz="0" w:space="0" w:color="auto"/>
                        <w:bottom w:val="none" w:sz="0" w:space="0" w:color="auto"/>
                        <w:right w:val="none" w:sz="0" w:space="0" w:color="auto"/>
                      </w:divBdr>
                    </w:div>
                  </w:divsChild>
                </w:div>
                <w:div w:id="327947251">
                  <w:marLeft w:val="0"/>
                  <w:marRight w:val="0"/>
                  <w:marTop w:val="0"/>
                  <w:marBottom w:val="0"/>
                  <w:divBdr>
                    <w:top w:val="single" w:sz="2" w:space="1" w:color="FFFFFF"/>
                    <w:left w:val="single" w:sz="2" w:space="12" w:color="FFFFFF"/>
                    <w:bottom w:val="single" w:sz="2" w:space="1" w:color="FFFFFF"/>
                    <w:right w:val="single" w:sz="2" w:space="4" w:color="FFFFFF"/>
                  </w:divBdr>
                  <w:divsChild>
                    <w:div w:id="1447504926">
                      <w:marLeft w:val="0"/>
                      <w:marRight w:val="0"/>
                      <w:marTop w:val="0"/>
                      <w:marBottom w:val="0"/>
                      <w:divBdr>
                        <w:top w:val="none" w:sz="0" w:space="0" w:color="auto"/>
                        <w:left w:val="none" w:sz="0" w:space="0" w:color="auto"/>
                        <w:bottom w:val="none" w:sz="0" w:space="0" w:color="auto"/>
                        <w:right w:val="none" w:sz="0" w:space="0" w:color="auto"/>
                      </w:divBdr>
                    </w:div>
                  </w:divsChild>
                </w:div>
                <w:div w:id="1742945203">
                  <w:marLeft w:val="0"/>
                  <w:marRight w:val="0"/>
                  <w:marTop w:val="0"/>
                  <w:marBottom w:val="0"/>
                  <w:divBdr>
                    <w:top w:val="single" w:sz="2" w:space="1" w:color="FFFFFF"/>
                    <w:left w:val="single" w:sz="2" w:space="12" w:color="FFFFFF"/>
                    <w:bottom w:val="single" w:sz="2" w:space="1" w:color="FFFFFF"/>
                    <w:right w:val="single" w:sz="2" w:space="4" w:color="FFFFFF"/>
                  </w:divBdr>
                  <w:divsChild>
                    <w:div w:id="1858228703">
                      <w:marLeft w:val="0"/>
                      <w:marRight w:val="0"/>
                      <w:marTop w:val="0"/>
                      <w:marBottom w:val="0"/>
                      <w:divBdr>
                        <w:top w:val="none" w:sz="0" w:space="0" w:color="auto"/>
                        <w:left w:val="none" w:sz="0" w:space="0" w:color="auto"/>
                        <w:bottom w:val="none" w:sz="0" w:space="0" w:color="auto"/>
                        <w:right w:val="none" w:sz="0" w:space="0" w:color="auto"/>
                      </w:divBdr>
                    </w:div>
                  </w:divsChild>
                </w:div>
                <w:div w:id="1340741598">
                  <w:marLeft w:val="0"/>
                  <w:marRight w:val="0"/>
                  <w:marTop w:val="0"/>
                  <w:marBottom w:val="0"/>
                  <w:divBdr>
                    <w:top w:val="single" w:sz="2" w:space="1" w:color="FFFFFF"/>
                    <w:left w:val="single" w:sz="2" w:space="12" w:color="FFFFFF"/>
                    <w:bottom w:val="single" w:sz="2" w:space="1" w:color="FFFFFF"/>
                    <w:right w:val="single" w:sz="2" w:space="4" w:color="FFFFFF"/>
                  </w:divBdr>
                  <w:divsChild>
                    <w:div w:id="1543975281">
                      <w:marLeft w:val="0"/>
                      <w:marRight w:val="0"/>
                      <w:marTop w:val="0"/>
                      <w:marBottom w:val="0"/>
                      <w:divBdr>
                        <w:top w:val="none" w:sz="0" w:space="0" w:color="auto"/>
                        <w:left w:val="none" w:sz="0" w:space="0" w:color="auto"/>
                        <w:bottom w:val="none" w:sz="0" w:space="0" w:color="auto"/>
                        <w:right w:val="none" w:sz="0" w:space="0" w:color="auto"/>
                      </w:divBdr>
                    </w:div>
                  </w:divsChild>
                </w:div>
                <w:div w:id="108553909">
                  <w:marLeft w:val="0"/>
                  <w:marRight w:val="0"/>
                  <w:marTop w:val="0"/>
                  <w:marBottom w:val="0"/>
                  <w:divBdr>
                    <w:top w:val="single" w:sz="2" w:space="1" w:color="FFFFFF"/>
                    <w:left w:val="single" w:sz="2" w:space="12" w:color="FFFFFF"/>
                    <w:bottom w:val="single" w:sz="2" w:space="1" w:color="FFFFFF"/>
                    <w:right w:val="single" w:sz="2" w:space="4" w:color="FFFFFF"/>
                  </w:divBdr>
                  <w:divsChild>
                    <w:div w:id="912936111">
                      <w:marLeft w:val="0"/>
                      <w:marRight w:val="0"/>
                      <w:marTop w:val="0"/>
                      <w:marBottom w:val="0"/>
                      <w:divBdr>
                        <w:top w:val="none" w:sz="0" w:space="0" w:color="auto"/>
                        <w:left w:val="none" w:sz="0" w:space="0" w:color="auto"/>
                        <w:bottom w:val="none" w:sz="0" w:space="0" w:color="auto"/>
                        <w:right w:val="none" w:sz="0" w:space="0" w:color="auto"/>
                      </w:divBdr>
                    </w:div>
                  </w:divsChild>
                </w:div>
                <w:div w:id="2017489905">
                  <w:marLeft w:val="0"/>
                  <w:marRight w:val="0"/>
                  <w:marTop w:val="0"/>
                  <w:marBottom w:val="0"/>
                  <w:divBdr>
                    <w:top w:val="single" w:sz="2" w:space="1" w:color="FFFFFF"/>
                    <w:left w:val="single" w:sz="2" w:space="12" w:color="FFFFFF"/>
                    <w:bottom w:val="single" w:sz="2" w:space="1" w:color="FFFFFF"/>
                    <w:right w:val="single" w:sz="2" w:space="4" w:color="FFFFFF"/>
                  </w:divBdr>
                  <w:divsChild>
                    <w:div w:id="1102073057">
                      <w:marLeft w:val="0"/>
                      <w:marRight w:val="0"/>
                      <w:marTop w:val="0"/>
                      <w:marBottom w:val="0"/>
                      <w:divBdr>
                        <w:top w:val="none" w:sz="0" w:space="0" w:color="auto"/>
                        <w:left w:val="none" w:sz="0" w:space="0" w:color="auto"/>
                        <w:bottom w:val="none" w:sz="0" w:space="0" w:color="auto"/>
                        <w:right w:val="none" w:sz="0" w:space="0" w:color="auto"/>
                      </w:divBdr>
                    </w:div>
                  </w:divsChild>
                </w:div>
                <w:div w:id="2138524640">
                  <w:marLeft w:val="0"/>
                  <w:marRight w:val="0"/>
                  <w:marTop w:val="0"/>
                  <w:marBottom w:val="0"/>
                  <w:divBdr>
                    <w:top w:val="single" w:sz="2" w:space="1" w:color="FFFFFF"/>
                    <w:left w:val="single" w:sz="2" w:space="12" w:color="FFFFFF"/>
                    <w:bottom w:val="single" w:sz="2" w:space="1" w:color="FFFFFF"/>
                    <w:right w:val="single" w:sz="2" w:space="4" w:color="FFFFFF"/>
                  </w:divBdr>
                  <w:divsChild>
                    <w:div w:id="237057344">
                      <w:marLeft w:val="0"/>
                      <w:marRight w:val="0"/>
                      <w:marTop w:val="0"/>
                      <w:marBottom w:val="0"/>
                      <w:divBdr>
                        <w:top w:val="none" w:sz="0" w:space="0" w:color="auto"/>
                        <w:left w:val="none" w:sz="0" w:space="0" w:color="auto"/>
                        <w:bottom w:val="none" w:sz="0" w:space="0" w:color="auto"/>
                        <w:right w:val="none" w:sz="0" w:space="0" w:color="auto"/>
                      </w:divBdr>
                    </w:div>
                  </w:divsChild>
                </w:div>
                <w:div w:id="1964071420">
                  <w:marLeft w:val="0"/>
                  <w:marRight w:val="0"/>
                  <w:marTop w:val="0"/>
                  <w:marBottom w:val="0"/>
                  <w:divBdr>
                    <w:top w:val="single" w:sz="2" w:space="1" w:color="FFFFFF"/>
                    <w:left w:val="single" w:sz="2" w:space="12" w:color="FFFFFF"/>
                    <w:bottom w:val="single" w:sz="2" w:space="1" w:color="FFFFFF"/>
                    <w:right w:val="single" w:sz="2" w:space="4" w:color="FFFFFF"/>
                  </w:divBdr>
                  <w:divsChild>
                    <w:div w:id="1765105914">
                      <w:marLeft w:val="0"/>
                      <w:marRight w:val="0"/>
                      <w:marTop w:val="0"/>
                      <w:marBottom w:val="0"/>
                      <w:divBdr>
                        <w:top w:val="none" w:sz="0" w:space="0" w:color="auto"/>
                        <w:left w:val="none" w:sz="0" w:space="0" w:color="auto"/>
                        <w:bottom w:val="none" w:sz="0" w:space="0" w:color="auto"/>
                        <w:right w:val="none" w:sz="0" w:space="0" w:color="auto"/>
                      </w:divBdr>
                    </w:div>
                  </w:divsChild>
                </w:div>
                <w:div w:id="226034197">
                  <w:marLeft w:val="0"/>
                  <w:marRight w:val="0"/>
                  <w:marTop w:val="0"/>
                  <w:marBottom w:val="0"/>
                  <w:divBdr>
                    <w:top w:val="single" w:sz="2" w:space="1" w:color="FFFFFF"/>
                    <w:left w:val="single" w:sz="2" w:space="12" w:color="FFFFFF"/>
                    <w:bottom w:val="single" w:sz="2" w:space="1" w:color="FFFFFF"/>
                    <w:right w:val="single" w:sz="2" w:space="4" w:color="FFFFFF"/>
                  </w:divBdr>
                  <w:divsChild>
                    <w:div w:id="1193878300">
                      <w:marLeft w:val="0"/>
                      <w:marRight w:val="0"/>
                      <w:marTop w:val="0"/>
                      <w:marBottom w:val="0"/>
                      <w:divBdr>
                        <w:top w:val="none" w:sz="0" w:space="0" w:color="auto"/>
                        <w:left w:val="none" w:sz="0" w:space="0" w:color="auto"/>
                        <w:bottom w:val="none" w:sz="0" w:space="0" w:color="auto"/>
                        <w:right w:val="none" w:sz="0" w:space="0" w:color="auto"/>
                      </w:divBdr>
                    </w:div>
                  </w:divsChild>
                </w:div>
                <w:div w:id="743532431">
                  <w:marLeft w:val="0"/>
                  <w:marRight w:val="0"/>
                  <w:marTop w:val="0"/>
                  <w:marBottom w:val="0"/>
                  <w:divBdr>
                    <w:top w:val="single" w:sz="2" w:space="1" w:color="FFFFFF"/>
                    <w:left w:val="single" w:sz="2" w:space="12" w:color="FFFFFF"/>
                    <w:bottom w:val="single" w:sz="2" w:space="1" w:color="FFFFFF"/>
                    <w:right w:val="single" w:sz="2" w:space="4" w:color="FFFFFF"/>
                  </w:divBdr>
                  <w:divsChild>
                    <w:div w:id="1519387436">
                      <w:marLeft w:val="0"/>
                      <w:marRight w:val="0"/>
                      <w:marTop w:val="0"/>
                      <w:marBottom w:val="0"/>
                      <w:divBdr>
                        <w:top w:val="none" w:sz="0" w:space="0" w:color="auto"/>
                        <w:left w:val="none" w:sz="0" w:space="0" w:color="auto"/>
                        <w:bottom w:val="none" w:sz="0" w:space="0" w:color="auto"/>
                        <w:right w:val="none" w:sz="0" w:space="0" w:color="auto"/>
                      </w:divBdr>
                    </w:div>
                  </w:divsChild>
                </w:div>
                <w:div w:id="1784422941">
                  <w:marLeft w:val="0"/>
                  <w:marRight w:val="0"/>
                  <w:marTop w:val="0"/>
                  <w:marBottom w:val="0"/>
                  <w:divBdr>
                    <w:top w:val="single" w:sz="2" w:space="1" w:color="FFFFFF"/>
                    <w:left w:val="single" w:sz="2" w:space="12" w:color="FFFFFF"/>
                    <w:bottom w:val="single" w:sz="2" w:space="1" w:color="FFFFFF"/>
                    <w:right w:val="single" w:sz="2" w:space="4" w:color="FFFFFF"/>
                  </w:divBdr>
                  <w:divsChild>
                    <w:div w:id="12272691">
                      <w:marLeft w:val="0"/>
                      <w:marRight w:val="0"/>
                      <w:marTop w:val="0"/>
                      <w:marBottom w:val="0"/>
                      <w:divBdr>
                        <w:top w:val="none" w:sz="0" w:space="0" w:color="auto"/>
                        <w:left w:val="none" w:sz="0" w:space="0" w:color="auto"/>
                        <w:bottom w:val="none" w:sz="0" w:space="0" w:color="auto"/>
                        <w:right w:val="none" w:sz="0" w:space="0" w:color="auto"/>
                      </w:divBdr>
                    </w:div>
                  </w:divsChild>
                </w:div>
                <w:div w:id="1099176921">
                  <w:marLeft w:val="0"/>
                  <w:marRight w:val="0"/>
                  <w:marTop w:val="0"/>
                  <w:marBottom w:val="0"/>
                  <w:divBdr>
                    <w:top w:val="single" w:sz="2" w:space="1" w:color="FFFFFF"/>
                    <w:left w:val="single" w:sz="2" w:space="12" w:color="FFFFFF"/>
                    <w:bottom w:val="single" w:sz="2" w:space="1" w:color="FFFFFF"/>
                    <w:right w:val="single" w:sz="2" w:space="4" w:color="FFFFFF"/>
                  </w:divBdr>
                  <w:divsChild>
                    <w:div w:id="1187913321">
                      <w:marLeft w:val="0"/>
                      <w:marRight w:val="0"/>
                      <w:marTop w:val="0"/>
                      <w:marBottom w:val="0"/>
                      <w:divBdr>
                        <w:top w:val="none" w:sz="0" w:space="0" w:color="auto"/>
                        <w:left w:val="none" w:sz="0" w:space="0" w:color="auto"/>
                        <w:bottom w:val="none" w:sz="0" w:space="0" w:color="auto"/>
                        <w:right w:val="none" w:sz="0" w:space="0" w:color="auto"/>
                      </w:divBdr>
                    </w:div>
                  </w:divsChild>
                </w:div>
                <w:div w:id="101002001">
                  <w:marLeft w:val="0"/>
                  <w:marRight w:val="0"/>
                  <w:marTop w:val="0"/>
                  <w:marBottom w:val="0"/>
                  <w:divBdr>
                    <w:top w:val="single" w:sz="2" w:space="1" w:color="FFFFFF"/>
                    <w:left w:val="single" w:sz="2" w:space="12" w:color="FFFFFF"/>
                    <w:bottom w:val="single" w:sz="2" w:space="1" w:color="FFFFFF"/>
                    <w:right w:val="single" w:sz="2" w:space="4" w:color="FFFFFF"/>
                  </w:divBdr>
                  <w:divsChild>
                    <w:div w:id="1721442400">
                      <w:marLeft w:val="0"/>
                      <w:marRight w:val="0"/>
                      <w:marTop w:val="0"/>
                      <w:marBottom w:val="0"/>
                      <w:divBdr>
                        <w:top w:val="none" w:sz="0" w:space="0" w:color="auto"/>
                        <w:left w:val="none" w:sz="0" w:space="0" w:color="auto"/>
                        <w:bottom w:val="none" w:sz="0" w:space="0" w:color="auto"/>
                        <w:right w:val="none" w:sz="0" w:space="0" w:color="auto"/>
                      </w:divBdr>
                    </w:div>
                  </w:divsChild>
                </w:div>
                <w:div w:id="1567767454">
                  <w:marLeft w:val="0"/>
                  <w:marRight w:val="0"/>
                  <w:marTop w:val="0"/>
                  <w:marBottom w:val="0"/>
                  <w:divBdr>
                    <w:top w:val="single" w:sz="2" w:space="1" w:color="FFFFFF"/>
                    <w:left w:val="single" w:sz="2" w:space="12" w:color="FFFFFF"/>
                    <w:bottom w:val="single" w:sz="2" w:space="1" w:color="FFFFFF"/>
                    <w:right w:val="single" w:sz="2" w:space="4" w:color="FFFFFF"/>
                  </w:divBdr>
                  <w:divsChild>
                    <w:div w:id="1204252702">
                      <w:marLeft w:val="0"/>
                      <w:marRight w:val="0"/>
                      <w:marTop w:val="0"/>
                      <w:marBottom w:val="0"/>
                      <w:divBdr>
                        <w:top w:val="none" w:sz="0" w:space="0" w:color="auto"/>
                        <w:left w:val="none" w:sz="0" w:space="0" w:color="auto"/>
                        <w:bottom w:val="none" w:sz="0" w:space="0" w:color="auto"/>
                        <w:right w:val="none" w:sz="0" w:space="0" w:color="auto"/>
                      </w:divBdr>
                    </w:div>
                  </w:divsChild>
                </w:div>
                <w:div w:id="1192495289">
                  <w:marLeft w:val="0"/>
                  <w:marRight w:val="0"/>
                  <w:marTop w:val="0"/>
                  <w:marBottom w:val="0"/>
                  <w:divBdr>
                    <w:top w:val="single" w:sz="2" w:space="1" w:color="FFFFFF"/>
                    <w:left w:val="single" w:sz="2" w:space="12" w:color="FFFFFF"/>
                    <w:bottom w:val="single" w:sz="2" w:space="1" w:color="FFFFFF"/>
                    <w:right w:val="single" w:sz="2" w:space="4" w:color="FFFFFF"/>
                  </w:divBdr>
                  <w:divsChild>
                    <w:div w:id="652879169">
                      <w:marLeft w:val="0"/>
                      <w:marRight w:val="0"/>
                      <w:marTop w:val="0"/>
                      <w:marBottom w:val="0"/>
                      <w:divBdr>
                        <w:top w:val="none" w:sz="0" w:space="0" w:color="auto"/>
                        <w:left w:val="none" w:sz="0" w:space="0" w:color="auto"/>
                        <w:bottom w:val="none" w:sz="0" w:space="0" w:color="auto"/>
                        <w:right w:val="none" w:sz="0" w:space="0" w:color="auto"/>
                      </w:divBdr>
                    </w:div>
                  </w:divsChild>
                </w:div>
                <w:div w:id="282275556">
                  <w:marLeft w:val="0"/>
                  <w:marRight w:val="0"/>
                  <w:marTop w:val="0"/>
                  <w:marBottom w:val="0"/>
                  <w:divBdr>
                    <w:top w:val="single" w:sz="2" w:space="1" w:color="FFFFFF"/>
                    <w:left w:val="single" w:sz="2" w:space="12" w:color="FFFFFF"/>
                    <w:bottom w:val="single" w:sz="2" w:space="1" w:color="FFFFFF"/>
                    <w:right w:val="single" w:sz="2" w:space="4" w:color="FFFFFF"/>
                  </w:divBdr>
                  <w:divsChild>
                    <w:div w:id="691614450">
                      <w:marLeft w:val="0"/>
                      <w:marRight w:val="0"/>
                      <w:marTop w:val="0"/>
                      <w:marBottom w:val="0"/>
                      <w:divBdr>
                        <w:top w:val="none" w:sz="0" w:space="0" w:color="auto"/>
                        <w:left w:val="none" w:sz="0" w:space="0" w:color="auto"/>
                        <w:bottom w:val="none" w:sz="0" w:space="0" w:color="auto"/>
                        <w:right w:val="none" w:sz="0" w:space="0" w:color="auto"/>
                      </w:divBdr>
                    </w:div>
                  </w:divsChild>
                </w:div>
                <w:div w:id="101342298">
                  <w:marLeft w:val="0"/>
                  <w:marRight w:val="0"/>
                  <w:marTop w:val="0"/>
                  <w:marBottom w:val="0"/>
                  <w:divBdr>
                    <w:top w:val="single" w:sz="2" w:space="1" w:color="FFFFFF"/>
                    <w:left w:val="single" w:sz="2" w:space="12" w:color="FFFFFF"/>
                    <w:bottom w:val="single" w:sz="2" w:space="1" w:color="FFFFFF"/>
                    <w:right w:val="single" w:sz="2" w:space="4" w:color="FFFFFF"/>
                  </w:divBdr>
                  <w:divsChild>
                    <w:div w:id="1828742702">
                      <w:marLeft w:val="0"/>
                      <w:marRight w:val="0"/>
                      <w:marTop w:val="0"/>
                      <w:marBottom w:val="0"/>
                      <w:divBdr>
                        <w:top w:val="none" w:sz="0" w:space="0" w:color="auto"/>
                        <w:left w:val="none" w:sz="0" w:space="0" w:color="auto"/>
                        <w:bottom w:val="none" w:sz="0" w:space="0" w:color="auto"/>
                        <w:right w:val="none" w:sz="0" w:space="0" w:color="auto"/>
                      </w:divBdr>
                    </w:div>
                  </w:divsChild>
                </w:div>
                <w:div w:id="1050305454">
                  <w:marLeft w:val="0"/>
                  <w:marRight w:val="0"/>
                  <w:marTop w:val="0"/>
                  <w:marBottom w:val="0"/>
                  <w:divBdr>
                    <w:top w:val="single" w:sz="2" w:space="1" w:color="FFFFFF"/>
                    <w:left w:val="single" w:sz="2" w:space="12" w:color="FFFFFF"/>
                    <w:bottom w:val="single" w:sz="2" w:space="1" w:color="FFFFFF"/>
                    <w:right w:val="single" w:sz="2" w:space="4" w:color="FFFFFF"/>
                  </w:divBdr>
                  <w:divsChild>
                    <w:div w:id="2062777748">
                      <w:marLeft w:val="0"/>
                      <w:marRight w:val="0"/>
                      <w:marTop w:val="0"/>
                      <w:marBottom w:val="0"/>
                      <w:divBdr>
                        <w:top w:val="none" w:sz="0" w:space="0" w:color="auto"/>
                        <w:left w:val="none" w:sz="0" w:space="0" w:color="auto"/>
                        <w:bottom w:val="none" w:sz="0" w:space="0" w:color="auto"/>
                        <w:right w:val="none" w:sz="0" w:space="0" w:color="auto"/>
                      </w:divBdr>
                    </w:div>
                  </w:divsChild>
                </w:div>
                <w:div w:id="1095786134">
                  <w:marLeft w:val="0"/>
                  <w:marRight w:val="0"/>
                  <w:marTop w:val="0"/>
                  <w:marBottom w:val="0"/>
                  <w:divBdr>
                    <w:top w:val="single" w:sz="2" w:space="1" w:color="FFFFFF"/>
                    <w:left w:val="single" w:sz="2" w:space="12" w:color="FFFFFF"/>
                    <w:bottom w:val="single" w:sz="2" w:space="1" w:color="FFFFFF"/>
                    <w:right w:val="single" w:sz="2" w:space="4" w:color="FFFFFF"/>
                  </w:divBdr>
                  <w:divsChild>
                    <w:div w:id="837579465">
                      <w:marLeft w:val="0"/>
                      <w:marRight w:val="0"/>
                      <w:marTop w:val="0"/>
                      <w:marBottom w:val="0"/>
                      <w:divBdr>
                        <w:top w:val="none" w:sz="0" w:space="0" w:color="auto"/>
                        <w:left w:val="none" w:sz="0" w:space="0" w:color="auto"/>
                        <w:bottom w:val="none" w:sz="0" w:space="0" w:color="auto"/>
                        <w:right w:val="none" w:sz="0" w:space="0" w:color="auto"/>
                      </w:divBdr>
                    </w:div>
                  </w:divsChild>
                </w:div>
                <w:div w:id="1966345186">
                  <w:marLeft w:val="0"/>
                  <w:marRight w:val="0"/>
                  <w:marTop w:val="0"/>
                  <w:marBottom w:val="0"/>
                  <w:divBdr>
                    <w:top w:val="single" w:sz="2" w:space="1" w:color="FFFFFF"/>
                    <w:left w:val="single" w:sz="2" w:space="12" w:color="FFFFFF"/>
                    <w:bottom w:val="single" w:sz="2" w:space="1" w:color="FFFFFF"/>
                    <w:right w:val="single" w:sz="2" w:space="4" w:color="FFFFFF"/>
                  </w:divBdr>
                  <w:divsChild>
                    <w:div w:id="883757924">
                      <w:marLeft w:val="0"/>
                      <w:marRight w:val="0"/>
                      <w:marTop w:val="0"/>
                      <w:marBottom w:val="0"/>
                      <w:divBdr>
                        <w:top w:val="none" w:sz="0" w:space="0" w:color="auto"/>
                        <w:left w:val="none" w:sz="0" w:space="0" w:color="auto"/>
                        <w:bottom w:val="none" w:sz="0" w:space="0" w:color="auto"/>
                        <w:right w:val="none" w:sz="0" w:space="0" w:color="auto"/>
                      </w:divBdr>
                    </w:div>
                  </w:divsChild>
                </w:div>
                <w:div w:id="1074280951">
                  <w:marLeft w:val="0"/>
                  <w:marRight w:val="0"/>
                  <w:marTop w:val="0"/>
                  <w:marBottom w:val="0"/>
                  <w:divBdr>
                    <w:top w:val="single" w:sz="2" w:space="1" w:color="FFFFFF"/>
                    <w:left w:val="single" w:sz="2" w:space="12" w:color="FFFFFF"/>
                    <w:bottom w:val="single" w:sz="2" w:space="1" w:color="FFFFFF"/>
                    <w:right w:val="single" w:sz="2" w:space="4" w:color="FFFFFF"/>
                  </w:divBdr>
                  <w:divsChild>
                    <w:div w:id="1815558153">
                      <w:marLeft w:val="0"/>
                      <w:marRight w:val="0"/>
                      <w:marTop w:val="0"/>
                      <w:marBottom w:val="0"/>
                      <w:divBdr>
                        <w:top w:val="none" w:sz="0" w:space="0" w:color="auto"/>
                        <w:left w:val="none" w:sz="0" w:space="0" w:color="auto"/>
                        <w:bottom w:val="none" w:sz="0" w:space="0" w:color="auto"/>
                        <w:right w:val="none" w:sz="0" w:space="0" w:color="auto"/>
                      </w:divBdr>
                    </w:div>
                  </w:divsChild>
                </w:div>
                <w:div w:id="894899400">
                  <w:marLeft w:val="0"/>
                  <w:marRight w:val="0"/>
                  <w:marTop w:val="0"/>
                  <w:marBottom w:val="0"/>
                  <w:divBdr>
                    <w:top w:val="single" w:sz="2" w:space="1" w:color="FFFFFF"/>
                    <w:left w:val="single" w:sz="2" w:space="12" w:color="FFFFFF"/>
                    <w:bottom w:val="single" w:sz="2" w:space="1" w:color="FFFFFF"/>
                    <w:right w:val="single" w:sz="2" w:space="4" w:color="FFFFFF"/>
                  </w:divBdr>
                  <w:divsChild>
                    <w:div w:id="1479035460">
                      <w:marLeft w:val="0"/>
                      <w:marRight w:val="0"/>
                      <w:marTop w:val="0"/>
                      <w:marBottom w:val="0"/>
                      <w:divBdr>
                        <w:top w:val="none" w:sz="0" w:space="0" w:color="auto"/>
                        <w:left w:val="none" w:sz="0" w:space="0" w:color="auto"/>
                        <w:bottom w:val="none" w:sz="0" w:space="0" w:color="auto"/>
                        <w:right w:val="none" w:sz="0" w:space="0" w:color="auto"/>
                      </w:divBdr>
                    </w:div>
                  </w:divsChild>
                </w:div>
                <w:div w:id="1825050009">
                  <w:marLeft w:val="0"/>
                  <w:marRight w:val="0"/>
                  <w:marTop w:val="0"/>
                  <w:marBottom w:val="0"/>
                  <w:divBdr>
                    <w:top w:val="single" w:sz="2" w:space="1" w:color="FFFFFF"/>
                    <w:left w:val="single" w:sz="2" w:space="12" w:color="FFFFFF"/>
                    <w:bottom w:val="single" w:sz="2" w:space="4" w:color="FFFFFF"/>
                    <w:right w:val="single" w:sz="2" w:space="4" w:color="FFFFFF"/>
                  </w:divBdr>
                  <w:divsChild>
                    <w:div w:id="12202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04791">
      <w:bodyDiv w:val="1"/>
      <w:marLeft w:val="0"/>
      <w:marRight w:val="0"/>
      <w:marTop w:val="0"/>
      <w:marBottom w:val="0"/>
      <w:divBdr>
        <w:top w:val="none" w:sz="0" w:space="0" w:color="auto"/>
        <w:left w:val="none" w:sz="0" w:space="0" w:color="auto"/>
        <w:bottom w:val="none" w:sz="0" w:space="0" w:color="auto"/>
        <w:right w:val="none" w:sz="0" w:space="0" w:color="auto"/>
      </w:divBdr>
      <w:divsChild>
        <w:div w:id="67927523">
          <w:marLeft w:val="0"/>
          <w:marRight w:val="0"/>
          <w:marTop w:val="0"/>
          <w:marBottom w:val="0"/>
          <w:divBdr>
            <w:top w:val="none" w:sz="0" w:space="0" w:color="auto"/>
            <w:left w:val="none" w:sz="0" w:space="0" w:color="auto"/>
            <w:bottom w:val="none" w:sz="0" w:space="0" w:color="auto"/>
            <w:right w:val="none" w:sz="0" w:space="0" w:color="auto"/>
          </w:divBdr>
        </w:div>
        <w:div w:id="376859819">
          <w:marLeft w:val="0"/>
          <w:marRight w:val="0"/>
          <w:marTop w:val="0"/>
          <w:marBottom w:val="335"/>
          <w:divBdr>
            <w:top w:val="none" w:sz="0" w:space="0" w:color="auto"/>
            <w:left w:val="none" w:sz="0" w:space="0" w:color="auto"/>
            <w:bottom w:val="none" w:sz="0" w:space="0" w:color="auto"/>
            <w:right w:val="none" w:sz="0" w:space="0" w:color="auto"/>
          </w:divBdr>
          <w:divsChild>
            <w:div w:id="830222900">
              <w:marLeft w:val="0"/>
              <w:marRight w:val="0"/>
              <w:marTop w:val="0"/>
              <w:marBottom w:val="0"/>
              <w:divBdr>
                <w:top w:val="none" w:sz="0" w:space="0" w:color="auto"/>
                <w:left w:val="none" w:sz="0" w:space="0" w:color="auto"/>
                <w:bottom w:val="none" w:sz="0" w:space="0" w:color="auto"/>
                <w:right w:val="none" w:sz="0" w:space="0" w:color="auto"/>
              </w:divBdr>
              <w:divsChild>
                <w:div w:id="676923379">
                  <w:marLeft w:val="0"/>
                  <w:marRight w:val="0"/>
                  <w:marTop w:val="0"/>
                  <w:marBottom w:val="0"/>
                  <w:divBdr>
                    <w:top w:val="single" w:sz="2" w:space="4" w:color="FFFFFF"/>
                    <w:left w:val="single" w:sz="2" w:space="12" w:color="FFFFFF"/>
                    <w:bottom w:val="single" w:sz="2" w:space="1" w:color="FFFFFF"/>
                    <w:right w:val="single" w:sz="2" w:space="4" w:color="FFFFFF"/>
                  </w:divBdr>
                  <w:divsChild>
                    <w:div w:id="233246258">
                      <w:marLeft w:val="0"/>
                      <w:marRight w:val="0"/>
                      <w:marTop w:val="0"/>
                      <w:marBottom w:val="0"/>
                      <w:divBdr>
                        <w:top w:val="none" w:sz="0" w:space="0" w:color="auto"/>
                        <w:left w:val="none" w:sz="0" w:space="0" w:color="auto"/>
                        <w:bottom w:val="none" w:sz="0" w:space="0" w:color="auto"/>
                        <w:right w:val="none" w:sz="0" w:space="0" w:color="auto"/>
                      </w:divBdr>
                    </w:div>
                  </w:divsChild>
                </w:div>
                <w:div w:id="349718392">
                  <w:marLeft w:val="0"/>
                  <w:marRight w:val="0"/>
                  <w:marTop w:val="0"/>
                  <w:marBottom w:val="0"/>
                  <w:divBdr>
                    <w:top w:val="single" w:sz="2" w:space="1" w:color="FFFFFF"/>
                    <w:left w:val="single" w:sz="2" w:space="12" w:color="FFFFFF"/>
                    <w:bottom w:val="single" w:sz="2" w:space="1" w:color="FFFFFF"/>
                    <w:right w:val="single" w:sz="2" w:space="4" w:color="FFFFFF"/>
                  </w:divBdr>
                  <w:divsChild>
                    <w:div w:id="2023822455">
                      <w:marLeft w:val="0"/>
                      <w:marRight w:val="0"/>
                      <w:marTop w:val="0"/>
                      <w:marBottom w:val="0"/>
                      <w:divBdr>
                        <w:top w:val="none" w:sz="0" w:space="0" w:color="auto"/>
                        <w:left w:val="none" w:sz="0" w:space="0" w:color="auto"/>
                        <w:bottom w:val="none" w:sz="0" w:space="0" w:color="auto"/>
                        <w:right w:val="none" w:sz="0" w:space="0" w:color="auto"/>
                      </w:divBdr>
                    </w:div>
                  </w:divsChild>
                </w:div>
                <w:div w:id="355428502">
                  <w:marLeft w:val="0"/>
                  <w:marRight w:val="0"/>
                  <w:marTop w:val="0"/>
                  <w:marBottom w:val="0"/>
                  <w:divBdr>
                    <w:top w:val="single" w:sz="2" w:space="1" w:color="FFFFFF"/>
                    <w:left w:val="single" w:sz="2" w:space="12" w:color="FFFFFF"/>
                    <w:bottom w:val="single" w:sz="2" w:space="1" w:color="FFFFFF"/>
                    <w:right w:val="single" w:sz="2" w:space="4" w:color="FFFFFF"/>
                  </w:divBdr>
                  <w:divsChild>
                    <w:div w:id="1944149790">
                      <w:marLeft w:val="0"/>
                      <w:marRight w:val="0"/>
                      <w:marTop w:val="0"/>
                      <w:marBottom w:val="0"/>
                      <w:divBdr>
                        <w:top w:val="none" w:sz="0" w:space="0" w:color="auto"/>
                        <w:left w:val="none" w:sz="0" w:space="0" w:color="auto"/>
                        <w:bottom w:val="none" w:sz="0" w:space="0" w:color="auto"/>
                        <w:right w:val="none" w:sz="0" w:space="0" w:color="auto"/>
                      </w:divBdr>
                    </w:div>
                  </w:divsChild>
                </w:div>
                <w:div w:id="806512943">
                  <w:marLeft w:val="0"/>
                  <w:marRight w:val="0"/>
                  <w:marTop w:val="0"/>
                  <w:marBottom w:val="0"/>
                  <w:divBdr>
                    <w:top w:val="single" w:sz="2" w:space="1" w:color="FFFFFF"/>
                    <w:left w:val="single" w:sz="2" w:space="12" w:color="FFFFFF"/>
                    <w:bottom w:val="single" w:sz="2" w:space="1" w:color="FFFFFF"/>
                    <w:right w:val="single" w:sz="2" w:space="4" w:color="FFFFFF"/>
                  </w:divBdr>
                  <w:divsChild>
                    <w:div w:id="1817800303">
                      <w:marLeft w:val="0"/>
                      <w:marRight w:val="0"/>
                      <w:marTop w:val="0"/>
                      <w:marBottom w:val="0"/>
                      <w:divBdr>
                        <w:top w:val="none" w:sz="0" w:space="0" w:color="auto"/>
                        <w:left w:val="none" w:sz="0" w:space="0" w:color="auto"/>
                        <w:bottom w:val="none" w:sz="0" w:space="0" w:color="auto"/>
                        <w:right w:val="none" w:sz="0" w:space="0" w:color="auto"/>
                      </w:divBdr>
                    </w:div>
                  </w:divsChild>
                </w:div>
                <w:div w:id="151913751">
                  <w:marLeft w:val="0"/>
                  <w:marRight w:val="0"/>
                  <w:marTop w:val="0"/>
                  <w:marBottom w:val="0"/>
                  <w:divBdr>
                    <w:top w:val="single" w:sz="2" w:space="1" w:color="FFFFFF"/>
                    <w:left w:val="single" w:sz="2" w:space="12" w:color="FFFFFF"/>
                    <w:bottom w:val="single" w:sz="2" w:space="1" w:color="FFFFFF"/>
                    <w:right w:val="single" w:sz="2" w:space="4" w:color="FFFFFF"/>
                  </w:divBdr>
                  <w:divsChild>
                    <w:div w:id="1481650967">
                      <w:marLeft w:val="0"/>
                      <w:marRight w:val="0"/>
                      <w:marTop w:val="0"/>
                      <w:marBottom w:val="0"/>
                      <w:divBdr>
                        <w:top w:val="none" w:sz="0" w:space="0" w:color="auto"/>
                        <w:left w:val="none" w:sz="0" w:space="0" w:color="auto"/>
                        <w:bottom w:val="none" w:sz="0" w:space="0" w:color="auto"/>
                        <w:right w:val="none" w:sz="0" w:space="0" w:color="auto"/>
                      </w:divBdr>
                    </w:div>
                  </w:divsChild>
                </w:div>
                <w:div w:id="1312557619">
                  <w:marLeft w:val="0"/>
                  <w:marRight w:val="0"/>
                  <w:marTop w:val="0"/>
                  <w:marBottom w:val="0"/>
                  <w:divBdr>
                    <w:top w:val="single" w:sz="2" w:space="1" w:color="FFFFFF"/>
                    <w:left w:val="single" w:sz="2" w:space="12" w:color="FFFFFF"/>
                    <w:bottom w:val="single" w:sz="2" w:space="1" w:color="FFFFFF"/>
                    <w:right w:val="single" w:sz="2" w:space="4" w:color="FFFFFF"/>
                  </w:divBdr>
                  <w:divsChild>
                    <w:div w:id="1064181470">
                      <w:marLeft w:val="0"/>
                      <w:marRight w:val="0"/>
                      <w:marTop w:val="0"/>
                      <w:marBottom w:val="0"/>
                      <w:divBdr>
                        <w:top w:val="none" w:sz="0" w:space="0" w:color="auto"/>
                        <w:left w:val="none" w:sz="0" w:space="0" w:color="auto"/>
                        <w:bottom w:val="none" w:sz="0" w:space="0" w:color="auto"/>
                        <w:right w:val="none" w:sz="0" w:space="0" w:color="auto"/>
                      </w:divBdr>
                    </w:div>
                  </w:divsChild>
                </w:div>
                <w:div w:id="1938830629">
                  <w:marLeft w:val="0"/>
                  <w:marRight w:val="0"/>
                  <w:marTop w:val="0"/>
                  <w:marBottom w:val="0"/>
                  <w:divBdr>
                    <w:top w:val="single" w:sz="2" w:space="1" w:color="FFFFFF"/>
                    <w:left w:val="single" w:sz="2" w:space="12" w:color="FFFFFF"/>
                    <w:bottom w:val="single" w:sz="2" w:space="1" w:color="FFFFFF"/>
                    <w:right w:val="single" w:sz="2" w:space="4" w:color="FFFFFF"/>
                  </w:divBdr>
                  <w:divsChild>
                    <w:div w:id="1609699986">
                      <w:marLeft w:val="0"/>
                      <w:marRight w:val="0"/>
                      <w:marTop w:val="0"/>
                      <w:marBottom w:val="0"/>
                      <w:divBdr>
                        <w:top w:val="none" w:sz="0" w:space="0" w:color="auto"/>
                        <w:left w:val="none" w:sz="0" w:space="0" w:color="auto"/>
                        <w:bottom w:val="none" w:sz="0" w:space="0" w:color="auto"/>
                        <w:right w:val="none" w:sz="0" w:space="0" w:color="auto"/>
                      </w:divBdr>
                    </w:div>
                  </w:divsChild>
                </w:div>
                <w:div w:id="1940402695">
                  <w:marLeft w:val="0"/>
                  <w:marRight w:val="0"/>
                  <w:marTop w:val="0"/>
                  <w:marBottom w:val="0"/>
                  <w:divBdr>
                    <w:top w:val="single" w:sz="2" w:space="1" w:color="FFFFFF"/>
                    <w:left w:val="single" w:sz="2" w:space="12" w:color="FFFFFF"/>
                    <w:bottom w:val="single" w:sz="2" w:space="1" w:color="FFFFFF"/>
                    <w:right w:val="single" w:sz="2" w:space="4" w:color="FFFFFF"/>
                  </w:divBdr>
                  <w:divsChild>
                    <w:div w:id="1452548301">
                      <w:marLeft w:val="0"/>
                      <w:marRight w:val="0"/>
                      <w:marTop w:val="0"/>
                      <w:marBottom w:val="0"/>
                      <w:divBdr>
                        <w:top w:val="none" w:sz="0" w:space="0" w:color="auto"/>
                        <w:left w:val="none" w:sz="0" w:space="0" w:color="auto"/>
                        <w:bottom w:val="none" w:sz="0" w:space="0" w:color="auto"/>
                        <w:right w:val="none" w:sz="0" w:space="0" w:color="auto"/>
                      </w:divBdr>
                    </w:div>
                  </w:divsChild>
                </w:div>
                <w:div w:id="294026473">
                  <w:marLeft w:val="0"/>
                  <w:marRight w:val="0"/>
                  <w:marTop w:val="0"/>
                  <w:marBottom w:val="0"/>
                  <w:divBdr>
                    <w:top w:val="single" w:sz="2" w:space="1" w:color="FFFFFF"/>
                    <w:left w:val="single" w:sz="2" w:space="12" w:color="FFFFFF"/>
                    <w:bottom w:val="single" w:sz="2" w:space="1" w:color="FFFFFF"/>
                    <w:right w:val="single" w:sz="2" w:space="4" w:color="FFFFFF"/>
                  </w:divBdr>
                  <w:divsChild>
                    <w:div w:id="1437598784">
                      <w:marLeft w:val="0"/>
                      <w:marRight w:val="0"/>
                      <w:marTop w:val="0"/>
                      <w:marBottom w:val="0"/>
                      <w:divBdr>
                        <w:top w:val="none" w:sz="0" w:space="0" w:color="auto"/>
                        <w:left w:val="none" w:sz="0" w:space="0" w:color="auto"/>
                        <w:bottom w:val="none" w:sz="0" w:space="0" w:color="auto"/>
                        <w:right w:val="none" w:sz="0" w:space="0" w:color="auto"/>
                      </w:divBdr>
                    </w:div>
                  </w:divsChild>
                </w:div>
                <w:div w:id="98916224">
                  <w:marLeft w:val="0"/>
                  <w:marRight w:val="0"/>
                  <w:marTop w:val="0"/>
                  <w:marBottom w:val="0"/>
                  <w:divBdr>
                    <w:top w:val="single" w:sz="2" w:space="1" w:color="FFFFFF"/>
                    <w:left w:val="single" w:sz="2" w:space="12" w:color="FFFFFF"/>
                    <w:bottom w:val="single" w:sz="2" w:space="1" w:color="FFFFFF"/>
                    <w:right w:val="single" w:sz="2" w:space="4" w:color="FFFFFF"/>
                  </w:divBdr>
                  <w:divsChild>
                    <w:div w:id="286667116">
                      <w:marLeft w:val="0"/>
                      <w:marRight w:val="0"/>
                      <w:marTop w:val="0"/>
                      <w:marBottom w:val="0"/>
                      <w:divBdr>
                        <w:top w:val="none" w:sz="0" w:space="0" w:color="auto"/>
                        <w:left w:val="none" w:sz="0" w:space="0" w:color="auto"/>
                        <w:bottom w:val="none" w:sz="0" w:space="0" w:color="auto"/>
                        <w:right w:val="none" w:sz="0" w:space="0" w:color="auto"/>
                      </w:divBdr>
                    </w:div>
                  </w:divsChild>
                </w:div>
                <w:div w:id="1393700996">
                  <w:marLeft w:val="0"/>
                  <w:marRight w:val="0"/>
                  <w:marTop w:val="0"/>
                  <w:marBottom w:val="0"/>
                  <w:divBdr>
                    <w:top w:val="single" w:sz="2" w:space="1" w:color="FFFFFF"/>
                    <w:left w:val="single" w:sz="2" w:space="12" w:color="FFFFFF"/>
                    <w:bottom w:val="single" w:sz="2" w:space="1" w:color="FFFFFF"/>
                    <w:right w:val="single" w:sz="2" w:space="4" w:color="FFFFFF"/>
                  </w:divBdr>
                  <w:divsChild>
                    <w:div w:id="1485930013">
                      <w:marLeft w:val="0"/>
                      <w:marRight w:val="0"/>
                      <w:marTop w:val="0"/>
                      <w:marBottom w:val="0"/>
                      <w:divBdr>
                        <w:top w:val="none" w:sz="0" w:space="0" w:color="auto"/>
                        <w:left w:val="none" w:sz="0" w:space="0" w:color="auto"/>
                        <w:bottom w:val="none" w:sz="0" w:space="0" w:color="auto"/>
                        <w:right w:val="none" w:sz="0" w:space="0" w:color="auto"/>
                      </w:divBdr>
                    </w:div>
                  </w:divsChild>
                </w:div>
                <w:div w:id="83965217">
                  <w:marLeft w:val="0"/>
                  <w:marRight w:val="0"/>
                  <w:marTop w:val="0"/>
                  <w:marBottom w:val="0"/>
                  <w:divBdr>
                    <w:top w:val="single" w:sz="2" w:space="1" w:color="FFFFFF"/>
                    <w:left w:val="single" w:sz="2" w:space="12" w:color="FFFFFF"/>
                    <w:bottom w:val="single" w:sz="2" w:space="1" w:color="FFFFFF"/>
                    <w:right w:val="single" w:sz="2" w:space="4" w:color="FFFFFF"/>
                  </w:divBdr>
                  <w:divsChild>
                    <w:div w:id="1488325993">
                      <w:marLeft w:val="0"/>
                      <w:marRight w:val="0"/>
                      <w:marTop w:val="0"/>
                      <w:marBottom w:val="0"/>
                      <w:divBdr>
                        <w:top w:val="none" w:sz="0" w:space="0" w:color="auto"/>
                        <w:left w:val="none" w:sz="0" w:space="0" w:color="auto"/>
                        <w:bottom w:val="none" w:sz="0" w:space="0" w:color="auto"/>
                        <w:right w:val="none" w:sz="0" w:space="0" w:color="auto"/>
                      </w:divBdr>
                    </w:div>
                  </w:divsChild>
                </w:div>
                <w:div w:id="279386738">
                  <w:marLeft w:val="0"/>
                  <w:marRight w:val="0"/>
                  <w:marTop w:val="0"/>
                  <w:marBottom w:val="0"/>
                  <w:divBdr>
                    <w:top w:val="single" w:sz="2" w:space="1" w:color="FFFFFF"/>
                    <w:left w:val="single" w:sz="2" w:space="12" w:color="FFFFFF"/>
                    <w:bottom w:val="single" w:sz="2" w:space="1" w:color="FFFFFF"/>
                    <w:right w:val="single" w:sz="2" w:space="4" w:color="FFFFFF"/>
                  </w:divBdr>
                  <w:divsChild>
                    <w:div w:id="1246570506">
                      <w:marLeft w:val="0"/>
                      <w:marRight w:val="0"/>
                      <w:marTop w:val="0"/>
                      <w:marBottom w:val="0"/>
                      <w:divBdr>
                        <w:top w:val="none" w:sz="0" w:space="0" w:color="auto"/>
                        <w:left w:val="none" w:sz="0" w:space="0" w:color="auto"/>
                        <w:bottom w:val="none" w:sz="0" w:space="0" w:color="auto"/>
                        <w:right w:val="none" w:sz="0" w:space="0" w:color="auto"/>
                      </w:divBdr>
                    </w:div>
                  </w:divsChild>
                </w:div>
                <w:div w:id="1307903773">
                  <w:marLeft w:val="0"/>
                  <w:marRight w:val="0"/>
                  <w:marTop w:val="0"/>
                  <w:marBottom w:val="0"/>
                  <w:divBdr>
                    <w:top w:val="single" w:sz="2" w:space="1" w:color="FFFFFF"/>
                    <w:left w:val="single" w:sz="2" w:space="12" w:color="FFFFFF"/>
                    <w:bottom w:val="single" w:sz="2" w:space="1" w:color="FFFFFF"/>
                    <w:right w:val="single" w:sz="2" w:space="4" w:color="FFFFFF"/>
                  </w:divBdr>
                  <w:divsChild>
                    <w:div w:id="159859135">
                      <w:marLeft w:val="0"/>
                      <w:marRight w:val="0"/>
                      <w:marTop w:val="0"/>
                      <w:marBottom w:val="0"/>
                      <w:divBdr>
                        <w:top w:val="none" w:sz="0" w:space="0" w:color="auto"/>
                        <w:left w:val="none" w:sz="0" w:space="0" w:color="auto"/>
                        <w:bottom w:val="none" w:sz="0" w:space="0" w:color="auto"/>
                        <w:right w:val="none" w:sz="0" w:space="0" w:color="auto"/>
                      </w:divBdr>
                    </w:div>
                  </w:divsChild>
                </w:div>
                <w:div w:id="1518235227">
                  <w:marLeft w:val="0"/>
                  <w:marRight w:val="0"/>
                  <w:marTop w:val="0"/>
                  <w:marBottom w:val="0"/>
                  <w:divBdr>
                    <w:top w:val="single" w:sz="2" w:space="1" w:color="FFFFFF"/>
                    <w:left w:val="single" w:sz="2" w:space="12" w:color="FFFFFF"/>
                    <w:bottom w:val="single" w:sz="2" w:space="1" w:color="FFFFFF"/>
                    <w:right w:val="single" w:sz="2" w:space="4" w:color="FFFFFF"/>
                  </w:divBdr>
                  <w:divsChild>
                    <w:div w:id="1979802947">
                      <w:marLeft w:val="0"/>
                      <w:marRight w:val="0"/>
                      <w:marTop w:val="0"/>
                      <w:marBottom w:val="0"/>
                      <w:divBdr>
                        <w:top w:val="none" w:sz="0" w:space="0" w:color="auto"/>
                        <w:left w:val="none" w:sz="0" w:space="0" w:color="auto"/>
                        <w:bottom w:val="none" w:sz="0" w:space="0" w:color="auto"/>
                        <w:right w:val="none" w:sz="0" w:space="0" w:color="auto"/>
                      </w:divBdr>
                    </w:div>
                  </w:divsChild>
                </w:div>
                <w:div w:id="657004066">
                  <w:marLeft w:val="0"/>
                  <w:marRight w:val="0"/>
                  <w:marTop w:val="0"/>
                  <w:marBottom w:val="0"/>
                  <w:divBdr>
                    <w:top w:val="single" w:sz="2" w:space="1" w:color="FFFFFF"/>
                    <w:left w:val="single" w:sz="2" w:space="12" w:color="FFFFFF"/>
                    <w:bottom w:val="single" w:sz="2" w:space="1" w:color="FFFFFF"/>
                    <w:right w:val="single" w:sz="2" w:space="4" w:color="FFFFFF"/>
                  </w:divBdr>
                  <w:divsChild>
                    <w:div w:id="1330786755">
                      <w:marLeft w:val="0"/>
                      <w:marRight w:val="0"/>
                      <w:marTop w:val="0"/>
                      <w:marBottom w:val="0"/>
                      <w:divBdr>
                        <w:top w:val="none" w:sz="0" w:space="0" w:color="auto"/>
                        <w:left w:val="none" w:sz="0" w:space="0" w:color="auto"/>
                        <w:bottom w:val="none" w:sz="0" w:space="0" w:color="auto"/>
                        <w:right w:val="none" w:sz="0" w:space="0" w:color="auto"/>
                      </w:divBdr>
                    </w:div>
                  </w:divsChild>
                </w:div>
                <w:div w:id="1372219077">
                  <w:marLeft w:val="0"/>
                  <w:marRight w:val="0"/>
                  <w:marTop w:val="0"/>
                  <w:marBottom w:val="0"/>
                  <w:divBdr>
                    <w:top w:val="single" w:sz="2" w:space="1" w:color="FFFFFF"/>
                    <w:left w:val="single" w:sz="2" w:space="12" w:color="FFFFFF"/>
                    <w:bottom w:val="single" w:sz="2" w:space="1" w:color="FFFFFF"/>
                    <w:right w:val="single" w:sz="2" w:space="4" w:color="FFFFFF"/>
                  </w:divBdr>
                  <w:divsChild>
                    <w:div w:id="553588716">
                      <w:marLeft w:val="0"/>
                      <w:marRight w:val="0"/>
                      <w:marTop w:val="0"/>
                      <w:marBottom w:val="0"/>
                      <w:divBdr>
                        <w:top w:val="none" w:sz="0" w:space="0" w:color="auto"/>
                        <w:left w:val="none" w:sz="0" w:space="0" w:color="auto"/>
                        <w:bottom w:val="none" w:sz="0" w:space="0" w:color="auto"/>
                        <w:right w:val="none" w:sz="0" w:space="0" w:color="auto"/>
                      </w:divBdr>
                    </w:div>
                  </w:divsChild>
                </w:div>
                <w:div w:id="1322811050">
                  <w:marLeft w:val="0"/>
                  <w:marRight w:val="0"/>
                  <w:marTop w:val="0"/>
                  <w:marBottom w:val="0"/>
                  <w:divBdr>
                    <w:top w:val="single" w:sz="2" w:space="1" w:color="FFFFFF"/>
                    <w:left w:val="single" w:sz="2" w:space="12" w:color="FFFFFF"/>
                    <w:bottom w:val="single" w:sz="2" w:space="1" w:color="FFFFFF"/>
                    <w:right w:val="single" w:sz="2" w:space="4" w:color="FFFFFF"/>
                  </w:divBdr>
                  <w:divsChild>
                    <w:div w:id="834606954">
                      <w:marLeft w:val="0"/>
                      <w:marRight w:val="0"/>
                      <w:marTop w:val="0"/>
                      <w:marBottom w:val="0"/>
                      <w:divBdr>
                        <w:top w:val="none" w:sz="0" w:space="0" w:color="auto"/>
                        <w:left w:val="none" w:sz="0" w:space="0" w:color="auto"/>
                        <w:bottom w:val="none" w:sz="0" w:space="0" w:color="auto"/>
                        <w:right w:val="none" w:sz="0" w:space="0" w:color="auto"/>
                      </w:divBdr>
                    </w:div>
                  </w:divsChild>
                </w:div>
                <w:div w:id="1125777739">
                  <w:marLeft w:val="0"/>
                  <w:marRight w:val="0"/>
                  <w:marTop w:val="0"/>
                  <w:marBottom w:val="0"/>
                  <w:divBdr>
                    <w:top w:val="single" w:sz="2" w:space="1" w:color="FFFFFF"/>
                    <w:left w:val="single" w:sz="2" w:space="12" w:color="FFFFFF"/>
                    <w:bottom w:val="single" w:sz="2" w:space="4" w:color="FFFFFF"/>
                    <w:right w:val="single" w:sz="2" w:space="4" w:color="FFFFFF"/>
                  </w:divBdr>
                  <w:divsChild>
                    <w:div w:id="163101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946321">
          <w:marLeft w:val="0"/>
          <w:marRight w:val="0"/>
          <w:marTop w:val="0"/>
          <w:marBottom w:val="335"/>
          <w:divBdr>
            <w:top w:val="none" w:sz="0" w:space="0" w:color="auto"/>
            <w:left w:val="none" w:sz="0" w:space="0" w:color="auto"/>
            <w:bottom w:val="none" w:sz="0" w:space="0" w:color="auto"/>
            <w:right w:val="none" w:sz="0" w:space="0" w:color="auto"/>
          </w:divBdr>
          <w:divsChild>
            <w:div w:id="1559823162">
              <w:marLeft w:val="0"/>
              <w:marRight w:val="0"/>
              <w:marTop w:val="0"/>
              <w:marBottom w:val="0"/>
              <w:divBdr>
                <w:top w:val="none" w:sz="0" w:space="0" w:color="auto"/>
                <w:left w:val="none" w:sz="0" w:space="0" w:color="auto"/>
                <w:bottom w:val="none" w:sz="0" w:space="0" w:color="auto"/>
                <w:right w:val="none" w:sz="0" w:space="0" w:color="auto"/>
              </w:divBdr>
              <w:divsChild>
                <w:div w:id="1846244000">
                  <w:marLeft w:val="0"/>
                  <w:marRight w:val="0"/>
                  <w:marTop w:val="0"/>
                  <w:marBottom w:val="0"/>
                  <w:divBdr>
                    <w:top w:val="single" w:sz="2" w:space="4" w:color="FFFFFF"/>
                    <w:left w:val="single" w:sz="2" w:space="12" w:color="FFFFFF"/>
                    <w:bottom w:val="single" w:sz="2" w:space="1" w:color="FFFFFF"/>
                    <w:right w:val="single" w:sz="2" w:space="4" w:color="FFFFFF"/>
                  </w:divBdr>
                  <w:divsChild>
                    <w:div w:id="309287908">
                      <w:marLeft w:val="0"/>
                      <w:marRight w:val="0"/>
                      <w:marTop w:val="0"/>
                      <w:marBottom w:val="0"/>
                      <w:divBdr>
                        <w:top w:val="none" w:sz="0" w:space="0" w:color="auto"/>
                        <w:left w:val="none" w:sz="0" w:space="0" w:color="auto"/>
                        <w:bottom w:val="none" w:sz="0" w:space="0" w:color="auto"/>
                        <w:right w:val="none" w:sz="0" w:space="0" w:color="auto"/>
                      </w:divBdr>
                    </w:div>
                  </w:divsChild>
                </w:div>
                <w:div w:id="958610644">
                  <w:marLeft w:val="0"/>
                  <w:marRight w:val="0"/>
                  <w:marTop w:val="0"/>
                  <w:marBottom w:val="0"/>
                  <w:divBdr>
                    <w:top w:val="single" w:sz="2" w:space="1" w:color="FFFFFF"/>
                    <w:left w:val="single" w:sz="2" w:space="12" w:color="FFFFFF"/>
                    <w:bottom w:val="single" w:sz="2" w:space="1" w:color="FFFFFF"/>
                    <w:right w:val="single" w:sz="2" w:space="4" w:color="FFFFFF"/>
                  </w:divBdr>
                  <w:divsChild>
                    <w:div w:id="433785968">
                      <w:marLeft w:val="0"/>
                      <w:marRight w:val="0"/>
                      <w:marTop w:val="0"/>
                      <w:marBottom w:val="0"/>
                      <w:divBdr>
                        <w:top w:val="none" w:sz="0" w:space="0" w:color="auto"/>
                        <w:left w:val="none" w:sz="0" w:space="0" w:color="auto"/>
                        <w:bottom w:val="none" w:sz="0" w:space="0" w:color="auto"/>
                        <w:right w:val="none" w:sz="0" w:space="0" w:color="auto"/>
                      </w:divBdr>
                    </w:div>
                  </w:divsChild>
                </w:div>
                <w:div w:id="62149061">
                  <w:marLeft w:val="0"/>
                  <w:marRight w:val="0"/>
                  <w:marTop w:val="0"/>
                  <w:marBottom w:val="0"/>
                  <w:divBdr>
                    <w:top w:val="single" w:sz="2" w:space="1" w:color="FFFFFF"/>
                    <w:left w:val="single" w:sz="2" w:space="12" w:color="FFFFFF"/>
                    <w:bottom w:val="single" w:sz="2" w:space="1" w:color="FFFFFF"/>
                    <w:right w:val="single" w:sz="2" w:space="4" w:color="FFFFFF"/>
                  </w:divBdr>
                  <w:divsChild>
                    <w:div w:id="641228350">
                      <w:marLeft w:val="0"/>
                      <w:marRight w:val="0"/>
                      <w:marTop w:val="0"/>
                      <w:marBottom w:val="0"/>
                      <w:divBdr>
                        <w:top w:val="none" w:sz="0" w:space="0" w:color="auto"/>
                        <w:left w:val="none" w:sz="0" w:space="0" w:color="auto"/>
                        <w:bottom w:val="none" w:sz="0" w:space="0" w:color="auto"/>
                        <w:right w:val="none" w:sz="0" w:space="0" w:color="auto"/>
                      </w:divBdr>
                    </w:div>
                  </w:divsChild>
                </w:div>
                <w:div w:id="546838284">
                  <w:marLeft w:val="0"/>
                  <w:marRight w:val="0"/>
                  <w:marTop w:val="0"/>
                  <w:marBottom w:val="0"/>
                  <w:divBdr>
                    <w:top w:val="single" w:sz="2" w:space="1" w:color="FFFFFF"/>
                    <w:left w:val="single" w:sz="2" w:space="12" w:color="FFFFFF"/>
                    <w:bottom w:val="single" w:sz="2" w:space="1" w:color="FFFFFF"/>
                    <w:right w:val="single" w:sz="2" w:space="4" w:color="FFFFFF"/>
                  </w:divBdr>
                  <w:divsChild>
                    <w:div w:id="2146777246">
                      <w:marLeft w:val="0"/>
                      <w:marRight w:val="0"/>
                      <w:marTop w:val="0"/>
                      <w:marBottom w:val="0"/>
                      <w:divBdr>
                        <w:top w:val="none" w:sz="0" w:space="0" w:color="auto"/>
                        <w:left w:val="none" w:sz="0" w:space="0" w:color="auto"/>
                        <w:bottom w:val="none" w:sz="0" w:space="0" w:color="auto"/>
                        <w:right w:val="none" w:sz="0" w:space="0" w:color="auto"/>
                      </w:divBdr>
                    </w:div>
                  </w:divsChild>
                </w:div>
                <w:div w:id="1359742631">
                  <w:marLeft w:val="0"/>
                  <w:marRight w:val="0"/>
                  <w:marTop w:val="0"/>
                  <w:marBottom w:val="0"/>
                  <w:divBdr>
                    <w:top w:val="single" w:sz="2" w:space="1" w:color="FFFFFF"/>
                    <w:left w:val="single" w:sz="2" w:space="12" w:color="FFFFFF"/>
                    <w:bottom w:val="single" w:sz="2" w:space="1" w:color="FFFFFF"/>
                    <w:right w:val="single" w:sz="2" w:space="4" w:color="FFFFFF"/>
                  </w:divBdr>
                  <w:divsChild>
                    <w:div w:id="1156798512">
                      <w:marLeft w:val="0"/>
                      <w:marRight w:val="0"/>
                      <w:marTop w:val="0"/>
                      <w:marBottom w:val="0"/>
                      <w:divBdr>
                        <w:top w:val="none" w:sz="0" w:space="0" w:color="auto"/>
                        <w:left w:val="none" w:sz="0" w:space="0" w:color="auto"/>
                        <w:bottom w:val="none" w:sz="0" w:space="0" w:color="auto"/>
                        <w:right w:val="none" w:sz="0" w:space="0" w:color="auto"/>
                      </w:divBdr>
                    </w:div>
                  </w:divsChild>
                </w:div>
                <w:div w:id="478349810">
                  <w:marLeft w:val="0"/>
                  <w:marRight w:val="0"/>
                  <w:marTop w:val="0"/>
                  <w:marBottom w:val="0"/>
                  <w:divBdr>
                    <w:top w:val="single" w:sz="2" w:space="1" w:color="FFFFFF"/>
                    <w:left w:val="single" w:sz="2" w:space="12" w:color="FFFFFF"/>
                    <w:bottom w:val="single" w:sz="2" w:space="1" w:color="FFFFFF"/>
                    <w:right w:val="single" w:sz="2" w:space="4" w:color="FFFFFF"/>
                  </w:divBdr>
                  <w:divsChild>
                    <w:div w:id="1355111992">
                      <w:marLeft w:val="0"/>
                      <w:marRight w:val="0"/>
                      <w:marTop w:val="0"/>
                      <w:marBottom w:val="0"/>
                      <w:divBdr>
                        <w:top w:val="none" w:sz="0" w:space="0" w:color="auto"/>
                        <w:left w:val="none" w:sz="0" w:space="0" w:color="auto"/>
                        <w:bottom w:val="none" w:sz="0" w:space="0" w:color="auto"/>
                        <w:right w:val="none" w:sz="0" w:space="0" w:color="auto"/>
                      </w:divBdr>
                    </w:div>
                  </w:divsChild>
                </w:div>
                <w:div w:id="95249189">
                  <w:marLeft w:val="0"/>
                  <w:marRight w:val="0"/>
                  <w:marTop w:val="0"/>
                  <w:marBottom w:val="0"/>
                  <w:divBdr>
                    <w:top w:val="single" w:sz="2" w:space="1" w:color="FFFFFF"/>
                    <w:left w:val="single" w:sz="2" w:space="12" w:color="FFFFFF"/>
                    <w:bottom w:val="single" w:sz="2" w:space="1" w:color="FFFFFF"/>
                    <w:right w:val="single" w:sz="2" w:space="4" w:color="FFFFFF"/>
                  </w:divBdr>
                  <w:divsChild>
                    <w:div w:id="138620888">
                      <w:marLeft w:val="0"/>
                      <w:marRight w:val="0"/>
                      <w:marTop w:val="0"/>
                      <w:marBottom w:val="0"/>
                      <w:divBdr>
                        <w:top w:val="none" w:sz="0" w:space="0" w:color="auto"/>
                        <w:left w:val="none" w:sz="0" w:space="0" w:color="auto"/>
                        <w:bottom w:val="none" w:sz="0" w:space="0" w:color="auto"/>
                        <w:right w:val="none" w:sz="0" w:space="0" w:color="auto"/>
                      </w:divBdr>
                    </w:div>
                  </w:divsChild>
                </w:div>
                <w:div w:id="1937714119">
                  <w:marLeft w:val="0"/>
                  <w:marRight w:val="0"/>
                  <w:marTop w:val="0"/>
                  <w:marBottom w:val="0"/>
                  <w:divBdr>
                    <w:top w:val="single" w:sz="2" w:space="1" w:color="FFFFFF"/>
                    <w:left w:val="single" w:sz="2" w:space="12" w:color="FFFFFF"/>
                    <w:bottom w:val="single" w:sz="2" w:space="1" w:color="FFFFFF"/>
                    <w:right w:val="single" w:sz="2" w:space="4" w:color="FFFFFF"/>
                  </w:divBdr>
                  <w:divsChild>
                    <w:div w:id="395476030">
                      <w:marLeft w:val="0"/>
                      <w:marRight w:val="0"/>
                      <w:marTop w:val="0"/>
                      <w:marBottom w:val="0"/>
                      <w:divBdr>
                        <w:top w:val="none" w:sz="0" w:space="0" w:color="auto"/>
                        <w:left w:val="none" w:sz="0" w:space="0" w:color="auto"/>
                        <w:bottom w:val="none" w:sz="0" w:space="0" w:color="auto"/>
                        <w:right w:val="none" w:sz="0" w:space="0" w:color="auto"/>
                      </w:divBdr>
                    </w:div>
                  </w:divsChild>
                </w:div>
                <w:div w:id="1233852599">
                  <w:marLeft w:val="0"/>
                  <w:marRight w:val="0"/>
                  <w:marTop w:val="0"/>
                  <w:marBottom w:val="0"/>
                  <w:divBdr>
                    <w:top w:val="single" w:sz="2" w:space="1" w:color="FFFFFF"/>
                    <w:left w:val="single" w:sz="2" w:space="12" w:color="FFFFFF"/>
                    <w:bottom w:val="single" w:sz="2" w:space="1" w:color="FFFFFF"/>
                    <w:right w:val="single" w:sz="2" w:space="4" w:color="FFFFFF"/>
                  </w:divBdr>
                  <w:divsChild>
                    <w:div w:id="28533809">
                      <w:marLeft w:val="0"/>
                      <w:marRight w:val="0"/>
                      <w:marTop w:val="0"/>
                      <w:marBottom w:val="0"/>
                      <w:divBdr>
                        <w:top w:val="none" w:sz="0" w:space="0" w:color="auto"/>
                        <w:left w:val="none" w:sz="0" w:space="0" w:color="auto"/>
                        <w:bottom w:val="none" w:sz="0" w:space="0" w:color="auto"/>
                        <w:right w:val="none" w:sz="0" w:space="0" w:color="auto"/>
                      </w:divBdr>
                    </w:div>
                  </w:divsChild>
                </w:div>
                <w:div w:id="452677963">
                  <w:marLeft w:val="0"/>
                  <w:marRight w:val="0"/>
                  <w:marTop w:val="0"/>
                  <w:marBottom w:val="0"/>
                  <w:divBdr>
                    <w:top w:val="single" w:sz="2" w:space="1" w:color="FFFFFF"/>
                    <w:left w:val="single" w:sz="2" w:space="12" w:color="FFFFFF"/>
                    <w:bottom w:val="single" w:sz="2" w:space="1" w:color="FFFFFF"/>
                    <w:right w:val="single" w:sz="2" w:space="4" w:color="FFFFFF"/>
                  </w:divBdr>
                  <w:divsChild>
                    <w:div w:id="978805010">
                      <w:marLeft w:val="0"/>
                      <w:marRight w:val="0"/>
                      <w:marTop w:val="0"/>
                      <w:marBottom w:val="0"/>
                      <w:divBdr>
                        <w:top w:val="none" w:sz="0" w:space="0" w:color="auto"/>
                        <w:left w:val="none" w:sz="0" w:space="0" w:color="auto"/>
                        <w:bottom w:val="none" w:sz="0" w:space="0" w:color="auto"/>
                        <w:right w:val="none" w:sz="0" w:space="0" w:color="auto"/>
                      </w:divBdr>
                    </w:div>
                  </w:divsChild>
                </w:div>
                <w:div w:id="2074160363">
                  <w:marLeft w:val="0"/>
                  <w:marRight w:val="0"/>
                  <w:marTop w:val="0"/>
                  <w:marBottom w:val="0"/>
                  <w:divBdr>
                    <w:top w:val="single" w:sz="2" w:space="1" w:color="FFFFFF"/>
                    <w:left w:val="single" w:sz="2" w:space="12" w:color="FFFFFF"/>
                    <w:bottom w:val="single" w:sz="2" w:space="1" w:color="FFFFFF"/>
                    <w:right w:val="single" w:sz="2" w:space="4" w:color="FFFFFF"/>
                  </w:divBdr>
                  <w:divsChild>
                    <w:div w:id="1294017558">
                      <w:marLeft w:val="0"/>
                      <w:marRight w:val="0"/>
                      <w:marTop w:val="0"/>
                      <w:marBottom w:val="0"/>
                      <w:divBdr>
                        <w:top w:val="none" w:sz="0" w:space="0" w:color="auto"/>
                        <w:left w:val="none" w:sz="0" w:space="0" w:color="auto"/>
                        <w:bottom w:val="none" w:sz="0" w:space="0" w:color="auto"/>
                        <w:right w:val="none" w:sz="0" w:space="0" w:color="auto"/>
                      </w:divBdr>
                    </w:div>
                  </w:divsChild>
                </w:div>
                <w:div w:id="824398893">
                  <w:marLeft w:val="0"/>
                  <w:marRight w:val="0"/>
                  <w:marTop w:val="0"/>
                  <w:marBottom w:val="0"/>
                  <w:divBdr>
                    <w:top w:val="single" w:sz="2" w:space="1" w:color="FFFFFF"/>
                    <w:left w:val="single" w:sz="2" w:space="12" w:color="FFFFFF"/>
                    <w:bottom w:val="single" w:sz="2" w:space="1" w:color="FFFFFF"/>
                    <w:right w:val="single" w:sz="2" w:space="4" w:color="FFFFFF"/>
                  </w:divBdr>
                  <w:divsChild>
                    <w:div w:id="1220481930">
                      <w:marLeft w:val="0"/>
                      <w:marRight w:val="0"/>
                      <w:marTop w:val="0"/>
                      <w:marBottom w:val="0"/>
                      <w:divBdr>
                        <w:top w:val="none" w:sz="0" w:space="0" w:color="auto"/>
                        <w:left w:val="none" w:sz="0" w:space="0" w:color="auto"/>
                        <w:bottom w:val="none" w:sz="0" w:space="0" w:color="auto"/>
                        <w:right w:val="none" w:sz="0" w:space="0" w:color="auto"/>
                      </w:divBdr>
                    </w:div>
                  </w:divsChild>
                </w:div>
                <w:div w:id="782848891">
                  <w:marLeft w:val="0"/>
                  <w:marRight w:val="0"/>
                  <w:marTop w:val="0"/>
                  <w:marBottom w:val="0"/>
                  <w:divBdr>
                    <w:top w:val="single" w:sz="2" w:space="1" w:color="FFFFFF"/>
                    <w:left w:val="single" w:sz="2" w:space="12" w:color="FFFFFF"/>
                    <w:bottom w:val="single" w:sz="2" w:space="1" w:color="FFFFFF"/>
                    <w:right w:val="single" w:sz="2" w:space="4" w:color="FFFFFF"/>
                  </w:divBdr>
                  <w:divsChild>
                    <w:div w:id="1519927575">
                      <w:marLeft w:val="0"/>
                      <w:marRight w:val="0"/>
                      <w:marTop w:val="0"/>
                      <w:marBottom w:val="0"/>
                      <w:divBdr>
                        <w:top w:val="none" w:sz="0" w:space="0" w:color="auto"/>
                        <w:left w:val="none" w:sz="0" w:space="0" w:color="auto"/>
                        <w:bottom w:val="none" w:sz="0" w:space="0" w:color="auto"/>
                        <w:right w:val="none" w:sz="0" w:space="0" w:color="auto"/>
                      </w:divBdr>
                    </w:div>
                  </w:divsChild>
                </w:div>
                <w:div w:id="1354305380">
                  <w:marLeft w:val="0"/>
                  <w:marRight w:val="0"/>
                  <w:marTop w:val="0"/>
                  <w:marBottom w:val="0"/>
                  <w:divBdr>
                    <w:top w:val="single" w:sz="2" w:space="1" w:color="FFFFFF"/>
                    <w:left w:val="single" w:sz="2" w:space="12" w:color="FFFFFF"/>
                    <w:bottom w:val="single" w:sz="2" w:space="1" w:color="FFFFFF"/>
                    <w:right w:val="single" w:sz="2" w:space="4" w:color="FFFFFF"/>
                  </w:divBdr>
                  <w:divsChild>
                    <w:div w:id="745418420">
                      <w:marLeft w:val="0"/>
                      <w:marRight w:val="0"/>
                      <w:marTop w:val="0"/>
                      <w:marBottom w:val="0"/>
                      <w:divBdr>
                        <w:top w:val="none" w:sz="0" w:space="0" w:color="auto"/>
                        <w:left w:val="none" w:sz="0" w:space="0" w:color="auto"/>
                        <w:bottom w:val="none" w:sz="0" w:space="0" w:color="auto"/>
                        <w:right w:val="none" w:sz="0" w:space="0" w:color="auto"/>
                      </w:divBdr>
                    </w:div>
                  </w:divsChild>
                </w:div>
                <w:div w:id="1001541314">
                  <w:marLeft w:val="0"/>
                  <w:marRight w:val="0"/>
                  <w:marTop w:val="0"/>
                  <w:marBottom w:val="0"/>
                  <w:divBdr>
                    <w:top w:val="single" w:sz="2" w:space="1" w:color="FFFFFF"/>
                    <w:left w:val="single" w:sz="2" w:space="12" w:color="FFFFFF"/>
                    <w:bottom w:val="single" w:sz="2" w:space="1" w:color="FFFFFF"/>
                    <w:right w:val="single" w:sz="2" w:space="4" w:color="FFFFFF"/>
                  </w:divBdr>
                  <w:divsChild>
                    <w:div w:id="27266227">
                      <w:marLeft w:val="0"/>
                      <w:marRight w:val="0"/>
                      <w:marTop w:val="0"/>
                      <w:marBottom w:val="0"/>
                      <w:divBdr>
                        <w:top w:val="none" w:sz="0" w:space="0" w:color="auto"/>
                        <w:left w:val="none" w:sz="0" w:space="0" w:color="auto"/>
                        <w:bottom w:val="none" w:sz="0" w:space="0" w:color="auto"/>
                        <w:right w:val="none" w:sz="0" w:space="0" w:color="auto"/>
                      </w:divBdr>
                    </w:div>
                  </w:divsChild>
                </w:div>
                <w:div w:id="1767654287">
                  <w:marLeft w:val="0"/>
                  <w:marRight w:val="0"/>
                  <w:marTop w:val="0"/>
                  <w:marBottom w:val="0"/>
                  <w:divBdr>
                    <w:top w:val="single" w:sz="2" w:space="1" w:color="FFFFFF"/>
                    <w:left w:val="single" w:sz="2" w:space="12" w:color="FFFFFF"/>
                    <w:bottom w:val="single" w:sz="2" w:space="1" w:color="FFFFFF"/>
                    <w:right w:val="single" w:sz="2" w:space="4" w:color="FFFFFF"/>
                  </w:divBdr>
                  <w:divsChild>
                    <w:div w:id="2007633030">
                      <w:marLeft w:val="0"/>
                      <w:marRight w:val="0"/>
                      <w:marTop w:val="0"/>
                      <w:marBottom w:val="0"/>
                      <w:divBdr>
                        <w:top w:val="none" w:sz="0" w:space="0" w:color="auto"/>
                        <w:left w:val="none" w:sz="0" w:space="0" w:color="auto"/>
                        <w:bottom w:val="none" w:sz="0" w:space="0" w:color="auto"/>
                        <w:right w:val="none" w:sz="0" w:space="0" w:color="auto"/>
                      </w:divBdr>
                    </w:div>
                  </w:divsChild>
                </w:div>
                <w:div w:id="2038850912">
                  <w:marLeft w:val="0"/>
                  <w:marRight w:val="0"/>
                  <w:marTop w:val="0"/>
                  <w:marBottom w:val="0"/>
                  <w:divBdr>
                    <w:top w:val="single" w:sz="2" w:space="1" w:color="FFFFFF"/>
                    <w:left w:val="single" w:sz="2" w:space="12" w:color="FFFFFF"/>
                    <w:bottom w:val="single" w:sz="2" w:space="1" w:color="FFFFFF"/>
                    <w:right w:val="single" w:sz="2" w:space="4" w:color="FFFFFF"/>
                  </w:divBdr>
                  <w:divsChild>
                    <w:div w:id="1631327346">
                      <w:marLeft w:val="0"/>
                      <w:marRight w:val="0"/>
                      <w:marTop w:val="0"/>
                      <w:marBottom w:val="0"/>
                      <w:divBdr>
                        <w:top w:val="none" w:sz="0" w:space="0" w:color="auto"/>
                        <w:left w:val="none" w:sz="0" w:space="0" w:color="auto"/>
                        <w:bottom w:val="none" w:sz="0" w:space="0" w:color="auto"/>
                        <w:right w:val="none" w:sz="0" w:space="0" w:color="auto"/>
                      </w:divBdr>
                    </w:div>
                  </w:divsChild>
                </w:div>
                <w:div w:id="1713190667">
                  <w:marLeft w:val="0"/>
                  <w:marRight w:val="0"/>
                  <w:marTop w:val="0"/>
                  <w:marBottom w:val="0"/>
                  <w:divBdr>
                    <w:top w:val="single" w:sz="2" w:space="1" w:color="FFFFFF"/>
                    <w:left w:val="single" w:sz="2" w:space="12" w:color="FFFFFF"/>
                    <w:bottom w:val="single" w:sz="2" w:space="1" w:color="FFFFFF"/>
                    <w:right w:val="single" w:sz="2" w:space="4" w:color="FFFFFF"/>
                  </w:divBdr>
                  <w:divsChild>
                    <w:div w:id="813301846">
                      <w:marLeft w:val="0"/>
                      <w:marRight w:val="0"/>
                      <w:marTop w:val="0"/>
                      <w:marBottom w:val="0"/>
                      <w:divBdr>
                        <w:top w:val="none" w:sz="0" w:space="0" w:color="auto"/>
                        <w:left w:val="none" w:sz="0" w:space="0" w:color="auto"/>
                        <w:bottom w:val="none" w:sz="0" w:space="0" w:color="auto"/>
                        <w:right w:val="none" w:sz="0" w:space="0" w:color="auto"/>
                      </w:divBdr>
                    </w:div>
                  </w:divsChild>
                </w:div>
                <w:div w:id="642808236">
                  <w:marLeft w:val="0"/>
                  <w:marRight w:val="0"/>
                  <w:marTop w:val="0"/>
                  <w:marBottom w:val="0"/>
                  <w:divBdr>
                    <w:top w:val="single" w:sz="2" w:space="1" w:color="FFFFFF"/>
                    <w:left w:val="single" w:sz="2" w:space="12" w:color="FFFFFF"/>
                    <w:bottom w:val="single" w:sz="2" w:space="4" w:color="FFFFFF"/>
                    <w:right w:val="single" w:sz="2" w:space="4" w:color="FFFFFF"/>
                  </w:divBdr>
                  <w:divsChild>
                    <w:div w:id="92295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319566">
          <w:marLeft w:val="0"/>
          <w:marRight w:val="0"/>
          <w:marTop w:val="0"/>
          <w:marBottom w:val="335"/>
          <w:divBdr>
            <w:top w:val="none" w:sz="0" w:space="0" w:color="auto"/>
            <w:left w:val="none" w:sz="0" w:space="0" w:color="auto"/>
            <w:bottom w:val="none" w:sz="0" w:space="0" w:color="auto"/>
            <w:right w:val="none" w:sz="0" w:space="0" w:color="auto"/>
          </w:divBdr>
          <w:divsChild>
            <w:div w:id="229928774">
              <w:marLeft w:val="0"/>
              <w:marRight w:val="0"/>
              <w:marTop w:val="0"/>
              <w:marBottom w:val="0"/>
              <w:divBdr>
                <w:top w:val="none" w:sz="0" w:space="0" w:color="auto"/>
                <w:left w:val="none" w:sz="0" w:space="0" w:color="auto"/>
                <w:bottom w:val="none" w:sz="0" w:space="0" w:color="auto"/>
                <w:right w:val="none" w:sz="0" w:space="0" w:color="auto"/>
              </w:divBdr>
              <w:divsChild>
                <w:div w:id="955021904">
                  <w:marLeft w:val="0"/>
                  <w:marRight w:val="0"/>
                  <w:marTop w:val="0"/>
                  <w:marBottom w:val="0"/>
                  <w:divBdr>
                    <w:top w:val="single" w:sz="2" w:space="4" w:color="FFFFFF"/>
                    <w:left w:val="single" w:sz="2" w:space="12" w:color="FFFFFF"/>
                    <w:bottom w:val="single" w:sz="2" w:space="1" w:color="FFFFFF"/>
                    <w:right w:val="single" w:sz="2" w:space="4" w:color="FFFFFF"/>
                  </w:divBdr>
                  <w:divsChild>
                    <w:div w:id="392126312">
                      <w:marLeft w:val="0"/>
                      <w:marRight w:val="0"/>
                      <w:marTop w:val="0"/>
                      <w:marBottom w:val="0"/>
                      <w:divBdr>
                        <w:top w:val="none" w:sz="0" w:space="0" w:color="auto"/>
                        <w:left w:val="none" w:sz="0" w:space="0" w:color="auto"/>
                        <w:bottom w:val="none" w:sz="0" w:space="0" w:color="auto"/>
                        <w:right w:val="none" w:sz="0" w:space="0" w:color="auto"/>
                      </w:divBdr>
                    </w:div>
                  </w:divsChild>
                </w:div>
                <w:div w:id="2057310379">
                  <w:marLeft w:val="0"/>
                  <w:marRight w:val="0"/>
                  <w:marTop w:val="0"/>
                  <w:marBottom w:val="0"/>
                  <w:divBdr>
                    <w:top w:val="single" w:sz="2" w:space="1" w:color="FFFFFF"/>
                    <w:left w:val="single" w:sz="2" w:space="12" w:color="FFFFFF"/>
                    <w:bottom w:val="single" w:sz="2" w:space="1" w:color="FFFFFF"/>
                    <w:right w:val="single" w:sz="2" w:space="4" w:color="FFFFFF"/>
                  </w:divBdr>
                  <w:divsChild>
                    <w:div w:id="1794787660">
                      <w:marLeft w:val="0"/>
                      <w:marRight w:val="0"/>
                      <w:marTop w:val="0"/>
                      <w:marBottom w:val="0"/>
                      <w:divBdr>
                        <w:top w:val="none" w:sz="0" w:space="0" w:color="auto"/>
                        <w:left w:val="none" w:sz="0" w:space="0" w:color="auto"/>
                        <w:bottom w:val="none" w:sz="0" w:space="0" w:color="auto"/>
                        <w:right w:val="none" w:sz="0" w:space="0" w:color="auto"/>
                      </w:divBdr>
                    </w:div>
                  </w:divsChild>
                </w:div>
                <w:div w:id="343942980">
                  <w:marLeft w:val="0"/>
                  <w:marRight w:val="0"/>
                  <w:marTop w:val="0"/>
                  <w:marBottom w:val="0"/>
                  <w:divBdr>
                    <w:top w:val="single" w:sz="2" w:space="1" w:color="FFFFFF"/>
                    <w:left w:val="single" w:sz="2" w:space="12" w:color="FFFFFF"/>
                    <w:bottom w:val="single" w:sz="2" w:space="1" w:color="FFFFFF"/>
                    <w:right w:val="single" w:sz="2" w:space="4" w:color="FFFFFF"/>
                  </w:divBdr>
                  <w:divsChild>
                    <w:div w:id="170223036">
                      <w:marLeft w:val="0"/>
                      <w:marRight w:val="0"/>
                      <w:marTop w:val="0"/>
                      <w:marBottom w:val="0"/>
                      <w:divBdr>
                        <w:top w:val="none" w:sz="0" w:space="0" w:color="auto"/>
                        <w:left w:val="none" w:sz="0" w:space="0" w:color="auto"/>
                        <w:bottom w:val="none" w:sz="0" w:space="0" w:color="auto"/>
                        <w:right w:val="none" w:sz="0" w:space="0" w:color="auto"/>
                      </w:divBdr>
                    </w:div>
                  </w:divsChild>
                </w:div>
                <w:div w:id="706413730">
                  <w:marLeft w:val="0"/>
                  <w:marRight w:val="0"/>
                  <w:marTop w:val="0"/>
                  <w:marBottom w:val="0"/>
                  <w:divBdr>
                    <w:top w:val="single" w:sz="2" w:space="1" w:color="FFFFFF"/>
                    <w:left w:val="single" w:sz="2" w:space="12" w:color="FFFFFF"/>
                    <w:bottom w:val="single" w:sz="2" w:space="1" w:color="FFFFFF"/>
                    <w:right w:val="single" w:sz="2" w:space="4" w:color="FFFFFF"/>
                  </w:divBdr>
                  <w:divsChild>
                    <w:div w:id="1643343931">
                      <w:marLeft w:val="0"/>
                      <w:marRight w:val="0"/>
                      <w:marTop w:val="0"/>
                      <w:marBottom w:val="0"/>
                      <w:divBdr>
                        <w:top w:val="none" w:sz="0" w:space="0" w:color="auto"/>
                        <w:left w:val="none" w:sz="0" w:space="0" w:color="auto"/>
                        <w:bottom w:val="none" w:sz="0" w:space="0" w:color="auto"/>
                        <w:right w:val="none" w:sz="0" w:space="0" w:color="auto"/>
                      </w:divBdr>
                    </w:div>
                  </w:divsChild>
                </w:div>
                <w:div w:id="40129542">
                  <w:marLeft w:val="0"/>
                  <w:marRight w:val="0"/>
                  <w:marTop w:val="0"/>
                  <w:marBottom w:val="0"/>
                  <w:divBdr>
                    <w:top w:val="single" w:sz="2" w:space="1" w:color="FFFFFF"/>
                    <w:left w:val="single" w:sz="2" w:space="12" w:color="FFFFFF"/>
                    <w:bottom w:val="single" w:sz="2" w:space="1" w:color="FFFFFF"/>
                    <w:right w:val="single" w:sz="2" w:space="4" w:color="FFFFFF"/>
                  </w:divBdr>
                  <w:divsChild>
                    <w:div w:id="1245997460">
                      <w:marLeft w:val="0"/>
                      <w:marRight w:val="0"/>
                      <w:marTop w:val="0"/>
                      <w:marBottom w:val="0"/>
                      <w:divBdr>
                        <w:top w:val="none" w:sz="0" w:space="0" w:color="auto"/>
                        <w:left w:val="none" w:sz="0" w:space="0" w:color="auto"/>
                        <w:bottom w:val="none" w:sz="0" w:space="0" w:color="auto"/>
                        <w:right w:val="none" w:sz="0" w:space="0" w:color="auto"/>
                      </w:divBdr>
                    </w:div>
                  </w:divsChild>
                </w:div>
                <w:div w:id="1708329585">
                  <w:marLeft w:val="0"/>
                  <w:marRight w:val="0"/>
                  <w:marTop w:val="0"/>
                  <w:marBottom w:val="0"/>
                  <w:divBdr>
                    <w:top w:val="single" w:sz="2" w:space="1" w:color="FFFFFF"/>
                    <w:left w:val="single" w:sz="2" w:space="12" w:color="FFFFFF"/>
                    <w:bottom w:val="single" w:sz="2" w:space="1" w:color="FFFFFF"/>
                    <w:right w:val="single" w:sz="2" w:space="4" w:color="FFFFFF"/>
                  </w:divBdr>
                  <w:divsChild>
                    <w:div w:id="281807448">
                      <w:marLeft w:val="0"/>
                      <w:marRight w:val="0"/>
                      <w:marTop w:val="0"/>
                      <w:marBottom w:val="0"/>
                      <w:divBdr>
                        <w:top w:val="none" w:sz="0" w:space="0" w:color="auto"/>
                        <w:left w:val="none" w:sz="0" w:space="0" w:color="auto"/>
                        <w:bottom w:val="none" w:sz="0" w:space="0" w:color="auto"/>
                        <w:right w:val="none" w:sz="0" w:space="0" w:color="auto"/>
                      </w:divBdr>
                    </w:div>
                  </w:divsChild>
                </w:div>
                <w:div w:id="1011371974">
                  <w:marLeft w:val="0"/>
                  <w:marRight w:val="0"/>
                  <w:marTop w:val="0"/>
                  <w:marBottom w:val="0"/>
                  <w:divBdr>
                    <w:top w:val="single" w:sz="2" w:space="1" w:color="FFFFFF"/>
                    <w:left w:val="single" w:sz="2" w:space="12" w:color="FFFFFF"/>
                    <w:bottom w:val="single" w:sz="2" w:space="1" w:color="FFFFFF"/>
                    <w:right w:val="single" w:sz="2" w:space="4" w:color="FFFFFF"/>
                  </w:divBdr>
                  <w:divsChild>
                    <w:div w:id="558630327">
                      <w:marLeft w:val="0"/>
                      <w:marRight w:val="0"/>
                      <w:marTop w:val="0"/>
                      <w:marBottom w:val="0"/>
                      <w:divBdr>
                        <w:top w:val="none" w:sz="0" w:space="0" w:color="auto"/>
                        <w:left w:val="none" w:sz="0" w:space="0" w:color="auto"/>
                        <w:bottom w:val="none" w:sz="0" w:space="0" w:color="auto"/>
                        <w:right w:val="none" w:sz="0" w:space="0" w:color="auto"/>
                      </w:divBdr>
                    </w:div>
                  </w:divsChild>
                </w:div>
                <w:div w:id="1059670457">
                  <w:marLeft w:val="0"/>
                  <w:marRight w:val="0"/>
                  <w:marTop w:val="0"/>
                  <w:marBottom w:val="0"/>
                  <w:divBdr>
                    <w:top w:val="single" w:sz="2" w:space="1" w:color="FFFFFF"/>
                    <w:left w:val="single" w:sz="2" w:space="12" w:color="FFFFFF"/>
                    <w:bottom w:val="single" w:sz="2" w:space="1" w:color="FFFFFF"/>
                    <w:right w:val="single" w:sz="2" w:space="4" w:color="FFFFFF"/>
                  </w:divBdr>
                  <w:divsChild>
                    <w:div w:id="147285254">
                      <w:marLeft w:val="0"/>
                      <w:marRight w:val="0"/>
                      <w:marTop w:val="0"/>
                      <w:marBottom w:val="0"/>
                      <w:divBdr>
                        <w:top w:val="none" w:sz="0" w:space="0" w:color="auto"/>
                        <w:left w:val="none" w:sz="0" w:space="0" w:color="auto"/>
                        <w:bottom w:val="none" w:sz="0" w:space="0" w:color="auto"/>
                        <w:right w:val="none" w:sz="0" w:space="0" w:color="auto"/>
                      </w:divBdr>
                    </w:div>
                  </w:divsChild>
                </w:div>
                <w:div w:id="342632962">
                  <w:marLeft w:val="0"/>
                  <w:marRight w:val="0"/>
                  <w:marTop w:val="0"/>
                  <w:marBottom w:val="0"/>
                  <w:divBdr>
                    <w:top w:val="single" w:sz="2" w:space="1" w:color="FFFFFF"/>
                    <w:left w:val="single" w:sz="2" w:space="12" w:color="FFFFFF"/>
                    <w:bottom w:val="single" w:sz="2" w:space="1" w:color="FFFFFF"/>
                    <w:right w:val="single" w:sz="2" w:space="4" w:color="FFFFFF"/>
                  </w:divBdr>
                  <w:divsChild>
                    <w:div w:id="1544905365">
                      <w:marLeft w:val="0"/>
                      <w:marRight w:val="0"/>
                      <w:marTop w:val="0"/>
                      <w:marBottom w:val="0"/>
                      <w:divBdr>
                        <w:top w:val="none" w:sz="0" w:space="0" w:color="auto"/>
                        <w:left w:val="none" w:sz="0" w:space="0" w:color="auto"/>
                        <w:bottom w:val="none" w:sz="0" w:space="0" w:color="auto"/>
                        <w:right w:val="none" w:sz="0" w:space="0" w:color="auto"/>
                      </w:divBdr>
                    </w:div>
                  </w:divsChild>
                </w:div>
                <w:div w:id="1587617402">
                  <w:marLeft w:val="0"/>
                  <w:marRight w:val="0"/>
                  <w:marTop w:val="0"/>
                  <w:marBottom w:val="0"/>
                  <w:divBdr>
                    <w:top w:val="single" w:sz="2" w:space="1" w:color="FFFFFF"/>
                    <w:left w:val="single" w:sz="2" w:space="12" w:color="FFFFFF"/>
                    <w:bottom w:val="single" w:sz="2" w:space="1" w:color="FFFFFF"/>
                    <w:right w:val="single" w:sz="2" w:space="4" w:color="FFFFFF"/>
                  </w:divBdr>
                  <w:divsChild>
                    <w:div w:id="508494470">
                      <w:marLeft w:val="0"/>
                      <w:marRight w:val="0"/>
                      <w:marTop w:val="0"/>
                      <w:marBottom w:val="0"/>
                      <w:divBdr>
                        <w:top w:val="none" w:sz="0" w:space="0" w:color="auto"/>
                        <w:left w:val="none" w:sz="0" w:space="0" w:color="auto"/>
                        <w:bottom w:val="none" w:sz="0" w:space="0" w:color="auto"/>
                        <w:right w:val="none" w:sz="0" w:space="0" w:color="auto"/>
                      </w:divBdr>
                    </w:div>
                  </w:divsChild>
                </w:div>
                <w:div w:id="469514693">
                  <w:marLeft w:val="0"/>
                  <w:marRight w:val="0"/>
                  <w:marTop w:val="0"/>
                  <w:marBottom w:val="0"/>
                  <w:divBdr>
                    <w:top w:val="single" w:sz="2" w:space="1" w:color="FFFFFF"/>
                    <w:left w:val="single" w:sz="2" w:space="12" w:color="FFFFFF"/>
                    <w:bottom w:val="single" w:sz="2" w:space="1" w:color="FFFFFF"/>
                    <w:right w:val="single" w:sz="2" w:space="4" w:color="FFFFFF"/>
                  </w:divBdr>
                  <w:divsChild>
                    <w:div w:id="844786539">
                      <w:marLeft w:val="0"/>
                      <w:marRight w:val="0"/>
                      <w:marTop w:val="0"/>
                      <w:marBottom w:val="0"/>
                      <w:divBdr>
                        <w:top w:val="none" w:sz="0" w:space="0" w:color="auto"/>
                        <w:left w:val="none" w:sz="0" w:space="0" w:color="auto"/>
                        <w:bottom w:val="none" w:sz="0" w:space="0" w:color="auto"/>
                        <w:right w:val="none" w:sz="0" w:space="0" w:color="auto"/>
                      </w:divBdr>
                    </w:div>
                  </w:divsChild>
                </w:div>
                <w:div w:id="2051562556">
                  <w:marLeft w:val="0"/>
                  <w:marRight w:val="0"/>
                  <w:marTop w:val="0"/>
                  <w:marBottom w:val="0"/>
                  <w:divBdr>
                    <w:top w:val="single" w:sz="2" w:space="1" w:color="FFFFFF"/>
                    <w:left w:val="single" w:sz="2" w:space="12" w:color="FFFFFF"/>
                    <w:bottom w:val="single" w:sz="2" w:space="1" w:color="FFFFFF"/>
                    <w:right w:val="single" w:sz="2" w:space="4" w:color="FFFFFF"/>
                  </w:divBdr>
                  <w:divsChild>
                    <w:div w:id="1085224283">
                      <w:marLeft w:val="0"/>
                      <w:marRight w:val="0"/>
                      <w:marTop w:val="0"/>
                      <w:marBottom w:val="0"/>
                      <w:divBdr>
                        <w:top w:val="none" w:sz="0" w:space="0" w:color="auto"/>
                        <w:left w:val="none" w:sz="0" w:space="0" w:color="auto"/>
                        <w:bottom w:val="none" w:sz="0" w:space="0" w:color="auto"/>
                        <w:right w:val="none" w:sz="0" w:space="0" w:color="auto"/>
                      </w:divBdr>
                    </w:div>
                  </w:divsChild>
                </w:div>
                <w:div w:id="869876012">
                  <w:marLeft w:val="0"/>
                  <w:marRight w:val="0"/>
                  <w:marTop w:val="0"/>
                  <w:marBottom w:val="0"/>
                  <w:divBdr>
                    <w:top w:val="single" w:sz="2" w:space="1" w:color="FFFFFF"/>
                    <w:left w:val="single" w:sz="2" w:space="12" w:color="FFFFFF"/>
                    <w:bottom w:val="single" w:sz="2" w:space="1" w:color="FFFFFF"/>
                    <w:right w:val="single" w:sz="2" w:space="4" w:color="FFFFFF"/>
                  </w:divBdr>
                  <w:divsChild>
                    <w:div w:id="179244855">
                      <w:marLeft w:val="0"/>
                      <w:marRight w:val="0"/>
                      <w:marTop w:val="0"/>
                      <w:marBottom w:val="0"/>
                      <w:divBdr>
                        <w:top w:val="none" w:sz="0" w:space="0" w:color="auto"/>
                        <w:left w:val="none" w:sz="0" w:space="0" w:color="auto"/>
                        <w:bottom w:val="none" w:sz="0" w:space="0" w:color="auto"/>
                        <w:right w:val="none" w:sz="0" w:space="0" w:color="auto"/>
                      </w:divBdr>
                    </w:div>
                  </w:divsChild>
                </w:div>
                <w:div w:id="1495222572">
                  <w:marLeft w:val="0"/>
                  <w:marRight w:val="0"/>
                  <w:marTop w:val="0"/>
                  <w:marBottom w:val="0"/>
                  <w:divBdr>
                    <w:top w:val="single" w:sz="2" w:space="1" w:color="FFFFFF"/>
                    <w:left w:val="single" w:sz="2" w:space="12" w:color="FFFFFF"/>
                    <w:bottom w:val="single" w:sz="2" w:space="1" w:color="FFFFFF"/>
                    <w:right w:val="single" w:sz="2" w:space="4" w:color="FFFFFF"/>
                  </w:divBdr>
                  <w:divsChild>
                    <w:div w:id="1546791751">
                      <w:marLeft w:val="0"/>
                      <w:marRight w:val="0"/>
                      <w:marTop w:val="0"/>
                      <w:marBottom w:val="0"/>
                      <w:divBdr>
                        <w:top w:val="none" w:sz="0" w:space="0" w:color="auto"/>
                        <w:left w:val="none" w:sz="0" w:space="0" w:color="auto"/>
                        <w:bottom w:val="none" w:sz="0" w:space="0" w:color="auto"/>
                        <w:right w:val="none" w:sz="0" w:space="0" w:color="auto"/>
                      </w:divBdr>
                    </w:div>
                  </w:divsChild>
                </w:div>
                <w:div w:id="1798064856">
                  <w:marLeft w:val="0"/>
                  <w:marRight w:val="0"/>
                  <w:marTop w:val="0"/>
                  <w:marBottom w:val="0"/>
                  <w:divBdr>
                    <w:top w:val="single" w:sz="2" w:space="1" w:color="FFFFFF"/>
                    <w:left w:val="single" w:sz="2" w:space="12" w:color="FFFFFF"/>
                    <w:bottom w:val="single" w:sz="2" w:space="1" w:color="FFFFFF"/>
                    <w:right w:val="single" w:sz="2" w:space="4" w:color="FFFFFF"/>
                  </w:divBdr>
                  <w:divsChild>
                    <w:div w:id="784351406">
                      <w:marLeft w:val="0"/>
                      <w:marRight w:val="0"/>
                      <w:marTop w:val="0"/>
                      <w:marBottom w:val="0"/>
                      <w:divBdr>
                        <w:top w:val="none" w:sz="0" w:space="0" w:color="auto"/>
                        <w:left w:val="none" w:sz="0" w:space="0" w:color="auto"/>
                        <w:bottom w:val="none" w:sz="0" w:space="0" w:color="auto"/>
                        <w:right w:val="none" w:sz="0" w:space="0" w:color="auto"/>
                      </w:divBdr>
                    </w:div>
                  </w:divsChild>
                </w:div>
                <w:div w:id="1287345209">
                  <w:marLeft w:val="0"/>
                  <w:marRight w:val="0"/>
                  <w:marTop w:val="0"/>
                  <w:marBottom w:val="0"/>
                  <w:divBdr>
                    <w:top w:val="single" w:sz="2" w:space="1" w:color="FFFFFF"/>
                    <w:left w:val="single" w:sz="2" w:space="12" w:color="FFFFFF"/>
                    <w:bottom w:val="single" w:sz="2" w:space="1" w:color="FFFFFF"/>
                    <w:right w:val="single" w:sz="2" w:space="4" w:color="FFFFFF"/>
                  </w:divBdr>
                  <w:divsChild>
                    <w:div w:id="1901746367">
                      <w:marLeft w:val="0"/>
                      <w:marRight w:val="0"/>
                      <w:marTop w:val="0"/>
                      <w:marBottom w:val="0"/>
                      <w:divBdr>
                        <w:top w:val="none" w:sz="0" w:space="0" w:color="auto"/>
                        <w:left w:val="none" w:sz="0" w:space="0" w:color="auto"/>
                        <w:bottom w:val="none" w:sz="0" w:space="0" w:color="auto"/>
                        <w:right w:val="none" w:sz="0" w:space="0" w:color="auto"/>
                      </w:divBdr>
                    </w:div>
                  </w:divsChild>
                </w:div>
                <w:div w:id="1517379592">
                  <w:marLeft w:val="0"/>
                  <w:marRight w:val="0"/>
                  <w:marTop w:val="0"/>
                  <w:marBottom w:val="0"/>
                  <w:divBdr>
                    <w:top w:val="single" w:sz="2" w:space="1" w:color="FFFFFF"/>
                    <w:left w:val="single" w:sz="2" w:space="12" w:color="FFFFFF"/>
                    <w:bottom w:val="single" w:sz="2" w:space="1" w:color="FFFFFF"/>
                    <w:right w:val="single" w:sz="2" w:space="4" w:color="FFFFFF"/>
                  </w:divBdr>
                  <w:divsChild>
                    <w:div w:id="953367662">
                      <w:marLeft w:val="0"/>
                      <w:marRight w:val="0"/>
                      <w:marTop w:val="0"/>
                      <w:marBottom w:val="0"/>
                      <w:divBdr>
                        <w:top w:val="none" w:sz="0" w:space="0" w:color="auto"/>
                        <w:left w:val="none" w:sz="0" w:space="0" w:color="auto"/>
                        <w:bottom w:val="none" w:sz="0" w:space="0" w:color="auto"/>
                        <w:right w:val="none" w:sz="0" w:space="0" w:color="auto"/>
                      </w:divBdr>
                    </w:div>
                  </w:divsChild>
                </w:div>
                <w:div w:id="1693065999">
                  <w:marLeft w:val="0"/>
                  <w:marRight w:val="0"/>
                  <w:marTop w:val="0"/>
                  <w:marBottom w:val="0"/>
                  <w:divBdr>
                    <w:top w:val="single" w:sz="2" w:space="1" w:color="FFFFFF"/>
                    <w:left w:val="single" w:sz="2" w:space="12" w:color="FFFFFF"/>
                    <w:bottom w:val="single" w:sz="2" w:space="1" w:color="FFFFFF"/>
                    <w:right w:val="single" w:sz="2" w:space="4" w:color="FFFFFF"/>
                  </w:divBdr>
                  <w:divsChild>
                    <w:div w:id="661663343">
                      <w:marLeft w:val="0"/>
                      <w:marRight w:val="0"/>
                      <w:marTop w:val="0"/>
                      <w:marBottom w:val="0"/>
                      <w:divBdr>
                        <w:top w:val="none" w:sz="0" w:space="0" w:color="auto"/>
                        <w:left w:val="none" w:sz="0" w:space="0" w:color="auto"/>
                        <w:bottom w:val="none" w:sz="0" w:space="0" w:color="auto"/>
                        <w:right w:val="none" w:sz="0" w:space="0" w:color="auto"/>
                      </w:divBdr>
                    </w:div>
                  </w:divsChild>
                </w:div>
                <w:div w:id="980426034">
                  <w:marLeft w:val="0"/>
                  <w:marRight w:val="0"/>
                  <w:marTop w:val="0"/>
                  <w:marBottom w:val="0"/>
                  <w:divBdr>
                    <w:top w:val="single" w:sz="2" w:space="1" w:color="FFFFFF"/>
                    <w:left w:val="single" w:sz="2" w:space="12" w:color="FFFFFF"/>
                    <w:bottom w:val="single" w:sz="2" w:space="4" w:color="FFFFFF"/>
                    <w:right w:val="single" w:sz="2" w:space="4" w:color="FFFFFF"/>
                  </w:divBdr>
                  <w:divsChild>
                    <w:div w:id="4048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35508">
          <w:marLeft w:val="0"/>
          <w:marRight w:val="0"/>
          <w:marTop w:val="0"/>
          <w:marBottom w:val="335"/>
          <w:divBdr>
            <w:top w:val="none" w:sz="0" w:space="0" w:color="auto"/>
            <w:left w:val="none" w:sz="0" w:space="0" w:color="auto"/>
            <w:bottom w:val="none" w:sz="0" w:space="0" w:color="auto"/>
            <w:right w:val="none" w:sz="0" w:space="0" w:color="auto"/>
          </w:divBdr>
          <w:divsChild>
            <w:div w:id="783885004">
              <w:marLeft w:val="0"/>
              <w:marRight w:val="0"/>
              <w:marTop w:val="0"/>
              <w:marBottom w:val="0"/>
              <w:divBdr>
                <w:top w:val="none" w:sz="0" w:space="0" w:color="auto"/>
                <w:left w:val="none" w:sz="0" w:space="0" w:color="auto"/>
                <w:bottom w:val="none" w:sz="0" w:space="0" w:color="auto"/>
                <w:right w:val="none" w:sz="0" w:space="0" w:color="auto"/>
              </w:divBdr>
              <w:divsChild>
                <w:div w:id="277225200">
                  <w:marLeft w:val="0"/>
                  <w:marRight w:val="0"/>
                  <w:marTop w:val="0"/>
                  <w:marBottom w:val="0"/>
                  <w:divBdr>
                    <w:top w:val="single" w:sz="2" w:space="4" w:color="FFFFFF"/>
                    <w:left w:val="single" w:sz="2" w:space="12" w:color="FFFFFF"/>
                    <w:bottom w:val="single" w:sz="2" w:space="1" w:color="FFFFFF"/>
                    <w:right w:val="single" w:sz="2" w:space="4" w:color="FFFFFF"/>
                  </w:divBdr>
                  <w:divsChild>
                    <w:div w:id="191498147">
                      <w:marLeft w:val="0"/>
                      <w:marRight w:val="0"/>
                      <w:marTop w:val="0"/>
                      <w:marBottom w:val="0"/>
                      <w:divBdr>
                        <w:top w:val="none" w:sz="0" w:space="0" w:color="auto"/>
                        <w:left w:val="none" w:sz="0" w:space="0" w:color="auto"/>
                        <w:bottom w:val="none" w:sz="0" w:space="0" w:color="auto"/>
                        <w:right w:val="none" w:sz="0" w:space="0" w:color="auto"/>
                      </w:divBdr>
                    </w:div>
                  </w:divsChild>
                </w:div>
                <w:div w:id="1987388794">
                  <w:marLeft w:val="0"/>
                  <w:marRight w:val="0"/>
                  <w:marTop w:val="0"/>
                  <w:marBottom w:val="0"/>
                  <w:divBdr>
                    <w:top w:val="single" w:sz="2" w:space="1" w:color="FFFFFF"/>
                    <w:left w:val="single" w:sz="2" w:space="12" w:color="FFFFFF"/>
                    <w:bottom w:val="single" w:sz="2" w:space="1" w:color="FFFFFF"/>
                    <w:right w:val="single" w:sz="2" w:space="4" w:color="FFFFFF"/>
                  </w:divBdr>
                  <w:divsChild>
                    <w:div w:id="1684239895">
                      <w:marLeft w:val="0"/>
                      <w:marRight w:val="0"/>
                      <w:marTop w:val="0"/>
                      <w:marBottom w:val="0"/>
                      <w:divBdr>
                        <w:top w:val="none" w:sz="0" w:space="0" w:color="auto"/>
                        <w:left w:val="none" w:sz="0" w:space="0" w:color="auto"/>
                        <w:bottom w:val="none" w:sz="0" w:space="0" w:color="auto"/>
                        <w:right w:val="none" w:sz="0" w:space="0" w:color="auto"/>
                      </w:divBdr>
                    </w:div>
                  </w:divsChild>
                </w:div>
                <w:div w:id="607586253">
                  <w:marLeft w:val="0"/>
                  <w:marRight w:val="0"/>
                  <w:marTop w:val="0"/>
                  <w:marBottom w:val="0"/>
                  <w:divBdr>
                    <w:top w:val="single" w:sz="2" w:space="1" w:color="FFFFFF"/>
                    <w:left w:val="single" w:sz="2" w:space="12" w:color="FFFFFF"/>
                    <w:bottom w:val="single" w:sz="2" w:space="1" w:color="FFFFFF"/>
                    <w:right w:val="single" w:sz="2" w:space="4" w:color="FFFFFF"/>
                  </w:divBdr>
                  <w:divsChild>
                    <w:div w:id="1596666167">
                      <w:marLeft w:val="0"/>
                      <w:marRight w:val="0"/>
                      <w:marTop w:val="0"/>
                      <w:marBottom w:val="0"/>
                      <w:divBdr>
                        <w:top w:val="none" w:sz="0" w:space="0" w:color="auto"/>
                        <w:left w:val="none" w:sz="0" w:space="0" w:color="auto"/>
                        <w:bottom w:val="none" w:sz="0" w:space="0" w:color="auto"/>
                        <w:right w:val="none" w:sz="0" w:space="0" w:color="auto"/>
                      </w:divBdr>
                    </w:div>
                  </w:divsChild>
                </w:div>
                <w:div w:id="1460563507">
                  <w:marLeft w:val="0"/>
                  <w:marRight w:val="0"/>
                  <w:marTop w:val="0"/>
                  <w:marBottom w:val="0"/>
                  <w:divBdr>
                    <w:top w:val="single" w:sz="2" w:space="1" w:color="FFFFFF"/>
                    <w:left w:val="single" w:sz="2" w:space="12" w:color="FFFFFF"/>
                    <w:bottom w:val="single" w:sz="2" w:space="1" w:color="FFFFFF"/>
                    <w:right w:val="single" w:sz="2" w:space="4" w:color="FFFFFF"/>
                  </w:divBdr>
                  <w:divsChild>
                    <w:div w:id="1100829671">
                      <w:marLeft w:val="0"/>
                      <w:marRight w:val="0"/>
                      <w:marTop w:val="0"/>
                      <w:marBottom w:val="0"/>
                      <w:divBdr>
                        <w:top w:val="none" w:sz="0" w:space="0" w:color="auto"/>
                        <w:left w:val="none" w:sz="0" w:space="0" w:color="auto"/>
                        <w:bottom w:val="none" w:sz="0" w:space="0" w:color="auto"/>
                        <w:right w:val="none" w:sz="0" w:space="0" w:color="auto"/>
                      </w:divBdr>
                    </w:div>
                  </w:divsChild>
                </w:div>
                <w:div w:id="582494623">
                  <w:marLeft w:val="0"/>
                  <w:marRight w:val="0"/>
                  <w:marTop w:val="0"/>
                  <w:marBottom w:val="0"/>
                  <w:divBdr>
                    <w:top w:val="single" w:sz="2" w:space="1" w:color="FFFFFF"/>
                    <w:left w:val="single" w:sz="2" w:space="12" w:color="FFFFFF"/>
                    <w:bottom w:val="single" w:sz="2" w:space="1" w:color="FFFFFF"/>
                    <w:right w:val="single" w:sz="2" w:space="4" w:color="FFFFFF"/>
                  </w:divBdr>
                  <w:divsChild>
                    <w:div w:id="1340766581">
                      <w:marLeft w:val="0"/>
                      <w:marRight w:val="0"/>
                      <w:marTop w:val="0"/>
                      <w:marBottom w:val="0"/>
                      <w:divBdr>
                        <w:top w:val="none" w:sz="0" w:space="0" w:color="auto"/>
                        <w:left w:val="none" w:sz="0" w:space="0" w:color="auto"/>
                        <w:bottom w:val="none" w:sz="0" w:space="0" w:color="auto"/>
                        <w:right w:val="none" w:sz="0" w:space="0" w:color="auto"/>
                      </w:divBdr>
                    </w:div>
                  </w:divsChild>
                </w:div>
                <w:div w:id="2048334650">
                  <w:marLeft w:val="0"/>
                  <w:marRight w:val="0"/>
                  <w:marTop w:val="0"/>
                  <w:marBottom w:val="0"/>
                  <w:divBdr>
                    <w:top w:val="single" w:sz="2" w:space="1" w:color="FFFFFF"/>
                    <w:left w:val="single" w:sz="2" w:space="12" w:color="FFFFFF"/>
                    <w:bottom w:val="single" w:sz="2" w:space="1" w:color="FFFFFF"/>
                    <w:right w:val="single" w:sz="2" w:space="4" w:color="FFFFFF"/>
                  </w:divBdr>
                  <w:divsChild>
                    <w:div w:id="1200976033">
                      <w:marLeft w:val="0"/>
                      <w:marRight w:val="0"/>
                      <w:marTop w:val="0"/>
                      <w:marBottom w:val="0"/>
                      <w:divBdr>
                        <w:top w:val="none" w:sz="0" w:space="0" w:color="auto"/>
                        <w:left w:val="none" w:sz="0" w:space="0" w:color="auto"/>
                        <w:bottom w:val="none" w:sz="0" w:space="0" w:color="auto"/>
                        <w:right w:val="none" w:sz="0" w:space="0" w:color="auto"/>
                      </w:divBdr>
                    </w:div>
                  </w:divsChild>
                </w:div>
                <w:div w:id="952858550">
                  <w:marLeft w:val="0"/>
                  <w:marRight w:val="0"/>
                  <w:marTop w:val="0"/>
                  <w:marBottom w:val="0"/>
                  <w:divBdr>
                    <w:top w:val="single" w:sz="2" w:space="1" w:color="FFFFFF"/>
                    <w:left w:val="single" w:sz="2" w:space="12" w:color="FFFFFF"/>
                    <w:bottom w:val="single" w:sz="2" w:space="1" w:color="FFFFFF"/>
                    <w:right w:val="single" w:sz="2" w:space="4" w:color="FFFFFF"/>
                  </w:divBdr>
                  <w:divsChild>
                    <w:div w:id="110055368">
                      <w:marLeft w:val="0"/>
                      <w:marRight w:val="0"/>
                      <w:marTop w:val="0"/>
                      <w:marBottom w:val="0"/>
                      <w:divBdr>
                        <w:top w:val="none" w:sz="0" w:space="0" w:color="auto"/>
                        <w:left w:val="none" w:sz="0" w:space="0" w:color="auto"/>
                        <w:bottom w:val="none" w:sz="0" w:space="0" w:color="auto"/>
                        <w:right w:val="none" w:sz="0" w:space="0" w:color="auto"/>
                      </w:divBdr>
                    </w:div>
                  </w:divsChild>
                </w:div>
                <w:div w:id="1510679806">
                  <w:marLeft w:val="0"/>
                  <w:marRight w:val="0"/>
                  <w:marTop w:val="0"/>
                  <w:marBottom w:val="0"/>
                  <w:divBdr>
                    <w:top w:val="single" w:sz="2" w:space="1" w:color="FFFFFF"/>
                    <w:left w:val="single" w:sz="2" w:space="12" w:color="FFFFFF"/>
                    <w:bottom w:val="single" w:sz="2" w:space="1" w:color="FFFFFF"/>
                    <w:right w:val="single" w:sz="2" w:space="4" w:color="FFFFFF"/>
                  </w:divBdr>
                  <w:divsChild>
                    <w:div w:id="947005395">
                      <w:marLeft w:val="0"/>
                      <w:marRight w:val="0"/>
                      <w:marTop w:val="0"/>
                      <w:marBottom w:val="0"/>
                      <w:divBdr>
                        <w:top w:val="none" w:sz="0" w:space="0" w:color="auto"/>
                        <w:left w:val="none" w:sz="0" w:space="0" w:color="auto"/>
                        <w:bottom w:val="none" w:sz="0" w:space="0" w:color="auto"/>
                        <w:right w:val="none" w:sz="0" w:space="0" w:color="auto"/>
                      </w:divBdr>
                    </w:div>
                  </w:divsChild>
                </w:div>
                <w:div w:id="1190946817">
                  <w:marLeft w:val="0"/>
                  <w:marRight w:val="0"/>
                  <w:marTop w:val="0"/>
                  <w:marBottom w:val="0"/>
                  <w:divBdr>
                    <w:top w:val="single" w:sz="2" w:space="1" w:color="FFFFFF"/>
                    <w:left w:val="single" w:sz="2" w:space="12" w:color="FFFFFF"/>
                    <w:bottom w:val="single" w:sz="2" w:space="1" w:color="FFFFFF"/>
                    <w:right w:val="single" w:sz="2" w:space="4" w:color="FFFFFF"/>
                  </w:divBdr>
                  <w:divsChild>
                    <w:div w:id="889921226">
                      <w:marLeft w:val="0"/>
                      <w:marRight w:val="0"/>
                      <w:marTop w:val="0"/>
                      <w:marBottom w:val="0"/>
                      <w:divBdr>
                        <w:top w:val="none" w:sz="0" w:space="0" w:color="auto"/>
                        <w:left w:val="none" w:sz="0" w:space="0" w:color="auto"/>
                        <w:bottom w:val="none" w:sz="0" w:space="0" w:color="auto"/>
                        <w:right w:val="none" w:sz="0" w:space="0" w:color="auto"/>
                      </w:divBdr>
                    </w:div>
                  </w:divsChild>
                </w:div>
                <w:div w:id="126633725">
                  <w:marLeft w:val="0"/>
                  <w:marRight w:val="0"/>
                  <w:marTop w:val="0"/>
                  <w:marBottom w:val="0"/>
                  <w:divBdr>
                    <w:top w:val="single" w:sz="2" w:space="1" w:color="FFFFFF"/>
                    <w:left w:val="single" w:sz="2" w:space="12" w:color="FFFFFF"/>
                    <w:bottom w:val="single" w:sz="2" w:space="1" w:color="FFFFFF"/>
                    <w:right w:val="single" w:sz="2" w:space="4" w:color="FFFFFF"/>
                  </w:divBdr>
                  <w:divsChild>
                    <w:div w:id="569462666">
                      <w:marLeft w:val="0"/>
                      <w:marRight w:val="0"/>
                      <w:marTop w:val="0"/>
                      <w:marBottom w:val="0"/>
                      <w:divBdr>
                        <w:top w:val="none" w:sz="0" w:space="0" w:color="auto"/>
                        <w:left w:val="none" w:sz="0" w:space="0" w:color="auto"/>
                        <w:bottom w:val="none" w:sz="0" w:space="0" w:color="auto"/>
                        <w:right w:val="none" w:sz="0" w:space="0" w:color="auto"/>
                      </w:divBdr>
                    </w:div>
                  </w:divsChild>
                </w:div>
                <w:div w:id="1537961817">
                  <w:marLeft w:val="0"/>
                  <w:marRight w:val="0"/>
                  <w:marTop w:val="0"/>
                  <w:marBottom w:val="0"/>
                  <w:divBdr>
                    <w:top w:val="single" w:sz="2" w:space="1" w:color="FFFFFF"/>
                    <w:left w:val="single" w:sz="2" w:space="12" w:color="FFFFFF"/>
                    <w:bottom w:val="single" w:sz="2" w:space="1" w:color="FFFFFF"/>
                    <w:right w:val="single" w:sz="2" w:space="4" w:color="FFFFFF"/>
                  </w:divBdr>
                  <w:divsChild>
                    <w:div w:id="1995796614">
                      <w:marLeft w:val="0"/>
                      <w:marRight w:val="0"/>
                      <w:marTop w:val="0"/>
                      <w:marBottom w:val="0"/>
                      <w:divBdr>
                        <w:top w:val="none" w:sz="0" w:space="0" w:color="auto"/>
                        <w:left w:val="none" w:sz="0" w:space="0" w:color="auto"/>
                        <w:bottom w:val="none" w:sz="0" w:space="0" w:color="auto"/>
                        <w:right w:val="none" w:sz="0" w:space="0" w:color="auto"/>
                      </w:divBdr>
                    </w:div>
                  </w:divsChild>
                </w:div>
                <w:div w:id="2085101663">
                  <w:marLeft w:val="0"/>
                  <w:marRight w:val="0"/>
                  <w:marTop w:val="0"/>
                  <w:marBottom w:val="0"/>
                  <w:divBdr>
                    <w:top w:val="single" w:sz="2" w:space="1" w:color="FFFFFF"/>
                    <w:left w:val="single" w:sz="2" w:space="12" w:color="FFFFFF"/>
                    <w:bottom w:val="single" w:sz="2" w:space="1" w:color="FFFFFF"/>
                    <w:right w:val="single" w:sz="2" w:space="4" w:color="FFFFFF"/>
                  </w:divBdr>
                  <w:divsChild>
                    <w:div w:id="1453329539">
                      <w:marLeft w:val="0"/>
                      <w:marRight w:val="0"/>
                      <w:marTop w:val="0"/>
                      <w:marBottom w:val="0"/>
                      <w:divBdr>
                        <w:top w:val="none" w:sz="0" w:space="0" w:color="auto"/>
                        <w:left w:val="none" w:sz="0" w:space="0" w:color="auto"/>
                        <w:bottom w:val="none" w:sz="0" w:space="0" w:color="auto"/>
                        <w:right w:val="none" w:sz="0" w:space="0" w:color="auto"/>
                      </w:divBdr>
                    </w:div>
                  </w:divsChild>
                </w:div>
                <w:div w:id="501622567">
                  <w:marLeft w:val="0"/>
                  <w:marRight w:val="0"/>
                  <w:marTop w:val="0"/>
                  <w:marBottom w:val="0"/>
                  <w:divBdr>
                    <w:top w:val="single" w:sz="2" w:space="1" w:color="FFFFFF"/>
                    <w:left w:val="single" w:sz="2" w:space="12" w:color="FFFFFF"/>
                    <w:bottom w:val="single" w:sz="2" w:space="1" w:color="FFFFFF"/>
                    <w:right w:val="single" w:sz="2" w:space="4" w:color="FFFFFF"/>
                  </w:divBdr>
                  <w:divsChild>
                    <w:div w:id="1582372749">
                      <w:marLeft w:val="0"/>
                      <w:marRight w:val="0"/>
                      <w:marTop w:val="0"/>
                      <w:marBottom w:val="0"/>
                      <w:divBdr>
                        <w:top w:val="none" w:sz="0" w:space="0" w:color="auto"/>
                        <w:left w:val="none" w:sz="0" w:space="0" w:color="auto"/>
                        <w:bottom w:val="none" w:sz="0" w:space="0" w:color="auto"/>
                        <w:right w:val="none" w:sz="0" w:space="0" w:color="auto"/>
                      </w:divBdr>
                    </w:div>
                  </w:divsChild>
                </w:div>
                <w:div w:id="1986354646">
                  <w:marLeft w:val="0"/>
                  <w:marRight w:val="0"/>
                  <w:marTop w:val="0"/>
                  <w:marBottom w:val="0"/>
                  <w:divBdr>
                    <w:top w:val="single" w:sz="2" w:space="1" w:color="FFFFFF"/>
                    <w:left w:val="single" w:sz="2" w:space="12" w:color="FFFFFF"/>
                    <w:bottom w:val="single" w:sz="2" w:space="1" w:color="FFFFFF"/>
                    <w:right w:val="single" w:sz="2" w:space="4" w:color="FFFFFF"/>
                  </w:divBdr>
                  <w:divsChild>
                    <w:div w:id="703410429">
                      <w:marLeft w:val="0"/>
                      <w:marRight w:val="0"/>
                      <w:marTop w:val="0"/>
                      <w:marBottom w:val="0"/>
                      <w:divBdr>
                        <w:top w:val="none" w:sz="0" w:space="0" w:color="auto"/>
                        <w:left w:val="none" w:sz="0" w:space="0" w:color="auto"/>
                        <w:bottom w:val="none" w:sz="0" w:space="0" w:color="auto"/>
                        <w:right w:val="none" w:sz="0" w:space="0" w:color="auto"/>
                      </w:divBdr>
                    </w:div>
                  </w:divsChild>
                </w:div>
                <w:div w:id="1078093653">
                  <w:marLeft w:val="0"/>
                  <w:marRight w:val="0"/>
                  <w:marTop w:val="0"/>
                  <w:marBottom w:val="0"/>
                  <w:divBdr>
                    <w:top w:val="single" w:sz="2" w:space="1" w:color="FFFFFF"/>
                    <w:left w:val="single" w:sz="2" w:space="12" w:color="FFFFFF"/>
                    <w:bottom w:val="single" w:sz="2" w:space="1" w:color="FFFFFF"/>
                    <w:right w:val="single" w:sz="2" w:space="4" w:color="FFFFFF"/>
                  </w:divBdr>
                  <w:divsChild>
                    <w:div w:id="2104253371">
                      <w:marLeft w:val="0"/>
                      <w:marRight w:val="0"/>
                      <w:marTop w:val="0"/>
                      <w:marBottom w:val="0"/>
                      <w:divBdr>
                        <w:top w:val="none" w:sz="0" w:space="0" w:color="auto"/>
                        <w:left w:val="none" w:sz="0" w:space="0" w:color="auto"/>
                        <w:bottom w:val="none" w:sz="0" w:space="0" w:color="auto"/>
                        <w:right w:val="none" w:sz="0" w:space="0" w:color="auto"/>
                      </w:divBdr>
                    </w:div>
                  </w:divsChild>
                </w:div>
                <w:div w:id="733895698">
                  <w:marLeft w:val="0"/>
                  <w:marRight w:val="0"/>
                  <w:marTop w:val="0"/>
                  <w:marBottom w:val="0"/>
                  <w:divBdr>
                    <w:top w:val="single" w:sz="2" w:space="1" w:color="FFFFFF"/>
                    <w:left w:val="single" w:sz="2" w:space="12" w:color="FFFFFF"/>
                    <w:bottom w:val="single" w:sz="2" w:space="1" w:color="FFFFFF"/>
                    <w:right w:val="single" w:sz="2" w:space="4" w:color="FFFFFF"/>
                  </w:divBdr>
                  <w:divsChild>
                    <w:div w:id="1317876894">
                      <w:marLeft w:val="0"/>
                      <w:marRight w:val="0"/>
                      <w:marTop w:val="0"/>
                      <w:marBottom w:val="0"/>
                      <w:divBdr>
                        <w:top w:val="none" w:sz="0" w:space="0" w:color="auto"/>
                        <w:left w:val="none" w:sz="0" w:space="0" w:color="auto"/>
                        <w:bottom w:val="none" w:sz="0" w:space="0" w:color="auto"/>
                        <w:right w:val="none" w:sz="0" w:space="0" w:color="auto"/>
                      </w:divBdr>
                    </w:div>
                  </w:divsChild>
                </w:div>
                <w:div w:id="353070556">
                  <w:marLeft w:val="0"/>
                  <w:marRight w:val="0"/>
                  <w:marTop w:val="0"/>
                  <w:marBottom w:val="0"/>
                  <w:divBdr>
                    <w:top w:val="single" w:sz="2" w:space="1" w:color="FFFFFF"/>
                    <w:left w:val="single" w:sz="2" w:space="12" w:color="FFFFFF"/>
                    <w:bottom w:val="single" w:sz="2" w:space="1" w:color="FFFFFF"/>
                    <w:right w:val="single" w:sz="2" w:space="4" w:color="FFFFFF"/>
                  </w:divBdr>
                  <w:divsChild>
                    <w:div w:id="1399595371">
                      <w:marLeft w:val="0"/>
                      <w:marRight w:val="0"/>
                      <w:marTop w:val="0"/>
                      <w:marBottom w:val="0"/>
                      <w:divBdr>
                        <w:top w:val="none" w:sz="0" w:space="0" w:color="auto"/>
                        <w:left w:val="none" w:sz="0" w:space="0" w:color="auto"/>
                        <w:bottom w:val="none" w:sz="0" w:space="0" w:color="auto"/>
                        <w:right w:val="none" w:sz="0" w:space="0" w:color="auto"/>
                      </w:divBdr>
                    </w:div>
                  </w:divsChild>
                </w:div>
                <w:div w:id="2098551625">
                  <w:marLeft w:val="0"/>
                  <w:marRight w:val="0"/>
                  <w:marTop w:val="0"/>
                  <w:marBottom w:val="0"/>
                  <w:divBdr>
                    <w:top w:val="single" w:sz="2" w:space="1" w:color="FFFFFF"/>
                    <w:left w:val="single" w:sz="2" w:space="12" w:color="FFFFFF"/>
                    <w:bottom w:val="single" w:sz="2" w:space="1" w:color="FFFFFF"/>
                    <w:right w:val="single" w:sz="2" w:space="4" w:color="FFFFFF"/>
                  </w:divBdr>
                  <w:divsChild>
                    <w:div w:id="1273828220">
                      <w:marLeft w:val="0"/>
                      <w:marRight w:val="0"/>
                      <w:marTop w:val="0"/>
                      <w:marBottom w:val="0"/>
                      <w:divBdr>
                        <w:top w:val="none" w:sz="0" w:space="0" w:color="auto"/>
                        <w:left w:val="none" w:sz="0" w:space="0" w:color="auto"/>
                        <w:bottom w:val="none" w:sz="0" w:space="0" w:color="auto"/>
                        <w:right w:val="none" w:sz="0" w:space="0" w:color="auto"/>
                      </w:divBdr>
                    </w:div>
                  </w:divsChild>
                </w:div>
                <w:div w:id="488326737">
                  <w:marLeft w:val="0"/>
                  <w:marRight w:val="0"/>
                  <w:marTop w:val="0"/>
                  <w:marBottom w:val="0"/>
                  <w:divBdr>
                    <w:top w:val="single" w:sz="2" w:space="1" w:color="FFFFFF"/>
                    <w:left w:val="single" w:sz="2" w:space="12" w:color="FFFFFF"/>
                    <w:bottom w:val="single" w:sz="2" w:space="4" w:color="FFFFFF"/>
                    <w:right w:val="single" w:sz="2" w:space="4" w:color="FFFFFF"/>
                  </w:divBdr>
                  <w:divsChild>
                    <w:div w:id="6934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85848">
      <w:bodyDiv w:val="1"/>
      <w:marLeft w:val="0"/>
      <w:marRight w:val="0"/>
      <w:marTop w:val="0"/>
      <w:marBottom w:val="0"/>
      <w:divBdr>
        <w:top w:val="none" w:sz="0" w:space="0" w:color="auto"/>
        <w:left w:val="none" w:sz="0" w:space="0" w:color="auto"/>
        <w:bottom w:val="none" w:sz="0" w:space="0" w:color="auto"/>
        <w:right w:val="none" w:sz="0" w:space="0" w:color="auto"/>
      </w:divBdr>
      <w:divsChild>
        <w:div w:id="2025813666">
          <w:marLeft w:val="0"/>
          <w:marRight w:val="0"/>
          <w:marTop w:val="0"/>
          <w:marBottom w:val="0"/>
          <w:divBdr>
            <w:top w:val="none" w:sz="0" w:space="0" w:color="auto"/>
            <w:left w:val="none" w:sz="0" w:space="0" w:color="auto"/>
            <w:bottom w:val="none" w:sz="0" w:space="0" w:color="auto"/>
            <w:right w:val="none" w:sz="0" w:space="0" w:color="auto"/>
          </w:divBdr>
        </w:div>
        <w:div w:id="1036276413">
          <w:marLeft w:val="0"/>
          <w:marRight w:val="0"/>
          <w:marTop w:val="0"/>
          <w:marBottom w:val="335"/>
          <w:divBdr>
            <w:top w:val="none" w:sz="0" w:space="0" w:color="auto"/>
            <w:left w:val="none" w:sz="0" w:space="0" w:color="auto"/>
            <w:bottom w:val="none" w:sz="0" w:space="0" w:color="auto"/>
            <w:right w:val="none" w:sz="0" w:space="0" w:color="auto"/>
          </w:divBdr>
          <w:divsChild>
            <w:div w:id="636764980">
              <w:marLeft w:val="0"/>
              <w:marRight w:val="0"/>
              <w:marTop w:val="0"/>
              <w:marBottom w:val="0"/>
              <w:divBdr>
                <w:top w:val="none" w:sz="0" w:space="0" w:color="auto"/>
                <w:left w:val="none" w:sz="0" w:space="0" w:color="auto"/>
                <w:bottom w:val="none" w:sz="0" w:space="0" w:color="auto"/>
                <w:right w:val="none" w:sz="0" w:space="0" w:color="auto"/>
              </w:divBdr>
              <w:divsChild>
                <w:div w:id="780028250">
                  <w:marLeft w:val="0"/>
                  <w:marRight w:val="0"/>
                  <w:marTop w:val="0"/>
                  <w:marBottom w:val="0"/>
                  <w:divBdr>
                    <w:top w:val="single" w:sz="2" w:space="4" w:color="FFFFFF"/>
                    <w:left w:val="single" w:sz="2" w:space="12" w:color="FFFFFF"/>
                    <w:bottom w:val="single" w:sz="2" w:space="1" w:color="FFFFFF"/>
                    <w:right w:val="single" w:sz="2" w:space="4" w:color="FFFFFF"/>
                  </w:divBdr>
                  <w:divsChild>
                    <w:div w:id="1124735025">
                      <w:marLeft w:val="0"/>
                      <w:marRight w:val="0"/>
                      <w:marTop w:val="0"/>
                      <w:marBottom w:val="0"/>
                      <w:divBdr>
                        <w:top w:val="none" w:sz="0" w:space="0" w:color="auto"/>
                        <w:left w:val="none" w:sz="0" w:space="0" w:color="auto"/>
                        <w:bottom w:val="none" w:sz="0" w:space="0" w:color="auto"/>
                        <w:right w:val="none" w:sz="0" w:space="0" w:color="auto"/>
                      </w:divBdr>
                    </w:div>
                  </w:divsChild>
                </w:div>
                <w:div w:id="163127558">
                  <w:marLeft w:val="0"/>
                  <w:marRight w:val="0"/>
                  <w:marTop w:val="0"/>
                  <w:marBottom w:val="0"/>
                  <w:divBdr>
                    <w:top w:val="single" w:sz="2" w:space="1" w:color="FFFFFF"/>
                    <w:left w:val="single" w:sz="2" w:space="12" w:color="FFFFFF"/>
                    <w:bottom w:val="single" w:sz="2" w:space="1" w:color="FFFFFF"/>
                    <w:right w:val="single" w:sz="2" w:space="4" w:color="FFFFFF"/>
                  </w:divBdr>
                  <w:divsChild>
                    <w:div w:id="222757171">
                      <w:marLeft w:val="0"/>
                      <w:marRight w:val="0"/>
                      <w:marTop w:val="0"/>
                      <w:marBottom w:val="0"/>
                      <w:divBdr>
                        <w:top w:val="none" w:sz="0" w:space="0" w:color="auto"/>
                        <w:left w:val="none" w:sz="0" w:space="0" w:color="auto"/>
                        <w:bottom w:val="none" w:sz="0" w:space="0" w:color="auto"/>
                        <w:right w:val="none" w:sz="0" w:space="0" w:color="auto"/>
                      </w:divBdr>
                    </w:div>
                  </w:divsChild>
                </w:div>
                <w:div w:id="648634166">
                  <w:marLeft w:val="0"/>
                  <w:marRight w:val="0"/>
                  <w:marTop w:val="0"/>
                  <w:marBottom w:val="0"/>
                  <w:divBdr>
                    <w:top w:val="single" w:sz="2" w:space="1" w:color="FFFFFF"/>
                    <w:left w:val="single" w:sz="2" w:space="12" w:color="FFFFFF"/>
                    <w:bottom w:val="single" w:sz="2" w:space="1" w:color="FFFFFF"/>
                    <w:right w:val="single" w:sz="2" w:space="4" w:color="FFFFFF"/>
                  </w:divBdr>
                  <w:divsChild>
                    <w:div w:id="1968386996">
                      <w:marLeft w:val="0"/>
                      <w:marRight w:val="0"/>
                      <w:marTop w:val="0"/>
                      <w:marBottom w:val="0"/>
                      <w:divBdr>
                        <w:top w:val="none" w:sz="0" w:space="0" w:color="auto"/>
                        <w:left w:val="none" w:sz="0" w:space="0" w:color="auto"/>
                        <w:bottom w:val="none" w:sz="0" w:space="0" w:color="auto"/>
                        <w:right w:val="none" w:sz="0" w:space="0" w:color="auto"/>
                      </w:divBdr>
                    </w:div>
                  </w:divsChild>
                </w:div>
                <w:div w:id="923220087">
                  <w:marLeft w:val="0"/>
                  <w:marRight w:val="0"/>
                  <w:marTop w:val="0"/>
                  <w:marBottom w:val="0"/>
                  <w:divBdr>
                    <w:top w:val="single" w:sz="2" w:space="1" w:color="FFFFFF"/>
                    <w:left w:val="single" w:sz="2" w:space="12" w:color="FFFFFF"/>
                    <w:bottom w:val="single" w:sz="2" w:space="1" w:color="FFFFFF"/>
                    <w:right w:val="single" w:sz="2" w:space="4" w:color="FFFFFF"/>
                  </w:divBdr>
                  <w:divsChild>
                    <w:div w:id="1376662019">
                      <w:marLeft w:val="0"/>
                      <w:marRight w:val="0"/>
                      <w:marTop w:val="0"/>
                      <w:marBottom w:val="0"/>
                      <w:divBdr>
                        <w:top w:val="none" w:sz="0" w:space="0" w:color="auto"/>
                        <w:left w:val="none" w:sz="0" w:space="0" w:color="auto"/>
                        <w:bottom w:val="none" w:sz="0" w:space="0" w:color="auto"/>
                        <w:right w:val="none" w:sz="0" w:space="0" w:color="auto"/>
                      </w:divBdr>
                    </w:div>
                  </w:divsChild>
                </w:div>
                <w:div w:id="914321942">
                  <w:marLeft w:val="0"/>
                  <w:marRight w:val="0"/>
                  <w:marTop w:val="0"/>
                  <w:marBottom w:val="0"/>
                  <w:divBdr>
                    <w:top w:val="single" w:sz="2" w:space="1" w:color="FFFFFF"/>
                    <w:left w:val="single" w:sz="2" w:space="12" w:color="FFFFFF"/>
                    <w:bottom w:val="single" w:sz="2" w:space="1" w:color="FFFFFF"/>
                    <w:right w:val="single" w:sz="2" w:space="4" w:color="FFFFFF"/>
                  </w:divBdr>
                  <w:divsChild>
                    <w:div w:id="1075934121">
                      <w:marLeft w:val="0"/>
                      <w:marRight w:val="0"/>
                      <w:marTop w:val="0"/>
                      <w:marBottom w:val="0"/>
                      <w:divBdr>
                        <w:top w:val="none" w:sz="0" w:space="0" w:color="auto"/>
                        <w:left w:val="none" w:sz="0" w:space="0" w:color="auto"/>
                        <w:bottom w:val="none" w:sz="0" w:space="0" w:color="auto"/>
                        <w:right w:val="none" w:sz="0" w:space="0" w:color="auto"/>
                      </w:divBdr>
                    </w:div>
                  </w:divsChild>
                </w:div>
                <w:div w:id="186720543">
                  <w:marLeft w:val="0"/>
                  <w:marRight w:val="0"/>
                  <w:marTop w:val="0"/>
                  <w:marBottom w:val="0"/>
                  <w:divBdr>
                    <w:top w:val="single" w:sz="2" w:space="1" w:color="FFFFFF"/>
                    <w:left w:val="single" w:sz="2" w:space="12" w:color="FFFFFF"/>
                    <w:bottom w:val="single" w:sz="2" w:space="1" w:color="FFFFFF"/>
                    <w:right w:val="single" w:sz="2" w:space="4" w:color="FFFFFF"/>
                  </w:divBdr>
                  <w:divsChild>
                    <w:div w:id="1919749758">
                      <w:marLeft w:val="0"/>
                      <w:marRight w:val="0"/>
                      <w:marTop w:val="0"/>
                      <w:marBottom w:val="0"/>
                      <w:divBdr>
                        <w:top w:val="none" w:sz="0" w:space="0" w:color="auto"/>
                        <w:left w:val="none" w:sz="0" w:space="0" w:color="auto"/>
                        <w:bottom w:val="none" w:sz="0" w:space="0" w:color="auto"/>
                        <w:right w:val="none" w:sz="0" w:space="0" w:color="auto"/>
                      </w:divBdr>
                    </w:div>
                  </w:divsChild>
                </w:div>
                <w:div w:id="1307322176">
                  <w:marLeft w:val="0"/>
                  <w:marRight w:val="0"/>
                  <w:marTop w:val="0"/>
                  <w:marBottom w:val="0"/>
                  <w:divBdr>
                    <w:top w:val="single" w:sz="2" w:space="1" w:color="FFFFFF"/>
                    <w:left w:val="single" w:sz="2" w:space="12" w:color="FFFFFF"/>
                    <w:bottom w:val="single" w:sz="2" w:space="1" w:color="FFFFFF"/>
                    <w:right w:val="single" w:sz="2" w:space="4" w:color="FFFFFF"/>
                  </w:divBdr>
                  <w:divsChild>
                    <w:div w:id="626545608">
                      <w:marLeft w:val="0"/>
                      <w:marRight w:val="0"/>
                      <w:marTop w:val="0"/>
                      <w:marBottom w:val="0"/>
                      <w:divBdr>
                        <w:top w:val="none" w:sz="0" w:space="0" w:color="auto"/>
                        <w:left w:val="none" w:sz="0" w:space="0" w:color="auto"/>
                        <w:bottom w:val="none" w:sz="0" w:space="0" w:color="auto"/>
                        <w:right w:val="none" w:sz="0" w:space="0" w:color="auto"/>
                      </w:divBdr>
                    </w:div>
                  </w:divsChild>
                </w:div>
                <w:div w:id="1681350697">
                  <w:marLeft w:val="0"/>
                  <w:marRight w:val="0"/>
                  <w:marTop w:val="0"/>
                  <w:marBottom w:val="0"/>
                  <w:divBdr>
                    <w:top w:val="single" w:sz="2" w:space="1" w:color="FFFFFF"/>
                    <w:left w:val="single" w:sz="2" w:space="12" w:color="FFFFFF"/>
                    <w:bottom w:val="single" w:sz="2" w:space="1" w:color="FFFFFF"/>
                    <w:right w:val="single" w:sz="2" w:space="4" w:color="FFFFFF"/>
                  </w:divBdr>
                  <w:divsChild>
                    <w:div w:id="1588733537">
                      <w:marLeft w:val="0"/>
                      <w:marRight w:val="0"/>
                      <w:marTop w:val="0"/>
                      <w:marBottom w:val="0"/>
                      <w:divBdr>
                        <w:top w:val="none" w:sz="0" w:space="0" w:color="auto"/>
                        <w:left w:val="none" w:sz="0" w:space="0" w:color="auto"/>
                        <w:bottom w:val="none" w:sz="0" w:space="0" w:color="auto"/>
                        <w:right w:val="none" w:sz="0" w:space="0" w:color="auto"/>
                      </w:divBdr>
                    </w:div>
                  </w:divsChild>
                </w:div>
                <w:div w:id="1707178971">
                  <w:marLeft w:val="0"/>
                  <w:marRight w:val="0"/>
                  <w:marTop w:val="0"/>
                  <w:marBottom w:val="0"/>
                  <w:divBdr>
                    <w:top w:val="single" w:sz="2" w:space="1" w:color="FFFFFF"/>
                    <w:left w:val="single" w:sz="2" w:space="12" w:color="FFFFFF"/>
                    <w:bottom w:val="single" w:sz="2" w:space="1" w:color="FFFFFF"/>
                    <w:right w:val="single" w:sz="2" w:space="4" w:color="FFFFFF"/>
                  </w:divBdr>
                  <w:divsChild>
                    <w:div w:id="905072081">
                      <w:marLeft w:val="0"/>
                      <w:marRight w:val="0"/>
                      <w:marTop w:val="0"/>
                      <w:marBottom w:val="0"/>
                      <w:divBdr>
                        <w:top w:val="none" w:sz="0" w:space="0" w:color="auto"/>
                        <w:left w:val="none" w:sz="0" w:space="0" w:color="auto"/>
                        <w:bottom w:val="none" w:sz="0" w:space="0" w:color="auto"/>
                        <w:right w:val="none" w:sz="0" w:space="0" w:color="auto"/>
                      </w:divBdr>
                    </w:div>
                  </w:divsChild>
                </w:div>
                <w:div w:id="769010120">
                  <w:marLeft w:val="0"/>
                  <w:marRight w:val="0"/>
                  <w:marTop w:val="0"/>
                  <w:marBottom w:val="0"/>
                  <w:divBdr>
                    <w:top w:val="single" w:sz="2" w:space="1" w:color="FFFFFF"/>
                    <w:left w:val="single" w:sz="2" w:space="12" w:color="FFFFFF"/>
                    <w:bottom w:val="single" w:sz="2" w:space="1" w:color="FFFFFF"/>
                    <w:right w:val="single" w:sz="2" w:space="4" w:color="FFFFFF"/>
                  </w:divBdr>
                  <w:divsChild>
                    <w:div w:id="1073966559">
                      <w:marLeft w:val="0"/>
                      <w:marRight w:val="0"/>
                      <w:marTop w:val="0"/>
                      <w:marBottom w:val="0"/>
                      <w:divBdr>
                        <w:top w:val="none" w:sz="0" w:space="0" w:color="auto"/>
                        <w:left w:val="none" w:sz="0" w:space="0" w:color="auto"/>
                        <w:bottom w:val="none" w:sz="0" w:space="0" w:color="auto"/>
                        <w:right w:val="none" w:sz="0" w:space="0" w:color="auto"/>
                      </w:divBdr>
                    </w:div>
                  </w:divsChild>
                </w:div>
                <w:div w:id="602808514">
                  <w:marLeft w:val="0"/>
                  <w:marRight w:val="0"/>
                  <w:marTop w:val="0"/>
                  <w:marBottom w:val="0"/>
                  <w:divBdr>
                    <w:top w:val="single" w:sz="2" w:space="1" w:color="FFFFFF"/>
                    <w:left w:val="single" w:sz="2" w:space="12" w:color="FFFFFF"/>
                    <w:bottom w:val="single" w:sz="2" w:space="1" w:color="FFFFFF"/>
                    <w:right w:val="single" w:sz="2" w:space="4" w:color="FFFFFF"/>
                  </w:divBdr>
                  <w:divsChild>
                    <w:div w:id="2124422751">
                      <w:marLeft w:val="0"/>
                      <w:marRight w:val="0"/>
                      <w:marTop w:val="0"/>
                      <w:marBottom w:val="0"/>
                      <w:divBdr>
                        <w:top w:val="none" w:sz="0" w:space="0" w:color="auto"/>
                        <w:left w:val="none" w:sz="0" w:space="0" w:color="auto"/>
                        <w:bottom w:val="none" w:sz="0" w:space="0" w:color="auto"/>
                        <w:right w:val="none" w:sz="0" w:space="0" w:color="auto"/>
                      </w:divBdr>
                    </w:div>
                  </w:divsChild>
                </w:div>
                <w:div w:id="1753695563">
                  <w:marLeft w:val="0"/>
                  <w:marRight w:val="0"/>
                  <w:marTop w:val="0"/>
                  <w:marBottom w:val="0"/>
                  <w:divBdr>
                    <w:top w:val="single" w:sz="2" w:space="1" w:color="FFFFFF"/>
                    <w:left w:val="single" w:sz="2" w:space="12" w:color="FFFFFF"/>
                    <w:bottom w:val="single" w:sz="2" w:space="1" w:color="FFFFFF"/>
                    <w:right w:val="single" w:sz="2" w:space="4" w:color="FFFFFF"/>
                  </w:divBdr>
                  <w:divsChild>
                    <w:div w:id="1437948296">
                      <w:marLeft w:val="0"/>
                      <w:marRight w:val="0"/>
                      <w:marTop w:val="0"/>
                      <w:marBottom w:val="0"/>
                      <w:divBdr>
                        <w:top w:val="none" w:sz="0" w:space="0" w:color="auto"/>
                        <w:left w:val="none" w:sz="0" w:space="0" w:color="auto"/>
                        <w:bottom w:val="none" w:sz="0" w:space="0" w:color="auto"/>
                        <w:right w:val="none" w:sz="0" w:space="0" w:color="auto"/>
                      </w:divBdr>
                    </w:div>
                  </w:divsChild>
                </w:div>
                <w:div w:id="234122205">
                  <w:marLeft w:val="0"/>
                  <w:marRight w:val="0"/>
                  <w:marTop w:val="0"/>
                  <w:marBottom w:val="0"/>
                  <w:divBdr>
                    <w:top w:val="single" w:sz="2" w:space="1" w:color="FFFFFF"/>
                    <w:left w:val="single" w:sz="2" w:space="12" w:color="FFFFFF"/>
                    <w:bottom w:val="single" w:sz="2" w:space="1" w:color="FFFFFF"/>
                    <w:right w:val="single" w:sz="2" w:space="4" w:color="FFFFFF"/>
                  </w:divBdr>
                  <w:divsChild>
                    <w:div w:id="1683505033">
                      <w:marLeft w:val="0"/>
                      <w:marRight w:val="0"/>
                      <w:marTop w:val="0"/>
                      <w:marBottom w:val="0"/>
                      <w:divBdr>
                        <w:top w:val="none" w:sz="0" w:space="0" w:color="auto"/>
                        <w:left w:val="none" w:sz="0" w:space="0" w:color="auto"/>
                        <w:bottom w:val="none" w:sz="0" w:space="0" w:color="auto"/>
                        <w:right w:val="none" w:sz="0" w:space="0" w:color="auto"/>
                      </w:divBdr>
                    </w:div>
                  </w:divsChild>
                </w:div>
                <w:div w:id="782385377">
                  <w:marLeft w:val="0"/>
                  <w:marRight w:val="0"/>
                  <w:marTop w:val="0"/>
                  <w:marBottom w:val="0"/>
                  <w:divBdr>
                    <w:top w:val="single" w:sz="2" w:space="1" w:color="FFFFFF"/>
                    <w:left w:val="single" w:sz="2" w:space="12" w:color="FFFFFF"/>
                    <w:bottom w:val="single" w:sz="2" w:space="1" w:color="FFFFFF"/>
                    <w:right w:val="single" w:sz="2" w:space="4" w:color="FFFFFF"/>
                  </w:divBdr>
                  <w:divsChild>
                    <w:div w:id="419834507">
                      <w:marLeft w:val="0"/>
                      <w:marRight w:val="0"/>
                      <w:marTop w:val="0"/>
                      <w:marBottom w:val="0"/>
                      <w:divBdr>
                        <w:top w:val="none" w:sz="0" w:space="0" w:color="auto"/>
                        <w:left w:val="none" w:sz="0" w:space="0" w:color="auto"/>
                        <w:bottom w:val="none" w:sz="0" w:space="0" w:color="auto"/>
                        <w:right w:val="none" w:sz="0" w:space="0" w:color="auto"/>
                      </w:divBdr>
                    </w:div>
                  </w:divsChild>
                </w:div>
                <w:div w:id="1603417876">
                  <w:marLeft w:val="0"/>
                  <w:marRight w:val="0"/>
                  <w:marTop w:val="0"/>
                  <w:marBottom w:val="0"/>
                  <w:divBdr>
                    <w:top w:val="single" w:sz="2" w:space="1" w:color="FFFFFF"/>
                    <w:left w:val="single" w:sz="2" w:space="12" w:color="FFFFFF"/>
                    <w:bottom w:val="single" w:sz="2" w:space="1" w:color="FFFFFF"/>
                    <w:right w:val="single" w:sz="2" w:space="4" w:color="FFFFFF"/>
                  </w:divBdr>
                  <w:divsChild>
                    <w:div w:id="628508583">
                      <w:marLeft w:val="0"/>
                      <w:marRight w:val="0"/>
                      <w:marTop w:val="0"/>
                      <w:marBottom w:val="0"/>
                      <w:divBdr>
                        <w:top w:val="none" w:sz="0" w:space="0" w:color="auto"/>
                        <w:left w:val="none" w:sz="0" w:space="0" w:color="auto"/>
                        <w:bottom w:val="none" w:sz="0" w:space="0" w:color="auto"/>
                        <w:right w:val="none" w:sz="0" w:space="0" w:color="auto"/>
                      </w:divBdr>
                    </w:div>
                  </w:divsChild>
                </w:div>
                <w:div w:id="1046298552">
                  <w:marLeft w:val="0"/>
                  <w:marRight w:val="0"/>
                  <w:marTop w:val="0"/>
                  <w:marBottom w:val="0"/>
                  <w:divBdr>
                    <w:top w:val="single" w:sz="2" w:space="1" w:color="FFFFFF"/>
                    <w:left w:val="single" w:sz="2" w:space="12" w:color="FFFFFF"/>
                    <w:bottom w:val="single" w:sz="2" w:space="1" w:color="FFFFFF"/>
                    <w:right w:val="single" w:sz="2" w:space="4" w:color="FFFFFF"/>
                  </w:divBdr>
                  <w:divsChild>
                    <w:div w:id="627322054">
                      <w:marLeft w:val="0"/>
                      <w:marRight w:val="0"/>
                      <w:marTop w:val="0"/>
                      <w:marBottom w:val="0"/>
                      <w:divBdr>
                        <w:top w:val="none" w:sz="0" w:space="0" w:color="auto"/>
                        <w:left w:val="none" w:sz="0" w:space="0" w:color="auto"/>
                        <w:bottom w:val="none" w:sz="0" w:space="0" w:color="auto"/>
                        <w:right w:val="none" w:sz="0" w:space="0" w:color="auto"/>
                      </w:divBdr>
                    </w:div>
                  </w:divsChild>
                </w:div>
                <w:div w:id="261228680">
                  <w:marLeft w:val="0"/>
                  <w:marRight w:val="0"/>
                  <w:marTop w:val="0"/>
                  <w:marBottom w:val="0"/>
                  <w:divBdr>
                    <w:top w:val="single" w:sz="2" w:space="1" w:color="FFFFFF"/>
                    <w:left w:val="single" w:sz="2" w:space="12" w:color="FFFFFF"/>
                    <w:bottom w:val="single" w:sz="2" w:space="1" w:color="FFFFFF"/>
                    <w:right w:val="single" w:sz="2" w:space="4" w:color="FFFFFF"/>
                  </w:divBdr>
                  <w:divsChild>
                    <w:div w:id="125784147">
                      <w:marLeft w:val="0"/>
                      <w:marRight w:val="0"/>
                      <w:marTop w:val="0"/>
                      <w:marBottom w:val="0"/>
                      <w:divBdr>
                        <w:top w:val="none" w:sz="0" w:space="0" w:color="auto"/>
                        <w:left w:val="none" w:sz="0" w:space="0" w:color="auto"/>
                        <w:bottom w:val="none" w:sz="0" w:space="0" w:color="auto"/>
                        <w:right w:val="none" w:sz="0" w:space="0" w:color="auto"/>
                      </w:divBdr>
                    </w:div>
                  </w:divsChild>
                </w:div>
                <w:div w:id="1242717193">
                  <w:marLeft w:val="0"/>
                  <w:marRight w:val="0"/>
                  <w:marTop w:val="0"/>
                  <w:marBottom w:val="0"/>
                  <w:divBdr>
                    <w:top w:val="single" w:sz="2" w:space="1" w:color="FFFFFF"/>
                    <w:left w:val="single" w:sz="2" w:space="12" w:color="FFFFFF"/>
                    <w:bottom w:val="single" w:sz="2" w:space="1" w:color="FFFFFF"/>
                    <w:right w:val="single" w:sz="2" w:space="4" w:color="FFFFFF"/>
                  </w:divBdr>
                  <w:divsChild>
                    <w:div w:id="1110861326">
                      <w:marLeft w:val="0"/>
                      <w:marRight w:val="0"/>
                      <w:marTop w:val="0"/>
                      <w:marBottom w:val="0"/>
                      <w:divBdr>
                        <w:top w:val="none" w:sz="0" w:space="0" w:color="auto"/>
                        <w:left w:val="none" w:sz="0" w:space="0" w:color="auto"/>
                        <w:bottom w:val="none" w:sz="0" w:space="0" w:color="auto"/>
                        <w:right w:val="none" w:sz="0" w:space="0" w:color="auto"/>
                      </w:divBdr>
                    </w:div>
                  </w:divsChild>
                </w:div>
                <w:div w:id="1789540190">
                  <w:marLeft w:val="0"/>
                  <w:marRight w:val="0"/>
                  <w:marTop w:val="0"/>
                  <w:marBottom w:val="0"/>
                  <w:divBdr>
                    <w:top w:val="single" w:sz="2" w:space="1" w:color="FFFFFF"/>
                    <w:left w:val="single" w:sz="2" w:space="12" w:color="FFFFFF"/>
                    <w:bottom w:val="single" w:sz="2" w:space="1" w:color="FFFFFF"/>
                    <w:right w:val="single" w:sz="2" w:space="4" w:color="FFFFFF"/>
                  </w:divBdr>
                  <w:divsChild>
                    <w:div w:id="1771506174">
                      <w:marLeft w:val="0"/>
                      <w:marRight w:val="0"/>
                      <w:marTop w:val="0"/>
                      <w:marBottom w:val="0"/>
                      <w:divBdr>
                        <w:top w:val="none" w:sz="0" w:space="0" w:color="auto"/>
                        <w:left w:val="none" w:sz="0" w:space="0" w:color="auto"/>
                        <w:bottom w:val="none" w:sz="0" w:space="0" w:color="auto"/>
                        <w:right w:val="none" w:sz="0" w:space="0" w:color="auto"/>
                      </w:divBdr>
                    </w:div>
                  </w:divsChild>
                </w:div>
                <w:div w:id="736171659">
                  <w:marLeft w:val="0"/>
                  <w:marRight w:val="0"/>
                  <w:marTop w:val="0"/>
                  <w:marBottom w:val="0"/>
                  <w:divBdr>
                    <w:top w:val="single" w:sz="2" w:space="1" w:color="FFFFFF"/>
                    <w:left w:val="single" w:sz="2" w:space="12" w:color="FFFFFF"/>
                    <w:bottom w:val="single" w:sz="2" w:space="1" w:color="FFFFFF"/>
                    <w:right w:val="single" w:sz="2" w:space="4" w:color="FFFFFF"/>
                  </w:divBdr>
                  <w:divsChild>
                    <w:div w:id="574360424">
                      <w:marLeft w:val="0"/>
                      <w:marRight w:val="0"/>
                      <w:marTop w:val="0"/>
                      <w:marBottom w:val="0"/>
                      <w:divBdr>
                        <w:top w:val="none" w:sz="0" w:space="0" w:color="auto"/>
                        <w:left w:val="none" w:sz="0" w:space="0" w:color="auto"/>
                        <w:bottom w:val="none" w:sz="0" w:space="0" w:color="auto"/>
                        <w:right w:val="none" w:sz="0" w:space="0" w:color="auto"/>
                      </w:divBdr>
                    </w:div>
                  </w:divsChild>
                </w:div>
                <w:div w:id="1196575813">
                  <w:marLeft w:val="0"/>
                  <w:marRight w:val="0"/>
                  <w:marTop w:val="0"/>
                  <w:marBottom w:val="0"/>
                  <w:divBdr>
                    <w:top w:val="single" w:sz="2" w:space="1" w:color="FFFFFF"/>
                    <w:left w:val="single" w:sz="2" w:space="12" w:color="FFFFFF"/>
                    <w:bottom w:val="single" w:sz="2" w:space="1" w:color="FFFFFF"/>
                    <w:right w:val="single" w:sz="2" w:space="4" w:color="FFFFFF"/>
                  </w:divBdr>
                  <w:divsChild>
                    <w:div w:id="1703705097">
                      <w:marLeft w:val="0"/>
                      <w:marRight w:val="0"/>
                      <w:marTop w:val="0"/>
                      <w:marBottom w:val="0"/>
                      <w:divBdr>
                        <w:top w:val="none" w:sz="0" w:space="0" w:color="auto"/>
                        <w:left w:val="none" w:sz="0" w:space="0" w:color="auto"/>
                        <w:bottom w:val="none" w:sz="0" w:space="0" w:color="auto"/>
                        <w:right w:val="none" w:sz="0" w:space="0" w:color="auto"/>
                      </w:divBdr>
                    </w:div>
                  </w:divsChild>
                </w:div>
                <w:div w:id="1073309837">
                  <w:marLeft w:val="0"/>
                  <w:marRight w:val="0"/>
                  <w:marTop w:val="0"/>
                  <w:marBottom w:val="0"/>
                  <w:divBdr>
                    <w:top w:val="single" w:sz="2" w:space="1" w:color="FFFFFF"/>
                    <w:left w:val="single" w:sz="2" w:space="12" w:color="FFFFFF"/>
                    <w:bottom w:val="single" w:sz="2" w:space="1" w:color="FFFFFF"/>
                    <w:right w:val="single" w:sz="2" w:space="4" w:color="FFFFFF"/>
                  </w:divBdr>
                  <w:divsChild>
                    <w:div w:id="304094298">
                      <w:marLeft w:val="0"/>
                      <w:marRight w:val="0"/>
                      <w:marTop w:val="0"/>
                      <w:marBottom w:val="0"/>
                      <w:divBdr>
                        <w:top w:val="none" w:sz="0" w:space="0" w:color="auto"/>
                        <w:left w:val="none" w:sz="0" w:space="0" w:color="auto"/>
                        <w:bottom w:val="none" w:sz="0" w:space="0" w:color="auto"/>
                        <w:right w:val="none" w:sz="0" w:space="0" w:color="auto"/>
                      </w:divBdr>
                    </w:div>
                  </w:divsChild>
                </w:div>
                <w:div w:id="1005937485">
                  <w:marLeft w:val="0"/>
                  <w:marRight w:val="0"/>
                  <w:marTop w:val="0"/>
                  <w:marBottom w:val="0"/>
                  <w:divBdr>
                    <w:top w:val="single" w:sz="2" w:space="1" w:color="FFFFFF"/>
                    <w:left w:val="single" w:sz="2" w:space="12" w:color="FFFFFF"/>
                    <w:bottom w:val="single" w:sz="2" w:space="1" w:color="FFFFFF"/>
                    <w:right w:val="single" w:sz="2" w:space="4" w:color="FFFFFF"/>
                  </w:divBdr>
                  <w:divsChild>
                    <w:div w:id="475605407">
                      <w:marLeft w:val="0"/>
                      <w:marRight w:val="0"/>
                      <w:marTop w:val="0"/>
                      <w:marBottom w:val="0"/>
                      <w:divBdr>
                        <w:top w:val="none" w:sz="0" w:space="0" w:color="auto"/>
                        <w:left w:val="none" w:sz="0" w:space="0" w:color="auto"/>
                        <w:bottom w:val="none" w:sz="0" w:space="0" w:color="auto"/>
                        <w:right w:val="none" w:sz="0" w:space="0" w:color="auto"/>
                      </w:divBdr>
                    </w:div>
                  </w:divsChild>
                </w:div>
                <w:div w:id="1296057014">
                  <w:marLeft w:val="0"/>
                  <w:marRight w:val="0"/>
                  <w:marTop w:val="0"/>
                  <w:marBottom w:val="0"/>
                  <w:divBdr>
                    <w:top w:val="single" w:sz="2" w:space="1" w:color="FFFFFF"/>
                    <w:left w:val="single" w:sz="2" w:space="12" w:color="FFFFFF"/>
                    <w:bottom w:val="single" w:sz="2" w:space="1" w:color="FFFFFF"/>
                    <w:right w:val="single" w:sz="2" w:space="4" w:color="FFFFFF"/>
                  </w:divBdr>
                  <w:divsChild>
                    <w:div w:id="534780698">
                      <w:marLeft w:val="0"/>
                      <w:marRight w:val="0"/>
                      <w:marTop w:val="0"/>
                      <w:marBottom w:val="0"/>
                      <w:divBdr>
                        <w:top w:val="none" w:sz="0" w:space="0" w:color="auto"/>
                        <w:left w:val="none" w:sz="0" w:space="0" w:color="auto"/>
                        <w:bottom w:val="none" w:sz="0" w:space="0" w:color="auto"/>
                        <w:right w:val="none" w:sz="0" w:space="0" w:color="auto"/>
                      </w:divBdr>
                    </w:div>
                  </w:divsChild>
                </w:div>
                <w:div w:id="168371987">
                  <w:marLeft w:val="0"/>
                  <w:marRight w:val="0"/>
                  <w:marTop w:val="0"/>
                  <w:marBottom w:val="0"/>
                  <w:divBdr>
                    <w:top w:val="single" w:sz="2" w:space="1" w:color="FFFFFF"/>
                    <w:left w:val="single" w:sz="2" w:space="12" w:color="FFFFFF"/>
                    <w:bottom w:val="single" w:sz="2" w:space="4" w:color="FFFFFF"/>
                    <w:right w:val="single" w:sz="2" w:space="4" w:color="FFFFFF"/>
                  </w:divBdr>
                  <w:divsChild>
                    <w:div w:id="14535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072993">
          <w:marLeft w:val="0"/>
          <w:marRight w:val="0"/>
          <w:marTop w:val="0"/>
          <w:marBottom w:val="335"/>
          <w:divBdr>
            <w:top w:val="none" w:sz="0" w:space="0" w:color="auto"/>
            <w:left w:val="none" w:sz="0" w:space="0" w:color="auto"/>
            <w:bottom w:val="none" w:sz="0" w:space="0" w:color="auto"/>
            <w:right w:val="none" w:sz="0" w:space="0" w:color="auto"/>
          </w:divBdr>
          <w:divsChild>
            <w:div w:id="666664607">
              <w:marLeft w:val="0"/>
              <w:marRight w:val="0"/>
              <w:marTop w:val="0"/>
              <w:marBottom w:val="0"/>
              <w:divBdr>
                <w:top w:val="none" w:sz="0" w:space="0" w:color="auto"/>
                <w:left w:val="none" w:sz="0" w:space="0" w:color="auto"/>
                <w:bottom w:val="none" w:sz="0" w:space="0" w:color="auto"/>
                <w:right w:val="none" w:sz="0" w:space="0" w:color="auto"/>
              </w:divBdr>
              <w:divsChild>
                <w:div w:id="859971288">
                  <w:marLeft w:val="0"/>
                  <w:marRight w:val="0"/>
                  <w:marTop w:val="0"/>
                  <w:marBottom w:val="0"/>
                  <w:divBdr>
                    <w:top w:val="single" w:sz="2" w:space="4" w:color="FFFFFF"/>
                    <w:left w:val="single" w:sz="2" w:space="12" w:color="FFFFFF"/>
                    <w:bottom w:val="single" w:sz="2" w:space="1" w:color="FFFFFF"/>
                    <w:right w:val="single" w:sz="2" w:space="4" w:color="FFFFFF"/>
                  </w:divBdr>
                  <w:divsChild>
                    <w:div w:id="1041786108">
                      <w:marLeft w:val="0"/>
                      <w:marRight w:val="0"/>
                      <w:marTop w:val="0"/>
                      <w:marBottom w:val="0"/>
                      <w:divBdr>
                        <w:top w:val="none" w:sz="0" w:space="0" w:color="auto"/>
                        <w:left w:val="none" w:sz="0" w:space="0" w:color="auto"/>
                        <w:bottom w:val="none" w:sz="0" w:space="0" w:color="auto"/>
                        <w:right w:val="none" w:sz="0" w:space="0" w:color="auto"/>
                      </w:divBdr>
                    </w:div>
                  </w:divsChild>
                </w:div>
                <w:div w:id="800422857">
                  <w:marLeft w:val="0"/>
                  <w:marRight w:val="0"/>
                  <w:marTop w:val="0"/>
                  <w:marBottom w:val="0"/>
                  <w:divBdr>
                    <w:top w:val="single" w:sz="2" w:space="1" w:color="FFFFFF"/>
                    <w:left w:val="single" w:sz="2" w:space="12" w:color="FFFFFF"/>
                    <w:bottom w:val="single" w:sz="2" w:space="1" w:color="FFFFFF"/>
                    <w:right w:val="single" w:sz="2" w:space="4" w:color="FFFFFF"/>
                  </w:divBdr>
                  <w:divsChild>
                    <w:div w:id="1717123871">
                      <w:marLeft w:val="0"/>
                      <w:marRight w:val="0"/>
                      <w:marTop w:val="0"/>
                      <w:marBottom w:val="0"/>
                      <w:divBdr>
                        <w:top w:val="none" w:sz="0" w:space="0" w:color="auto"/>
                        <w:left w:val="none" w:sz="0" w:space="0" w:color="auto"/>
                        <w:bottom w:val="none" w:sz="0" w:space="0" w:color="auto"/>
                        <w:right w:val="none" w:sz="0" w:space="0" w:color="auto"/>
                      </w:divBdr>
                    </w:div>
                  </w:divsChild>
                </w:div>
                <w:div w:id="156581113">
                  <w:marLeft w:val="0"/>
                  <w:marRight w:val="0"/>
                  <w:marTop w:val="0"/>
                  <w:marBottom w:val="0"/>
                  <w:divBdr>
                    <w:top w:val="single" w:sz="2" w:space="1" w:color="FFFFFF"/>
                    <w:left w:val="single" w:sz="2" w:space="12" w:color="FFFFFF"/>
                    <w:bottom w:val="single" w:sz="2" w:space="1" w:color="FFFFFF"/>
                    <w:right w:val="single" w:sz="2" w:space="4" w:color="FFFFFF"/>
                  </w:divBdr>
                  <w:divsChild>
                    <w:div w:id="1822967710">
                      <w:marLeft w:val="0"/>
                      <w:marRight w:val="0"/>
                      <w:marTop w:val="0"/>
                      <w:marBottom w:val="0"/>
                      <w:divBdr>
                        <w:top w:val="none" w:sz="0" w:space="0" w:color="auto"/>
                        <w:left w:val="none" w:sz="0" w:space="0" w:color="auto"/>
                        <w:bottom w:val="none" w:sz="0" w:space="0" w:color="auto"/>
                        <w:right w:val="none" w:sz="0" w:space="0" w:color="auto"/>
                      </w:divBdr>
                    </w:div>
                  </w:divsChild>
                </w:div>
                <w:div w:id="804931504">
                  <w:marLeft w:val="0"/>
                  <w:marRight w:val="0"/>
                  <w:marTop w:val="0"/>
                  <w:marBottom w:val="0"/>
                  <w:divBdr>
                    <w:top w:val="single" w:sz="2" w:space="1" w:color="FFFFFF"/>
                    <w:left w:val="single" w:sz="2" w:space="12" w:color="FFFFFF"/>
                    <w:bottom w:val="single" w:sz="2" w:space="1" w:color="FFFFFF"/>
                    <w:right w:val="single" w:sz="2" w:space="4" w:color="FFFFFF"/>
                  </w:divBdr>
                  <w:divsChild>
                    <w:div w:id="608897423">
                      <w:marLeft w:val="0"/>
                      <w:marRight w:val="0"/>
                      <w:marTop w:val="0"/>
                      <w:marBottom w:val="0"/>
                      <w:divBdr>
                        <w:top w:val="none" w:sz="0" w:space="0" w:color="auto"/>
                        <w:left w:val="none" w:sz="0" w:space="0" w:color="auto"/>
                        <w:bottom w:val="none" w:sz="0" w:space="0" w:color="auto"/>
                        <w:right w:val="none" w:sz="0" w:space="0" w:color="auto"/>
                      </w:divBdr>
                    </w:div>
                  </w:divsChild>
                </w:div>
                <w:div w:id="439104125">
                  <w:marLeft w:val="0"/>
                  <w:marRight w:val="0"/>
                  <w:marTop w:val="0"/>
                  <w:marBottom w:val="0"/>
                  <w:divBdr>
                    <w:top w:val="single" w:sz="2" w:space="1" w:color="FFFFFF"/>
                    <w:left w:val="single" w:sz="2" w:space="12" w:color="FFFFFF"/>
                    <w:bottom w:val="single" w:sz="2" w:space="1" w:color="FFFFFF"/>
                    <w:right w:val="single" w:sz="2" w:space="4" w:color="FFFFFF"/>
                  </w:divBdr>
                  <w:divsChild>
                    <w:div w:id="1525823302">
                      <w:marLeft w:val="0"/>
                      <w:marRight w:val="0"/>
                      <w:marTop w:val="0"/>
                      <w:marBottom w:val="0"/>
                      <w:divBdr>
                        <w:top w:val="none" w:sz="0" w:space="0" w:color="auto"/>
                        <w:left w:val="none" w:sz="0" w:space="0" w:color="auto"/>
                        <w:bottom w:val="none" w:sz="0" w:space="0" w:color="auto"/>
                        <w:right w:val="none" w:sz="0" w:space="0" w:color="auto"/>
                      </w:divBdr>
                    </w:div>
                  </w:divsChild>
                </w:div>
                <w:div w:id="1872301096">
                  <w:marLeft w:val="0"/>
                  <w:marRight w:val="0"/>
                  <w:marTop w:val="0"/>
                  <w:marBottom w:val="0"/>
                  <w:divBdr>
                    <w:top w:val="single" w:sz="2" w:space="1" w:color="FFFFFF"/>
                    <w:left w:val="single" w:sz="2" w:space="12" w:color="FFFFFF"/>
                    <w:bottom w:val="single" w:sz="2" w:space="1" w:color="FFFFFF"/>
                    <w:right w:val="single" w:sz="2" w:space="4" w:color="FFFFFF"/>
                  </w:divBdr>
                  <w:divsChild>
                    <w:div w:id="250773215">
                      <w:marLeft w:val="0"/>
                      <w:marRight w:val="0"/>
                      <w:marTop w:val="0"/>
                      <w:marBottom w:val="0"/>
                      <w:divBdr>
                        <w:top w:val="none" w:sz="0" w:space="0" w:color="auto"/>
                        <w:left w:val="none" w:sz="0" w:space="0" w:color="auto"/>
                        <w:bottom w:val="none" w:sz="0" w:space="0" w:color="auto"/>
                        <w:right w:val="none" w:sz="0" w:space="0" w:color="auto"/>
                      </w:divBdr>
                    </w:div>
                  </w:divsChild>
                </w:div>
                <w:div w:id="1563298569">
                  <w:marLeft w:val="0"/>
                  <w:marRight w:val="0"/>
                  <w:marTop w:val="0"/>
                  <w:marBottom w:val="0"/>
                  <w:divBdr>
                    <w:top w:val="single" w:sz="2" w:space="1" w:color="FFFFFF"/>
                    <w:left w:val="single" w:sz="2" w:space="12" w:color="FFFFFF"/>
                    <w:bottom w:val="single" w:sz="2" w:space="1" w:color="FFFFFF"/>
                    <w:right w:val="single" w:sz="2" w:space="4" w:color="FFFFFF"/>
                  </w:divBdr>
                  <w:divsChild>
                    <w:div w:id="1683507264">
                      <w:marLeft w:val="0"/>
                      <w:marRight w:val="0"/>
                      <w:marTop w:val="0"/>
                      <w:marBottom w:val="0"/>
                      <w:divBdr>
                        <w:top w:val="none" w:sz="0" w:space="0" w:color="auto"/>
                        <w:left w:val="none" w:sz="0" w:space="0" w:color="auto"/>
                        <w:bottom w:val="none" w:sz="0" w:space="0" w:color="auto"/>
                        <w:right w:val="none" w:sz="0" w:space="0" w:color="auto"/>
                      </w:divBdr>
                    </w:div>
                  </w:divsChild>
                </w:div>
                <w:div w:id="1641617620">
                  <w:marLeft w:val="0"/>
                  <w:marRight w:val="0"/>
                  <w:marTop w:val="0"/>
                  <w:marBottom w:val="0"/>
                  <w:divBdr>
                    <w:top w:val="single" w:sz="2" w:space="1" w:color="FFFFFF"/>
                    <w:left w:val="single" w:sz="2" w:space="12" w:color="FFFFFF"/>
                    <w:bottom w:val="single" w:sz="2" w:space="1" w:color="FFFFFF"/>
                    <w:right w:val="single" w:sz="2" w:space="4" w:color="FFFFFF"/>
                  </w:divBdr>
                  <w:divsChild>
                    <w:div w:id="1820537955">
                      <w:marLeft w:val="0"/>
                      <w:marRight w:val="0"/>
                      <w:marTop w:val="0"/>
                      <w:marBottom w:val="0"/>
                      <w:divBdr>
                        <w:top w:val="none" w:sz="0" w:space="0" w:color="auto"/>
                        <w:left w:val="none" w:sz="0" w:space="0" w:color="auto"/>
                        <w:bottom w:val="none" w:sz="0" w:space="0" w:color="auto"/>
                        <w:right w:val="none" w:sz="0" w:space="0" w:color="auto"/>
                      </w:divBdr>
                    </w:div>
                  </w:divsChild>
                </w:div>
                <w:div w:id="482628436">
                  <w:marLeft w:val="0"/>
                  <w:marRight w:val="0"/>
                  <w:marTop w:val="0"/>
                  <w:marBottom w:val="0"/>
                  <w:divBdr>
                    <w:top w:val="single" w:sz="2" w:space="1" w:color="FFFFFF"/>
                    <w:left w:val="single" w:sz="2" w:space="12" w:color="FFFFFF"/>
                    <w:bottom w:val="single" w:sz="2" w:space="1" w:color="FFFFFF"/>
                    <w:right w:val="single" w:sz="2" w:space="4" w:color="FFFFFF"/>
                  </w:divBdr>
                  <w:divsChild>
                    <w:div w:id="95712849">
                      <w:marLeft w:val="0"/>
                      <w:marRight w:val="0"/>
                      <w:marTop w:val="0"/>
                      <w:marBottom w:val="0"/>
                      <w:divBdr>
                        <w:top w:val="none" w:sz="0" w:space="0" w:color="auto"/>
                        <w:left w:val="none" w:sz="0" w:space="0" w:color="auto"/>
                        <w:bottom w:val="none" w:sz="0" w:space="0" w:color="auto"/>
                        <w:right w:val="none" w:sz="0" w:space="0" w:color="auto"/>
                      </w:divBdr>
                    </w:div>
                  </w:divsChild>
                </w:div>
                <w:div w:id="47920467">
                  <w:marLeft w:val="0"/>
                  <w:marRight w:val="0"/>
                  <w:marTop w:val="0"/>
                  <w:marBottom w:val="0"/>
                  <w:divBdr>
                    <w:top w:val="single" w:sz="2" w:space="1" w:color="FFFFFF"/>
                    <w:left w:val="single" w:sz="2" w:space="12" w:color="FFFFFF"/>
                    <w:bottom w:val="single" w:sz="2" w:space="1" w:color="FFFFFF"/>
                    <w:right w:val="single" w:sz="2" w:space="4" w:color="FFFFFF"/>
                  </w:divBdr>
                  <w:divsChild>
                    <w:div w:id="1396779404">
                      <w:marLeft w:val="0"/>
                      <w:marRight w:val="0"/>
                      <w:marTop w:val="0"/>
                      <w:marBottom w:val="0"/>
                      <w:divBdr>
                        <w:top w:val="none" w:sz="0" w:space="0" w:color="auto"/>
                        <w:left w:val="none" w:sz="0" w:space="0" w:color="auto"/>
                        <w:bottom w:val="none" w:sz="0" w:space="0" w:color="auto"/>
                        <w:right w:val="none" w:sz="0" w:space="0" w:color="auto"/>
                      </w:divBdr>
                    </w:div>
                  </w:divsChild>
                </w:div>
                <w:div w:id="1174297035">
                  <w:marLeft w:val="0"/>
                  <w:marRight w:val="0"/>
                  <w:marTop w:val="0"/>
                  <w:marBottom w:val="0"/>
                  <w:divBdr>
                    <w:top w:val="single" w:sz="2" w:space="1" w:color="FFFFFF"/>
                    <w:left w:val="single" w:sz="2" w:space="12" w:color="FFFFFF"/>
                    <w:bottom w:val="single" w:sz="2" w:space="1" w:color="FFFFFF"/>
                    <w:right w:val="single" w:sz="2" w:space="4" w:color="FFFFFF"/>
                  </w:divBdr>
                  <w:divsChild>
                    <w:div w:id="1375815170">
                      <w:marLeft w:val="0"/>
                      <w:marRight w:val="0"/>
                      <w:marTop w:val="0"/>
                      <w:marBottom w:val="0"/>
                      <w:divBdr>
                        <w:top w:val="none" w:sz="0" w:space="0" w:color="auto"/>
                        <w:left w:val="none" w:sz="0" w:space="0" w:color="auto"/>
                        <w:bottom w:val="none" w:sz="0" w:space="0" w:color="auto"/>
                        <w:right w:val="none" w:sz="0" w:space="0" w:color="auto"/>
                      </w:divBdr>
                    </w:div>
                  </w:divsChild>
                </w:div>
                <w:div w:id="967396889">
                  <w:marLeft w:val="0"/>
                  <w:marRight w:val="0"/>
                  <w:marTop w:val="0"/>
                  <w:marBottom w:val="0"/>
                  <w:divBdr>
                    <w:top w:val="single" w:sz="2" w:space="1" w:color="FFFFFF"/>
                    <w:left w:val="single" w:sz="2" w:space="12" w:color="FFFFFF"/>
                    <w:bottom w:val="single" w:sz="2" w:space="1" w:color="FFFFFF"/>
                    <w:right w:val="single" w:sz="2" w:space="4" w:color="FFFFFF"/>
                  </w:divBdr>
                  <w:divsChild>
                    <w:div w:id="1883781125">
                      <w:marLeft w:val="0"/>
                      <w:marRight w:val="0"/>
                      <w:marTop w:val="0"/>
                      <w:marBottom w:val="0"/>
                      <w:divBdr>
                        <w:top w:val="none" w:sz="0" w:space="0" w:color="auto"/>
                        <w:left w:val="none" w:sz="0" w:space="0" w:color="auto"/>
                        <w:bottom w:val="none" w:sz="0" w:space="0" w:color="auto"/>
                        <w:right w:val="none" w:sz="0" w:space="0" w:color="auto"/>
                      </w:divBdr>
                    </w:div>
                  </w:divsChild>
                </w:div>
                <w:div w:id="971323927">
                  <w:marLeft w:val="0"/>
                  <w:marRight w:val="0"/>
                  <w:marTop w:val="0"/>
                  <w:marBottom w:val="0"/>
                  <w:divBdr>
                    <w:top w:val="single" w:sz="2" w:space="1" w:color="FFFFFF"/>
                    <w:left w:val="single" w:sz="2" w:space="12" w:color="FFFFFF"/>
                    <w:bottom w:val="single" w:sz="2" w:space="1" w:color="FFFFFF"/>
                    <w:right w:val="single" w:sz="2" w:space="4" w:color="FFFFFF"/>
                  </w:divBdr>
                  <w:divsChild>
                    <w:div w:id="928539540">
                      <w:marLeft w:val="0"/>
                      <w:marRight w:val="0"/>
                      <w:marTop w:val="0"/>
                      <w:marBottom w:val="0"/>
                      <w:divBdr>
                        <w:top w:val="none" w:sz="0" w:space="0" w:color="auto"/>
                        <w:left w:val="none" w:sz="0" w:space="0" w:color="auto"/>
                        <w:bottom w:val="none" w:sz="0" w:space="0" w:color="auto"/>
                        <w:right w:val="none" w:sz="0" w:space="0" w:color="auto"/>
                      </w:divBdr>
                    </w:div>
                  </w:divsChild>
                </w:div>
                <w:div w:id="198785776">
                  <w:marLeft w:val="0"/>
                  <w:marRight w:val="0"/>
                  <w:marTop w:val="0"/>
                  <w:marBottom w:val="0"/>
                  <w:divBdr>
                    <w:top w:val="single" w:sz="2" w:space="1" w:color="FFFFFF"/>
                    <w:left w:val="single" w:sz="2" w:space="12" w:color="FFFFFF"/>
                    <w:bottom w:val="single" w:sz="2" w:space="1" w:color="FFFFFF"/>
                    <w:right w:val="single" w:sz="2" w:space="4" w:color="FFFFFF"/>
                  </w:divBdr>
                  <w:divsChild>
                    <w:div w:id="271978671">
                      <w:marLeft w:val="0"/>
                      <w:marRight w:val="0"/>
                      <w:marTop w:val="0"/>
                      <w:marBottom w:val="0"/>
                      <w:divBdr>
                        <w:top w:val="none" w:sz="0" w:space="0" w:color="auto"/>
                        <w:left w:val="none" w:sz="0" w:space="0" w:color="auto"/>
                        <w:bottom w:val="none" w:sz="0" w:space="0" w:color="auto"/>
                        <w:right w:val="none" w:sz="0" w:space="0" w:color="auto"/>
                      </w:divBdr>
                    </w:div>
                  </w:divsChild>
                </w:div>
                <w:div w:id="945382570">
                  <w:marLeft w:val="0"/>
                  <w:marRight w:val="0"/>
                  <w:marTop w:val="0"/>
                  <w:marBottom w:val="0"/>
                  <w:divBdr>
                    <w:top w:val="single" w:sz="2" w:space="1" w:color="FFFFFF"/>
                    <w:left w:val="single" w:sz="2" w:space="12" w:color="FFFFFF"/>
                    <w:bottom w:val="single" w:sz="2" w:space="1" w:color="FFFFFF"/>
                    <w:right w:val="single" w:sz="2" w:space="4" w:color="FFFFFF"/>
                  </w:divBdr>
                  <w:divsChild>
                    <w:div w:id="826089853">
                      <w:marLeft w:val="0"/>
                      <w:marRight w:val="0"/>
                      <w:marTop w:val="0"/>
                      <w:marBottom w:val="0"/>
                      <w:divBdr>
                        <w:top w:val="none" w:sz="0" w:space="0" w:color="auto"/>
                        <w:left w:val="none" w:sz="0" w:space="0" w:color="auto"/>
                        <w:bottom w:val="none" w:sz="0" w:space="0" w:color="auto"/>
                        <w:right w:val="none" w:sz="0" w:space="0" w:color="auto"/>
                      </w:divBdr>
                    </w:div>
                  </w:divsChild>
                </w:div>
                <w:div w:id="655383796">
                  <w:marLeft w:val="0"/>
                  <w:marRight w:val="0"/>
                  <w:marTop w:val="0"/>
                  <w:marBottom w:val="0"/>
                  <w:divBdr>
                    <w:top w:val="single" w:sz="2" w:space="1" w:color="FFFFFF"/>
                    <w:left w:val="single" w:sz="2" w:space="12" w:color="FFFFFF"/>
                    <w:bottom w:val="single" w:sz="2" w:space="1" w:color="FFFFFF"/>
                    <w:right w:val="single" w:sz="2" w:space="4" w:color="FFFFFF"/>
                  </w:divBdr>
                  <w:divsChild>
                    <w:div w:id="1770542437">
                      <w:marLeft w:val="0"/>
                      <w:marRight w:val="0"/>
                      <w:marTop w:val="0"/>
                      <w:marBottom w:val="0"/>
                      <w:divBdr>
                        <w:top w:val="none" w:sz="0" w:space="0" w:color="auto"/>
                        <w:left w:val="none" w:sz="0" w:space="0" w:color="auto"/>
                        <w:bottom w:val="none" w:sz="0" w:space="0" w:color="auto"/>
                        <w:right w:val="none" w:sz="0" w:space="0" w:color="auto"/>
                      </w:divBdr>
                    </w:div>
                  </w:divsChild>
                </w:div>
                <w:div w:id="1304460863">
                  <w:marLeft w:val="0"/>
                  <w:marRight w:val="0"/>
                  <w:marTop w:val="0"/>
                  <w:marBottom w:val="0"/>
                  <w:divBdr>
                    <w:top w:val="single" w:sz="2" w:space="1" w:color="FFFFFF"/>
                    <w:left w:val="single" w:sz="2" w:space="12" w:color="FFFFFF"/>
                    <w:bottom w:val="single" w:sz="2" w:space="1" w:color="FFFFFF"/>
                    <w:right w:val="single" w:sz="2" w:space="4" w:color="FFFFFF"/>
                  </w:divBdr>
                  <w:divsChild>
                    <w:div w:id="419523907">
                      <w:marLeft w:val="0"/>
                      <w:marRight w:val="0"/>
                      <w:marTop w:val="0"/>
                      <w:marBottom w:val="0"/>
                      <w:divBdr>
                        <w:top w:val="none" w:sz="0" w:space="0" w:color="auto"/>
                        <w:left w:val="none" w:sz="0" w:space="0" w:color="auto"/>
                        <w:bottom w:val="none" w:sz="0" w:space="0" w:color="auto"/>
                        <w:right w:val="none" w:sz="0" w:space="0" w:color="auto"/>
                      </w:divBdr>
                    </w:div>
                  </w:divsChild>
                </w:div>
                <w:div w:id="1493519237">
                  <w:marLeft w:val="0"/>
                  <w:marRight w:val="0"/>
                  <w:marTop w:val="0"/>
                  <w:marBottom w:val="0"/>
                  <w:divBdr>
                    <w:top w:val="single" w:sz="2" w:space="1" w:color="FFFFFF"/>
                    <w:left w:val="single" w:sz="2" w:space="12" w:color="FFFFFF"/>
                    <w:bottom w:val="single" w:sz="2" w:space="1" w:color="FFFFFF"/>
                    <w:right w:val="single" w:sz="2" w:space="4" w:color="FFFFFF"/>
                  </w:divBdr>
                  <w:divsChild>
                    <w:div w:id="1927959336">
                      <w:marLeft w:val="0"/>
                      <w:marRight w:val="0"/>
                      <w:marTop w:val="0"/>
                      <w:marBottom w:val="0"/>
                      <w:divBdr>
                        <w:top w:val="none" w:sz="0" w:space="0" w:color="auto"/>
                        <w:left w:val="none" w:sz="0" w:space="0" w:color="auto"/>
                        <w:bottom w:val="none" w:sz="0" w:space="0" w:color="auto"/>
                        <w:right w:val="none" w:sz="0" w:space="0" w:color="auto"/>
                      </w:divBdr>
                    </w:div>
                  </w:divsChild>
                </w:div>
                <w:div w:id="607391286">
                  <w:marLeft w:val="0"/>
                  <w:marRight w:val="0"/>
                  <w:marTop w:val="0"/>
                  <w:marBottom w:val="0"/>
                  <w:divBdr>
                    <w:top w:val="single" w:sz="2" w:space="1" w:color="FFFFFF"/>
                    <w:left w:val="single" w:sz="2" w:space="12" w:color="FFFFFF"/>
                    <w:bottom w:val="single" w:sz="2" w:space="1" w:color="FFFFFF"/>
                    <w:right w:val="single" w:sz="2" w:space="4" w:color="FFFFFF"/>
                  </w:divBdr>
                  <w:divsChild>
                    <w:div w:id="1562904637">
                      <w:marLeft w:val="0"/>
                      <w:marRight w:val="0"/>
                      <w:marTop w:val="0"/>
                      <w:marBottom w:val="0"/>
                      <w:divBdr>
                        <w:top w:val="none" w:sz="0" w:space="0" w:color="auto"/>
                        <w:left w:val="none" w:sz="0" w:space="0" w:color="auto"/>
                        <w:bottom w:val="none" w:sz="0" w:space="0" w:color="auto"/>
                        <w:right w:val="none" w:sz="0" w:space="0" w:color="auto"/>
                      </w:divBdr>
                    </w:div>
                  </w:divsChild>
                </w:div>
                <w:div w:id="2113163692">
                  <w:marLeft w:val="0"/>
                  <w:marRight w:val="0"/>
                  <w:marTop w:val="0"/>
                  <w:marBottom w:val="0"/>
                  <w:divBdr>
                    <w:top w:val="single" w:sz="2" w:space="1" w:color="FFFFFF"/>
                    <w:left w:val="single" w:sz="2" w:space="12" w:color="FFFFFF"/>
                    <w:bottom w:val="single" w:sz="2" w:space="1" w:color="FFFFFF"/>
                    <w:right w:val="single" w:sz="2" w:space="4" w:color="FFFFFF"/>
                  </w:divBdr>
                  <w:divsChild>
                    <w:div w:id="715471225">
                      <w:marLeft w:val="0"/>
                      <w:marRight w:val="0"/>
                      <w:marTop w:val="0"/>
                      <w:marBottom w:val="0"/>
                      <w:divBdr>
                        <w:top w:val="none" w:sz="0" w:space="0" w:color="auto"/>
                        <w:left w:val="none" w:sz="0" w:space="0" w:color="auto"/>
                        <w:bottom w:val="none" w:sz="0" w:space="0" w:color="auto"/>
                        <w:right w:val="none" w:sz="0" w:space="0" w:color="auto"/>
                      </w:divBdr>
                    </w:div>
                  </w:divsChild>
                </w:div>
                <w:div w:id="1774325418">
                  <w:marLeft w:val="0"/>
                  <w:marRight w:val="0"/>
                  <w:marTop w:val="0"/>
                  <w:marBottom w:val="0"/>
                  <w:divBdr>
                    <w:top w:val="single" w:sz="2" w:space="1" w:color="FFFFFF"/>
                    <w:left w:val="single" w:sz="2" w:space="12" w:color="FFFFFF"/>
                    <w:bottom w:val="single" w:sz="2" w:space="1" w:color="FFFFFF"/>
                    <w:right w:val="single" w:sz="2" w:space="4" w:color="FFFFFF"/>
                  </w:divBdr>
                  <w:divsChild>
                    <w:div w:id="1173183190">
                      <w:marLeft w:val="0"/>
                      <w:marRight w:val="0"/>
                      <w:marTop w:val="0"/>
                      <w:marBottom w:val="0"/>
                      <w:divBdr>
                        <w:top w:val="none" w:sz="0" w:space="0" w:color="auto"/>
                        <w:left w:val="none" w:sz="0" w:space="0" w:color="auto"/>
                        <w:bottom w:val="none" w:sz="0" w:space="0" w:color="auto"/>
                        <w:right w:val="none" w:sz="0" w:space="0" w:color="auto"/>
                      </w:divBdr>
                    </w:div>
                  </w:divsChild>
                </w:div>
                <w:div w:id="1671252438">
                  <w:marLeft w:val="0"/>
                  <w:marRight w:val="0"/>
                  <w:marTop w:val="0"/>
                  <w:marBottom w:val="0"/>
                  <w:divBdr>
                    <w:top w:val="single" w:sz="2" w:space="1" w:color="FFFFFF"/>
                    <w:left w:val="single" w:sz="2" w:space="12" w:color="FFFFFF"/>
                    <w:bottom w:val="single" w:sz="2" w:space="1" w:color="FFFFFF"/>
                    <w:right w:val="single" w:sz="2" w:space="4" w:color="FFFFFF"/>
                  </w:divBdr>
                  <w:divsChild>
                    <w:div w:id="260265649">
                      <w:marLeft w:val="0"/>
                      <w:marRight w:val="0"/>
                      <w:marTop w:val="0"/>
                      <w:marBottom w:val="0"/>
                      <w:divBdr>
                        <w:top w:val="none" w:sz="0" w:space="0" w:color="auto"/>
                        <w:left w:val="none" w:sz="0" w:space="0" w:color="auto"/>
                        <w:bottom w:val="none" w:sz="0" w:space="0" w:color="auto"/>
                        <w:right w:val="none" w:sz="0" w:space="0" w:color="auto"/>
                      </w:divBdr>
                    </w:div>
                  </w:divsChild>
                </w:div>
                <w:div w:id="1233125900">
                  <w:marLeft w:val="0"/>
                  <w:marRight w:val="0"/>
                  <w:marTop w:val="0"/>
                  <w:marBottom w:val="0"/>
                  <w:divBdr>
                    <w:top w:val="single" w:sz="2" w:space="1" w:color="FFFFFF"/>
                    <w:left w:val="single" w:sz="2" w:space="12" w:color="FFFFFF"/>
                    <w:bottom w:val="single" w:sz="2" w:space="1" w:color="FFFFFF"/>
                    <w:right w:val="single" w:sz="2" w:space="4" w:color="FFFFFF"/>
                  </w:divBdr>
                  <w:divsChild>
                    <w:div w:id="905267187">
                      <w:marLeft w:val="0"/>
                      <w:marRight w:val="0"/>
                      <w:marTop w:val="0"/>
                      <w:marBottom w:val="0"/>
                      <w:divBdr>
                        <w:top w:val="none" w:sz="0" w:space="0" w:color="auto"/>
                        <w:left w:val="none" w:sz="0" w:space="0" w:color="auto"/>
                        <w:bottom w:val="none" w:sz="0" w:space="0" w:color="auto"/>
                        <w:right w:val="none" w:sz="0" w:space="0" w:color="auto"/>
                      </w:divBdr>
                    </w:div>
                  </w:divsChild>
                </w:div>
                <w:div w:id="251357304">
                  <w:marLeft w:val="0"/>
                  <w:marRight w:val="0"/>
                  <w:marTop w:val="0"/>
                  <w:marBottom w:val="0"/>
                  <w:divBdr>
                    <w:top w:val="single" w:sz="2" w:space="1" w:color="FFFFFF"/>
                    <w:left w:val="single" w:sz="2" w:space="12" w:color="FFFFFF"/>
                    <w:bottom w:val="single" w:sz="2" w:space="1" w:color="FFFFFF"/>
                    <w:right w:val="single" w:sz="2" w:space="4" w:color="FFFFFF"/>
                  </w:divBdr>
                  <w:divsChild>
                    <w:div w:id="294022225">
                      <w:marLeft w:val="0"/>
                      <w:marRight w:val="0"/>
                      <w:marTop w:val="0"/>
                      <w:marBottom w:val="0"/>
                      <w:divBdr>
                        <w:top w:val="none" w:sz="0" w:space="0" w:color="auto"/>
                        <w:left w:val="none" w:sz="0" w:space="0" w:color="auto"/>
                        <w:bottom w:val="none" w:sz="0" w:space="0" w:color="auto"/>
                        <w:right w:val="none" w:sz="0" w:space="0" w:color="auto"/>
                      </w:divBdr>
                    </w:div>
                  </w:divsChild>
                </w:div>
                <w:div w:id="1281835373">
                  <w:marLeft w:val="0"/>
                  <w:marRight w:val="0"/>
                  <w:marTop w:val="0"/>
                  <w:marBottom w:val="0"/>
                  <w:divBdr>
                    <w:top w:val="single" w:sz="2" w:space="1" w:color="FFFFFF"/>
                    <w:left w:val="single" w:sz="2" w:space="12" w:color="FFFFFF"/>
                    <w:bottom w:val="single" w:sz="2" w:space="1" w:color="FFFFFF"/>
                    <w:right w:val="single" w:sz="2" w:space="4" w:color="FFFFFF"/>
                  </w:divBdr>
                  <w:divsChild>
                    <w:div w:id="1625232684">
                      <w:marLeft w:val="0"/>
                      <w:marRight w:val="0"/>
                      <w:marTop w:val="0"/>
                      <w:marBottom w:val="0"/>
                      <w:divBdr>
                        <w:top w:val="none" w:sz="0" w:space="0" w:color="auto"/>
                        <w:left w:val="none" w:sz="0" w:space="0" w:color="auto"/>
                        <w:bottom w:val="none" w:sz="0" w:space="0" w:color="auto"/>
                        <w:right w:val="none" w:sz="0" w:space="0" w:color="auto"/>
                      </w:divBdr>
                    </w:div>
                  </w:divsChild>
                </w:div>
                <w:div w:id="897594356">
                  <w:marLeft w:val="0"/>
                  <w:marRight w:val="0"/>
                  <w:marTop w:val="0"/>
                  <w:marBottom w:val="0"/>
                  <w:divBdr>
                    <w:top w:val="single" w:sz="2" w:space="1" w:color="FFFFFF"/>
                    <w:left w:val="single" w:sz="2" w:space="12" w:color="FFFFFF"/>
                    <w:bottom w:val="single" w:sz="2" w:space="1" w:color="FFFFFF"/>
                    <w:right w:val="single" w:sz="2" w:space="4" w:color="FFFFFF"/>
                  </w:divBdr>
                  <w:divsChild>
                    <w:div w:id="145247389">
                      <w:marLeft w:val="0"/>
                      <w:marRight w:val="0"/>
                      <w:marTop w:val="0"/>
                      <w:marBottom w:val="0"/>
                      <w:divBdr>
                        <w:top w:val="none" w:sz="0" w:space="0" w:color="auto"/>
                        <w:left w:val="none" w:sz="0" w:space="0" w:color="auto"/>
                        <w:bottom w:val="none" w:sz="0" w:space="0" w:color="auto"/>
                        <w:right w:val="none" w:sz="0" w:space="0" w:color="auto"/>
                      </w:divBdr>
                    </w:div>
                  </w:divsChild>
                </w:div>
                <w:div w:id="708722480">
                  <w:marLeft w:val="0"/>
                  <w:marRight w:val="0"/>
                  <w:marTop w:val="0"/>
                  <w:marBottom w:val="0"/>
                  <w:divBdr>
                    <w:top w:val="single" w:sz="2" w:space="1" w:color="FFFFFF"/>
                    <w:left w:val="single" w:sz="2" w:space="12" w:color="FFFFFF"/>
                    <w:bottom w:val="single" w:sz="2" w:space="4" w:color="FFFFFF"/>
                    <w:right w:val="single" w:sz="2" w:space="4" w:color="FFFFFF"/>
                  </w:divBdr>
                  <w:divsChild>
                    <w:div w:id="7621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53269">
          <w:marLeft w:val="0"/>
          <w:marRight w:val="0"/>
          <w:marTop w:val="0"/>
          <w:marBottom w:val="335"/>
          <w:divBdr>
            <w:top w:val="none" w:sz="0" w:space="0" w:color="auto"/>
            <w:left w:val="none" w:sz="0" w:space="0" w:color="auto"/>
            <w:bottom w:val="none" w:sz="0" w:space="0" w:color="auto"/>
            <w:right w:val="none" w:sz="0" w:space="0" w:color="auto"/>
          </w:divBdr>
          <w:divsChild>
            <w:div w:id="172033170">
              <w:marLeft w:val="0"/>
              <w:marRight w:val="0"/>
              <w:marTop w:val="0"/>
              <w:marBottom w:val="0"/>
              <w:divBdr>
                <w:top w:val="none" w:sz="0" w:space="0" w:color="auto"/>
                <w:left w:val="none" w:sz="0" w:space="0" w:color="auto"/>
                <w:bottom w:val="none" w:sz="0" w:space="0" w:color="auto"/>
                <w:right w:val="none" w:sz="0" w:space="0" w:color="auto"/>
              </w:divBdr>
              <w:divsChild>
                <w:div w:id="380205368">
                  <w:marLeft w:val="0"/>
                  <w:marRight w:val="0"/>
                  <w:marTop w:val="0"/>
                  <w:marBottom w:val="0"/>
                  <w:divBdr>
                    <w:top w:val="single" w:sz="2" w:space="4" w:color="FFFFFF"/>
                    <w:left w:val="single" w:sz="2" w:space="12" w:color="FFFFFF"/>
                    <w:bottom w:val="single" w:sz="2" w:space="1" w:color="FFFFFF"/>
                    <w:right w:val="single" w:sz="2" w:space="4" w:color="FFFFFF"/>
                  </w:divBdr>
                  <w:divsChild>
                    <w:div w:id="1628966813">
                      <w:marLeft w:val="0"/>
                      <w:marRight w:val="0"/>
                      <w:marTop w:val="0"/>
                      <w:marBottom w:val="0"/>
                      <w:divBdr>
                        <w:top w:val="none" w:sz="0" w:space="0" w:color="auto"/>
                        <w:left w:val="none" w:sz="0" w:space="0" w:color="auto"/>
                        <w:bottom w:val="none" w:sz="0" w:space="0" w:color="auto"/>
                        <w:right w:val="none" w:sz="0" w:space="0" w:color="auto"/>
                      </w:divBdr>
                    </w:div>
                  </w:divsChild>
                </w:div>
                <w:div w:id="705955443">
                  <w:marLeft w:val="0"/>
                  <w:marRight w:val="0"/>
                  <w:marTop w:val="0"/>
                  <w:marBottom w:val="0"/>
                  <w:divBdr>
                    <w:top w:val="single" w:sz="2" w:space="1" w:color="FFFFFF"/>
                    <w:left w:val="single" w:sz="2" w:space="12" w:color="FFFFFF"/>
                    <w:bottom w:val="single" w:sz="2" w:space="1" w:color="FFFFFF"/>
                    <w:right w:val="single" w:sz="2" w:space="4" w:color="FFFFFF"/>
                  </w:divBdr>
                  <w:divsChild>
                    <w:div w:id="22243640">
                      <w:marLeft w:val="0"/>
                      <w:marRight w:val="0"/>
                      <w:marTop w:val="0"/>
                      <w:marBottom w:val="0"/>
                      <w:divBdr>
                        <w:top w:val="none" w:sz="0" w:space="0" w:color="auto"/>
                        <w:left w:val="none" w:sz="0" w:space="0" w:color="auto"/>
                        <w:bottom w:val="none" w:sz="0" w:space="0" w:color="auto"/>
                        <w:right w:val="none" w:sz="0" w:space="0" w:color="auto"/>
                      </w:divBdr>
                    </w:div>
                  </w:divsChild>
                </w:div>
                <w:div w:id="1547256661">
                  <w:marLeft w:val="0"/>
                  <w:marRight w:val="0"/>
                  <w:marTop w:val="0"/>
                  <w:marBottom w:val="0"/>
                  <w:divBdr>
                    <w:top w:val="single" w:sz="2" w:space="1" w:color="FFFFFF"/>
                    <w:left w:val="single" w:sz="2" w:space="12" w:color="FFFFFF"/>
                    <w:bottom w:val="single" w:sz="2" w:space="1" w:color="FFFFFF"/>
                    <w:right w:val="single" w:sz="2" w:space="4" w:color="FFFFFF"/>
                  </w:divBdr>
                  <w:divsChild>
                    <w:div w:id="1947738330">
                      <w:marLeft w:val="0"/>
                      <w:marRight w:val="0"/>
                      <w:marTop w:val="0"/>
                      <w:marBottom w:val="0"/>
                      <w:divBdr>
                        <w:top w:val="none" w:sz="0" w:space="0" w:color="auto"/>
                        <w:left w:val="none" w:sz="0" w:space="0" w:color="auto"/>
                        <w:bottom w:val="none" w:sz="0" w:space="0" w:color="auto"/>
                        <w:right w:val="none" w:sz="0" w:space="0" w:color="auto"/>
                      </w:divBdr>
                    </w:div>
                  </w:divsChild>
                </w:div>
                <w:div w:id="1612669259">
                  <w:marLeft w:val="0"/>
                  <w:marRight w:val="0"/>
                  <w:marTop w:val="0"/>
                  <w:marBottom w:val="0"/>
                  <w:divBdr>
                    <w:top w:val="single" w:sz="2" w:space="1" w:color="FFFFFF"/>
                    <w:left w:val="single" w:sz="2" w:space="12" w:color="FFFFFF"/>
                    <w:bottom w:val="single" w:sz="2" w:space="1" w:color="FFFFFF"/>
                    <w:right w:val="single" w:sz="2" w:space="4" w:color="FFFFFF"/>
                  </w:divBdr>
                  <w:divsChild>
                    <w:div w:id="971639981">
                      <w:marLeft w:val="0"/>
                      <w:marRight w:val="0"/>
                      <w:marTop w:val="0"/>
                      <w:marBottom w:val="0"/>
                      <w:divBdr>
                        <w:top w:val="none" w:sz="0" w:space="0" w:color="auto"/>
                        <w:left w:val="none" w:sz="0" w:space="0" w:color="auto"/>
                        <w:bottom w:val="none" w:sz="0" w:space="0" w:color="auto"/>
                        <w:right w:val="none" w:sz="0" w:space="0" w:color="auto"/>
                      </w:divBdr>
                    </w:div>
                  </w:divsChild>
                </w:div>
                <w:div w:id="2127968199">
                  <w:marLeft w:val="0"/>
                  <w:marRight w:val="0"/>
                  <w:marTop w:val="0"/>
                  <w:marBottom w:val="0"/>
                  <w:divBdr>
                    <w:top w:val="single" w:sz="2" w:space="1" w:color="FFFFFF"/>
                    <w:left w:val="single" w:sz="2" w:space="12" w:color="FFFFFF"/>
                    <w:bottom w:val="single" w:sz="2" w:space="1" w:color="FFFFFF"/>
                    <w:right w:val="single" w:sz="2" w:space="4" w:color="FFFFFF"/>
                  </w:divBdr>
                  <w:divsChild>
                    <w:div w:id="503278229">
                      <w:marLeft w:val="0"/>
                      <w:marRight w:val="0"/>
                      <w:marTop w:val="0"/>
                      <w:marBottom w:val="0"/>
                      <w:divBdr>
                        <w:top w:val="none" w:sz="0" w:space="0" w:color="auto"/>
                        <w:left w:val="none" w:sz="0" w:space="0" w:color="auto"/>
                        <w:bottom w:val="none" w:sz="0" w:space="0" w:color="auto"/>
                        <w:right w:val="none" w:sz="0" w:space="0" w:color="auto"/>
                      </w:divBdr>
                    </w:div>
                  </w:divsChild>
                </w:div>
                <w:div w:id="617957673">
                  <w:marLeft w:val="0"/>
                  <w:marRight w:val="0"/>
                  <w:marTop w:val="0"/>
                  <w:marBottom w:val="0"/>
                  <w:divBdr>
                    <w:top w:val="single" w:sz="2" w:space="1" w:color="FFFFFF"/>
                    <w:left w:val="single" w:sz="2" w:space="12" w:color="FFFFFF"/>
                    <w:bottom w:val="single" w:sz="2" w:space="1" w:color="FFFFFF"/>
                    <w:right w:val="single" w:sz="2" w:space="4" w:color="FFFFFF"/>
                  </w:divBdr>
                  <w:divsChild>
                    <w:div w:id="2026978162">
                      <w:marLeft w:val="0"/>
                      <w:marRight w:val="0"/>
                      <w:marTop w:val="0"/>
                      <w:marBottom w:val="0"/>
                      <w:divBdr>
                        <w:top w:val="none" w:sz="0" w:space="0" w:color="auto"/>
                        <w:left w:val="none" w:sz="0" w:space="0" w:color="auto"/>
                        <w:bottom w:val="none" w:sz="0" w:space="0" w:color="auto"/>
                        <w:right w:val="none" w:sz="0" w:space="0" w:color="auto"/>
                      </w:divBdr>
                    </w:div>
                  </w:divsChild>
                </w:div>
                <w:div w:id="1339231368">
                  <w:marLeft w:val="0"/>
                  <w:marRight w:val="0"/>
                  <w:marTop w:val="0"/>
                  <w:marBottom w:val="0"/>
                  <w:divBdr>
                    <w:top w:val="single" w:sz="2" w:space="1" w:color="FFFFFF"/>
                    <w:left w:val="single" w:sz="2" w:space="12" w:color="FFFFFF"/>
                    <w:bottom w:val="single" w:sz="2" w:space="1" w:color="FFFFFF"/>
                    <w:right w:val="single" w:sz="2" w:space="4" w:color="FFFFFF"/>
                  </w:divBdr>
                  <w:divsChild>
                    <w:div w:id="1152064509">
                      <w:marLeft w:val="0"/>
                      <w:marRight w:val="0"/>
                      <w:marTop w:val="0"/>
                      <w:marBottom w:val="0"/>
                      <w:divBdr>
                        <w:top w:val="none" w:sz="0" w:space="0" w:color="auto"/>
                        <w:left w:val="none" w:sz="0" w:space="0" w:color="auto"/>
                        <w:bottom w:val="none" w:sz="0" w:space="0" w:color="auto"/>
                        <w:right w:val="none" w:sz="0" w:space="0" w:color="auto"/>
                      </w:divBdr>
                    </w:div>
                  </w:divsChild>
                </w:div>
                <w:div w:id="2101027437">
                  <w:marLeft w:val="0"/>
                  <w:marRight w:val="0"/>
                  <w:marTop w:val="0"/>
                  <w:marBottom w:val="0"/>
                  <w:divBdr>
                    <w:top w:val="single" w:sz="2" w:space="1" w:color="FFFFFF"/>
                    <w:left w:val="single" w:sz="2" w:space="12" w:color="FFFFFF"/>
                    <w:bottom w:val="single" w:sz="2" w:space="1" w:color="FFFFFF"/>
                    <w:right w:val="single" w:sz="2" w:space="4" w:color="FFFFFF"/>
                  </w:divBdr>
                  <w:divsChild>
                    <w:div w:id="1168639517">
                      <w:marLeft w:val="0"/>
                      <w:marRight w:val="0"/>
                      <w:marTop w:val="0"/>
                      <w:marBottom w:val="0"/>
                      <w:divBdr>
                        <w:top w:val="none" w:sz="0" w:space="0" w:color="auto"/>
                        <w:left w:val="none" w:sz="0" w:space="0" w:color="auto"/>
                        <w:bottom w:val="none" w:sz="0" w:space="0" w:color="auto"/>
                        <w:right w:val="none" w:sz="0" w:space="0" w:color="auto"/>
                      </w:divBdr>
                    </w:div>
                  </w:divsChild>
                </w:div>
                <w:div w:id="1608467430">
                  <w:marLeft w:val="0"/>
                  <w:marRight w:val="0"/>
                  <w:marTop w:val="0"/>
                  <w:marBottom w:val="0"/>
                  <w:divBdr>
                    <w:top w:val="single" w:sz="2" w:space="1" w:color="FFFFFF"/>
                    <w:left w:val="single" w:sz="2" w:space="12" w:color="FFFFFF"/>
                    <w:bottom w:val="single" w:sz="2" w:space="1" w:color="FFFFFF"/>
                    <w:right w:val="single" w:sz="2" w:space="4" w:color="FFFFFF"/>
                  </w:divBdr>
                  <w:divsChild>
                    <w:div w:id="1419401461">
                      <w:marLeft w:val="0"/>
                      <w:marRight w:val="0"/>
                      <w:marTop w:val="0"/>
                      <w:marBottom w:val="0"/>
                      <w:divBdr>
                        <w:top w:val="none" w:sz="0" w:space="0" w:color="auto"/>
                        <w:left w:val="none" w:sz="0" w:space="0" w:color="auto"/>
                        <w:bottom w:val="none" w:sz="0" w:space="0" w:color="auto"/>
                        <w:right w:val="none" w:sz="0" w:space="0" w:color="auto"/>
                      </w:divBdr>
                    </w:div>
                  </w:divsChild>
                </w:div>
                <w:div w:id="553006729">
                  <w:marLeft w:val="0"/>
                  <w:marRight w:val="0"/>
                  <w:marTop w:val="0"/>
                  <w:marBottom w:val="0"/>
                  <w:divBdr>
                    <w:top w:val="single" w:sz="2" w:space="1" w:color="FFFFFF"/>
                    <w:left w:val="single" w:sz="2" w:space="12" w:color="FFFFFF"/>
                    <w:bottom w:val="single" w:sz="2" w:space="1" w:color="FFFFFF"/>
                    <w:right w:val="single" w:sz="2" w:space="4" w:color="FFFFFF"/>
                  </w:divBdr>
                  <w:divsChild>
                    <w:div w:id="1470515790">
                      <w:marLeft w:val="0"/>
                      <w:marRight w:val="0"/>
                      <w:marTop w:val="0"/>
                      <w:marBottom w:val="0"/>
                      <w:divBdr>
                        <w:top w:val="none" w:sz="0" w:space="0" w:color="auto"/>
                        <w:left w:val="none" w:sz="0" w:space="0" w:color="auto"/>
                        <w:bottom w:val="none" w:sz="0" w:space="0" w:color="auto"/>
                        <w:right w:val="none" w:sz="0" w:space="0" w:color="auto"/>
                      </w:divBdr>
                    </w:div>
                  </w:divsChild>
                </w:div>
                <w:div w:id="451827648">
                  <w:marLeft w:val="0"/>
                  <w:marRight w:val="0"/>
                  <w:marTop w:val="0"/>
                  <w:marBottom w:val="0"/>
                  <w:divBdr>
                    <w:top w:val="single" w:sz="2" w:space="1" w:color="FFFFFF"/>
                    <w:left w:val="single" w:sz="2" w:space="12" w:color="FFFFFF"/>
                    <w:bottom w:val="single" w:sz="2" w:space="1" w:color="FFFFFF"/>
                    <w:right w:val="single" w:sz="2" w:space="4" w:color="FFFFFF"/>
                  </w:divBdr>
                  <w:divsChild>
                    <w:div w:id="1344238053">
                      <w:marLeft w:val="0"/>
                      <w:marRight w:val="0"/>
                      <w:marTop w:val="0"/>
                      <w:marBottom w:val="0"/>
                      <w:divBdr>
                        <w:top w:val="none" w:sz="0" w:space="0" w:color="auto"/>
                        <w:left w:val="none" w:sz="0" w:space="0" w:color="auto"/>
                        <w:bottom w:val="none" w:sz="0" w:space="0" w:color="auto"/>
                        <w:right w:val="none" w:sz="0" w:space="0" w:color="auto"/>
                      </w:divBdr>
                    </w:div>
                  </w:divsChild>
                </w:div>
                <w:div w:id="1630160523">
                  <w:marLeft w:val="0"/>
                  <w:marRight w:val="0"/>
                  <w:marTop w:val="0"/>
                  <w:marBottom w:val="0"/>
                  <w:divBdr>
                    <w:top w:val="single" w:sz="2" w:space="1" w:color="FFFFFF"/>
                    <w:left w:val="single" w:sz="2" w:space="12" w:color="FFFFFF"/>
                    <w:bottom w:val="single" w:sz="2" w:space="1" w:color="FFFFFF"/>
                    <w:right w:val="single" w:sz="2" w:space="4" w:color="FFFFFF"/>
                  </w:divBdr>
                  <w:divsChild>
                    <w:div w:id="205652157">
                      <w:marLeft w:val="0"/>
                      <w:marRight w:val="0"/>
                      <w:marTop w:val="0"/>
                      <w:marBottom w:val="0"/>
                      <w:divBdr>
                        <w:top w:val="none" w:sz="0" w:space="0" w:color="auto"/>
                        <w:left w:val="none" w:sz="0" w:space="0" w:color="auto"/>
                        <w:bottom w:val="none" w:sz="0" w:space="0" w:color="auto"/>
                        <w:right w:val="none" w:sz="0" w:space="0" w:color="auto"/>
                      </w:divBdr>
                    </w:div>
                  </w:divsChild>
                </w:div>
                <w:div w:id="1733651127">
                  <w:marLeft w:val="0"/>
                  <w:marRight w:val="0"/>
                  <w:marTop w:val="0"/>
                  <w:marBottom w:val="0"/>
                  <w:divBdr>
                    <w:top w:val="single" w:sz="2" w:space="1" w:color="FFFFFF"/>
                    <w:left w:val="single" w:sz="2" w:space="12" w:color="FFFFFF"/>
                    <w:bottom w:val="single" w:sz="2" w:space="1" w:color="FFFFFF"/>
                    <w:right w:val="single" w:sz="2" w:space="4" w:color="FFFFFF"/>
                  </w:divBdr>
                  <w:divsChild>
                    <w:div w:id="1601333001">
                      <w:marLeft w:val="0"/>
                      <w:marRight w:val="0"/>
                      <w:marTop w:val="0"/>
                      <w:marBottom w:val="0"/>
                      <w:divBdr>
                        <w:top w:val="none" w:sz="0" w:space="0" w:color="auto"/>
                        <w:left w:val="none" w:sz="0" w:space="0" w:color="auto"/>
                        <w:bottom w:val="none" w:sz="0" w:space="0" w:color="auto"/>
                        <w:right w:val="none" w:sz="0" w:space="0" w:color="auto"/>
                      </w:divBdr>
                    </w:div>
                  </w:divsChild>
                </w:div>
                <w:div w:id="609968613">
                  <w:marLeft w:val="0"/>
                  <w:marRight w:val="0"/>
                  <w:marTop w:val="0"/>
                  <w:marBottom w:val="0"/>
                  <w:divBdr>
                    <w:top w:val="single" w:sz="2" w:space="1" w:color="FFFFFF"/>
                    <w:left w:val="single" w:sz="2" w:space="12" w:color="FFFFFF"/>
                    <w:bottom w:val="single" w:sz="2" w:space="1" w:color="FFFFFF"/>
                    <w:right w:val="single" w:sz="2" w:space="4" w:color="FFFFFF"/>
                  </w:divBdr>
                  <w:divsChild>
                    <w:div w:id="357126371">
                      <w:marLeft w:val="0"/>
                      <w:marRight w:val="0"/>
                      <w:marTop w:val="0"/>
                      <w:marBottom w:val="0"/>
                      <w:divBdr>
                        <w:top w:val="none" w:sz="0" w:space="0" w:color="auto"/>
                        <w:left w:val="none" w:sz="0" w:space="0" w:color="auto"/>
                        <w:bottom w:val="none" w:sz="0" w:space="0" w:color="auto"/>
                        <w:right w:val="none" w:sz="0" w:space="0" w:color="auto"/>
                      </w:divBdr>
                    </w:div>
                  </w:divsChild>
                </w:div>
                <w:div w:id="742526533">
                  <w:marLeft w:val="0"/>
                  <w:marRight w:val="0"/>
                  <w:marTop w:val="0"/>
                  <w:marBottom w:val="0"/>
                  <w:divBdr>
                    <w:top w:val="single" w:sz="2" w:space="1" w:color="FFFFFF"/>
                    <w:left w:val="single" w:sz="2" w:space="12" w:color="FFFFFF"/>
                    <w:bottom w:val="single" w:sz="2" w:space="1" w:color="FFFFFF"/>
                    <w:right w:val="single" w:sz="2" w:space="4" w:color="FFFFFF"/>
                  </w:divBdr>
                  <w:divsChild>
                    <w:div w:id="737820411">
                      <w:marLeft w:val="0"/>
                      <w:marRight w:val="0"/>
                      <w:marTop w:val="0"/>
                      <w:marBottom w:val="0"/>
                      <w:divBdr>
                        <w:top w:val="none" w:sz="0" w:space="0" w:color="auto"/>
                        <w:left w:val="none" w:sz="0" w:space="0" w:color="auto"/>
                        <w:bottom w:val="none" w:sz="0" w:space="0" w:color="auto"/>
                        <w:right w:val="none" w:sz="0" w:space="0" w:color="auto"/>
                      </w:divBdr>
                    </w:div>
                  </w:divsChild>
                </w:div>
                <w:div w:id="1935242080">
                  <w:marLeft w:val="0"/>
                  <w:marRight w:val="0"/>
                  <w:marTop w:val="0"/>
                  <w:marBottom w:val="0"/>
                  <w:divBdr>
                    <w:top w:val="single" w:sz="2" w:space="1" w:color="FFFFFF"/>
                    <w:left w:val="single" w:sz="2" w:space="12" w:color="FFFFFF"/>
                    <w:bottom w:val="single" w:sz="2" w:space="1" w:color="FFFFFF"/>
                    <w:right w:val="single" w:sz="2" w:space="4" w:color="FFFFFF"/>
                  </w:divBdr>
                  <w:divsChild>
                    <w:div w:id="1818691814">
                      <w:marLeft w:val="0"/>
                      <w:marRight w:val="0"/>
                      <w:marTop w:val="0"/>
                      <w:marBottom w:val="0"/>
                      <w:divBdr>
                        <w:top w:val="none" w:sz="0" w:space="0" w:color="auto"/>
                        <w:left w:val="none" w:sz="0" w:space="0" w:color="auto"/>
                        <w:bottom w:val="none" w:sz="0" w:space="0" w:color="auto"/>
                        <w:right w:val="none" w:sz="0" w:space="0" w:color="auto"/>
                      </w:divBdr>
                    </w:div>
                  </w:divsChild>
                </w:div>
                <w:div w:id="31657371">
                  <w:marLeft w:val="0"/>
                  <w:marRight w:val="0"/>
                  <w:marTop w:val="0"/>
                  <w:marBottom w:val="0"/>
                  <w:divBdr>
                    <w:top w:val="single" w:sz="2" w:space="1" w:color="FFFFFF"/>
                    <w:left w:val="single" w:sz="2" w:space="12" w:color="FFFFFF"/>
                    <w:bottom w:val="single" w:sz="2" w:space="1" w:color="FFFFFF"/>
                    <w:right w:val="single" w:sz="2" w:space="4" w:color="FFFFFF"/>
                  </w:divBdr>
                  <w:divsChild>
                    <w:div w:id="1708489620">
                      <w:marLeft w:val="0"/>
                      <w:marRight w:val="0"/>
                      <w:marTop w:val="0"/>
                      <w:marBottom w:val="0"/>
                      <w:divBdr>
                        <w:top w:val="none" w:sz="0" w:space="0" w:color="auto"/>
                        <w:left w:val="none" w:sz="0" w:space="0" w:color="auto"/>
                        <w:bottom w:val="none" w:sz="0" w:space="0" w:color="auto"/>
                        <w:right w:val="none" w:sz="0" w:space="0" w:color="auto"/>
                      </w:divBdr>
                    </w:div>
                  </w:divsChild>
                </w:div>
                <w:div w:id="1189493736">
                  <w:marLeft w:val="0"/>
                  <w:marRight w:val="0"/>
                  <w:marTop w:val="0"/>
                  <w:marBottom w:val="0"/>
                  <w:divBdr>
                    <w:top w:val="single" w:sz="2" w:space="1" w:color="FFFFFF"/>
                    <w:left w:val="single" w:sz="2" w:space="12" w:color="FFFFFF"/>
                    <w:bottom w:val="single" w:sz="2" w:space="1" w:color="FFFFFF"/>
                    <w:right w:val="single" w:sz="2" w:space="4" w:color="FFFFFF"/>
                  </w:divBdr>
                  <w:divsChild>
                    <w:div w:id="146745255">
                      <w:marLeft w:val="0"/>
                      <w:marRight w:val="0"/>
                      <w:marTop w:val="0"/>
                      <w:marBottom w:val="0"/>
                      <w:divBdr>
                        <w:top w:val="none" w:sz="0" w:space="0" w:color="auto"/>
                        <w:left w:val="none" w:sz="0" w:space="0" w:color="auto"/>
                        <w:bottom w:val="none" w:sz="0" w:space="0" w:color="auto"/>
                        <w:right w:val="none" w:sz="0" w:space="0" w:color="auto"/>
                      </w:divBdr>
                    </w:div>
                  </w:divsChild>
                </w:div>
                <w:div w:id="2029065990">
                  <w:marLeft w:val="0"/>
                  <w:marRight w:val="0"/>
                  <w:marTop w:val="0"/>
                  <w:marBottom w:val="0"/>
                  <w:divBdr>
                    <w:top w:val="single" w:sz="2" w:space="1" w:color="FFFFFF"/>
                    <w:left w:val="single" w:sz="2" w:space="12" w:color="FFFFFF"/>
                    <w:bottom w:val="single" w:sz="2" w:space="1" w:color="FFFFFF"/>
                    <w:right w:val="single" w:sz="2" w:space="4" w:color="FFFFFF"/>
                  </w:divBdr>
                  <w:divsChild>
                    <w:div w:id="1106854009">
                      <w:marLeft w:val="0"/>
                      <w:marRight w:val="0"/>
                      <w:marTop w:val="0"/>
                      <w:marBottom w:val="0"/>
                      <w:divBdr>
                        <w:top w:val="none" w:sz="0" w:space="0" w:color="auto"/>
                        <w:left w:val="none" w:sz="0" w:space="0" w:color="auto"/>
                        <w:bottom w:val="none" w:sz="0" w:space="0" w:color="auto"/>
                        <w:right w:val="none" w:sz="0" w:space="0" w:color="auto"/>
                      </w:divBdr>
                    </w:div>
                  </w:divsChild>
                </w:div>
                <w:div w:id="2130316382">
                  <w:marLeft w:val="0"/>
                  <w:marRight w:val="0"/>
                  <w:marTop w:val="0"/>
                  <w:marBottom w:val="0"/>
                  <w:divBdr>
                    <w:top w:val="single" w:sz="2" w:space="1" w:color="FFFFFF"/>
                    <w:left w:val="single" w:sz="2" w:space="12" w:color="FFFFFF"/>
                    <w:bottom w:val="single" w:sz="2" w:space="1" w:color="FFFFFF"/>
                    <w:right w:val="single" w:sz="2" w:space="4" w:color="FFFFFF"/>
                  </w:divBdr>
                  <w:divsChild>
                    <w:div w:id="1357924534">
                      <w:marLeft w:val="0"/>
                      <w:marRight w:val="0"/>
                      <w:marTop w:val="0"/>
                      <w:marBottom w:val="0"/>
                      <w:divBdr>
                        <w:top w:val="none" w:sz="0" w:space="0" w:color="auto"/>
                        <w:left w:val="none" w:sz="0" w:space="0" w:color="auto"/>
                        <w:bottom w:val="none" w:sz="0" w:space="0" w:color="auto"/>
                        <w:right w:val="none" w:sz="0" w:space="0" w:color="auto"/>
                      </w:divBdr>
                    </w:div>
                  </w:divsChild>
                </w:div>
                <w:div w:id="907689888">
                  <w:marLeft w:val="0"/>
                  <w:marRight w:val="0"/>
                  <w:marTop w:val="0"/>
                  <w:marBottom w:val="0"/>
                  <w:divBdr>
                    <w:top w:val="single" w:sz="2" w:space="1" w:color="FFFFFF"/>
                    <w:left w:val="single" w:sz="2" w:space="12" w:color="FFFFFF"/>
                    <w:bottom w:val="single" w:sz="2" w:space="4" w:color="FFFFFF"/>
                    <w:right w:val="single" w:sz="2" w:space="4" w:color="FFFFFF"/>
                  </w:divBdr>
                  <w:divsChild>
                    <w:div w:id="180441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57720">
      <w:bodyDiv w:val="1"/>
      <w:marLeft w:val="0"/>
      <w:marRight w:val="0"/>
      <w:marTop w:val="0"/>
      <w:marBottom w:val="0"/>
      <w:divBdr>
        <w:top w:val="none" w:sz="0" w:space="0" w:color="auto"/>
        <w:left w:val="none" w:sz="0" w:space="0" w:color="auto"/>
        <w:bottom w:val="none" w:sz="0" w:space="0" w:color="auto"/>
        <w:right w:val="none" w:sz="0" w:space="0" w:color="auto"/>
      </w:divBdr>
      <w:divsChild>
        <w:div w:id="20594590">
          <w:marLeft w:val="0"/>
          <w:marRight w:val="0"/>
          <w:marTop w:val="0"/>
          <w:marBottom w:val="0"/>
          <w:divBdr>
            <w:top w:val="none" w:sz="0" w:space="0" w:color="auto"/>
            <w:left w:val="none" w:sz="0" w:space="0" w:color="auto"/>
            <w:bottom w:val="none" w:sz="0" w:space="0" w:color="auto"/>
            <w:right w:val="none" w:sz="0" w:space="0" w:color="auto"/>
          </w:divBdr>
        </w:div>
      </w:divsChild>
    </w:div>
    <w:div w:id="238640866">
      <w:bodyDiv w:val="1"/>
      <w:marLeft w:val="0"/>
      <w:marRight w:val="0"/>
      <w:marTop w:val="0"/>
      <w:marBottom w:val="0"/>
      <w:divBdr>
        <w:top w:val="none" w:sz="0" w:space="0" w:color="auto"/>
        <w:left w:val="none" w:sz="0" w:space="0" w:color="auto"/>
        <w:bottom w:val="none" w:sz="0" w:space="0" w:color="auto"/>
        <w:right w:val="none" w:sz="0" w:space="0" w:color="auto"/>
      </w:divBdr>
      <w:divsChild>
        <w:div w:id="572130768">
          <w:marLeft w:val="0"/>
          <w:marRight w:val="0"/>
          <w:marTop w:val="0"/>
          <w:marBottom w:val="0"/>
          <w:divBdr>
            <w:top w:val="none" w:sz="0" w:space="0" w:color="auto"/>
            <w:left w:val="none" w:sz="0" w:space="0" w:color="auto"/>
            <w:bottom w:val="none" w:sz="0" w:space="0" w:color="auto"/>
            <w:right w:val="none" w:sz="0" w:space="0" w:color="auto"/>
          </w:divBdr>
        </w:div>
        <w:div w:id="1293752303">
          <w:marLeft w:val="0"/>
          <w:marRight w:val="0"/>
          <w:marTop w:val="0"/>
          <w:marBottom w:val="335"/>
          <w:divBdr>
            <w:top w:val="none" w:sz="0" w:space="0" w:color="auto"/>
            <w:left w:val="none" w:sz="0" w:space="0" w:color="auto"/>
            <w:bottom w:val="none" w:sz="0" w:space="0" w:color="auto"/>
            <w:right w:val="none" w:sz="0" w:space="0" w:color="auto"/>
          </w:divBdr>
          <w:divsChild>
            <w:div w:id="176432406">
              <w:marLeft w:val="0"/>
              <w:marRight w:val="0"/>
              <w:marTop w:val="0"/>
              <w:marBottom w:val="0"/>
              <w:divBdr>
                <w:top w:val="none" w:sz="0" w:space="0" w:color="auto"/>
                <w:left w:val="none" w:sz="0" w:space="0" w:color="auto"/>
                <w:bottom w:val="none" w:sz="0" w:space="0" w:color="auto"/>
                <w:right w:val="none" w:sz="0" w:space="0" w:color="auto"/>
              </w:divBdr>
              <w:divsChild>
                <w:div w:id="554045781">
                  <w:marLeft w:val="0"/>
                  <w:marRight w:val="0"/>
                  <w:marTop w:val="0"/>
                  <w:marBottom w:val="0"/>
                  <w:divBdr>
                    <w:top w:val="single" w:sz="2" w:space="4" w:color="FFFFFF"/>
                    <w:left w:val="single" w:sz="2" w:space="12" w:color="FFFFFF"/>
                    <w:bottom w:val="single" w:sz="2" w:space="1" w:color="FFFFFF"/>
                    <w:right w:val="single" w:sz="2" w:space="4" w:color="FFFFFF"/>
                  </w:divBdr>
                  <w:divsChild>
                    <w:div w:id="1374230994">
                      <w:marLeft w:val="0"/>
                      <w:marRight w:val="0"/>
                      <w:marTop w:val="0"/>
                      <w:marBottom w:val="0"/>
                      <w:divBdr>
                        <w:top w:val="none" w:sz="0" w:space="0" w:color="auto"/>
                        <w:left w:val="none" w:sz="0" w:space="0" w:color="auto"/>
                        <w:bottom w:val="none" w:sz="0" w:space="0" w:color="auto"/>
                        <w:right w:val="none" w:sz="0" w:space="0" w:color="auto"/>
                      </w:divBdr>
                    </w:div>
                  </w:divsChild>
                </w:div>
                <w:div w:id="880241839">
                  <w:marLeft w:val="0"/>
                  <w:marRight w:val="0"/>
                  <w:marTop w:val="0"/>
                  <w:marBottom w:val="0"/>
                  <w:divBdr>
                    <w:top w:val="single" w:sz="2" w:space="1" w:color="FFFFFF"/>
                    <w:left w:val="single" w:sz="2" w:space="12" w:color="FFFFFF"/>
                    <w:bottom w:val="single" w:sz="2" w:space="1" w:color="FFFFFF"/>
                    <w:right w:val="single" w:sz="2" w:space="4" w:color="FFFFFF"/>
                  </w:divBdr>
                  <w:divsChild>
                    <w:div w:id="2096708050">
                      <w:marLeft w:val="0"/>
                      <w:marRight w:val="0"/>
                      <w:marTop w:val="0"/>
                      <w:marBottom w:val="0"/>
                      <w:divBdr>
                        <w:top w:val="none" w:sz="0" w:space="0" w:color="auto"/>
                        <w:left w:val="none" w:sz="0" w:space="0" w:color="auto"/>
                        <w:bottom w:val="none" w:sz="0" w:space="0" w:color="auto"/>
                        <w:right w:val="none" w:sz="0" w:space="0" w:color="auto"/>
                      </w:divBdr>
                    </w:div>
                  </w:divsChild>
                </w:div>
                <w:div w:id="271323262">
                  <w:marLeft w:val="0"/>
                  <w:marRight w:val="0"/>
                  <w:marTop w:val="0"/>
                  <w:marBottom w:val="0"/>
                  <w:divBdr>
                    <w:top w:val="single" w:sz="2" w:space="1" w:color="FFFFFF"/>
                    <w:left w:val="single" w:sz="2" w:space="12" w:color="FFFFFF"/>
                    <w:bottom w:val="single" w:sz="2" w:space="1" w:color="FFFFFF"/>
                    <w:right w:val="single" w:sz="2" w:space="4" w:color="FFFFFF"/>
                  </w:divBdr>
                  <w:divsChild>
                    <w:div w:id="201137418">
                      <w:marLeft w:val="0"/>
                      <w:marRight w:val="0"/>
                      <w:marTop w:val="0"/>
                      <w:marBottom w:val="0"/>
                      <w:divBdr>
                        <w:top w:val="none" w:sz="0" w:space="0" w:color="auto"/>
                        <w:left w:val="none" w:sz="0" w:space="0" w:color="auto"/>
                        <w:bottom w:val="none" w:sz="0" w:space="0" w:color="auto"/>
                        <w:right w:val="none" w:sz="0" w:space="0" w:color="auto"/>
                      </w:divBdr>
                    </w:div>
                  </w:divsChild>
                </w:div>
                <w:div w:id="1050567354">
                  <w:marLeft w:val="0"/>
                  <w:marRight w:val="0"/>
                  <w:marTop w:val="0"/>
                  <w:marBottom w:val="0"/>
                  <w:divBdr>
                    <w:top w:val="single" w:sz="2" w:space="1" w:color="FFFFFF"/>
                    <w:left w:val="single" w:sz="2" w:space="12" w:color="FFFFFF"/>
                    <w:bottom w:val="single" w:sz="2" w:space="1" w:color="FFFFFF"/>
                    <w:right w:val="single" w:sz="2" w:space="4" w:color="FFFFFF"/>
                  </w:divBdr>
                  <w:divsChild>
                    <w:div w:id="1114514743">
                      <w:marLeft w:val="0"/>
                      <w:marRight w:val="0"/>
                      <w:marTop w:val="0"/>
                      <w:marBottom w:val="0"/>
                      <w:divBdr>
                        <w:top w:val="none" w:sz="0" w:space="0" w:color="auto"/>
                        <w:left w:val="none" w:sz="0" w:space="0" w:color="auto"/>
                        <w:bottom w:val="none" w:sz="0" w:space="0" w:color="auto"/>
                        <w:right w:val="none" w:sz="0" w:space="0" w:color="auto"/>
                      </w:divBdr>
                    </w:div>
                  </w:divsChild>
                </w:div>
                <w:div w:id="1176922861">
                  <w:marLeft w:val="0"/>
                  <w:marRight w:val="0"/>
                  <w:marTop w:val="0"/>
                  <w:marBottom w:val="0"/>
                  <w:divBdr>
                    <w:top w:val="single" w:sz="2" w:space="1" w:color="FFFFFF"/>
                    <w:left w:val="single" w:sz="2" w:space="12" w:color="FFFFFF"/>
                    <w:bottom w:val="single" w:sz="2" w:space="1" w:color="FFFFFF"/>
                    <w:right w:val="single" w:sz="2" w:space="4" w:color="FFFFFF"/>
                  </w:divBdr>
                  <w:divsChild>
                    <w:div w:id="303395920">
                      <w:marLeft w:val="0"/>
                      <w:marRight w:val="0"/>
                      <w:marTop w:val="0"/>
                      <w:marBottom w:val="0"/>
                      <w:divBdr>
                        <w:top w:val="none" w:sz="0" w:space="0" w:color="auto"/>
                        <w:left w:val="none" w:sz="0" w:space="0" w:color="auto"/>
                        <w:bottom w:val="none" w:sz="0" w:space="0" w:color="auto"/>
                        <w:right w:val="none" w:sz="0" w:space="0" w:color="auto"/>
                      </w:divBdr>
                    </w:div>
                  </w:divsChild>
                </w:div>
                <w:div w:id="1563523654">
                  <w:marLeft w:val="0"/>
                  <w:marRight w:val="0"/>
                  <w:marTop w:val="0"/>
                  <w:marBottom w:val="0"/>
                  <w:divBdr>
                    <w:top w:val="single" w:sz="2" w:space="1" w:color="FFFFFF"/>
                    <w:left w:val="single" w:sz="2" w:space="12" w:color="FFFFFF"/>
                    <w:bottom w:val="single" w:sz="2" w:space="1" w:color="FFFFFF"/>
                    <w:right w:val="single" w:sz="2" w:space="4" w:color="FFFFFF"/>
                  </w:divBdr>
                  <w:divsChild>
                    <w:div w:id="1034381005">
                      <w:marLeft w:val="0"/>
                      <w:marRight w:val="0"/>
                      <w:marTop w:val="0"/>
                      <w:marBottom w:val="0"/>
                      <w:divBdr>
                        <w:top w:val="none" w:sz="0" w:space="0" w:color="auto"/>
                        <w:left w:val="none" w:sz="0" w:space="0" w:color="auto"/>
                        <w:bottom w:val="none" w:sz="0" w:space="0" w:color="auto"/>
                        <w:right w:val="none" w:sz="0" w:space="0" w:color="auto"/>
                      </w:divBdr>
                    </w:div>
                  </w:divsChild>
                </w:div>
                <w:div w:id="2008750540">
                  <w:marLeft w:val="0"/>
                  <w:marRight w:val="0"/>
                  <w:marTop w:val="0"/>
                  <w:marBottom w:val="0"/>
                  <w:divBdr>
                    <w:top w:val="single" w:sz="2" w:space="1" w:color="FFFFFF"/>
                    <w:left w:val="single" w:sz="2" w:space="12" w:color="FFFFFF"/>
                    <w:bottom w:val="single" w:sz="2" w:space="1" w:color="FFFFFF"/>
                    <w:right w:val="single" w:sz="2" w:space="4" w:color="FFFFFF"/>
                  </w:divBdr>
                  <w:divsChild>
                    <w:div w:id="2145586950">
                      <w:marLeft w:val="0"/>
                      <w:marRight w:val="0"/>
                      <w:marTop w:val="0"/>
                      <w:marBottom w:val="0"/>
                      <w:divBdr>
                        <w:top w:val="none" w:sz="0" w:space="0" w:color="auto"/>
                        <w:left w:val="none" w:sz="0" w:space="0" w:color="auto"/>
                        <w:bottom w:val="none" w:sz="0" w:space="0" w:color="auto"/>
                        <w:right w:val="none" w:sz="0" w:space="0" w:color="auto"/>
                      </w:divBdr>
                    </w:div>
                  </w:divsChild>
                </w:div>
                <w:div w:id="1273054090">
                  <w:marLeft w:val="0"/>
                  <w:marRight w:val="0"/>
                  <w:marTop w:val="0"/>
                  <w:marBottom w:val="0"/>
                  <w:divBdr>
                    <w:top w:val="single" w:sz="2" w:space="1" w:color="FFFFFF"/>
                    <w:left w:val="single" w:sz="2" w:space="12" w:color="FFFFFF"/>
                    <w:bottom w:val="single" w:sz="2" w:space="1" w:color="FFFFFF"/>
                    <w:right w:val="single" w:sz="2" w:space="4" w:color="FFFFFF"/>
                  </w:divBdr>
                  <w:divsChild>
                    <w:div w:id="685256859">
                      <w:marLeft w:val="0"/>
                      <w:marRight w:val="0"/>
                      <w:marTop w:val="0"/>
                      <w:marBottom w:val="0"/>
                      <w:divBdr>
                        <w:top w:val="none" w:sz="0" w:space="0" w:color="auto"/>
                        <w:left w:val="none" w:sz="0" w:space="0" w:color="auto"/>
                        <w:bottom w:val="none" w:sz="0" w:space="0" w:color="auto"/>
                        <w:right w:val="none" w:sz="0" w:space="0" w:color="auto"/>
                      </w:divBdr>
                    </w:div>
                  </w:divsChild>
                </w:div>
                <w:div w:id="262348268">
                  <w:marLeft w:val="0"/>
                  <w:marRight w:val="0"/>
                  <w:marTop w:val="0"/>
                  <w:marBottom w:val="0"/>
                  <w:divBdr>
                    <w:top w:val="single" w:sz="2" w:space="1" w:color="FFFFFF"/>
                    <w:left w:val="single" w:sz="2" w:space="12" w:color="FFFFFF"/>
                    <w:bottom w:val="single" w:sz="2" w:space="1" w:color="FFFFFF"/>
                    <w:right w:val="single" w:sz="2" w:space="4" w:color="FFFFFF"/>
                  </w:divBdr>
                  <w:divsChild>
                    <w:div w:id="500312200">
                      <w:marLeft w:val="0"/>
                      <w:marRight w:val="0"/>
                      <w:marTop w:val="0"/>
                      <w:marBottom w:val="0"/>
                      <w:divBdr>
                        <w:top w:val="none" w:sz="0" w:space="0" w:color="auto"/>
                        <w:left w:val="none" w:sz="0" w:space="0" w:color="auto"/>
                        <w:bottom w:val="none" w:sz="0" w:space="0" w:color="auto"/>
                        <w:right w:val="none" w:sz="0" w:space="0" w:color="auto"/>
                      </w:divBdr>
                    </w:div>
                  </w:divsChild>
                </w:div>
                <w:div w:id="788204871">
                  <w:marLeft w:val="0"/>
                  <w:marRight w:val="0"/>
                  <w:marTop w:val="0"/>
                  <w:marBottom w:val="0"/>
                  <w:divBdr>
                    <w:top w:val="single" w:sz="2" w:space="1" w:color="FFFFFF"/>
                    <w:left w:val="single" w:sz="2" w:space="12" w:color="FFFFFF"/>
                    <w:bottom w:val="single" w:sz="2" w:space="1" w:color="FFFFFF"/>
                    <w:right w:val="single" w:sz="2" w:space="4" w:color="FFFFFF"/>
                  </w:divBdr>
                  <w:divsChild>
                    <w:div w:id="33166148">
                      <w:marLeft w:val="0"/>
                      <w:marRight w:val="0"/>
                      <w:marTop w:val="0"/>
                      <w:marBottom w:val="0"/>
                      <w:divBdr>
                        <w:top w:val="none" w:sz="0" w:space="0" w:color="auto"/>
                        <w:left w:val="none" w:sz="0" w:space="0" w:color="auto"/>
                        <w:bottom w:val="none" w:sz="0" w:space="0" w:color="auto"/>
                        <w:right w:val="none" w:sz="0" w:space="0" w:color="auto"/>
                      </w:divBdr>
                    </w:div>
                  </w:divsChild>
                </w:div>
                <w:div w:id="615673038">
                  <w:marLeft w:val="0"/>
                  <w:marRight w:val="0"/>
                  <w:marTop w:val="0"/>
                  <w:marBottom w:val="0"/>
                  <w:divBdr>
                    <w:top w:val="single" w:sz="2" w:space="1" w:color="FFFFFF"/>
                    <w:left w:val="single" w:sz="2" w:space="12" w:color="FFFFFF"/>
                    <w:bottom w:val="single" w:sz="2" w:space="1" w:color="FFFFFF"/>
                    <w:right w:val="single" w:sz="2" w:space="4" w:color="FFFFFF"/>
                  </w:divBdr>
                  <w:divsChild>
                    <w:div w:id="1925340865">
                      <w:marLeft w:val="0"/>
                      <w:marRight w:val="0"/>
                      <w:marTop w:val="0"/>
                      <w:marBottom w:val="0"/>
                      <w:divBdr>
                        <w:top w:val="none" w:sz="0" w:space="0" w:color="auto"/>
                        <w:left w:val="none" w:sz="0" w:space="0" w:color="auto"/>
                        <w:bottom w:val="none" w:sz="0" w:space="0" w:color="auto"/>
                        <w:right w:val="none" w:sz="0" w:space="0" w:color="auto"/>
                      </w:divBdr>
                    </w:div>
                  </w:divsChild>
                </w:div>
                <w:div w:id="829254102">
                  <w:marLeft w:val="0"/>
                  <w:marRight w:val="0"/>
                  <w:marTop w:val="0"/>
                  <w:marBottom w:val="0"/>
                  <w:divBdr>
                    <w:top w:val="single" w:sz="2" w:space="1" w:color="FFFFFF"/>
                    <w:left w:val="single" w:sz="2" w:space="12" w:color="FFFFFF"/>
                    <w:bottom w:val="single" w:sz="2" w:space="1" w:color="FFFFFF"/>
                    <w:right w:val="single" w:sz="2" w:space="4" w:color="FFFFFF"/>
                  </w:divBdr>
                  <w:divsChild>
                    <w:div w:id="1259170738">
                      <w:marLeft w:val="0"/>
                      <w:marRight w:val="0"/>
                      <w:marTop w:val="0"/>
                      <w:marBottom w:val="0"/>
                      <w:divBdr>
                        <w:top w:val="none" w:sz="0" w:space="0" w:color="auto"/>
                        <w:left w:val="none" w:sz="0" w:space="0" w:color="auto"/>
                        <w:bottom w:val="none" w:sz="0" w:space="0" w:color="auto"/>
                        <w:right w:val="none" w:sz="0" w:space="0" w:color="auto"/>
                      </w:divBdr>
                    </w:div>
                  </w:divsChild>
                </w:div>
                <w:div w:id="1317496325">
                  <w:marLeft w:val="0"/>
                  <w:marRight w:val="0"/>
                  <w:marTop w:val="0"/>
                  <w:marBottom w:val="0"/>
                  <w:divBdr>
                    <w:top w:val="single" w:sz="2" w:space="1" w:color="FFFFFF"/>
                    <w:left w:val="single" w:sz="2" w:space="12" w:color="FFFFFF"/>
                    <w:bottom w:val="single" w:sz="2" w:space="1" w:color="FFFFFF"/>
                    <w:right w:val="single" w:sz="2" w:space="4" w:color="FFFFFF"/>
                  </w:divBdr>
                  <w:divsChild>
                    <w:div w:id="1739790610">
                      <w:marLeft w:val="0"/>
                      <w:marRight w:val="0"/>
                      <w:marTop w:val="0"/>
                      <w:marBottom w:val="0"/>
                      <w:divBdr>
                        <w:top w:val="none" w:sz="0" w:space="0" w:color="auto"/>
                        <w:left w:val="none" w:sz="0" w:space="0" w:color="auto"/>
                        <w:bottom w:val="none" w:sz="0" w:space="0" w:color="auto"/>
                        <w:right w:val="none" w:sz="0" w:space="0" w:color="auto"/>
                      </w:divBdr>
                    </w:div>
                  </w:divsChild>
                </w:div>
                <w:div w:id="1667783239">
                  <w:marLeft w:val="0"/>
                  <w:marRight w:val="0"/>
                  <w:marTop w:val="0"/>
                  <w:marBottom w:val="0"/>
                  <w:divBdr>
                    <w:top w:val="single" w:sz="2" w:space="1" w:color="FFFFFF"/>
                    <w:left w:val="single" w:sz="2" w:space="12" w:color="FFFFFF"/>
                    <w:bottom w:val="single" w:sz="2" w:space="1" w:color="FFFFFF"/>
                    <w:right w:val="single" w:sz="2" w:space="4" w:color="FFFFFF"/>
                  </w:divBdr>
                  <w:divsChild>
                    <w:div w:id="2141342234">
                      <w:marLeft w:val="0"/>
                      <w:marRight w:val="0"/>
                      <w:marTop w:val="0"/>
                      <w:marBottom w:val="0"/>
                      <w:divBdr>
                        <w:top w:val="none" w:sz="0" w:space="0" w:color="auto"/>
                        <w:left w:val="none" w:sz="0" w:space="0" w:color="auto"/>
                        <w:bottom w:val="none" w:sz="0" w:space="0" w:color="auto"/>
                        <w:right w:val="none" w:sz="0" w:space="0" w:color="auto"/>
                      </w:divBdr>
                    </w:div>
                  </w:divsChild>
                </w:div>
                <w:div w:id="2066761230">
                  <w:marLeft w:val="0"/>
                  <w:marRight w:val="0"/>
                  <w:marTop w:val="0"/>
                  <w:marBottom w:val="0"/>
                  <w:divBdr>
                    <w:top w:val="single" w:sz="2" w:space="1" w:color="FFFFFF"/>
                    <w:left w:val="single" w:sz="2" w:space="12" w:color="FFFFFF"/>
                    <w:bottom w:val="single" w:sz="2" w:space="1" w:color="FFFFFF"/>
                    <w:right w:val="single" w:sz="2" w:space="4" w:color="FFFFFF"/>
                  </w:divBdr>
                  <w:divsChild>
                    <w:div w:id="26563853">
                      <w:marLeft w:val="0"/>
                      <w:marRight w:val="0"/>
                      <w:marTop w:val="0"/>
                      <w:marBottom w:val="0"/>
                      <w:divBdr>
                        <w:top w:val="none" w:sz="0" w:space="0" w:color="auto"/>
                        <w:left w:val="none" w:sz="0" w:space="0" w:color="auto"/>
                        <w:bottom w:val="none" w:sz="0" w:space="0" w:color="auto"/>
                        <w:right w:val="none" w:sz="0" w:space="0" w:color="auto"/>
                      </w:divBdr>
                    </w:div>
                  </w:divsChild>
                </w:div>
                <w:div w:id="1756243211">
                  <w:marLeft w:val="0"/>
                  <w:marRight w:val="0"/>
                  <w:marTop w:val="0"/>
                  <w:marBottom w:val="0"/>
                  <w:divBdr>
                    <w:top w:val="single" w:sz="2" w:space="1" w:color="FFFFFF"/>
                    <w:left w:val="single" w:sz="2" w:space="12" w:color="FFFFFF"/>
                    <w:bottom w:val="single" w:sz="2" w:space="1" w:color="FFFFFF"/>
                    <w:right w:val="single" w:sz="2" w:space="4" w:color="FFFFFF"/>
                  </w:divBdr>
                  <w:divsChild>
                    <w:div w:id="469592975">
                      <w:marLeft w:val="0"/>
                      <w:marRight w:val="0"/>
                      <w:marTop w:val="0"/>
                      <w:marBottom w:val="0"/>
                      <w:divBdr>
                        <w:top w:val="none" w:sz="0" w:space="0" w:color="auto"/>
                        <w:left w:val="none" w:sz="0" w:space="0" w:color="auto"/>
                        <w:bottom w:val="none" w:sz="0" w:space="0" w:color="auto"/>
                        <w:right w:val="none" w:sz="0" w:space="0" w:color="auto"/>
                      </w:divBdr>
                    </w:div>
                  </w:divsChild>
                </w:div>
                <w:div w:id="822739983">
                  <w:marLeft w:val="0"/>
                  <w:marRight w:val="0"/>
                  <w:marTop w:val="0"/>
                  <w:marBottom w:val="0"/>
                  <w:divBdr>
                    <w:top w:val="single" w:sz="2" w:space="1" w:color="FFFFFF"/>
                    <w:left w:val="single" w:sz="2" w:space="12" w:color="FFFFFF"/>
                    <w:bottom w:val="single" w:sz="2" w:space="1" w:color="FFFFFF"/>
                    <w:right w:val="single" w:sz="2" w:space="4" w:color="FFFFFF"/>
                  </w:divBdr>
                  <w:divsChild>
                    <w:div w:id="637105385">
                      <w:marLeft w:val="0"/>
                      <w:marRight w:val="0"/>
                      <w:marTop w:val="0"/>
                      <w:marBottom w:val="0"/>
                      <w:divBdr>
                        <w:top w:val="none" w:sz="0" w:space="0" w:color="auto"/>
                        <w:left w:val="none" w:sz="0" w:space="0" w:color="auto"/>
                        <w:bottom w:val="none" w:sz="0" w:space="0" w:color="auto"/>
                        <w:right w:val="none" w:sz="0" w:space="0" w:color="auto"/>
                      </w:divBdr>
                    </w:div>
                  </w:divsChild>
                </w:div>
                <w:div w:id="923536317">
                  <w:marLeft w:val="0"/>
                  <w:marRight w:val="0"/>
                  <w:marTop w:val="0"/>
                  <w:marBottom w:val="0"/>
                  <w:divBdr>
                    <w:top w:val="single" w:sz="2" w:space="1" w:color="FFFFFF"/>
                    <w:left w:val="single" w:sz="2" w:space="12" w:color="FFFFFF"/>
                    <w:bottom w:val="single" w:sz="2" w:space="1" w:color="FFFFFF"/>
                    <w:right w:val="single" w:sz="2" w:space="4" w:color="FFFFFF"/>
                  </w:divBdr>
                  <w:divsChild>
                    <w:div w:id="1214074867">
                      <w:marLeft w:val="0"/>
                      <w:marRight w:val="0"/>
                      <w:marTop w:val="0"/>
                      <w:marBottom w:val="0"/>
                      <w:divBdr>
                        <w:top w:val="none" w:sz="0" w:space="0" w:color="auto"/>
                        <w:left w:val="none" w:sz="0" w:space="0" w:color="auto"/>
                        <w:bottom w:val="none" w:sz="0" w:space="0" w:color="auto"/>
                        <w:right w:val="none" w:sz="0" w:space="0" w:color="auto"/>
                      </w:divBdr>
                    </w:div>
                  </w:divsChild>
                </w:div>
                <w:div w:id="812985537">
                  <w:marLeft w:val="0"/>
                  <w:marRight w:val="0"/>
                  <w:marTop w:val="0"/>
                  <w:marBottom w:val="0"/>
                  <w:divBdr>
                    <w:top w:val="single" w:sz="2" w:space="1" w:color="FFFFFF"/>
                    <w:left w:val="single" w:sz="2" w:space="12" w:color="FFFFFF"/>
                    <w:bottom w:val="single" w:sz="2" w:space="1" w:color="FFFFFF"/>
                    <w:right w:val="single" w:sz="2" w:space="4" w:color="FFFFFF"/>
                  </w:divBdr>
                  <w:divsChild>
                    <w:div w:id="1666125649">
                      <w:marLeft w:val="0"/>
                      <w:marRight w:val="0"/>
                      <w:marTop w:val="0"/>
                      <w:marBottom w:val="0"/>
                      <w:divBdr>
                        <w:top w:val="none" w:sz="0" w:space="0" w:color="auto"/>
                        <w:left w:val="none" w:sz="0" w:space="0" w:color="auto"/>
                        <w:bottom w:val="none" w:sz="0" w:space="0" w:color="auto"/>
                        <w:right w:val="none" w:sz="0" w:space="0" w:color="auto"/>
                      </w:divBdr>
                    </w:div>
                  </w:divsChild>
                </w:div>
                <w:div w:id="579293219">
                  <w:marLeft w:val="0"/>
                  <w:marRight w:val="0"/>
                  <w:marTop w:val="0"/>
                  <w:marBottom w:val="0"/>
                  <w:divBdr>
                    <w:top w:val="single" w:sz="2" w:space="1" w:color="FFFFFF"/>
                    <w:left w:val="single" w:sz="2" w:space="12" w:color="FFFFFF"/>
                    <w:bottom w:val="single" w:sz="2" w:space="1" w:color="FFFFFF"/>
                    <w:right w:val="single" w:sz="2" w:space="4" w:color="FFFFFF"/>
                  </w:divBdr>
                  <w:divsChild>
                    <w:div w:id="271203169">
                      <w:marLeft w:val="0"/>
                      <w:marRight w:val="0"/>
                      <w:marTop w:val="0"/>
                      <w:marBottom w:val="0"/>
                      <w:divBdr>
                        <w:top w:val="none" w:sz="0" w:space="0" w:color="auto"/>
                        <w:left w:val="none" w:sz="0" w:space="0" w:color="auto"/>
                        <w:bottom w:val="none" w:sz="0" w:space="0" w:color="auto"/>
                        <w:right w:val="none" w:sz="0" w:space="0" w:color="auto"/>
                      </w:divBdr>
                    </w:div>
                  </w:divsChild>
                </w:div>
                <w:div w:id="910045193">
                  <w:marLeft w:val="0"/>
                  <w:marRight w:val="0"/>
                  <w:marTop w:val="0"/>
                  <w:marBottom w:val="0"/>
                  <w:divBdr>
                    <w:top w:val="single" w:sz="2" w:space="1" w:color="FFFFFF"/>
                    <w:left w:val="single" w:sz="2" w:space="12" w:color="FFFFFF"/>
                    <w:bottom w:val="single" w:sz="2" w:space="1" w:color="FFFFFF"/>
                    <w:right w:val="single" w:sz="2" w:space="4" w:color="FFFFFF"/>
                  </w:divBdr>
                  <w:divsChild>
                    <w:div w:id="1734814307">
                      <w:marLeft w:val="0"/>
                      <w:marRight w:val="0"/>
                      <w:marTop w:val="0"/>
                      <w:marBottom w:val="0"/>
                      <w:divBdr>
                        <w:top w:val="none" w:sz="0" w:space="0" w:color="auto"/>
                        <w:left w:val="none" w:sz="0" w:space="0" w:color="auto"/>
                        <w:bottom w:val="none" w:sz="0" w:space="0" w:color="auto"/>
                        <w:right w:val="none" w:sz="0" w:space="0" w:color="auto"/>
                      </w:divBdr>
                    </w:div>
                  </w:divsChild>
                </w:div>
                <w:div w:id="1032194202">
                  <w:marLeft w:val="0"/>
                  <w:marRight w:val="0"/>
                  <w:marTop w:val="0"/>
                  <w:marBottom w:val="0"/>
                  <w:divBdr>
                    <w:top w:val="single" w:sz="2" w:space="1" w:color="FFFFFF"/>
                    <w:left w:val="single" w:sz="2" w:space="12" w:color="FFFFFF"/>
                    <w:bottom w:val="single" w:sz="2" w:space="1" w:color="FFFFFF"/>
                    <w:right w:val="single" w:sz="2" w:space="4" w:color="FFFFFF"/>
                  </w:divBdr>
                  <w:divsChild>
                    <w:div w:id="1886019339">
                      <w:marLeft w:val="0"/>
                      <w:marRight w:val="0"/>
                      <w:marTop w:val="0"/>
                      <w:marBottom w:val="0"/>
                      <w:divBdr>
                        <w:top w:val="none" w:sz="0" w:space="0" w:color="auto"/>
                        <w:left w:val="none" w:sz="0" w:space="0" w:color="auto"/>
                        <w:bottom w:val="none" w:sz="0" w:space="0" w:color="auto"/>
                        <w:right w:val="none" w:sz="0" w:space="0" w:color="auto"/>
                      </w:divBdr>
                    </w:div>
                  </w:divsChild>
                </w:div>
                <w:div w:id="946428674">
                  <w:marLeft w:val="0"/>
                  <w:marRight w:val="0"/>
                  <w:marTop w:val="0"/>
                  <w:marBottom w:val="0"/>
                  <w:divBdr>
                    <w:top w:val="single" w:sz="2" w:space="1" w:color="FFFFFF"/>
                    <w:left w:val="single" w:sz="2" w:space="12" w:color="FFFFFF"/>
                    <w:bottom w:val="single" w:sz="2" w:space="4" w:color="FFFFFF"/>
                    <w:right w:val="single" w:sz="2" w:space="4" w:color="FFFFFF"/>
                  </w:divBdr>
                  <w:divsChild>
                    <w:div w:id="1420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455880">
          <w:marLeft w:val="0"/>
          <w:marRight w:val="0"/>
          <w:marTop w:val="0"/>
          <w:marBottom w:val="335"/>
          <w:divBdr>
            <w:top w:val="none" w:sz="0" w:space="0" w:color="auto"/>
            <w:left w:val="none" w:sz="0" w:space="0" w:color="auto"/>
            <w:bottom w:val="none" w:sz="0" w:space="0" w:color="auto"/>
            <w:right w:val="none" w:sz="0" w:space="0" w:color="auto"/>
          </w:divBdr>
          <w:divsChild>
            <w:div w:id="508720455">
              <w:marLeft w:val="0"/>
              <w:marRight w:val="0"/>
              <w:marTop w:val="0"/>
              <w:marBottom w:val="0"/>
              <w:divBdr>
                <w:top w:val="none" w:sz="0" w:space="0" w:color="auto"/>
                <w:left w:val="none" w:sz="0" w:space="0" w:color="auto"/>
                <w:bottom w:val="none" w:sz="0" w:space="0" w:color="auto"/>
                <w:right w:val="none" w:sz="0" w:space="0" w:color="auto"/>
              </w:divBdr>
              <w:divsChild>
                <w:div w:id="1597711960">
                  <w:marLeft w:val="0"/>
                  <w:marRight w:val="0"/>
                  <w:marTop w:val="0"/>
                  <w:marBottom w:val="0"/>
                  <w:divBdr>
                    <w:top w:val="single" w:sz="2" w:space="4" w:color="FFFFFF"/>
                    <w:left w:val="single" w:sz="2" w:space="12" w:color="FFFFFF"/>
                    <w:bottom w:val="single" w:sz="2" w:space="1" w:color="FFFFFF"/>
                    <w:right w:val="single" w:sz="2" w:space="4" w:color="FFFFFF"/>
                  </w:divBdr>
                  <w:divsChild>
                    <w:div w:id="1026563560">
                      <w:marLeft w:val="0"/>
                      <w:marRight w:val="0"/>
                      <w:marTop w:val="0"/>
                      <w:marBottom w:val="0"/>
                      <w:divBdr>
                        <w:top w:val="none" w:sz="0" w:space="0" w:color="auto"/>
                        <w:left w:val="none" w:sz="0" w:space="0" w:color="auto"/>
                        <w:bottom w:val="none" w:sz="0" w:space="0" w:color="auto"/>
                        <w:right w:val="none" w:sz="0" w:space="0" w:color="auto"/>
                      </w:divBdr>
                    </w:div>
                  </w:divsChild>
                </w:div>
                <w:div w:id="1080522906">
                  <w:marLeft w:val="0"/>
                  <w:marRight w:val="0"/>
                  <w:marTop w:val="0"/>
                  <w:marBottom w:val="0"/>
                  <w:divBdr>
                    <w:top w:val="single" w:sz="2" w:space="1" w:color="FFFFFF"/>
                    <w:left w:val="single" w:sz="2" w:space="12" w:color="FFFFFF"/>
                    <w:bottom w:val="single" w:sz="2" w:space="1" w:color="FFFFFF"/>
                    <w:right w:val="single" w:sz="2" w:space="4" w:color="FFFFFF"/>
                  </w:divBdr>
                  <w:divsChild>
                    <w:div w:id="570189940">
                      <w:marLeft w:val="0"/>
                      <w:marRight w:val="0"/>
                      <w:marTop w:val="0"/>
                      <w:marBottom w:val="0"/>
                      <w:divBdr>
                        <w:top w:val="none" w:sz="0" w:space="0" w:color="auto"/>
                        <w:left w:val="none" w:sz="0" w:space="0" w:color="auto"/>
                        <w:bottom w:val="none" w:sz="0" w:space="0" w:color="auto"/>
                        <w:right w:val="none" w:sz="0" w:space="0" w:color="auto"/>
                      </w:divBdr>
                    </w:div>
                  </w:divsChild>
                </w:div>
                <w:div w:id="223106419">
                  <w:marLeft w:val="0"/>
                  <w:marRight w:val="0"/>
                  <w:marTop w:val="0"/>
                  <w:marBottom w:val="0"/>
                  <w:divBdr>
                    <w:top w:val="single" w:sz="2" w:space="1" w:color="FFFFFF"/>
                    <w:left w:val="single" w:sz="2" w:space="12" w:color="FFFFFF"/>
                    <w:bottom w:val="single" w:sz="2" w:space="1" w:color="FFFFFF"/>
                    <w:right w:val="single" w:sz="2" w:space="4" w:color="FFFFFF"/>
                  </w:divBdr>
                  <w:divsChild>
                    <w:div w:id="1421177654">
                      <w:marLeft w:val="0"/>
                      <w:marRight w:val="0"/>
                      <w:marTop w:val="0"/>
                      <w:marBottom w:val="0"/>
                      <w:divBdr>
                        <w:top w:val="none" w:sz="0" w:space="0" w:color="auto"/>
                        <w:left w:val="none" w:sz="0" w:space="0" w:color="auto"/>
                        <w:bottom w:val="none" w:sz="0" w:space="0" w:color="auto"/>
                        <w:right w:val="none" w:sz="0" w:space="0" w:color="auto"/>
                      </w:divBdr>
                    </w:div>
                  </w:divsChild>
                </w:div>
                <w:div w:id="616564880">
                  <w:marLeft w:val="0"/>
                  <w:marRight w:val="0"/>
                  <w:marTop w:val="0"/>
                  <w:marBottom w:val="0"/>
                  <w:divBdr>
                    <w:top w:val="single" w:sz="2" w:space="1" w:color="FFFFFF"/>
                    <w:left w:val="single" w:sz="2" w:space="12" w:color="FFFFFF"/>
                    <w:bottom w:val="single" w:sz="2" w:space="1" w:color="FFFFFF"/>
                    <w:right w:val="single" w:sz="2" w:space="4" w:color="FFFFFF"/>
                  </w:divBdr>
                  <w:divsChild>
                    <w:div w:id="789711233">
                      <w:marLeft w:val="0"/>
                      <w:marRight w:val="0"/>
                      <w:marTop w:val="0"/>
                      <w:marBottom w:val="0"/>
                      <w:divBdr>
                        <w:top w:val="none" w:sz="0" w:space="0" w:color="auto"/>
                        <w:left w:val="none" w:sz="0" w:space="0" w:color="auto"/>
                        <w:bottom w:val="none" w:sz="0" w:space="0" w:color="auto"/>
                        <w:right w:val="none" w:sz="0" w:space="0" w:color="auto"/>
                      </w:divBdr>
                    </w:div>
                  </w:divsChild>
                </w:div>
                <w:div w:id="1282032501">
                  <w:marLeft w:val="0"/>
                  <w:marRight w:val="0"/>
                  <w:marTop w:val="0"/>
                  <w:marBottom w:val="0"/>
                  <w:divBdr>
                    <w:top w:val="single" w:sz="2" w:space="1" w:color="FFFFFF"/>
                    <w:left w:val="single" w:sz="2" w:space="12" w:color="FFFFFF"/>
                    <w:bottom w:val="single" w:sz="2" w:space="1" w:color="FFFFFF"/>
                    <w:right w:val="single" w:sz="2" w:space="4" w:color="FFFFFF"/>
                  </w:divBdr>
                  <w:divsChild>
                    <w:div w:id="242296813">
                      <w:marLeft w:val="0"/>
                      <w:marRight w:val="0"/>
                      <w:marTop w:val="0"/>
                      <w:marBottom w:val="0"/>
                      <w:divBdr>
                        <w:top w:val="none" w:sz="0" w:space="0" w:color="auto"/>
                        <w:left w:val="none" w:sz="0" w:space="0" w:color="auto"/>
                        <w:bottom w:val="none" w:sz="0" w:space="0" w:color="auto"/>
                        <w:right w:val="none" w:sz="0" w:space="0" w:color="auto"/>
                      </w:divBdr>
                    </w:div>
                  </w:divsChild>
                </w:div>
                <w:div w:id="1316640153">
                  <w:marLeft w:val="0"/>
                  <w:marRight w:val="0"/>
                  <w:marTop w:val="0"/>
                  <w:marBottom w:val="0"/>
                  <w:divBdr>
                    <w:top w:val="single" w:sz="2" w:space="1" w:color="FFFFFF"/>
                    <w:left w:val="single" w:sz="2" w:space="12" w:color="FFFFFF"/>
                    <w:bottom w:val="single" w:sz="2" w:space="1" w:color="FFFFFF"/>
                    <w:right w:val="single" w:sz="2" w:space="4" w:color="FFFFFF"/>
                  </w:divBdr>
                  <w:divsChild>
                    <w:div w:id="2072531832">
                      <w:marLeft w:val="0"/>
                      <w:marRight w:val="0"/>
                      <w:marTop w:val="0"/>
                      <w:marBottom w:val="0"/>
                      <w:divBdr>
                        <w:top w:val="none" w:sz="0" w:space="0" w:color="auto"/>
                        <w:left w:val="none" w:sz="0" w:space="0" w:color="auto"/>
                        <w:bottom w:val="none" w:sz="0" w:space="0" w:color="auto"/>
                        <w:right w:val="none" w:sz="0" w:space="0" w:color="auto"/>
                      </w:divBdr>
                    </w:div>
                  </w:divsChild>
                </w:div>
                <w:div w:id="2114133173">
                  <w:marLeft w:val="0"/>
                  <w:marRight w:val="0"/>
                  <w:marTop w:val="0"/>
                  <w:marBottom w:val="0"/>
                  <w:divBdr>
                    <w:top w:val="single" w:sz="2" w:space="1" w:color="FFFFFF"/>
                    <w:left w:val="single" w:sz="2" w:space="12" w:color="FFFFFF"/>
                    <w:bottom w:val="single" w:sz="2" w:space="1" w:color="FFFFFF"/>
                    <w:right w:val="single" w:sz="2" w:space="4" w:color="FFFFFF"/>
                  </w:divBdr>
                  <w:divsChild>
                    <w:div w:id="1630013821">
                      <w:marLeft w:val="0"/>
                      <w:marRight w:val="0"/>
                      <w:marTop w:val="0"/>
                      <w:marBottom w:val="0"/>
                      <w:divBdr>
                        <w:top w:val="none" w:sz="0" w:space="0" w:color="auto"/>
                        <w:left w:val="none" w:sz="0" w:space="0" w:color="auto"/>
                        <w:bottom w:val="none" w:sz="0" w:space="0" w:color="auto"/>
                        <w:right w:val="none" w:sz="0" w:space="0" w:color="auto"/>
                      </w:divBdr>
                    </w:div>
                  </w:divsChild>
                </w:div>
                <w:div w:id="1011683252">
                  <w:marLeft w:val="0"/>
                  <w:marRight w:val="0"/>
                  <w:marTop w:val="0"/>
                  <w:marBottom w:val="0"/>
                  <w:divBdr>
                    <w:top w:val="single" w:sz="2" w:space="1" w:color="FFFFFF"/>
                    <w:left w:val="single" w:sz="2" w:space="12" w:color="FFFFFF"/>
                    <w:bottom w:val="single" w:sz="2" w:space="1" w:color="FFFFFF"/>
                    <w:right w:val="single" w:sz="2" w:space="4" w:color="FFFFFF"/>
                  </w:divBdr>
                  <w:divsChild>
                    <w:div w:id="1645424621">
                      <w:marLeft w:val="0"/>
                      <w:marRight w:val="0"/>
                      <w:marTop w:val="0"/>
                      <w:marBottom w:val="0"/>
                      <w:divBdr>
                        <w:top w:val="none" w:sz="0" w:space="0" w:color="auto"/>
                        <w:left w:val="none" w:sz="0" w:space="0" w:color="auto"/>
                        <w:bottom w:val="none" w:sz="0" w:space="0" w:color="auto"/>
                        <w:right w:val="none" w:sz="0" w:space="0" w:color="auto"/>
                      </w:divBdr>
                    </w:div>
                  </w:divsChild>
                </w:div>
                <w:div w:id="409234684">
                  <w:marLeft w:val="0"/>
                  <w:marRight w:val="0"/>
                  <w:marTop w:val="0"/>
                  <w:marBottom w:val="0"/>
                  <w:divBdr>
                    <w:top w:val="single" w:sz="2" w:space="1" w:color="FFFFFF"/>
                    <w:left w:val="single" w:sz="2" w:space="12" w:color="FFFFFF"/>
                    <w:bottom w:val="single" w:sz="2" w:space="1" w:color="FFFFFF"/>
                    <w:right w:val="single" w:sz="2" w:space="4" w:color="FFFFFF"/>
                  </w:divBdr>
                  <w:divsChild>
                    <w:div w:id="202524864">
                      <w:marLeft w:val="0"/>
                      <w:marRight w:val="0"/>
                      <w:marTop w:val="0"/>
                      <w:marBottom w:val="0"/>
                      <w:divBdr>
                        <w:top w:val="none" w:sz="0" w:space="0" w:color="auto"/>
                        <w:left w:val="none" w:sz="0" w:space="0" w:color="auto"/>
                        <w:bottom w:val="none" w:sz="0" w:space="0" w:color="auto"/>
                        <w:right w:val="none" w:sz="0" w:space="0" w:color="auto"/>
                      </w:divBdr>
                    </w:div>
                  </w:divsChild>
                </w:div>
                <w:div w:id="1260403961">
                  <w:marLeft w:val="0"/>
                  <w:marRight w:val="0"/>
                  <w:marTop w:val="0"/>
                  <w:marBottom w:val="0"/>
                  <w:divBdr>
                    <w:top w:val="single" w:sz="2" w:space="1" w:color="FFFFFF"/>
                    <w:left w:val="single" w:sz="2" w:space="12" w:color="FFFFFF"/>
                    <w:bottom w:val="single" w:sz="2" w:space="1" w:color="FFFFFF"/>
                    <w:right w:val="single" w:sz="2" w:space="4" w:color="FFFFFF"/>
                  </w:divBdr>
                  <w:divsChild>
                    <w:div w:id="499975130">
                      <w:marLeft w:val="0"/>
                      <w:marRight w:val="0"/>
                      <w:marTop w:val="0"/>
                      <w:marBottom w:val="0"/>
                      <w:divBdr>
                        <w:top w:val="none" w:sz="0" w:space="0" w:color="auto"/>
                        <w:left w:val="none" w:sz="0" w:space="0" w:color="auto"/>
                        <w:bottom w:val="none" w:sz="0" w:space="0" w:color="auto"/>
                        <w:right w:val="none" w:sz="0" w:space="0" w:color="auto"/>
                      </w:divBdr>
                    </w:div>
                  </w:divsChild>
                </w:div>
                <w:div w:id="1047413817">
                  <w:marLeft w:val="0"/>
                  <w:marRight w:val="0"/>
                  <w:marTop w:val="0"/>
                  <w:marBottom w:val="0"/>
                  <w:divBdr>
                    <w:top w:val="single" w:sz="2" w:space="1" w:color="FFFFFF"/>
                    <w:left w:val="single" w:sz="2" w:space="12" w:color="FFFFFF"/>
                    <w:bottom w:val="single" w:sz="2" w:space="1" w:color="FFFFFF"/>
                    <w:right w:val="single" w:sz="2" w:space="4" w:color="FFFFFF"/>
                  </w:divBdr>
                  <w:divsChild>
                    <w:div w:id="662242486">
                      <w:marLeft w:val="0"/>
                      <w:marRight w:val="0"/>
                      <w:marTop w:val="0"/>
                      <w:marBottom w:val="0"/>
                      <w:divBdr>
                        <w:top w:val="none" w:sz="0" w:space="0" w:color="auto"/>
                        <w:left w:val="none" w:sz="0" w:space="0" w:color="auto"/>
                        <w:bottom w:val="none" w:sz="0" w:space="0" w:color="auto"/>
                        <w:right w:val="none" w:sz="0" w:space="0" w:color="auto"/>
                      </w:divBdr>
                    </w:div>
                  </w:divsChild>
                </w:div>
                <w:div w:id="132870788">
                  <w:marLeft w:val="0"/>
                  <w:marRight w:val="0"/>
                  <w:marTop w:val="0"/>
                  <w:marBottom w:val="0"/>
                  <w:divBdr>
                    <w:top w:val="single" w:sz="2" w:space="1" w:color="FFFFFF"/>
                    <w:left w:val="single" w:sz="2" w:space="12" w:color="FFFFFF"/>
                    <w:bottom w:val="single" w:sz="2" w:space="1" w:color="FFFFFF"/>
                    <w:right w:val="single" w:sz="2" w:space="4" w:color="FFFFFF"/>
                  </w:divBdr>
                  <w:divsChild>
                    <w:div w:id="1822766664">
                      <w:marLeft w:val="0"/>
                      <w:marRight w:val="0"/>
                      <w:marTop w:val="0"/>
                      <w:marBottom w:val="0"/>
                      <w:divBdr>
                        <w:top w:val="none" w:sz="0" w:space="0" w:color="auto"/>
                        <w:left w:val="none" w:sz="0" w:space="0" w:color="auto"/>
                        <w:bottom w:val="none" w:sz="0" w:space="0" w:color="auto"/>
                        <w:right w:val="none" w:sz="0" w:space="0" w:color="auto"/>
                      </w:divBdr>
                    </w:div>
                  </w:divsChild>
                </w:div>
                <w:div w:id="2827522">
                  <w:marLeft w:val="0"/>
                  <w:marRight w:val="0"/>
                  <w:marTop w:val="0"/>
                  <w:marBottom w:val="0"/>
                  <w:divBdr>
                    <w:top w:val="single" w:sz="2" w:space="1" w:color="FFFFFF"/>
                    <w:left w:val="single" w:sz="2" w:space="12" w:color="FFFFFF"/>
                    <w:bottom w:val="single" w:sz="2" w:space="1" w:color="FFFFFF"/>
                    <w:right w:val="single" w:sz="2" w:space="4" w:color="FFFFFF"/>
                  </w:divBdr>
                  <w:divsChild>
                    <w:div w:id="1364935861">
                      <w:marLeft w:val="0"/>
                      <w:marRight w:val="0"/>
                      <w:marTop w:val="0"/>
                      <w:marBottom w:val="0"/>
                      <w:divBdr>
                        <w:top w:val="none" w:sz="0" w:space="0" w:color="auto"/>
                        <w:left w:val="none" w:sz="0" w:space="0" w:color="auto"/>
                        <w:bottom w:val="none" w:sz="0" w:space="0" w:color="auto"/>
                        <w:right w:val="none" w:sz="0" w:space="0" w:color="auto"/>
                      </w:divBdr>
                    </w:div>
                  </w:divsChild>
                </w:div>
                <w:div w:id="1943955816">
                  <w:marLeft w:val="0"/>
                  <w:marRight w:val="0"/>
                  <w:marTop w:val="0"/>
                  <w:marBottom w:val="0"/>
                  <w:divBdr>
                    <w:top w:val="single" w:sz="2" w:space="1" w:color="FFFFFF"/>
                    <w:left w:val="single" w:sz="2" w:space="12" w:color="FFFFFF"/>
                    <w:bottom w:val="single" w:sz="2" w:space="1" w:color="FFFFFF"/>
                    <w:right w:val="single" w:sz="2" w:space="4" w:color="FFFFFF"/>
                  </w:divBdr>
                  <w:divsChild>
                    <w:div w:id="1067144918">
                      <w:marLeft w:val="0"/>
                      <w:marRight w:val="0"/>
                      <w:marTop w:val="0"/>
                      <w:marBottom w:val="0"/>
                      <w:divBdr>
                        <w:top w:val="none" w:sz="0" w:space="0" w:color="auto"/>
                        <w:left w:val="none" w:sz="0" w:space="0" w:color="auto"/>
                        <w:bottom w:val="none" w:sz="0" w:space="0" w:color="auto"/>
                        <w:right w:val="none" w:sz="0" w:space="0" w:color="auto"/>
                      </w:divBdr>
                    </w:div>
                  </w:divsChild>
                </w:div>
                <w:div w:id="1273396430">
                  <w:marLeft w:val="0"/>
                  <w:marRight w:val="0"/>
                  <w:marTop w:val="0"/>
                  <w:marBottom w:val="0"/>
                  <w:divBdr>
                    <w:top w:val="single" w:sz="2" w:space="1" w:color="FFFFFF"/>
                    <w:left w:val="single" w:sz="2" w:space="12" w:color="FFFFFF"/>
                    <w:bottom w:val="single" w:sz="2" w:space="4" w:color="FFFFFF"/>
                    <w:right w:val="single" w:sz="2" w:space="4" w:color="FFFFFF"/>
                  </w:divBdr>
                  <w:divsChild>
                    <w:div w:id="176141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770370">
          <w:marLeft w:val="0"/>
          <w:marRight w:val="0"/>
          <w:marTop w:val="0"/>
          <w:marBottom w:val="335"/>
          <w:divBdr>
            <w:top w:val="none" w:sz="0" w:space="0" w:color="auto"/>
            <w:left w:val="none" w:sz="0" w:space="0" w:color="auto"/>
            <w:bottom w:val="none" w:sz="0" w:space="0" w:color="auto"/>
            <w:right w:val="none" w:sz="0" w:space="0" w:color="auto"/>
          </w:divBdr>
          <w:divsChild>
            <w:div w:id="1561667876">
              <w:marLeft w:val="0"/>
              <w:marRight w:val="0"/>
              <w:marTop w:val="0"/>
              <w:marBottom w:val="0"/>
              <w:divBdr>
                <w:top w:val="none" w:sz="0" w:space="0" w:color="auto"/>
                <w:left w:val="none" w:sz="0" w:space="0" w:color="auto"/>
                <w:bottom w:val="none" w:sz="0" w:space="0" w:color="auto"/>
                <w:right w:val="none" w:sz="0" w:space="0" w:color="auto"/>
              </w:divBdr>
              <w:divsChild>
                <w:div w:id="1408654020">
                  <w:marLeft w:val="0"/>
                  <w:marRight w:val="0"/>
                  <w:marTop w:val="0"/>
                  <w:marBottom w:val="0"/>
                  <w:divBdr>
                    <w:top w:val="single" w:sz="2" w:space="4" w:color="FFFFFF"/>
                    <w:left w:val="single" w:sz="2" w:space="12" w:color="FFFFFF"/>
                    <w:bottom w:val="single" w:sz="2" w:space="1" w:color="FFFFFF"/>
                    <w:right w:val="single" w:sz="2" w:space="4" w:color="FFFFFF"/>
                  </w:divBdr>
                  <w:divsChild>
                    <w:div w:id="1708220481">
                      <w:marLeft w:val="0"/>
                      <w:marRight w:val="0"/>
                      <w:marTop w:val="0"/>
                      <w:marBottom w:val="0"/>
                      <w:divBdr>
                        <w:top w:val="none" w:sz="0" w:space="0" w:color="auto"/>
                        <w:left w:val="none" w:sz="0" w:space="0" w:color="auto"/>
                        <w:bottom w:val="none" w:sz="0" w:space="0" w:color="auto"/>
                        <w:right w:val="none" w:sz="0" w:space="0" w:color="auto"/>
                      </w:divBdr>
                    </w:div>
                  </w:divsChild>
                </w:div>
                <w:div w:id="858550075">
                  <w:marLeft w:val="0"/>
                  <w:marRight w:val="0"/>
                  <w:marTop w:val="0"/>
                  <w:marBottom w:val="0"/>
                  <w:divBdr>
                    <w:top w:val="single" w:sz="2" w:space="1" w:color="FFFFFF"/>
                    <w:left w:val="single" w:sz="2" w:space="12" w:color="FFFFFF"/>
                    <w:bottom w:val="single" w:sz="2" w:space="1" w:color="FFFFFF"/>
                    <w:right w:val="single" w:sz="2" w:space="4" w:color="FFFFFF"/>
                  </w:divBdr>
                  <w:divsChild>
                    <w:div w:id="702244522">
                      <w:marLeft w:val="0"/>
                      <w:marRight w:val="0"/>
                      <w:marTop w:val="0"/>
                      <w:marBottom w:val="0"/>
                      <w:divBdr>
                        <w:top w:val="none" w:sz="0" w:space="0" w:color="auto"/>
                        <w:left w:val="none" w:sz="0" w:space="0" w:color="auto"/>
                        <w:bottom w:val="none" w:sz="0" w:space="0" w:color="auto"/>
                        <w:right w:val="none" w:sz="0" w:space="0" w:color="auto"/>
                      </w:divBdr>
                    </w:div>
                  </w:divsChild>
                </w:div>
                <w:div w:id="675808386">
                  <w:marLeft w:val="0"/>
                  <w:marRight w:val="0"/>
                  <w:marTop w:val="0"/>
                  <w:marBottom w:val="0"/>
                  <w:divBdr>
                    <w:top w:val="single" w:sz="2" w:space="1" w:color="FFFFFF"/>
                    <w:left w:val="single" w:sz="2" w:space="12" w:color="FFFFFF"/>
                    <w:bottom w:val="single" w:sz="2" w:space="1" w:color="FFFFFF"/>
                    <w:right w:val="single" w:sz="2" w:space="4" w:color="FFFFFF"/>
                  </w:divBdr>
                  <w:divsChild>
                    <w:div w:id="1664579623">
                      <w:marLeft w:val="0"/>
                      <w:marRight w:val="0"/>
                      <w:marTop w:val="0"/>
                      <w:marBottom w:val="0"/>
                      <w:divBdr>
                        <w:top w:val="none" w:sz="0" w:space="0" w:color="auto"/>
                        <w:left w:val="none" w:sz="0" w:space="0" w:color="auto"/>
                        <w:bottom w:val="none" w:sz="0" w:space="0" w:color="auto"/>
                        <w:right w:val="none" w:sz="0" w:space="0" w:color="auto"/>
                      </w:divBdr>
                    </w:div>
                  </w:divsChild>
                </w:div>
                <w:div w:id="1464159363">
                  <w:marLeft w:val="0"/>
                  <w:marRight w:val="0"/>
                  <w:marTop w:val="0"/>
                  <w:marBottom w:val="0"/>
                  <w:divBdr>
                    <w:top w:val="single" w:sz="2" w:space="1" w:color="FFFFFF"/>
                    <w:left w:val="single" w:sz="2" w:space="12" w:color="FFFFFF"/>
                    <w:bottom w:val="single" w:sz="2" w:space="1" w:color="FFFFFF"/>
                    <w:right w:val="single" w:sz="2" w:space="4" w:color="FFFFFF"/>
                  </w:divBdr>
                  <w:divsChild>
                    <w:div w:id="34014454">
                      <w:marLeft w:val="0"/>
                      <w:marRight w:val="0"/>
                      <w:marTop w:val="0"/>
                      <w:marBottom w:val="0"/>
                      <w:divBdr>
                        <w:top w:val="none" w:sz="0" w:space="0" w:color="auto"/>
                        <w:left w:val="none" w:sz="0" w:space="0" w:color="auto"/>
                        <w:bottom w:val="none" w:sz="0" w:space="0" w:color="auto"/>
                        <w:right w:val="none" w:sz="0" w:space="0" w:color="auto"/>
                      </w:divBdr>
                    </w:div>
                  </w:divsChild>
                </w:div>
                <w:div w:id="1853715276">
                  <w:marLeft w:val="0"/>
                  <w:marRight w:val="0"/>
                  <w:marTop w:val="0"/>
                  <w:marBottom w:val="0"/>
                  <w:divBdr>
                    <w:top w:val="single" w:sz="2" w:space="1" w:color="FFFFFF"/>
                    <w:left w:val="single" w:sz="2" w:space="12" w:color="FFFFFF"/>
                    <w:bottom w:val="single" w:sz="2" w:space="1" w:color="FFFFFF"/>
                    <w:right w:val="single" w:sz="2" w:space="4" w:color="FFFFFF"/>
                  </w:divBdr>
                  <w:divsChild>
                    <w:div w:id="1657104988">
                      <w:marLeft w:val="0"/>
                      <w:marRight w:val="0"/>
                      <w:marTop w:val="0"/>
                      <w:marBottom w:val="0"/>
                      <w:divBdr>
                        <w:top w:val="none" w:sz="0" w:space="0" w:color="auto"/>
                        <w:left w:val="none" w:sz="0" w:space="0" w:color="auto"/>
                        <w:bottom w:val="none" w:sz="0" w:space="0" w:color="auto"/>
                        <w:right w:val="none" w:sz="0" w:space="0" w:color="auto"/>
                      </w:divBdr>
                    </w:div>
                  </w:divsChild>
                </w:div>
                <w:div w:id="1312058590">
                  <w:marLeft w:val="0"/>
                  <w:marRight w:val="0"/>
                  <w:marTop w:val="0"/>
                  <w:marBottom w:val="0"/>
                  <w:divBdr>
                    <w:top w:val="single" w:sz="2" w:space="1" w:color="FFFFFF"/>
                    <w:left w:val="single" w:sz="2" w:space="12" w:color="FFFFFF"/>
                    <w:bottom w:val="single" w:sz="2" w:space="1" w:color="FFFFFF"/>
                    <w:right w:val="single" w:sz="2" w:space="4" w:color="FFFFFF"/>
                  </w:divBdr>
                  <w:divsChild>
                    <w:div w:id="1247959535">
                      <w:marLeft w:val="0"/>
                      <w:marRight w:val="0"/>
                      <w:marTop w:val="0"/>
                      <w:marBottom w:val="0"/>
                      <w:divBdr>
                        <w:top w:val="none" w:sz="0" w:space="0" w:color="auto"/>
                        <w:left w:val="none" w:sz="0" w:space="0" w:color="auto"/>
                        <w:bottom w:val="none" w:sz="0" w:space="0" w:color="auto"/>
                        <w:right w:val="none" w:sz="0" w:space="0" w:color="auto"/>
                      </w:divBdr>
                    </w:div>
                  </w:divsChild>
                </w:div>
                <w:div w:id="1802993236">
                  <w:marLeft w:val="0"/>
                  <w:marRight w:val="0"/>
                  <w:marTop w:val="0"/>
                  <w:marBottom w:val="0"/>
                  <w:divBdr>
                    <w:top w:val="single" w:sz="2" w:space="1" w:color="FFFFFF"/>
                    <w:left w:val="single" w:sz="2" w:space="12" w:color="FFFFFF"/>
                    <w:bottom w:val="single" w:sz="2" w:space="1" w:color="FFFFFF"/>
                    <w:right w:val="single" w:sz="2" w:space="4" w:color="FFFFFF"/>
                  </w:divBdr>
                  <w:divsChild>
                    <w:div w:id="426536353">
                      <w:marLeft w:val="0"/>
                      <w:marRight w:val="0"/>
                      <w:marTop w:val="0"/>
                      <w:marBottom w:val="0"/>
                      <w:divBdr>
                        <w:top w:val="none" w:sz="0" w:space="0" w:color="auto"/>
                        <w:left w:val="none" w:sz="0" w:space="0" w:color="auto"/>
                        <w:bottom w:val="none" w:sz="0" w:space="0" w:color="auto"/>
                        <w:right w:val="none" w:sz="0" w:space="0" w:color="auto"/>
                      </w:divBdr>
                    </w:div>
                  </w:divsChild>
                </w:div>
                <w:div w:id="2130128697">
                  <w:marLeft w:val="0"/>
                  <w:marRight w:val="0"/>
                  <w:marTop w:val="0"/>
                  <w:marBottom w:val="0"/>
                  <w:divBdr>
                    <w:top w:val="single" w:sz="2" w:space="1" w:color="FFFFFF"/>
                    <w:left w:val="single" w:sz="2" w:space="12" w:color="FFFFFF"/>
                    <w:bottom w:val="single" w:sz="2" w:space="1" w:color="FFFFFF"/>
                    <w:right w:val="single" w:sz="2" w:space="4" w:color="FFFFFF"/>
                  </w:divBdr>
                  <w:divsChild>
                    <w:div w:id="344553220">
                      <w:marLeft w:val="0"/>
                      <w:marRight w:val="0"/>
                      <w:marTop w:val="0"/>
                      <w:marBottom w:val="0"/>
                      <w:divBdr>
                        <w:top w:val="none" w:sz="0" w:space="0" w:color="auto"/>
                        <w:left w:val="none" w:sz="0" w:space="0" w:color="auto"/>
                        <w:bottom w:val="none" w:sz="0" w:space="0" w:color="auto"/>
                        <w:right w:val="none" w:sz="0" w:space="0" w:color="auto"/>
                      </w:divBdr>
                    </w:div>
                  </w:divsChild>
                </w:div>
                <w:div w:id="699013323">
                  <w:marLeft w:val="0"/>
                  <w:marRight w:val="0"/>
                  <w:marTop w:val="0"/>
                  <w:marBottom w:val="0"/>
                  <w:divBdr>
                    <w:top w:val="single" w:sz="2" w:space="1" w:color="FFFFFF"/>
                    <w:left w:val="single" w:sz="2" w:space="12" w:color="FFFFFF"/>
                    <w:bottom w:val="single" w:sz="2" w:space="1" w:color="FFFFFF"/>
                    <w:right w:val="single" w:sz="2" w:space="4" w:color="FFFFFF"/>
                  </w:divBdr>
                  <w:divsChild>
                    <w:div w:id="565994801">
                      <w:marLeft w:val="0"/>
                      <w:marRight w:val="0"/>
                      <w:marTop w:val="0"/>
                      <w:marBottom w:val="0"/>
                      <w:divBdr>
                        <w:top w:val="none" w:sz="0" w:space="0" w:color="auto"/>
                        <w:left w:val="none" w:sz="0" w:space="0" w:color="auto"/>
                        <w:bottom w:val="none" w:sz="0" w:space="0" w:color="auto"/>
                        <w:right w:val="none" w:sz="0" w:space="0" w:color="auto"/>
                      </w:divBdr>
                    </w:div>
                  </w:divsChild>
                </w:div>
                <w:div w:id="222638591">
                  <w:marLeft w:val="0"/>
                  <w:marRight w:val="0"/>
                  <w:marTop w:val="0"/>
                  <w:marBottom w:val="0"/>
                  <w:divBdr>
                    <w:top w:val="single" w:sz="2" w:space="1" w:color="FFFFFF"/>
                    <w:left w:val="single" w:sz="2" w:space="12" w:color="FFFFFF"/>
                    <w:bottom w:val="single" w:sz="2" w:space="1" w:color="FFFFFF"/>
                    <w:right w:val="single" w:sz="2" w:space="4" w:color="FFFFFF"/>
                  </w:divBdr>
                  <w:divsChild>
                    <w:div w:id="852648213">
                      <w:marLeft w:val="0"/>
                      <w:marRight w:val="0"/>
                      <w:marTop w:val="0"/>
                      <w:marBottom w:val="0"/>
                      <w:divBdr>
                        <w:top w:val="none" w:sz="0" w:space="0" w:color="auto"/>
                        <w:left w:val="none" w:sz="0" w:space="0" w:color="auto"/>
                        <w:bottom w:val="none" w:sz="0" w:space="0" w:color="auto"/>
                        <w:right w:val="none" w:sz="0" w:space="0" w:color="auto"/>
                      </w:divBdr>
                    </w:div>
                  </w:divsChild>
                </w:div>
                <w:div w:id="1445418622">
                  <w:marLeft w:val="0"/>
                  <w:marRight w:val="0"/>
                  <w:marTop w:val="0"/>
                  <w:marBottom w:val="0"/>
                  <w:divBdr>
                    <w:top w:val="single" w:sz="2" w:space="1" w:color="FFFFFF"/>
                    <w:left w:val="single" w:sz="2" w:space="12" w:color="FFFFFF"/>
                    <w:bottom w:val="single" w:sz="2" w:space="1" w:color="FFFFFF"/>
                    <w:right w:val="single" w:sz="2" w:space="4" w:color="FFFFFF"/>
                  </w:divBdr>
                  <w:divsChild>
                    <w:div w:id="583074021">
                      <w:marLeft w:val="0"/>
                      <w:marRight w:val="0"/>
                      <w:marTop w:val="0"/>
                      <w:marBottom w:val="0"/>
                      <w:divBdr>
                        <w:top w:val="none" w:sz="0" w:space="0" w:color="auto"/>
                        <w:left w:val="none" w:sz="0" w:space="0" w:color="auto"/>
                        <w:bottom w:val="none" w:sz="0" w:space="0" w:color="auto"/>
                        <w:right w:val="none" w:sz="0" w:space="0" w:color="auto"/>
                      </w:divBdr>
                    </w:div>
                  </w:divsChild>
                </w:div>
                <w:div w:id="421947861">
                  <w:marLeft w:val="0"/>
                  <w:marRight w:val="0"/>
                  <w:marTop w:val="0"/>
                  <w:marBottom w:val="0"/>
                  <w:divBdr>
                    <w:top w:val="single" w:sz="2" w:space="1" w:color="FFFFFF"/>
                    <w:left w:val="single" w:sz="2" w:space="12" w:color="FFFFFF"/>
                    <w:bottom w:val="single" w:sz="2" w:space="1" w:color="FFFFFF"/>
                    <w:right w:val="single" w:sz="2" w:space="4" w:color="FFFFFF"/>
                  </w:divBdr>
                  <w:divsChild>
                    <w:div w:id="1108742483">
                      <w:marLeft w:val="0"/>
                      <w:marRight w:val="0"/>
                      <w:marTop w:val="0"/>
                      <w:marBottom w:val="0"/>
                      <w:divBdr>
                        <w:top w:val="none" w:sz="0" w:space="0" w:color="auto"/>
                        <w:left w:val="none" w:sz="0" w:space="0" w:color="auto"/>
                        <w:bottom w:val="none" w:sz="0" w:space="0" w:color="auto"/>
                        <w:right w:val="none" w:sz="0" w:space="0" w:color="auto"/>
                      </w:divBdr>
                    </w:div>
                  </w:divsChild>
                </w:div>
                <w:div w:id="1870340411">
                  <w:marLeft w:val="0"/>
                  <w:marRight w:val="0"/>
                  <w:marTop w:val="0"/>
                  <w:marBottom w:val="0"/>
                  <w:divBdr>
                    <w:top w:val="single" w:sz="2" w:space="1" w:color="FFFFFF"/>
                    <w:left w:val="single" w:sz="2" w:space="12" w:color="FFFFFF"/>
                    <w:bottom w:val="single" w:sz="2" w:space="1" w:color="FFFFFF"/>
                    <w:right w:val="single" w:sz="2" w:space="4" w:color="FFFFFF"/>
                  </w:divBdr>
                  <w:divsChild>
                    <w:div w:id="755446473">
                      <w:marLeft w:val="0"/>
                      <w:marRight w:val="0"/>
                      <w:marTop w:val="0"/>
                      <w:marBottom w:val="0"/>
                      <w:divBdr>
                        <w:top w:val="none" w:sz="0" w:space="0" w:color="auto"/>
                        <w:left w:val="none" w:sz="0" w:space="0" w:color="auto"/>
                        <w:bottom w:val="none" w:sz="0" w:space="0" w:color="auto"/>
                        <w:right w:val="none" w:sz="0" w:space="0" w:color="auto"/>
                      </w:divBdr>
                    </w:div>
                  </w:divsChild>
                </w:div>
                <w:div w:id="476604241">
                  <w:marLeft w:val="0"/>
                  <w:marRight w:val="0"/>
                  <w:marTop w:val="0"/>
                  <w:marBottom w:val="0"/>
                  <w:divBdr>
                    <w:top w:val="single" w:sz="2" w:space="1" w:color="FFFFFF"/>
                    <w:left w:val="single" w:sz="2" w:space="12" w:color="FFFFFF"/>
                    <w:bottom w:val="single" w:sz="2" w:space="1" w:color="FFFFFF"/>
                    <w:right w:val="single" w:sz="2" w:space="4" w:color="FFFFFF"/>
                  </w:divBdr>
                  <w:divsChild>
                    <w:div w:id="1563978053">
                      <w:marLeft w:val="0"/>
                      <w:marRight w:val="0"/>
                      <w:marTop w:val="0"/>
                      <w:marBottom w:val="0"/>
                      <w:divBdr>
                        <w:top w:val="none" w:sz="0" w:space="0" w:color="auto"/>
                        <w:left w:val="none" w:sz="0" w:space="0" w:color="auto"/>
                        <w:bottom w:val="none" w:sz="0" w:space="0" w:color="auto"/>
                        <w:right w:val="none" w:sz="0" w:space="0" w:color="auto"/>
                      </w:divBdr>
                    </w:div>
                  </w:divsChild>
                </w:div>
                <w:div w:id="1610550500">
                  <w:marLeft w:val="0"/>
                  <w:marRight w:val="0"/>
                  <w:marTop w:val="0"/>
                  <w:marBottom w:val="0"/>
                  <w:divBdr>
                    <w:top w:val="single" w:sz="2" w:space="1" w:color="FFFFFF"/>
                    <w:left w:val="single" w:sz="2" w:space="12" w:color="FFFFFF"/>
                    <w:bottom w:val="single" w:sz="2" w:space="1" w:color="FFFFFF"/>
                    <w:right w:val="single" w:sz="2" w:space="4" w:color="FFFFFF"/>
                  </w:divBdr>
                  <w:divsChild>
                    <w:div w:id="788233804">
                      <w:marLeft w:val="0"/>
                      <w:marRight w:val="0"/>
                      <w:marTop w:val="0"/>
                      <w:marBottom w:val="0"/>
                      <w:divBdr>
                        <w:top w:val="none" w:sz="0" w:space="0" w:color="auto"/>
                        <w:left w:val="none" w:sz="0" w:space="0" w:color="auto"/>
                        <w:bottom w:val="none" w:sz="0" w:space="0" w:color="auto"/>
                        <w:right w:val="none" w:sz="0" w:space="0" w:color="auto"/>
                      </w:divBdr>
                    </w:div>
                  </w:divsChild>
                </w:div>
                <w:div w:id="2026054908">
                  <w:marLeft w:val="0"/>
                  <w:marRight w:val="0"/>
                  <w:marTop w:val="0"/>
                  <w:marBottom w:val="0"/>
                  <w:divBdr>
                    <w:top w:val="single" w:sz="2" w:space="1" w:color="FFFFFF"/>
                    <w:left w:val="single" w:sz="2" w:space="12" w:color="FFFFFF"/>
                    <w:bottom w:val="single" w:sz="2" w:space="1" w:color="FFFFFF"/>
                    <w:right w:val="single" w:sz="2" w:space="4" w:color="FFFFFF"/>
                  </w:divBdr>
                  <w:divsChild>
                    <w:div w:id="612980812">
                      <w:marLeft w:val="0"/>
                      <w:marRight w:val="0"/>
                      <w:marTop w:val="0"/>
                      <w:marBottom w:val="0"/>
                      <w:divBdr>
                        <w:top w:val="none" w:sz="0" w:space="0" w:color="auto"/>
                        <w:left w:val="none" w:sz="0" w:space="0" w:color="auto"/>
                        <w:bottom w:val="none" w:sz="0" w:space="0" w:color="auto"/>
                        <w:right w:val="none" w:sz="0" w:space="0" w:color="auto"/>
                      </w:divBdr>
                    </w:div>
                  </w:divsChild>
                </w:div>
                <w:div w:id="1838380433">
                  <w:marLeft w:val="0"/>
                  <w:marRight w:val="0"/>
                  <w:marTop w:val="0"/>
                  <w:marBottom w:val="0"/>
                  <w:divBdr>
                    <w:top w:val="single" w:sz="2" w:space="1" w:color="FFFFFF"/>
                    <w:left w:val="single" w:sz="2" w:space="12" w:color="FFFFFF"/>
                    <w:bottom w:val="single" w:sz="2" w:space="4" w:color="FFFFFF"/>
                    <w:right w:val="single" w:sz="2" w:space="4" w:color="FFFFFF"/>
                  </w:divBdr>
                  <w:divsChild>
                    <w:div w:id="181556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367022">
          <w:marLeft w:val="0"/>
          <w:marRight w:val="0"/>
          <w:marTop w:val="0"/>
          <w:marBottom w:val="335"/>
          <w:divBdr>
            <w:top w:val="none" w:sz="0" w:space="0" w:color="auto"/>
            <w:left w:val="none" w:sz="0" w:space="0" w:color="auto"/>
            <w:bottom w:val="none" w:sz="0" w:space="0" w:color="auto"/>
            <w:right w:val="none" w:sz="0" w:space="0" w:color="auto"/>
          </w:divBdr>
          <w:divsChild>
            <w:div w:id="285894191">
              <w:marLeft w:val="0"/>
              <w:marRight w:val="0"/>
              <w:marTop w:val="0"/>
              <w:marBottom w:val="0"/>
              <w:divBdr>
                <w:top w:val="none" w:sz="0" w:space="0" w:color="auto"/>
                <w:left w:val="none" w:sz="0" w:space="0" w:color="auto"/>
                <w:bottom w:val="none" w:sz="0" w:space="0" w:color="auto"/>
                <w:right w:val="none" w:sz="0" w:space="0" w:color="auto"/>
              </w:divBdr>
              <w:divsChild>
                <w:div w:id="1729258663">
                  <w:marLeft w:val="0"/>
                  <w:marRight w:val="0"/>
                  <w:marTop w:val="0"/>
                  <w:marBottom w:val="0"/>
                  <w:divBdr>
                    <w:top w:val="single" w:sz="2" w:space="4" w:color="FFFFFF"/>
                    <w:left w:val="single" w:sz="2" w:space="12" w:color="FFFFFF"/>
                    <w:bottom w:val="single" w:sz="2" w:space="1" w:color="FFFFFF"/>
                    <w:right w:val="single" w:sz="2" w:space="4" w:color="FFFFFF"/>
                  </w:divBdr>
                  <w:divsChild>
                    <w:div w:id="33627334">
                      <w:marLeft w:val="0"/>
                      <w:marRight w:val="0"/>
                      <w:marTop w:val="0"/>
                      <w:marBottom w:val="0"/>
                      <w:divBdr>
                        <w:top w:val="none" w:sz="0" w:space="0" w:color="auto"/>
                        <w:left w:val="none" w:sz="0" w:space="0" w:color="auto"/>
                        <w:bottom w:val="none" w:sz="0" w:space="0" w:color="auto"/>
                        <w:right w:val="none" w:sz="0" w:space="0" w:color="auto"/>
                      </w:divBdr>
                    </w:div>
                  </w:divsChild>
                </w:div>
                <w:div w:id="575867047">
                  <w:marLeft w:val="0"/>
                  <w:marRight w:val="0"/>
                  <w:marTop w:val="0"/>
                  <w:marBottom w:val="0"/>
                  <w:divBdr>
                    <w:top w:val="single" w:sz="2" w:space="1" w:color="FFFFFF"/>
                    <w:left w:val="single" w:sz="2" w:space="12" w:color="FFFFFF"/>
                    <w:bottom w:val="single" w:sz="2" w:space="1" w:color="FFFFFF"/>
                    <w:right w:val="single" w:sz="2" w:space="4" w:color="FFFFFF"/>
                  </w:divBdr>
                  <w:divsChild>
                    <w:div w:id="1913848172">
                      <w:marLeft w:val="0"/>
                      <w:marRight w:val="0"/>
                      <w:marTop w:val="0"/>
                      <w:marBottom w:val="0"/>
                      <w:divBdr>
                        <w:top w:val="none" w:sz="0" w:space="0" w:color="auto"/>
                        <w:left w:val="none" w:sz="0" w:space="0" w:color="auto"/>
                        <w:bottom w:val="none" w:sz="0" w:space="0" w:color="auto"/>
                        <w:right w:val="none" w:sz="0" w:space="0" w:color="auto"/>
                      </w:divBdr>
                    </w:div>
                  </w:divsChild>
                </w:div>
                <w:div w:id="1974629064">
                  <w:marLeft w:val="0"/>
                  <w:marRight w:val="0"/>
                  <w:marTop w:val="0"/>
                  <w:marBottom w:val="0"/>
                  <w:divBdr>
                    <w:top w:val="single" w:sz="2" w:space="1" w:color="FFFFFF"/>
                    <w:left w:val="single" w:sz="2" w:space="12" w:color="FFFFFF"/>
                    <w:bottom w:val="single" w:sz="2" w:space="1" w:color="FFFFFF"/>
                    <w:right w:val="single" w:sz="2" w:space="4" w:color="FFFFFF"/>
                  </w:divBdr>
                  <w:divsChild>
                    <w:div w:id="183640173">
                      <w:marLeft w:val="0"/>
                      <w:marRight w:val="0"/>
                      <w:marTop w:val="0"/>
                      <w:marBottom w:val="0"/>
                      <w:divBdr>
                        <w:top w:val="none" w:sz="0" w:space="0" w:color="auto"/>
                        <w:left w:val="none" w:sz="0" w:space="0" w:color="auto"/>
                        <w:bottom w:val="none" w:sz="0" w:space="0" w:color="auto"/>
                        <w:right w:val="none" w:sz="0" w:space="0" w:color="auto"/>
                      </w:divBdr>
                    </w:div>
                  </w:divsChild>
                </w:div>
                <w:div w:id="696393917">
                  <w:marLeft w:val="0"/>
                  <w:marRight w:val="0"/>
                  <w:marTop w:val="0"/>
                  <w:marBottom w:val="0"/>
                  <w:divBdr>
                    <w:top w:val="single" w:sz="2" w:space="1" w:color="FFFFFF"/>
                    <w:left w:val="single" w:sz="2" w:space="12" w:color="FFFFFF"/>
                    <w:bottom w:val="single" w:sz="2" w:space="1" w:color="FFFFFF"/>
                    <w:right w:val="single" w:sz="2" w:space="4" w:color="FFFFFF"/>
                  </w:divBdr>
                  <w:divsChild>
                    <w:div w:id="219246147">
                      <w:marLeft w:val="0"/>
                      <w:marRight w:val="0"/>
                      <w:marTop w:val="0"/>
                      <w:marBottom w:val="0"/>
                      <w:divBdr>
                        <w:top w:val="none" w:sz="0" w:space="0" w:color="auto"/>
                        <w:left w:val="none" w:sz="0" w:space="0" w:color="auto"/>
                        <w:bottom w:val="none" w:sz="0" w:space="0" w:color="auto"/>
                        <w:right w:val="none" w:sz="0" w:space="0" w:color="auto"/>
                      </w:divBdr>
                    </w:div>
                  </w:divsChild>
                </w:div>
                <w:div w:id="1207990112">
                  <w:marLeft w:val="0"/>
                  <w:marRight w:val="0"/>
                  <w:marTop w:val="0"/>
                  <w:marBottom w:val="0"/>
                  <w:divBdr>
                    <w:top w:val="single" w:sz="2" w:space="1" w:color="FFFFFF"/>
                    <w:left w:val="single" w:sz="2" w:space="12" w:color="FFFFFF"/>
                    <w:bottom w:val="single" w:sz="2" w:space="1" w:color="FFFFFF"/>
                    <w:right w:val="single" w:sz="2" w:space="4" w:color="FFFFFF"/>
                  </w:divBdr>
                  <w:divsChild>
                    <w:div w:id="1930848302">
                      <w:marLeft w:val="0"/>
                      <w:marRight w:val="0"/>
                      <w:marTop w:val="0"/>
                      <w:marBottom w:val="0"/>
                      <w:divBdr>
                        <w:top w:val="none" w:sz="0" w:space="0" w:color="auto"/>
                        <w:left w:val="none" w:sz="0" w:space="0" w:color="auto"/>
                        <w:bottom w:val="none" w:sz="0" w:space="0" w:color="auto"/>
                        <w:right w:val="none" w:sz="0" w:space="0" w:color="auto"/>
                      </w:divBdr>
                    </w:div>
                  </w:divsChild>
                </w:div>
                <w:div w:id="1829973826">
                  <w:marLeft w:val="0"/>
                  <w:marRight w:val="0"/>
                  <w:marTop w:val="0"/>
                  <w:marBottom w:val="0"/>
                  <w:divBdr>
                    <w:top w:val="single" w:sz="2" w:space="1" w:color="FFFFFF"/>
                    <w:left w:val="single" w:sz="2" w:space="12" w:color="FFFFFF"/>
                    <w:bottom w:val="single" w:sz="2" w:space="1" w:color="FFFFFF"/>
                    <w:right w:val="single" w:sz="2" w:space="4" w:color="FFFFFF"/>
                  </w:divBdr>
                  <w:divsChild>
                    <w:div w:id="1098528234">
                      <w:marLeft w:val="0"/>
                      <w:marRight w:val="0"/>
                      <w:marTop w:val="0"/>
                      <w:marBottom w:val="0"/>
                      <w:divBdr>
                        <w:top w:val="none" w:sz="0" w:space="0" w:color="auto"/>
                        <w:left w:val="none" w:sz="0" w:space="0" w:color="auto"/>
                        <w:bottom w:val="none" w:sz="0" w:space="0" w:color="auto"/>
                        <w:right w:val="none" w:sz="0" w:space="0" w:color="auto"/>
                      </w:divBdr>
                    </w:div>
                  </w:divsChild>
                </w:div>
                <w:div w:id="62914966">
                  <w:marLeft w:val="0"/>
                  <w:marRight w:val="0"/>
                  <w:marTop w:val="0"/>
                  <w:marBottom w:val="0"/>
                  <w:divBdr>
                    <w:top w:val="single" w:sz="2" w:space="1" w:color="FFFFFF"/>
                    <w:left w:val="single" w:sz="2" w:space="12" w:color="FFFFFF"/>
                    <w:bottom w:val="single" w:sz="2" w:space="1" w:color="FFFFFF"/>
                    <w:right w:val="single" w:sz="2" w:space="4" w:color="FFFFFF"/>
                  </w:divBdr>
                  <w:divsChild>
                    <w:div w:id="489369450">
                      <w:marLeft w:val="0"/>
                      <w:marRight w:val="0"/>
                      <w:marTop w:val="0"/>
                      <w:marBottom w:val="0"/>
                      <w:divBdr>
                        <w:top w:val="none" w:sz="0" w:space="0" w:color="auto"/>
                        <w:left w:val="none" w:sz="0" w:space="0" w:color="auto"/>
                        <w:bottom w:val="none" w:sz="0" w:space="0" w:color="auto"/>
                        <w:right w:val="none" w:sz="0" w:space="0" w:color="auto"/>
                      </w:divBdr>
                    </w:div>
                  </w:divsChild>
                </w:div>
                <w:div w:id="550649939">
                  <w:marLeft w:val="0"/>
                  <w:marRight w:val="0"/>
                  <w:marTop w:val="0"/>
                  <w:marBottom w:val="0"/>
                  <w:divBdr>
                    <w:top w:val="single" w:sz="2" w:space="1" w:color="FFFFFF"/>
                    <w:left w:val="single" w:sz="2" w:space="12" w:color="FFFFFF"/>
                    <w:bottom w:val="single" w:sz="2" w:space="1" w:color="FFFFFF"/>
                    <w:right w:val="single" w:sz="2" w:space="4" w:color="FFFFFF"/>
                  </w:divBdr>
                  <w:divsChild>
                    <w:div w:id="1414088800">
                      <w:marLeft w:val="0"/>
                      <w:marRight w:val="0"/>
                      <w:marTop w:val="0"/>
                      <w:marBottom w:val="0"/>
                      <w:divBdr>
                        <w:top w:val="none" w:sz="0" w:space="0" w:color="auto"/>
                        <w:left w:val="none" w:sz="0" w:space="0" w:color="auto"/>
                        <w:bottom w:val="none" w:sz="0" w:space="0" w:color="auto"/>
                        <w:right w:val="none" w:sz="0" w:space="0" w:color="auto"/>
                      </w:divBdr>
                    </w:div>
                  </w:divsChild>
                </w:div>
                <w:div w:id="1392266727">
                  <w:marLeft w:val="0"/>
                  <w:marRight w:val="0"/>
                  <w:marTop w:val="0"/>
                  <w:marBottom w:val="0"/>
                  <w:divBdr>
                    <w:top w:val="single" w:sz="2" w:space="1" w:color="FFFFFF"/>
                    <w:left w:val="single" w:sz="2" w:space="12" w:color="FFFFFF"/>
                    <w:bottom w:val="single" w:sz="2" w:space="1" w:color="FFFFFF"/>
                    <w:right w:val="single" w:sz="2" w:space="4" w:color="FFFFFF"/>
                  </w:divBdr>
                  <w:divsChild>
                    <w:div w:id="1119834764">
                      <w:marLeft w:val="0"/>
                      <w:marRight w:val="0"/>
                      <w:marTop w:val="0"/>
                      <w:marBottom w:val="0"/>
                      <w:divBdr>
                        <w:top w:val="none" w:sz="0" w:space="0" w:color="auto"/>
                        <w:left w:val="none" w:sz="0" w:space="0" w:color="auto"/>
                        <w:bottom w:val="none" w:sz="0" w:space="0" w:color="auto"/>
                        <w:right w:val="none" w:sz="0" w:space="0" w:color="auto"/>
                      </w:divBdr>
                    </w:div>
                  </w:divsChild>
                </w:div>
                <w:div w:id="992180303">
                  <w:marLeft w:val="0"/>
                  <w:marRight w:val="0"/>
                  <w:marTop w:val="0"/>
                  <w:marBottom w:val="0"/>
                  <w:divBdr>
                    <w:top w:val="single" w:sz="2" w:space="1" w:color="FFFFFF"/>
                    <w:left w:val="single" w:sz="2" w:space="12" w:color="FFFFFF"/>
                    <w:bottom w:val="single" w:sz="2" w:space="1" w:color="FFFFFF"/>
                    <w:right w:val="single" w:sz="2" w:space="4" w:color="FFFFFF"/>
                  </w:divBdr>
                  <w:divsChild>
                    <w:div w:id="598947902">
                      <w:marLeft w:val="0"/>
                      <w:marRight w:val="0"/>
                      <w:marTop w:val="0"/>
                      <w:marBottom w:val="0"/>
                      <w:divBdr>
                        <w:top w:val="none" w:sz="0" w:space="0" w:color="auto"/>
                        <w:left w:val="none" w:sz="0" w:space="0" w:color="auto"/>
                        <w:bottom w:val="none" w:sz="0" w:space="0" w:color="auto"/>
                        <w:right w:val="none" w:sz="0" w:space="0" w:color="auto"/>
                      </w:divBdr>
                    </w:div>
                  </w:divsChild>
                </w:div>
                <w:div w:id="2068331532">
                  <w:marLeft w:val="0"/>
                  <w:marRight w:val="0"/>
                  <w:marTop w:val="0"/>
                  <w:marBottom w:val="0"/>
                  <w:divBdr>
                    <w:top w:val="single" w:sz="2" w:space="1" w:color="FFFFFF"/>
                    <w:left w:val="single" w:sz="2" w:space="12" w:color="FFFFFF"/>
                    <w:bottom w:val="single" w:sz="2" w:space="1" w:color="FFFFFF"/>
                    <w:right w:val="single" w:sz="2" w:space="4" w:color="FFFFFF"/>
                  </w:divBdr>
                  <w:divsChild>
                    <w:div w:id="401608501">
                      <w:marLeft w:val="0"/>
                      <w:marRight w:val="0"/>
                      <w:marTop w:val="0"/>
                      <w:marBottom w:val="0"/>
                      <w:divBdr>
                        <w:top w:val="none" w:sz="0" w:space="0" w:color="auto"/>
                        <w:left w:val="none" w:sz="0" w:space="0" w:color="auto"/>
                        <w:bottom w:val="none" w:sz="0" w:space="0" w:color="auto"/>
                        <w:right w:val="none" w:sz="0" w:space="0" w:color="auto"/>
                      </w:divBdr>
                    </w:div>
                  </w:divsChild>
                </w:div>
                <w:div w:id="338654757">
                  <w:marLeft w:val="0"/>
                  <w:marRight w:val="0"/>
                  <w:marTop w:val="0"/>
                  <w:marBottom w:val="0"/>
                  <w:divBdr>
                    <w:top w:val="single" w:sz="2" w:space="1" w:color="FFFFFF"/>
                    <w:left w:val="single" w:sz="2" w:space="12" w:color="FFFFFF"/>
                    <w:bottom w:val="single" w:sz="2" w:space="1" w:color="FFFFFF"/>
                    <w:right w:val="single" w:sz="2" w:space="4" w:color="FFFFFF"/>
                  </w:divBdr>
                  <w:divsChild>
                    <w:div w:id="682708124">
                      <w:marLeft w:val="0"/>
                      <w:marRight w:val="0"/>
                      <w:marTop w:val="0"/>
                      <w:marBottom w:val="0"/>
                      <w:divBdr>
                        <w:top w:val="none" w:sz="0" w:space="0" w:color="auto"/>
                        <w:left w:val="none" w:sz="0" w:space="0" w:color="auto"/>
                        <w:bottom w:val="none" w:sz="0" w:space="0" w:color="auto"/>
                        <w:right w:val="none" w:sz="0" w:space="0" w:color="auto"/>
                      </w:divBdr>
                    </w:div>
                  </w:divsChild>
                </w:div>
                <w:div w:id="1048800377">
                  <w:marLeft w:val="0"/>
                  <w:marRight w:val="0"/>
                  <w:marTop w:val="0"/>
                  <w:marBottom w:val="0"/>
                  <w:divBdr>
                    <w:top w:val="single" w:sz="2" w:space="1" w:color="FFFFFF"/>
                    <w:left w:val="single" w:sz="2" w:space="12" w:color="FFFFFF"/>
                    <w:bottom w:val="single" w:sz="2" w:space="1" w:color="FFFFFF"/>
                    <w:right w:val="single" w:sz="2" w:space="4" w:color="FFFFFF"/>
                  </w:divBdr>
                  <w:divsChild>
                    <w:div w:id="283772733">
                      <w:marLeft w:val="0"/>
                      <w:marRight w:val="0"/>
                      <w:marTop w:val="0"/>
                      <w:marBottom w:val="0"/>
                      <w:divBdr>
                        <w:top w:val="none" w:sz="0" w:space="0" w:color="auto"/>
                        <w:left w:val="none" w:sz="0" w:space="0" w:color="auto"/>
                        <w:bottom w:val="none" w:sz="0" w:space="0" w:color="auto"/>
                        <w:right w:val="none" w:sz="0" w:space="0" w:color="auto"/>
                      </w:divBdr>
                    </w:div>
                  </w:divsChild>
                </w:div>
                <w:div w:id="1843817293">
                  <w:marLeft w:val="0"/>
                  <w:marRight w:val="0"/>
                  <w:marTop w:val="0"/>
                  <w:marBottom w:val="0"/>
                  <w:divBdr>
                    <w:top w:val="single" w:sz="2" w:space="1" w:color="FFFFFF"/>
                    <w:left w:val="single" w:sz="2" w:space="12" w:color="FFFFFF"/>
                    <w:bottom w:val="single" w:sz="2" w:space="1" w:color="FFFFFF"/>
                    <w:right w:val="single" w:sz="2" w:space="4" w:color="FFFFFF"/>
                  </w:divBdr>
                  <w:divsChild>
                    <w:div w:id="179857445">
                      <w:marLeft w:val="0"/>
                      <w:marRight w:val="0"/>
                      <w:marTop w:val="0"/>
                      <w:marBottom w:val="0"/>
                      <w:divBdr>
                        <w:top w:val="none" w:sz="0" w:space="0" w:color="auto"/>
                        <w:left w:val="none" w:sz="0" w:space="0" w:color="auto"/>
                        <w:bottom w:val="none" w:sz="0" w:space="0" w:color="auto"/>
                        <w:right w:val="none" w:sz="0" w:space="0" w:color="auto"/>
                      </w:divBdr>
                    </w:div>
                  </w:divsChild>
                </w:div>
                <w:div w:id="384766481">
                  <w:marLeft w:val="0"/>
                  <w:marRight w:val="0"/>
                  <w:marTop w:val="0"/>
                  <w:marBottom w:val="0"/>
                  <w:divBdr>
                    <w:top w:val="single" w:sz="2" w:space="1" w:color="FFFFFF"/>
                    <w:left w:val="single" w:sz="2" w:space="12" w:color="FFFFFF"/>
                    <w:bottom w:val="single" w:sz="2" w:space="4" w:color="FFFFFF"/>
                    <w:right w:val="single" w:sz="2" w:space="4" w:color="FFFFFF"/>
                  </w:divBdr>
                  <w:divsChild>
                    <w:div w:id="5330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7893">
          <w:marLeft w:val="0"/>
          <w:marRight w:val="0"/>
          <w:marTop w:val="0"/>
          <w:marBottom w:val="335"/>
          <w:divBdr>
            <w:top w:val="none" w:sz="0" w:space="0" w:color="auto"/>
            <w:left w:val="none" w:sz="0" w:space="0" w:color="auto"/>
            <w:bottom w:val="none" w:sz="0" w:space="0" w:color="auto"/>
            <w:right w:val="none" w:sz="0" w:space="0" w:color="auto"/>
          </w:divBdr>
          <w:divsChild>
            <w:div w:id="1150945664">
              <w:marLeft w:val="0"/>
              <w:marRight w:val="0"/>
              <w:marTop w:val="0"/>
              <w:marBottom w:val="0"/>
              <w:divBdr>
                <w:top w:val="none" w:sz="0" w:space="0" w:color="auto"/>
                <w:left w:val="none" w:sz="0" w:space="0" w:color="auto"/>
                <w:bottom w:val="none" w:sz="0" w:space="0" w:color="auto"/>
                <w:right w:val="none" w:sz="0" w:space="0" w:color="auto"/>
              </w:divBdr>
              <w:divsChild>
                <w:div w:id="164323795">
                  <w:marLeft w:val="0"/>
                  <w:marRight w:val="0"/>
                  <w:marTop w:val="0"/>
                  <w:marBottom w:val="0"/>
                  <w:divBdr>
                    <w:top w:val="single" w:sz="2" w:space="4" w:color="FFFFFF"/>
                    <w:left w:val="single" w:sz="2" w:space="12" w:color="FFFFFF"/>
                    <w:bottom w:val="single" w:sz="2" w:space="1" w:color="FFFFFF"/>
                    <w:right w:val="single" w:sz="2" w:space="4" w:color="FFFFFF"/>
                  </w:divBdr>
                  <w:divsChild>
                    <w:div w:id="1993678970">
                      <w:marLeft w:val="0"/>
                      <w:marRight w:val="0"/>
                      <w:marTop w:val="0"/>
                      <w:marBottom w:val="0"/>
                      <w:divBdr>
                        <w:top w:val="none" w:sz="0" w:space="0" w:color="auto"/>
                        <w:left w:val="none" w:sz="0" w:space="0" w:color="auto"/>
                        <w:bottom w:val="none" w:sz="0" w:space="0" w:color="auto"/>
                        <w:right w:val="none" w:sz="0" w:space="0" w:color="auto"/>
                      </w:divBdr>
                    </w:div>
                  </w:divsChild>
                </w:div>
                <w:div w:id="1824929976">
                  <w:marLeft w:val="0"/>
                  <w:marRight w:val="0"/>
                  <w:marTop w:val="0"/>
                  <w:marBottom w:val="0"/>
                  <w:divBdr>
                    <w:top w:val="single" w:sz="2" w:space="1" w:color="FFFFFF"/>
                    <w:left w:val="single" w:sz="2" w:space="12" w:color="FFFFFF"/>
                    <w:bottom w:val="single" w:sz="2" w:space="1" w:color="FFFFFF"/>
                    <w:right w:val="single" w:sz="2" w:space="4" w:color="FFFFFF"/>
                  </w:divBdr>
                  <w:divsChild>
                    <w:div w:id="1885633657">
                      <w:marLeft w:val="0"/>
                      <w:marRight w:val="0"/>
                      <w:marTop w:val="0"/>
                      <w:marBottom w:val="0"/>
                      <w:divBdr>
                        <w:top w:val="none" w:sz="0" w:space="0" w:color="auto"/>
                        <w:left w:val="none" w:sz="0" w:space="0" w:color="auto"/>
                        <w:bottom w:val="none" w:sz="0" w:space="0" w:color="auto"/>
                        <w:right w:val="none" w:sz="0" w:space="0" w:color="auto"/>
                      </w:divBdr>
                    </w:div>
                  </w:divsChild>
                </w:div>
                <w:div w:id="37360448">
                  <w:marLeft w:val="0"/>
                  <w:marRight w:val="0"/>
                  <w:marTop w:val="0"/>
                  <w:marBottom w:val="0"/>
                  <w:divBdr>
                    <w:top w:val="single" w:sz="2" w:space="1" w:color="FFFFFF"/>
                    <w:left w:val="single" w:sz="2" w:space="12" w:color="FFFFFF"/>
                    <w:bottom w:val="single" w:sz="2" w:space="1" w:color="FFFFFF"/>
                    <w:right w:val="single" w:sz="2" w:space="4" w:color="FFFFFF"/>
                  </w:divBdr>
                  <w:divsChild>
                    <w:div w:id="87507469">
                      <w:marLeft w:val="0"/>
                      <w:marRight w:val="0"/>
                      <w:marTop w:val="0"/>
                      <w:marBottom w:val="0"/>
                      <w:divBdr>
                        <w:top w:val="none" w:sz="0" w:space="0" w:color="auto"/>
                        <w:left w:val="none" w:sz="0" w:space="0" w:color="auto"/>
                        <w:bottom w:val="none" w:sz="0" w:space="0" w:color="auto"/>
                        <w:right w:val="none" w:sz="0" w:space="0" w:color="auto"/>
                      </w:divBdr>
                    </w:div>
                  </w:divsChild>
                </w:div>
                <w:div w:id="797138464">
                  <w:marLeft w:val="0"/>
                  <w:marRight w:val="0"/>
                  <w:marTop w:val="0"/>
                  <w:marBottom w:val="0"/>
                  <w:divBdr>
                    <w:top w:val="single" w:sz="2" w:space="1" w:color="FFFFFF"/>
                    <w:left w:val="single" w:sz="2" w:space="12" w:color="FFFFFF"/>
                    <w:bottom w:val="single" w:sz="2" w:space="1" w:color="FFFFFF"/>
                    <w:right w:val="single" w:sz="2" w:space="4" w:color="FFFFFF"/>
                  </w:divBdr>
                  <w:divsChild>
                    <w:div w:id="222104031">
                      <w:marLeft w:val="0"/>
                      <w:marRight w:val="0"/>
                      <w:marTop w:val="0"/>
                      <w:marBottom w:val="0"/>
                      <w:divBdr>
                        <w:top w:val="none" w:sz="0" w:space="0" w:color="auto"/>
                        <w:left w:val="none" w:sz="0" w:space="0" w:color="auto"/>
                        <w:bottom w:val="none" w:sz="0" w:space="0" w:color="auto"/>
                        <w:right w:val="none" w:sz="0" w:space="0" w:color="auto"/>
                      </w:divBdr>
                    </w:div>
                  </w:divsChild>
                </w:div>
                <w:div w:id="136730313">
                  <w:marLeft w:val="0"/>
                  <w:marRight w:val="0"/>
                  <w:marTop w:val="0"/>
                  <w:marBottom w:val="0"/>
                  <w:divBdr>
                    <w:top w:val="single" w:sz="2" w:space="1" w:color="FFFFFF"/>
                    <w:left w:val="single" w:sz="2" w:space="12" w:color="FFFFFF"/>
                    <w:bottom w:val="single" w:sz="2" w:space="1" w:color="FFFFFF"/>
                    <w:right w:val="single" w:sz="2" w:space="4" w:color="FFFFFF"/>
                  </w:divBdr>
                  <w:divsChild>
                    <w:div w:id="71855202">
                      <w:marLeft w:val="0"/>
                      <w:marRight w:val="0"/>
                      <w:marTop w:val="0"/>
                      <w:marBottom w:val="0"/>
                      <w:divBdr>
                        <w:top w:val="none" w:sz="0" w:space="0" w:color="auto"/>
                        <w:left w:val="none" w:sz="0" w:space="0" w:color="auto"/>
                        <w:bottom w:val="none" w:sz="0" w:space="0" w:color="auto"/>
                        <w:right w:val="none" w:sz="0" w:space="0" w:color="auto"/>
                      </w:divBdr>
                    </w:div>
                  </w:divsChild>
                </w:div>
                <w:div w:id="1142036975">
                  <w:marLeft w:val="0"/>
                  <w:marRight w:val="0"/>
                  <w:marTop w:val="0"/>
                  <w:marBottom w:val="0"/>
                  <w:divBdr>
                    <w:top w:val="single" w:sz="2" w:space="1" w:color="FFFFFF"/>
                    <w:left w:val="single" w:sz="2" w:space="12" w:color="FFFFFF"/>
                    <w:bottom w:val="single" w:sz="2" w:space="1" w:color="FFFFFF"/>
                    <w:right w:val="single" w:sz="2" w:space="4" w:color="FFFFFF"/>
                  </w:divBdr>
                  <w:divsChild>
                    <w:div w:id="1953323259">
                      <w:marLeft w:val="0"/>
                      <w:marRight w:val="0"/>
                      <w:marTop w:val="0"/>
                      <w:marBottom w:val="0"/>
                      <w:divBdr>
                        <w:top w:val="none" w:sz="0" w:space="0" w:color="auto"/>
                        <w:left w:val="none" w:sz="0" w:space="0" w:color="auto"/>
                        <w:bottom w:val="none" w:sz="0" w:space="0" w:color="auto"/>
                        <w:right w:val="none" w:sz="0" w:space="0" w:color="auto"/>
                      </w:divBdr>
                    </w:div>
                  </w:divsChild>
                </w:div>
                <w:div w:id="1826824124">
                  <w:marLeft w:val="0"/>
                  <w:marRight w:val="0"/>
                  <w:marTop w:val="0"/>
                  <w:marBottom w:val="0"/>
                  <w:divBdr>
                    <w:top w:val="single" w:sz="2" w:space="1" w:color="FFFFFF"/>
                    <w:left w:val="single" w:sz="2" w:space="12" w:color="FFFFFF"/>
                    <w:bottom w:val="single" w:sz="2" w:space="1" w:color="FFFFFF"/>
                    <w:right w:val="single" w:sz="2" w:space="4" w:color="FFFFFF"/>
                  </w:divBdr>
                  <w:divsChild>
                    <w:div w:id="119810544">
                      <w:marLeft w:val="0"/>
                      <w:marRight w:val="0"/>
                      <w:marTop w:val="0"/>
                      <w:marBottom w:val="0"/>
                      <w:divBdr>
                        <w:top w:val="none" w:sz="0" w:space="0" w:color="auto"/>
                        <w:left w:val="none" w:sz="0" w:space="0" w:color="auto"/>
                        <w:bottom w:val="none" w:sz="0" w:space="0" w:color="auto"/>
                        <w:right w:val="none" w:sz="0" w:space="0" w:color="auto"/>
                      </w:divBdr>
                    </w:div>
                  </w:divsChild>
                </w:div>
                <w:div w:id="638531936">
                  <w:marLeft w:val="0"/>
                  <w:marRight w:val="0"/>
                  <w:marTop w:val="0"/>
                  <w:marBottom w:val="0"/>
                  <w:divBdr>
                    <w:top w:val="single" w:sz="2" w:space="1" w:color="FFFFFF"/>
                    <w:left w:val="single" w:sz="2" w:space="12" w:color="FFFFFF"/>
                    <w:bottom w:val="single" w:sz="2" w:space="1" w:color="FFFFFF"/>
                    <w:right w:val="single" w:sz="2" w:space="4" w:color="FFFFFF"/>
                  </w:divBdr>
                  <w:divsChild>
                    <w:div w:id="290213354">
                      <w:marLeft w:val="0"/>
                      <w:marRight w:val="0"/>
                      <w:marTop w:val="0"/>
                      <w:marBottom w:val="0"/>
                      <w:divBdr>
                        <w:top w:val="none" w:sz="0" w:space="0" w:color="auto"/>
                        <w:left w:val="none" w:sz="0" w:space="0" w:color="auto"/>
                        <w:bottom w:val="none" w:sz="0" w:space="0" w:color="auto"/>
                        <w:right w:val="none" w:sz="0" w:space="0" w:color="auto"/>
                      </w:divBdr>
                    </w:div>
                  </w:divsChild>
                </w:div>
                <w:div w:id="2016106810">
                  <w:marLeft w:val="0"/>
                  <w:marRight w:val="0"/>
                  <w:marTop w:val="0"/>
                  <w:marBottom w:val="0"/>
                  <w:divBdr>
                    <w:top w:val="single" w:sz="2" w:space="1" w:color="FFFFFF"/>
                    <w:left w:val="single" w:sz="2" w:space="12" w:color="FFFFFF"/>
                    <w:bottom w:val="single" w:sz="2" w:space="1" w:color="FFFFFF"/>
                    <w:right w:val="single" w:sz="2" w:space="4" w:color="FFFFFF"/>
                  </w:divBdr>
                  <w:divsChild>
                    <w:div w:id="1014529983">
                      <w:marLeft w:val="0"/>
                      <w:marRight w:val="0"/>
                      <w:marTop w:val="0"/>
                      <w:marBottom w:val="0"/>
                      <w:divBdr>
                        <w:top w:val="none" w:sz="0" w:space="0" w:color="auto"/>
                        <w:left w:val="none" w:sz="0" w:space="0" w:color="auto"/>
                        <w:bottom w:val="none" w:sz="0" w:space="0" w:color="auto"/>
                        <w:right w:val="none" w:sz="0" w:space="0" w:color="auto"/>
                      </w:divBdr>
                    </w:div>
                  </w:divsChild>
                </w:div>
                <w:div w:id="920523853">
                  <w:marLeft w:val="0"/>
                  <w:marRight w:val="0"/>
                  <w:marTop w:val="0"/>
                  <w:marBottom w:val="0"/>
                  <w:divBdr>
                    <w:top w:val="single" w:sz="2" w:space="1" w:color="FFFFFF"/>
                    <w:left w:val="single" w:sz="2" w:space="12" w:color="FFFFFF"/>
                    <w:bottom w:val="single" w:sz="2" w:space="1" w:color="FFFFFF"/>
                    <w:right w:val="single" w:sz="2" w:space="4" w:color="FFFFFF"/>
                  </w:divBdr>
                  <w:divsChild>
                    <w:div w:id="563872830">
                      <w:marLeft w:val="0"/>
                      <w:marRight w:val="0"/>
                      <w:marTop w:val="0"/>
                      <w:marBottom w:val="0"/>
                      <w:divBdr>
                        <w:top w:val="none" w:sz="0" w:space="0" w:color="auto"/>
                        <w:left w:val="none" w:sz="0" w:space="0" w:color="auto"/>
                        <w:bottom w:val="none" w:sz="0" w:space="0" w:color="auto"/>
                        <w:right w:val="none" w:sz="0" w:space="0" w:color="auto"/>
                      </w:divBdr>
                    </w:div>
                  </w:divsChild>
                </w:div>
                <w:div w:id="1701006333">
                  <w:marLeft w:val="0"/>
                  <w:marRight w:val="0"/>
                  <w:marTop w:val="0"/>
                  <w:marBottom w:val="0"/>
                  <w:divBdr>
                    <w:top w:val="single" w:sz="2" w:space="1" w:color="FFFFFF"/>
                    <w:left w:val="single" w:sz="2" w:space="12" w:color="FFFFFF"/>
                    <w:bottom w:val="single" w:sz="2" w:space="1" w:color="FFFFFF"/>
                    <w:right w:val="single" w:sz="2" w:space="4" w:color="FFFFFF"/>
                  </w:divBdr>
                  <w:divsChild>
                    <w:div w:id="1481650662">
                      <w:marLeft w:val="0"/>
                      <w:marRight w:val="0"/>
                      <w:marTop w:val="0"/>
                      <w:marBottom w:val="0"/>
                      <w:divBdr>
                        <w:top w:val="none" w:sz="0" w:space="0" w:color="auto"/>
                        <w:left w:val="none" w:sz="0" w:space="0" w:color="auto"/>
                        <w:bottom w:val="none" w:sz="0" w:space="0" w:color="auto"/>
                        <w:right w:val="none" w:sz="0" w:space="0" w:color="auto"/>
                      </w:divBdr>
                    </w:div>
                  </w:divsChild>
                </w:div>
                <w:div w:id="586813529">
                  <w:marLeft w:val="0"/>
                  <w:marRight w:val="0"/>
                  <w:marTop w:val="0"/>
                  <w:marBottom w:val="0"/>
                  <w:divBdr>
                    <w:top w:val="single" w:sz="2" w:space="1" w:color="FFFFFF"/>
                    <w:left w:val="single" w:sz="2" w:space="12" w:color="FFFFFF"/>
                    <w:bottom w:val="single" w:sz="2" w:space="1" w:color="FFFFFF"/>
                    <w:right w:val="single" w:sz="2" w:space="4" w:color="FFFFFF"/>
                  </w:divBdr>
                  <w:divsChild>
                    <w:div w:id="1301958082">
                      <w:marLeft w:val="0"/>
                      <w:marRight w:val="0"/>
                      <w:marTop w:val="0"/>
                      <w:marBottom w:val="0"/>
                      <w:divBdr>
                        <w:top w:val="none" w:sz="0" w:space="0" w:color="auto"/>
                        <w:left w:val="none" w:sz="0" w:space="0" w:color="auto"/>
                        <w:bottom w:val="none" w:sz="0" w:space="0" w:color="auto"/>
                        <w:right w:val="none" w:sz="0" w:space="0" w:color="auto"/>
                      </w:divBdr>
                    </w:div>
                  </w:divsChild>
                </w:div>
                <w:div w:id="925311612">
                  <w:marLeft w:val="0"/>
                  <w:marRight w:val="0"/>
                  <w:marTop w:val="0"/>
                  <w:marBottom w:val="0"/>
                  <w:divBdr>
                    <w:top w:val="single" w:sz="2" w:space="1" w:color="FFFFFF"/>
                    <w:left w:val="single" w:sz="2" w:space="12" w:color="FFFFFF"/>
                    <w:bottom w:val="single" w:sz="2" w:space="1" w:color="FFFFFF"/>
                    <w:right w:val="single" w:sz="2" w:space="4" w:color="FFFFFF"/>
                  </w:divBdr>
                  <w:divsChild>
                    <w:div w:id="711803650">
                      <w:marLeft w:val="0"/>
                      <w:marRight w:val="0"/>
                      <w:marTop w:val="0"/>
                      <w:marBottom w:val="0"/>
                      <w:divBdr>
                        <w:top w:val="none" w:sz="0" w:space="0" w:color="auto"/>
                        <w:left w:val="none" w:sz="0" w:space="0" w:color="auto"/>
                        <w:bottom w:val="none" w:sz="0" w:space="0" w:color="auto"/>
                        <w:right w:val="none" w:sz="0" w:space="0" w:color="auto"/>
                      </w:divBdr>
                    </w:div>
                  </w:divsChild>
                </w:div>
                <w:div w:id="333149114">
                  <w:marLeft w:val="0"/>
                  <w:marRight w:val="0"/>
                  <w:marTop w:val="0"/>
                  <w:marBottom w:val="0"/>
                  <w:divBdr>
                    <w:top w:val="single" w:sz="2" w:space="1" w:color="FFFFFF"/>
                    <w:left w:val="single" w:sz="2" w:space="12" w:color="FFFFFF"/>
                    <w:bottom w:val="single" w:sz="2" w:space="1" w:color="FFFFFF"/>
                    <w:right w:val="single" w:sz="2" w:space="4" w:color="FFFFFF"/>
                  </w:divBdr>
                  <w:divsChild>
                    <w:div w:id="1933468709">
                      <w:marLeft w:val="0"/>
                      <w:marRight w:val="0"/>
                      <w:marTop w:val="0"/>
                      <w:marBottom w:val="0"/>
                      <w:divBdr>
                        <w:top w:val="none" w:sz="0" w:space="0" w:color="auto"/>
                        <w:left w:val="none" w:sz="0" w:space="0" w:color="auto"/>
                        <w:bottom w:val="none" w:sz="0" w:space="0" w:color="auto"/>
                        <w:right w:val="none" w:sz="0" w:space="0" w:color="auto"/>
                      </w:divBdr>
                    </w:div>
                  </w:divsChild>
                </w:div>
                <w:div w:id="1698657083">
                  <w:marLeft w:val="0"/>
                  <w:marRight w:val="0"/>
                  <w:marTop w:val="0"/>
                  <w:marBottom w:val="0"/>
                  <w:divBdr>
                    <w:top w:val="single" w:sz="2" w:space="1" w:color="FFFFFF"/>
                    <w:left w:val="single" w:sz="2" w:space="12" w:color="FFFFFF"/>
                    <w:bottom w:val="single" w:sz="2" w:space="4" w:color="FFFFFF"/>
                    <w:right w:val="single" w:sz="2" w:space="4" w:color="FFFFFF"/>
                  </w:divBdr>
                  <w:divsChild>
                    <w:div w:id="16030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8919">
          <w:marLeft w:val="0"/>
          <w:marRight w:val="0"/>
          <w:marTop w:val="0"/>
          <w:marBottom w:val="335"/>
          <w:divBdr>
            <w:top w:val="none" w:sz="0" w:space="0" w:color="auto"/>
            <w:left w:val="none" w:sz="0" w:space="0" w:color="auto"/>
            <w:bottom w:val="none" w:sz="0" w:space="0" w:color="auto"/>
            <w:right w:val="none" w:sz="0" w:space="0" w:color="auto"/>
          </w:divBdr>
          <w:divsChild>
            <w:div w:id="1172795764">
              <w:marLeft w:val="0"/>
              <w:marRight w:val="0"/>
              <w:marTop w:val="0"/>
              <w:marBottom w:val="0"/>
              <w:divBdr>
                <w:top w:val="none" w:sz="0" w:space="0" w:color="auto"/>
                <w:left w:val="none" w:sz="0" w:space="0" w:color="auto"/>
                <w:bottom w:val="none" w:sz="0" w:space="0" w:color="auto"/>
                <w:right w:val="none" w:sz="0" w:space="0" w:color="auto"/>
              </w:divBdr>
              <w:divsChild>
                <w:div w:id="1640652658">
                  <w:marLeft w:val="0"/>
                  <w:marRight w:val="0"/>
                  <w:marTop w:val="0"/>
                  <w:marBottom w:val="0"/>
                  <w:divBdr>
                    <w:top w:val="single" w:sz="2" w:space="4" w:color="FFFFFF"/>
                    <w:left w:val="single" w:sz="2" w:space="12" w:color="FFFFFF"/>
                    <w:bottom w:val="single" w:sz="2" w:space="1" w:color="FFFFFF"/>
                    <w:right w:val="single" w:sz="2" w:space="4" w:color="FFFFFF"/>
                  </w:divBdr>
                  <w:divsChild>
                    <w:div w:id="1055198448">
                      <w:marLeft w:val="0"/>
                      <w:marRight w:val="0"/>
                      <w:marTop w:val="0"/>
                      <w:marBottom w:val="0"/>
                      <w:divBdr>
                        <w:top w:val="none" w:sz="0" w:space="0" w:color="auto"/>
                        <w:left w:val="none" w:sz="0" w:space="0" w:color="auto"/>
                        <w:bottom w:val="none" w:sz="0" w:space="0" w:color="auto"/>
                        <w:right w:val="none" w:sz="0" w:space="0" w:color="auto"/>
                      </w:divBdr>
                    </w:div>
                  </w:divsChild>
                </w:div>
                <w:div w:id="1101726143">
                  <w:marLeft w:val="0"/>
                  <w:marRight w:val="0"/>
                  <w:marTop w:val="0"/>
                  <w:marBottom w:val="0"/>
                  <w:divBdr>
                    <w:top w:val="single" w:sz="2" w:space="1" w:color="FFFFFF"/>
                    <w:left w:val="single" w:sz="2" w:space="12" w:color="FFFFFF"/>
                    <w:bottom w:val="single" w:sz="2" w:space="1" w:color="FFFFFF"/>
                    <w:right w:val="single" w:sz="2" w:space="4" w:color="FFFFFF"/>
                  </w:divBdr>
                  <w:divsChild>
                    <w:div w:id="873077543">
                      <w:marLeft w:val="0"/>
                      <w:marRight w:val="0"/>
                      <w:marTop w:val="0"/>
                      <w:marBottom w:val="0"/>
                      <w:divBdr>
                        <w:top w:val="none" w:sz="0" w:space="0" w:color="auto"/>
                        <w:left w:val="none" w:sz="0" w:space="0" w:color="auto"/>
                        <w:bottom w:val="none" w:sz="0" w:space="0" w:color="auto"/>
                        <w:right w:val="none" w:sz="0" w:space="0" w:color="auto"/>
                      </w:divBdr>
                    </w:div>
                  </w:divsChild>
                </w:div>
                <w:div w:id="1745301669">
                  <w:marLeft w:val="0"/>
                  <w:marRight w:val="0"/>
                  <w:marTop w:val="0"/>
                  <w:marBottom w:val="0"/>
                  <w:divBdr>
                    <w:top w:val="single" w:sz="2" w:space="1" w:color="FFFFFF"/>
                    <w:left w:val="single" w:sz="2" w:space="12" w:color="FFFFFF"/>
                    <w:bottom w:val="single" w:sz="2" w:space="1" w:color="FFFFFF"/>
                    <w:right w:val="single" w:sz="2" w:space="4" w:color="FFFFFF"/>
                  </w:divBdr>
                  <w:divsChild>
                    <w:div w:id="2046904791">
                      <w:marLeft w:val="0"/>
                      <w:marRight w:val="0"/>
                      <w:marTop w:val="0"/>
                      <w:marBottom w:val="0"/>
                      <w:divBdr>
                        <w:top w:val="none" w:sz="0" w:space="0" w:color="auto"/>
                        <w:left w:val="none" w:sz="0" w:space="0" w:color="auto"/>
                        <w:bottom w:val="none" w:sz="0" w:space="0" w:color="auto"/>
                        <w:right w:val="none" w:sz="0" w:space="0" w:color="auto"/>
                      </w:divBdr>
                    </w:div>
                  </w:divsChild>
                </w:div>
                <w:div w:id="741367758">
                  <w:marLeft w:val="0"/>
                  <w:marRight w:val="0"/>
                  <w:marTop w:val="0"/>
                  <w:marBottom w:val="0"/>
                  <w:divBdr>
                    <w:top w:val="single" w:sz="2" w:space="1" w:color="FFFFFF"/>
                    <w:left w:val="single" w:sz="2" w:space="12" w:color="FFFFFF"/>
                    <w:bottom w:val="single" w:sz="2" w:space="1" w:color="FFFFFF"/>
                    <w:right w:val="single" w:sz="2" w:space="4" w:color="FFFFFF"/>
                  </w:divBdr>
                  <w:divsChild>
                    <w:div w:id="1297221770">
                      <w:marLeft w:val="0"/>
                      <w:marRight w:val="0"/>
                      <w:marTop w:val="0"/>
                      <w:marBottom w:val="0"/>
                      <w:divBdr>
                        <w:top w:val="none" w:sz="0" w:space="0" w:color="auto"/>
                        <w:left w:val="none" w:sz="0" w:space="0" w:color="auto"/>
                        <w:bottom w:val="none" w:sz="0" w:space="0" w:color="auto"/>
                        <w:right w:val="none" w:sz="0" w:space="0" w:color="auto"/>
                      </w:divBdr>
                    </w:div>
                  </w:divsChild>
                </w:div>
                <w:div w:id="1390768055">
                  <w:marLeft w:val="0"/>
                  <w:marRight w:val="0"/>
                  <w:marTop w:val="0"/>
                  <w:marBottom w:val="0"/>
                  <w:divBdr>
                    <w:top w:val="single" w:sz="2" w:space="1" w:color="FFFFFF"/>
                    <w:left w:val="single" w:sz="2" w:space="12" w:color="FFFFFF"/>
                    <w:bottom w:val="single" w:sz="2" w:space="1" w:color="FFFFFF"/>
                    <w:right w:val="single" w:sz="2" w:space="4" w:color="FFFFFF"/>
                  </w:divBdr>
                  <w:divsChild>
                    <w:div w:id="2006281653">
                      <w:marLeft w:val="0"/>
                      <w:marRight w:val="0"/>
                      <w:marTop w:val="0"/>
                      <w:marBottom w:val="0"/>
                      <w:divBdr>
                        <w:top w:val="none" w:sz="0" w:space="0" w:color="auto"/>
                        <w:left w:val="none" w:sz="0" w:space="0" w:color="auto"/>
                        <w:bottom w:val="none" w:sz="0" w:space="0" w:color="auto"/>
                        <w:right w:val="none" w:sz="0" w:space="0" w:color="auto"/>
                      </w:divBdr>
                    </w:div>
                  </w:divsChild>
                </w:div>
                <w:div w:id="1361053009">
                  <w:marLeft w:val="0"/>
                  <w:marRight w:val="0"/>
                  <w:marTop w:val="0"/>
                  <w:marBottom w:val="0"/>
                  <w:divBdr>
                    <w:top w:val="single" w:sz="2" w:space="1" w:color="FFFFFF"/>
                    <w:left w:val="single" w:sz="2" w:space="12" w:color="FFFFFF"/>
                    <w:bottom w:val="single" w:sz="2" w:space="1" w:color="FFFFFF"/>
                    <w:right w:val="single" w:sz="2" w:space="4" w:color="FFFFFF"/>
                  </w:divBdr>
                  <w:divsChild>
                    <w:div w:id="1637446823">
                      <w:marLeft w:val="0"/>
                      <w:marRight w:val="0"/>
                      <w:marTop w:val="0"/>
                      <w:marBottom w:val="0"/>
                      <w:divBdr>
                        <w:top w:val="none" w:sz="0" w:space="0" w:color="auto"/>
                        <w:left w:val="none" w:sz="0" w:space="0" w:color="auto"/>
                        <w:bottom w:val="none" w:sz="0" w:space="0" w:color="auto"/>
                        <w:right w:val="none" w:sz="0" w:space="0" w:color="auto"/>
                      </w:divBdr>
                    </w:div>
                  </w:divsChild>
                </w:div>
                <w:div w:id="1166019668">
                  <w:marLeft w:val="0"/>
                  <w:marRight w:val="0"/>
                  <w:marTop w:val="0"/>
                  <w:marBottom w:val="0"/>
                  <w:divBdr>
                    <w:top w:val="single" w:sz="2" w:space="1" w:color="FFFFFF"/>
                    <w:left w:val="single" w:sz="2" w:space="12" w:color="FFFFFF"/>
                    <w:bottom w:val="single" w:sz="2" w:space="1" w:color="FFFFFF"/>
                    <w:right w:val="single" w:sz="2" w:space="4" w:color="FFFFFF"/>
                  </w:divBdr>
                  <w:divsChild>
                    <w:div w:id="1827092209">
                      <w:marLeft w:val="0"/>
                      <w:marRight w:val="0"/>
                      <w:marTop w:val="0"/>
                      <w:marBottom w:val="0"/>
                      <w:divBdr>
                        <w:top w:val="none" w:sz="0" w:space="0" w:color="auto"/>
                        <w:left w:val="none" w:sz="0" w:space="0" w:color="auto"/>
                        <w:bottom w:val="none" w:sz="0" w:space="0" w:color="auto"/>
                        <w:right w:val="none" w:sz="0" w:space="0" w:color="auto"/>
                      </w:divBdr>
                    </w:div>
                  </w:divsChild>
                </w:div>
                <w:div w:id="30615978">
                  <w:marLeft w:val="0"/>
                  <w:marRight w:val="0"/>
                  <w:marTop w:val="0"/>
                  <w:marBottom w:val="0"/>
                  <w:divBdr>
                    <w:top w:val="single" w:sz="2" w:space="1" w:color="FFFFFF"/>
                    <w:left w:val="single" w:sz="2" w:space="12" w:color="FFFFFF"/>
                    <w:bottom w:val="single" w:sz="2" w:space="1" w:color="FFFFFF"/>
                    <w:right w:val="single" w:sz="2" w:space="4" w:color="FFFFFF"/>
                  </w:divBdr>
                  <w:divsChild>
                    <w:div w:id="2073115632">
                      <w:marLeft w:val="0"/>
                      <w:marRight w:val="0"/>
                      <w:marTop w:val="0"/>
                      <w:marBottom w:val="0"/>
                      <w:divBdr>
                        <w:top w:val="none" w:sz="0" w:space="0" w:color="auto"/>
                        <w:left w:val="none" w:sz="0" w:space="0" w:color="auto"/>
                        <w:bottom w:val="none" w:sz="0" w:space="0" w:color="auto"/>
                        <w:right w:val="none" w:sz="0" w:space="0" w:color="auto"/>
                      </w:divBdr>
                    </w:div>
                  </w:divsChild>
                </w:div>
                <w:div w:id="467743925">
                  <w:marLeft w:val="0"/>
                  <w:marRight w:val="0"/>
                  <w:marTop w:val="0"/>
                  <w:marBottom w:val="0"/>
                  <w:divBdr>
                    <w:top w:val="single" w:sz="2" w:space="1" w:color="FFFFFF"/>
                    <w:left w:val="single" w:sz="2" w:space="12" w:color="FFFFFF"/>
                    <w:bottom w:val="single" w:sz="2" w:space="1" w:color="FFFFFF"/>
                    <w:right w:val="single" w:sz="2" w:space="4" w:color="FFFFFF"/>
                  </w:divBdr>
                  <w:divsChild>
                    <w:div w:id="1953782434">
                      <w:marLeft w:val="0"/>
                      <w:marRight w:val="0"/>
                      <w:marTop w:val="0"/>
                      <w:marBottom w:val="0"/>
                      <w:divBdr>
                        <w:top w:val="none" w:sz="0" w:space="0" w:color="auto"/>
                        <w:left w:val="none" w:sz="0" w:space="0" w:color="auto"/>
                        <w:bottom w:val="none" w:sz="0" w:space="0" w:color="auto"/>
                        <w:right w:val="none" w:sz="0" w:space="0" w:color="auto"/>
                      </w:divBdr>
                    </w:div>
                  </w:divsChild>
                </w:div>
                <w:div w:id="1037507148">
                  <w:marLeft w:val="0"/>
                  <w:marRight w:val="0"/>
                  <w:marTop w:val="0"/>
                  <w:marBottom w:val="0"/>
                  <w:divBdr>
                    <w:top w:val="single" w:sz="2" w:space="1" w:color="FFFFFF"/>
                    <w:left w:val="single" w:sz="2" w:space="12" w:color="FFFFFF"/>
                    <w:bottom w:val="single" w:sz="2" w:space="1" w:color="FFFFFF"/>
                    <w:right w:val="single" w:sz="2" w:space="4" w:color="FFFFFF"/>
                  </w:divBdr>
                  <w:divsChild>
                    <w:div w:id="374744932">
                      <w:marLeft w:val="0"/>
                      <w:marRight w:val="0"/>
                      <w:marTop w:val="0"/>
                      <w:marBottom w:val="0"/>
                      <w:divBdr>
                        <w:top w:val="none" w:sz="0" w:space="0" w:color="auto"/>
                        <w:left w:val="none" w:sz="0" w:space="0" w:color="auto"/>
                        <w:bottom w:val="none" w:sz="0" w:space="0" w:color="auto"/>
                        <w:right w:val="none" w:sz="0" w:space="0" w:color="auto"/>
                      </w:divBdr>
                    </w:div>
                  </w:divsChild>
                </w:div>
                <w:div w:id="1025521192">
                  <w:marLeft w:val="0"/>
                  <w:marRight w:val="0"/>
                  <w:marTop w:val="0"/>
                  <w:marBottom w:val="0"/>
                  <w:divBdr>
                    <w:top w:val="single" w:sz="2" w:space="1" w:color="FFFFFF"/>
                    <w:left w:val="single" w:sz="2" w:space="12" w:color="FFFFFF"/>
                    <w:bottom w:val="single" w:sz="2" w:space="1" w:color="FFFFFF"/>
                    <w:right w:val="single" w:sz="2" w:space="4" w:color="FFFFFF"/>
                  </w:divBdr>
                  <w:divsChild>
                    <w:div w:id="1802116490">
                      <w:marLeft w:val="0"/>
                      <w:marRight w:val="0"/>
                      <w:marTop w:val="0"/>
                      <w:marBottom w:val="0"/>
                      <w:divBdr>
                        <w:top w:val="none" w:sz="0" w:space="0" w:color="auto"/>
                        <w:left w:val="none" w:sz="0" w:space="0" w:color="auto"/>
                        <w:bottom w:val="none" w:sz="0" w:space="0" w:color="auto"/>
                        <w:right w:val="none" w:sz="0" w:space="0" w:color="auto"/>
                      </w:divBdr>
                    </w:div>
                  </w:divsChild>
                </w:div>
                <w:div w:id="278149318">
                  <w:marLeft w:val="0"/>
                  <w:marRight w:val="0"/>
                  <w:marTop w:val="0"/>
                  <w:marBottom w:val="0"/>
                  <w:divBdr>
                    <w:top w:val="single" w:sz="2" w:space="1" w:color="FFFFFF"/>
                    <w:left w:val="single" w:sz="2" w:space="12" w:color="FFFFFF"/>
                    <w:bottom w:val="single" w:sz="2" w:space="1" w:color="FFFFFF"/>
                    <w:right w:val="single" w:sz="2" w:space="4" w:color="FFFFFF"/>
                  </w:divBdr>
                  <w:divsChild>
                    <w:div w:id="1075585857">
                      <w:marLeft w:val="0"/>
                      <w:marRight w:val="0"/>
                      <w:marTop w:val="0"/>
                      <w:marBottom w:val="0"/>
                      <w:divBdr>
                        <w:top w:val="none" w:sz="0" w:space="0" w:color="auto"/>
                        <w:left w:val="none" w:sz="0" w:space="0" w:color="auto"/>
                        <w:bottom w:val="none" w:sz="0" w:space="0" w:color="auto"/>
                        <w:right w:val="none" w:sz="0" w:space="0" w:color="auto"/>
                      </w:divBdr>
                    </w:div>
                  </w:divsChild>
                </w:div>
                <w:div w:id="2086485479">
                  <w:marLeft w:val="0"/>
                  <w:marRight w:val="0"/>
                  <w:marTop w:val="0"/>
                  <w:marBottom w:val="0"/>
                  <w:divBdr>
                    <w:top w:val="single" w:sz="2" w:space="1" w:color="FFFFFF"/>
                    <w:left w:val="single" w:sz="2" w:space="12" w:color="FFFFFF"/>
                    <w:bottom w:val="single" w:sz="2" w:space="1" w:color="FFFFFF"/>
                    <w:right w:val="single" w:sz="2" w:space="4" w:color="FFFFFF"/>
                  </w:divBdr>
                  <w:divsChild>
                    <w:div w:id="707796103">
                      <w:marLeft w:val="0"/>
                      <w:marRight w:val="0"/>
                      <w:marTop w:val="0"/>
                      <w:marBottom w:val="0"/>
                      <w:divBdr>
                        <w:top w:val="none" w:sz="0" w:space="0" w:color="auto"/>
                        <w:left w:val="none" w:sz="0" w:space="0" w:color="auto"/>
                        <w:bottom w:val="none" w:sz="0" w:space="0" w:color="auto"/>
                        <w:right w:val="none" w:sz="0" w:space="0" w:color="auto"/>
                      </w:divBdr>
                    </w:div>
                  </w:divsChild>
                </w:div>
                <w:div w:id="11613679">
                  <w:marLeft w:val="0"/>
                  <w:marRight w:val="0"/>
                  <w:marTop w:val="0"/>
                  <w:marBottom w:val="0"/>
                  <w:divBdr>
                    <w:top w:val="single" w:sz="2" w:space="1" w:color="FFFFFF"/>
                    <w:left w:val="single" w:sz="2" w:space="12" w:color="FFFFFF"/>
                    <w:bottom w:val="single" w:sz="2" w:space="1" w:color="FFFFFF"/>
                    <w:right w:val="single" w:sz="2" w:space="4" w:color="FFFFFF"/>
                  </w:divBdr>
                  <w:divsChild>
                    <w:div w:id="1894807397">
                      <w:marLeft w:val="0"/>
                      <w:marRight w:val="0"/>
                      <w:marTop w:val="0"/>
                      <w:marBottom w:val="0"/>
                      <w:divBdr>
                        <w:top w:val="none" w:sz="0" w:space="0" w:color="auto"/>
                        <w:left w:val="none" w:sz="0" w:space="0" w:color="auto"/>
                        <w:bottom w:val="none" w:sz="0" w:space="0" w:color="auto"/>
                        <w:right w:val="none" w:sz="0" w:space="0" w:color="auto"/>
                      </w:divBdr>
                    </w:div>
                  </w:divsChild>
                </w:div>
                <w:div w:id="843477433">
                  <w:marLeft w:val="0"/>
                  <w:marRight w:val="0"/>
                  <w:marTop w:val="0"/>
                  <w:marBottom w:val="0"/>
                  <w:divBdr>
                    <w:top w:val="single" w:sz="2" w:space="1" w:color="FFFFFF"/>
                    <w:left w:val="single" w:sz="2" w:space="12" w:color="FFFFFF"/>
                    <w:bottom w:val="single" w:sz="2" w:space="1" w:color="FFFFFF"/>
                    <w:right w:val="single" w:sz="2" w:space="4" w:color="FFFFFF"/>
                  </w:divBdr>
                  <w:divsChild>
                    <w:div w:id="615600295">
                      <w:marLeft w:val="0"/>
                      <w:marRight w:val="0"/>
                      <w:marTop w:val="0"/>
                      <w:marBottom w:val="0"/>
                      <w:divBdr>
                        <w:top w:val="none" w:sz="0" w:space="0" w:color="auto"/>
                        <w:left w:val="none" w:sz="0" w:space="0" w:color="auto"/>
                        <w:bottom w:val="none" w:sz="0" w:space="0" w:color="auto"/>
                        <w:right w:val="none" w:sz="0" w:space="0" w:color="auto"/>
                      </w:divBdr>
                    </w:div>
                  </w:divsChild>
                </w:div>
                <w:div w:id="797995581">
                  <w:marLeft w:val="0"/>
                  <w:marRight w:val="0"/>
                  <w:marTop w:val="0"/>
                  <w:marBottom w:val="0"/>
                  <w:divBdr>
                    <w:top w:val="single" w:sz="2" w:space="1" w:color="FFFFFF"/>
                    <w:left w:val="single" w:sz="2" w:space="12" w:color="FFFFFF"/>
                    <w:bottom w:val="single" w:sz="2" w:space="1" w:color="FFFFFF"/>
                    <w:right w:val="single" w:sz="2" w:space="4" w:color="FFFFFF"/>
                  </w:divBdr>
                  <w:divsChild>
                    <w:div w:id="1725642243">
                      <w:marLeft w:val="0"/>
                      <w:marRight w:val="0"/>
                      <w:marTop w:val="0"/>
                      <w:marBottom w:val="0"/>
                      <w:divBdr>
                        <w:top w:val="none" w:sz="0" w:space="0" w:color="auto"/>
                        <w:left w:val="none" w:sz="0" w:space="0" w:color="auto"/>
                        <w:bottom w:val="none" w:sz="0" w:space="0" w:color="auto"/>
                        <w:right w:val="none" w:sz="0" w:space="0" w:color="auto"/>
                      </w:divBdr>
                    </w:div>
                  </w:divsChild>
                </w:div>
                <w:div w:id="1976181793">
                  <w:marLeft w:val="0"/>
                  <w:marRight w:val="0"/>
                  <w:marTop w:val="0"/>
                  <w:marBottom w:val="0"/>
                  <w:divBdr>
                    <w:top w:val="single" w:sz="2" w:space="1" w:color="FFFFFF"/>
                    <w:left w:val="single" w:sz="2" w:space="12" w:color="FFFFFF"/>
                    <w:bottom w:val="single" w:sz="2" w:space="1" w:color="FFFFFF"/>
                    <w:right w:val="single" w:sz="2" w:space="4" w:color="FFFFFF"/>
                  </w:divBdr>
                  <w:divsChild>
                    <w:div w:id="763526529">
                      <w:marLeft w:val="0"/>
                      <w:marRight w:val="0"/>
                      <w:marTop w:val="0"/>
                      <w:marBottom w:val="0"/>
                      <w:divBdr>
                        <w:top w:val="none" w:sz="0" w:space="0" w:color="auto"/>
                        <w:left w:val="none" w:sz="0" w:space="0" w:color="auto"/>
                        <w:bottom w:val="none" w:sz="0" w:space="0" w:color="auto"/>
                        <w:right w:val="none" w:sz="0" w:space="0" w:color="auto"/>
                      </w:divBdr>
                    </w:div>
                  </w:divsChild>
                </w:div>
                <w:div w:id="958494598">
                  <w:marLeft w:val="0"/>
                  <w:marRight w:val="0"/>
                  <w:marTop w:val="0"/>
                  <w:marBottom w:val="0"/>
                  <w:divBdr>
                    <w:top w:val="single" w:sz="2" w:space="1" w:color="FFFFFF"/>
                    <w:left w:val="single" w:sz="2" w:space="12" w:color="FFFFFF"/>
                    <w:bottom w:val="single" w:sz="2" w:space="1" w:color="FFFFFF"/>
                    <w:right w:val="single" w:sz="2" w:space="4" w:color="FFFFFF"/>
                  </w:divBdr>
                  <w:divsChild>
                    <w:div w:id="670373451">
                      <w:marLeft w:val="0"/>
                      <w:marRight w:val="0"/>
                      <w:marTop w:val="0"/>
                      <w:marBottom w:val="0"/>
                      <w:divBdr>
                        <w:top w:val="none" w:sz="0" w:space="0" w:color="auto"/>
                        <w:left w:val="none" w:sz="0" w:space="0" w:color="auto"/>
                        <w:bottom w:val="none" w:sz="0" w:space="0" w:color="auto"/>
                        <w:right w:val="none" w:sz="0" w:space="0" w:color="auto"/>
                      </w:divBdr>
                    </w:div>
                  </w:divsChild>
                </w:div>
                <w:div w:id="517541939">
                  <w:marLeft w:val="0"/>
                  <w:marRight w:val="0"/>
                  <w:marTop w:val="0"/>
                  <w:marBottom w:val="0"/>
                  <w:divBdr>
                    <w:top w:val="single" w:sz="2" w:space="1" w:color="FFFFFF"/>
                    <w:left w:val="single" w:sz="2" w:space="12" w:color="FFFFFF"/>
                    <w:bottom w:val="single" w:sz="2" w:space="1" w:color="FFFFFF"/>
                    <w:right w:val="single" w:sz="2" w:space="4" w:color="FFFFFF"/>
                  </w:divBdr>
                  <w:divsChild>
                    <w:div w:id="2088916595">
                      <w:marLeft w:val="0"/>
                      <w:marRight w:val="0"/>
                      <w:marTop w:val="0"/>
                      <w:marBottom w:val="0"/>
                      <w:divBdr>
                        <w:top w:val="none" w:sz="0" w:space="0" w:color="auto"/>
                        <w:left w:val="none" w:sz="0" w:space="0" w:color="auto"/>
                        <w:bottom w:val="none" w:sz="0" w:space="0" w:color="auto"/>
                        <w:right w:val="none" w:sz="0" w:space="0" w:color="auto"/>
                      </w:divBdr>
                    </w:div>
                  </w:divsChild>
                </w:div>
                <w:div w:id="41756868">
                  <w:marLeft w:val="0"/>
                  <w:marRight w:val="0"/>
                  <w:marTop w:val="0"/>
                  <w:marBottom w:val="0"/>
                  <w:divBdr>
                    <w:top w:val="single" w:sz="2" w:space="1" w:color="FFFFFF"/>
                    <w:left w:val="single" w:sz="2" w:space="12" w:color="FFFFFF"/>
                    <w:bottom w:val="single" w:sz="2" w:space="1" w:color="FFFFFF"/>
                    <w:right w:val="single" w:sz="2" w:space="4" w:color="FFFFFF"/>
                  </w:divBdr>
                  <w:divsChild>
                    <w:div w:id="242497293">
                      <w:marLeft w:val="0"/>
                      <w:marRight w:val="0"/>
                      <w:marTop w:val="0"/>
                      <w:marBottom w:val="0"/>
                      <w:divBdr>
                        <w:top w:val="none" w:sz="0" w:space="0" w:color="auto"/>
                        <w:left w:val="none" w:sz="0" w:space="0" w:color="auto"/>
                        <w:bottom w:val="none" w:sz="0" w:space="0" w:color="auto"/>
                        <w:right w:val="none" w:sz="0" w:space="0" w:color="auto"/>
                      </w:divBdr>
                    </w:div>
                  </w:divsChild>
                </w:div>
                <w:div w:id="32968579">
                  <w:marLeft w:val="0"/>
                  <w:marRight w:val="0"/>
                  <w:marTop w:val="0"/>
                  <w:marBottom w:val="0"/>
                  <w:divBdr>
                    <w:top w:val="single" w:sz="2" w:space="1" w:color="FFFFFF"/>
                    <w:left w:val="single" w:sz="2" w:space="12" w:color="FFFFFF"/>
                    <w:bottom w:val="single" w:sz="2" w:space="1" w:color="FFFFFF"/>
                    <w:right w:val="single" w:sz="2" w:space="4" w:color="FFFFFF"/>
                  </w:divBdr>
                  <w:divsChild>
                    <w:div w:id="131676174">
                      <w:marLeft w:val="0"/>
                      <w:marRight w:val="0"/>
                      <w:marTop w:val="0"/>
                      <w:marBottom w:val="0"/>
                      <w:divBdr>
                        <w:top w:val="none" w:sz="0" w:space="0" w:color="auto"/>
                        <w:left w:val="none" w:sz="0" w:space="0" w:color="auto"/>
                        <w:bottom w:val="none" w:sz="0" w:space="0" w:color="auto"/>
                        <w:right w:val="none" w:sz="0" w:space="0" w:color="auto"/>
                      </w:divBdr>
                    </w:div>
                  </w:divsChild>
                </w:div>
                <w:div w:id="800153592">
                  <w:marLeft w:val="0"/>
                  <w:marRight w:val="0"/>
                  <w:marTop w:val="0"/>
                  <w:marBottom w:val="0"/>
                  <w:divBdr>
                    <w:top w:val="single" w:sz="2" w:space="1" w:color="FFFFFF"/>
                    <w:left w:val="single" w:sz="2" w:space="12" w:color="FFFFFF"/>
                    <w:bottom w:val="single" w:sz="2" w:space="1" w:color="FFFFFF"/>
                    <w:right w:val="single" w:sz="2" w:space="4" w:color="FFFFFF"/>
                  </w:divBdr>
                  <w:divsChild>
                    <w:div w:id="375785554">
                      <w:marLeft w:val="0"/>
                      <w:marRight w:val="0"/>
                      <w:marTop w:val="0"/>
                      <w:marBottom w:val="0"/>
                      <w:divBdr>
                        <w:top w:val="none" w:sz="0" w:space="0" w:color="auto"/>
                        <w:left w:val="none" w:sz="0" w:space="0" w:color="auto"/>
                        <w:bottom w:val="none" w:sz="0" w:space="0" w:color="auto"/>
                        <w:right w:val="none" w:sz="0" w:space="0" w:color="auto"/>
                      </w:divBdr>
                    </w:div>
                  </w:divsChild>
                </w:div>
                <w:div w:id="1611668844">
                  <w:marLeft w:val="0"/>
                  <w:marRight w:val="0"/>
                  <w:marTop w:val="0"/>
                  <w:marBottom w:val="0"/>
                  <w:divBdr>
                    <w:top w:val="single" w:sz="2" w:space="1" w:color="FFFFFF"/>
                    <w:left w:val="single" w:sz="2" w:space="12" w:color="FFFFFF"/>
                    <w:bottom w:val="single" w:sz="2" w:space="4" w:color="FFFFFF"/>
                    <w:right w:val="single" w:sz="2" w:space="4" w:color="FFFFFF"/>
                  </w:divBdr>
                  <w:divsChild>
                    <w:div w:id="10671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57868">
          <w:marLeft w:val="0"/>
          <w:marRight w:val="0"/>
          <w:marTop w:val="0"/>
          <w:marBottom w:val="335"/>
          <w:divBdr>
            <w:top w:val="none" w:sz="0" w:space="0" w:color="auto"/>
            <w:left w:val="none" w:sz="0" w:space="0" w:color="auto"/>
            <w:bottom w:val="none" w:sz="0" w:space="0" w:color="auto"/>
            <w:right w:val="none" w:sz="0" w:space="0" w:color="auto"/>
          </w:divBdr>
          <w:divsChild>
            <w:div w:id="844436352">
              <w:marLeft w:val="0"/>
              <w:marRight w:val="0"/>
              <w:marTop w:val="0"/>
              <w:marBottom w:val="0"/>
              <w:divBdr>
                <w:top w:val="none" w:sz="0" w:space="0" w:color="auto"/>
                <w:left w:val="none" w:sz="0" w:space="0" w:color="auto"/>
                <w:bottom w:val="none" w:sz="0" w:space="0" w:color="auto"/>
                <w:right w:val="none" w:sz="0" w:space="0" w:color="auto"/>
              </w:divBdr>
              <w:divsChild>
                <w:div w:id="213585428">
                  <w:marLeft w:val="0"/>
                  <w:marRight w:val="0"/>
                  <w:marTop w:val="0"/>
                  <w:marBottom w:val="0"/>
                  <w:divBdr>
                    <w:top w:val="single" w:sz="2" w:space="4" w:color="FFFFFF"/>
                    <w:left w:val="single" w:sz="2" w:space="12" w:color="FFFFFF"/>
                    <w:bottom w:val="single" w:sz="2" w:space="1" w:color="FFFFFF"/>
                    <w:right w:val="single" w:sz="2" w:space="4" w:color="FFFFFF"/>
                  </w:divBdr>
                  <w:divsChild>
                    <w:div w:id="235164141">
                      <w:marLeft w:val="0"/>
                      <w:marRight w:val="0"/>
                      <w:marTop w:val="0"/>
                      <w:marBottom w:val="0"/>
                      <w:divBdr>
                        <w:top w:val="none" w:sz="0" w:space="0" w:color="auto"/>
                        <w:left w:val="none" w:sz="0" w:space="0" w:color="auto"/>
                        <w:bottom w:val="none" w:sz="0" w:space="0" w:color="auto"/>
                        <w:right w:val="none" w:sz="0" w:space="0" w:color="auto"/>
                      </w:divBdr>
                    </w:div>
                  </w:divsChild>
                </w:div>
                <w:div w:id="2055232691">
                  <w:marLeft w:val="0"/>
                  <w:marRight w:val="0"/>
                  <w:marTop w:val="0"/>
                  <w:marBottom w:val="0"/>
                  <w:divBdr>
                    <w:top w:val="single" w:sz="2" w:space="1" w:color="FFFFFF"/>
                    <w:left w:val="single" w:sz="2" w:space="12" w:color="FFFFFF"/>
                    <w:bottom w:val="single" w:sz="2" w:space="1" w:color="FFFFFF"/>
                    <w:right w:val="single" w:sz="2" w:space="4" w:color="FFFFFF"/>
                  </w:divBdr>
                  <w:divsChild>
                    <w:div w:id="518156312">
                      <w:marLeft w:val="0"/>
                      <w:marRight w:val="0"/>
                      <w:marTop w:val="0"/>
                      <w:marBottom w:val="0"/>
                      <w:divBdr>
                        <w:top w:val="none" w:sz="0" w:space="0" w:color="auto"/>
                        <w:left w:val="none" w:sz="0" w:space="0" w:color="auto"/>
                        <w:bottom w:val="none" w:sz="0" w:space="0" w:color="auto"/>
                        <w:right w:val="none" w:sz="0" w:space="0" w:color="auto"/>
                      </w:divBdr>
                    </w:div>
                  </w:divsChild>
                </w:div>
                <w:div w:id="1261372872">
                  <w:marLeft w:val="0"/>
                  <w:marRight w:val="0"/>
                  <w:marTop w:val="0"/>
                  <w:marBottom w:val="0"/>
                  <w:divBdr>
                    <w:top w:val="single" w:sz="2" w:space="1" w:color="FFFFFF"/>
                    <w:left w:val="single" w:sz="2" w:space="12" w:color="FFFFFF"/>
                    <w:bottom w:val="single" w:sz="2" w:space="1" w:color="FFFFFF"/>
                    <w:right w:val="single" w:sz="2" w:space="4" w:color="FFFFFF"/>
                  </w:divBdr>
                  <w:divsChild>
                    <w:div w:id="1826581744">
                      <w:marLeft w:val="0"/>
                      <w:marRight w:val="0"/>
                      <w:marTop w:val="0"/>
                      <w:marBottom w:val="0"/>
                      <w:divBdr>
                        <w:top w:val="none" w:sz="0" w:space="0" w:color="auto"/>
                        <w:left w:val="none" w:sz="0" w:space="0" w:color="auto"/>
                        <w:bottom w:val="none" w:sz="0" w:space="0" w:color="auto"/>
                        <w:right w:val="none" w:sz="0" w:space="0" w:color="auto"/>
                      </w:divBdr>
                    </w:div>
                  </w:divsChild>
                </w:div>
                <w:div w:id="886840573">
                  <w:marLeft w:val="0"/>
                  <w:marRight w:val="0"/>
                  <w:marTop w:val="0"/>
                  <w:marBottom w:val="0"/>
                  <w:divBdr>
                    <w:top w:val="single" w:sz="2" w:space="1" w:color="FFFFFF"/>
                    <w:left w:val="single" w:sz="2" w:space="12" w:color="FFFFFF"/>
                    <w:bottom w:val="single" w:sz="2" w:space="1" w:color="FFFFFF"/>
                    <w:right w:val="single" w:sz="2" w:space="4" w:color="FFFFFF"/>
                  </w:divBdr>
                  <w:divsChild>
                    <w:div w:id="1285580271">
                      <w:marLeft w:val="0"/>
                      <w:marRight w:val="0"/>
                      <w:marTop w:val="0"/>
                      <w:marBottom w:val="0"/>
                      <w:divBdr>
                        <w:top w:val="none" w:sz="0" w:space="0" w:color="auto"/>
                        <w:left w:val="none" w:sz="0" w:space="0" w:color="auto"/>
                        <w:bottom w:val="none" w:sz="0" w:space="0" w:color="auto"/>
                        <w:right w:val="none" w:sz="0" w:space="0" w:color="auto"/>
                      </w:divBdr>
                    </w:div>
                  </w:divsChild>
                </w:div>
                <w:div w:id="2116485271">
                  <w:marLeft w:val="0"/>
                  <w:marRight w:val="0"/>
                  <w:marTop w:val="0"/>
                  <w:marBottom w:val="0"/>
                  <w:divBdr>
                    <w:top w:val="single" w:sz="2" w:space="1" w:color="FFFFFF"/>
                    <w:left w:val="single" w:sz="2" w:space="12" w:color="FFFFFF"/>
                    <w:bottom w:val="single" w:sz="2" w:space="1" w:color="FFFFFF"/>
                    <w:right w:val="single" w:sz="2" w:space="4" w:color="FFFFFF"/>
                  </w:divBdr>
                  <w:divsChild>
                    <w:div w:id="606691211">
                      <w:marLeft w:val="0"/>
                      <w:marRight w:val="0"/>
                      <w:marTop w:val="0"/>
                      <w:marBottom w:val="0"/>
                      <w:divBdr>
                        <w:top w:val="none" w:sz="0" w:space="0" w:color="auto"/>
                        <w:left w:val="none" w:sz="0" w:space="0" w:color="auto"/>
                        <w:bottom w:val="none" w:sz="0" w:space="0" w:color="auto"/>
                        <w:right w:val="none" w:sz="0" w:space="0" w:color="auto"/>
                      </w:divBdr>
                    </w:div>
                  </w:divsChild>
                </w:div>
                <w:div w:id="989679034">
                  <w:marLeft w:val="0"/>
                  <w:marRight w:val="0"/>
                  <w:marTop w:val="0"/>
                  <w:marBottom w:val="0"/>
                  <w:divBdr>
                    <w:top w:val="single" w:sz="2" w:space="1" w:color="FFFFFF"/>
                    <w:left w:val="single" w:sz="2" w:space="12" w:color="FFFFFF"/>
                    <w:bottom w:val="single" w:sz="2" w:space="1" w:color="FFFFFF"/>
                    <w:right w:val="single" w:sz="2" w:space="4" w:color="FFFFFF"/>
                  </w:divBdr>
                  <w:divsChild>
                    <w:div w:id="583345199">
                      <w:marLeft w:val="0"/>
                      <w:marRight w:val="0"/>
                      <w:marTop w:val="0"/>
                      <w:marBottom w:val="0"/>
                      <w:divBdr>
                        <w:top w:val="none" w:sz="0" w:space="0" w:color="auto"/>
                        <w:left w:val="none" w:sz="0" w:space="0" w:color="auto"/>
                        <w:bottom w:val="none" w:sz="0" w:space="0" w:color="auto"/>
                        <w:right w:val="none" w:sz="0" w:space="0" w:color="auto"/>
                      </w:divBdr>
                    </w:div>
                  </w:divsChild>
                </w:div>
                <w:div w:id="16198826">
                  <w:marLeft w:val="0"/>
                  <w:marRight w:val="0"/>
                  <w:marTop w:val="0"/>
                  <w:marBottom w:val="0"/>
                  <w:divBdr>
                    <w:top w:val="single" w:sz="2" w:space="1" w:color="FFFFFF"/>
                    <w:left w:val="single" w:sz="2" w:space="12" w:color="FFFFFF"/>
                    <w:bottom w:val="single" w:sz="2" w:space="1" w:color="FFFFFF"/>
                    <w:right w:val="single" w:sz="2" w:space="4" w:color="FFFFFF"/>
                  </w:divBdr>
                  <w:divsChild>
                    <w:div w:id="2111198351">
                      <w:marLeft w:val="0"/>
                      <w:marRight w:val="0"/>
                      <w:marTop w:val="0"/>
                      <w:marBottom w:val="0"/>
                      <w:divBdr>
                        <w:top w:val="none" w:sz="0" w:space="0" w:color="auto"/>
                        <w:left w:val="none" w:sz="0" w:space="0" w:color="auto"/>
                        <w:bottom w:val="none" w:sz="0" w:space="0" w:color="auto"/>
                        <w:right w:val="none" w:sz="0" w:space="0" w:color="auto"/>
                      </w:divBdr>
                    </w:div>
                  </w:divsChild>
                </w:div>
                <w:div w:id="312300714">
                  <w:marLeft w:val="0"/>
                  <w:marRight w:val="0"/>
                  <w:marTop w:val="0"/>
                  <w:marBottom w:val="0"/>
                  <w:divBdr>
                    <w:top w:val="single" w:sz="2" w:space="1" w:color="FFFFFF"/>
                    <w:left w:val="single" w:sz="2" w:space="12" w:color="FFFFFF"/>
                    <w:bottom w:val="single" w:sz="2" w:space="1" w:color="FFFFFF"/>
                    <w:right w:val="single" w:sz="2" w:space="4" w:color="FFFFFF"/>
                  </w:divBdr>
                  <w:divsChild>
                    <w:div w:id="140313434">
                      <w:marLeft w:val="0"/>
                      <w:marRight w:val="0"/>
                      <w:marTop w:val="0"/>
                      <w:marBottom w:val="0"/>
                      <w:divBdr>
                        <w:top w:val="none" w:sz="0" w:space="0" w:color="auto"/>
                        <w:left w:val="none" w:sz="0" w:space="0" w:color="auto"/>
                        <w:bottom w:val="none" w:sz="0" w:space="0" w:color="auto"/>
                        <w:right w:val="none" w:sz="0" w:space="0" w:color="auto"/>
                      </w:divBdr>
                    </w:div>
                  </w:divsChild>
                </w:div>
                <w:div w:id="843470229">
                  <w:marLeft w:val="0"/>
                  <w:marRight w:val="0"/>
                  <w:marTop w:val="0"/>
                  <w:marBottom w:val="0"/>
                  <w:divBdr>
                    <w:top w:val="single" w:sz="2" w:space="1" w:color="FFFFFF"/>
                    <w:left w:val="single" w:sz="2" w:space="12" w:color="FFFFFF"/>
                    <w:bottom w:val="single" w:sz="2" w:space="1" w:color="FFFFFF"/>
                    <w:right w:val="single" w:sz="2" w:space="4" w:color="FFFFFF"/>
                  </w:divBdr>
                  <w:divsChild>
                    <w:div w:id="395593954">
                      <w:marLeft w:val="0"/>
                      <w:marRight w:val="0"/>
                      <w:marTop w:val="0"/>
                      <w:marBottom w:val="0"/>
                      <w:divBdr>
                        <w:top w:val="none" w:sz="0" w:space="0" w:color="auto"/>
                        <w:left w:val="none" w:sz="0" w:space="0" w:color="auto"/>
                        <w:bottom w:val="none" w:sz="0" w:space="0" w:color="auto"/>
                        <w:right w:val="none" w:sz="0" w:space="0" w:color="auto"/>
                      </w:divBdr>
                    </w:div>
                  </w:divsChild>
                </w:div>
                <w:div w:id="727151096">
                  <w:marLeft w:val="0"/>
                  <w:marRight w:val="0"/>
                  <w:marTop w:val="0"/>
                  <w:marBottom w:val="0"/>
                  <w:divBdr>
                    <w:top w:val="single" w:sz="2" w:space="1" w:color="FFFFFF"/>
                    <w:left w:val="single" w:sz="2" w:space="12" w:color="FFFFFF"/>
                    <w:bottom w:val="single" w:sz="2" w:space="1" w:color="FFFFFF"/>
                    <w:right w:val="single" w:sz="2" w:space="4" w:color="FFFFFF"/>
                  </w:divBdr>
                  <w:divsChild>
                    <w:div w:id="1645039793">
                      <w:marLeft w:val="0"/>
                      <w:marRight w:val="0"/>
                      <w:marTop w:val="0"/>
                      <w:marBottom w:val="0"/>
                      <w:divBdr>
                        <w:top w:val="none" w:sz="0" w:space="0" w:color="auto"/>
                        <w:left w:val="none" w:sz="0" w:space="0" w:color="auto"/>
                        <w:bottom w:val="none" w:sz="0" w:space="0" w:color="auto"/>
                        <w:right w:val="none" w:sz="0" w:space="0" w:color="auto"/>
                      </w:divBdr>
                    </w:div>
                  </w:divsChild>
                </w:div>
                <w:div w:id="1023364754">
                  <w:marLeft w:val="0"/>
                  <w:marRight w:val="0"/>
                  <w:marTop w:val="0"/>
                  <w:marBottom w:val="0"/>
                  <w:divBdr>
                    <w:top w:val="single" w:sz="2" w:space="1" w:color="FFFFFF"/>
                    <w:left w:val="single" w:sz="2" w:space="12" w:color="FFFFFF"/>
                    <w:bottom w:val="single" w:sz="2" w:space="1" w:color="FFFFFF"/>
                    <w:right w:val="single" w:sz="2" w:space="4" w:color="FFFFFF"/>
                  </w:divBdr>
                  <w:divsChild>
                    <w:div w:id="1433472800">
                      <w:marLeft w:val="0"/>
                      <w:marRight w:val="0"/>
                      <w:marTop w:val="0"/>
                      <w:marBottom w:val="0"/>
                      <w:divBdr>
                        <w:top w:val="none" w:sz="0" w:space="0" w:color="auto"/>
                        <w:left w:val="none" w:sz="0" w:space="0" w:color="auto"/>
                        <w:bottom w:val="none" w:sz="0" w:space="0" w:color="auto"/>
                        <w:right w:val="none" w:sz="0" w:space="0" w:color="auto"/>
                      </w:divBdr>
                    </w:div>
                  </w:divsChild>
                </w:div>
                <w:div w:id="30034339">
                  <w:marLeft w:val="0"/>
                  <w:marRight w:val="0"/>
                  <w:marTop w:val="0"/>
                  <w:marBottom w:val="0"/>
                  <w:divBdr>
                    <w:top w:val="single" w:sz="2" w:space="1" w:color="FFFFFF"/>
                    <w:left w:val="single" w:sz="2" w:space="12" w:color="FFFFFF"/>
                    <w:bottom w:val="single" w:sz="2" w:space="1" w:color="FFFFFF"/>
                    <w:right w:val="single" w:sz="2" w:space="4" w:color="FFFFFF"/>
                  </w:divBdr>
                  <w:divsChild>
                    <w:div w:id="1246068395">
                      <w:marLeft w:val="0"/>
                      <w:marRight w:val="0"/>
                      <w:marTop w:val="0"/>
                      <w:marBottom w:val="0"/>
                      <w:divBdr>
                        <w:top w:val="none" w:sz="0" w:space="0" w:color="auto"/>
                        <w:left w:val="none" w:sz="0" w:space="0" w:color="auto"/>
                        <w:bottom w:val="none" w:sz="0" w:space="0" w:color="auto"/>
                        <w:right w:val="none" w:sz="0" w:space="0" w:color="auto"/>
                      </w:divBdr>
                    </w:div>
                  </w:divsChild>
                </w:div>
                <w:div w:id="1515193379">
                  <w:marLeft w:val="0"/>
                  <w:marRight w:val="0"/>
                  <w:marTop w:val="0"/>
                  <w:marBottom w:val="0"/>
                  <w:divBdr>
                    <w:top w:val="single" w:sz="2" w:space="1" w:color="FFFFFF"/>
                    <w:left w:val="single" w:sz="2" w:space="12" w:color="FFFFFF"/>
                    <w:bottom w:val="single" w:sz="2" w:space="1" w:color="FFFFFF"/>
                    <w:right w:val="single" w:sz="2" w:space="4" w:color="FFFFFF"/>
                  </w:divBdr>
                  <w:divsChild>
                    <w:div w:id="211112021">
                      <w:marLeft w:val="0"/>
                      <w:marRight w:val="0"/>
                      <w:marTop w:val="0"/>
                      <w:marBottom w:val="0"/>
                      <w:divBdr>
                        <w:top w:val="none" w:sz="0" w:space="0" w:color="auto"/>
                        <w:left w:val="none" w:sz="0" w:space="0" w:color="auto"/>
                        <w:bottom w:val="none" w:sz="0" w:space="0" w:color="auto"/>
                        <w:right w:val="none" w:sz="0" w:space="0" w:color="auto"/>
                      </w:divBdr>
                    </w:div>
                  </w:divsChild>
                </w:div>
                <w:div w:id="1456679490">
                  <w:marLeft w:val="0"/>
                  <w:marRight w:val="0"/>
                  <w:marTop w:val="0"/>
                  <w:marBottom w:val="0"/>
                  <w:divBdr>
                    <w:top w:val="single" w:sz="2" w:space="1" w:color="FFFFFF"/>
                    <w:left w:val="single" w:sz="2" w:space="12" w:color="FFFFFF"/>
                    <w:bottom w:val="single" w:sz="2" w:space="1" w:color="FFFFFF"/>
                    <w:right w:val="single" w:sz="2" w:space="4" w:color="FFFFFF"/>
                  </w:divBdr>
                  <w:divsChild>
                    <w:div w:id="1190139818">
                      <w:marLeft w:val="0"/>
                      <w:marRight w:val="0"/>
                      <w:marTop w:val="0"/>
                      <w:marBottom w:val="0"/>
                      <w:divBdr>
                        <w:top w:val="none" w:sz="0" w:space="0" w:color="auto"/>
                        <w:left w:val="none" w:sz="0" w:space="0" w:color="auto"/>
                        <w:bottom w:val="none" w:sz="0" w:space="0" w:color="auto"/>
                        <w:right w:val="none" w:sz="0" w:space="0" w:color="auto"/>
                      </w:divBdr>
                    </w:div>
                  </w:divsChild>
                </w:div>
                <w:div w:id="1807316418">
                  <w:marLeft w:val="0"/>
                  <w:marRight w:val="0"/>
                  <w:marTop w:val="0"/>
                  <w:marBottom w:val="0"/>
                  <w:divBdr>
                    <w:top w:val="single" w:sz="2" w:space="1" w:color="FFFFFF"/>
                    <w:left w:val="single" w:sz="2" w:space="12" w:color="FFFFFF"/>
                    <w:bottom w:val="single" w:sz="2" w:space="1" w:color="FFFFFF"/>
                    <w:right w:val="single" w:sz="2" w:space="4" w:color="FFFFFF"/>
                  </w:divBdr>
                  <w:divsChild>
                    <w:div w:id="1286815504">
                      <w:marLeft w:val="0"/>
                      <w:marRight w:val="0"/>
                      <w:marTop w:val="0"/>
                      <w:marBottom w:val="0"/>
                      <w:divBdr>
                        <w:top w:val="none" w:sz="0" w:space="0" w:color="auto"/>
                        <w:left w:val="none" w:sz="0" w:space="0" w:color="auto"/>
                        <w:bottom w:val="none" w:sz="0" w:space="0" w:color="auto"/>
                        <w:right w:val="none" w:sz="0" w:space="0" w:color="auto"/>
                      </w:divBdr>
                    </w:div>
                  </w:divsChild>
                </w:div>
                <w:div w:id="1020545824">
                  <w:marLeft w:val="0"/>
                  <w:marRight w:val="0"/>
                  <w:marTop w:val="0"/>
                  <w:marBottom w:val="0"/>
                  <w:divBdr>
                    <w:top w:val="single" w:sz="2" w:space="1" w:color="FFFFFF"/>
                    <w:left w:val="single" w:sz="2" w:space="12" w:color="FFFFFF"/>
                    <w:bottom w:val="single" w:sz="2" w:space="4" w:color="FFFFFF"/>
                    <w:right w:val="single" w:sz="2" w:space="4" w:color="FFFFFF"/>
                  </w:divBdr>
                  <w:divsChild>
                    <w:div w:id="13715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85556">
          <w:marLeft w:val="0"/>
          <w:marRight w:val="0"/>
          <w:marTop w:val="0"/>
          <w:marBottom w:val="335"/>
          <w:divBdr>
            <w:top w:val="none" w:sz="0" w:space="0" w:color="auto"/>
            <w:left w:val="none" w:sz="0" w:space="0" w:color="auto"/>
            <w:bottom w:val="none" w:sz="0" w:space="0" w:color="auto"/>
            <w:right w:val="none" w:sz="0" w:space="0" w:color="auto"/>
          </w:divBdr>
          <w:divsChild>
            <w:div w:id="1142498114">
              <w:marLeft w:val="0"/>
              <w:marRight w:val="0"/>
              <w:marTop w:val="0"/>
              <w:marBottom w:val="0"/>
              <w:divBdr>
                <w:top w:val="none" w:sz="0" w:space="0" w:color="auto"/>
                <w:left w:val="none" w:sz="0" w:space="0" w:color="auto"/>
                <w:bottom w:val="none" w:sz="0" w:space="0" w:color="auto"/>
                <w:right w:val="none" w:sz="0" w:space="0" w:color="auto"/>
              </w:divBdr>
              <w:divsChild>
                <w:div w:id="948901829">
                  <w:marLeft w:val="0"/>
                  <w:marRight w:val="0"/>
                  <w:marTop w:val="0"/>
                  <w:marBottom w:val="0"/>
                  <w:divBdr>
                    <w:top w:val="single" w:sz="2" w:space="4" w:color="FFFFFF"/>
                    <w:left w:val="single" w:sz="2" w:space="12" w:color="FFFFFF"/>
                    <w:bottom w:val="single" w:sz="2" w:space="1" w:color="FFFFFF"/>
                    <w:right w:val="single" w:sz="2" w:space="4" w:color="FFFFFF"/>
                  </w:divBdr>
                  <w:divsChild>
                    <w:div w:id="2004158643">
                      <w:marLeft w:val="0"/>
                      <w:marRight w:val="0"/>
                      <w:marTop w:val="0"/>
                      <w:marBottom w:val="0"/>
                      <w:divBdr>
                        <w:top w:val="none" w:sz="0" w:space="0" w:color="auto"/>
                        <w:left w:val="none" w:sz="0" w:space="0" w:color="auto"/>
                        <w:bottom w:val="none" w:sz="0" w:space="0" w:color="auto"/>
                        <w:right w:val="none" w:sz="0" w:space="0" w:color="auto"/>
                      </w:divBdr>
                    </w:div>
                  </w:divsChild>
                </w:div>
                <w:div w:id="1316686987">
                  <w:marLeft w:val="0"/>
                  <w:marRight w:val="0"/>
                  <w:marTop w:val="0"/>
                  <w:marBottom w:val="0"/>
                  <w:divBdr>
                    <w:top w:val="single" w:sz="2" w:space="1" w:color="FFFFFF"/>
                    <w:left w:val="single" w:sz="2" w:space="12" w:color="FFFFFF"/>
                    <w:bottom w:val="single" w:sz="2" w:space="1" w:color="FFFFFF"/>
                    <w:right w:val="single" w:sz="2" w:space="4" w:color="FFFFFF"/>
                  </w:divBdr>
                  <w:divsChild>
                    <w:div w:id="1588267968">
                      <w:marLeft w:val="0"/>
                      <w:marRight w:val="0"/>
                      <w:marTop w:val="0"/>
                      <w:marBottom w:val="0"/>
                      <w:divBdr>
                        <w:top w:val="none" w:sz="0" w:space="0" w:color="auto"/>
                        <w:left w:val="none" w:sz="0" w:space="0" w:color="auto"/>
                        <w:bottom w:val="none" w:sz="0" w:space="0" w:color="auto"/>
                        <w:right w:val="none" w:sz="0" w:space="0" w:color="auto"/>
                      </w:divBdr>
                    </w:div>
                  </w:divsChild>
                </w:div>
                <w:div w:id="968819947">
                  <w:marLeft w:val="0"/>
                  <w:marRight w:val="0"/>
                  <w:marTop w:val="0"/>
                  <w:marBottom w:val="0"/>
                  <w:divBdr>
                    <w:top w:val="single" w:sz="2" w:space="1" w:color="FFFFFF"/>
                    <w:left w:val="single" w:sz="2" w:space="12" w:color="FFFFFF"/>
                    <w:bottom w:val="single" w:sz="2" w:space="1" w:color="FFFFFF"/>
                    <w:right w:val="single" w:sz="2" w:space="4" w:color="FFFFFF"/>
                  </w:divBdr>
                  <w:divsChild>
                    <w:div w:id="1209605871">
                      <w:marLeft w:val="0"/>
                      <w:marRight w:val="0"/>
                      <w:marTop w:val="0"/>
                      <w:marBottom w:val="0"/>
                      <w:divBdr>
                        <w:top w:val="none" w:sz="0" w:space="0" w:color="auto"/>
                        <w:left w:val="none" w:sz="0" w:space="0" w:color="auto"/>
                        <w:bottom w:val="none" w:sz="0" w:space="0" w:color="auto"/>
                        <w:right w:val="none" w:sz="0" w:space="0" w:color="auto"/>
                      </w:divBdr>
                    </w:div>
                  </w:divsChild>
                </w:div>
                <w:div w:id="1707026961">
                  <w:marLeft w:val="0"/>
                  <w:marRight w:val="0"/>
                  <w:marTop w:val="0"/>
                  <w:marBottom w:val="0"/>
                  <w:divBdr>
                    <w:top w:val="single" w:sz="2" w:space="1" w:color="FFFFFF"/>
                    <w:left w:val="single" w:sz="2" w:space="12" w:color="FFFFFF"/>
                    <w:bottom w:val="single" w:sz="2" w:space="1" w:color="FFFFFF"/>
                    <w:right w:val="single" w:sz="2" w:space="4" w:color="FFFFFF"/>
                  </w:divBdr>
                  <w:divsChild>
                    <w:div w:id="1097482130">
                      <w:marLeft w:val="0"/>
                      <w:marRight w:val="0"/>
                      <w:marTop w:val="0"/>
                      <w:marBottom w:val="0"/>
                      <w:divBdr>
                        <w:top w:val="none" w:sz="0" w:space="0" w:color="auto"/>
                        <w:left w:val="none" w:sz="0" w:space="0" w:color="auto"/>
                        <w:bottom w:val="none" w:sz="0" w:space="0" w:color="auto"/>
                        <w:right w:val="none" w:sz="0" w:space="0" w:color="auto"/>
                      </w:divBdr>
                    </w:div>
                  </w:divsChild>
                </w:div>
                <w:div w:id="705521115">
                  <w:marLeft w:val="0"/>
                  <w:marRight w:val="0"/>
                  <w:marTop w:val="0"/>
                  <w:marBottom w:val="0"/>
                  <w:divBdr>
                    <w:top w:val="single" w:sz="2" w:space="1" w:color="FFFFFF"/>
                    <w:left w:val="single" w:sz="2" w:space="12" w:color="FFFFFF"/>
                    <w:bottom w:val="single" w:sz="2" w:space="1" w:color="FFFFFF"/>
                    <w:right w:val="single" w:sz="2" w:space="4" w:color="FFFFFF"/>
                  </w:divBdr>
                  <w:divsChild>
                    <w:div w:id="1732582927">
                      <w:marLeft w:val="0"/>
                      <w:marRight w:val="0"/>
                      <w:marTop w:val="0"/>
                      <w:marBottom w:val="0"/>
                      <w:divBdr>
                        <w:top w:val="none" w:sz="0" w:space="0" w:color="auto"/>
                        <w:left w:val="none" w:sz="0" w:space="0" w:color="auto"/>
                        <w:bottom w:val="none" w:sz="0" w:space="0" w:color="auto"/>
                        <w:right w:val="none" w:sz="0" w:space="0" w:color="auto"/>
                      </w:divBdr>
                    </w:div>
                  </w:divsChild>
                </w:div>
                <w:div w:id="126440779">
                  <w:marLeft w:val="0"/>
                  <w:marRight w:val="0"/>
                  <w:marTop w:val="0"/>
                  <w:marBottom w:val="0"/>
                  <w:divBdr>
                    <w:top w:val="single" w:sz="2" w:space="1" w:color="FFFFFF"/>
                    <w:left w:val="single" w:sz="2" w:space="12" w:color="FFFFFF"/>
                    <w:bottom w:val="single" w:sz="2" w:space="1" w:color="FFFFFF"/>
                    <w:right w:val="single" w:sz="2" w:space="4" w:color="FFFFFF"/>
                  </w:divBdr>
                  <w:divsChild>
                    <w:div w:id="924339472">
                      <w:marLeft w:val="0"/>
                      <w:marRight w:val="0"/>
                      <w:marTop w:val="0"/>
                      <w:marBottom w:val="0"/>
                      <w:divBdr>
                        <w:top w:val="none" w:sz="0" w:space="0" w:color="auto"/>
                        <w:left w:val="none" w:sz="0" w:space="0" w:color="auto"/>
                        <w:bottom w:val="none" w:sz="0" w:space="0" w:color="auto"/>
                        <w:right w:val="none" w:sz="0" w:space="0" w:color="auto"/>
                      </w:divBdr>
                    </w:div>
                  </w:divsChild>
                </w:div>
                <w:div w:id="321812934">
                  <w:marLeft w:val="0"/>
                  <w:marRight w:val="0"/>
                  <w:marTop w:val="0"/>
                  <w:marBottom w:val="0"/>
                  <w:divBdr>
                    <w:top w:val="single" w:sz="2" w:space="1" w:color="FFFFFF"/>
                    <w:left w:val="single" w:sz="2" w:space="12" w:color="FFFFFF"/>
                    <w:bottom w:val="single" w:sz="2" w:space="1" w:color="FFFFFF"/>
                    <w:right w:val="single" w:sz="2" w:space="4" w:color="FFFFFF"/>
                  </w:divBdr>
                  <w:divsChild>
                    <w:div w:id="1027756865">
                      <w:marLeft w:val="0"/>
                      <w:marRight w:val="0"/>
                      <w:marTop w:val="0"/>
                      <w:marBottom w:val="0"/>
                      <w:divBdr>
                        <w:top w:val="none" w:sz="0" w:space="0" w:color="auto"/>
                        <w:left w:val="none" w:sz="0" w:space="0" w:color="auto"/>
                        <w:bottom w:val="none" w:sz="0" w:space="0" w:color="auto"/>
                        <w:right w:val="none" w:sz="0" w:space="0" w:color="auto"/>
                      </w:divBdr>
                    </w:div>
                  </w:divsChild>
                </w:div>
                <w:div w:id="1609963632">
                  <w:marLeft w:val="0"/>
                  <w:marRight w:val="0"/>
                  <w:marTop w:val="0"/>
                  <w:marBottom w:val="0"/>
                  <w:divBdr>
                    <w:top w:val="single" w:sz="2" w:space="1" w:color="FFFFFF"/>
                    <w:left w:val="single" w:sz="2" w:space="12" w:color="FFFFFF"/>
                    <w:bottom w:val="single" w:sz="2" w:space="1" w:color="FFFFFF"/>
                    <w:right w:val="single" w:sz="2" w:space="4" w:color="FFFFFF"/>
                  </w:divBdr>
                  <w:divsChild>
                    <w:div w:id="1286154709">
                      <w:marLeft w:val="0"/>
                      <w:marRight w:val="0"/>
                      <w:marTop w:val="0"/>
                      <w:marBottom w:val="0"/>
                      <w:divBdr>
                        <w:top w:val="none" w:sz="0" w:space="0" w:color="auto"/>
                        <w:left w:val="none" w:sz="0" w:space="0" w:color="auto"/>
                        <w:bottom w:val="none" w:sz="0" w:space="0" w:color="auto"/>
                        <w:right w:val="none" w:sz="0" w:space="0" w:color="auto"/>
                      </w:divBdr>
                    </w:div>
                  </w:divsChild>
                </w:div>
                <w:div w:id="1158308414">
                  <w:marLeft w:val="0"/>
                  <w:marRight w:val="0"/>
                  <w:marTop w:val="0"/>
                  <w:marBottom w:val="0"/>
                  <w:divBdr>
                    <w:top w:val="single" w:sz="2" w:space="1" w:color="FFFFFF"/>
                    <w:left w:val="single" w:sz="2" w:space="12" w:color="FFFFFF"/>
                    <w:bottom w:val="single" w:sz="2" w:space="1" w:color="FFFFFF"/>
                    <w:right w:val="single" w:sz="2" w:space="4" w:color="FFFFFF"/>
                  </w:divBdr>
                  <w:divsChild>
                    <w:div w:id="114300561">
                      <w:marLeft w:val="0"/>
                      <w:marRight w:val="0"/>
                      <w:marTop w:val="0"/>
                      <w:marBottom w:val="0"/>
                      <w:divBdr>
                        <w:top w:val="none" w:sz="0" w:space="0" w:color="auto"/>
                        <w:left w:val="none" w:sz="0" w:space="0" w:color="auto"/>
                        <w:bottom w:val="none" w:sz="0" w:space="0" w:color="auto"/>
                        <w:right w:val="none" w:sz="0" w:space="0" w:color="auto"/>
                      </w:divBdr>
                    </w:div>
                  </w:divsChild>
                </w:div>
                <w:div w:id="1800143487">
                  <w:marLeft w:val="0"/>
                  <w:marRight w:val="0"/>
                  <w:marTop w:val="0"/>
                  <w:marBottom w:val="0"/>
                  <w:divBdr>
                    <w:top w:val="single" w:sz="2" w:space="1" w:color="FFFFFF"/>
                    <w:left w:val="single" w:sz="2" w:space="12" w:color="FFFFFF"/>
                    <w:bottom w:val="single" w:sz="2" w:space="1" w:color="FFFFFF"/>
                    <w:right w:val="single" w:sz="2" w:space="4" w:color="FFFFFF"/>
                  </w:divBdr>
                  <w:divsChild>
                    <w:div w:id="9306865">
                      <w:marLeft w:val="0"/>
                      <w:marRight w:val="0"/>
                      <w:marTop w:val="0"/>
                      <w:marBottom w:val="0"/>
                      <w:divBdr>
                        <w:top w:val="none" w:sz="0" w:space="0" w:color="auto"/>
                        <w:left w:val="none" w:sz="0" w:space="0" w:color="auto"/>
                        <w:bottom w:val="none" w:sz="0" w:space="0" w:color="auto"/>
                        <w:right w:val="none" w:sz="0" w:space="0" w:color="auto"/>
                      </w:divBdr>
                    </w:div>
                  </w:divsChild>
                </w:div>
                <w:div w:id="1126041576">
                  <w:marLeft w:val="0"/>
                  <w:marRight w:val="0"/>
                  <w:marTop w:val="0"/>
                  <w:marBottom w:val="0"/>
                  <w:divBdr>
                    <w:top w:val="single" w:sz="2" w:space="1" w:color="FFFFFF"/>
                    <w:left w:val="single" w:sz="2" w:space="12" w:color="FFFFFF"/>
                    <w:bottom w:val="single" w:sz="2" w:space="1" w:color="FFFFFF"/>
                    <w:right w:val="single" w:sz="2" w:space="4" w:color="FFFFFF"/>
                  </w:divBdr>
                  <w:divsChild>
                    <w:div w:id="1072236062">
                      <w:marLeft w:val="0"/>
                      <w:marRight w:val="0"/>
                      <w:marTop w:val="0"/>
                      <w:marBottom w:val="0"/>
                      <w:divBdr>
                        <w:top w:val="none" w:sz="0" w:space="0" w:color="auto"/>
                        <w:left w:val="none" w:sz="0" w:space="0" w:color="auto"/>
                        <w:bottom w:val="none" w:sz="0" w:space="0" w:color="auto"/>
                        <w:right w:val="none" w:sz="0" w:space="0" w:color="auto"/>
                      </w:divBdr>
                    </w:div>
                  </w:divsChild>
                </w:div>
                <w:div w:id="1409308530">
                  <w:marLeft w:val="0"/>
                  <w:marRight w:val="0"/>
                  <w:marTop w:val="0"/>
                  <w:marBottom w:val="0"/>
                  <w:divBdr>
                    <w:top w:val="single" w:sz="2" w:space="1" w:color="FFFFFF"/>
                    <w:left w:val="single" w:sz="2" w:space="12" w:color="FFFFFF"/>
                    <w:bottom w:val="single" w:sz="2" w:space="1" w:color="FFFFFF"/>
                    <w:right w:val="single" w:sz="2" w:space="4" w:color="FFFFFF"/>
                  </w:divBdr>
                  <w:divsChild>
                    <w:div w:id="1308510535">
                      <w:marLeft w:val="0"/>
                      <w:marRight w:val="0"/>
                      <w:marTop w:val="0"/>
                      <w:marBottom w:val="0"/>
                      <w:divBdr>
                        <w:top w:val="none" w:sz="0" w:space="0" w:color="auto"/>
                        <w:left w:val="none" w:sz="0" w:space="0" w:color="auto"/>
                        <w:bottom w:val="none" w:sz="0" w:space="0" w:color="auto"/>
                        <w:right w:val="none" w:sz="0" w:space="0" w:color="auto"/>
                      </w:divBdr>
                    </w:div>
                  </w:divsChild>
                </w:div>
                <w:div w:id="647631739">
                  <w:marLeft w:val="0"/>
                  <w:marRight w:val="0"/>
                  <w:marTop w:val="0"/>
                  <w:marBottom w:val="0"/>
                  <w:divBdr>
                    <w:top w:val="single" w:sz="2" w:space="1" w:color="FFFFFF"/>
                    <w:left w:val="single" w:sz="2" w:space="12" w:color="FFFFFF"/>
                    <w:bottom w:val="single" w:sz="2" w:space="1" w:color="FFFFFF"/>
                    <w:right w:val="single" w:sz="2" w:space="4" w:color="FFFFFF"/>
                  </w:divBdr>
                  <w:divsChild>
                    <w:div w:id="1577545103">
                      <w:marLeft w:val="0"/>
                      <w:marRight w:val="0"/>
                      <w:marTop w:val="0"/>
                      <w:marBottom w:val="0"/>
                      <w:divBdr>
                        <w:top w:val="none" w:sz="0" w:space="0" w:color="auto"/>
                        <w:left w:val="none" w:sz="0" w:space="0" w:color="auto"/>
                        <w:bottom w:val="none" w:sz="0" w:space="0" w:color="auto"/>
                        <w:right w:val="none" w:sz="0" w:space="0" w:color="auto"/>
                      </w:divBdr>
                    </w:div>
                  </w:divsChild>
                </w:div>
                <w:div w:id="509762886">
                  <w:marLeft w:val="0"/>
                  <w:marRight w:val="0"/>
                  <w:marTop w:val="0"/>
                  <w:marBottom w:val="0"/>
                  <w:divBdr>
                    <w:top w:val="single" w:sz="2" w:space="1" w:color="FFFFFF"/>
                    <w:left w:val="single" w:sz="2" w:space="12" w:color="FFFFFF"/>
                    <w:bottom w:val="single" w:sz="2" w:space="1" w:color="FFFFFF"/>
                    <w:right w:val="single" w:sz="2" w:space="4" w:color="FFFFFF"/>
                  </w:divBdr>
                  <w:divsChild>
                    <w:div w:id="1894151057">
                      <w:marLeft w:val="0"/>
                      <w:marRight w:val="0"/>
                      <w:marTop w:val="0"/>
                      <w:marBottom w:val="0"/>
                      <w:divBdr>
                        <w:top w:val="none" w:sz="0" w:space="0" w:color="auto"/>
                        <w:left w:val="none" w:sz="0" w:space="0" w:color="auto"/>
                        <w:bottom w:val="none" w:sz="0" w:space="0" w:color="auto"/>
                        <w:right w:val="none" w:sz="0" w:space="0" w:color="auto"/>
                      </w:divBdr>
                    </w:div>
                  </w:divsChild>
                </w:div>
                <w:div w:id="150609145">
                  <w:marLeft w:val="0"/>
                  <w:marRight w:val="0"/>
                  <w:marTop w:val="0"/>
                  <w:marBottom w:val="0"/>
                  <w:divBdr>
                    <w:top w:val="single" w:sz="2" w:space="1" w:color="FFFFFF"/>
                    <w:left w:val="single" w:sz="2" w:space="12" w:color="FFFFFF"/>
                    <w:bottom w:val="single" w:sz="2" w:space="1" w:color="FFFFFF"/>
                    <w:right w:val="single" w:sz="2" w:space="4" w:color="FFFFFF"/>
                  </w:divBdr>
                  <w:divsChild>
                    <w:div w:id="1978729062">
                      <w:marLeft w:val="0"/>
                      <w:marRight w:val="0"/>
                      <w:marTop w:val="0"/>
                      <w:marBottom w:val="0"/>
                      <w:divBdr>
                        <w:top w:val="none" w:sz="0" w:space="0" w:color="auto"/>
                        <w:left w:val="none" w:sz="0" w:space="0" w:color="auto"/>
                        <w:bottom w:val="none" w:sz="0" w:space="0" w:color="auto"/>
                        <w:right w:val="none" w:sz="0" w:space="0" w:color="auto"/>
                      </w:divBdr>
                    </w:div>
                  </w:divsChild>
                </w:div>
                <w:div w:id="349263262">
                  <w:marLeft w:val="0"/>
                  <w:marRight w:val="0"/>
                  <w:marTop w:val="0"/>
                  <w:marBottom w:val="0"/>
                  <w:divBdr>
                    <w:top w:val="single" w:sz="2" w:space="1" w:color="FFFFFF"/>
                    <w:left w:val="single" w:sz="2" w:space="12" w:color="FFFFFF"/>
                    <w:bottom w:val="single" w:sz="2" w:space="1" w:color="FFFFFF"/>
                    <w:right w:val="single" w:sz="2" w:space="4" w:color="FFFFFF"/>
                  </w:divBdr>
                  <w:divsChild>
                    <w:div w:id="35476430">
                      <w:marLeft w:val="0"/>
                      <w:marRight w:val="0"/>
                      <w:marTop w:val="0"/>
                      <w:marBottom w:val="0"/>
                      <w:divBdr>
                        <w:top w:val="none" w:sz="0" w:space="0" w:color="auto"/>
                        <w:left w:val="none" w:sz="0" w:space="0" w:color="auto"/>
                        <w:bottom w:val="none" w:sz="0" w:space="0" w:color="auto"/>
                        <w:right w:val="none" w:sz="0" w:space="0" w:color="auto"/>
                      </w:divBdr>
                    </w:div>
                  </w:divsChild>
                </w:div>
                <w:div w:id="673266873">
                  <w:marLeft w:val="0"/>
                  <w:marRight w:val="0"/>
                  <w:marTop w:val="0"/>
                  <w:marBottom w:val="0"/>
                  <w:divBdr>
                    <w:top w:val="single" w:sz="2" w:space="1" w:color="FFFFFF"/>
                    <w:left w:val="single" w:sz="2" w:space="12" w:color="FFFFFF"/>
                    <w:bottom w:val="single" w:sz="2" w:space="1" w:color="FFFFFF"/>
                    <w:right w:val="single" w:sz="2" w:space="4" w:color="FFFFFF"/>
                  </w:divBdr>
                  <w:divsChild>
                    <w:div w:id="819035249">
                      <w:marLeft w:val="0"/>
                      <w:marRight w:val="0"/>
                      <w:marTop w:val="0"/>
                      <w:marBottom w:val="0"/>
                      <w:divBdr>
                        <w:top w:val="none" w:sz="0" w:space="0" w:color="auto"/>
                        <w:left w:val="none" w:sz="0" w:space="0" w:color="auto"/>
                        <w:bottom w:val="none" w:sz="0" w:space="0" w:color="auto"/>
                        <w:right w:val="none" w:sz="0" w:space="0" w:color="auto"/>
                      </w:divBdr>
                    </w:div>
                  </w:divsChild>
                </w:div>
                <w:div w:id="23790817">
                  <w:marLeft w:val="0"/>
                  <w:marRight w:val="0"/>
                  <w:marTop w:val="0"/>
                  <w:marBottom w:val="0"/>
                  <w:divBdr>
                    <w:top w:val="single" w:sz="2" w:space="1" w:color="FFFFFF"/>
                    <w:left w:val="single" w:sz="2" w:space="12" w:color="FFFFFF"/>
                    <w:bottom w:val="single" w:sz="2" w:space="4" w:color="FFFFFF"/>
                    <w:right w:val="single" w:sz="2" w:space="4" w:color="FFFFFF"/>
                  </w:divBdr>
                  <w:divsChild>
                    <w:div w:id="2898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507665">
          <w:marLeft w:val="0"/>
          <w:marRight w:val="0"/>
          <w:marTop w:val="0"/>
          <w:marBottom w:val="335"/>
          <w:divBdr>
            <w:top w:val="none" w:sz="0" w:space="0" w:color="auto"/>
            <w:left w:val="none" w:sz="0" w:space="0" w:color="auto"/>
            <w:bottom w:val="none" w:sz="0" w:space="0" w:color="auto"/>
            <w:right w:val="none" w:sz="0" w:space="0" w:color="auto"/>
          </w:divBdr>
          <w:divsChild>
            <w:div w:id="1028219886">
              <w:marLeft w:val="0"/>
              <w:marRight w:val="0"/>
              <w:marTop w:val="0"/>
              <w:marBottom w:val="0"/>
              <w:divBdr>
                <w:top w:val="none" w:sz="0" w:space="0" w:color="auto"/>
                <w:left w:val="none" w:sz="0" w:space="0" w:color="auto"/>
                <w:bottom w:val="none" w:sz="0" w:space="0" w:color="auto"/>
                <w:right w:val="none" w:sz="0" w:space="0" w:color="auto"/>
              </w:divBdr>
              <w:divsChild>
                <w:div w:id="529073979">
                  <w:marLeft w:val="0"/>
                  <w:marRight w:val="0"/>
                  <w:marTop w:val="0"/>
                  <w:marBottom w:val="0"/>
                  <w:divBdr>
                    <w:top w:val="single" w:sz="2" w:space="4" w:color="FFFFFF"/>
                    <w:left w:val="single" w:sz="2" w:space="12" w:color="FFFFFF"/>
                    <w:bottom w:val="single" w:sz="2" w:space="1" w:color="FFFFFF"/>
                    <w:right w:val="single" w:sz="2" w:space="4" w:color="FFFFFF"/>
                  </w:divBdr>
                  <w:divsChild>
                    <w:div w:id="656566840">
                      <w:marLeft w:val="0"/>
                      <w:marRight w:val="0"/>
                      <w:marTop w:val="0"/>
                      <w:marBottom w:val="0"/>
                      <w:divBdr>
                        <w:top w:val="none" w:sz="0" w:space="0" w:color="auto"/>
                        <w:left w:val="none" w:sz="0" w:space="0" w:color="auto"/>
                        <w:bottom w:val="none" w:sz="0" w:space="0" w:color="auto"/>
                        <w:right w:val="none" w:sz="0" w:space="0" w:color="auto"/>
                      </w:divBdr>
                    </w:div>
                  </w:divsChild>
                </w:div>
                <w:div w:id="646206600">
                  <w:marLeft w:val="0"/>
                  <w:marRight w:val="0"/>
                  <w:marTop w:val="0"/>
                  <w:marBottom w:val="0"/>
                  <w:divBdr>
                    <w:top w:val="single" w:sz="2" w:space="1" w:color="FFFFFF"/>
                    <w:left w:val="single" w:sz="2" w:space="12" w:color="FFFFFF"/>
                    <w:bottom w:val="single" w:sz="2" w:space="1" w:color="FFFFFF"/>
                    <w:right w:val="single" w:sz="2" w:space="4" w:color="FFFFFF"/>
                  </w:divBdr>
                  <w:divsChild>
                    <w:div w:id="1915311968">
                      <w:marLeft w:val="0"/>
                      <w:marRight w:val="0"/>
                      <w:marTop w:val="0"/>
                      <w:marBottom w:val="0"/>
                      <w:divBdr>
                        <w:top w:val="none" w:sz="0" w:space="0" w:color="auto"/>
                        <w:left w:val="none" w:sz="0" w:space="0" w:color="auto"/>
                        <w:bottom w:val="none" w:sz="0" w:space="0" w:color="auto"/>
                        <w:right w:val="none" w:sz="0" w:space="0" w:color="auto"/>
                      </w:divBdr>
                    </w:div>
                  </w:divsChild>
                </w:div>
                <w:div w:id="332225187">
                  <w:marLeft w:val="0"/>
                  <w:marRight w:val="0"/>
                  <w:marTop w:val="0"/>
                  <w:marBottom w:val="0"/>
                  <w:divBdr>
                    <w:top w:val="single" w:sz="2" w:space="1" w:color="FFFFFF"/>
                    <w:left w:val="single" w:sz="2" w:space="12" w:color="FFFFFF"/>
                    <w:bottom w:val="single" w:sz="2" w:space="1" w:color="FFFFFF"/>
                    <w:right w:val="single" w:sz="2" w:space="4" w:color="FFFFFF"/>
                  </w:divBdr>
                  <w:divsChild>
                    <w:div w:id="24907174">
                      <w:marLeft w:val="0"/>
                      <w:marRight w:val="0"/>
                      <w:marTop w:val="0"/>
                      <w:marBottom w:val="0"/>
                      <w:divBdr>
                        <w:top w:val="none" w:sz="0" w:space="0" w:color="auto"/>
                        <w:left w:val="none" w:sz="0" w:space="0" w:color="auto"/>
                        <w:bottom w:val="none" w:sz="0" w:space="0" w:color="auto"/>
                        <w:right w:val="none" w:sz="0" w:space="0" w:color="auto"/>
                      </w:divBdr>
                    </w:div>
                  </w:divsChild>
                </w:div>
                <w:div w:id="260458829">
                  <w:marLeft w:val="0"/>
                  <w:marRight w:val="0"/>
                  <w:marTop w:val="0"/>
                  <w:marBottom w:val="0"/>
                  <w:divBdr>
                    <w:top w:val="single" w:sz="2" w:space="1" w:color="FFFFFF"/>
                    <w:left w:val="single" w:sz="2" w:space="12" w:color="FFFFFF"/>
                    <w:bottom w:val="single" w:sz="2" w:space="1" w:color="FFFFFF"/>
                    <w:right w:val="single" w:sz="2" w:space="4" w:color="FFFFFF"/>
                  </w:divBdr>
                  <w:divsChild>
                    <w:div w:id="918321795">
                      <w:marLeft w:val="0"/>
                      <w:marRight w:val="0"/>
                      <w:marTop w:val="0"/>
                      <w:marBottom w:val="0"/>
                      <w:divBdr>
                        <w:top w:val="none" w:sz="0" w:space="0" w:color="auto"/>
                        <w:left w:val="none" w:sz="0" w:space="0" w:color="auto"/>
                        <w:bottom w:val="none" w:sz="0" w:space="0" w:color="auto"/>
                        <w:right w:val="none" w:sz="0" w:space="0" w:color="auto"/>
                      </w:divBdr>
                    </w:div>
                  </w:divsChild>
                </w:div>
                <w:div w:id="1289776860">
                  <w:marLeft w:val="0"/>
                  <w:marRight w:val="0"/>
                  <w:marTop w:val="0"/>
                  <w:marBottom w:val="0"/>
                  <w:divBdr>
                    <w:top w:val="single" w:sz="2" w:space="1" w:color="FFFFFF"/>
                    <w:left w:val="single" w:sz="2" w:space="12" w:color="FFFFFF"/>
                    <w:bottom w:val="single" w:sz="2" w:space="1" w:color="FFFFFF"/>
                    <w:right w:val="single" w:sz="2" w:space="4" w:color="FFFFFF"/>
                  </w:divBdr>
                  <w:divsChild>
                    <w:div w:id="578177365">
                      <w:marLeft w:val="0"/>
                      <w:marRight w:val="0"/>
                      <w:marTop w:val="0"/>
                      <w:marBottom w:val="0"/>
                      <w:divBdr>
                        <w:top w:val="none" w:sz="0" w:space="0" w:color="auto"/>
                        <w:left w:val="none" w:sz="0" w:space="0" w:color="auto"/>
                        <w:bottom w:val="none" w:sz="0" w:space="0" w:color="auto"/>
                        <w:right w:val="none" w:sz="0" w:space="0" w:color="auto"/>
                      </w:divBdr>
                    </w:div>
                  </w:divsChild>
                </w:div>
                <w:div w:id="294484530">
                  <w:marLeft w:val="0"/>
                  <w:marRight w:val="0"/>
                  <w:marTop w:val="0"/>
                  <w:marBottom w:val="0"/>
                  <w:divBdr>
                    <w:top w:val="single" w:sz="2" w:space="1" w:color="FFFFFF"/>
                    <w:left w:val="single" w:sz="2" w:space="12" w:color="FFFFFF"/>
                    <w:bottom w:val="single" w:sz="2" w:space="1" w:color="FFFFFF"/>
                    <w:right w:val="single" w:sz="2" w:space="4" w:color="FFFFFF"/>
                  </w:divBdr>
                  <w:divsChild>
                    <w:div w:id="536311133">
                      <w:marLeft w:val="0"/>
                      <w:marRight w:val="0"/>
                      <w:marTop w:val="0"/>
                      <w:marBottom w:val="0"/>
                      <w:divBdr>
                        <w:top w:val="none" w:sz="0" w:space="0" w:color="auto"/>
                        <w:left w:val="none" w:sz="0" w:space="0" w:color="auto"/>
                        <w:bottom w:val="none" w:sz="0" w:space="0" w:color="auto"/>
                        <w:right w:val="none" w:sz="0" w:space="0" w:color="auto"/>
                      </w:divBdr>
                    </w:div>
                  </w:divsChild>
                </w:div>
                <w:div w:id="1726946365">
                  <w:marLeft w:val="0"/>
                  <w:marRight w:val="0"/>
                  <w:marTop w:val="0"/>
                  <w:marBottom w:val="0"/>
                  <w:divBdr>
                    <w:top w:val="single" w:sz="2" w:space="1" w:color="FFFFFF"/>
                    <w:left w:val="single" w:sz="2" w:space="12" w:color="FFFFFF"/>
                    <w:bottom w:val="single" w:sz="2" w:space="1" w:color="FFFFFF"/>
                    <w:right w:val="single" w:sz="2" w:space="4" w:color="FFFFFF"/>
                  </w:divBdr>
                  <w:divsChild>
                    <w:div w:id="195696954">
                      <w:marLeft w:val="0"/>
                      <w:marRight w:val="0"/>
                      <w:marTop w:val="0"/>
                      <w:marBottom w:val="0"/>
                      <w:divBdr>
                        <w:top w:val="none" w:sz="0" w:space="0" w:color="auto"/>
                        <w:left w:val="none" w:sz="0" w:space="0" w:color="auto"/>
                        <w:bottom w:val="none" w:sz="0" w:space="0" w:color="auto"/>
                        <w:right w:val="none" w:sz="0" w:space="0" w:color="auto"/>
                      </w:divBdr>
                    </w:div>
                  </w:divsChild>
                </w:div>
                <w:div w:id="548878109">
                  <w:marLeft w:val="0"/>
                  <w:marRight w:val="0"/>
                  <w:marTop w:val="0"/>
                  <w:marBottom w:val="0"/>
                  <w:divBdr>
                    <w:top w:val="single" w:sz="2" w:space="1" w:color="FFFFFF"/>
                    <w:left w:val="single" w:sz="2" w:space="12" w:color="FFFFFF"/>
                    <w:bottom w:val="single" w:sz="2" w:space="1" w:color="FFFFFF"/>
                    <w:right w:val="single" w:sz="2" w:space="4" w:color="FFFFFF"/>
                  </w:divBdr>
                  <w:divsChild>
                    <w:div w:id="1741249576">
                      <w:marLeft w:val="0"/>
                      <w:marRight w:val="0"/>
                      <w:marTop w:val="0"/>
                      <w:marBottom w:val="0"/>
                      <w:divBdr>
                        <w:top w:val="none" w:sz="0" w:space="0" w:color="auto"/>
                        <w:left w:val="none" w:sz="0" w:space="0" w:color="auto"/>
                        <w:bottom w:val="none" w:sz="0" w:space="0" w:color="auto"/>
                        <w:right w:val="none" w:sz="0" w:space="0" w:color="auto"/>
                      </w:divBdr>
                    </w:div>
                  </w:divsChild>
                </w:div>
                <w:div w:id="1002857118">
                  <w:marLeft w:val="0"/>
                  <w:marRight w:val="0"/>
                  <w:marTop w:val="0"/>
                  <w:marBottom w:val="0"/>
                  <w:divBdr>
                    <w:top w:val="single" w:sz="2" w:space="1" w:color="FFFFFF"/>
                    <w:left w:val="single" w:sz="2" w:space="12" w:color="FFFFFF"/>
                    <w:bottom w:val="single" w:sz="2" w:space="1" w:color="FFFFFF"/>
                    <w:right w:val="single" w:sz="2" w:space="4" w:color="FFFFFF"/>
                  </w:divBdr>
                  <w:divsChild>
                    <w:div w:id="1709380604">
                      <w:marLeft w:val="0"/>
                      <w:marRight w:val="0"/>
                      <w:marTop w:val="0"/>
                      <w:marBottom w:val="0"/>
                      <w:divBdr>
                        <w:top w:val="none" w:sz="0" w:space="0" w:color="auto"/>
                        <w:left w:val="none" w:sz="0" w:space="0" w:color="auto"/>
                        <w:bottom w:val="none" w:sz="0" w:space="0" w:color="auto"/>
                        <w:right w:val="none" w:sz="0" w:space="0" w:color="auto"/>
                      </w:divBdr>
                    </w:div>
                  </w:divsChild>
                </w:div>
                <w:div w:id="421997643">
                  <w:marLeft w:val="0"/>
                  <w:marRight w:val="0"/>
                  <w:marTop w:val="0"/>
                  <w:marBottom w:val="0"/>
                  <w:divBdr>
                    <w:top w:val="single" w:sz="2" w:space="1" w:color="FFFFFF"/>
                    <w:left w:val="single" w:sz="2" w:space="12" w:color="FFFFFF"/>
                    <w:bottom w:val="single" w:sz="2" w:space="1" w:color="FFFFFF"/>
                    <w:right w:val="single" w:sz="2" w:space="4" w:color="FFFFFF"/>
                  </w:divBdr>
                  <w:divsChild>
                    <w:div w:id="2042784279">
                      <w:marLeft w:val="0"/>
                      <w:marRight w:val="0"/>
                      <w:marTop w:val="0"/>
                      <w:marBottom w:val="0"/>
                      <w:divBdr>
                        <w:top w:val="none" w:sz="0" w:space="0" w:color="auto"/>
                        <w:left w:val="none" w:sz="0" w:space="0" w:color="auto"/>
                        <w:bottom w:val="none" w:sz="0" w:space="0" w:color="auto"/>
                        <w:right w:val="none" w:sz="0" w:space="0" w:color="auto"/>
                      </w:divBdr>
                    </w:div>
                  </w:divsChild>
                </w:div>
                <w:div w:id="879171806">
                  <w:marLeft w:val="0"/>
                  <w:marRight w:val="0"/>
                  <w:marTop w:val="0"/>
                  <w:marBottom w:val="0"/>
                  <w:divBdr>
                    <w:top w:val="single" w:sz="2" w:space="1" w:color="FFFFFF"/>
                    <w:left w:val="single" w:sz="2" w:space="12" w:color="FFFFFF"/>
                    <w:bottom w:val="single" w:sz="2" w:space="1" w:color="FFFFFF"/>
                    <w:right w:val="single" w:sz="2" w:space="4" w:color="FFFFFF"/>
                  </w:divBdr>
                  <w:divsChild>
                    <w:div w:id="1498881504">
                      <w:marLeft w:val="0"/>
                      <w:marRight w:val="0"/>
                      <w:marTop w:val="0"/>
                      <w:marBottom w:val="0"/>
                      <w:divBdr>
                        <w:top w:val="none" w:sz="0" w:space="0" w:color="auto"/>
                        <w:left w:val="none" w:sz="0" w:space="0" w:color="auto"/>
                        <w:bottom w:val="none" w:sz="0" w:space="0" w:color="auto"/>
                        <w:right w:val="none" w:sz="0" w:space="0" w:color="auto"/>
                      </w:divBdr>
                    </w:div>
                  </w:divsChild>
                </w:div>
                <w:div w:id="1385714463">
                  <w:marLeft w:val="0"/>
                  <w:marRight w:val="0"/>
                  <w:marTop w:val="0"/>
                  <w:marBottom w:val="0"/>
                  <w:divBdr>
                    <w:top w:val="single" w:sz="2" w:space="1" w:color="FFFFFF"/>
                    <w:left w:val="single" w:sz="2" w:space="12" w:color="FFFFFF"/>
                    <w:bottom w:val="single" w:sz="2" w:space="1" w:color="FFFFFF"/>
                    <w:right w:val="single" w:sz="2" w:space="4" w:color="FFFFFF"/>
                  </w:divBdr>
                  <w:divsChild>
                    <w:div w:id="343629366">
                      <w:marLeft w:val="0"/>
                      <w:marRight w:val="0"/>
                      <w:marTop w:val="0"/>
                      <w:marBottom w:val="0"/>
                      <w:divBdr>
                        <w:top w:val="none" w:sz="0" w:space="0" w:color="auto"/>
                        <w:left w:val="none" w:sz="0" w:space="0" w:color="auto"/>
                        <w:bottom w:val="none" w:sz="0" w:space="0" w:color="auto"/>
                        <w:right w:val="none" w:sz="0" w:space="0" w:color="auto"/>
                      </w:divBdr>
                    </w:div>
                  </w:divsChild>
                </w:div>
                <w:div w:id="1443454015">
                  <w:marLeft w:val="0"/>
                  <w:marRight w:val="0"/>
                  <w:marTop w:val="0"/>
                  <w:marBottom w:val="0"/>
                  <w:divBdr>
                    <w:top w:val="single" w:sz="2" w:space="1" w:color="FFFFFF"/>
                    <w:left w:val="single" w:sz="2" w:space="12" w:color="FFFFFF"/>
                    <w:bottom w:val="single" w:sz="2" w:space="1" w:color="FFFFFF"/>
                    <w:right w:val="single" w:sz="2" w:space="4" w:color="FFFFFF"/>
                  </w:divBdr>
                  <w:divsChild>
                    <w:div w:id="1918322662">
                      <w:marLeft w:val="0"/>
                      <w:marRight w:val="0"/>
                      <w:marTop w:val="0"/>
                      <w:marBottom w:val="0"/>
                      <w:divBdr>
                        <w:top w:val="none" w:sz="0" w:space="0" w:color="auto"/>
                        <w:left w:val="none" w:sz="0" w:space="0" w:color="auto"/>
                        <w:bottom w:val="none" w:sz="0" w:space="0" w:color="auto"/>
                        <w:right w:val="none" w:sz="0" w:space="0" w:color="auto"/>
                      </w:divBdr>
                    </w:div>
                  </w:divsChild>
                </w:div>
                <w:div w:id="756638051">
                  <w:marLeft w:val="0"/>
                  <w:marRight w:val="0"/>
                  <w:marTop w:val="0"/>
                  <w:marBottom w:val="0"/>
                  <w:divBdr>
                    <w:top w:val="single" w:sz="2" w:space="1" w:color="FFFFFF"/>
                    <w:left w:val="single" w:sz="2" w:space="12" w:color="FFFFFF"/>
                    <w:bottom w:val="single" w:sz="2" w:space="1" w:color="FFFFFF"/>
                    <w:right w:val="single" w:sz="2" w:space="4" w:color="FFFFFF"/>
                  </w:divBdr>
                  <w:divsChild>
                    <w:div w:id="318734002">
                      <w:marLeft w:val="0"/>
                      <w:marRight w:val="0"/>
                      <w:marTop w:val="0"/>
                      <w:marBottom w:val="0"/>
                      <w:divBdr>
                        <w:top w:val="none" w:sz="0" w:space="0" w:color="auto"/>
                        <w:left w:val="none" w:sz="0" w:space="0" w:color="auto"/>
                        <w:bottom w:val="none" w:sz="0" w:space="0" w:color="auto"/>
                        <w:right w:val="none" w:sz="0" w:space="0" w:color="auto"/>
                      </w:divBdr>
                    </w:div>
                  </w:divsChild>
                </w:div>
                <w:div w:id="727387960">
                  <w:marLeft w:val="0"/>
                  <w:marRight w:val="0"/>
                  <w:marTop w:val="0"/>
                  <w:marBottom w:val="0"/>
                  <w:divBdr>
                    <w:top w:val="single" w:sz="2" w:space="1" w:color="FFFFFF"/>
                    <w:left w:val="single" w:sz="2" w:space="12" w:color="FFFFFF"/>
                    <w:bottom w:val="single" w:sz="2" w:space="1" w:color="FFFFFF"/>
                    <w:right w:val="single" w:sz="2" w:space="4" w:color="FFFFFF"/>
                  </w:divBdr>
                  <w:divsChild>
                    <w:div w:id="1020207965">
                      <w:marLeft w:val="0"/>
                      <w:marRight w:val="0"/>
                      <w:marTop w:val="0"/>
                      <w:marBottom w:val="0"/>
                      <w:divBdr>
                        <w:top w:val="none" w:sz="0" w:space="0" w:color="auto"/>
                        <w:left w:val="none" w:sz="0" w:space="0" w:color="auto"/>
                        <w:bottom w:val="none" w:sz="0" w:space="0" w:color="auto"/>
                        <w:right w:val="none" w:sz="0" w:space="0" w:color="auto"/>
                      </w:divBdr>
                    </w:div>
                  </w:divsChild>
                </w:div>
                <w:div w:id="637538451">
                  <w:marLeft w:val="0"/>
                  <w:marRight w:val="0"/>
                  <w:marTop w:val="0"/>
                  <w:marBottom w:val="0"/>
                  <w:divBdr>
                    <w:top w:val="single" w:sz="2" w:space="1" w:color="FFFFFF"/>
                    <w:left w:val="single" w:sz="2" w:space="12" w:color="FFFFFF"/>
                    <w:bottom w:val="single" w:sz="2" w:space="1" w:color="FFFFFF"/>
                    <w:right w:val="single" w:sz="2" w:space="4" w:color="FFFFFF"/>
                  </w:divBdr>
                  <w:divsChild>
                    <w:div w:id="1813907678">
                      <w:marLeft w:val="0"/>
                      <w:marRight w:val="0"/>
                      <w:marTop w:val="0"/>
                      <w:marBottom w:val="0"/>
                      <w:divBdr>
                        <w:top w:val="none" w:sz="0" w:space="0" w:color="auto"/>
                        <w:left w:val="none" w:sz="0" w:space="0" w:color="auto"/>
                        <w:bottom w:val="none" w:sz="0" w:space="0" w:color="auto"/>
                        <w:right w:val="none" w:sz="0" w:space="0" w:color="auto"/>
                      </w:divBdr>
                    </w:div>
                  </w:divsChild>
                </w:div>
                <w:div w:id="1409383781">
                  <w:marLeft w:val="0"/>
                  <w:marRight w:val="0"/>
                  <w:marTop w:val="0"/>
                  <w:marBottom w:val="0"/>
                  <w:divBdr>
                    <w:top w:val="single" w:sz="2" w:space="1" w:color="FFFFFF"/>
                    <w:left w:val="single" w:sz="2" w:space="12" w:color="FFFFFF"/>
                    <w:bottom w:val="single" w:sz="2" w:space="4" w:color="FFFFFF"/>
                    <w:right w:val="single" w:sz="2" w:space="4" w:color="FFFFFF"/>
                  </w:divBdr>
                  <w:divsChild>
                    <w:div w:id="175682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967751">
      <w:bodyDiv w:val="1"/>
      <w:marLeft w:val="0"/>
      <w:marRight w:val="0"/>
      <w:marTop w:val="0"/>
      <w:marBottom w:val="0"/>
      <w:divBdr>
        <w:top w:val="none" w:sz="0" w:space="0" w:color="auto"/>
        <w:left w:val="none" w:sz="0" w:space="0" w:color="auto"/>
        <w:bottom w:val="none" w:sz="0" w:space="0" w:color="auto"/>
        <w:right w:val="none" w:sz="0" w:space="0" w:color="auto"/>
      </w:divBdr>
      <w:divsChild>
        <w:div w:id="1084885537">
          <w:marLeft w:val="0"/>
          <w:marRight w:val="0"/>
          <w:marTop w:val="0"/>
          <w:marBottom w:val="0"/>
          <w:divBdr>
            <w:top w:val="none" w:sz="0" w:space="0" w:color="auto"/>
            <w:left w:val="none" w:sz="0" w:space="0" w:color="auto"/>
            <w:bottom w:val="none" w:sz="0" w:space="0" w:color="auto"/>
            <w:right w:val="none" w:sz="0" w:space="0" w:color="auto"/>
          </w:divBdr>
        </w:div>
        <w:div w:id="423649939">
          <w:marLeft w:val="0"/>
          <w:marRight w:val="0"/>
          <w:marTop w:val="0"/>
          <w:marBottom w:val="335"/>
          <w:divBdr>
            <w:top w:val="none" w:sz="0" w:space="0" w:color="auto"/>
            <w:left w:val="none" w:sz="0" w:space="0" w:color="auto"/>
            <w:bottom w:val="none" w:sz="0" w:space="0" w:color="auto"/>
            <w:right w:val="none" w:sz="0" w:space="0" w:color="auto"/>
          </w:divBdr>
          <w:divsChild>
            <w:div w:id="2026058129">
              <w:marLeft w:val="0"/>
              <w:marRight w:val="0"/>
              <w:marTop w:val="0"/>
              <w:marBottom w:val="0"/>
              <w:divBdr>
                <w:top w:val="none" w:sz="0" w:space="0" w:color="auto"/>
                <w:left w:val="none" w:sz="0" w:space="0" w:color="auto"/>
                <w:bottom w:val="none" w:sz="0" w:space="0" w:color="auto"/>
                <w:right w:val="none" w:sz="0" w:space="0" w:color="auto"/>
              </w:divBdr>
              <w:divsChild>
                <w:div w:id="993485736">
                  <w:marLeft w:val="0"/>
                  <w:marRight w:val="0"/>
                  <w:marTop w:val="0"/>
                  <w:marBottom w:val="0"/>
                  <w:divBdr>
                    <w:top w:val="single" w:sz="2" w:space="4" w:color="FFFFFF"/>
                    <w:left w:val="single" w:sz="2" w:space="12" w:color="FFFFFF"/>
                    <w:bottom w:val="single" w:sz="2" w:space="1" w:color="FFFFFF"/>
                    <w:right w:val="single" w:sz="2" w:space="4" w:color="FFFFFF"/>
                  </w:divBdr>
                  <w:divsChild>
                    <w:div w:id="460808267">
                      <w:marLeft w:val="0"/>
                      <w:marRight w:val="0"/>
                      <w:marTop w:val="0"/>
                      <w:marBottom w:val="0"/>
                      <w:divBdr>
                        <w:top w:val="none" w:sz="0" w:space="0" w:color="auto"/>
                        <w:left w:val="none" w:sz="0" w:space="0" w:color="auto"/>
                        <w:bottom w:val="none" w:sz="0" w:space="0" w:color="auto"/>
                        <w:right w:val="none" w:sz="0" w:space="0" w:color="auto"/>
                      </w:divBdr>
                    </w:div>
                  </w:divsChild>
                </w:div>
                <w:div w:id="931164886">
                  <w:marLeft w:val="0"/>
                  <w:marRight w:val="0"/>
                  <w:marTop w:val="0"/>
                  <w:marBottom w:val="0"/>
                  <w:divBdr>
                    <w:top w:val="single" w:sz="2" w:space="1" w:color="FFFFFF"/>
                    <w:left w:val="single" w:sz="2" w:space="12" w:color="FFFFFF"/>
                    <w:bottom w:val="single" w:sz="2" w:space="1" w:color="FFFFFF"/>
                    <w:right w:val="single" w:sz="2" w:space="4" w:color="FFFFFF"/>
                  </w:divBdr>
                  <w:divsChild>
                    <w:div w:id="930551080">
                      <w:marLeft w:val="0"/>
                      <w:marRight w:val="0"/>
                      <w:marTop w:val="0"/>
                      <w:marBottom w:val="0"/>
                      <w:divBdr>
                        <w:top w:val="none" w:sz="0" w:space="0" w:color="auto"/>
                        <w:left w:val="none" w:sz="0" w:space="0" w:color="auto"/>
                        <w:bottom w:val="none" w:sz="0" w:space="0" w:color="auto"/>
                        <w:right w:val="none" w:sz="0" w:space="0" w:color="auto"/>
                      </w:divBdr>
                    </w:div>
                  </w:divsChild>
                </w:div>
                <w:div w:id="1108350361">
                  <w:marLeft w:val="0"/>
                  <w:marRight w:val="0"/>
                  <w:marTop w:val="0"/>
                  <w:marBottom w:val="0"/>
                  <w:divBdr>
                    <w:top w:val="single" w:sz="2" w:space="1" w:color="FFFFFF"/>
                    <w:left w:val="single" w:sz="2" w:space="12" w:color="FFFFFF"/>
                    <w:bottom w:val="single" w:sz="2" w:space="1" w:color="FFFFFF"/>
                    <w:right w:val="single" w:sz="2" w:space="4" w:color="FFFFFF"/>
                  </w:divBdr>
                  <w:divsChild>
                    <w:div w:id="762534897">
                      <w:marLeft w:val="0"/>
                      <w:marRight w:val="0"/>
                      <w:marTop w:val="0"/>
                      <w:marBottom w:val="0"/>
                      <w:divBdr>
                        <w:top w:val="none" w:sz="0" w:space="0" w:color="auto"/>
                        <w:left w:val="none" w:sz="0" w:space="0" w:color="auto"/>
                        <w:bottom w:val="none" w:sz="0" w:space="0" w:color="auto"/>
                        <w:right w:val="none" w:sz="0" w:space="0" w:color="auto"/>
                      </w:divBdr>
                    </w:div>
                  </w:divsChild>
                </w:div>
                <w:div w:id="1622416536">
                  <w:marLeft w:val="0"/>
                  <w:marRight w:val="0"/>
                  <w:marTop w:val="0"/>
                  <w:marBottom w:val="0"/>
                  <w:divBdr>
                    <w:top w:val="single" w:sz="2" w:space="1" w:color="FFFFFF"/>
                    <w:left w:val="single" w:sz="2" w:space="12" w:color="FFFFFF"/>
                    <w:bottom w:val="single" w:sz="2" w:space="1" w:color="FFFFFF"/>
                    <w:right w:val="single" w:sz="2" w:space="4" w:color="FFFFFF"/>
                  </w:divBdr>
                  <w:divsChild>
                    <w:div w:id="696127031">
                      <w:marLeft w:val="0"/>
                      <w:marRight w:val="0"/>
                      <w:marTop w:val="0"/>
                      <w:marBottom w:val="0"/>
                      <w:divBdr>
                        <w:top w:val="none" w:sz="0" w:space="0" w:color="auto"/>
                        <w:left w:val="none" w:sz="0" w:space="0" w:color="auto"/>
                        <w:bottom w:val="none" w:sz="0" w:space="0" w:color="auto"/>
                        <w:right w:val="none" w:sz="0" w:space="0" w:color="auto"/>
                      </w:divBdr>
                    </w:div>
                  </w:divsChild>
                </w:div>
                <w:div w:id="1496918470">
                  <w:marLeft w:val="0"/>
                  <w:marRight w:val="0"/>
                  <w:marTop w:val="0"/>
                  <w:marBottom w:val="0"/>
                  <w:divBdr>
                    <w:top w:val="single" w:sz="2" w:space="1" w:color="FFFFFF"/>
                    <w:left w:val="single" w:sz="2" w:space="12" w:color="FFFFFF"/>
                    <w:bottom w:val="single" w:sz="2" w:space="1" w:color="FFFFFF"/>
                    <w:right w:val="single" w:sz="2" w:space="4" w:color="FFFFFF"/>
                  </w:divBdr>
                  <w:divsChild>
                    <w:div w:id="1989246337">
                      <w:marLeft w:val="0"/>
                      <w:marRight w:val="0"/>
                      <w:marTop w:val="0"/>
                      <w:marBottom w:val="0"/>
                      <w:divBdr>
                        <w:top w:val="none" w:sz="0" w:space="0" w:color="auto"/>
                        <w:left w:val="none" w:sz="0" w:space="0" w:color="auto"/>
                        <w:bottom w:val="none" w:sz="0" w:space="0" w:color="auto"/>
                        <w:right w:val="none" w:sz="0" w:space="0" w:color="auto"/>
                      </w:divBdr>
                    </w:div>
                  </w:divsChild>
                </w:div>
                <w:div w:id="872420881">
                  <w:marLeft w:val="0"/>
                  <w:marRight w:val="0"/>
                  <w:marTop w:val="0"/>
                  <w:marBottom w:val="0"/>
                  <w:divBdr>
                    <w:top w:val="single" w:sz="2" w:space="1" w:color="FFFFFF"/>
                    <w:left w:val="single" w:sz="2" w:space="12" w:color="FFFFFF"/>
                    <w:bottom w:val="single" w:sz="2" w:space="1" w:color="FFFFFF"/>
                    <w:right w:val="single" w:sz="2" w:space="4" w:color="FFFFFF"/>
                  </w:divBdr>
                  <w:divsChild>
                    <w:div w:id="830678971">
                      <w:marLeft w:val="0"/>
                      <w:marRight w:val="0"/>
                      <w:marTop w:val="0"/>
                      <w:marBottom w:val="0"/>
                      <w:divBdr>
                        <w:top w:val="none" w:sz="0" w:space="0" w:color="auto"/>
                        <w:left w:val="none" w:sz="0" w:space="0" w:color="auto"/>
                        <w:bottom w:val="none" w:sz="0" w:space="0" w:color="auto"/>
                        <w:right w:val="none" w:sz="0" w:space="0" w:color="auto"/>
                      </w:divBdr>
                    </w:div>
                  </w:divsChild>
                </w:div>
                <w:div w:id="2061317594">
                  <w:marLeft w:val="0"/>
                  <w:marRight w:val="0"/>
                  <w:marTop w:val="0"/>
                  <w:marBottom w:val="0"/>
                  <w:divBdr>
                    <w:top w:val="single" w:sz="2" w:space="1" w:color="FFFFFF"/>
                    <w:left w:val="single" w:sz="2" w:space="12" w:color="FFFFFF"/>
                    <w:bottom w:val="single" w:sz="2" w:space="1" w:color="FFFFFF"/>
                    <w:right w:val="single" w:sz="2" w:space="4" w:color="FFFFFF"/>
                  </w:divBdr>
                  <w:divsChild>
                    <w:div w:id="665478097">
                      <w:marLeft w:val="0"/>
                      <w:marRight w:val="0"/>
                      <w:marTop w:val="0"/>
                      <w:marBottom w:val="0"/>
                      <w:divBdr>
                        <w:top w:val="none" w:sz="0" w:space="0" w:color="auto"/>
                        <w:left w:val="none" w:sz="0" w:space="0" w:color="auto"/>
                        <w:bottom w:val="none" w:sz="0" w:space="0" w:color="auto"/>
                        <w:right w:val="none" w:sz="0" w:space="0" w:color="auto"/>
                      </w:divBdr>
                    </w:div>
                  </w:divsChild>
                </w:div>
                <w:div w:id="250772767">
                  <w:marLeft w:val="0"/>
                  <w:marRight w:val="0"/>
                  <w:marTop w:val="0"/>
                  <w:marBottom w:val="0"/>
                  <w:divBdr>
                    <w:top w:val="single" w:sz="2" w:space="1" w:color="FFFFFF"/>
                    <w:left w:val="single" w:sz="2" w:space="12" w:color="FFFFFF"/>
                    <w:bottom w:val="single" w:sz="2" w:space="1" w:color="FFFFFF"/>
                    <w:right w:val="single" w:sz="2" w:space="4" w:color="FFFFFF"/>
                  </w:divBdr>
                  <w:divsChild>
                    <w:div w:id="1926957154">
                      <w:marLeft w:val="0"/>
                      <w:marRight w:val="0"/>
                      <w:marTop w:val="0"/>
                      <w:marBottom w:val="0"/>
                      <w:divBdr>
                        <w:top w:val="none" w:sz="0" w:space="0" w:color="auto"/>
                        <w:left w:val="none" w:sz="0" w:space="0" w:color="auto"/>
                        <w:bottom w:val="none" w:sz="0" w:space="0" w:color="auto"/>
                        <w:right w:val="none" w:sz="0" w:space="0" w:color="auto"/>
                      </w:divBdr>
                    </w:div>
                  </w:divsChild>
                </w:div>
                <w:div w:id="673846727">
                  <w:marLeft w:val="0"/>
                  <w:marRight w:val="0"/>
                  <w:marTop w:val="0"/>
                  <w:marBottom w:val="0"/>
                  <w:divBdr>
                    <w:top w:val="single" w:sz="2" w:space="1" w:color="FFFFFF"/>
                    <w:left w:val="single" w:sz="2" w:space="12" w:color="FFFFFF"/>
                    <w:bottom w:val="single" w:sz="2" w:space="1" w:color="FFFFFF"/>
                    <w:right w:val="single" w:sz="2" w:space="4" w:color="FFFFFF"/>
                  </w:divBdr>
                  <w:divsChild>
                    <w:div w:id="737555410">
                      <w:marLeft w:val="0"/>
                      <w:marRight w:val="0"/>
                      <w:marTop w:val="0"/>
                      <w:marBottom w:val="0"/>
                      <w:divBdr>
                        <w:top w:val="none" w:sz="0" w:space="0" w:color="auto"/>
                        <w:left w:val="none" w:sz="0" w:space="0" w:color="auto"/>
                        <w:bottom w:val="none" w:sz="0" w:space="0" w:color="auto"/>
                        <w:right w:val="none" w:sz="0" w:space="0" w:color="auto"/>
                      </w:divBdr>
                    </w:div>
                  </w:divsChild>
                </w:div>
                <w:div w:id="738870619">
                  <w:marLeft w:val="0"/>
                  <w:marRight w:val="0"/>
                  <w:marTop w:val="0"/>
                  <w:marBottom w:val="0"/>
                  <w:divBdr>
                    <w:top w:val="single" w:sz="2" w:space="1" w:color="FFFFFF"/>
                    <w:left w:val="single" w:sz="2" w:space="12" w:color="FFFFFF"/>
                    <w:bottom w:val="single" w:sz="2" w:space="1" w:color="FFFFFF"/>
                    <w:right w:val="single" w:sz="2" w:space="4" w:color="FFFFFF"/>
                  </w:divBdr>
                  <w:divsChild>
                    <w:div w:id="185756520">
                      <w:marLeft w:val="0"/>
                      <w:marRight w:val="0"/>
                      <w:marTop w:val="0"/>
                      <w:marBottom w:val="0"/>
                      <w:divBdr>
                        <w:top w:val="none" w:sz="0" w:space="0" w:color="auto"/>
                        <w:left w:val="none" w:sz="0" w:space="0" w:color="auto"/>
                        <w:bottom w:val="none" w:sz="0" w:space="0" w:color="auto"/>
                        <w:right w:val="none" w:sz="0" w:space="0" w:color="auto"/>
                      </w:divBdr>
                    </w:div>
                  </w:divsChild>
                </w:div>
                <w:div w:id="92944157">
                  <w:marLeft w:val="0"/>
                  <w:marRight w:val="0"/>
                  <w:marTop w:val="0"/>
                  <w:marBottom w:val="0"/>
                  <w:divBdr>
                    <w:top w:val="single" w:sz="2" w:space="1" w:color="FFFFFF"/>
                    <w:left w:val="single" w:sz="2" w:space="12" w:color="FFFFFF"/>
                    <w:bottom w:val="single" w:sz="2" w:space="1" w:color="FFFFFF"/>
                    <w:right w:val="single" w:sz="2" w:space="4" w:color="FFFFFF"/>
                  </w:divBdr>
                  <w:divsChild>
                    <w:div w:id="1311641054">
                      <w:marLeft w:val="0"/>
                      <w:marRight w:val="0"/>
                      <w:marTop w:val="0"/>
                      <w:marBottom w:val="0"/>
                      <w:divBdr>
                        <w:top w:val="none" w:sz="0" w:space="0" w:color="auto"/>
                        <w:left w:val="none" w:sz="0" w:space="0" w:color="auto"/>
                        <w:bottom w:val="none" w:sz="0" w:space="0" w:color="auto"/>
                        <w:right w:val="none" w:sz="0" w:space="0" w:color="auto"/>
                      </w:divBdr>
                    </w:div>
                  </w:divsChild>
                </w:div>
                <w:div w:id="518741234">
                  <w:marLeft w:val="0"/>
                  <w:marRight w:val="0"/>
                  <w:marTop w:val="0"/>
                  <w:marBottom w:val="0"/>
                  <w:divBdr>
                    <w:top w:val="single" w:sz="2" w:space="1" w:color="FFFFFF"/>
                    <w:left w:val="single" w:sz="2" w:space="12" w:color="FFFFFF"/>
                    <w:bottom w:val="single" w:sz="2" w:space="1" w:color="FFFFFF"/>
                    <w:right w:val="single" w:sz="2" w:space="4" w:color="FFFFFF"/>
                  </w:divBdr>
                  <w:divsChild>
                    <w:div w:id="1657950378">
                      <w:marLeft w:val="0"/>
                      <w:marRight w:val="0"/>
                      <w:marTop w:val="0"/>
                      <w:marBottom w:val="0"/>
                      <w:divBdr>
                        <w:top w:val="none" w:sz="0" w:space="0" w:color="auto"/>
                        <w:left w:val="none" w:sz="0" w:space="0" w:color="auto"/>
                        <w:bottom w:val="none" w:sz="0" w:space="0" w:color="auto"/>
                        <w:right w:val="none" w:sz="0" w:space="0" w:color="auto"/>
                      </w:divBdr>
                    </w:div>
                  </w:divsChild>
                </w:div>
                <w:div w:id="1368682475">
                  <w:marLeft w:val="0"/>
                  <w:marRight w:val="0"/>
                  <w:marTop w:val="0"/>
                  <w:marBottom w:val="0"/>
                  <w:divBdr>
                    <w:top w:val="single" w:sz="2" w:space="1" w:color="FFFFFF"/>
                    <w:left w:val="single" w:sz="2" w:space="12" w:color="FFFFFF"/>
                    <w:bottom w:val="single" w:sz="2" w:space="1" w:color="FFFFFF"/>
                    <w:right w:val="single" w:sz="2" w:space="4" w:color="FFFFFF"/>
                  </w:divBdr>
                  <w:divsChild>
                    <w:div w:id="1673069210">
                      <w:marLeft w:val="0"/>
                      <w:marRight w:val="0"/>
                      <w:marTop w:val="0"/>
                      <w:marBottom w:val="0"/>
                      <w:divBdr>
                        <w:top w:val="none" w:sz="0" w:space="0" w:color="auto"/>
                        <w:left w:val="none" w:sz="0" w:space="0" w:color="auto"/>
                        <w:bottom w:val="none" w:sz="0" w:space="0" w:color="auto"/>
                        <w:right w:val="none" w:sz="0" w:space="0" w:color="auto"/>
                      </w:divBdr>
                    </w:div>
                  </w:divsChild>
                </w:div>
                <w:div w:id="2056466232">
                  <w:marLeft w:val="0"/>
                  <w:marRight w:val="0"/>
                  <w:marTop w:val="0"/>
                  <w:marBottom w:val="0"/>
                  <w:divBdr>
                    <w:top w:val="single" w:sz="2" w:space="1" w:color="FFFFFF"/>
                    <w:left w:val="single" w:sz="2" w:space="12" w:color="FFFFFF"/>
                    <w:bottom w:val="single" w:sz="2" w:space="1" w:color="FFFFFF"/>
                    <w:right w:val="single" w:sz="2" w:space="4" w:color="FFFFFF"/>
                  </w:divBdr>
                  <w:divsChild>
                    <w:div w:id="1088421918">
                      <w:marLeft w:val="0"/>
                      <w:marRight w:val="0"/>
                      <w:marTop w:val="0"/>
                      <w:marBottom w:val="0"/>
                      <w:divBdr>
                        <w:top w:val="none" w:sz="0" w:space="0" w:color="auto"/>
                        <w:left w:val="none" w:sz="0" w:space="0" w:color="auto"/>
                        <w:bottom w:val="none" w:sz="0" w:space="0" w:color="auto"/>
                        <w:right w:val="none" w:sz="0" w:space="0" w:color="auto"/>
                      </w:divBdr>
                    </w:div>
                  </w:divsChild>
                </w:div>
                <w:div w:id="2028869035">
                  <w:marLeft w:val="0"/>
                  <w:marRight w:val="0"/>
                  <w:marTop w:val="0"/>
                  <w:marBottom w:val="0"/>
                  <w:divBdr>
                    <w:top w:val="single" w:sz="2" w:space="1" w:color="FFFFFF"/>
                    <w:left w:val="single" w:sz="2" w:space="12" w:color="FFFFFF"/>
                    <w:bottom w:val="single" w:sz="2" w:space="1" w:color="FFFFFF"/>
                    <w:right w:val="single" w:sz="2" w:space="4" w:color="FFFFFF"/>
                  </w:divBdr>
                  <w:divsChild>
                    <w:div w:id="333266004">
                      <w:marLeft w:val="0"/>
                      <w:marRight w:val="0"/>
                      <w:marTop w:val="0"/>
                      <w:marBottom w:val="0"/>
                      <w:divBdr>
                        <w:top w:val="none" w:sz="0" w:space="0" w:color="auto"/>
                        <w:left w:val="none" w:sz="0" w:space="0" w:color="auto"/>
                        <w:bottom w:val="none" w:sz="0" w:space="0" w:color="auto"/>
                        <w:right w:val="none" w:sz="0" w:space="0" w:color="auto"/>
                      </w:divBdr>
                    </w:div>
                  </w:divsChild>
                </w:div>
                <w:div w:id="1375422310">
                  <w:marLeft w:val="0"/>
                  <w:marRight w:val="0"/>
                  <w:marTop w:val="0"/>
                  <w:marBottom w:val="0"/>
                  <w:divBdr>
                    <w:top w:val="single" w:sz="2" w:space="1" w:color="FFFFFF"/>
                    <w:left w:val="single" w:sz="2" w:space="12" w:color="FFFFFF"/>
                    <w:bottom w:val="single" w:sz="2" w:space="1" w:color="FFFFFF"/>
                    <w:right w:val="single" w:sz="2" w:space="4" w:color="FFFFFF"/>
                  </w:divBdr>
                  <w:divsChild>
                    <w:div w:id="1606038544">
                      <w:marLeft w:val="0"/>
                      <w:marRight w:val="0"/>
                      <w:marTop w:val="0"/>
                      <w:marBottom w:val="0"/>
                      <w:divBdr>
                        <w:top w:val="none" w:sz="0" w:space="0" w:color="auto"/>
                        <w:left w:val="none" w:sz="0" w:space="0" w:color="auto"/>
                        <w:bottom w:val="none" w:sz="0" w:space="0" w:color="auto"/>
                        <w:right w:val="none" w:sz="0" w:space="0" w:color="auto"/>
                      </w:divBdr>
                    </w:div>
                  </w:divsChild>
                </w:div>
                <w:div w:id="252403251">
                  <w:marLeft w:val="0"/>
                  <w:marRight w:val="0"/>
                  <w:marTop w:val="0"/>
                  <w:marBottom w:val="0"/>
                  <w:divBdr>
                    <w:top w:val="single" w:sz="2" w:space="1" w:color="FFFFFF"/>
                    <w:left w:val="single" w:sz="2" w:space="12" w:color="FFFFFF"/>
                    <w:bottom w:val="single" w:sz="2" w:space="1" w:color="FFFFFF"/>
                    <w:right w:val="single" w:sz="2" w:space="4" w:color="FFFFFF"/>
                  </w:divBdr>
                  <w:divsChild>
                    <w:div w:id="975065064">
                      <w:marLeft w:val="0"/>
                      <w:marRight w:val="0"/>
                      <w:marTop w:val="0"/>
                      <w:marBottom w:val="0"/>
                      <w:divBdr>
                        <w:top w:val="none" w:sz="0" w:space="0" w:color="auto"/>
                        <w:left w:val="none" w:sz="0" w:space="0" w:color="auto"/>
                        <w:bottom w:val="none" w:sz="0" w:space="0" w:color="auto"/>
                        <w:right w:val="none" w:sz="0" w:space="0" w:color="auto"/>
                      </w:divBdr>
                    </w:div>
                  </w:divsChild>
                </w:div>
                <w:div w:id="612631339">
                  <w:marLeft w:val="0"/>
                  <w:marRight w:val="0"/>
                  <w:marTop w:val="0"/>
                  <w:marBottom w:val="0"/>
                  <w:divBdr>
                    <w:top w:val="single" w:sz="2" w:space="1" w:color="FFFFFF"/>
                    <w:left w:val="single" w:sz="2" w:space="12" w:color="FFFFFF"/>
                    <w:bottom w:val="single" w:sz="2" w:space="1" w:color="FFFFFF"/>
                    <w:right w:val="single" w:sz="2" w:space="4" w:color="FFFFFF"/>
                  </w:divBdr>
                  <w:divsChild>
                    <w:div w:id="1867870530">
                      <w:marLeft w:val="0"/>
                      <w:marRight w:val="0"/>
                      <w:marTop w:val="0"/>
                      <w:marBottom w:val="0"/>
                      <w:divBdr>
                        <w:top w:val="none" w:sz="0" w:space="0" w:color="auto"/>
                        <w:left w:val="none" w:sz="0" w:space="0" w:color="auto"/>
                        <w:bottom w:val="none" w:sz="0" w:space="0" w:color="auto"/>
                        <w:right w:val="none" w:sz="0" w:space="0" w:color="auto"/>
                      </w:divBdr>
                    </w:div>
                  </w:divsChild>
                </w:div>
                <w:div w:id="1686056938">
                  <w:marLeft w:val="0"/>
                  <w:marRight w:val="0"/>
                  <w:marTop w:val="0"/>
                  <w:marBottom w:val="0"/>
                  <w:divBdr>
                    <w:top w:val="single" w:sz="2" w:space="1" w:color="FFFFFF"/>
                    <w:left w:val="single" w:sz="2" w:space="12" w:color="FFFFFF"/>
                    <w:bottom w:val="single" w:sz="2" w:space="1" w:color="FFFFFF"/>
                    <w:right w:val="single" w:sz="2" w:space="4" w:color="FFFFFF"/>
                  </w:divBdr>
                  <w:divsChild>
                    <w:div w:id="148795576">
                      <w:marLeft w:val="0"/>
                      <w:marRight w:val="0"/>
                      <w:marTop w:val="0"/>
                      <w:marBottom w:val="0"/>
                      <w:divBdr>
                        <w:top w:val="none" w:sz="0" w:space="0" w:color="auto"/>
                        <w:left w:val="none" w:sz="0" w:space="0" w:color="auto"/>
                        <w:bottom w:val="none" w:sz="0" w:space="0" w:color="auto"/>
                        <w:right w:val="none" w:sz="0" w:space="0" w:color="auto"/>
                      </w:divBdr>
                    </w:div>
                  </w:divsChild>
                </w:div>
                <w:div w:id="818620583">
                  <w:marLeft w:val="0"/>
                  <w:marRight w:val="0"/>
                  <w:marTop w:val="0"/>
                  <w:marBottom w:val="0"/>
                  <w:divBdr>
                    <w:top w:val="single" w:sz="2" w:space="1" w:color="FFFFFF"/>
                    <w:left w:val="single" w:sz="2" w:space="12" w:color="FFFFFF"/>
                    <w:bottom w:val="single" w:sz="2" w:space="1" w:color="FFFFFF"/>
                    <w:right w:val="single" w:sz="2" w:space="4" w:color="FFFFFF"/>
                  </w:divBdr>
                  <w:divsChild>
                    <w:div w:id="909540128">
                      <w:marLeft w:val="0"/>
                      <w:marRight w:val="0"/>
                      <w:marTop w:val="0"/>
                      <w:marBottom w:val="0"/>
                      <w:divBdr>
                        <w:top w:val="none" w:sz="0" w:space="0" w:color="auto"/>
                        <w:left w:val="none" w:sz="0" w:space="0" w:color="auto"/>
                        <w:bottom w:val="none" w:sz="0" w:space="0" w:color="auto"/>
                        <w:right w:val="none" w:sz="0" w:space="0" w:color="auto"/>
                      </w:divBdr>
                    </w:div>
                  </w:divsChild>
                </w:div>
                <w:div w:id="918366461">
                  <w:marLeft w:val="0"/>
                  <w:marRight w:val="0"/>
                  <w:marTop w:val="0"/>
                  <w:marBottom w:val="0"/>
                  <w:divBdr>
                    <w:top w:val="single" w:sz="2" w:space="1" w:color="FFFFFF"/>
                    <w:left w:val="single" w:sz="2" w:space="12" w:color="FFFFFF"/>
                    <w:bottom w:val="single" w:sz="2" w:space="1" w:color="FFFFFF"/>
                    <w:right w:val="single" w:sz="2" w:space="4" w:color="FFFFFF"/>
                  </w:divBdr>
                  <w:divsChild>
                    <w:div w:id="626157166">
                      <w:marLeft w:val="0"/>
                      <w:marRight w:val="0"/>
                      <w:marTop w:val="0"/>
                      <w:marBottom w:val="0"/>
                      <w:divBdr>
                        <w:top w:val="none" w:sz="0" w:space="0" w:color="auto"/>
                        <w:left w:val="none" w:sz="0" w:space="0" w:color="auto"/>
                        <w:bottom w:val="none" w:sz="0" w:space="0" w:color="auto"/>
                        <w:right w:val="none" w:sz="0" w:space="0" w:color="auto"/>
                      </w:divBdr>
                    </w:div>
                  </w:divsChild>
                </w:div>
                <w:div w:id="1553927412">
                  <w:marLeft w:val="0"/>
                  <w:marRight w:val="0"/>
                  <w:marTop w:val="0"/>
                  <w:marBottom w:val="0"/>
                  <w:divBdr>
                    <w:top w:val="single" w:sz="2" w:space="1" w:color="FFFFFF"/>
                    <w:left w:val="single" w:sz="2" w:space="12" w:color="FFFFFF"/>
                    <w:bottom w:val="single" w:sz="2" w:space="1" w:color="FFFFFF"/>
                    <w:right w:val="single" w:sz="2" w:space="4" w:color="FFFFFF"/>
                  </w:divBdr>
                  <w:divsChild>
                    <w:div w:id="2109933604">
                      <w:marLeft w:val="0"/>
                      <w:marRight w:val="0"/>
                      <w:marTop w:val="0"/>
                      <w:marBottom w:val="0"/>
                      <w:divBdr>
                        <w:top w:val="none" w:sz="0" w:space="0" w:color="auto"/>
                        <w:left w:val="none" w:sz="0" w:space="0" w:color="auto"/>
                        <w:bottom w:val="none" w:sz="0" w:space="0" w:color="auto"/>
                        <w:right w:val="none" w:sz="0" w:space="0" w:color="auto"/>
                      </w:divBdr>
                    </w:div>
                  </w:divsChild>
                </w:div>
                <w:div w:id="771047287">
                  <w:marLeft w:val="0"/>
                  <w:marRight w:val="0"/>
                  <w:marTop w:val="0"/>
                  <w:marBottom w:val="0"/>
                  <w:divBdr>
                    <w:top w:val="single" w:sz="2" w:space="1" w:color="FFFFFF"/>
                    <w:left w:val="single" w:sz="2" w:space="12" w:color="FFFFFF"/>
                    <w:bottom w:val="single" w:sz="2" w:space="1" w:color="FFFFFF"/>
                    <w:right w:val="single" w:sz="2" w:space="4" w:color="FFFFFF"/>
                  </w:divBdr>
                  <w:divsChild>
                    <w:div w:id="1883401969">
                      <w:marLeft w:val="0"/>
                      <w:marRight w:val="0"/>
                      <w:marTop w:val="0"/>
                      <w:marBottom w:val="0"/>
                      <w:divBdr>
                        <w:top w:val="none" w:sz="0" w:space="0" w:color="auto"/>
                        <w:left w:val="none" w:sz="0" w:space="0" w:color="auto"/>
                        <w:bottom w:val="none" w:sz="0" w:space="0" w:color="auto"/>
                        <w:right w:val="none" w:sz="0" w:space="0" w:color="auto"/>
                      </w:divBdr>
                    </w:div>
                  </w:divsChild>
                </w:div>
                <w:div w:id="1959528137">
                  <w:marLeft w:val="0"/>
                  <w:marRight w:val="0"/>
                  <w:marTop w:val="0"/>
                  <w:marBottom w:val="0"/>
                  <w:divBdr>
                    <w:top w:val="single" w:sz="2" w:space="1" w:color="FFFFFF"/>
                    <w:left w:val="single" w:sz="2" w:space="12" w:color="FFFFFF"/>
                    <w:bottom w:val="single" w:sz="2" w:space="1" w:color="FFFFFF"/>
                    <w:right w:val="single" w:sz="2" w:space="4" w:color="FFFFFF"/>
                  </w:divBdr>
                  <w:divsChild>
                    <w:div w:id="1386952604">
                      <w:marLeft w:val="0"/>
                      <w:marRight w:val="0"/>
                      <w:marTop w:val="0"/>
                      <w:marBottom w:val="0"/>
                      <w:divBdr>
                        <w:top w:val="none" w:sz="0" w:space="0" w:color="auto"/>
                        <w:left w:val="none" w:sz="0" w:space="0" w:color="auto"/>
                        <w:bottom w:val="none" w:sz="0" w:space="0" w:color="auto"/>
                        <w:right w:val="none" w:sz="0" w:space="0" w:color="auto"/>
                      </w:divBdr>
                    </w:div>
                  </w:divsChild>
                </w:div>
                <w:div w:id="1555041966">
                  <w:marLeft w:val="0"/>
                  <w:marRight w:val="0"/>
                  <w:marTop w:val="0"/>
                  <w:marBottom w:val="0"/>
                  <w:divBdr>
                    <w:top w:val="single" w:sz="2" w:space="1" w:color="FFFFFF"/>
                    <w:left w:val="single" w:sz="2" w:space="12" w:color="FFFFFF"/>
                    <w:bottom w:val="single" w:sz="2" w:space="1" w:color="FFFFFF"/>
                    <w:right w:val="single" w:sz="2" w:space="4" w:color="FFFFFF"/>
                  </w:divBdr>
                  <w:divsChild>
                    <w:div w:id="1418332109">
                      <w:marLeft w:val="0"/>
                      <w:marRight w:val="0"/>
                      <w:marTop w:val="0"/>
                      <w:marBottom w:val="0"/>
                      <w:divBdr>
                        <w:top w:val="none" w:sz="0" w:space="0" w:color="auto"/>
                        <w:left w:val="none" w:sz="0" w:space="0" w:color="auto"/>
                        <w:bottom w:val="none" w:sz="0" w:space="0" w:color="auto"/>
                        <w:right w:val="none" w:sz="0" w:space="0" w:color="auto"/>
                      </w:divBdr>
                    </w:div>
                  </w:divsChild>
                </w:div>
                <w:div w:id="638650030">
                  <w:marLeft w:val="0"/>
                  <w:marRight w:val="0"/>
                  <w:marTop w:val="0"/>
                  <w:marBottom w:val="0"/>
                  <w:divBdr>
                    <w:top w:val="single" w:sz="2" w:space="1" w:color="FFFFFF"/>
                    <w:left w:val="single" w:sz="2" w:space="12" w:color="FFFFFF"/>
                    <w:bottom w:val="single" w:sz="2" w:space="1" w:color="FFFFFF"/>
                    <w:right w:val="single" w:sz="2" w:space="4" w:color="FFFFFF"/>
                  </w:divBdr>
                  <w:divsChild>
                    <w:div w:id="1013259534">
                      <w:marLeft w:val="0"/>
                      <w:marRight w:val="0"/>
                      <w:marTop w:val="0"/>
                      <w:marBottom w:val="0"/>
                      <w:divBdr>
                        <w:top w:val="none" w:sz="0" w:space="0" w:color="auto"/>
                        <w:left w:val="none" w:sz="0" w:space="0" w:color="auto"/>
                        <w:bottom w:val="none" w:sz="0" w:space="0" w:color="auto"/>
                        <w:right w:val="none" w:sz="0" w:space="0" w:color="auto"/>
                      </w:divBdr>
                    </w:div>
                  </w:divsChild>
                </w:div>
                <w:div w:id="1149664724">
                  <w:marLeft w:val="0"/>
                  <w:marRight w:val="0"/>
                  <w:marTop w:val="0"/>
                  <w:marBottom w:val="0"/>
                  <w:divBdr>
                    <w:top w:val="single" w:sz="2" w:space="1" w:color="FFFFFF"/>
                    <w:left w:val="single" w:sz="2" w:space="12" w:color="FFFFFF"/>
                    <w:bottom w:val="single" w:sz="2" w:space="1" w:color="FFFFFF"/>
                    <w:right w:val="single" w:sz="2" w:space="4" w:color="FFFFFF"/>
                  </w:divBdr>
                  <w:divsChild>
                    <w:div w:id="1422989886">
                      <w:marLeft w:val="0"/>
                      <w:marRight w:val="0"/>
                      <w:marTop w:val="0"/>
                      <w:marBottom w:val="0"/>
                      <w:divBdr>
                        <w:top w:val="none" w:sz="0" w:space="0" w:color="auto"/>
                        <w:left w:val="none" w:sz="0" w:space="0" w:color="auto"/>
                        <w:bottom w:val="none" w:sz="0" w:space="0" w:color="auto"/>
                        <w:right w:val="none" w:sz="0" w:space="0" w:color="auto"/>
                      </w:divBdr>
                    </w:div>
                  </w:divsChild>
                </w:div>
                <w:div w:id="2088454687">
                  <w:marLeft w:val="0"/>
                  <w:marRight w:val="0"/>
                  <w:marTop w:val="0"/>
                  <w:marBottom w:val="0"/>
                  <w:divBdr>
                    <w:top w:val="single" w:sz="2" w:space="1" w:color="FFFFFF"/>
                    <w:left w:val="single" w:sz="2" w:space="12" w:color="FFFFFF"/>
                    <w:bottom w:val="single" w:sz="2" w:space="1" w:color="FFFFFF"/>
                    <w:right w:val="single" w:sz="2" w:space="4" w:color="FFFFFF"/>
                  </w:divBdr>
                  <w:divsChild>
                    <w:div w:id="1784300682">
                      <w:marLeft w:val="0"/>
                      <w:marRight w:val="0"/>
                      <w:marTop w:val="0"/>
                      <w:marBottom w:val="0"/>
                      <w:divBdr>
                        <w:top w:val="none" w:sz="0" w:space="0" w:color="auto"/>
                        <w:left w:val="none" w:sz="0" w:space="0" w:color="auto"/>
                        <w:bottom w:val="none" w:sz="0" w:space="0" w:color="auto"/>
                        <w:right w:val="none" w:sz="0" w:space="0" w:color="auto"/>
                      </w:divBdr>
                    </w:div>
                  </w:divsChild>
                </w:div>
                <w:div w:id="1253859637">
                  <w:marLeft w:val="0"/>
                  <w:marRight w:val="0"/>
                  <w:marTop w:val="0"/>
                  <w:marBottom w:val="0"/>
                  <w:divBdr>
                    <w:top w:val="single" w:sz="2" w:space="1" w:color="FFFFFF"/>
                    <w:left w:val="single" w:sz="2" w:space="12" w:color="FFFFFF"/>
                    <w:bottom w:val="single" w:sz="2" w:space="1" w:color="FFFFFF"/>
                    <w:right w:val="single" w:sz="2" w:space="4" w:color="FFFFFF"/>
                  </w:divBdr>
                  <w:divsChild>
                    <w:div w:id="936061690">
                      <w:marLeft w:val="0"/>
                      <w:marRight w:val="0"/>
                      <w:marTop w:val="0"/>
                      <w:marBottom w:val="0"/>
                      <w:divBdr>
                        <w:top w:val="none" w:sz="0" w:space="0" w:color="auto"/>
                        <w:left w:val="none" w:sz="0" w:space="0" w:color="auto"/>
                        <w:bottom w:val="none" w:sz="0" w:space="0" w:color="auto"/>
                        <w:right w:val="none" w:sz="0" w:space="0" w:color="auto"/>
                      </w:divBdr>
                    </w:div>
                  </w:divsChild>
                </w:div>
                <w:div w:id="240217414">
                  <w:marLeft w:val="0"/>
                  <w:marRight w:val="0"/>
                  <w:marTop w:val="0"/>
                  <w:marBottom w:val="0"/>
                  <w:divBdr>
                    <w:top w:val="single" w:sz="2" w:space="1" w:color="FFFFFF"/>
                    <w:left w:val="single" w:sz="2" w:space="12" w:color="FFFFFF"/>
                    <w:bottom w:val="single" w:sz="2" w:space="1" w:color="FFFFFF"/>
                    <w:right w:val="single" w:sz="2" w:space="4" w:color="FFFFFF"/>
                  </w:divBdr>
                  <w:divsChild>
                    <w:div w:id="1360278432">
                      <w:marLeft w:val="0"/>
                      <w:marRight w:val="0"/>
                      <w:marTop w:val="0"/>
                      <w:marBottom w:val="0"/>
                      <w:divBdr>
                        <w:top w:val="none" w:sz="0" w:space="0" w:color="auto"/>
                        <w:left w:val="none" w:sz="0" w:space="0" w:color="auto"/>
                        <w:bottom w:val="none" w:sz="0" w:space="0" w:color="auto"/>
                        <w:right w:val="none" w:sz="0" w:space="0" w:color="auto"/>
                      </w:divBdr>
                    </w:div>
                  </w:divsChild>
                </w:div>
                <w:div w:id="451703804">
                  <w:marLeft w:val="0"/>
                  <w:marRight w:val="0"/>
                  <w:marTop w:val="0"/>
                  <w:marBottom w:val="0"/>
                  <w:divBdr>
                    <w:top w:val="single" w:sz="2" w:space="1" w:color="FFFFFF"/>
                    <w:left w:val="single" w:sz="2" w:space="12" w:color="FFFFFF"/>
                    <w:bottom w:val="single" w:sz="2" w:space="1" w:color="FFFFFF"/>
                    <w:right w:val="single" w:sz="2" w:space="4" w:color="FFFFFF"/>
                  </w:divBdr>
                  <w:divsChild>
                    <w:div w:id="1363356889">
                      <w:marLeft w:val="0"/>
                      <w:marRight w:val="0"/>
                      <w:marTop w:val="0"/>
                      <w:marBottom w:val="0"/>
                      <w:divBdr>
                        <w:top w:val="none" w:sz="0" w:space="0" w:color="auto"/>
                        <w:left w:val="none" w:sz="0" w:space="0" w:color="auto"/>
                        <w:bottom w:val="none" w:sz="0" w:space="0" w:color="auto"/>
                        <w:right w:val="none" w:sz="0" w:space="0" w:color="auto"/>
                      </w:divBdr>
                    </w:div>
                  </w:divsChild>
                </w:div>
                <w:div w:id="1630621077">
                  <w:marLeft w:val="0"/>
                  <w:marRight w:val="0"/>
                  <w:marTop w:val="0"/>
                  <w:marBottom w:val="0"/>
                  <w:divBdr>
                    <w:top w:val="single" w:sz="2" w:space="1" w:color="FFFFFF"/>
                    <w:left w:val="single" w:sz="2" w:space="12" w:color="FFFFFF"/>
                    <w:bottom w:val="single" w:sz="2" w:space="4" w:color="FFFFFF"/>
                    <w:right w:val="single" w:sz="2" w:space="4" w:color="FFFFFF"/>
                  </w:divBdr>
                  <w:divsChild>
                    <w:div w:id="7394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346576">
          <w:marLeft w:val="0"/>
          <w:marRight w:val="0"/>
          <w:marTop w:val="0"/>
          <w:marBottom w:val="335"/>
          <w:divBdr>
            <w:top w:val="none" w:sz="0" w:space="0" w:color="auto"/>
            <w:left w:val="none" w:sz="0" w:space="0" w:color="auto"/>
            <w:bottom w:val="none" w:sz="0" w:space="0" w:color="auto"/>
            <w:right w:val="none" w:sz="0" w:space="0" w:color="auto"/>
          </w:divBdr>
          <w:divsChild>
            <w:div w:id="339360201">
              <w:marLeft w:val="0"/>
              <w:marRight w:val="0"/>
              <w:marTop w:val="0"/>
              <w:marBottom w:val="0"/>
              <w:divBdr>
                <w:top w:val="none" w:sz="0" w:space="0" w:color="auto"/>
                <w:left w:val="none" w:sz="0" w:space="0" w:color="auto"/>
                <w:bottom w:val="none" w:sz="0" w:space="0" w:color="auto"/>
                <w:right w:val="none" w:sz="0" w:space="0" w:color="auto"/>
              </w:divBdr>
              <w:divsChild>
                <w:div w:id="1982466147">
                  <w:marLeft w:val="0"/>
                  <w:marRight w:val="0"/>
                  <w:marTop w:val="0"/>
                  <w:marBottom w:val="0"/>
                  <w:divBdr>
                    <w:top w:val="single" w:sz="2" w:space="4" w:color="FFFFFF"/>
                    <w:left w:val="single" w:sz="2" w:space="12" w:color="FFFFFF"/>
                    <w:bottom w:val="single" w:sz="2" w:space="1" w:color="FFFFFF"/>
                    <w:right w:val="single" w:sz="2" w:space="4" w:color="FFFFFF"/>
                  </w:divBdr>
                  <w:divsChild>
                    <w:div w:id="1271862493">
                      <w:marLeft w:val="0"/>
                      <w:marRight w:val="0"/>
                      <w:marTop w:val="0"/>
                      <w:marBottom w:val="0"/>
                      <w:divBdr>
                        <w:top w:val="none" w:sz="0" w:space="0" w:color="auto"/>
                        <w:left w:val="none" w:sz="0" w:space="0" w:color="auto"/>
                        <w:bottom w:val="none" w:sz="0" w:space="0" w:color="auto"/>
                        <w:right w:val="none" w:sz="0" w:space="0" w:color="auto"/>
                      </w:divBdr>
                    </w:div>
                  </w:divsChild>
                </w:div>
                <w:div w:id="912928847">
                  <w:marLeft w:val="0"/>
                  <w:marRight w:val="0"/>
                  <w:marTop w:val="0"/>
                  <w:marBottom w:val="0"/>
                  <w:divBdr>
                    <w:top w:val="single" w:sz="2" w:space="1" w:color="FFFFFF"/>
                    <w:left w:val="single" w:sz="2" w:space="12" w:color="FFFFFF"/>
                    <w:bottom w:val="single" w:sz="2" w:space="1" w:color="FFFFFF"/>
                    <w:right w:val="single" w:sz="2" w:space="4" w:color="FFFFFF"/>
                  </w:divBdr>
                  <w:divsChild>
                    <w:div w:id="1317956343">
                      <w:marLeft w:val="0"/>
                      <w:marRight w:val="0"/>
                      <w:marTop w:val="0"/>
                      <w:marBottom w:val="0"/>
                      <w:divBdr>
                        <w:top w:val="none" w:sz="0" w:space="0" w:color="auto"/>
                        <w:left w:val="none" w:sz="0" w:space="0" w:color="auto"/>
                        <w:bottom w:val="none" w:sz="0" w:space="0" w:color="auto"/>
                        <w:right w:val="none" w:sz="0" w:space="0" w:color="auto"/>
                      </w:divBdr>
                    </w:div>
                  </w:divsChild>
                </w:div>
                <w:div w:id="1119953758">
                  <w:marLeft w:val="0"/>
                  <w:marRight w:val="0"/>
                  <w:marTop w:val="0"/>
                  <w:marBottom w:val="0"/>
                  <w:divBdr>
                    <w:top w:val="single" w:sz="2" w:space="1" w:color="FFFFFF"/>
                    <w:left w:val="single" w:sz="2" w:space="12" w:color="FFFFFF"/>
                    <w:bottom w:val="single" w:sz="2" w:space="1" w:color="FFFFFF"/>
                    <w:right w:val="single" w:sz="2" w:space="4" w:color="FFFFFF"/>
                  </w:divBdr>
                  <w:divsChild>
                    <w:div w:id="1554660955">
                      <w:marLeft w:val="0"/>
                      <w:marRight w:val="0"/>
                      <w:marTop w:val="0"/>
                      <w:marBottom w:val="0"/>
                      <w:divBdr>
                        <w:top w:val="none" w:sz="0" w:space="0" w:color="auto"/>
                        <w:left w:val="none" w:sz="0" w:space="0" w:color="auto"/>
                        <w:bottom w:val="none" w:sz="0" w:space="0" w:color="auto"/>
                        <w:right w:val="none" w:sz="0" w:space="0" w:color="auto"/>
                      </w:divBdr>
                    </w:div>
                  </w:divsChild>
                </w:div>
                <w:div w:id="311639146">
                  <w:marLeft w:val="0"/>
                  <w:marRight w:val="0"/>
                  <w:marTop w:val="0"/>
                  <w:marBottom w:val="0"/>
                  <w:divBdr>
                    <w:top w:val="single" w:sz="2" w:space="1" w:color="FFFFFF"/>
                    <w:left w:val="single" w:sz="2" w:space="12" w:color="FFFFFF"/>
                    <w:bottom w:val="single" w:sz="2" w:space="1" w:color="FFFFFF"/>
                    <w:right w:val="single" w:sz="2" w:space="4" w:color="FFFFFF"/>
                  </w:divBdr>
                  <w:divsChild>
                    <w:div w:id="1503202265">
                      <w:marLeft w:val="0"/>
                      <w:marRight w:val="0"/>
                      <w:marTop w:val="0"/>
                      <w:marBottom w:val="0"/>
                      <w:divBdr>
                        <w:top w:val="none" w:sz="0" w:space="0" w:color="auto"/>
                        <w:left w:val="none" w:sz="0" w:space="0" w:color="auto"/>
                        <w:bottom w:val="none" w:sz="0" w:space="0" w:color="auto"/>
                        <w:right w:val="none" w:sz="0" w:space="0" w:color="auto"/>
                      </w:divBdr>
                    </w:div>
                  </w:divsChild>
                </w:div>
                <w:div w:id="275648076">
                  <w:marLeft w:val="0"/>
                  <w:marRight w:val="0"/>
                  <w:marTop w:val="0"/>
                  <w:marBottom w:val="0"/>
                  <w:divBdr>
                    <w:top w:val="single" w:sz="2" w:space="1" w:color="FFFFFF"/>
                    <w:left w:val="single" w:sz="2" w:space="12" w:color="FFFFFF"/>
                    <w:bottom w:val="single" w:sz="2" w:space="1" w:color="FFFFFF"/>
                    <w:right w:val="single" w:sz="2" w:space="4" w:color="FFFFFF"/>
                  </w:divBdr>
                  <w:divsChild>
                    <w:div w:id="996614914">
                      <w:marLeft w:val="0"/>
                      <w:marRight w:val="0"/>
                      <w:marTop w:val="0"/>
                      <w:marBottom w:val="0"/>
                      <w:divBdr>
                        <w:top w:val="none" w:sz="0" w:space="0" w:color="auto"/>
                        <w:left w:val="none" w:sz="0" w:space="0" w:color="auto"/>
                        <w:bottom w:val="none" w:sz="0" w:space="0" w:color="auto"/>
                        <w:right w:val="none" w:sz="0" w:space="0" w:color="auto"/>
                      </w:divBdr>
                    </w:div>
                  </w:divsChild>
                </w:div>
                <w:div w:id="1606687458">
                  <w:marLeft w:val="0"/>
                  <w:marRight w:val="0"/>
                  <w:marTop w:val="0"/>
                  <w:marBottom w:val="0"/>
                  <w:divBdr>
                    <w:top w:val="single" w:sz="2" w:space="1" w:color="FFFFFF"/>
                    <w:left w:val="single" w:sz="2" w:space="12" w:color="FFFFFF"/>
                    <w:bottom w:val="single" w:sz="2" w:space="1" w:color="FFFFFF"/>
                    <w:right w:val="single" w:sz="2" w:space="4" w:color="FFFFFF"/>
                  </w:divBdr>
                  <w:divsChild>
                    <w:div w:id="379523292">
                      <w:marLeft w:val="0"/>
                      <w:marRight w:val="0"/>
                      <w:marTop w:val="0"/>
                      <w:marBottom w:val="0"/>
                      <w:divBdr>
                        <w:top w:val="none" w:sz="0" w:space="0" w:color="auto"/>
                        <w:left w:val="none" w:sz="0" w:space="0" w:color="auto"/>
                        <w:bottom w:val="none" w:sz="0" w:space="0" w:color="auto"/>
                        <w:right w:val="none" w:sz="0" w:space="0" w:color="auto"/>
                      </w:divBdr>
                    </w:div>
                  </w:divsChild>
                </w:div>
                <w:div w:id="1176918507">
                  <w:marLeft w:val="0"/>
                  <w:marRight w:val="0"/>
                  <w:marTop w:val="0"/>
                  <w:marBottom w:val="0"/>
                  <w:divBdr>
                    <w:top w:val="single" w:sz="2" w:space="1" w:color="FFFFFF"/>
                    <w:left w:val="single" w:sz="2" w:space="12" w:color="FFFFFF"/>
                    <w:bottom w:val="single" w:sz="2" w:space="1" w:color="FFFFFF"/>
                    <w:right w:val="single" w:sz="2" w:space="4" w:color="FFFFFF"/>
                  </w:divBdr>
                  <w:divsChild>
                    <w:div w:id="1441799956">
                      <w:marLeft w:val="0"/>
                      <w:marRight w:val="0"/>
                      <w:marTop w:val="0"/>
                      <w:marBottom w:val="0"/>
                      <w:divBdr>
                        <w:top w:val="none" w:sz="0" w:space="0" w:color="auto"/>
                        <w:left w:val="none" w:sz="0" w:space="0" w:color="auto"/>
                        <w:bottom w:val="none" w:sz="0" w:space="0" w:color="auto"/>
                        <w:right w:val="none" w:sz="0" w:space="0" w:color="auto"/>
                      </w:divBdr>
                    </w:div>
                  </w:divsChild>
                </w:div>
                <w:div w:id="1652364498">
                  <w:marLeft w:val="0"/>
                  <w:marRight w:val="0"/>
                  <w:marTop w:val="0"/>
                  <w:marBottom w:val="0"/>
                  <w:divBdr>
                    <w:top w:val="single" w:sz="2" w:space="1" w:color="FFFFFF"/>
                    <w:left w:val="single" w:sz="2" w:space="12" w:color="FFFFFF"/>
                    <w:bottom w:val="single" w:sz="2" w:space="1" w:color="FFFFFF"/>
                    <w:right w:val="single" w:sz="2" w:space="4" w:color="FFFFFF"/>
                  </w:divBdr>
                  <w:divsChild>
                    <w:div w:id="480271699">
                      <w:marLeft w:val="0"/>
                      <w:marRight w:val="0"/>
                      <w:marTop w:val="0"/>
                      <w:marBottom w:val="0"/>
                      <w:divBdr>
                        <w:top w:val="none" w:sz="0" w:space="0" w:color="auto"/>
                        <w:left w:val="none" w:sz="0" w:space="0" w:color="auto"/>
                        <w:bottom w:val="none" w:sz="0" w:space="0" w:color="auto"/>
                        <w:right w:val="none" w:sz="0" w:space="0" w:color="auto"/>
                      </w:divBdr>
                    </w:div>
                  </w:divsChild>
                </w:div>
                <w:div w:id="632445326">
                  <w:marLeft w:val="0"/>
                  <w:marRight w:val="0"/>
                  <w:marTop w:val="0"/>
                  <w:marBottom w:val="0"/>
                  <w:divBdr>
                    <w:top w:val="single" w:sz="2" w:space="1" w:color="FFFFFF"/>
                    <w:left w:val="single" w:sz="2" w:space="12" w:color="FFFFFF"/>
                    <w:bottom w:val="single" w:sz="2" w:space="1" w:color="FFFFFF"/>
                    <w:right w:val="single" w:sz="2" w:space="4" w:color="FFFFFF"/>
                  </w:divBdr>
                  <w:divsChild>
                    <w:div w:id="1553538398">
                      <w:marLeft w:val="0"/>
                      <w:marRight w:val="0"/>
                      <w:marTop w:val="0"/>
                      <w:marBottom w:val="0"/>
                      <w:divBdr>
                        <w:top w:val="none" w:sz="0" w:space="0" w:color="auto"/>
                        <w:left w:val="none" w:sz="0" w:space="0" w:color="auto"/>
                        <w:bottom w:val="none" w:sz="0" w:space="0" w:color="auto"/>
                        <w:right w:val="none" w:sz="0" w:space="0" w:color="auto"/>
                      </w:divBdr>
                    </w:div>
                  </w:divsChild>
                </w:div>
                <w:div w:id="669871102">
                  <w:marLeft w:val="0"/>
                  <w:marRight w:val="0"/>
                  <w:marTop w:val="0"/>
                  <w:marBottom w:val="0"/>
                  <w:divBdr>
                    <w:top w:val="single" w:sz="2" w:space="1" w:color="FFFFFF"/>
                    <w:left w:val="single" w:sz="2" w:space="12" w:color="FFFFFF"/>
                    <w:bottom w:val="single" w:sz="2" w:space="1" w:color="FFFFFF"/>
                    <w:right w:val="single" w:sz="2" w:space="4" w:color="FFFFFF"/>
                  </w:divBdr>
                  <w:divsChild>
                    <w:div w:id="1261450088">
                      <w:marLeft w:val="0"/>
                      <w:marRight w:val="0"/>
                      <w:marTop w:val="0"/>
                      <w:marBottom w:val="0"/>
                      <w:divBdr>
                        <w:top w:val="none" w:sz="0" w:space="0" w:color="auto"/>
                        <w:left w:val="none" w:sz="0" w:space="0" w:color="auto"/>
                        <w:bottom w:val="none" w:sz="0" w:space="0" w:color="auto"/>
                        <w:right w:val="none" w:sz="0" w:space="0" w:color="auto"/>
                      </w:divBdr>
                    </w:div>
                  </w:divsChild>
                </w:div>
                <w:div w:id="791628854">
                  <w:marLeft w:val="0"/>
                  <w:marRight w:val="0"/>
                  <w:marTop w:val="0"/>
                  <w:marBottom w:val="0"/>
                  <w:divBdr>
                    <w:top w:val="single" w:sz="2" w:space="1" w:color="FFFFFF"/>
                    <w:left w:val="single" w:sz="2" w:space="12" w:color="FFFFFF"/>
                    <w:bottom w:val="single" w:sz="2" w:space="1" w:color="FFFFFF"/>
                    <w:right w:val="single" w:sz="2" w:space="4" w:color="FFFFFF"/>
                  </w:divBdr>
                  <w:divsChild>
                    <w:div w:id="474419819">
                      <w:marLeft w:val="0"/>
                      <w:marRight w:val="0"/>
                      <w:marTop w:val="0"/>
                      <w:marBottom w:val="0"/>
                      <w:divBdr>
                        <w:top w:val="none" w:sz="0" w:space="0" w:color="auto"/>
                        <w:left w:val="none" w:sz="0" w:space="0" w:color="auto"/>
                        <w:bottom w:val="none" w:sz="0" w:space="0" w:color="auto"/>
                        <w:right w:val="none" w:sz="0" w:space="0" w:color="auto"/>
                      </w:divBdr>
                    </w:div>
                  </w:divsChild>
                </w:div>
                <w:div w:id="665010519">
                  <w:marLeft w:val="0"/>
                  <w:marRight w:val="0"/>
                  <w:marTop w:val="0"/>
                  <w:marBottom w:val="0"/>
                  <w:divBdr>
                    <w:top w:val="single" w:sz="2" w:space="1" w:color="FFFFFF"/>
                    <w:left w:val="single" w:sz="2" w:space="12" w:color="FFFFFF"/>
                    <w:bottom w:val="single" w:sz="2" w:space="1" w:color="FFFFFF"/>
                    <w:right w:val="single" w:sz="2" w:space="4" w:color="FFFFFF"/>
                  </w:divBdr>
                  <w:divsChild>
                    <w:div w:id="1244298286">
                      <w:marLeft w:val="0"/>
                      <w:marRight w:val="0"/>
                      <w:marTop w:val="0"/>
                      <w:marBottom w:val="0"/>
                      <w:divBdr>
                        <w:top w:val="none" w:sz="0" w:space="0" w:color="auto"/>
                        <w:left w:val="none" w:sz="0" w:space="0" w:color="auto"/>
                        <w:bottom w:val="none" w:sz="0" w:space="0" w:color="auto"/>
                        <w:right w:val="none" w:sz="0" w:space="0" w:color="auto"/>
                      </w:divBdr>
                    </w:div>
                  </w:divsChild>
                </w:div>
                <w:div w:id="306710774">
                  <w:marLeft w:val="0"/>
                  <w:marRight w:val="0"/>
                  <w:marTop w:val="0"/>
                  <w:marBottom w:val="0"/>
                  <w:divBdr>
                    <w:top w:val="single" w:sz="2" w:space="1" w:color="FFFFFF"/>
                    <w:left w:val="single" w:sz="2" w:space="12" w:color="FFFFFF"/>
                    <w:bottom w:val="single" w:sz="2" w:space="1" w:color="FFFFFF"/>
                    <w:right w:val="single" w:sz="2" w:space="4" w:color="FFFFFF"/>
                  </w:divBdr>
                  <w:divsChild>
                    <w:div w:id="1360622467">
                      <w:marLeft w:val="0"/>
                      <w:marRight w:val="0"/>
                      <w:marTop w:val="0"/>
                      <w:marBottom w:val="0"/>
                      <w:divBdr>
                        <w:top w:val="none" w:sz="0" w:space="0" w:color="auto"/>
                        <w:left w:val="none" w:sz="0" w:space="0" w:color="auto"/>
                        <w:bottom w:val="none" w:sz="0" w:space="0" w:color="auto"/>
                        <w:right w:val="none" w:sz="0" w:space="0" w:color="auto"/>
                      </w:divBdr>
                    </w:div>
                  </w:divsChild>
                </w:div>
                <w:div w:id="2139299525">
                  <w:marLeft w:val="0"/>
                  <w:marRight w:val="0"/>
                  <w:marTop w:val="0"/>
                  <w:marBottom w:val="0"/>
                  <w:divBdr>
                    <w:top w:val="single" w:sz="2" w:space="1" w:color="FFFFFF"/>
                    <w:left w:val="single" w:sz="2" w:space="12" w:color="FFFFFF"/>
                    <w:bottom w:val="single" w:sz="2" w:space="1" w:color="FFFFFF"/>
                    <w:right w:val="single" w:sz="2" w:space="4" w:color="FFFFFF"/>
                  </w:divBdr>
                  <w:divsChild>
                    <w:div w:id="1488086283">
                      <w:marLeft w:val="0"/>
                      <w:marRight w:val="0"/>
                      <w:marTop w:val="0"/>
                      <w:marBottom w:val="0"/>
                      <w:divBdr>
                        <w:top w:val="none" w:sz="0" w:space="0" w:color="auto"/>
                        <w:left w:val="none" w:sz="0" w:space="0" w:color="auto"/>
                        <w:bottom w:val="none" w:sz="0" w:space="0" w:color="auto"/>
                        <w:right w:val="none" w:sz="0" w:space="0" w:color="auto"/>
                      </w:divBdr>
                    </w:div>
                  </w:divsChild>
                </w:div>
                <w:div w:id="478959696">
                  <w:marLeft w:val="0"/>
                  <w:marRight w:val="0"/>
                  <w:marTop w:val="0"/>
                  <w:marBottom w:val="0"/>
                  <w:divBdr>
                    <w:top w:val="single" w:sz="2" w:space="1" w:color="FFFFFF"/>
                    <w:left w:val="single" w:sz="2" w:space="12" w:color="FFFFFF"/>
                    <w:bottom w:val="single" w:sz="2" w:space="1" w:color="FFFFFF"/>
                    <w:right w:val="single" w:sz="2" w:space="4" w:color="FFFFFF"/>
                  </w:divBdr>
                  <w:divsChild>
                    <w:div w:id="202253709">
                      <w:marLeft w:val="0"/>
                      <w:marRight w:val="0"/>
                      <w:marTop w:val="0"/>
                      <w:marBottom w:val="0"/>
                      <w:divBdr>
                        <w:top w:val="none" w:sz="0" w:space="0" w:color="auto"/>
                        <w:left w:val="none" w:sz="0" w:space="0" w:color="auto"/>
                        <w:bottom w:val="none" w:sz="0" w:space="0" w:color="auto"/>
                        <w:right w:val="none" w:sz="0" w:space="0" w:color="auto"/>
                      </w:divBdr>
                    </w:div>
                  </w:divsChild>
                </w:div>
                <w:div w:id="781997301">
                  <w:marLeft w:val="0"/>
                  <w:marRight w:val="0"/>
                  <w:marTop w:val="0"/>
                  <w:marBottom w:val="0"/>
                  <w:divBdr>
                    <w:top w:val="single" w:sz="2" w:space="1" w:color="FFFFFF"/>
                    <w:left w:val="single" w:sz="2" w:space="12" w:color="FFFFFF"/>
                    <w:bottom w:val="single" w:sz="2" w:space="1" w:color="FFFFFF"/>
                    <w:right w:val="single" w:sz="2" w:space="4" w:color="FFFFFF"/>
                  </w:divBdr>
                  <w:divsChild>
                    <w:div w:id="635109671">
                      <w:marLeft w:val="0"/>
                      <w:marRight w:val="0"/>
                      <w:marTop w:val="0"/>
                      <w:marBottom w:val="0"/>
                      <w:divBdr>
                        <w:top w:val="none" w:sz="0" w:space="0" w:color="auto"/>
                        <w:left w:val="none" w:sz="0" w:space="0" w:color="auto"/>
                        <w:bottom w:val="none" w:sz="0" w:space="0" w:color="auto"/>
                        <w:right w:val="none" w:sz="0" w:space="0" w:color="auto"/>
                      </w:divBdr>
                    </w:div>
                  </w:divsChild>
                </w:div>
                <w:div w:id="650986386">
                  <w:marLeft w:val="0"/>
                  <w:marRight w:val="0"/>
                  <w:marTop w:val="0"/>
                  <w:marBottom w:val="0"/>
                  <w:divBdr>
                    <w:top w:val="single" w:sz="2" w:space="1" w:color="FFFFFF"/>
                    <w:left w:val="single" w:sz="2" w:space="12" w:color="FFFFFF"/>
                    <w:bottom w:val="single" w:sz="2" w:space="1" w:color="FFFFFF"/>
                    <w:right w:val="single" w:sz="2" w:space="4" w:color="FFFFFF"/>
                  </w:divBdr>
                  <w:divsChild>
                    <w:div w:id="1599021166">
                      <w:marLeft w:val="0"/>
                      <w:marRight w:val="0"/>
                      <w:marTop w:val="0"/>
                      <w:marBottom w:val="0"/>
                      <w:divBdr>
                        <w:top w:val="none" w:sz="0" w:space="0" w:color="auto"/>
                        <w:left w:val="none" w:sz="0" w:space="0" w:color="auto"/>
                        <w:bottom w:val="none" w:sz="0" w:space="0" w:color="auto"/>
                        <w:right w:val="none" w:sz="0" w:space="0" w:color="auto"/>
                      </w:divBdr>
                    </w:div>
                  </w:divsChild>
                </w:div>
                <w:div w:id="2011519825">
                  <w:marLeft w:val="0"/>
                  <w:marRight w:val="0"/>
                  <w:marTop w:val="0"/>
                  <w:marBottom w:val="0"/>
                  <w:divBdr>
                    <w:top w:val="single" w:sz="2" w:space="1" w:color="FFFFFF"/>
                    <w:left w:val="single" w:sz="2" w:space="12" w:color="FFFFFF"/>
                    <w:bottom w:val="single" w:sz="2" w:space="1" w:color="FFFFFF"/>
                    <w:right w:val="single" w:sz="2" w:space="4" w:color="FFFFFF"/>
                  </w:divBdr>
                  <w:divsChild>
                    <w:div w:id="1208445656">
                      <w:marLeft w:val="0"/>
                      <w:marRight w:val="0"/>
                      <w:marTop w:val="0"/>
                      <w:marBottom w:val="0"/>
                      <w:divBdr>
                        <w:top w:val="none" w:sz="0" w:space="0" w:color="auto"/>
                        <w:left w:val="none" w:sz="0" w:space="0" w:color="auto"/>
                        <w:bottom w:val="none" w:sz="0" w:space="0" w:color="auto"/>
                        <w:right w:val="none" w:sz="0" w:space="0" w:color="auto"/>
                      </w:divBdr>
                    </w:div>
                  </w:divsChild>
                </w:div>
                <w:div w:id="1905529744">
                  <w:marLeft w:val="0"/>
                  <w:marRight w:val="0"/>
                  <w:marTop w:val="0"/>
                  <w:marBottom w:val="0"/>
                  <w:divBdr>
                    <w:top w:val="single" w:sz="2" w:space="1" w:color="FFFFFF"/>
                    <w:left w:val="single" w:sz="2" w:space="12" w:color="FFFFFF"/>
                    <w:bottom w:val="single" w:sz="2" w:space="1" w:color="FFFFFF"/>
                    <w:right w:val="single" w:sz="2" w:space="4" w:color="FFFFFF"/>
                  </w:divBdr>
                  <w:divsChild>
                    <w:div w:id="1456824123">
                      <w:marLeft w:val="0"/>
                      <w:marRight w:val="0"/>
                      <w:marTop w:val="0"/>
                      <w:marBottom w:val="0"/>
                      <w:divBdr>
                        <w:top w:val="none" w:sz="0" w:space="0" w:color="auto"/>
                        <w:left w:val="none" w:sz="0" w:space="0" w:color="auto"/>
                        <w:bottom w:val="none" w:sz="0" w:space="0" w:color="auto"/>
                        <w:right w:val="none" w:sz="0" w:space="0" w:color="auto"/>
                      </w:divBdr>
                    </w:div>
                  </w:divsChild>
                </w:div>
                <w:div w:id="1575120143">
                  <w:marLeft w:val="0"/>
                  <w:marRight w:val="0"/>
                  <w:marTop w:val="0"/>
                  <w:marBottom w:val="0"/>
                  <w:divBdr>
                    <w:top w:val="single" w:sz="2" w:space="1" w:color="FFFFFF"/>
                    <w:left w:val="single" w:sz="2" w:space="12" w:color="FFFFFF"/>
                    <w:bottom w:val="single" w:sz="2" w:space="1" w:color="FFFFFF"/>
                    <w:right w:val="single" w:sz="2" w:space="4" w:color="FFFFFF"/>
                  </w:divBdr>
                  <w:divsChild>
                    <w:div w:id="265891492">
                      <w:marLeft w:val="0"/>
                      <w:marRight w:val="0"/>
                      <w:marTop w:val="0"/>
                      <w:marBottom w:val="0"/>
                      <w:divBdr>
                        <w:top w:val="none" w:sz="0" w:space="0" w:color="auto"/>
                        <w:left w:val="none" w:sz="0" w:space="0" w:color="auto"/>
                        <w:bottom w:val="none" w:sz="0" w:space="0" w:color="auto"/>
                        <w:right w:val="none" w:sz="0" w:space="0" w:color="auto"/>
                      </w:divBdr>
                    </w:div>
                  </w:divsChild>
                </w:div>
                <w:div w:id="52506045">
                  <w:marLeft w:val="0"/>
                  <w:marRight w:val="0"/>
                  <w:marTop w:val="0"/>
                  <w:marBottom w:val="0"/>
                  <w:divBdr>
                    <w:top w:val="single" w:sz="2" w:space="1" w:color="FFFFFF"/>
                    <w:left w:val="single" w:sz="2" w:space="12" w:color="FFFFFF"/>
                    <w:bottom w:val="single" w:sz="2" w:space="1" w:color="FFFFFF"/>
                    <w:right w:val="single" w:sz="2" w:space="4" w:color="FFFFFF"/>
                  </w:divBdr>
                  <w:divsChild>
                    <w:div w:id="257718801">
                      <w:marLeft w:val="0"/>
                      <w:marRight w:val="0"/>
                      <w:marTop w:val="0"/>
                      <w:marBottom w:val="0"/>
                      <w:divBdr>
                        <w:top w:val="none" w:sz="0" w:space="0" w:color="auto"/>
                        <w:left w:val="none" w:sz="0" w:space="0" w:color="auto"/>
                        <w:bottom w:val="none" w:sz="0" w:space="0" w:color="auto"/>
                        <w:right w:val="none" w:sz="0" w:space="0" w:color="auto"/>
                      </w:divBdr>
                    </w:div>
                  </w:divsChild>
                </w:div>
                <w:div w:id="1193886012">
                  <w:marLeft w:val="0"/>
                  <w:marRight w:val="0"/>
                  <w:marTop w:val="0"/>
                  <w:marBottom w:val="0"/>
                  <w:divBdr>
                    <w:top w:val="single" w:sz="2" w:space="1" w:color="FFFFFF"/>
                    <w:left w:val="single" w:sz="2" w:space="12" w:color="FFFFFF"/>
                    <w:bottom w:val="single" w:sz="2" w:space="1" w:color="FFFFFF"/>
                    <w:right w:val="single" w:sz="2" w:space="4" w:color="FFFFFF"/>
                  </w:divBdr>
                  <w:divsChild>
                    <w:div w:id="1124467627">
                      <w:marLeft w:val="0"/>
                      <w:marRight w:val="0"/>
                      <w:marTop w:val="0"/>
                      <w:marBottom w:val="0"/>
                      <w:divBdr>
                        <w:top w:val="none" w:sz="0" w:space="0" w:color="auto"/>
                        <w:left w:val="none" w:sz="0" w:space="0" w:color="auto"/>
                        <w:bottom w:val="none" w:sz="0" w:space="0" w:color="auto"/>
                        <w:right w:val="none" w:sz="0" w:space="0" w:color="auto"/>
                      </w:divBdr>
                    </w:div>
                  </w:divsChild>
                </w:div>
                <w:div w:id="1691833248">
                  <w:marLeft w:val="0"/>
                  <w:marRight w:val="0"/>
                  <w:marTop w:val="0"/>
                  <w:marBottom w:val="0"/>
                  <w:divBdr>
                    <w:top w:val="single" w:sz="2" w:space="1" w:color="FFFFFF"/>
                    <w:left w:val="single" w:sz="2" w:space="12" w:color="FFFFFF"/>
                    <w:bottom w:val="single" w:sz="2" w:space="1" w:color="FFFFFF"/>
                    <w:right w:val="single" w:sz="2" w:space="4" w:color="FFFFFF"/>
                  </w:divBdr>
                  <w:divsChild>
                    <w:div w:id="1064991975">
                      <w:marLeft w:val="0"/>
                      <w:marRight w:val="0"/>
                      <w:marTop w:val="0"/>
                      <w:marBottom w:val="0"/>
                      <w:divBdr>
                        <w:top w:val="none" w:sz="0" w:space="0" w:color="auto"/>
                        <w:left w:val="none" w:sz="0" w:space="0" w:color="auto"/>
                        <w:bottom w:val="none" w:sz="0" w:space="0" w:color="auto"/>
                        <w:right w:val="none" w:sz="0" w:space="0" w:color="auto"/>
                      </w:divBdr>
                    </w:div>
                  </w:divsChild>
                </w:div>
                <w:div w:id="132331925">
                  <w:marLeft w:val="0"/>
                  <w:marRight w:val="0"/>
                  <w:marTop w:val="0"/>
                  <w:marBottom w:val="0"/>
                  <w:divBdr>
                    <w:top w:val="single" w:sz="2" w:space="1" w:color="FFFFFF"/>
                    <w:left w:val="single" w:sz="2" w:space="12" w:color="FFFFFF"/>
                    <w:bottom w:val="single" w:sz="2" w:space="1" w:color="FFFFFF"/>
                    <w:right w:val="single" w:sz="2" w:space="4" w:color="FFFFFF"/>
                  </w:divBdr>
                  <w:divsChild>
                    <w:div w:id="1148979911">
                      <w:marLeft w:val="0"/>
                      <w:marRight w:val="0"/>
                      <w:marTop w:val="0"/>
                      <w:marBottom w:val="0"/>
                      <w:divBdr>
                        <w:top w:val="none" w:sz="0" w:space="0" w:color="auto"/>
                        <w:left w:val="none" w:sz="0" w:space="0" w:color="auto"/>
                        <w:bottom w:val="none" w:sz="0" w:space="0" w:color="auto"/>
                        <w:right w:val="none" w:sz="0" w:space="0" w:color="auto"/>
                      </w:divBdr>
                    </w:div>
                  </w:divsChild>
                </w:div>
                <w:div w:id="1170563224">
                  <w:marLeft w:val="0"/>
                  <w:marRight w:val="0"/>
                  <w:marTop w:val="0"/>
                  <w:marBottom w:val="0"/>
                  <w:divBdr>
                    <w:top w:val="single" w:sz="2" w:space="1" w:color="FFFFFF"/>
                    <w:left w:val="single" w:sz="2" w:space="12" w:color="FFFFFF"/>
                    <w:bottom w:val="single" w:sz="2" w:space="1" w:color="FFFFFF"/>
                    <w:right w:val="single" w:sz="2" w:space="4" w:color="FFFFFF"/>
                  </w:divBdr>
                  <w:divsChild>
                    <w:div w:id="436488516">
                      <w:marLeft w:val="0"/>
                      <w:marRight w:val="0"/>
                      <w:marTop w:val="0"/>
                      <w:marBottom w:val="0"/>
                      <w:divBdr>
                        <w:top w:val="none" w:sz="0" w:space="0" w:color="auto"/>
                        <w:left w:val="none" w:sz="0" w:space="0" w:color="auto"/>
                        <w:bottom w:val="none" w:sz="0" w:space="0" w:color="auto"/>
                        <w:right w:val="none" w:sz="0" w:space="0" w:color="auto"/>
                      </w:divBdr>
                    </w:div>
                  </w:divsChild>
                </w:div>
                <w:div w:id="244385016">
                  <w:marLeft w:val="0"/>
                  <w:marRight w:val="0"/>
                  <w:marTop w:val="0"/>
                  <w:marBottom w:val="0"/>
                  <w:divBdr>
                    <w:top w:val="single" w:sz="2" w:space="1" w:color="FFFFFF"/>
                    <w:left w:val="single" w:sz="2" w:space="12" w:color="FFFFFF"/>
                    <w:bottom w:val="single" w:sz="2" w:space="1" w:color="FFFFFF"/>
                    <w:right w:val="single" w:sz="2" w:space="4" w:color="FFFFFF"/>
                  </w:divBdr>
                  <w:divsChild>
                    <w:div w:id="1351948310">
                      <w:marLeft w:val="0"/>
                      <w:marRight w:val="0"/>
                      <w:marTop w:val="0"/>
                      <w:marBottom w:val="0"/>
                      <w:divBdr>
                        <w:top w:val="none" w:sz="0" w:space="0" w:color="auto"/>
                        <w:left w:val="none" w:sz="0" w:space="0" w:color="auto"/>
                        <w:bottom w:val="none" w:sz="0" w:space="0" w:color="auto"/>
                        <w:right w:val="none" w:sz="0" w:space="0" w:color="auto"/>
                      </w:divBdr>
                    </w:div>
                  </w:divsChild>
                </w:div>
                <w:div w:id="1790657478">
                  <w:marLeft w:val="0"/>
                  <w:marRight w:val="0"/>
                  <w:marTop w:val="0"/>
                  <w:marBottom w:val="0"/>
                  <w:divBdr>
                    <w:top w:val="single" w:sz="2" w:space="1" w:color="FFFFFF"/>
                    <w:left w:val="single" w:sz="2" w:space="12" w:color="FFFFFF"/>
                    <w:bottom w:val="single" w:sz="2" w:space="1" w:color="FFFFFF"/>
                    <w:right w:val="single" w:sz="2" w:space="4" w:color="FFFFFF"/>
                  </w:divBdr>
                  <w:divsChild>
                    <w:div w:id="701592907">
                      <w:marLeft w:val="0"/>
                      <w:marRight w:val="0"/>
                      <w:marTop w:val="0"/>
                      <w:marBottom w:val="0"/>
                      <w:divBdr>
                        <w:top w:val="none" w:sz="0" w:space="0" w:color="auto"/>
                        <w:left w:val="none" w:sz="0" w:space="0" w:color="auto"/>
                        <w:bottom w:val="none" w:sz="0" w:space="0" w:color="auto"/>
                        <w:right w:val="none" w:sz="0" w:space="0" w:color="auto"/>
                      </w:divBdr>
                    </w:div>
                  </w:divsChild>
                </w:div>
                <w:div w:id="1688753749">
                  <w:marLeft w:val="0"/>
                  <w:marRight w:val="0"/>
                  <w:marTop w:val="0"/>
                  <w:marBottom w:val="0"/>
                  <w:divBdr>
                    <w:top w:val="single" w:sz="2" w:space="1" w:color="FFFFFF"/>
                    <w:left w:val="single" w:sz="2" w:space="12" w:color="FFFFFF"/>
                    <w:bottom w:val="single" w:sz="2" w:space="1" w:color="FFFFFF"/>
                    <w:right w:val="single" w:sz="2" w:space="4" w:color="FFFFFF"/>
                  </w:divBdr>
                  <w:divsChild>
                    <w:div w:id="757554315">
                      <w:marLeft w:val="0"/>
                      <w:marRight w:val="0"/>
                      <w:marTop w:val="0"/>
                      <w:marBottom w:val="0"/>
                      <w:divBdr>
                        <w:top w:val="none" w:sz="0" w:space="0" w:color="auto"/>
                        <w:left w:val="none" w:sz="0" w:space="0" w:color="auto"/>
                        <w:bottom w:val="none" w:sz="0" w:space="0" w:color="auto"/>
                        <w:right w:val="none" w:sz="0" w:space="0" w:color="auto"/>
                      </w:divBdr>
                    </w:div>
                  </w:divsChild>
                </w:div>
                <w:div w:id="943998551">
                  <w:marLeft w:val="0"/>
                  <w:marRight w:val="0"/>
                  <w:marTop w:val="0"/>
                  <w:marBottom w:val="0"/>
                  <w:divBdr>
                    <w:top w:val="single" w:sz="2" w:space="1" w:color="FFFFFF"/>
                    <w:left w:val="single" w:sz="2" w:space="12" w:color="FFFFFF"/>
                    <w:bottom w:val="single" w:sz="2" w:space="1" w:color="FFFFFF"/>
                    <w:right w:val="single" w:sz="2" w:space="4" w:color="FFFFFF"/>
                  </w:divBdr>
                  <w:divsChild>
                    <w:div w:id="268857680">
                      <w:marLeft w:val="0"/>
                      <w:marRight w:val="0"/>
                      <w:marTop w:val="0"/>
                      <w:marBottom w:val="0"/>
                      <w:divBdr>
                        <w:top w:val="none" w:sz="0" w:space="0" w:color="auto"/>
                        <w:left w:val="none" w:sz="0" w:space="0" w:color="auto"/>
                        <w:bottom w:val="none" w:sz="0" w:space="0" w:color="auto"/>
                        <w:right w:val="none" w:sz="0" w:space="0" w:color="auto"/>
                      </w:divBdr>
                    </w:div>
                  </w:divsChild>
                </w:div>
                <w:div w:id="789855785">
                  <w:marLeft w:val="0"/>
                  <w:marRight w:val="0"/>
                  <w:marTop w:val="0"/>
                  <w:marBottom w:val="0"/>
                  <w:divBdr>
                    <w:top w:val="single" w:sz="2" w:space="1" w:color="FFFFFF"/>
                    <w:left w:val="single" w:sz="2" w:space="12" w:color="FFFFFF"/>
                    <w:bottom w:val="single" w:sz="2" w:space="1" w:color="FFFFFF"/>
                    <w:right w:val="single" w:sz="2" w:space="4" w:color="FFFFFF"/>
                  </w:divBdr>
                  <w:divsChild>
                    <w:div w:id="233704560">
                      <w:marLeft w:val="0"/>
                      <w:marRight w:val="0"/>
                      <w:marTop w:val="0"/>
                      <w:marBottom w:val="0"/>
                      <w:divBdr>
                        <w:top w:val="none" w:sz="0" w:space="0" w:color="auto"/>
                        <w:left w:val="none" w:sz="0" w:space="0" w:color="auto"/>
                        <w:bottom w:val="none" w:sz="0" w:space="0" w:color="auto"/>
                        <w:right w:val="none" w:sz="0" w:space="0" w:color="auto"/>
                      </w:divBdr>
                    </w:div>
                  </w:divsChild>
                </w:div>
                <w:div w:id="702678205">
                  <w:marLeft w:val="0"/>
                  <w:marRight w:val="0"/>
                  <w:marTop w:val="0"/>
                  <w:marBottom w:val="0"/>
                  <w:divBdr>
                    <w:top w:val="single" w:sz="2" w:space="1" w:color="FFFFFF"/>
                    <w:left w:val="single" w:sz="2" w:space="12" w:color="FFFFFF"/>
                    <w:bottom w:val="single" w:sz="2" w:space="1" w:color="FFFFFF"/>
                    <w:right w:val="single" w:sz="2" w:space="4" w:color="FFFFFF"/>
                  </w:divBdr>
                  <w:divsChild>
                    <w:div w:id="1237859607">
                      <w:marLeft w:val="0"/>
                      <w:marRight w:val="0"/>
                      <w:marTop w:val="0"/>
                      <w:marBottom w:val="0"/>
                      <w:divBdr>
                        <w:top w:val="none" w:sz="0" w:space="0" w:color="auto"/>
                        <w:left w:val="none" w:sz="0" w:space="0" w:color="auto"/>
                        <w:bottom w:val="none" w:sz="0" w:space="0" w:color="auto"/>
                        <w:right w:val="none" w:sz="0" w:space="0" w:color="auto"/>
                      </w:divBdr>
                    </w:div>
                  </w:divsChild>
                </w:div>
                <w:div w:id="1974098645">
                  <w:marLeft w:val="0"/>
                  <w:marRight w:val="0"/>
                  <w:marTop w:val="0"/>
                  <w:marBottom w:val="0"/>
                  <w:divBdr>
                    <w:top w:val="single" w:sz="2" w:space="1" w:color="FFFFFF"/>
                    <w:left w:val="single" w:sz="2" w:space="12" w:color="FFFFFF"/>
                    <w:bottom w:val="single" w:sz="2" w:space="1" w:color="FFFFFF"/>
                    <w:right w:val="single" w:sz="2" w:space="4" w:color="FFFFFF"/>
                  </w:divBdr>
                  <w:divsChild>
                    <w:div w:id="1505972903">
                      <w:marLeft w:val="0"/>
                      <w:marRight w:val="0"/>
                      <w:marTop w:val="0"/>
                      <w:marBottom w:val="0"/>
                      <w:divBdr>
                        <w:top w:val="none" w:sz="0" w:space="0" w:color="auto"/>
                        <w:left w:val="none" w:sz="0" w:space="0" w:color="auto"/>
                        <w:bottom w:val="none" w:sz="0" w:space="0" w:color="auto"/>
                        <w:right w:val="none" w:sz="0" w:space="0" w:color="auto"/>
                      </w:divBdr>
                    </w:div>
                  </w:divsChild>
                </w:div>
                <w:div w:id="912356011">
                  <w:marLeft w:val="0"/>
                  <w:marRight w:val="0"/>
                  <w:marTop w:val="0"/>
                  <w:marBottom w:val="0"/>
                  <w:divBdr>
                    <w:top w:val="single" w:sz="2" w:space="1" w:color="FFFFFF"/>
                    <w:left w:val="single" w:sz="2" w:space="12" w:color="FFFFFF"/>
                    <w:bottom w:val="single" w:sz="2" w:space="1" w:color="FFFFFF"/>
                    <w:right w:val="single" w:sz="2" w:space="4" w:color="FFFFFF"/>
                  </w:divBdr>
                  <w:divsChild>
                    <w:div w:id="945624037">
                      <w:marLeft w:val="0"/>
                      <w:marRight w:val="0"/>
                      <w:marTop w:val="0"/>
                      <w:marBottom w:val="0"/>
                      <w:divBdr>
                        <w:top w:val="none" w:sz="0" w:space="0" w:color="auto"/>
                        <w:left w:val="none" w:sz="0" w:space="0" w:color="auto"/>
                        <w:bottom w:val="none" w:sz="0" w:space="0" w:color="auto"/>
                        <w:right w:val="none" w:sz="0" w:space="0" w:color="auto"/>
                      </w:divBdr>
                    </w:div>
                  </w:divsChild>
                </w:div>
                <w:div w:id="1001542692">
                  <w:marLeft w:val="0"/>
                  <w:marRight w:val="0"/>
                  <w:marTop w:val="0"/>
                  <w:marBottom w:val="0"/>
                  <w:divBdr>
                    <w:top w:val="single" w:sz="2" w:space="1" w:color="FFFFFF"/>
                    <w:left w:val="single" w:sz="2" w:space="12" w:color="FFFFFF"/>
                    <w:bottom w:val="single" w:sz="2" w:space="1" w:color="FFFFFF"/>
                    <w:right w:val="single" w:sz="2" w:space="4" w:color="FFFFFF"/>
                  </w:divBdr>
                  <w:divsChild>
                    <w:div w:id="665864545">
                      <w:marLeft w:val="0"/>
                      <w:marRight w:val="0"/>
                      <w:marTop w:val="0"/>
                      <w:marBottom w:val="0"/>
                      <w:divBdr>
                        <w:top w:val="none" w:sz="0" w:space="0" w:color="auto"/>
                        <w:left w:val="none" w:sz="0" w:space="0" w:color="auto"/>
                        <w:bottom w:val="none" w:sz="0" w:space="0" w:color="auto"/>
                        <w:right w:val="none" w:sz="0" w:space="0" w:color="auto"/>
                      </w:divBdr>
                    </w:div>
                  </w:divsChild>
                </w:div>
                <w:div w:id="487095678">
                  <w:marLeft w:val="0"/>
                  <w:marRight w:val="0"/>
                  <w:marTop w:val="0"/>
                  <w:marBottom w:val="0"/>
                  <w:divBdr>
                    <w:top w:val="single" w:sz="2" w:space="1" w:color="FFFFFF"/>
                    <w:left w:val="single" w:sz="2" w:space="12" w:color="FFFFFF"/>
                    <w:bottom w:val="single" w:sz="2" w:space="1" w:color="FFFFFF"/>
                    <w:right w:val="single" w:sz="2" w:space="4" w:color="FFFFFF"/>
                  </w:divBdr>
                  <w:divsChild>
                    <w:div w:id="406465500">
                      <w:marLeft w:val="0"/>
                      <w:marRight w:val="0"/>
                      <w:marTop w:val="0"/>
                      <w:marBottom w:val="0"/>
                      <w:divBdr>
                        <w:top w:val="none" w:sz="0" w:space="0" w:color="auto"/>
                        <w:left w:val="none" w:sz="0" w:space="0" w:color="auto"/>
                        <w:bottom w:val="none" w:sz="0" w:space="0" w:color="auto"/>
                        <w:right w:val="none" w:sz="0" w:space="0" w:color="auto"/>
                      </w:divBdr>
                    </w:div>
                  </w:divsChild>
                </w:div>
                <w:div w:id="96020603">
                  <w:marLeft w:val="0"/>
                  <w:marRight w:val="0"/>
                  <w:marTop w:val="0"/>
                  <w:marBottom w:val="0"/>
                  <w:divBdr>
                    <w:top w:val="single" w:sz="2" w:space="1" w:color="FFFFFF"/>
                    <w:left w:val="single" w:sz="2" w:space="12" w:color="FFFFFF"/>
                    <w:bottom w:val="single" w:sz="2" w:space="1" w:color="FFFFFF"/>
                    <w:right w:val="single" w:sz="2" w:space="4" w:color="FFFFFF"/>
                  </w:divBdr>
                  <w:divsChild>
                    <w:div w:id="2071880504">
                      <w:marLeft w:val="0"/>
                      <w:marRight w:val="0"/>
                      <w:marTop w:val="0"/>
                      <w:marBottom w:val="0"/>
                      <w:divBdr>
                        <w:top w:val="none" w:sz="0" w:space="0" w:color="auto"/>
                        <w:left w:val="none" w:sz="0" w:space="0" w:color="auto"/>
                        <w:bottom w:val="none" w:sz="0" w:space="0" w:color="auto"/>
                        <w:right w:val="none" w:sz="0" w:space="0" w:color="auto"/>
                      </w:divBdr>
                    </w:div>
                  </w:divsChild>
                </w:div>
                <w:div w:id="628627677">
                  <w:marLeft w:val="0"/>
                  <w:marRight w:val="0"/>
                  <w:marTop w:val="0"/>
                  <w:marBottom w:val="0"/>
                  <w:divBdr>
                    <w:top w:val="single" w:sz="2" w:space="1" w:color="FFFFFF"/>
                    <w:left w:val="single" w:sz="2" w:space="12" w:color="FFFFFF"/>
                    <w:bottom w:val="single" w:sz="2" w:space="1" w:color="FFFFFF"/>
                    <w:right w:val="single" w:sz="2" w:space="4" w:color="FFFFFF"/>
                  </w:divBdr>
                  <w:divsChild>
                    <w:div w:id="80151269">
                      <w:marLeft w:val="0"/>
                      <w:marRight w:val="0"/>
                      <w:marTop w:val="0"/>
                      <w:marBottom w:val="0"/>
                      <w:divBdr>
                        <w:top w:val="none" w:sz="0" w:space="0" w:color="auto"/>
                        <w:left w:val="none" w:sz="0" w:space="0" w:color="auto"/>
                        <w:bottom w:val="none" w:sz="0" w:space="0" w:color="auto"/>
                        <w:right w:val="none" w:sz="0" w:space="0" w:color="auto"/>
                      </w:divBdr>
                    </w:div>
                  </w:divsChild>
                </w:div>
                <w:div w:id="1080100846">
                  <w:marLeft w:val="0"/>
                  <w:marRight w:val="0"/>
                  <w:marTop w:val="0"/>
                  <w:marBottom w:val="0"/>
                  <w:divBdr>
                    <w:top w:val="single" w:sz="2" w:space="1" w:color="FFFFFF"/>
                    <w:left w:val="single" w:sz="2" w:space="12" w:color="FFFFFF"/>
                    <w:bottom w:val="single" w:sz="2" w:space="1" w:color="FFFFFF"/>
                    <w:right w:val="single" w:sz="2" w:space="4" w:color="FFFFFF"/>
                  </w:divBdr>
                  <w:divsChild>
                    <w:div w:id="1956252744">
                      <w:marLeft w:val="0"/>
                      <w:marRight w:val="0"/>
                      <w:marTop w:val="0"/>
                      <w:marBottom w:val="0"/>
                      <w:divBdr>
                        <w:top w:val="none" w:sz="0" w:space="0" w:color="auto"/>
                        <w:left w:val="none" w:sz="0" w:space="0" w:color="auto"/>
                        <w:bottom w:val="none" w:sz="0" w:space="0" w:color="auto"/>
                        <w:right w:val="none" w:sz="0" w:space="0" w:color="auto"/>
                      </w:divBdr>
                    </w:div>
                  </w:divsChild>
                </w:div>
                <w:div w:id="1758091849">
                  <w:marLeft w:val="0"/>
                  <w:marRight w:val="0"/>
                  <w:marTop w:val="0"/>
                  <w:marBottom w:val="0"/>
                  <w:divBdr>
                    <w:top w:val="single" w:sz="2" w:space="1" w:color="FFFFFF"/>
                    <w:left w:val="single" w:sz="2" w:space="12" w:color="FFFFFF"/>
                    <w:bottom w:val="single" w:sz="2" w:space="1" w:color="FFFFFF"/>
                    <w:right w:val="single" w:sz="2" w:space="4" w:color="FFFFFF"/>
                  </w:divBdr>
                  <w:divsChild>
                    <w:div w:id="977759713">
                      <w:marLeft w:val="0"/>
                      <w:marRight w:val="0"/>
                      <w:marTop w:val="0"/>
                      <w:marBottom w:val="0"/>
                      <w:divBdr>
                        <w:top w:val="none" w:sz="0" w:space="0" w:color="auto"/>
                        <w:left w:val="none" w:sz="0" w:space="0" w:color="auto"/>
                        <w:bottom w:val="none" w:sz="0" w:space="0" w:color="auto"/>
                        <w:right w:val="none" w:sz="0" w:space="0" w:color="auto"/>
                      </w:divBdr>
                    </w:div>
                  </w:divsChild>
                </w:div>
                <w:div w:id="783428451">
                  <w:marLeft w:val="0"/>
                  <w:marRight w:val="0"/>
                  <w:marTop w:val="0"/>
                  <w:marBottom w:val="0"/>
                  <w:divBdr>
                    <w:top w:val="single" w:sz="2" w:space="1" w:color="FFFFFF"/>
                    <w:left w:val="single" w:sz="2" w:space="12" w:color="FFFFFF"/>
                    <w:bottom w:val="single" w:sz="2" w:space="4" w:color="FFFFFF"/>
                    <w:right w:val="single" w:sz="2" w:space="4" w:color="FFFFFF"/>
                  </w:divBdr>
                  <w:divsChild>
                    <w:div w:id="99091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933323">
      <w:bodyDiv w:val="1"/>
      <w:marLeft w:val="0"/>
      <w:marRight w:val="0"/>
      <w:marTop w:val="0"/>
      <w:marBottom w:val="0"/>
      <w:divBdr>
        <w:top w:val="none" w:sz="0" w:space="0" w:color="auto"/>
        <w:left w:val="none" w:sz="0" w:space="0" w:color="auto"/>
        <w:bottom w:val="none" w:sz="0" w:space="0" w:color="auto"/>
        <w:right w:val="none" w:sz="0" w:space="0" w:color="auto"/>
      </w:divBdr>
      <w:divsChild>
        <w:div w:id="1601990261">
          <w:marLeft w:val="0"/>
          <w:marRight w:val="0"/>
          <w:marTop w:val="0"/>
          <w:marBottom w:val="0"/>
          <w:divBdr>
            <w:top w:val="none" w:sz="0" w:space="0" w:color="auto"/>
            <w:left w:val="none" w:sz="0" w:space="0" w:color="auto"/>
            <w:bottom w:val="none" w:sz="0" w:space="0" w:color="auto"/>
            <w:right w:val="none" w:sz="0" w:space="0" w:color="auto"/>
          </w:divBdr>
        </w:div>
        <w:div w:id="1195193618">
          <w:marLeft w:val="0"/>
          <w:marRight w:val="0"/>
          <w:marTop w:val="0"/>
          <w:marBottom w:val="335"/>
          <w:divBdr>
            <w:top w:val="none" w:sz="0" w:space="0" w:color="auto"/>
            <w:left w:val="none" w:sz="0" w:space="0" w:color="auto"/>
            <w:bottom w:val="none" w:sz="0" w:space="0" w:color="auto"/>
            <w:right w:val="none" w:sz="0" w:space="0" w:color="auto"/>
          </w:divBdr>
          <w:divsChild>
            <w:div w:id="828205982">
              <w:marLeft w:val="0"/>
              <w:marRight w:val="0"/>
              <w:marTop w:val="0"/>
              <w:marBottom w:val="0"/>
              <w:divBdr>
                <w:top w:val="none" w:sz="0" w:space="0" w:color="auto"/>
                <w:left w:val="none" w:sz="0" w:space="0" w:color="auto"/>
                <w:bottom w:val="none" w:sz="0" w:space="0" w:color="auto"/>
                <w:right w:val="none" w:sz="0" w:space="0" w:color="auto"/>
              </w:divBdr>
              <w:divsChild>
                <w:div w:id="70348696">
                  <w:marLeft w:val="0"/>
                  <w:marRight w:val="0"/>
                  <w:marTop w:val="0"/>
                  <w:marBottom w:val="0"/>
                  <w:divBdr>
                    <w:top w:val="single" w:sz="2" w:space="4" w:color="FFFFFF"/>
                    <w:left w:val="single" w:sz="2" w:space="12" w:color="FFFFFF"/>
                    <w:bottom w:val="single" w:sz="2" w:space="1" w:color="FFFFFF"/>
                    <w:right w:val="single" w:sz="2" w:space="4" w:color="FFFFFF"/>
                  </w:divBdr>
                  <w:divsChild>
                    <w:div w:id="398401728">
                      <w:marLeft w:val="0"/>
                      <w:marRight w:val="0"/>
                      <w:marTop w:val="0"/>
                      <w:marBottom w:val="0"/>
                      <w:divBdr>
                        <w:top w:val="none" w:sz="0" w:space="0" w:color="auto"/>
                        <w:left w:val="none" w:sz="0" w:space="0" w:color="auto"/>
                        <w:bottom w:val="none" w:sz="0" w:space="0" w:color="auto"/>
                        <w:right w:val="none" w:sz="0" w:space="0" w:color="auto"/>
                      </w:divBdr>
                    </w:div>
                  </w:divsChild>
                </w:div>
                <w:div w:id="608392864">
                  <w:marLeft w:val="0"/>
                  <w:marRight w:val="0"/>
                  <w:marTop w:val="0"/>
                  <w:marBottom w:val="0"/>
                  <w:divBdr>
                    <w:top w:val="single" w:sz="2" w:space="1" w:color="FFFFFF"/>
                    <w:left w:val="single" w:sz="2" w:space="12" w:color="FFFFFF"/>
                    <w:bottom w:val="single" w:sz="2" w:space="1" w:color="FFFFFF"/>
                    <w:right w:val="single" w:sz="2" w:space="4" w:color="FFFFFF"/>
                  </w:divBdr>
                  <w:divsChild>
                    <w:div w:id="849028096">
                      <w:marLeft w:val="0"/>
                      <w:marRight w:val="0"/>
                      <w:marTop w:val="0"/>
                      <w:marBottom w:val="0"/>
                      <w:divBdr>
                        <w:top w:val="none" w:sz="0" w:space="0" w:color="auto"/>
                        <w:left w:val="none" w:sz="0" w:space="0" w:color="auto"/>
                        <w:bottom w:val="none" w:sz="0" w:space="0" w:color="auto"/>
                        <w:right w:val="none" w:sz="0" w:space="0" w:color="auto"/>
                      </w:divBdr>
                    </w:div>
                  </w:divsChild>
                </w:div>
                <w:div w:id="1276135852">
                  <w:marLeft w:val="0"/>
                  <w:marRight w:val="0"/>
                  <w:marTop w:val="0"/>
                  <w:marBottom w:val="0"/>
                  <w:divBdr>
                    <w:top w:val="single" w:sz="2" w:space="1" w:color="FFFFFF"/>
                    <w:left w:val="single" w:sz="2" w:space="12" w:color="FFFFFF"/>
                    <w:bottom w:val="single" w:sz="2" w:space="1" w:color="FFFFFF"/>
                    <w:right w:val="single" w:sz="2" w:space="4" w:color="FFFFFF"/>
                  </w:divBdr>
                  <w:divsChild>
                    <w:div w:id="1795443402">
                      <w:marLeft w:val="0"/>
                      <w:marRight w:val="0"/>
                      <w:marTop w:val="0"/>
                      <w:marBottom w:val="0"/>
                      <w:divBdr>
                        <w:top w:val="none" w:sz="0" w:space="0" w:color="auto"/>
                        <w:left w:val="none" w:sz="0" w:space="0" w:color="auto"/>
                        <w:bottom w:val="none" w:sz="0" w:space="0" w:color="auto"/>
                        <w:right w:val="none" w:sz="0" w:space="0" w:color="auto"/>
                      </w:divBdr>
                    </w:div>
                  </w:divsChild>
                </w:div>
                <w:div w:id="2027290993">
                  <w:marLeft w:val="0"/>
                  <w:marRight w:val="0"/>
                  <w:marTop w:val="0"/>
                  <w:marBottom w:val="0"/>
                  <w:divBdr>
                    <w:top w:val="single" w:sz="2" w:space="1" w:color="FFFFFF"/>
                    <w:left w:val="single" w:sz="2" w:space="12" w:color="FFFFFF"/>
                    <w:bottom w:val="single" w:sz="2" w:space="1" w:color="FFFFFF"/>
                    <w:right w:val="single" w:sz="2" w:space="4" w:color="FFFFFF"/>
                  </w:divBdr>
                  <w:divsChild>
                    <w:div w:id="2053773927">
                      <w:marLeft w:val="0"/>
                      <w:marRight w:val="0"/>
                      <w:marTop w:val="0"/>
                      <w:marBottom w:val="0"/>
                      <w:divBdr>
                        <w:top w:val="none" w:sz="0" w:space="0" w:color="auto"/>
                        <w:left w:val="none" w:sz="0" w:space="0" w:color="auto"/>
                        <w:bottom w:val="none" w:sz="0" w:space="0" w:color="auto"/>
                        <w:right w:val="none" w:sz="0" w:space="0" w:color="auto"/>
                      </w:divBdr>
                    </w:div>
                  </w:divsChild>
                </w:div>
                <w:div w:id="1044332084">
                  <w:marLeft w:val="0"/>
                  <w:marRight w:val="0"/>
                  <w:marTop w:val="0"/>
                  <w:marBottom w:val="0"/>
                  <w:divBdr>
                    <w:top w:val="single" w:sz="2" w:space="1" w:color="FFFFFF"/>
                    <w:left w:val="single" w:sz="2" w:space="12" w:color="FFFFFF"/>
                    <w:bottom w:val="single" w:sz="2" w:space="1" w:color="FFFFFF"/>
                    <w:right w:val="single" w:sz="2" w:space="4" w:color="FFFFFF"/>
                  </w:divBdr>
                  <w:divsChild>
                    <w:div w:id="1124735553">
                      <w:marLeft w:val="0"/>
                      <w:marRight w:val="0"/>
                      <w:marTop w:val="0"/>
                      <w:marBottom w:val="0"/>
                      <w:divBdr>
                        <w:top w:val="none" w:sz="0" w:space="0" w:color="auto"/>
                        <w:left w:val="none" w:sz="0" w:space="0" w:color="auto"/>
                        <w:bottom w:val="none" w:sz="0" w:space="0" w:color="auto"/>
                        <w:right w:val="none" w:sz="0" w:space="0" w:color="auto"/>
                      </w:divBdr>
                    </w:div>
                  </w:divsChild>
                </w:div>
                <w:div w:id="496918348">
                  <w:marLeft w:val="0"/>
                  <w:marRight w:val="0"/>
                  <w:marTop w:val="0"/>
                  <w:marBottom w:val="0"/>
                  <w:divBdr>
                    <w:top w:val="single" w:sz="2" w:space="1" w:color="FFFFFF"/>
                    <w:left w:val="single" w:sz="2" w:space="12" w:color="FFFFFF"/>
                    <w:bottom w:val="single" w:sz="2" w:space="1" w:color="FFFFFF"/>
                    <w:right w:val="single" w:sz="2" w:space="4" w:color="FFFFFF"/>
                  </w:divBdr>
                  <w:divsChild>
                    <w:div w:id="1608466380">
                      <w:marLeft w:val="0"/>
                      <w:marRight w:val="0"/>
                      <w:marTop w:val="0"/>
                      <w:marBottom w:val="0"/>
                      <w:divBdr>
                        <w:top w:val="none" w:sz="0" w:space="0" w:color="auto"/>
                        <w:left w:val="none" w:sz="0" w:space="0" w:color="auto"/>
                        <w:bottom w:val="none" w:sz="0" w:space="0" w:color="auto"/>
                        <w:right w:val="none" w:sz="0" w:space="0" w:color="auto"/>
                      </w:divBdr>
                    </w:div>
                  </w:divsChild>
                </w:div>
                <w:div w:id="1615941412">
                  <w:marLeft w:val="0"/>
                  <w:marRight w:val="0"/>
                  <w:marTop w:val="0"/>
                  <w:marBottom w:val="0"/>
                  <w:divBdr>
                    <w:top w:val="single" w:sz="2" w:space="1" w:color="FFFFFF"/>
                    <w:left w:val="single" w:sz="2" w:space="12" w:color="FFFFFF"/>
                    <w:bottom w:val="single" w:sz="2" w:space="1" w:color="FFFFFF"/>
                    <w:right w:val="single" w:sz="2" w:space="4" w:color="FFFFFF"/>
                  </w:divBdr>
                  <w:divsChild>
                    <w:div w:id="388845783">
                      <w:marLeft w:val="0"/>
                      <w:marRight w:val="0"/>
                      <w:marTop w:val="0"/>
                      <w:marBottom w:val="0"/>
                      <w:divBdr>
                        <w:top w:val="none" w:sz="0" w:space="0" w:color="auto"/>
                        <w:left w:val="none" w:sz="0" w:space="0" w:color="auto"/>
                        <w:bottom w:val="none" w:sz="0" w:space="0" w:color="auto"/>
                        <w:right w:val="none" w:sz="0" w:space="0" w:color="auto"/>
                      </w:divBdr>
                    </w:div>
                  </w:divsChild>
                </w:div>
                <w:div w:id="595792122">
                  <w:marLeft w:val="0"/>
                  <w:marRight w:val="0"/>
                  <w:marTop w:val="0"/>
                  <w:marBottom w:val="0"/>
                  <w:divBdr>
                    <w:top w:val="single" w:sz="2" w:space="1" w:color="FFFFFF"/>
                    <w:left w:val="single" w:sz="2" w:space="12" w:color="FFFFFF"/>
                    <w:bottom w:val="single" w:sz="2" w:space="1" w:color="FFFFFF"/>
                    <w:right w:val="single" w:sz="2" w:space="4" w:color="FFFFFF"/>
                  </w:divBdr>
                  <w:divsChild>
                    <w:div w:id="1081099003">
                      <w:marLeft w:val="0"/>
                      <w:marRight w:val="0"/>
                      <w:marTop w:val="0"/>
                      <w:marBottom w:val="0"/>
                      <w:divBdr>
                        <w:top w:val="none" w:sz="0" w:space="0" w:color="auto"/>
                        <w:left w:val="none" w:sz="0" w:space="0" w:color="auto"/>
                        <w:bottom w:val="none" w:sz="0" w:space="0" w:color="auto"/>
                        <w:right w:val="none" w:sz="0" w:space="0" w:color="auto"/>
                      </w:divBdr>
                    </w:div>
                  </w:divsChild>
                </w:div>
                <w:div w:id="243227728">
                  <w:marLeft w:val="0"/>
                  <w:marRight w:val="0"/>
                  <w:marTop w:val="0"/>
                  <w:marBottom w:val="0"/>
                  <w:divBdr>
                    <w:top w:val="single" w:sz="2" w:space="1" w:color="FFFFFF"/>
                    <w:left w:val="single" w:sz="2" w:space="12" w:color="FFFFFF"/>
                    <w:bottom w:val="single" w:sz="2" w:space="1" w:color="FFFFFF"/>
                    <w:right w:val="single" w:sz="2" w:space="4" w:color="FFFFFF"/>
                  </w:divBdr>
                  <w:divsChild>
                    <w:div w:id="1123570537">
                      <w:marLeft w:val="0"/>
                      <w:marRight w:val="0"/>
                      <w:marTop w:val="0"/>
                      <w:marBottom w:val="0"/>
                      <w:divBdr>
                        <w:top w:val="none" w:sz="0" w:space="0" w:color="auto"/>
                        <w:left w:val="none" w:sz="0" w:space="0" w:color="auto"/>
                        <w:bottom w:val="none" w:sz="0" w:space="0" w:color="auto"/>
                        <w:right w:val="none" w:sz="0" w:space="0" w:color="auto"/>
                      </w:divBdr>
                    </w:div>
                  </w:divsChild>
                </w:div>
                <w:div w:id="172571997">
                  <w:marLeft w:val="0"/>
                  <w:marRight w:val="0"/>
                  <w:marTop w:val="0"/>
                  <w:marBottom w:val="0"/>
                  <w:divBdr>
                    <w:top w:val="single" w:sz="2" w:space="1" w:color="FFFFFF"/>
                    <w:left w:val="single" w:sz="2" w:space="12" w:color="FFFFFF"/>
                    <w:bottom w:val="single" w:sz="2" w:space="1" w:color="FFFFFF"/>
                    <w:right w:val="single" w:sz="2" w:space="4" w:color="FFFFFF"/>
                  </w:divBdr>
                  <w:divsChild>
                    <w:div w:id="441653397">
                      <w:marLeft w:val="0"/>
                      <w:marRight w:val="0"/>
                      <w:marTop w:val="0"/>
                      <w:marBottom w:val="0"/>
                      <w:divBdr>
                        <w:top w:val="none" w:sz="0" w:space="0" w:color="auto"/>
                        <w:left w:val="none" w:sz="0" w:space="0" w:color="auto"/>
                        <w:bottom w:val="none" w:sz="0" w:space="0" w:color="auto"/>
                        <w:right w:val="none" w:sz="0" w:space="0" w:color="auto"/>
                      </w:divBdr>
                    </w:div>
                  </w:divsChild>
                </w:div>
                <w:div w:id="2086802798">
                  <w:marLeft w:val="0"/>
                  <w:marRight w:val="0"/>
                  <w:marTop w:val="0"/>
                  <w:marBottom w:val="0"/>
                  <w:divBdr>
                    <w:top w:val="single" w:sz="2" w:space="1" w:color="FFFFFF"/>
                    <w:left w:val="single" w:sz="2" w:space="12" w:color="FFFFFF"/>
                    <w:bottom w:val="single" w:sz="2" w:space="1" w:color="FFFFFF"/>
                    <w:right w:val="single" w:sz="2" w:space="4" w:color="FFFFFF"/>
                  </w:divBdr>
                  <w:divsChild>
                    <w:div w:id="686057229">
                      <w:marLeft w:val="0"/>
                      <w:marRight w:val="0"/>
                      <w:marTop w:val="0"/>
                      <w:marBottom w:val="0"/>
                      <w:divBdr>
                        <w:top w:val="none" w:sz="0" w:space="0" w:color="auto"/>
                        <w:left w:val="none" w:sz="0" w:space="0" w:color="auto"/>
                        <w:bottom w:val="none" w:sz="0" w:space="0" w:color="auto"/>
                        <w:right w:val="none" w:sz="0" w:space="0" w:color="auto"/>
                      </w:divBdr>
                    </w:div>
                  </w:divsChild>
                </w:div>
                <w:div w:id="689990007">
                  <w:marLeft w:val="0"/>
                  <w:marRight w:val="0"/>
                  <w:marTop w:val="0"/>
                  <w:marBottom w:val="0"/>
                  <w:divBdr>
                    <w:top w:val="single" w:sz="2" w:space="1" w:color="FFFFFF"/>
                    <w:left w:val="single" w:sz="2" w:space="12" w:color="FFFFFF"/>
                    <w:bottom w:val="single" w:sz="2" w:space="1" w:color="FFFFFF"/>
                    <w:right w:val="single" w:sz="2" w:space="4" w:color="FFFFFF"/>
                  </w:divBdr>
                  <w:divsChild>
                    <w:div w:id="1000043409">
                      <w:marLeft w:val="0"/>
                      <w:marRight w:val="0"/>
                      <w:marTop w:val="0"/>
                      <w:marBottom w:val="0"/>
                      <w:divBdr>
                        <w:top w:val="none" w:sz="0" w:space="0" w:color="auto"/>
                        <w:left w:val="none" w:sz="0" w:space="0" w:color="auto"/>
                        <w:bottom w:val="none" w:sz="0" w:space="0" w:color="auto"/>
                        <w:right w:val="none" w:sz="0" w:space="0" w:color="auto"/>
                      </w:divBdr>
                    </w:div>
                  </w:divsChild>
                </w:div>
                <w:div w:id="495464729">
                  <w:marLeft w:val="0"/>
                  <w:marRight w:val="0"/>
                  <w:marTop w:val="0"/>
                  <w:marBottom w:val="0"/>
                  <w:divBdr>
                    <w:top w:val="single" w:sz="2" w:space="1" w:color="FFFFFF"/>
                    <w:left w:val="single" w:sz="2" w:space="12" w:color="FFFFFF"/>
                    <w:bottom w:val="single" w:sz="2" w:space="1" w:color="FFFFFF"/>
                    <w:right w:val="single" w:sz="2" w:space="4" w:color="FFFFFF"/>
                  </w:divBdr>
                  <w:divsChild>
                    <w:div w:id="655492831">
                      <w:marLeft w:val="0"/>
                      <w:marRight w:val="0"/>
                      <w:marTop w:val="0"/>
                      <w:marBottom w:val="0"/>
                      <w:divBdr>
                        <w:top w:val="none" w:sz="0" w:space="0" w:color="auto"/>
                        <w:left w:val="none" w:sz="0" w:space="0" w:color="auto"/>
                        <w:bottom w:val="none" w:sz="0" w:space="0" w:color="auto"/>
                        <w:right w:val="none" w:sz="0" w:space="0" w:color="auto"/>
                      </w:divBdr>
                    </w:div>
                  </w:divsChild>
                </w:div>
                <w:div w:id="1367290835">
                  <w:marLeft w:val="0"/>
                  <w:marRight w:val="0"/>
                  <w:marTop w:val="0"/>
                  <w:marBottom w:val="0"/>
                  <w:divBdr>
                    <w:top w:val="single" w:sz="2" w:space="1" w:color="FFFFFF"/>
                    <w:left w:val="single" w:sz="2" w:space="12" w:color="FFFFFF"/>
                    <w:bottom w:val="single" w:sz="2" w:space="1" w:color="FFFFFF"/>
                    <w:right w:val="single" w:sz="2" w:space="4" w:color="FFFFFF"/>
                  </w:divBdr>
                  <w:divsChild>
                    <w:div w:id="376860655">
                      <w:marLeft w:val="0"/>
                      <w:marRight w:val="0"/>
                      <w:marTop w:val="0"/>
                      <w:marBottom w:val="0"/>
                      <w:divBdr>
                        <w:top w:val="none" w:sz="0" w:space="0" w:color="auto"/>
                        <w:left w:val="none" w:sz="0" w:space="0" w:color="auto"/>
                        <w:bottom w:val="none" w:sz="0" w:space="0" w:color="auto"/>
                        <w:right w:val="none" w:sz="0" w:space="0" w:color="auto"/>
                      </w:divBdr>
                    </w:div>
                  </w:divsChild>
                </w:div>
                <w:div w:id="1293436337">
                  <w:marLeft w:val="0"/>
                  <w:marRight w:val="0"/>
                  <w:marTop w:val="0"/>
                  <w:marBottom w:val="0"/>
                  <w:divBdr>
                    <w:top w:val="single" w:sz="2" w:space="1" w:color="FFFFFF"/>
                    <w:left w:val="single" w:sz="2" w:space="12" w:color="FFFFFF"/>
                    <w:bottom w:val="single" w:sz="2" w:space="1" w:color="FFFFFF"/>
                    <w:right w:val="single" w:sz="2" w:space="4" w:color="FFFFFF"/>
                  </w:divBdr>
                  <w:divsChild>
                    <w:div w:id="1127240518">
                      <w:marLeft w:val="0"/>
                      <w:marRight w:val="0"/>
                      <w:marTop w:val="0"/>
                      <w:marBottom w:val="0"/>
                      <w:divBdr>
                        <w:top w:val="none" w:sz="0" w:space="0" w:color="auto"/>
                        <w:left w:val="none" w:sz="0" w:space="0" w:color="auto"/>
                        <w:bottom w:val="none" w:sz="0" w:space="0" w:color="auto"/>
                        <w:right w:val="none" w:sz="0" w:space="0" w:color="auto"/>
                      </w:divBdr>
                    </w:div>
                  </w:divsChild>
                </w:div>
                <w:div w:id="2145267586">
                  <w:marLeft w:val="0"/>
                  <w:marRight w:val="0"/>
                  <w:marTop w:val="0"/>
                  <w:marBottom w:val="0"/>
                  <w:divBdr>
                    <w:top w:val="single" w:sz="2" w:space="1" w:color="FFFFFF"/>
                    <w:left w:val="single" w:sz="2" w:space="12" w:color="FFFFFF"/>
                    <w:bottom w:val="single" w:sz="2" w:space="1" w:color="FFFFFF"/>
                    <w:right w:val="single" w:sz="2" w:space="4" w:color="FFFFFF"/>
                  </w:divBdr>
                  <w:divsChild>
                    <w:div w:id="698625214">
                      <w:marLeft w:val="0"/>
                      <w:marRight w:val="0"/>
                      <w:marTop w:val="0"/>
                      <w:marBottom w:val="0"/>
                      <w:divBdr>
                        <w:top w:val="none" w:sz="0" w:space="0" w:color="auto"/>
                        <w:left w:val="none" w:sz="0" w:space="0" w:color="auto"/>
                        <w:bottom w:val="none" w:sz="0" w:space="0" w:color="auto"/>
                        <w:right w:val="none" w:sz="0" w:space="0" w:color="auto"/>
                      </w:divBdr>
                    </w:div>
                  </w:divsChild>
                </w:div>
                <w:div w:id="1392270863">
                  <w:marLeft w:val="0"/>
                  <w:marRight w:val="0"/>
                  <w:marTop w:val="0"/>
                  <w:marBottom w:val="0"/>
                  <w:divBdr>
                    <w:top w:val="single" w:sz="2" w:space="1" w:color="FFFFFF"/>
                    <w:left w:val="single" w:sz="2" w:space="12" w:color="FFFFFF"/>
                    <w:bottom w:val="single" w:sz="2" w:space="1" w:color="FFFFFF"/>
                    <w:right w:val="single" w:sz="2" w:space="4" w:color="FFFFFF"/>
                  </w:divBdr>
                  <w:divsChild>
                    <w:div w:id="452134234">
                      <w:marLeft w:val="0"/>
                      <w:marRight w:val="0"/>
                      <w:marTop w:val="0"/>
                      <w:marBottom w:val="0"/>
                      <w:divBdr>
                        <w:top w:val="none" w:sz="0" w:space="0" w:color="auto"/>
                        <w:left w:val="none" w:sz="0" w:space="0" w:color="auto"/>
                        <w:bottom w:val="none" w:sz="0" w:space="0" w:color="auto"/>
                        <w:right w:val="none" w:sz="0" w:space="0" w:color="auto"/>
                      </w:divBdr>
                    </w:div>
                  </w:divsChild>
                </w:div>
                <w:div w:id="1505895132">
                  <w:marLeft w:val="0"/>
                  <w:marRight w:val="0"/>
                  <w:marTop w:val="0"/>
                  <w:marBottom w:val="0"/>
                  <w:divBdr>
                    <w:top w:val="single" w:sz="2" w:space="1" w:color="FFFFFF"/>
                    <w:left w:val="single" w:sz="2" w:space="12" w:color="FFFFFF"/>
                    <w:bottom w:val="single" w:sz="2" w:space="1" w:color="FFFFFF"/>
                    <w:right w:val="single" w:sz="2" w:space="4" w:color="FFFFFF"/>
                  </w:divBdr>
                  <w:divsChild>
                    <w:div w:id="2141339788">
                      <w:marLeft w:val="0"/>
                      <w:marRight w:val="0"/>
                      <w:marTop w:val="0"/>
                      <w:marBottom w:val="0"/>
                      <w:divBdr>
                        <w:top w:val="none" w:sz="0" w:space="0" w:color="auto"/>
                        <w:left w:val="none" w:sz="0" w:space="0" w:color="auto"/>
                        <w:bottom w:val="none" w:sz="0" w:space="0" w:color="auto"/>
                        <w:right w:val="none" w:sz="0" w:space="0" w:color="auto"/>
                      </w:divBdr>
                    </w:div>
                  </w:divsChild>
                </w:div>
                <w:div w:id="1317614737">
                  <w:marLeft w:val="0"/>
                  <w:marRight w:val="0"/>
                  <w:marTop w:val="0"/>
                  <w:marBottom w:val="0"/>
                  <w:divBdr>
                    <w:top w:val="single" w:sz="2" w:space="1" w:color="FFFFFF"/>
                    <w:left w:val="single" w:sz="2" w:space="12" w:color="FFFFFF"/>
                    <w:bottom w:val="single" w:sz="2" w:space="4" w:color="FFFFFF"/>
                    <w:right w:val="single" w:sz="2" w:space="4" w:color="FFFFFF"/>
                  </w:divBdr>
                  <w:divsChild>
                    <w:div w:id="15404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743">
          <w:marLeft w:val="0"/>
          <w:marRight w:val="0"/>
          <w:marTop w:val="0"/>
          <w:marBottom w:val="335"/>
          <w:divBdr>
            <w:top w:val="none" w:sz="0" w:space="0" w:color="auto"/>
            <w:left w:val="none" w:sz="0" w:space="0" w:color="auto"/>
            <w:bottom w:val="none" w:sz="0" w:space="0" w:color="auto"/>
            <w:right w:val="none" w:sz="0" w:space="0" w:color="auto"/>
          </w:divBdr>
          <w:divsChild>
            <w:div w:id="242446940">
              <w:marLeft w:val="0"/>
              <w:marRight w:val="0"/>
              <w:marTop w:val="0"/>
              <w:marBottom w:val="0"/>
              <w:divBdr>
                <w:top w:val="none" w:sz="0" w:space="0" w:color="auto"/>
                <w:left w:val="none" w:sz="0" w:space="0" w:color="auto"/>
                <w:bottom w:val="none" w:sz="0" w:space="0" w:color="auto"/>
                <w:right w:val="none" w:sz="0" w:space="0" w:color="auto"/>
              </w:divBdr>
              <w:divsChild>
                <w:div w:id="42757014">
                  <w:marLeft w:val="0"/>
                  <w:marRight w:val="0"/>
                  <w:marTop w:val="0"/>
                  <w:marBottom w:val="0"/>
                  <w:divBdr>
                    <w:top w:val="single" w:sz="2" w:space="4" w:color="FFFFFF"/>
                    <w:left w:val="single" w:sz="2" w:space="12" w:color="FFFFFF"/>
                    <w:bottom w:val="single" w:sz="2" w:space="1" w:color="FFFFFF"/>
                    <w:right w:val="single" w:sz="2" w:space="4" w:color="FFFFFF"/>
                  </w:divBdr>
                  <w:divsChild>
                    <w:div w:id="267279426">
                      <w:marLeft w:val="0"/>
                      <w:marRight w:val="0"/>
                      <w:marTop w:val="0"/>
                      <w:marBottom w:val="0"/>
                      <w:divBdr>
                        <w:top w:val="none" w:sz="0" w:space="0" w:color="auto"/>
                        <w:left w:val="none" w:sz="0" w:space="0" w:color="auto"/>
                        <w:bottom w:val="none" w:sz="0" w:space="0" w:color="auto"/>
                        <w:right w:val="none" w:sz="0" w:space="0" w:color="auto"/>
                      </w:divBdr>
                    </w:div>
                  </w:divsChild>
                </w:div>
                <w:div w:id="944771509">
                  <w:marLeft w:val="0"/>
                  <w:marRight w:val="0"/>
                  <w:marTop w:val="0"/>
                  <w:marBottom w:val="0"/>
                  <w:divBdr>
                    <w:top w:val="single" w:sz="2" w:space="1" w:color="FFFFFF"/>
                    <w:left w:val="single" w:sz="2" w:space="12" w:color="FFFFFF"/>
                    <w:bottom w:val="single" w:sz="2" w:space="1" w:color="FFFFFF"/>
                    <w:right w:val="single" w:sz="2" w:space="4" w:color="FFFFFF"/>
                  </w:divBdr>
                  <w:divsChild>
                    <w:div w:id="145556542">
                      <w:marLeft w:val="0"/>
                      <w:marRight w:val="0"/>
                      <w:marTop w:val="0"/>
                      <w:marBottom w:val="0"/>
                      <w:divBdr>
                        <w:top w:val="none" w:sz="0" w:space="0" w:color="auto"/>
                        <w:left w:val="none" w:sz="0" w:space="0" w:color="auto"/>
                        <w:bottom w:val="none" w:sz="0" w:space="0" w:color="auto"/>
                        <w:right w:val="none" w:sz="0" w:space="0" w:color="auto"/>
                      </w:divBdr>
                    </w:div>
                  </w:divsChild>
                </w:div>
                <w:div w:id="361441079">
                  <w:marLeft w:val="0"/>
                  <w:marRight w:val="0"/>
                  <w:marTop w:val="0"/>
                  <w:marBottom w:val="0"/>
                  <w:divBdr>
                    <w:top w:val="single" w:sz="2" w:space="1" w:color="FFFFFF"/>
                    <w:left w:val="single" w:sz="2" w:space="12" w:color="FFFFFF"/>
                    <w:bottom w:val="single" w:sz="2" w:space="1" w:color="FFFFFF"/>
                    <w:right w:val="single" w:sz="2" w:space="4" w:color="FFFFFF"/>
                  </w:divBdr>
                  <w:divsChild>
                    <w:div w:id="1308196850">
                      <w:marLeft w:val="0"/>
                      <w:marRight w:val="0"/>
                      <w:marTop w:val="0"/>
                      <w:marBottom w:val="0"/>
                      <w:divBdr>
                        <w:top w:val="none" w:sz="0" w:space="0" w:color="auto"/>
                        <w:left w:val="none" w:sz="0" w:space="0" w:color="auto"/>
                        <w:bottom w:val="none" w:sz="0" w:space="0" w:color="auto"/>
                        <w:right w:val="none" w:sz="0" w:space="0" w:color="auto"/>
                      </w:divBdr>
                    </w:div>
                  </w:divsChild>
                </w:div>
                <w:div w:id="199712275">
                  <w:marLeft w:val="0"/>
                  <w:marRight w:val="0"/>
                  <w:marTop w:val="0"/>
                  <w:marBottom w:val="0"/>
                  <w:divBdr>
                    <w:top w:val="single" w:sz="2" w:space="1" w:color="FFFFFF"/>
                    <w:left w:val="single" w:sz="2" w:space="12" w:color="FFFFFF"/>
                    <w:bottom w:val="single" w:sz="2" w:space="1" w:color="FFFFFF"/>
                    <w:right w:val="single" w:sz="2" w:space="4" w:color="FFFFFF"/>
                  </w:divBdr>
                  <w:divsChild>
                    <w:div w:id="2073187094">
                      <w:marLeft w:val="0"/>
                      <w:marRight w:val="0"/>
                      <w:marTop w:val="0"/>
                      <w:marBottom w:val="0"/>
                      <w:divBdr>
                        <w:top w:val="none" w:sz="0" w:space="0" w:color="auto"/>
                        <w:left w:val="none" w:sz="0" w:space="0" w:color="auto"/>
                        <w:bottom w:val="none" w:sz="0" w:space="0" w:color="auto"/>
                        <w:right w:val="none" w:sz="0" w:space="0" w:color="auto"/>
                      </w:divBdr>
                    </w:div>
                  </w:divsChild>
                </w:div>
                <w:div w:id="1223181009">
                  <w:marLeft w:val="0"/>
                  <w:marRight w:val="0"/>
                  <w:marTop w:val="0"/>
                  <w:marBottom w:val="0"/>
                  <w:divBdr>
                    <w:top w:val="single" w:sz="2" w:space="1" w:color="FFFFFF"/>
                    <w:left w:val="single" w:sz="2" w:space="12" w:color="FFFFFF"/>
                    <w:bottom w:val="single" w:sz="2" w:space="1" w:color="FFFFFF"/>
                    <w:right w:val="single" w:sz="2" w:space="4" w:color="FFFFFF"/>
                  </w:divBdr>
                  <w:divsChild>
                    <w:div w:id="431510215">
                      <w:marLeft w:val="0"/>
                      <w:marRight w:val="0"/>
                      <w:marTop w:val="0"/>
                      <w:marBottom w:val="0"/>
                      <w:divBdr>
                        <w:top w:val="none" w:sz="0" w:space="0" w:color="auto"/>
                        <w:left w:val="none" w:sz="0" w:space="0" w:color="auto"/>
                        <w:bottom w:val="none" w:sz="0" w:space="0" w:color="auto"/>
                        <w:right w:val="none" w:sz="0" w:space="0" w:color="auto"/>
                      </w:divBdr>
                    </w:div>
                  </w:divsChild>
                </w:div>
                <w:div w:id="1240023831">
                  <w:marLeft w:val="0"/>
                  <w:marRight w:val="0"/>
                  <w:marTop w:val="0"/>
                  <w:marBottom w:val="0"/>
                  <w:divBdr>
                    <w:top w:val="single" w:sz="2" w:space="1" w:color="FFFFFF"/>
                    <w:left w:val="single" w:sz="2" w:space="12" w:color="FFFFFF"/>
                    <w:bottom w:val="single" w:sz="2" w:space="1" w:color="FFFFFF"/>
                    <w:right w:val="single" w:sz="2" w:space="4" w:color="FFFFFF"/>
                  </w:divBdr>
                  <w:divsChild>
                    <w:div w:id="1477722215">
                      <w:marLeft w:val="0"/>
                      <w:marRight w:val="0"/>
                      <w:marTop w:val="0"/>
                      <w:marBottom w:val="0"/>
                      <w:divBdr>
                        <w:top w:val="none" w:sz="0" w:space="0" w:color="auto"/>
                        <w:left w:val="none" w:sz="0" w:space="0" w:color="auto"/>
                        <w:bottom w:val="none" w:sz="0" w:space="0" w:color="auto"/>
                        <w:right w:val="none" w:sz="0" w:space="0" w:color="auto"/>
                      </w:divBdr>
                    </w:div>
                  </w:divsChild>
                </w:div>
                <w:div w:id="646590012">
                  <w:marLeft w:val="0"/>
                  <w:marRight w:val="0"/>
                  <w:marTop w:val="0"/>
                  <w:marBottom w:val="0"/>
                  <w:divBdr>
                    <w:top w:val="single" w:sz="2" w:space="1" w:color="FFFFFF"/>
                    <w:left w:val="single" w:sz="2" w:space="12" w:color="FFFFFF"/>
                    <w:bottom w:val="single" w:sz="2" w:space="1" w:color="FFFFFF"/>
                    <w:right w:val="single" w:sz="2" w:space="4" w:color="FFFFFF"/>
                  </w:divBdr>
                  <w:divsChild>
                    <w:div w:id="1776512172">
                      <w:marLeft w:val="0"/>
                      <w:marRight w:val="0"/>
                      <w:marTop w:val="0"/>
                      <w:marBottom w:val="0"/>
                      <w:divBdr>
                        <w:top w:val="none" w:sz="0" w:space="0" w:color="auto"/>
                        <w:left w:val="none" w:sz="0" w:space="0" w:color="auto"/>
                        <w:bottom w:val="none" w:sz="0" w:space="0" w:color="auto"/>
                        <w:right w:val="none" w:sz="0" w:space="0" w:color="auto"/>
                      </w:divBdr>
                    </w:div>
                  </w:divsChild>
                </w:div>
                <w:div w:id="1145660070">
                  <w:marLeft w:val="0"/>
                  <w:marRight w:val="0"/>
                  <w:marTop w:val="0"/>
                  <w:marBottom w:val="0"/>
                  <w:divBdr>
                    <w:top w:val="single" w:sz="2" w:space="1" w:color="FFFFFF"/>
                    <w:left w:val="single" w:sz="2" w:space="12" w:color="FFFFFF"/>
                    <w:bottom w:val="single" w:sz="2" w:space="1" w:color="FFFFFF"/>
                    <w:right w:val="single" w:sz="2" w:space="4" w:color="FFFFFF"/>
                  </w:divBdr>
                  <w:divsChild>
                    <w:div w:id="1262910201">
                      <w:marLeft w:val="0"/>
                      <w:marRight w:val="0"/>
                      <w:marTop w:val="0"/>
                      <w:marBottom w:val="0"/>
                      <w:divBdr>
                        <w:top w:val="none" w:sz="0" w:space="0" w:color="auto"/>
                        <w:left w:val="none" w:sz="0" w:space="0" w:color="auto"/>
                        <w:bottom w:val="none" w:sz="0" w:space="0" w:color="auto"/>
                        <w:right w:val="none" w:sz="0" w:space="0" w:color="auto"/>
                      </w:divBdr>
                    </w:div>
                  </w:divsChild>
                </w:div>
                <w:div w:id="471943306">
                  <w:marLeft w:val="0"/>
                  <w:marRight w:val="0"/>
                  <w:marTop w:val="0"/>
                  <w:marBottom w:val="0"/>
                  <w:divBdr>
                    <w:top w:val="single" w:sz="2" w:space="1" w:color="FFFFFF"/>
                    <w:left w:val="single" w:sz="2" w:space="12" w:color="FFFFFF"/>
                    <w:bottom w:val="single" w:sz="2" w:space="1" w:color="FFFFFF"/>
                    <w:right w:val="single" w:sz="2" w:space="4" w:color="FFFFFF"/>
                  </w:divBdr>
                  <w:divsChild>
                    <w:div w:id="395858764">
                      <w:marLeft w:val="0"/>
                      <w:marRight w:val="0"/>
                      <w:marTop w:val="0"/>
                      <w:marBottom w:val="0"/>
                      <w:divBdr>
                        <w:top w:val="none" w:sz="0" w:space="0" w:color="auto"/>
                        <w:left w:val="none" w:sz="0" w:space="0" w:color="auto"/>
                        <w:bottom w:val="none" w:sz="0" w:space="0" w:color="auto"/>
                        <w:right w:val="none" w:sz="0" w:space="0" w:color="auto"/>
                      </w:divBdr>
                    </w:div>
                  </w:divsChild>
                </w:div>
                <w:div w:id="1728525755">
                  <w:marLeft w:val="0"/>
                  <w:marRight w:val="0"/>
                  <w:marTop w:val="0"/>
                  <w:marBottom w:val="0"/>
                  <w:divBdr>
                    <w:top w:val="single" w:sz="2" w:space="1" w:color="FFFFFF"/>
                    <w:left w:val="single" w:sz="2" w:space="12" w:color="FFFFFF"/>
                    <w:bottom w:val="single" w:sz="2" w:space="1" w:color="FFFFFF"/>
                    <w:right w:val="single" w:sz="2" w:space="4" w:color="FFFFFF"/>
                  </w:divBdr>
                  <w:divsChild>
                    <w:div w:id="2039815466">
                      <w:marLeft w:val="0"/>
                      <w:marRight w:val="0"/>
                      <w:marTop w:val="0"/>
                      <w:marBottom w:val="0"/>
                      <w:divBdr>
                        <w:top w:val="none" w:sz="0" w:space="0" w:color="auto"/>
                        <w:left w:val="none" w:sz="0" w:space="0" w:color="auto"/>
                        <w:bottom w:val="none" w:sz="0" w:space="0" w:color="auto"/>
                        <w:right w:val="none" w:sz="0" w:space="0" w:color="auto"/>
                      </w:divBdr>
                    </w:div>
                  </w:divsChild>
                </w:div>
                <w:div w:id="1532455872">
                  <w:marLeft w:val="0"/>
                  <w:marRight w:val="0"/>
                  <w:marTop w:val="0"/>
                  <w:marBottom w:val="0"/>
                  <w:divBdr>
                    <w:top w:val="single" w:sz="2" w:space="1" w:color="FFFFFF"/>
                    <w:left w:val="single" w:sz="2" w:space="12" w:color="FFFFFF"/>
                    <w:bottom w:val="single" w:sz="2" w:space="1" w:color="FFFFFF"/>
                    <w:right w:val="single" w:sz="2" w:space="4" w:color="FFFFFF"/>
                  </w:divBdr>
                  <w:divsChild>
                    <w:div w:id="1896161478">
                      <w:marLeft w:val="0"/>
                      <w:marRight w:val="0"/>
                      <w:marTop w:val="0"/>
                      <w:marBottom w:val="0"/>
                      <w:divBdr>
                        <w:top w:val="none" w:sz="0" w:space="0" w:color="auto"/>
                        <w:left w:val="none" w:sz="0" w:space="0" w:color="auto"/>
                        <w:bottom w:val="none" w:sz="0" w:space="0" w:color="auto"/>
                        <w:right w:val="none" w:sz="0" w:space="0" w:color="auto"/>
                      </w:divBdr>
                    </w:div>
                  </w:divsChild>
                </w:div>
                <w:div w:id="2091923088">
                  <w:marLeft w:val="0"/>
                  <w:marRight w:val="0"/>
                  <w:marTop w:val="0"/>
                  <w:marBottom w:val="0"/>
                  <w:divBdr>
                    <w:top w:val="single" w:sz="2" w:space="1" w:color="FFFFFF"/>
                    <w:left w:val="single" w:sz="2" w:space="12" w:color="FFFFFF"/>
                    <w:bottom w:val="single" w:sz="2" w:space="1" w:color="FFFFFF"/>
                    <w:right w:val="single" w:sz="2" w:space="4" w:color="FFFFFF"/>
                  </w:divBdr>
                  <w:divsChild>
                    <w:div w:id="1105886423">
                      <w:marLeft w:val="0"/>
                      <w:marRight w:val="0"/>
                      <w:marTop w:val="0"/>
                      <w:marBottom w:val="0"/>
                      <w:divBdr>
                        <w:top w:val="none" w:sz="0" w:space="0" w:color="auto"/>
                        <w:left w:val="none" w:sz="0" w:space="0" w:color="auto"/>
                        <w:bottom w:val="none" w:sz="0" w:space="0" w:color="auto"/>
                        <w:right w:val="none" w:sz="0" w:space="0" w:color="auto"/>
                      </w:divBdr>
                    </w:div>
                  </w:divsChild>
                </w:div>
                <w:div w:id="949429792">
                  <w:marLeft w:val="0"/>
                  <w:marRight w:val="0"/>
                  <w:marTop w:val="0"/>
                  <w:marBottom w:val="0"/>
                  <w:divBdr>
                    <w:top w:val="single" w:sz="2" w:space="1" w:color="FFFFFF"/>
                    <w:left w:val="single" w:sz="2" w:space="12" w:color="FFFFFF"/>
                    <w:bottom w:val="single" w:sz="2" w:space="1" w:color="FFFFFF"/>
                    <w:right w:val="single" w:sz="2" w:space="4" w:color="FFFFFF"/>
                  </w:divBdr>
                  <w:divsChild>
                    <w:div w:id="1505634488">
                      <w:marLeft w:val="0"/>
                      <w:marRight w:val="0"/>
                      <w:marTop w:val="0"/>
                      <w:marBottom w:val="0"/>
                      <w:divBdr>
                        <w:top w:val="none" w:sz="0" w:space="0" w:color="auto"/>
                        <w:left w:val="none" w:sz="0" w:space="0" w:color="auto"/>
                        <w:bottom w:val="none" w:sz="0" w:space="0" w:color="auto"/>
                        <w:right w:val="none" w:sz="0" w:space="0" w:color="auto"/>
                      </w:divBdr>
                    </w:div>
                  </w:divsChild>
                </w:div>
                <w:div w:id="1303078351">
                  <w:marLeft w:val="0"/>
                  <w:marRight w:val="0"/>
                  <w:marTop w:val="0"/>
                  <w:marBottom w:val="0"/>
                  <w:divBdr>
                    <w:top w:val="single" w:sz="2" w:space="1" w:color="FFFFFF"/>
                    <w:left w:val="single" w:sz="2" w:space="12" w:color="FFFFFF"/>
                    <w:bottom w:val="single" w:sz="2" w:space="1" w:color="FFFFFF"/>
                    <w:right w:val="single" w:sz="2" w:space="4" w:color="FFFFFF"/>
                  </w:divBdr>
                  <w:divsChild>
                    <w:div w:id="630477258">
                      <w:marLeft w:val="0"/>
                      <w:marRight w:val="0"/>
                      <w:marTop w:val="0"/>
                      <w:marBottom w:val="0"/>
                      <w:divBdr>
                        <w:top w:val="none" w:sz="0" w:space="0" w:color="auto"/>
                        <w:left w:val="none" w:sz="0" w:space="0" w:color="auto"/>
                        <w:bottom w:val="none" w:sz="0" w:space="0" w:color="auto"/>
                        <w:right w:val="none" w:sz="0" w:space="0" w:color="auto"/>
                      </w:divBdr>
                    </w:div>
                  </w:divsChild>
                </w:div>
                <w:div w:id="427384012">
                  <w:marLeft w:val="0"/>
                  <w:marRight w:val="0"/>
                  <w:marTop w:val="0"/>
                  <w:marBottom w:val="0"/>
                  <w:divBdr>
                    <w:top w:val="single" w:sz="2" w:space="1" w:color="FFFFFF"/>
                    <w:left w:val="single" w:sz="2" w:space="12" w:color="FFFFFF"/>
                    <w:bottom w:val="single" w:sz="2" w:space="1" w:color="FFFFFF"/>
                    <w:right w:val="single" w:sz="2" w:space="4" w:color="FFFFFF"/>
                  </w:divBdr>
                  <w:divsChild>
                    <w:div w:id="1408112749">
                      <w:marLeft w:val="0"/>
                      <w:marRight w:val="0"/>
                      <w:marTop w:val="0"/>
                      <w:marBottom w:val="0"/>
                      <w:divBdr>
                        <w:top w:val="none" w:sz="0" w:space="0" w:color="auto"/>
                        <w:left w:val="none" w:sz="0" w:space="0" w:color="auto"/>
                        <w:bottom w:val="none" w:sz="0" w:space="0" w:color="auto"/>
                        <w:right w:val="none" w:sz="0" w:space="0" w:color="auto"/>
                      </w:divBdr>
                    </w:div>
                  </w:divsChild>
                </w:div>
                <w:div w:id="260918576">
                  <w:marLeft w:val="0"/>
                  <w:marRight w:val="0"/>
                  <w:marTop w:val="0"/>
                  <w:marBottom w:val="0"/>
                  <w:divBdr>
                    <w:top w:val="single" w:sz="2" w:space="1" w:color="FFFFFF"/>
                    <w:left w:val="single" w:sz="2" w:space="12" w:color="FFFFFF"/>
                    <w:bottom w:val="single" w:sz="2" w:space="1" w:color="FFFFFF"/>
                    <w:right w:val="single" w:sz="2" w:space="4" w:color="FFFFFF"/>
                  </w:divBdr>
                  <w:divsChild>
                    <w:div w:id="659700740">
                      <w:marLeft w:val="0"/>
                      <w:marRight w:val="0"/>
                      <w:marTop w:val="0"/>
                      <w:marBottom w:val="0"/>
                      <w:divBdr>
                        <w:top w:val="none" w:sz="0" w:space="0" w:color="auto"/>
                        <w:left w:val="none" w:sz="0" w:space="0" w:color="auto"/>
                        <w:bottom w:val="none" w:sz="0" w:space="0" w:color="auto"/>
                        <w:right w:val="none" w:sz="0" w:space="0" w:color="auto"/>
                      </w:divBdr>
                    </w:div>
                  </w:divsChild>
                </w:div>
                <w:div w:id="2021347719">
                  <w:marLeft w:val="0"/>
                  <w:marRight w:val="0"/>
                  <w:marTop w:val="0"/>
                  <w:marBottom w:val="0"/>
                  <w:divBdr>
                    <w:top w:val="single" w:sz="2" w:space="1" w:color="FFFFFF"/>
                    <w:left w:val="single" w:sz="2" w:space="12" w:color="FFFFFF"/>
                    <w:bottom w:val="single" w:sz="2" w:space="1" w:color="FFFFFF"/>
                    <w:right w:val="single" w:sz="2" w:space="4" w:color="FFFFFF"/>
                  </w:divBdr>
                  <w:divsChild>
                    <w:div w:id="1154875702">
                      <w:marLeft w:val="0"/>
                      <w:marRight w:val="0"/>
                      <w:marTop w:val="0"/>
                      <w:marBottom w:val="0"/>
                      <w:divBdr>
                        <w:top w:val="none" w:sz="0" w:space="0" w:color="auto"/>
                        <w:left w:val="none" w:sz="0" w:space="0" w:color="auto"/>
                        <w:bottom w:val="none" w:sz="0" w:space="0" w:color="auto"/>
                        <w:right w:val="none" w:sz="0" w:space="0" w:color="auto"/>
                      </w:divBdr>
                    </w:div>
                  </w:divsChild>
                </w:div>
                <w:div w:id="1333029195">
                  <w:marLeft w:val="0"/>
                  <w:marRight w:val="0"/>
                  <w:marTop w:val="0"/>
                  <w:marBottom w:val="0"/>
                  <w:divBdr>
                    <w:top w:val="single" w:sz="2" w:space="1" w:color="FFFFFF"/>
                    <w:left w:val="single" w:sz="2" w:space="12" w:color="FFFFFF"/>
                    <w:bottom w:val="single" w:sz="2" w:space="1" w:color="FFFFFF"/>
                    <w:right w:val="single" w:sz="2" w:space="4" w:color="FFFFFF"/>
                  </w:divBdr>
                  <w:divsChild>
                    <w:div w:id="945964943">
                      <w:marLeft w:val="0"/>
                      <w:marRight w:val="0"/>
                      <w:marTop w:val="0"/>
                      <w:marBottom w:val="0"/>
                      <w:divBdr>
                        <w:top w:val="none" w:sz="0" w:space="0" w:color="auto"/>
                        <w:left w:val="none" w:sz="0" w:space="0" w:color="auto"/>
                        <w:bottom w:val="none" w:sz="0" w:space="0" w:color="auto"/>
                        <w:right w:val="none" w:sz="0" w:space="0" w:color="auto"/>
                      </w:divBdr>
                    </w:div>
                  </w:divsChild>
                </w:div>
                <w:div w:id="1482579957">
                  <w:marLeft w:val="0"/>
                  <w:marRight w:val="0"/>
                  <w:marTop w:val="0"/>
                  <w:marBottom w:val="0"/>
                  <w:divBdr>
                    <w:top w:val="single" w:sz="2" w:space="1" w:color="FFFFFF"/>
                    <w:left w:val="single" w:sz="2" w:space="12" w:color="FFFFFF"/>
                    <w:bottom w:val="single" w:sz="2" w:space="1" w:color="FFFFFF"/>
                    <w:right w:val="single" w:sz="2" w:space="4" w:color="FFFFFF"/>
                  </w:divBdr>
                  <w:divsChild>
                    <w:div w:id="20518008">
                      <w:marLeft w:val="0"/>
                      <w:marRight w:val="0"/>
                      <w:marTop w:val="0"/>
                      <w:marBottom w:val="0"/>
                      <w:divBdr>
                        <w:top w:val="none" w:sz="0" w:space="0" w:color="auto"/>
                        <w:left w:val="none" w:sz="0" w:space="0" w:color="auto"/>
                        <w:bottom w:val="none" w:sz="0" w:space="0" w:color="auto"/>
                        <w:right w:val="none" w:sz="0" w:space="0" w:color="auto"/>
                      </w:divBdr>
                    </w:div>
                  </w:divsChild>
                </w:div>
                <w:div w:id="141043184">
                  <w:marLeft w:val="0"/>
                  <w:marRight w:val="0"/>
                  <w:marTop w:val="0"/>
                  <w:marBottom w:val="0"/>
                  <w:divBdr>
                    <w:top w:val="single" w:sz="2" w:space="1" w:color="FFFFFF"/>
                    <w:left w:val="single" w:sz="2" w:space="12" w:color="FFFFFF"/>
                    <w:bottom w:val="single" w:sz="2" w:space="4" w:color="FFFFFF"/>
                    <w:right w:val="single" w:sz="2" w:space="4" w:color="FFFFFF"/>
                  </w:divBdr>
                  <w:divsChild>
                    <w:div w:id="13944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950993">
          <w:marLeft w:val="0"/>
          <w:marRight w:val="0"/>
          <w:marTop w:val="0"/>
          <w:marBottom w:val="335"/>
          <w:divBdr>
            <w:top w:val="none" w:sz="0" w:space="0" w:color="auto"/>
            <w:left w:val="none" w:sz="0" w:space="0" w:color="auto"/>
            <w:bottom w:val="none" w:sz="0" w:space="0" w:color="auto"/>
            <w:right w:val="none" w:sz="0" w:space="0" w:color="auto"/>
          </w:divBdr>
          <w:divsChild>
            <w:div w:id="1034961546">
              <w:marLeft w:val="0"/>
              <w:marRight w:val="0"/>
              <w:marTop w:val="0"/>
              <w:marBottom w:val="0"/>
              <w:divBdr>
                <w:top w:val="none" w:sz="0" w:space="0" w:color="auto"/>
                <w:left w:val="none" w:sz="0" w:space="0" w:color="auto"/>
                <w:bottom w:val="none" w:sz="0" w:space="0" w:color="auto"/>
                <w:right w:val="none" w:sz="0" w:space="0" w:color="auto"/>
              </w:divBdr>
              <w:divsChild>
                <w:div w:id="2109110221">
                  <w:marLeft w:val="0"/>
                  <w:marRight w:val="0"/>
                  <w:marTop w:val="0"/>
                  <w:marBottom w:val="0"/>
                  <w:divBdr>
                    <w:top w:val="single" w:sz="2" w:space="4" w:color="FFFFFF"/>
                    <w:left w:val="single" w:sz="2" w:space="12" w:color="FFFFFF"/>
                    <w:bottom w:val="single" w:sz="2" w:space="1" w:color="FFFFFF"/>
                    <w:right w:val="single" w:sz="2" w:space="4" w:color="FFFFFF"/>
                  </w:divBdr>
                  <w:divsChild>
                    <w:div w:id="829758256">
                      <w:marLeft w:val="0"/>
                      <w:marRight w:val="0"/>
                      <w:marTop w:val="0"/>
                      <w:marBottom w:val="0"/>
                      <w:divBdr>
                        <w:top w:val="none" w:sz="0" w:space="0" w:color="auto"/>
                        <w:left w:val="none" w:sz="0" w:space="0" w:color="auto"/>
                        <w:bottom w:val="none" w:sz="0" w:space="0" w:color="auto"/>
                        <w:right w:val="none" w:sz="0" w:space="0" w:color="auto"/>
                      </w:divBdr>
                    </w:div>
                  </w:divsChild>
                </w:div>
                <w:div w:id="497505098">
                  <w:marLeft w:val="0"/>
                  <w:marRight w:val="0"/>
                  <w:marTop w:val="0"/>
                  <w:marBottom w:val="0"/>
                  <w:divBdr>
                    <w:top w:val="single" w:sz="2" w:space="1" w:color="FFFFFF"/>
                    <w:left w:val="single" w:sz="2" w:space="12" w:color="FFFFFF"/>
                    <w:bottom w:val="single" w:sz="2" w:space="1" w:color="FFFFFF"/>
                    <w:right w:val="single" w:sz="2" w:space="4" w:color="FFFFFF"/>
                  </w:divBdr>
                  <w:divsChild>
                    <w:div w:id="370497886">
                      <w:marLeft w:val="0"/>
                      <w:marRight w:val="0"/>
                      <w:marTop w:val="0"/>
                      <w:marBottom w:val="0"/>
                      <w:divBdr>
                        <w:top w:val="none" w:sz="0" w:space="0" w:color="auto"/>
                        <w:left w:val="none" w:sz="0" w:space="0" w:color="auto"/>
                        <w:bottom w:val="none" w:sz="0" w:space="0" w:color="auto"/>
                        <w:right w:val="none" w:sz="0" w:space="0" w:color="auto"/>
                      </w:divBdr>
                    </w:div>
                  </w:divsChild>
                </w:div>
                <w:div w:id="2028754421">
                  <w:marLeft w:val="0"/>
                  <w:marRight w:val="0"/>
                  <w:marTop w:val="0"/>
                  <w:marBottom w:val="0"/>
                  <w:divBdr>
                    <w:top w:val="single" w:sz="2" w:space="1" w:color="FFFFFF"/>
                    <w:left w:val="single" w:sz="2" w:space="12" w:color="FFFFFF"/>
                    <w:bottom w:val="single" w:sz="2" w:space="1" w:color="FFFFFF"/>
                    <w:right w:val="single" w:sz="2" w:space="4" w:color="FFFFFF"/>
                  </w:divBdr>
                  <w:divsChild>
                    <w:div w:id="1515613732">
                      <w:marLeft w:val="0"/>
                      <w:marRight w:val="0"/>
                      <w:marTop w:val="0"/>
                      <w:marBottom w:val="0"/>
                      <w:divBdr>
                        <w:top w:val="none" w:sz="0" w:space="0" w:color="auto"/>
                        <w:left w:val="none" w:sz="0" w:space="0" w:color="auto"/>
                        <w:bottom w:val="none" w:sz="0" w:space="0" w:color="auto"/>
                        <w:right w:val="none" w:sz="0" w:space="0" w:color="auto"/>
                      </w:divBdr>
                    </w:div>
                  </w:divsChild>
                </w:div>
                <w:div w:id="1640112741">
                  <w:marLeft w:val="0"/>
                  <w:marRight w:val="0"/>
                  <w:marTop w:val="0"/>
                  <w:marBottom w:val="0"/>
                  <w:divBdr>
                    <w:top w:val="single" w:sz="2" w:space="1" w:color="FFFFFF"/>
                    <w:left w:val="single" w:sz="2" w:space="12" w:color="FFFFFF"/>
                    <w:bottom w:val="single" w:sz="2" w:space="1" w:color="FFFFFF"/>
                    <w:right w:val="single" w:sz="2" w:space="4" w:color="FFFFFF"/>
                  </w:divBdr>
                  <w:divsChild>
                    <w:div w:id="882061671">
                      <w:marLeft w:val="0"/>
                      <w:marRight w:val="0"/>
                      <w:marTop w:val="0"/>
                      <w:marBottom w:val="0"/>
                      <w:divBdr>
                        <w:top w:val="none" w:sz="0" w:space="0" w:color="auto"/>
                        <w:left w:val="none" w:sz="0" w:space="0" w:color="auto"/>
                        <w:bottom w:val="none" w:sz="0" w:space="0" w:color="auto"/>
                        <w:right w:val="none" w:sz="0" w:space="0" w:color="auto"/>
                      </w:divBdr>
                    </w:div>
                  </w:divsChild>
                </w:div>
                <w:div w:id="1252936069">
                  <w:marLeft w:val="0"/>
                  <w:marRight w:val="0"/>
                  <w:marTop w:val="0"/>
                  <w:marBottom w:val="0"/>
                  <w:divBdr>
                    <w:top w:val="single" w:sz="2" w:space="1" w:color="FFFFFF"/>
                    <w:left w:val="single" w:sz="2" w:space="12" w:color="FFFFFF"/>
                    <w:bottom w:val="single" w:sz="2" w:space="1" w:color="FFFFFF"/>
                    <w:right w:val="single" w:sz="2" w:space="4" w:color="FFFFFF"/>
                  </w:divBdr>
                  <w:divsChild>
                    <w:div w:id="126553841">
                      <w:marLeft w:val="0"/>
                      <w:marRight w:val="0"/>
                      <w:marTop w:val="0"/>
                      <w:marBottom w:val="0"/>
                      <w:divBdr>
                        <w:top w:val="none" w:sz="0" w:space="0" w:color="auto"/>
                        <w:left w:val="none" w:sz="0" w:space="0" w:color="auto"/>
                        <w:bottom w:val="none" w:sz="0" w:space="0" w:color="auto"/>
                        <w:right w:val="none" w:sz="0" w:space="0" w:color="auto"/>
                      </w:divBdr>
                    </w:div>
                  </w:divsChild>
                </w:div>
                <w:div w:id="593128565">
                  <w:marLeft w:val="0"/>
                  <w:marRight w:val="0"/>
                  <w:marTop w:val="0"/>
                  <w:marBottom w:val="0"/>
                  <w:divBdr>
                    <w:top w:val="single" w:sz="2" w:space="1" w:color="FFFFFF"/>
                    <w:left w:val="single" w:sz="2" w:space="12" w:color="FFFFFF"/>
                    <w:bottom w:val="single" w:sz="2" w:space="1" w:color="FFFFFF"/>
                    <w:right w:val="single" w:sz="2" w:space="4" w:color="FFFFFF"/>
                  </w:divBdr>
                  <w:divsChild>
                    <w:div w:id="360785190">
                      <w:marLeft w:val="0"/>
                      <w:marRight w:val="0"/>
                      <w:marTop w:val="0"/>
                      <w:marBottom w:val="0"/>
                      <w:divBdr>
                        <w:top w:val="none" w:sz="0" w:space="0" w:color="auto"/>
                        <w:left w:val="none" w:sz="0" w:space="0" w:color="auto"/>
                        <w:bottom w:val="none" w:sz="0" w:space="0" w:color="auto"/>
                        <w:right w:val="none" w:sz="0" w:space="0" w:color="auto"/>
                      </w:divBdr>
                    </w:div>
                  </w:divsChild>
                </w:div>
                <w:div w:id="1217013851">
                  <w:marLeft w:val="0"/>
                  <w:marRight w:val="0"/>
                  <w:marTop w:val="0"/>
                  <w:marBottom w:val="0"/>
                  <w:divBdr>
                    <w:top w:val="single" w:sz="2" w:space="1" w:color="FFFFFF"/>
                    <w:left w:val="single" w:sz="2" w:space="12" w:color="FFFFFF"/>
                    <w:bottom w:val="single" w:sz="2" w:space="1" w:color="FFFFFF"/>
                    <w:right w:val="single" w:sz="2" w:space="4" w:color="FFFFFF"/>
                  </w:divBdr>
                  <w:divsChild>
                    <w:div w:id="1541551983">
                      <w:marLeft w:val="0"/>
                      <w:marRight w:val="0"/>
                      <w:marTop w:val="0"/>
                      <w:marBottom w:val="0"/>
                      <w:divBdr>
                        <w:top w:val="none" w:sz="0" w:space="0" w:color="auto"/>
                        <w:left w:val="none" w:sz="0" w:space="0" w:color="auto"/>
                        <w:bottom w:val="none" w:sz="0" w:space="0" w:color="auto"/>
                        <w:right w:val="none" w:sz="0" w:space="0" w:color="auto"/>
                      </w:divBdr>
                    </w:div>
                  </w:divsChild>
                </w:div>
                <w:div w:id="440103768">
                  <w:marLeft w:val="0"/>
                  <w:marRight w:val="0"/>
                  <w:marTop w:val="0"/>
                  <w:marBottom w:val="0"/>
                  <w:divBdr>
                    <w:top w:val="single" w:sz="2" w:space="1" w:color="FFFFFF"/>
                    <w:left w:val="single" w:sz="2" w:space="12" w:color="FFFFFF"/>
                    <w:bottom w:val="single" w:sz="2" w:space="1" w:color="FFFFFF"/>
                    <w:right w:val="single" w:sz="2" w:space="4" w:color="FFFFFF"/>
                  </w:divBdr>
                  <w:divsChild>
                    <w:div w:id="910431394">
                      <w:marLeft w:val="0"/>
                      <w:marRight w:val="0"/>
                      <w:marTop w:val="0"/>
                      <w:marBottom w:val="0"/>
                      <w:divBdr>
                        <w:top w:val="none" w:sz="0" w:space="0" w:color="auto"/>
                        <w:left w:val="none" w:sz="0" w:space="0" w:color="auto"/>
                        <w:bottom w:val="none" w:sz="0" w:space="0" w:color="auto"/>
                        <w:right w:val="none" w:sz="0" w:space="0" w:color="auto"/>
                      </w:divBdr>
                    </w:div>
                  </w:divsChild>
                </w:div>
                <w:div w:id="156651409">
                  <w:marLeft w:val="0"/>
                  <w:marRight w:val="0"/>
                  <w:marTop w:val="0"/>
                  <w:marBottom w:val="0"/>
                  <w:divBdr>
                    <w:top w:val="single" w:sz="2" w:space="1" w:color="FFFFFF"/>
                    <w:left w:val="single" w:sz="2" w:space="12" w:color="FFFFFF"/>
                    <w:bottom w:val="single" w:sz="2" w:space="1" w:color="FFFFFF"/>
                    <w:right w:val="single" w:sz="2" w:space="4" w:color="FFFFFF"/>
                  </w:divBdr>
                  <w:divsChild>
                    <w:div w:id="523249126">
                      <w:marLeft w:val="0"/>
                      <w:marRight w:val="0"/>
                      <w:marTop w:val="0"/>
                      <w:marBottom w:val="0"/>
                      <w:divBdr>
                        <w:top w:val="none" w:sz="0" w:space="0" w:color="auto"/>
                        <w:left w:val="none" w:sz="0" w:space="0" w:color="auto"/>
                        <w:bottom w:val="none" w:sz="0" w:space="0" w:color="auto"/>
                        <w:right w:val="none" w:sz="0" w:space="0" w:color="auto"/>
                      </w:divBdr>
                    </w:div>
                  </w:divsChild>
                </w:div>
                <w:div w:id="154340722">
                  <w:marLeft w:val="0"/>
                  <w:marRight w:val="0"/>
                  <w:marTop w:val="0"/>
                  <w:marBottom w:val="0"/>
                  <w:divBdr>
                    <w:top w:val="single" w:sz="2" w:space="1" w:color="FFFFFF"/>
                    <w:left w:val="single" w:sz="2" w:space="12" w:color="FFFFFF"/>
                    <w:bottom w:val="single" w:sz="2" w:space="1" w:color="FFFFFF"/>
                    <w:right w:val="single" w:sz="2" w:space="4" w:color="FFFFFF"/>
                  </w:divBdr>
                  <w:divsChild>
                    <w:div w:id="2068919790">
                      <w:marLeft w:val="0"/>
                      <w:marRight w:val="0"/>
                      <w:marTop w:val="0"/>
                      <w:marBottom w:val="0"/>
                      <w:divBdr>
                        <w:top w:val="none" w:sz="0" w:space="0" w:color="auto"/>
                        <w:left w:val="none" w:sz="0" w:space="0" w:color="auto"/>
                        <w:bottom w:val="none" w:sz="0" w:space="0" w:color="auto"/>
                        <w:right w:val="none" w:sz="0" w:space="0" w:color="auto"/>
                      </w:divBdr>
                    </w:div>
                  </w:divsChild>
                </w:div>
                <w:div w:id="876087766">
                  <w:marLeft w:val="0"/>
                  <w:marRight w:val="0"/>
                  <w:marTop w:val="0"/>
                  <w:marBottom w:val="0"/>
                  <w:divBdr>
                    <w:top w:val="single" w:sz="2" w:space="1" w:color="FFFFFF"/>
                    <w:left w:val="single" w:sz="2" w:space="12" w:color="FFFFFF"/>
                    <w:bottom w:val="single" w:sz="2" w:space="1" w:color="FFFFFF"/>
                    <w:right w:val="single" w:sz="2" w:space="4" w:color="FFFFFF"/>
                  </w:divBdr>
                  <w:divsChild>
                    <w:div w:id="1595019687">
                      <w:marLeft w:val="0"/>
                      <w:marRight w:val="0"/>
                      <w:marTop w:val="0"/>
                      <w:marBottom w:val="0"/>
                      <w:divBdr>
                        <w:top w:val="none" w:sz="0" w:space="0" w:color="auto"/>
                        <w:left w:val="none" w:sz="0" w:space="0" w:color="auto"/>
                        <w:bottom w:val="none" w:sz="0" w:space="0" w:color="auto"/>
                        <w:right w:val="none" w:sz="0" w:space="0" w:color="auto"/>
                      </w:divBdr>
                    </w:div>
                  </w:divsChild>
                </w:div>
                <w:div w:id="251477505">
                  <w:marLeft w:val="0"/>
                  <w:marRight w:val="0"/>
                  <w:marTop w:val="0"/>
                  <w:marBottom w:val="0"/>
                  <w:divBdr>
                    <w:top w:val="single" w:sz="2" w:space="1" w:color="FFFFFF"/>
                    <w:left w:val="single" w:sz="2" w:space="12" w:color="FFFFFF"/>
                    <w:bottom w:val="single" w:sz="2" w:space="1" w:color="FFFFFF"/>
                    <w:right w:val="single" w:sz="2" w:space="4" w:color="FFFFFF"/>
                  </w:divBdr>
                  <w:divsChild>
                    <w:div w:id="1610234874">
                      <w:marLeft w:val="0"/>
                      <w:marRight w:val="0"/>
                      <w:marTop w:val="0"/>
                      <w:marBottom w:val="0"/>
                      <w:divBdr>
                        <w:top w:val="none" w:sz="0" w:space="0" w:color="auto"/>
                        <w:left w:val="none" w:sz="0" w:space="0" w:color="auto"/>
                        <w:bottom w:val="none" w:sz="0" w:space="0" w:color="auto"/>
                        <w:right w:val="none" w:sz="0" w:space="0" w:color="auto"/>
                      </w:divBdr>
                    </w:div>
                  </w:divsChild>
                </w:div>
                <w:div w:id="113140504">
                  <w:marLeft w:val="0"/>
                  <w:marRight w:val="0"/>
                  <w:marTop w:val="0"/>
                  <w:marBottom w:val="0"/>
                  <w:divBdr>
                    <w:top w:val="single" w:sz="2" w:space="1" w:color="FFFFFF"/>
                    <w:left w:val="single" w:sz="2" w:space="12" w:color="FFFFFF"/>
                    <w:bottom w:val="single" w:sz="2" w:space="1" w:color="FFFFFF"/>
                    <w:right w:val="single" w:sz="2" w:space="4" w:color="FFFFFF"/>
                  </w:divBdr>
                  <w:divsChild>
                    <w:div w:id="1384208881">
                      <w:marLeft w:val="0"/>
                      <w:marRight w:val="0"/>
                      <w:marTop w:val="0"/>
                      <w:marBottom w:val="0"/>
                      <w:divBdr>
                        <w:top w:val="none" w:sz="0" w:space="0" w:color="auto"/>
                        <w:left w:val="none" w:sz="0" w:space="0" w:color="auto"/>
                        <w:bottom w:val="none" w:sz="0" w:space="0" w:color="auto"/>
                        <w:right w:val="none" w:sz="0" w:space="0" w:color="auto"/>
                      </w:divBdr>
                    </w:div>
                  </w:divsChild>
                </w:div>
                <w:div w:id="1956986706">
                  <w:marLeft w:val="0"/>
                  <w:marRight w:val="0"/>
                  <w:marTop w:val="0"/>
                  <w:marBottom w:val="0"/>
                  <w:divBdr>
                    <w:top w:val="single" w:sz="2" w:space="1" w:color="FFFFFF"/>
                    <w:left w:val="single" w:sz="2" w:space="12" w:color="FFFFFF"/>
                    <w:bottom w:val="single" w:sz="2" w:space="1" w:color="FFFFFF"/>
                    <w:right w:val="single" w:sz="2" w:space="4" w:color="FFFFFF"/>
                  </w:divBdr>
                  <w:divsChild>
                    <w:div w:id="1023244897">
                      <w:marLeft w:val="0"/>
                      <w:marRight w:val="0"/>
                      <w:marTop w:val="0"/>
                      <w:marBottom w:val="0"/>
                      <w:divBdr>
                        <w:top w:val="none" w:sz="0" w:space="0" w:color="auto"/>
                        <w:left w:val="none" w:sz="0" w:space="0" w:color="auto"/>
                        <w:bottom w:val="none" w:sz="0" w:space="0" w:color="auto"/>
                        <w:right w:val="none" w:sz="0" w:space="0" w:color="auto"/>
                      </w:divBdr>
                    </w:div>
                  </w:divsChild>
                </w:div>
                <w:div w:id="545877430">
                  <w:marLeft w:val="0"/>
                  <w:marRight w:val="0"/>
                  <w:marTop w:val="0"/>
                  <w:marBottom w:val="0"/>
                  <w:divBdr>
                    <w:top w:val="single" w:sz="2" w:space="1" w:color="FFFFFF"/>
                    <w:left w:val="single" w:sz="2" w:space="12" w:color="FFFFFF"/>
                    <w:bottom w:val="single" w:sz="2" w:space="1" w:color="FFFFFF"/>
                    <w:right w:val="single" w:sz="2" w:space="4" w:color="FFFFFF"/>
                  </w:divBdr>
                  <w:divsChild>
                    <w:div w:id="1265113931">
                      <w:marLeft w:val="0"/>
                      <w:marRight w:val="0"/>
                      <w:marTop w:val="0"/>
                      <w:marBottom w:val="0"/>
                      <w:divBdr>
                        <w:top w:val="none" w:sz="0" w:space="0" w:color="auto"/>
                        <w:left w:val="none" w:sz="0" w:space="0" w:color="auto"/>
                        <w:bottom w:val="none" w:sz="0" w:space="0" w:color="auto"/>
                        <w:right w:val="none" w:sz="0" w:space="0" w:color="auto"/>
                      </w:divBdr>
                    </w:div>
                  </w:divsChild>
                </w:div>
                <w:div w:id="1515193923">
                  <w:marLeft w:val="0"/>
                  <w:marRight w:val="0"/>
                  <w:marTop w:val="0"/>
                  <w:marBottom w:val="0"/>
                  <w:divBdr>
                    <w:top w:val="single" w:sz="2" w:space="1" w:color="FFFFFF"/>
                    <w:left w:val="single" w:sz="2" w:space="12" w:color="FFFFFF"/>
                    <w:bottom w:val="single" w:sz="2" w:space="1" w:color="FFFFFF"/>
                    <w:right w:val="single" w:sz="2" w:space="4" w:color="FFFFFF"/>
                  </w:divBdr>
                  <w:divsChild>
                    <w:div w:id="2133936382">
                      <w:marLeft w:val="0"/>
                      <w:marRight w:val="0"/>
                      <w:marTop w:val="0"/>
                      <w:marBottom w:val="0"/>
                      <w:divBdr>
                        <w:top w:val="none" w:sz="0" w:space="0" w:color="auto"/>
                        <w:left w:val="none" w:sz="0" w:space="0" w:color="auto"/>
                        <w:bottom w:val="none" w:sz="0" w:space="0" w:color="auto"/>
                        <w:right w:val="none" w:sz="0" w:space="0" w:color="auto"/>
                      </w:divBdr>
                    </w:div>
                  </w:divsChild>
                </w:div>
                <w:div w:id="963465278">
                  <w:marLeft w:val="0"/>
                  <w:marRight w:val="0"/>
                  <w:marTop w:val="0"/>
                  <w:marBottom w:val="0"/>
                  <w:divBdr>
                    <w:top w:val="single" w:sz="2" w:space="1" w:color="FFFFFF"/>
                    <w:left w:val="single" w:sz="2" w:space="12" w:color="FFFFFF"/>
                    <w:bottom w:val="single" w:sz="2" w:space="1" w:color="FFFFFF"/>
                    <w:right w:val="single" w:sz="2" w:space="4" w:color="FFFFFF"/>
                  </w:divBdr>
                  <w:divsChild>
                    <w:div w:id="1142380164">
                      <w:marLeft w:val="0"/>
                      <w:marRight w:val="0"/>
                      <w:marTop w:val="0"/>
                      <w:marBottom w:val="0"/>
                      <w:divBdr>
                        <w:top w:val="none" w:sz="0" w:space="0" w:color="auto"/>
                        <w:left w:val="none" w:sz="0" w:space="0" w:color="auto"/>
                        <w:bottom w:val="none" w:sz="0" w:space="0" w:color="auto"/>
                        <w:right w:val="none" w:sz="0" w:space="0" w:color="auto"/>
                      </w:divBdr>
                    </w:div>
                  </w:divsChild>
                </w:div>
                <w:div w:id="1775592057">
                  <w:marLeft w:val="0"/>
                  <w:marRight w:val="0"/>
                  <w:marTop w:val="0"/>
                  <w:marBottom w:val="0"/>
                  <w:divBdr>
                    <w:top w:val="single" w:sz="2" w:space="1" w:color="FFFFFF"/>
                    <w:left w:val="single" w:sz="2" w:space="12" w:color="FFFFFF"/>
                    <w:bottom w:val="single" w:sz="2" w:space="1" w:color="FFFFFF"/>
                    <w:right w:val="single" w:sz="2" w:space="4" w:color="FFFFFF"/>
                  </w:divBdr>
                  <w:divsChild>
                    <w:div w:id="1826970880">
                      <w:marLeft w:val="0"/>
                      <w:marRight w:val="0"/>
                      <w:marTop w:val="0"/>
                      <w:marBottom w:val="0"/>
                      <w:divBdr>
                        <w:top w:val="none" w:sz="0" w:space="0" w:color="auto"/>
                        <w:left w:val="none" w:sz="0" w:space="0" w:color="auto"/>
                        <w:bottom w:val="none" w:sz="0" w:space="0" w:color="auto"/>
                        <w:right w:val="none" w:sz="0" w:space="0" w:color="auto"/>
                      </w:divBdr>
                    </w:div>
                  </w:divsChild>
                </w:div>
                <w:div w:id="1163859675">
                  <w:marLeft w:val="0"/>
                  <w:marRight w:val="0"/>
                  <w:marTop w:val="0"/>
                  <w:marBottom w:val="0"/>
                  <w:divBdr>
                    <w:top w:val="single" w:sz="2" w:space="1" w:color="FFFFFF"/>
                    <w:left w:val="single" w:sz="2" w:space="12" w:color="FFFFFF"/>
                    <w:bottom w:val="single" w:sz="2" w:space="1" w:color="FFFFFF"/>
                    <w:right w:val="single" w:sz="2" w:space="4" w:color="FFFFFF"/>
                  </w:divBdr>
                  <w:divsChild>
                    <w:div w:id="1564832504">
                      <w:marLeft w:val="0"/>
                      <w:marRight w:val="0"/>
                      <w:marTop w:val="0"/>
                      <w:marBottom w:val="0"/>
                      <w:divBdr>
                        <w:top w:val="none" w:sz="0" w:space="0" w:color="auto"/>
                        <w:left w:val="none" w:sz="0" w:space="0" w:color="auto"/>
                        <w:bottom w:val="none" w:sz="0" w:space="0" w:color="auto"/>
                        <w:right w:val="none" w:sz="0" w:space="0" w:color="auto"/>
                      </w:divBdr>
                    </w:div>
                  </w:divsChild>
                </w:div>
                <w:div w:id="2089422892">
                  <w:marLeft w:val="0"/>
                  <w:marRight w:val="0"/>
                  <w:marTop w:val="0"/>
                  <w:marBottom w:val="0"/>
                  <w:divBdr>
                    <w:top w:val="single" w:sz="2" w:space="1" w:color="FFFFFF"/>
                    <w:left w:val="single" w:sz="2" w:space="12" w:color="FFFFFF"/>
                    <w:bottom w:val="single" w:sz="2" w:space="1" w:color="FFFFFF"/>
                    <w:right w:val="single" w:sz="2" w:space="4" w:color="FFFFFF"/>
                  </w:divBdr>
                  <w:divsChild>
                    <w:div w:id="1542129641">
                      <w:marLeft w:val="0"/>
                      <w:marRight w:val="0"/>
                      <w:marTop w:val="0"/>
                      <w:marBottom w:val="0"/>
                      <w:divBdr>
                        <w:top w:val="none" w:sz="0" w:space="0" w:color="auto"/>
                        <w:left w:val="none" w:sz="0" w:space="0" w:color="auto"/>
                        <w:bottom w:val="none" w:sz="0" w:space="0" w:color="auto"/>
                        <w:right w:val="none" w:sz="0" w:space="0" w:color="auto"/>
                      </w:divBdr>
                    </w:div>
                  </w:divsChild>
                </w:div>
                <w:div w:id="798036818">
                  <w:marLeft w:val="0"/>
                  <w:marRight w:val="0"/>
                  <w:marTop w:val="0"/>
                  <w:marBottom w:val="0"/>
                  <w:divBdr>
                    <w:top w:val="single" w:sz="2" w:space="1" w:color="FFFFFF"/>
                    <w:left w:val="single" w:sz="2" w:space="12" w:color="FFFFFF"/>
                    <w:bottom w:val="single" w:sz="2" w:space="1" w:color="FFFFFF"/>
                    <w:right w:val="single" w:sz="2" w:space="4" w:color="FFFFFF"/>
                  </w:divBdr>
                  <w:divsChild>
                    <w:div w:id="31463720">
                      <w:marLeft w:val="0"/>
                      <w:marRight w:val="0"/>
                      <w:marTop w:val="0"/>
                      <w:marBottom w:val="0"/>
                      <w:divBdr>
                        <w:top w:val="none" w:sz="0" w:space="0" w:color="auto"/>
                        <w:left w:val="none" w:sz="0" w:space="0" w:color="auto"/>
                        <w:bottom w:val="none" w:sz="0" w:space="0" w:color="auto"/>
                        <w:right w:val="none" w:sz="0" w:space="0" w:color="auto"/>
                      </w:divBdr>
                    </w:div>
                  </w:divsChild>
                </w:div>
                <w:div w:id="296961261">
                  <w:marLeft w:val="0"/>
                  <w:marRight w:val="0"/>
                  <w:marTop w:val="0"/>
                  <w:marBottom w:val="0"/>
                  <w:divBdr>
                    <w:top w:val="single" w:sz="2" w:space="1" w:color="FFFFFF"/>
                    <w:left w:val="single" w:sz="2" w:space="12" w:color="FFFFFF"/>
                    <w:bottom w:val="single" w:sz="2" w:space="1" w:color="FFFFFF"/>
                    <w:right w:val="single" w:sz="2" w:space="4" w:color="FFFFFF"/>
                  </w:divBdr>
                  <w:divsChild>
                    <w:div w:id="1327435427">
                      <w:marLeft w:val="0"/>
                      <w:marRight w:val="0"/>
                      <w:marTop w:val="0"/>
                      <w:marBottom w:val="0"/>
                      <w:divBdr>
                        <w:top w:val="none" w:sz="0" w:space="0" w:color="auto"/>
                        <w:left w:val="none" w:sz="0" w:space="0" w:color="auto"/>
                        <w:bottom w:val="none" w:sz="0" w:space="0" w:color="auto"/>
                        <w:right w:val="none" w:sz="0" w:space="0" w:color="auto"/>
                      </w:divBdr>
                    </w:div>
                  </w:divsChild>
                </w:div>
                <w:div w:id="909770983">
                  <w:marLeft w:val="0"/>
                  <w:marRight w:val="0"/>
                  <w:marTop w:val="0"/>
                  <w:marBottom w:val="0"/>
                  <w:divBdr>
                    <w:top w:val="single" w:sz="2" w:space="1" w:color="FFFFFF"/>
                    <w:left w:val="single" w:sz="2" w:space="12" w:color="FFFFFF"/>
                    <w:bottom w:val="single" w:sz="2" w:space="1" w:color="FFFFFF"/>
                    <w:right w:val="single" w:sz="2" w:space="4" w:color="FFFFFF"/>
                  </w:divBdr>
                  <w:divsChild>
                    <w:div w:id="1479952704">
                      <w:marLeft w:val="0"/>
                      <w:marRight w:val="0"/>
                      <w:marTop w:val="0"/>
                      <w:marBottom w:val="0"/>
                      <w:divBdr>
                        <w:top w:val="none" w:sz="0" w:space="0" w:color="auto"/>
                        <w:left w:val="none" w:sz="0" w:space="0" w:color="auto"/>
                        <w:bottom w:val="none" w:sz="0" w:space="0" w:color="auto"/>
                        <w:right w:val="none" w:sz="0" w:space="0" w:color="auto"/>
                      </w:divBdr>
                    </w:div>
                  </w:divsChild>
                </w:div>
                <w:div w:id="1021587718">
                  <w:marLeft w:val="0"/>
                  <w:marRight w:val="0"/>
                  <w:marTop w:val="0"/>
                  <w:marBottom w:val="0"/>
                  <w:divBdr>
                    <w:top w:val="single" w:sz="2" w:space="1" w:color="FFFFFF"/>
                    <w:left w:val="single" w:sz="2" w:space="12" w:color="FFFFFF"/>
                    <w:bottom w:val="single" w:sz="2" w:space="1" w:color="FFFFFF"/>
                    <w:right w:val="single" w:sz="2" w:space="4" w:color="FFFFFF"/>
                  </w:divBdr>
                  <w:divsChild>
                    <w:div w:id="705834355">
                      <w:marLeft w:val="0"/>
                      <w:marRight w:val="0"/>
                      <w:marTop w:val="0"/>
                      <w:marBottom w:val="0"/>
                      <w:divBdr>
                        <w:top w:val="none" w:sz="0" w:space="0" w:color="auto"/>
                        <w:left w:val="none" w:sz="0" w:space="0" w:color="auto"/>
                        <w:bottom w:val="none" w:sz="0" w:space="0" w:color="auto"/>
                        <w:right w:val="none" w:sz="0" w:space="0" w:color="auto"/>
                      </w:divBdr>
                    </w:div>
                  </w:divsChild>
                </w:div>
                <w:div w:id="2093696398">
                  <w:marLeft w:val="0"/>
                  <w:marRight w:val="0"/>
                  <w:marTop w:val="0"/>
                  <w:marBottom w:val="0"/>
                  <w:divBdr>
                    <w:top w:val="single" w:sz="2" w:space="1" w:color="FFFFFF"/>
                    <w:left w:val="single" w:sz="2" w:space="12" w:color="FFFFFF"/>
                    <w:bottom w:val="single" w:sz="2" w:space="1" w:color="FFFFFF"/>
                    <w:right w:val="single" w:sz="2" w:space="4" w:color="FFFFFF"/>
                  </w:divBdr>
                  <w:divsChild>
                    <w:div w:id="1100639710">
                      <w:marLeft w:val="0"/>
                      <w:marRight w:val="0"/>
                      <w:marTop w:val="0"/>
                      <w:marBottom w:val="0"/>
                      <w:divBdr>
                        <w:top w:val="none" w:sz="0" w:space="0" w:color="auto"/>
                        <w:left w:val="none" w:sz="0" w:space="0" w:color="auto"/>
                        <w:bottom w:val="none" w:sz="0" w:space="0" w:color="auto"/>
                        <w:right w:val="none" w:sz="0" w:space="0" w:color="auto"/>
                      </w:divBdr>
                    </w:div>
                  </w:divsChild>
                </w:div>
                <w:div w:id="91436925">
                  <w:marLeft w:val="0"/>
                  <w:marRight w:val="0"/>
                  <w:marTop w:val="0"/>
                  <w:marBottom w:val="0"/>
                  <w:divBdr>
                    <w:top w:val="single" w:sz="2" w:space="1" w:color="FFFFFF"/>
                    <w:left w:val="single" w:sz="2" w:space="12" w:color="FFFFFF"/>
                    <w:bottom w:val="single" w:sz="2" w:space="1" w:color="FFFFFF"/>
                    <w:right w:val="single" w:sz="2" w:space="4" w:color="FFFFFF"/>
                  </w:divBdr>
                  <w:divsChild>
                    <w:div w:id="2011906233">
                      <w:marLeft w:val="0"/>
                      <w:marRight w:val="0"/>
                      <w:marTop w:val="0"/>
                      <w:marBottom w:val="0"/>
                      <w:divBdr>
                        <w:top w:val="none" w:sz="0" w:space="0" w:color="auto"/>
                        <w:left w:val="none" w:sz="0" w:space="0" w:color="auto"/>
                        <w:bottom w:val="none" w:sz="0" w:space="0" w:color="auto"/>
                        <w:right w:val="none" w:sz="0" w:space="0" w:color="auto"/>
                      </w:divBdr>
                    </w:div>
                  </w:divsChild>
                </w:div>
                <w:div w:id="1325472778">
                  <w:marLeft w:val="0"/>
                  <w:marRight w:val="0"/>
                  <w:marTop w:val="0"/>
                  <w:marBottom w:val="0"/>
                  <w:divBdr>
                    <w:top w:val="single" w:sz="2" w:space="1" w:color="FFFFFF"/>
                    <w:left w:val="single" w:sz="2" w:space="12" w:color="FFFFFF"/>
                    <w:bottom w:val="single" w:sz="2" w:space="1" w:color="FFFFFF"/>
                    <w:right w:val="single" w:sz="2" w:space="4" w:color="FFFFFF"/>
                  </w:divBdr>
                  <w:divsChild>
                    <w:div w:id="1145659097">
                      <w:marLeft w:val="0"/>
                      <w:marRight w:val="0"/>
                      <w:marTop w:val="0"/>
                      <w:marBottom w:val="0"/>
                      <w:divBdr>
                        <w:top w:val="none" w:sz="0" w:space="0" w:color="auto"/>
                        <w:left w:val="none" w:sz="0" w:space="0" w:color="auto"/>
                        <w:bottom w:val="none" w:sz="0" w:space="0" w:color="auto"/>
                        <w:right w:val="none" w:sz="0" w:space="0" w:color="auto"/>
                      </w:divBdr>
                    </w:div>
                  </w:divsChild>
                </w:div>
                <w:div w:id="303464372">
                  <w:marLeft w:val="0"/>
                  <w:marRight w:val="0"/>
                  <w:marTop w:val="0"/>
                  <w:marBottom w:val="0"/>
                  <w:divBdr>
                    <w:top w:val="single" w:sz="2" w:space="1" w:color="FFFFFF"/>
                    <w:left w:val="single" w:sz="2" w:space="12" w:color="FFFFFF"/>
                    <w:bottom w:val="single" w:sz="2" w:space="4" w:color="FFFFFF"/>
                    <w:right w:val="single" w:sz="2" w:space="4" w:color="FFFFFF"/>
                  </w:divBdr>
                  <w:divsChild>
                    <w:div w:id="94839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350868">
          <w:marLeft w:val="0"/>
          <w:marRight w:val="0"/>
          <w:marTop w:val="0"/>
          <w:marBottom w:val="335"/>
          <w:divBdr>
            <w:top w:val="none" w:sz="0" w:space="0" w:color="auto"/>
            <w:left w:val="none" w:sz="0" w:space="0" w:color="auto"/>
            <w:bottom w:val="none" w:sz="0" w:space="0" w:color="auto"/>
            <w:right w:val="none" w:sz="0" w:space="0" w:color="auto"/>
          </w:divBdr>
          <w:divsChild>
            <w:div w:id="1134906271">
              <w:marLeft w:val="0"/>
              <w:marRight w:val="0"/>
              <w:marTop w:val="0"/>
              <w:marBottom w:val="0"/>
              <w:divBdr>
                <w:top w:val="none" w:sz="0" w:space="0" w:color="auto"/>
                <w:left w:val="none" w:sz="0" w:space="0" w:color="auto"/>
                <w:bottom w:val="none" w:sz="0" w:space="0" w:color="auto"/>
                <w:right w:val="none" w:sz="0" w:space="0" w:color="auto"/>
              </w:divBdr>
              <w:divsChild>
                <w:div w:id="1108234217">
                  <w:marLeft w:val="0"/>
                  <w:marRight w:val="0"/>
                  <w:marTop w:val="0"/>
                  <w:marBottom w:val="0"/>
                  <w:divBdr>
                    <w:top w:val="single" w:sz="2" w:space="4" w:color="FFFFFF"/>
                    <w:left w:val="single" w:sz="2" w:space="12" w:color="FFFFFF"/>
                    <w:bottom w:val="single" w:sz="2" w:space="1" w:color="FFFFFF"/>
                    <w:right w:val="single" w:sz="2" w:space="4" w:color="FFFFFF"/>
                  </w:divBdr>
                  <w:divsChild>
                    <w:div w:id="277025702">
                      <w:marLeft w:val="0"/>
                      <w:marRight w:val="0"/>
                      <w:marTop w:val="0"/>
                      <w:marBottom w:val="0"/>
                      <w:divBdr>
                        <w:top w:val="none" w:sz="0" w:space="0" w:color="auto"/>
                        <w:left w:val="none" w:sz="0" w:space="0" w:color="auto"/>
                        <w:bottom w:val="none" w:sz="0" w:space="0" w:color="auto"/>
                        <w:right w:val="none" w:sz="0" w:space="0" w:color="auto"/>
                      </w:divBdr>
                    </w:div>
                  </w:divsChild>
                </w:div>
                <w:div w:id="997148970">
                  <w:marLeft w:val="0"/>
                  <w:marRight w:val="0"/>
                  <w:marTop w:val="0"/>
                  <w:marBottom w:val="0"/>
                  <w:divBdr>
                    <w:top w:val="single" w:sz="2" w:space="1" w:color="FFFFFF"/>
                    <w:left w:val="single" w:sz="2" w:space="12" w:color="FFFFFF"/>
                    <w:bottom w:val="single" w:sz="2" w:space="1" w:color="FFFFFF"/>
                    <w:right w:val="single" w:sz="2" w:space="4" w:color="FFFFFF"/>
                  </w:divBdr>
                  <w:divsChild>
                    <w:div w:id="1095057380">
                      <w:marLeft w:val="0"/>
                      <w:marRight w:val="0"/>
                      <w:marTop w:val="0"/>
                      <w:marBottom w:val="0"/>
                      <w:divBdr>
                        <w:top w:val="none" w:sz="0" w:space="0" w:color="auto"/>
                        <w:left w:val="none" w:sz="0" w:space="0" w:color="auto"/>
                        <w:bottom w:val="none" w:sz="0" w:space="0" w:color="auto"/>
                        <w:right w:val="none" w:sz="0" w:space="0" w:color="auto"/>
                      </w:divBdr>
                    </w:div>
                  </w:divsChild>
                </w:div>
                <w:div w:id="461926301">
                  <w:marLeft w:val="0"/>
                  <w:marRight w:val="0"/>
                  <w:marTop w:val="0"/>
                  <w:marBottom w:val="0"/>
                  <w:divBdr>
                    <w:top w:val="single" w:sz="2" w:space="1" w:color="FFFFFF"/>
                    <w:left w:val="single" w:sz="2" w:space="12" w:color="FFFFFF"/>
                    <w:bottom w:val="single" w:sz="2" w:space="1" w:color="FFFFFF"/>
                    <w:right w:val="single" w:sz="2" w:space="4" w:color="FFFFFF"/>
                  </w:divBdr>
                  <w:divsChild>
                    <w:div w:id="1938557256">
                      <w:marLeft w:val="0"/>
                      <w:marRight w:val="0"/>
                      <w:marTop w:val="0"/>
                      <w:marBottom w:val="0"/>
                      <w:divBdr>
                        <w:top w:val="none" w:sz="0" w:space="0" w:color="auto"/>
                        <w:left w:val="none" w:sz="0" w:space="0" w:color="auto"/>
                        <w:bottom w:val="none" w:sz="0" w:space="0" w:color="auto"/>
                        <w:right w:val="none" w:sz="0" w:space="0" w:color="auto"/>
                      </w:divBdr>
                    </w:div>
                  </w:divsChild>
                </w:div>
                <w:div w:id="1994792032">
                  <w:marLeft w:val="0"/>
                  <w:marRight w:val="0"/>
                  <w:marTop w:val="0"/>
                  <w:marBottom w:val="0"/>
                  <w:divBdr>
                    <w:top w:val="single" w:sz="2" w:space="1" w:color="FFFFFF"/>
                    <w:left w:val="single" w:sz="2" w:space="12" w:color="FFFFFF"/>
                    <w:bottom w:val="single" w:sz="2" w:space="1" w:color="FFFFFF"/>
                    <w:right w:val="single" w:sz="2" w:space="4" w:color="FFFFFF"/>
                  </w:divBdr>
                  <w:divsChild>
                    <w:div w:id="10304326">
                      <w:marLeft w:val="0"/>
                      <w:marRight w:val="0"/>
                      <w:marTop w:val="0"/>
                      <w:marBottom w:val="0"/>
                      <w:divBdr>
                        <w:top w:val="none" w:sz="0" w:space="0" w:color="auto"/>
                        <w:left w:val="none" w:sz="0" w:space="0" w:color="auto"/>
                        <w:bottom w:val="none" w:sz="0" w:space="0" w:color="auto"/>
                        <w:right w:val="none" w:sz="0" w:space="0" w:color="auto"/>
                      </w:divBdr>
                    </w:div>
                  </w:divsChild>
                </w:div>
                <w:div w:id="1440293390">
                  <w:marLeft w:val="0"/>
                  <w:marRight w:val="0"/>
                  <w:marTop w:val="0"/>
                  <w:marBottom w:val="0"/>
                  <w:divBdr>
                    <w:top w:val="single" w:sz="2" w:space="1" w:color="FFFFFF"/>
                    <w:left w:val="single" w:sz="2" w:space="12" w:color="FFFFFF"/>
                    <w:bottom w:val="single" w:sz="2" w:space="1" w:color="FFFFFF"/>
                    <w:right w:val="single" w:sz="2" w:space="4" w:color="FFFFFF"/>
                  </w:divBdr>
                  <w:divsChild>
                    <w:div w:id="808597103">
                      <w:marLeft w:val="0"/>
                      <w:marRight w:val="0"/>
                      <w:marTop w:val="0"/>
                      <w:marBottom w:val="0"/>
                      <w:divBdr>
                        <w:top w:val="none" w:sz="0" w:space="0" w:color="auto"/>
                        <w:left w:val="none" w:sz="0" w:space="0" w:color="auto"/>
                        <w:bottom w:val="none" w:sz="0" w:space="0" w:color="auto"/>
                        <w:right w:val="none" w:sz="0" w:space="0" w:color="auto"/>
                      </w:divBdr>
                    </w:div>
                  </w:divsChild>
                </w:div>
                <w:div w:id="1766534716">
                  <w:marLeft w:val="0"/>
                  <w:marRight w:val="0"/>
                  <w:marTop w:val="0"/>
                  <w:marBottom w:val="0"/>
                  <w:divBdr>
                    <w:top w:val="single" w:sz="2" w:space="1" w:color="FFFFFF"/>
                    <w:left w:val="single" w:sz="2" w:space="12" w:color="FFFFFF"/>
                    <w:bottom w:val="single" w:sz="2" w:space="1" w:color="FFFFFF"/>
                    <w:right w:val="single" w:sz="2" w:space="4" w:color="FFFFFF"/>
                  </w:divBdr>
                  <w:divsChild>
                    <w:div w:id="14356584">
                      <w:marLeft w:val="0"/>
                      <w:marRight w:val="0"/>
                      <w:marTop w:val="0"/>
                      <w:marBottom w:val="0"/>
                      <w:divBdr>
                        <w:top w:val="none" w:sz="0" w:space="0" w:color="auto"/>
                        <w:left w:val="none" w:sz="0" w:space="0" w:color="auto"/>
                        <w:bottom w:val="none" w:sz="0" w:space="0" w:color="auto"/>
                        <w:right w:val="none" w:sz="0" w:space="0" w:color="auto"/>
                      </w:divBdr>
                    </w:div>
                  </w:divsChild>
                </w:div>
                <w:div w:id="1532304062">
                  <w:marLeft w:val="0"/>
                  <w:marRight w:val="0"/>
                  <w:marTop w:val="0"/>
                  <w:marBottom w:val="0"/>
                  <w:divBdr>
                    <w:top w:val="single" w:sz="2" w:space="1" w:color="FFFFFF"/>
                    <w:left w:val="single" w:sz="2" w:space="12" w:color="FFFFFF"/>
                    <w:bottom w:val="single" w:sz="2" w:space="1" w:color="FFFFFF"/>
                    <w:right w:val="single" w:sz="2" w:space="4" w:color="FFFFFF"/>
                  </w:divBdr>
                  <w:divsChild>
                    <w:div w:id="1357461934">
                      <w:marLeft w:val="0"/>
                      <w:marRight w:val="0"/>
                      <w:marTop w:val="0"/>
                      <w:marBottom w:val="0"/>
                      <w:divBdr>
                        <w:top w:val="none" w:sz="0" w:space="0" w:color="auto"/>
                        <w:left w:val="none" w:sz="0" w:space="0" w:color="auto"/>
                        <w:bottom w:val="none" w:sz="0" w:space="0" w:color="auto"/>
                        <w:right w:val="none" w:sz="0" w:space="0" w:color="auto"/>
                      </w:divBdr>
                    </w:div>
                  </w:divsChild>
                </w:div>
                <w:div w:id="852454625">
                  <w:marLeft w:val="0"/>
                  <w:marRight w:val="0"/>
                  <w:marTop w:val="0"/>
                  <w:marBottom w:val="0"/>
                  <w:divBdr>
                    <w:top w:val="single" w:sz="2" w:space="1" w:color="FFFFFF"/>
                    <w:left w:val="single" w:sz="2" w:space="12" w:color="FFFFFF"/>
                    <w:bottom w:val="single" w:sz="2" w:space="1" w:color="FFFFFF"/>
                    <w:right w:val="single" w:sz="2" w:space="4" w:color="FFFFFF"/>
                  </w:divBdr>
                  <w:divsChild>
                    <w:div w:id="55125967">
                      <w:marLeft w:val="0"/>
                      <w:marRight w:val="0"/>
                      <w:marTop w:val="0"/>
                      <w:marBottom w:val="0"/>
                      <w:divBdr>
                        <w:top w:val="none" w:sz="0" w:space="0" w:color="auto"/>
                        <w:left w:val="none" w:sz="0" w:space="0" w:color="auto"/>
                        <w:bottom w:val="none" w:sz="0" w:space="0" w:color="auto"/>
                        <w:right w:val="none" w:sz="0" w:space="0" w:color="auto"/>
                      </w:divBdr>
                    </w:div>
                  </w:divsChild>
                </w:div>
                <w:div w:id="1931810227">
                  <w:marLeft w:val="0"/>
                  <w:marRight w:val="0"/>
                  <w:marTop w:val="0"/>
                  <w:marBottom w:val="0"/>
                  <w:divBdr>
                    <w:top w:val="single" w:sz="2" w:space="1" w:color="FFFFFF"/>
                    <w:left w:val="single" w:sz="2" w:space="12" w:color="FFFFFF"/>
                    <w:bottom w:val="single" w:sz="2" w:space="1" w:color="FFFFFF"/>
                    <w:right w:val="single" w:sz="2" w:space="4" w:color="FFFFFF"/>
                  </w:divBdr>
                  <w:divsChild>
                    <w:div w:id="294722615">
                      <w:marLeft w:val="0"/>
                      <w:marRight w:val="0"/>
                      <w:marTop w:val="0"/>
                      <w:marBottom w:val="0"/>
                      <w:divBdr>
                        <w:top w:val="none" w:sz="0" w:space="0" w:color="auto"/>
                        <w:left w:val="none" w:sz="0" w:space="0" w:color="auto"/>
                        <w:bottom w:val="none" w:sz="0" w:space="0" w:color="auto"/>
                        <w:right w:val="none" w:sz="0" w:space="0" w:color="auto"/>
                      </w:divBdr>
                    </w:div>
                  </w:divsChild>
                </w:div>
                <w:div w:id="959259031">
                  <w:marLeft w:val="0"/>
                  <w:marRight w:val="0"/>
                  <w:marTop w:val="0"/>
                  <w:marBottom w:val="0"/>
                  <w:divBdr>
                    <w:top w:val="single" w:sz="2" w:space="1" w:color="FFFFFF"/>
                    <w:left w:val="single" w:sz="2" w:space="12" w:color="FFFFFF"/>
                    <w:bottom w:val="single" w:sz="2" w:space="1" w:color="FFFFFF"/>
                    <w:right w:val="single" w:sz="2" w:space="4" w:color="FFFFFF"/>
                  </w:divBdr>
                  <w:divsChild>
                    <w:div w:id="2086026149">
                      <w:marLeft w:val="0"/>
                      <w:marRight w:val="0"/>
                      <w:marTop w:val="0"/>
                      <w:marBottom w:val="0"/>
                      <w:divBdr>
                        <w:top w:val="none" w:sz="0" w:space="0" w:color="auto"/>
                        <w:left w:val="none" w:sz="0" w:space="0" w:color="auto"/>
                        <w:bottom w:val="none" w:sz="0" w:space="0" w:color="auto"/>
                        <w:right w:val="none" w:sz="0" w:space="0" w:color="auto"/>
                      </w:divBdr>
                    </w:div>
                  </w:divsChild>
                </w:div>
                <w:div w:id="1969773008">
                  <w:marLeft w:val="0"/>
                  <w:marRight w:val="0"/>
                  <w:marTop w:val="0"/>
                  <w:marBottom w:val="0"/>
                  <w:divBdr>
                    <w:top w:val="single" w:sz="2" w:space="1" w:color="FFFFFF"/>
                    <w:left w:val="single" w:sz="2" w:space="12" w:color="FFFFFF"/>
                    <w:bottom w:val="single" w:sz="2" w:space="1" w:color="FFFFFF"/>
                    <w:right w:val="single" w:sz="2" w:space="4" w:color="FFFFFF"/>
                  </w:divBdr>
                  <w:divsChild>
                    <w:div w:id="652564062">
                      <w:marLeft w:val="0"/>
                      <w:marRight w:val="0"/>
                      <w:marTop w:val="0"/>
                      <w:marBottom w:val="0"/>
                      <w:divBdr>
                        <w:top w:val="none" w:sz="0" w:space="0" w:color="auto"/>
                        <w:left w:val="none" w:sz="0" w:space="0" w:color="auto"/>
                        <w:bottom w:val="none" w:sz="0" w:space="0" w:color="auto"/>
                        <w:right w:val="none" w:sz="0" w:space="0" w:color="auto"/>
                      </w:divBdr>
                    </w:div>
                  </w:divsChild>
                </w:div>
                <w:div w:id="518011357">
                  <w:marLeft w:val="0"/>
                  <w:marRight w:val="0"/>
                  <w:marTop w:val="0"/>
                  <w:marBottom w:val="0"/>
                  <w:divBdr>
                    <w:top w:val="single" w:sz="2" w:space="1" w:color="FFFFFF"/>
                    <w:left w:val="single" w:sz="2" w:space="12" w:color="FFFFFF"/>
                    <w:bottom w:val="single" w:sz="2" w:space="1" w:color="FFFFFF"/>
                    <w:right w:val="single" w:sz="2" w:space="4" w:color="FFFFFF"/>
                  </w:divBdr>
                  <w:divsChild>
                    <w:div w:id="596862377">
                      <w:marLeft w:val="0"/>
                      <w:marRight w:val="0"/>
                      <w:marTop w:val="0"/>
                      <w:marBottom w:val="0"/>
                      <w:divBdr>
                        <w:top w:val="none" w:sz="0" w:space="0" w:color="auto"/>
                        <w:left w:val="none" w:sz="0" w:space="0" w:color="auto"/>
                        <w:bottom w:val="none" w:sz="0" w:space="0" w:color="auto"/>
                        <w:right w:val="none" w:sz="0" w:space="0" w:color="auto"/>
                      </w:divBdr>
                    </w:div>
                  </w:divsChild>
                </w:div>
                <w:div w:id="536746002">
                  <w:marLeft w:val="0"/>
                  <w:marRight w:val="0"/>
                  <w:marTop w:val="0"/>
                  <w:marBottom w:val="0"/>
                  <w:divBdr>
                    <w:top w:val="single" w:sz="2" w:space="1" w:color="FFFFFF"/>
                    <w:left w:val="single" w:sz="2" w:space="12" w:color="FFFFFF"/>
                    <w:bottom w:val="single" w:sz="2" w:space="1" w:color="FFFFFF"/>
                    <w:right w:val="single" w:sz="2" w:space="4" w:color="FFFFFF"/>
                  </w:divBdr>
                  <w:divsChild>
                    <w:div w:id="1905026026">
                      <w:marLeft w:val="0"/>
                      <w:marRight w:val="0"/>
                      <w:marTop w:val="0"/>
                      <w:marBottom w:val="0"/>
                      <w:divBdr>
                        <w:top w:val="none" w:sz="0" w:space="0" w:color="auto"/>
                        <w:left w:val="none" w:sz="0" w:space="0" w:color="auto"/>
                        <w:bottom w:val="none" w:sz="0" w:space="0" w:color="auto"/>
                        <w:right w:val="none" w:sz="0" w:space="0" w:color="auto"/>
                      </w:divBdr>
                    </w:div>
                  </w:divsChild>
                </w:div>
                <w:div w:id="66853347">
                  <w:marLeft w:val="0"/>
                  <w:marRight w:val="0"/>
                  <w:marTop w:val="0"/>
                  <w:marBottom w:val="0"/>
                  <w:divBdr>
                    <w:top w:val="single" w:sz="2" w:space="1" w:color="FFFFFF"/>
                    <w:left w:val="single" w:sz="2" w:space="12" w:color="FFFFFF"/>
                    <w:bottom w:val="single" w:sz="2" w:space="1" w:color="FFFFFF"/>
                    <w:right w:val="single" w:sz="2" w:space="4" w:color="FFFFFF"/>
                  </w:divBdr>
                  <w:divsChild>
                    <w:div w:id="184488374">
                      <w:marLeft w:val="0"/>
                      <w:marRight w:val="0"/>
                      <w:marTop w:val="0"/>
                      <w:marBottom w:val="0"/>
                      <w:divBdr>
                        <w:top w:val="none" w:sz="0" w:space="0" w:color="auto"/>
                        <w:left w:val="none" w:sz="0" w:space="0" w:color="auto"/>
                        <w:bottom w:val="none" w:sz="0" w:space="0" w:color="auto"/>
                        <w:right w:val="none" w:sz="0" w:space="0" w:color="auto"/>
                      </w:divBdr>
                    </w:div>
                  </w:divsChild>
                </w:div>
                <w:div w:id="1502624175">
                  <w:marLeft w:val="0"/>
                  <w:marRight w:val="0"/>
                  <w:marTop w:val="0"/>
                  <w:marBottom w:val="0"/>
                  <w:divBdr>
                    <w:top w:val="single" w:sz="2" w:space="1" w:color="FFFFFF"/>
                    <w:left w:val="single" w:sz="2" w:space="12" w:color="FFFFFF"/>
                    <w:bottom w:val="single" w:sz="2" w:space="1" w:color="FFFFFF"/>
                    <w:right w:val="single" w:sz="2" w:space="4" w:color="FFFFFF"/>
                  </w:divBdr>
                  <w:divsChild>
                    <w:div w:id="655836584">
                      <w:marLeft w:val="0"/>
                      <w:marRight w:val="0"/>
                      <w:marTop w:val="0"/>
                      <w:marBottom w:val="0"/>
                      <w:divBdr>
                        <w:top w:val="none" w:sz="0" w:space="0" w:color="auto"/>
                        <w:left w:val="none" w:sz="0" w:space="0" w:color="auto"/>
                        <w:bottom w:val="none" w:sz="0" w:space="0" w:color="auto"/>
                        <w:right w:val="none" w:sz="0" w:space="0" w:color="auto"/>
                      </w:divBdr>
                    </w:div>
                  </w:divsChild>
                </w:div>
                <w:div w:id="2083331668">
                  <w:marLeft w:val="0"/>
                  <w:marRight w:val="0"/>
                  <w:marTop w:val="0"/>
                  <w:marBottom w:val="0"/>
                  <w:divBdr>
                    <w:top w:val="single" w:sz="2" w:space="1" w:color="FFFFFF"/>
                    <w:left w:val="single" w:sz="2" w:space="12" w:color="FFFFFF"/>
                    <w:bottom w:val="single" w:sz="2" w:space="1" w:color="FFFFFF"/>
                    <w:right w:val="single" w:sz="2" w:space="4" w:color="FFFFFF"/>
                  </w:divBdr>
                  <w:divsChild>
                    <w:div w:id="429476612">
                      <w:marLeft w:val="0"/>
                      <w:marRight w:val="0"/>
                      <w:marTop w:val="0"/>
                      <w:marBottom w:val="0"/>
                      <w:divBdr>
                        <w:top w:val="none" w:sz="0" w:space="0" w:color="auto"/>
                        <w:left w:val="none" w:sz="0" w:space="0" w:color="auto"/>
                        <w:bottom w:val="none" w:sz="0" w:space="0" w:color="auto"/>
                        <w:right w:val="none" w:sz="0" w:space="0" w:color="auto"/>
                      </w:divBdr>
                    </w:div>
                  </w:divsChild>
                </w:div>
                <w:div w:id="1934432073">
                  <w:marLeft w:val="0"/>
                  <w:marRight w:val="0"/>
                  <w:marTop w:val="0"/>
                  <w:marBottom w:val="0"/>
                  <w:divBdr>
                    <w:top w:val="single" w:sz="2" w:space="1" w:color="FFFFFF"/>
                    <w:left w:val="single" w:sz="2" w:space="12" w:color="FFFFFF"/>
                    <w:bottom w:val="single" w:sz="2" w:space="1" w:color="FFFFFF"/>
                    <w:right w:val="single" w:sz="2" w:space="4" w:color="FFFFFF"/>
                  </w:divBdr>
                  <w:divsChild>
                    <w:div w:id="2119331010">
                      <w:marLeft w:val="0"/>
                      <w:marRight w:val="0"/>
                      <w:marTop w:val="0"/>
                      <w:marBottom w:val="0"/>
                      <w:divBdr>
                        <w:top w:val="none" w:sz="0" w:space="0" w:color="auto"/>
                        <w:left w:val="none" w:sz="0" w:space="0" w:color="auto"/>
                        <w:bottom w:val="none" w:sz="0" w:space="0" w:color="auto"/>
                        <w:right w:val="none" w:sz="0" w:space="0" w:color="auto"/>
                      </w:divBdr>
                    </w:div>
                  </w:divsChild>
                </w:div>
                <w:div w:id="2121991832">
                  <w:marLeft w:val="0"/>
                  <w:marRight w:val="0"/>
                  <w:marTop w:val="0"/>
                  <w:marBottom w:val="0"/>
                  <w:divBdr>
                    <w:top w:val="single" w:sz="2" w:space="1" w:color="FFFFFF"/>
                    <w:left w:val="single" w:sz="2" w:space="12" w:color="FFFFFF"/>
                    <w:bottom w:val="single" w:sz="2" w:space="1" w:color="FFFFFF"/>
                    <w:right w:val="single" w:sz="2" w:space="4" w:color="FFFFFF"/>
                  </w:divBdr>
                  <w:divsChild>
                    <w:div w:id="1223058145">
                      <w:marLeft w:val="0"/>
                      <w:marRight w:val="0"/>
                      <w:marTop w:val="0"/>
                      <w:marBottom w:val="0"/>
                      <w:divBdr>
                        <w:top w:val="none" w:sz="0" w:space="0" w:color="auto"/>
                        <w:left w:val="none" w:sz="0" w:space="0" w:color="auto"/>
                        <w:bottom w:val="none" w:sz="0" w:space="0" w:color="auto"/>
                        <w:right w:val="none" w:sz="0" w:space="0" w:color="auto"/>
                      </w:divBdr>
                    </w:div>
                  </w:divsChild>
                </w:div>
                <w:div w:id="1562787633">
                  <w:marLeft w:val="0"/>
                  <w:marRight w:val="0"/>
                  <w:marTop w:val="0"/>
                  <w:marBottom w:val="0"/>
                  <w:divBdr>
                    <w:top w:val="single" w:sz="2" w:space="1" w:color="FFFFFF"/>
                    <w:left w:val="single" w:sz="2" w:space="12" w:color="FFFFFF"/>
                    <w:bottom w:val="single" w:sz="2" w:space="4" w:color="FFFFFF"/>
                    <w:right w:val="single" w:sz="2" w:space="4" w:color="FFFFFF"/>
                  </w:divBdr>
                  <w:divsChild>
                    <w:div w:id="1840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42985">
          <w:marLeft w:val="0"/>
          <w:marRight w:val="0"/>
          <w:marTop w:val="0"/>
          <w:marBottom w:val="335"/>
          <w:divBdr>
            <w:top w:val="none" w:sz="0" w:space="0" w:color="auto"/>
            <w:left w:val="none" w:sz="0" w:space="0" w:color="auto"/>
            <w:bottom w:val="none" w:sz="0" w:space="0" w:color="auto"/>
            <w:right w:val="none" w:sz="0" w:space="0" w:color="auto"/>
          </w:divBdr>
          <w:divsChild>
            <w:div w:id="859320778">
              <w:marLeft w:val="0"/>
              <w:marRight w:val="0"/>
              <w:marTop w:val="0"/>
              <w:marBottom w:val="0"/>
              <w:divBdr>
                <w:top w:val="none" w:sz="0" w:space="0" w:color="auto"/>
                <w:left w:val="none" w:sz="0" w:space="0" w:color="auto"/>
                <w:bottom w:val="none" w:sz="0" w:space="0" w:color="auto"/>
                <w:right w:val="none" w:sz="0" w:space="0" w:color="auto"/>
              </w:divBdr>
              <w:divsChild>
                <w:div w:id="642123239">
                  <w:marLeft w:val="0"/>
                  <w:marRight w:val="0"/>
                  <w:marTop w:val="0"/>
                  <w:marBottom w:val="0"/>
                  <w:divBdr>
                    <w:top w:val="single" w:sz="2" w:space="4" w:color="FFFFFF"/>
                    <w:left w:val="single" w:sz="2" w:space="12" w:color="FFFFFF"/>
                    <w:bottom w:val="single" w:sz="2" w:space="1" w:color="FFFFFF"/>
                    <w:right w:val="single" w:sz="2" w:space="4" w:color="FFFFFF"/>
                  </w:divBdr>
                  <w:divsChild>
                    <w:div w:id="554051284">
                      <w:marLeft w:val="0"/>
                      <w:marRight w:val="0"/>
                      <w:marTop w:val="0"/>
                      <w:marBottom w:val="0"/>
                      <w:divBdr>
                        <w:top w:val="none" w:sz="0" w:space="0" w:color="auto"/>
                        <w:left w:val="none" w:sz="0" w:space="0" w:color="auto"/>
                        <w:bottom w:val="none" w:sz="0" w:space="0" w:color="auto"/>
                        <w:right w:val="none" w:sz="0" w:space="0" w:color="auto"/>
                      </w:divBdr>
                    </w:div>
                  </w:divsChild>
                </w:div>
                <w:div w:id="1260330960">
                  <w:marLeft w:val="0"/>
                  <w:marRight w:val="0"/>
                  <w:marTop w:val="0"/>
                  <w:marBottom w:val="0"/>
                  <w:divBdr>
                    <w:top w:val="single" w:sz="2" w:space="1" w:color="FFFFFF"/>
                    <w:left w:val="single" w:sz="2" w:space="12" w:color="FFFFFF"/>
                    <w:bottom w:val="single" w:sz="2" w:space="1" w:color="FFFFFF"/>
                    <w:right w:val="single" w:sz="2" w:space="4" w:color="FFFFFF"/>
                  </w:divBdr>
                  <w:divsChild>
                    <w:div w:id="44842607">
                      <w:marLeft w:val="0"/>
                      <w:marRight w:val="0"/>
                      <w:marTop w:val="0"/>
                      <w:marBottom w:val="0"/>
                      <w:divBdr>
                        <w:top w:val="none" w:sz="0" w:space="0" w:color="auto"/>
                        <w:left w:val="none" w:sz="0" w:space="0" w:color="auto"/>
                        <w:bottom w:val="none" w:sz="0" w:space="0" w:color="auto"/>
                        <w:right w:val="none" w:sz="0" w:space="0" w:color="auto"/>
                      </w:divBdr>
                    </w:div>
                  </w:divsChild>
                </w:div>
                <w:div w:id="896279739">
                  <w:marLeft w:val="0"/>
                  <w:marRight w:val="0"/>
                  <w:marTop w:val="0"/>
                  <w:marBottom w:val="0"/>
                  <w:divBdr>
                    <w:top w:val="single" w:sz="2" w:space="1" w:color="FFFFFF"/>
                    <w:left w:val="single" w:sz="2" w:space="12" w:color="FFFFFF"/>
                    <w:bottom w:val="single" w:sz="2" w:space="1" w:color="FFFFFF"/>
                    <w:right w:val="single" w:sz="2" w:space="4" w:color="FFFFFF"/>
                  </w:divBdr>
                  <w:divsChild>
                    <w:div w:id="1885172515">
                      <w:marLeft w:val="0"/>
                      <w:marRight w:val="0"/>
                      <w:marTop w:val="0"/>
                      <w:marBottom w:val="0"/>
                      <w:divBdr>
                        <w:top w:val="none" w:sz="0" w:space="0" w:color="auto"/>
                        <w:left w:val="none" w:sz="0" w:space="0" w:color="auto"/>
                        <w:bottom w:val="none" w:sz="0" w:space="0" w:color="auto"/>
                        <w:right w:val="none" w:sz="0" w:space="0" w:color="auto"/>
                      </w:divBdr>
                    </w:div>
                  </w:divsChild>
                </w:div>
                <w:div w:id="124086588">
                  <w:marLeft w:val="0"/>
                  <w:marRight w:val="0"/>
                  <w:marTop w:val="0"/>
                  <w:marBottom w:val="0"/>
                  <w:divBdr>
                    <w:top w:val="single" w:sz="2" w:space="1" w:color="FFFFFF"/>
                    <w:left w:val="single" w:sz="2" w:space="12" w:color="FFFFFF"/>
                    <w:bottom w:val="single" w:sz="2" w:space="1" w:color="FFFFFF"/>
                    <w:right w:val="single" w:sz="2" w:space="4" w:color="FFFFFF"/>
                  </w:divBdr>
                  <w:divsChild>
                    <w:div w:id="666980811">
                      <w:marLeft w:val="0"/>
                      <w:marRight w:val="0"/>
                      <w:marTop w:val="0"/>
                      <w:marBottom w:val="0"/>
                      <w:divBdr>
                        <w:top w:val="none" w:sz="0" w:space="0" w:color="auto"/>
                        <w:left w:val="none" w:sz="0" w:space="0" w:color="auto"/>
                        <w:bottom w:val="none" w:sz="0" w:space="0" w:color="auto"/>
                        <w:right w:val="none" w:sz="0" w:space="0" w:color="auto"/>
                      </w:divBdr>
                    </w:div>
                  </w:divsChild>
                </w:div>
                <w:div w:id="613441978">
                  <w:marLeft w:val="0"/>
                  <w:marRight w:val="0"/>
                  <w:marTop w:val="0"/>
                  <w:marBottom w:val="0"/>
                  <w:divBdr>
                    <w:top w:val="single" w:sz="2" w:space="1" w:color="FFFFFF"/>
                    <w:left w:val="single" w:sz="2" w:space="12" w:color="FFFFFF"/>
                    <w:bottom w:val="single" w:sz="2" w:space="1" w:color="FFFFFF"/>
                    <w:right w:val="single" w:sz="2" w:space="4" w:color="FFFFFF"/>
                  </w:divBdr>
                  <w:divsChild>
                    <w:div w:id="1010257793">
                      <w:marLeft w:val="0"/>
                      <w:marRight w:val="0"/>
                      <w:marTop w:val="0"/>
                      <w:marBottom w:val="0"/>
                      <w:divBdr>
                        <w:top w:val="none" w:sz="0" w:space="0" w:color="auto"/>
                        <w:left w:val="none" w:sz="0" w:space="0" w:color="auto"/>
                        <w:bottom w:val="none" w:sz="0" w:space="0" w:color="auto"/>
                        <w:right w:val="none" w:sz="0" w:space="0" w:color="auto"/>
                      </w:divBdr>
                    </w:div>
                  </w:divsChild>
                </w:div>
                <w:div w:id="366834677">
                  <w:marLeft w:val="0"/>
                  <w:marRight w:val="0"/>
                  <w:marTop w:val="0"/>
                  <w:marBottom w:val="0"/>
                  <w:divBdr>
                    <w:top w:val="single" w:sz="2" w:space="1" w:color="FFFFFF"/>
                    <w:left w:val="single" w:sz="2" w:space="12" w:color="FFFFFF"/>
                    <w:bottom w:val="single" w:sz="2" w:space="1" w:color="FFFFFF"/>
                    <w:right w:val="single" w:sz="2" w:space="4" w:color="FFFFFF"/>
                  </w:divBdr>
                  <w:divsChild>
                    <w:div w:id="1256017552">
                      <w:marLeft w:val="0"/>
                      <w:marRight w:val="0"/>
                      <w:marTop w:val="0"/>
                      <w:marBottom w:val="0"/>
                      <w:divBdr>
                        <w:top w:val="none" w:sz="0" w:space="0" w:color="auto"/>
                        <w:left w:val="none" w:sz="0" w:space="0" w:color="auto"/>
                        <w:bottom w:val="none" w:sz="0" w:space="0" w:color="auto"/>
                        <w:right w:val="none" w:sz="0" w:space="0" w:color="auto"/>
                      </w:divBdr>
                    </w:div>
                  </w:divsChild>
                </w:div>
                <w:div w:id="1379550786">
                  <w:marLeft w:val="0"/>
                  <w:marRight w:val="0"/>
                  <w:marTop w:val="0"/>
                  <w:marBottom w:val="0"/>
                  <w:divBdr>
                    <w:top w:val="single" w:sz="2" w:space="1" w:color="FFFFFF"/>
                    <w:left w:val="single" w:sz="2" w:space="12" w:color="FFFFFF"/>
                    <w:bottom w:val="single" w:sz="2" w:space="1" w:color="FFFFFF"/>
                    <w:right w:val="single" w:sz="2" w:space="4" w:color="FFFFFF"/>
                  </w:divBdr>
                  <w:divsChild>
                    <w:div w:id="408045248">
                      <w:marLeft w:val="0"/>
                      <w:marRight w:val="0"/>
                      <w:marTop w:val="0"/>
                      <w:marBottom w:val="0"/>
                      <w:divBdr>
                        <w:top w:val="none" w:sz="0" w:space="0" w:color="auto"/>
                        <w:left w:val="none" w:sz="0" w:space="0" w:color="auto"/>
                        <w:bottom w:val="none" w:sz="0" w:space="0" w:color="auto"/>
                        <w:right w:val="none" w:sz="0" w:space="0" w:color="auto"/>
                      </w:divBdr>
                    </w:div>
                  </w:divsChild>
                </w:div>
                <w:div w:id="1376924860">
                  <w:marLeft w:val="0"/>
                  <w:marRight w:val="0"/>
                  <w:marTop w:val="0"/>
                  <w:marBottom w:val="0"/>
                  <w:divBdr>
                    <w:top w:val="single" w:sz="2" w:space="1" w:color="FFFFFF"/>
                    <w:left w:val="single" w:sz="2" w:space="12" w:color="FFFFFF"/>
                    <w:bottom w:val="single" w:sz="2" w:space="1" w:color="FFFFFF"/>
                    <w:right w:val="single" w:sz="2" w:space="4" w:color="FFFFFF"/>
                  </w:divBdr>
                  <w:divsChild>
                    <w:div w:id="2069955653">
                      <w:marLeft w:val="0"/>
                      <w:marRight w:val="0"/>
                      <w:marTop w:val="0"/>
                      <w:marBottom w:val="0"/>
                      <w:divBdr>
                        <w:top w:val="none" w:sz="0" w:space="0" w:color="auto"/>
                        <w:left w:val="none" w:sz="0" w:space="0" w:color="auto"/>
                        <w:bottom w:val="none" w:sz="0" w:space="0" w:color="auto"/>
                        <w:right w:val="none" w:sz="0" w:space="0" w:color="auto"/>
                      </w:divBdr>
                    </w:div>
                  </w:divsChild>
                </w:div>
                <w:div w:id="259804527">
                  <w:marLeft w:val="0"/>
                  <w:marRight w:val="0"/>
                  <w:marTop w:val="0"/>
                  <w:marBottom w:val="0"/>
                  <w:divBdr>
                    <w:top w:val="single" w:sz="2" w:space="1" w:color="FFFFFF"/>
                    <w:left w:val="single" w:sz="2" w:space="12" w:color="FFFFFF"/>
                    <w:bottom w:val="single" w:sz="2" w:space="1" w:color="FFFFFF"/>
                    <w:right w:val="single" w:sz="2" w:space="4" w:color="FFFFFF"/>
                  </w:divBdr>
                  <w:divsChild>
                    <w:div w:id="797793927">
                      <w:marLeft w:val="0"/>
                      <w:marRight w:val="0"/>
                      <w:marTop w:val="0"/>
                      <w:marBottom w:val="0"/>
                      <w:divBdr>
                        <w:top w:val="none" w:sz="0" w:space="0" w:color="auto"/>
                        <w:left w:val="none" w:sz="0" w:space="0" w:color="auto"/>
                        <w:bottom w:val="none" w:sz="0" w:space="0" w:color="auto"/>
                        <w:right w:val="none" w:sz="0" w:space="0" w:color="auto"/>
                      </w:divBdr>
                    </w:div>
                  </w:divsChild>
                </w:div>
                <w:div w:id="965351548">
                  <w:marLeft w:val="0"/>
                  <w:marRight w:val="0"/>
                  <w:marTop w:val="0"/>
                  <w:marBottom w:val="0"/>
                  <w:divBdr>
                    <w:top w:val="single" w:sz="2" w:space="1" w:color="FFFFFF"/>
                    <w:left w:val="single" w:sz="2" w:space="12" w:color="FFFFFF"/>
                    <w:bottom w:val="single" w:sz="2" w:space="1" w:color="FFFFFF"/>
                    <w:right w:val="single" w:sz="2" w:space="4" w:color="FFFFFF"/>
                  </w:divBdr>
                  <w:divsChild>
                    <w:div w:id="1148666289">
                      <w:marLeft w:val="0"/>
                      <w:marRight w:val="0"/>
                      <w:marTop w:val="0"/>
                      <w:marBottom w:val="0"/>
                      <w:divBdr>
                        <w:top w:val="none" w:sz="0" w:space="0" w:color="auto"/>
                        <w:left w:val="none" w:sz="0" w:space="0" w:color="auto"/>
                        <w:bottom w:val="none" w:sz="0" w:space="0" w:color="auto"/>
                        <w:right w:val="none" w:sz="0" w:space="0" w:color="auto"/>
                      </w:divBdr>
                    </w:div>
                  </w:divsChild>
                </w:div>
                <w:div w:id="1968512970">
                  <w:marLeft w:val="0"/>
                  <w:marRight w:val="0"/>
                  <w:marTop w:val="0"/>
                  <w:marBottom w:val="0"/>
                  <w:divBdr>
                    <w:top w:val="single" w:sz="2" w:space="1" w:color="FFFFFF"/>
                    <w:left w:val="single" w:sz="2" w:space="12" w:color="FFFFFF"/>
                    <w:bottom w:val="single" w:sz="2" w:space="1" w:color="FFFFFF"/>
                    <w:right w:val="single" w:sz="2" w:space="4" w:color="FFFFFF"/>
                  </w:divBdr>
                  <w:divsChild>
                    <w:div w:id="1653636491">
                      <w:marLeft w:val="0"/>
                      <w:marRight w:val="0"/>
                      <w:marTop w:val="0"/>
                      <w:marBottom w:val="0"/>
                      <w:divBdr>
                        <w:top w:val="none" w:sz="0" w:space="0" w:color="auto"/>
                        <w:left w:val="none" w:sz="0" w:space="0" w:color="auto"/>
                        <w:bottom w:val="none" w:sz="0" w:space="0" w:color="auto"/>
                        <w:right w:val="none" w:sz="0" w:space="0" w:color="auto"/>
                      </w:divBdr>
                    </w:div>
                  </w:divsChild>
                </w:div>
                <w:div w:id="305278933">
                  <w:marLeft w:val="0"/>
                  <w:marRight w:val="0"/>
                  <w:marTop w:val="0"/>
                  <w:marBottom w:val="0"/>
                  <w:divBdr>
                    <w:top w:val="single" w:sz="2" w:space="1" w:color="FFFFFF"/>
                    <w:left w:val="single" w:sz="2" w:space="12" w:color="FFFFFF"/>
                    <w:bottom w:val="single" w:sz="2" w:space="1" w:color="FFFFFF"/>
                    <w:right w:val="single" w:sz="2" w:space="4" w:color="FFFFFF"/>
                  </w:divBdr>
                  <w:divsChild>
                    <w:div w:id="636689043">
                      <w:marLeft w:val="0"/>
                      <w:marRight w:val="0"/>
                      <w:marTop w:val="0"/>
                      <w:marBottom w:val="0"/>
                      <w:divBdr>
                        <w:top w:val="none" w:sz="0" w:space="0" w:color="auto"/>
                        <w:left w:val="none" w:sz="0" w:space="0" w:color="auto"/>
                        <w:bottom w:val="none" w:sz="0" w:space="0" w:color="auto"/>
                        <w:right w:val="none" w:sz="0" w:space="0" w:color="auto"/>
                      </w:divBdr>
                    </w:div>
                  </w:divsChild>
                </w:div>
                <w:div w:id="592860048">
                  <w:marLeft w:val="0"/>
                  <w:marRight w:val="0"/>
                  <w:marTop w:val="0"/>
                  <w:marBottom w:val="0"/>
                  <w:divBdr>
                    <w:top w:val="single" w:sz="2" w:space="1" w:color="FFFFFF"/>
                    <w:left w:val="single" w:sz="2" w:space="12" w:color="FFFFFF"/>
                    <w:bottom w:val="single" w:sz="2" w:space="1" w:color="FFFFFF"/>
                    <w:right w:val="single" w:sz="2" w:space="4" w:color="FFFFFF"/>
                  </w:divBdr>
                  <w:divsChild>
                    <w:div w:id="375471006">
                      <w:marLeft w:val="0"/>
                      <w:marRight w:val="0"/>
                      <w:marTop w:val="0"/>
                      <w:marBottom w:val="0"/>
                      <w:divBdr>
                        <w:top w:val="none" w:sz="0" w:space="0" w:color="auto"/>
                        <w:left w:val="none" w:sz="0" w:space="0" w:color="auto"/>
                        <w:bottom w:val="none" w:sz="0" w:space="0" w:color="auto"/>
                        <w:right w:val="none" w:sz="0" w:space="0" w:color="auto"/>
                      </w:divBdr>
                    </w:div>
                  </w:divsChild>
                </w:div>
                <w:div w:id="1737825211">
                  <w:marLeft w:val="0"/>
                  <w:marRight w:val="0"/>
                  <w:marTop w:val="0"/>
                  <w:marBottom w:val="0"/>
                  <w:divBdr>
                    <w:top w:val="single" w:sz="2" w:space="1" w:color="FFFFFF"/>
                    <w:left w:val="single" w:sz="2" w:space="12" w:color="FFFFFF"/>
                    <w:bottom w:val="single" w:sz="2" w:space="1" w:color="FFFFFF"/>
                    <w:right w:val="single" w:sz="2" w:space="4" w:color="FFFFFF"/>
                  </w:divBdr>
                  <w:divsChild>
                    <w:div w:id="1546018515">
                      <w:marLeft w:val="0"/>
                      <w:marRight w:val="0"/>
                      <w:marTop w:val="0"/>
                      <w:marBottom w:val="0"/>
                      <w:divBdr>
                        <w:top w:val="none" w:sz="0" w:space="0" w:color="auto"/>
                        <w:left w:val="none" w:sz="0" w:space="0" w:color="auto"/>
                        <w:bottom w:val="none" w:sz="0" w:space="0" w:color="auto"/>
                        <w:right w:val="none" w:sz="0" w:space="0" w:color="auto"/>
                      </w:divBdr>
                    </w:div>
                  </w:divsChild>
                </w:div>
                <w:div w:id="392697419">
                  <w:marLeft w:val="0"/>
                  <w:marRight w:val="0"/>
                  <w:marTop w:val="0"/>
                  <w:marBottom w:val="0"/>
                  <w:divBdr>
                    <w:top w:val="single" w:sz="2" w:space="1" w:color="FFFFFF"/>
                    <w:left w:val="single" w:sz="2" w:space="12" w:color="FFFFFF"/>
                    <w:bottom w:val="single" w:sz="2" w:space="1" w:color="FFFFFF"/>
                    <w:right w:val="single" w:sz="2" w:space="4" w:color="FFFFFF"/>
                  </w:divBdr>
                  <w:divsChild>
                    <w:div w:id="1609195594">
                      <w:marLeft w:val="0"/>
                      <w:marRight w:val="0"/>
                      <w:marTop w:val="0"/>
                      <w:marBottom w:val="0"/>
                      <w:divBdr>
                        <w:top w:val="none" w:sz="0" w:space="0" w:color="auto"/>
                        <w:left w:val="none" w:sz="0" w:space="0" w:color="auto"/>
                        <w:bottom w:val="none" w:sz="0" w:space="0" w:color="auto"/>
                        <w:right w:val="none" w:sz="0" w:space="0" w:color="auto"/>
                      </w:divBdr>
                    </w:div>
                  </w:divsChild>
                </w:div>
                <w:div w:id="1620335772">
                  <w:marLeft w:val="0"/>
                  <w:marRight w:val="0"/>
                  <w:marTop w:val="0"/>
                  <w:marBottom w:val="0"/>
                  <w:divBdr>
                    <w:top w:val="single" w:sz="2" w:space="1" w:color="FFFFFF"/>
                    <w:left w:val="single" w:sz="2" w:space="12" w:color="FFFFFF"/>
                    <w:bottom w:val="single" w:sz="2" w:space="1" w:color="FFFFFF"/>
                    <w:right w:val="single" w:sz="2" w:space="4" w:color="FFFFFF"/>
                  </w:divBdr>
                  <w:divsChild>
                    <w:div w:id="1301573245">
                      <w:marLeft w:val="0"/>
                      <w:marRight w:val="0"/>
                      <w:marTop w:val="0"/>
                      <w:marBottom w:val="0"/>
                      <w:divBdr>
                        <w:top w:val="none" w:sz="0" w:space="0" w:color="auto"/>
                        <w:left w:val="none" w:sz="0" w:space="0" w:color="auto"/>
                        <w:bottom w:val="none" w:sz="0" w:space="0" w:color="auto"/>
                        <w:right w:val="none" w:sz="0" w:space="0" w:color="auto"/>
                      </w:divBdr>
                    </w:div>
                  </w:divsChild>
                </w:div>
                <w:div w:id="1559972226">
                  <w:marLeft w:val="0"/>
                  <w:marRight w:val="0"/>
                  <w:marTop w:val="0"/>
                  <w:marBottom w:val="0"/>
                  <w:divBdr>
                    <w:top w:val="single" w:sz="2" w:space="1" w:color="FFFFFF"/>
                    <w:left w:val="single" w:sz="2" w:space="12" w:color="FFFFFF"/>
                    <w:bottom w:val="single" w:sz="2" w:space="1" w:color="FFFFFF"/>
                    <w:right w:val="single" w:sz="2" w:space="4" w:color="FFFFFF"/>
                  </w:divBdr>
                  <w:divsChild>
                    <w:div w:id="15542531">
                      <w:marLeft w:val="0"/>
                      <w:marRight w:val="0"/>
                      <w:marTop w:val="0"/>
                      <w:marBottom w:val="0"/>
                      <w:divBdr>
                        <w:top w:val="none" w:sz="0" w:space="0" w:color="auto"/>
                        <w:left w:val="none" w:sz="0" w:space="0" w:color="auto"/>
                        <w:bottom w:val="none" w:sz="0" w:space="0" w:color="auto"/>
                        <w:right w:val="none" w:sz="0" w:space="0" w:color="auto"/>
                      </w:divBdr>
                    </w:div>
                  </w:divsChild>
                </w:div>
                <w:div w:id="2101438707">
                  <w:marLeft w:val="0"/>
                  <w:marRight w:val="0"/>
                  <w:marTop w:val="0"/>
                  <w:marBottom w:val="0"/>
                  <w:divBdr>
                    <w:top w:val="single" w:sz="2" w:space="1" w:color="FFFFFF"/>
                    <w:left w:val="single" w:sz="2" w:space="12" w:color="FFFFFF"/>
                    <w:bottom w:val="single" w:sz="2" w:space="1" w:color="FFFFFF"/>
                    <w:right w:val="single" w:sz="2" w:space="4" w:color="FFFFFF"/>
                  </w:divBdr>
                  <w:divsChild>
                    <w:div w:id="249967499">
                      <w:marLeft w:val="0"/>
                      <w:marRight w:val="0"/>
                      <w:marTop w:val="0"/>
                      <w:marBottom w:val="0"/>
                      <w:divBdr>
                        <w:top w:val="none" w:sz="0" w:space="0" w:color="auto"/>
                        <w:left w:val="none" w:sz="0" w:space="0" w:color="auto"/>
                        <w:bottom w:val="none" w:sz="0" w:space="0" w:color="auto"/>
                        <w:right w:val="none" w:sz="0" w:space="0" w:color="auto"/>
                      </w:divBdr>
                    </w:div>
                  </w:divsChild>
                </w:div>
                <w:div w:id="2140759128">
                  <w:marLeft w:val="0"/>
                  <w:marRight w:val="0"/>
                  <w:marTop w:val="0"/>
                  <w:marBottom w:val="0"/>
                  <w:divBdr>
                    <w:top w:val="single" w:sz="2" w:space="1" w:color="FFFFFF"/>
                    <w:left w:val="single" w:sz="2" w:space="12" w:color="FFFFFF"/>
                    <w:bottom w:val="single" w:sz="2" w:space="1" w:color="FFFFFF"/>
                    <w:right w:val="single" w:sz="2" w:space="4" w:color="FFFFFF"/>
                  </w:divBdr>
                  <w:divsChild>
                    <w:div w:id="1578199798">
                      <w:marLeft w:val="0"/>
                      <w:marRight w:val="0"/>
                      <w:marTop w:val="0"/>
                      <w:marBottom w:val="0"/>
                      <w:divBdr>
                        <w:top w:val="none" w:sz="0" w:space="0" w:color="auto"/>
                        <w:left w:val="none" w:sz="0" w:space="0" w:color="auto"/>
                        <w:bottom w:val="none" w:sz="0" w:space="0" w:color="auto"/>
                        <w:right w:val="none" w:sz="0" w:space="0" w:color="auto"/>
                      </w:divBdr>
                    </w:div>
                  </w:divsChild>
                </w:div>
                <w:div w:id="135681916">
                  <w:marLeft w:val="0"/>
                  <w:marRight w:val="0"/>
                  <w:marTop w:val="0"/>
                  <w:marBottom w:val="0"/>
                  <w:divBdr>
                    <w:top w:val="single" w:sz="2" w:space="1" w:color="FFFFFF"/>
                    <w:left w:val="single" w:sz="2" w:space="12" w:color="FFFFFF"/>
                    <w:bottom w:val="single" w:sz="2" w:space="1" w:color="FFFFFF"/>
                    <w:right w:val="single" w:sz="2" w:space="4" w:color="FFFFFF"/>
                  </w:divBdr>
                  <w:divsChild>
                    <w:div w:id="450827966">
                      <w:marLeft w:val="0"/>
                      <w:marRight w:val="0"/>
                      <w:marTop w:val="0"/>
                      <w:marBottom w:val="0"/>
                      <w:divBdr>
                        <w:top w:val="none" w:sz="0" w:space="0" w:color="auto"/>
                        <w:left w:val="none" w:sz="0" w:space="0" w:color="auto"/>
                        <w:bottom w:val="none" w:sz="0" w:space="0" w:color="auto"/>
                        <w:right w:val="none" w:sz="0" w:space="0" w:color="auto"/>
                      </w:divBdr>
                    </w:div>
                  </w:divsChild>
                </w:div>
                <w:div w:id="1106729034">
                  <w:marLeft w:val="0"/>
                  <w:marRight w:val="0"/>
                  <w:marTop w:val="0"/>
                  <w:marBottom w:val="0"/>
                  <w:divBdr>
                    <w:top w:val="single" w:sz="2" w:space="1" w:color="FFFFFF"/>
                    <w:left w:val="single" w:sz="2" w:space="12" w:color="FFFFFF"/>
                    <w:bottom w:val="single" w:sz="2" w:space="4" w:color="FFFFFF"/>
                    <w:right w:val="single" w:sz="2" w:space="4" w:color="FFFFFF"/>
                  </w:divBdr>
                  <w:divsChild>
                    <w:div w:id="11653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0841524">
      <w:bodyDiv w:val="1"/>
      <w:marLeft w:val="0"/>
      <w:marRight w:val="0"/>
      <w:marTop w:val="0"/>
      <w:marBottom w:val="0"/>
      <w:divBdr>
        <w:top w:val="none" w:sz="0" w:space="0" w:color="auto"/>
        <w:left w:val="none" w:sz="0" w:space="0" w:color="auto"/>
        <w:bottom w:val="none" w:sz="0" w:space="0" w:color="auto"/>
        <w:right w:val="none" w:sz="0" w:space="0" w:color="auto"/>
      </w:divBdr>
      <w:divsChild>
        <w:div w:id="1556694484">
          <w:marLeft w:val="0"/>
          <w:marRight w:val="0"/>
          <w:marTop w:val="0"/>
          <w:marBottom w:val="0"/>
          <w:divBdr>
            <w:top w:val="none" w:sz="0" w:space="0" w:color="auto"/>
            <w:left w:val="none" w:sz="0" w:space="0" w:color="auto"/>
            <w:bottom w:val="none" w:sz="0" w:space="0" w:color="auto"/>
            <w:right w:val="none" w:sz="0" w:space="0" w:color="auto"/>
          </w:divBdr>
        </w:div>
        <w:div w:id="1625577737">
          <w:marLeft w:val="0"/>
          <w:marRight w:val="0"/>
          <w:marTop w:val="0"/>
          <w:marBottom w:val="335"/>
          <w:divBdr>
            <w:top w:val="none" w:sz="0" w:space="0" w:color="auto"/>
            <w:left w:val="none" w:sz="0" w:space="0" w:color="auto"/>
            <w:bottom w:val="none" w:sz="0" w:space="0" w:color="auto"/>
            <w:right w:val="none" w:sz="0" w:space="0" w:color="auto"/>
          </w:divBdr>
          <w:divsChild>
            <w:div w:id="1707484415">
              <w:marLeft w:val="0"/>
              <w:marRight w:val="0"/>
              <w:marTop w:val="0"/>
              <w:marBottom w:val="0"/>
              <w:divBdr>
                <w:top w:val="none" w:sz="0" w:space="0" w:color="auto"/>
                <w:left w:val="none" w:sz="0" w:space="0" w:color="auto"/>
                <w:bottom w:val="none" w:sz="0" w:space="0" w:color="auto"/>
                <w:right w:val="none" w:sz="0" w:space="0" w:color="auto"/>
              </w:divBdr>
              <w:divsChild>
                <w:div w:id="1083842165">
                  <w:marLeft w:val="0"/>
                  <w:marRight w:val="0"/>
                  <w:marTop w:val="0"/>
                  <w:marBottom w:val="0"/>
                  <w:divBdr>
                    <w:top w:val="single" w:sz="2" w:space="4" w:color="FFFFFF"/>
                    <w:left w:val="single" w:sz="2" w:space="12" w:color="FFFFFF"/>
                    <w:bottom w:val="single" w:sz="2" w:space="1" w:color="FFFFFF"/>
                    <w:right w:val="single" w:sz="2" w:space="4" w:color="FFFFFF"/>
                  </w:divBdr>
                  <w:divsChild>
                    <w:div w:id="131139803">
                      <w:marLeft w:val="0"/>
                      <w:marRight w:val="0"/>
                      <w:marTop w:val="0"/>
                      <w:marBottom w:val="0"/>
                      <w:divBdr>
                        <w:top w:val="none" w:sz="0" w:space="0" w:color="auto"/>
                        <w:left w:val="none" w:sz="0" w:space="0" w:color="auto"/>
                        <w:bottom w:val="none" w:sz="0" w:space="0" w:color="auto"/>
                        <w:right w:val="none" w:sz="0" w:space="0" w:color="auto"/>
                      </w:divBdr>
                    </w:div>
                  </w:divsChild>
                </w:div>
                <w:div w:id="1327326082">
                  <w:marLeft w:val="0"/>
                  <w:marRight w:val="0"/>
                  <w:marTop w:val="0"/>
                  <w:marBottom w:val="0"/>
                  <w:divBdr>
                    <w:top w:val="single" w:sz="2" w:space="1" w:color="FFFFFF"/>
                    <w:left w:val="single" w:sz="2" w:space="12" w:color="FFFFFF"/>
                    <w:bottom w:val="single" w:sz="2" w:space="1" w:color="FFFFFF"/>
                    <w:right w:val="single" w:sz="2" w:space="4" w:color="FFFFFF"/>
                  </w:divBdr>
                  <w:divsChild>
                    <w:div w:id="1921983753">
                      <w:marLeft w:val="0"/>
                      <w:marRight w:val="0"/>
                      <w:marTop w:val="0"/>
                      <w:marBottom w:val="0"/>
                      <w:divBdr>
                        <w:top w:val="none" w:sz="0" w:space="0" w:color="auto"/>
                        <w:left w:val="none" w:sz="0" w:space="0" w:color="auto"/>
                        <w:bottom w:val="none" w:sz="0" w:space="0" w:color="auto"/>
                        <w:right w:val="none" w:sz="0" w:space="0" w:color="auto"/>
                      </w:divBdr>
                    </w:div>
                  </w:divsChild>
                </w:div>
                <w:div w:id="1132089935">
                  <w:marLeft w:val="0"/>
                  <w:marRight w:val="0"/>
                  <w:marTop w:val="0"/>
                  <w:marBottom w:val="0"/>
                  <w:divBdr>
                    <w:top w:val="single" w:sz="2" w:space="1" w:color="FFFFFF"/>
                    <w:left w:val="single" w:sz="2" w:space="12" w:color="FFFFFF"/>
                    <w:bottom w:val="single" w:sz="2" w:space="1" w:color="FFFFFF"/>
                    <w:right w:val="single" w:sz="2" w:space="4" w:color="FFFFFF"/>
                  </w:divBdr>
                  <w:divsChild>
                    <w:div w:id="161820227">
                      <w:marLeft w:val="0"/>
                      <w:marRight w:val="0"/>
                      <w:marTop w:val="0"/>
                      <w:marBottom w:val="0"/>
                      <w:divBdr>
                        <w:top w:val="none" w:sz="0" w:space="0" w:color="auto"/>
                        <w:left w:val="none" w:sz="0" w:space="0" w:color="auto"/>
                        <w:bottom w:val="none" w:sz="0" w:space="0" w:color="auto"/>
                        <w:right w:val="none" w:sz="0" w:space="0" w:color="auto"/>
                      </w:divBdr>
                    </w:div>
                  </w:divsChild>
                </w:div>
                <w:div w:id="1464080430">
                  <w:marLeft w:val="0"/>
                  <w:marRight w:val="0"/>
                  <w:marTop w:val="0"/>
                  <w:marBottom w:val="0"/>
                  <w:divBdr>
                    <w:top w:val="single" w:sz="2" w:space="1" w:color="FFFFFF"/>
                    <w:left w:val="single" w:sz="2" w:space="12" w:color="FFFFFF"/>
                    <w:bottom w:val="single" w:sz="2" w:space="1" w:color="FFFFFF"/>
                    <w:right w:val="single" w:sz="2" w:space="4" w:color="FFFFFF"/>
                  </w:divBdr>
                  <w:divsChild>
                    <w:div w:id="1214270738">
                      <w:marLeft w:val="0"/>
                      <w:marRight w:val="0"/>
                      <w:marTop w:val="0"/>
                      <w:marBottom w:val="0"/>
                      <w:divBdr>
                        <w:top w:val="none" w:sz="0" w:space="0" w:color="auto"/>
                        <w:left w:val="none" w:sz="0" w:space="0" w:color="auto"/>
                        <w:bottom w:val="none" w:sz="0" w:space="0" w:color="auto"/>
                        <w:right w:val="none" w:sz="0" w:space="0" w:color="auto"/>
                      </w:divBdr>
                    </w:div>
                  </w:divsChild>
                </w:div>
                <w:div w:id="330108759">
                  <w:marLeft w:val="0"/>
                  <w:marRight w:val="0"/>
                  <w:marTop w:val="0"/>
                  <w:marBottom w:val="0"/>
                  <w:divBdr>
                    <w:top w:val="single" w:sz="2" w:space="1" w:color="FFFFFF"/>
                    <w:left w:val="single" w:sz="2" w:space="12" w:color="FFFFFF"/>
                    <w:bottom w:val="single" w:sz="2" w:space="1" w:color="FFFFFF"/>
                    <w:right w:val="single" w:sz="2" w:space="4" w:color="FFFFFF"/>
                  </w:divBdr>
                  <w:divsChild>
                    <w:div w:id="848719270">
                      <w:marLeft w:val="0"/>
                      <w:marRight w:val="0"/>
                      <w:marTop w:val="0"/>
                      <w:marBottom w:val="0"/>
                      <w:divBdr>
                        <w:top w:val="none" w:sz="0" w:space="0" w:color="auto"/>
                        <w:left w:val="none" w:sz="0" w:space="0" w:color="auto"/>
                        <w:bottom w:val="none" w:sz="0" w:space="0" w:color="auto"/>
                        <w:right w:val="none" w:sz="0" w:space="0" w:color="auto"/>
                      </w:divBdr>
                    </w:div>
                  </w:divsChild>
                </w:div>
                <w:div w:id="1142306645">
                  <w:marLeft w:val="0"/>
                  <w:marRight w:val="0"/>
                  <w:marTop w:val="0"/>
                  <w:marBottom w:val="0"/>
                  <w:divBdr>
                    <w:top w:val="single" w:sz="2" w:space="1" w:color="FFFFFF"/>
                    <w:left w:val="single" w:sz="2" w:space="12" w:color="FFFFFF"/>
                    <w:bottom w:val="single" w:sz="2" w:space="1" w:color="FFFFFF"/>
                    <w:right w:val="single" w:sz="2" w:space="4" w:color="FFFFFF"/>
                  </w:divBdr>
                  <w:divsChild>
                    <w:div w:id="221061991">
                      <w:marLeft w:val="0"/>
                      <w:marRight w:val="0"/>
                      <w:marTop w:val="0"/>
                      <w:marBottom w:val="0"/>
                      <w:divBdr>
                        <w:top w:val="none" w:sz="0" w:space="0" w:color="auto"/>
                        <w:left w:val="none" w:sz="0" w:space="0" w:color="auto"/>
                        <w:bottom w:val="none" w:sz="0" w:space="0" w:color="auto"/>
                        <w:right w:val="none" w:sz="0" w:space="0" w:color="auto"/>
                      </w:divBdr>
                    </w:div>
                  </w:divsChild>
                </w:div>
                <w:div w:id="1664237420">
                  <w:marLeft w:val="0"/>
                  <w:marRight w:val="0"/>
                  <w:marTop w:val="0"/>
                  <w:marBottom w:val="0"/>
                  <w:divBdr>
                    <w:top w:val="single" w:sz="2" w:space="1" w:color="FFFFFF"/>
                    <w:left w:val="single" w:sz="2" w:space="12" w:color="FFFFFF"/>
                    <w:bottom w:val="single" w:sz="2" w:space="1" w:color="FFFFFF"/>
                    <w:right w:val="single" w:sz="2" w:space="4" w:color="FFFFFF"/>
                  </w:divBdr>
                  <w:divsChild>
                    <w:div w:id="1422335070">
                      <w:marLeft w:val="0"/>
                      <w:marRight w:val="0"/>
                      <w:marTop w:val="0"/>
                      <w:marBottom w:val="0"/>
                      <w:divBdr>
                        <w:top w:val="none" w:sz="0" w:space="0" w:color="auto"/>
                        <w:left w:val="none" w:sz="0" w:space="0" w:color="auto"/>
                        <w:bottom w:val="none" w:sz="0" w:space="0" w:color="auto"/>
                        <w:right w:val="none" w:sz="0" w:space="0" w:color="auto"/>
                      </w:divBdr>
                    </w:div>
                  </w:divsChild>
                </w:div>
                <w:div w:id="1241677731">
                  <w:marLeft w:val="0"/>
                  <w:marRight w:val="0"/>
                  <w:marTop w:val="0"/>
                  <w:marBottom w:val="0"/>
                  <w:divBdr>
                    <w:top w:val="single" w:sz="2" w:space="1" w:color="FFFFFF"/>
                    <w:left w:val="single" w:sz="2" w:space="12" w:color="FFFFFF"/>
                    <w:bottom w:val="single" w:sz="2" w:space="1" w:color="FFFFFF"/>
                    <w:right w:val="single" w:sz="2" w:space="4" w:color="FFFFFF"/>
                  </w:divBdr>
                  <w:divsChild>
                    <w:div w:id="573861447">
                      <w:marLeft w:val="0"/>
                      <w:marRight w:val="0"/>
                      <w:marTop w:val="0"/>
                      <w:marBottom w:val="0"/>
                      <w:divBdr>
                        <w:top w:val="none" w:sz="0" w:space="0" w:color="auto"/>
                        <w:left w:val="none" w:sz="0" w:space="0" w:color="auto"/>
                        <w:bottom w:val="none" w:sz="0" w:space="0" w:color="auto"/>
                        <w:right w:val="none" w:sz="0" w:space="0" w:color="auto"/>
                      </w:divBdr>
                    </w:div>
                  </w:divsChild>
                </w:div>
                <w:div w:id="161242267">
                  <w:marLeft w:val="0"/>
                  <w:marRight w:val="0"/>
                  <w:marTop w:val="0"/>
                  <w:marBottom w:val="0"/>
                  <w:divBdr>
                    <w:top w:val="single" w:sz="2" w:space="1" w:color="FFFFFF"/>
                    <w:left w:val="single" w:sz="2" w:space="12" w:color="FFFFFF"/>
                    <w:bottom w:val="single" w:sz="2" w:space="1" w:color="FFFFFF"/>
                    <w:right w:val="single" w:sz="2" w:space="4" w:color="FFFFFF"/>
                  </w:divBdr>
                  <w:divsChild>
                    <w:div w:id="1287392490">
                      <w:marLeft w:val="0"/>
                      <w:marRight w:val="0"/>
                      <w:marTop w:val="0"/>
                      <w:marBottom w:val="0"/>
                      <w:divBdr>
                        <w:top w:val="none" w:sz="0" w:space="0" w:color="auto"/>
                        <w:left w:val="none" w:sz="0" w:space="0" w:color="auto"/>
                        <w:bottom w:val="none" w:sz="0" w:space="0" w:color="auto"/>
                        <w:right w:val="none" w:sz="0" w:space="0" w:color="auto"/>
                      </w:divBdr>
                    </w:div>
                  </w:divsChild>
                </w:div>
                <w:div w:id="1210385201">
                  <w:marLeft w:val="0"/>
                  <w:marRight w:val="0"/>
                  <w:marTop w:val="0"/>
                  <w:marBottom w:val="0"/>
                  <w:divBdr>
                    <w:top w:val="single" w:sz="2" w:space="1" w:color="FFFFFF"/>
                    <w:left w:val="single" w:sz="2" w:space="12" w:color="FFFFFF"/>
                    <w:bottom w:val="single" w:sz="2" w:space="1" w:color="FFFFFF"/>
                    <w:right w:val="single" w:sz="2" w:space="4" w:color="FFFFFF"/>
                  </w:divBdr>
                  <w:divsChild>
                    <w:div w:id="1265921100">
                      <w:marLeft w:val="0"/>
                      <w:marRight w:val="0"/>
                      <w:marTop w:val="0"/>
                      <w:marBottom w:val="0"/>
                      <w:divBdr>
                        <w:top w:val="none" w:sz="0" w:space="0" w:color="auto"/>
                        <w:left w:val="none" w:sz="0" w:space="0" w:color="auto"/>
                        <w:bottom w:val="none" w:sz="0" w:space="0" w:color="auto"/>
                        <w:right w:val="none" w:sz="0" w:space="0" w:color="auto"/>
                      </w:divBdr>
                    </w:div>
                  </w:divsChild>
                </w:div>
                <w:div w:id="1767993323">
                  <w:marLeft w:val="0"/>
                  <w:marRight w:val="0"/>
                  <w:marTop w:val="0"/>
                  <w:marBottom w:val="0"/>
                  <w:divBdr>
                    <w:top w:val="single" w:sz="2" w:space="1" w:color="FFFFFF"/>
                    <w:left w:val="single" w:sz="2" w:space="12" w:color="FFFFFF"/>
                    <w:bottom w:val="single" w:sz="2" w:space="1" w:color="FFFFFF"/>
                    <w:right w:val="single" w:sz="2" w:space="4" w:color="FFFFFF"/>
                  </w:divBdr>
                  <w:divsChild>
                    <w:div w:id="2140025509">
                      <w:marLeft w:val="0"/>
                      <w:marRight w:val="0"/>
                      <w:marTop w:val="0"/>
                      <w:marBottom w:val="0"/>
                      <w:divBdr>
                        <w:top w:val="none" w:sz="0" w:space="0" w:color="auto"/>
                        <w:left w:val="none" w:sz="0" w:space="0" w:color="auto"/>
                        <w:bottom w:val="none" w:sz="0" w:space="0" w:color="auto"/>
                        <w:right w:val="none" w:sz="0" w:space="0" w:color="auto"/>
                      </w:divBdr>
                    </w:div>
                  </w:divsChild>
                </w:div>
                <w:div w:id="893739989">
                  <w:marLeft w:val="0"/>
                  <w:marRight w:val="0"/>
                  <w:marTop w:val="0"/>
                  <w:marBottom w:val="0"/>
                  <w:divBdr>
                    <w:top w:val="single" w:sz="2" w:space="1" w:color="FFFFFF"/>
                    <w:left w:val="single" w:sz="2" w:space="12" w:color="FFFFFF"/>
                    <w:bottom w:val="single" w:sz="2" w:space="1" w:color="FFFFFF"/>
                    <w:right w:val="single" w:sz="2" w:space="4" w:color="FFFFFF"/>
                  </w:divBdr>
                  <w:divsChild>
                    <w:div w:id="825362037">
                      <w:marLeft w:val="0"/>
                      <w:marRight w:val="0"/>
                      <w:marTop w:val="0"/>
                      <w:marBottom w:val="0"/>
                      <w:divBdr>
                        <w:top w:val="none" w:sz="0" w:space="0" w:color="auto"/>
                        <w:left w:val="none" w:sz="0" w:space="0" w:color="auto"/>
                        <w:bottom w:val="none" w:sz="0" w:space="0" w:color="auto"/>
                        <w:right w:val="none" w:sz="0" w:space="0" w:color="auto"/>
                      </w:divBdr>
                    </w:div>
                  </w:divsChild>
                </w:div>
                <w:div w:id="691150555">
                  <w:marLeft w:val="0"/>
                  <w:marRight w:val="0"/>
                  <w:marTop w:val="0"/>
                  <w:marBottom w:val="0"/>
                  <w:divBdr>
                    <w:top w:val="single" w:sz="2" w:space="1" w:color="FFFFFF"/>
                    <w:left w:val="single" w:sz="2" w:space="12" w:color="FFFFFF"/>
                    <w:bottom w:val="single" w:sz="2" w:space="1" w:color="FFFFFF"/>
                    <w:right w:val="single" w:sz="2" w:space="4" w:color="FFFFFF"/>
                  </w:divBdr>
                  <w:divsChild>
                    <w:div w:id="425467553">
                      <w:marLeft w:val="0"/>
                      <w:marRight w:val="0"/>
                      <w:marTop w:val="0"/>
                      <w:marBottom w:val="0"/>
                      <w:divBdr>
                        <w:top w:val="none" w:sz="0" w:space="0" w:color="auto"/>
                        <w:left w:val="none" w:sz="0" w:space="0" w:color="auto"/>
                        <w:bottom w:val="none" w:sz="0" w:space="0" w:color="auto"/>
                        <w:right w:val="none" w:sz="0" w:space="0" w:color="auto"/>
                      </w:divBdr>
                    </w:div>
                  </w:divsChild>
                </w:div>
                <w:div w:id="1029641644">
                  <w:marLeft w:val="0"/>
                  <w:marRight w:val="0"/>
                  <w:marTop w:val="0"/>
                  <w:marBottom w:val="0"/>
                  <w:divBdr>
                    <w:top w:val="single" w:sz="2" w:space="1" w:color="FFFFFF"/>
                    <w:left w:val="single" w:sz="2" w:space="12" w:color="FFFFFF"/>
                    <w:bottom w:val="single" w:sz="2" w:space="1" w:color="FFFFFF"/>
                    <w:right w:val="single" w:sz="2" w:space="4" w:color="FFFFFF"/>
                  </w:divBdr>
                  <w:divsChild>
                    <w:div w:id="1430004530">
                      <w:marLeft w:val="0"/>
                      <w:marRight w:val="0"/>
                      <w:marTop w:val="0"/>
                      <w:marBottom w:val="0"/>
                      <w:divBdr>
                        <w:top w:val="none" w:sz="0" w:space="0" w:color="auto"/>
                        <w:left w:val="none" w:sz="0" w:space="0" w:color="auto"/>
                        <w:bottom w:val="none" w:sz="0" w:space="0" w:color="auto"/>
                        <w:right w:val="none" w:sz="0" w:space="0" w:color="auto"/>
                      </w:divBdr>
                    </w:div>
                  </w:divsChild>
                </w:div>
                <w:div w:id="1792700376">
                  <w:marLeft w:val="0"/>
                  <w:marRight w:val="0"/>
                  <w:marTop w:val="0"/>
                  <w:marBottom w:val="0"/>
                  <w:divBdr>
                    <w:top w:val="single" w:sz="2" w:space="1" w:color="FFFFFF"/>
                    <w:left w:val="single" w:sz="2" w:space="12" w:color="FFFFFF"/>
                    <w:bottom w:val="single" w:sz="2" w:space="1" w:color="FFFFFF"/>
                    <w:right w:val="single" w:sz="2" w:space="4" w:color="FFFFFF"/>
                  </w:divBdr>
                  <w:divsChild>
                    <w:div w:id="1700620241">
                      <w:marLeft w:val="0"/>
                      <w:marRight w:val="0"/>
                      <w:marTop w:val="0"/>
                      <w:marBottom w:val="0"/>
                      <w:divBdr>
                        <w:top w:val="none" w:sz="0" w:space="0" w:color="auto"/>
                        <w:left w:val="none" w:sz="0" w:space="0" w:color="auto"/>
                        <w:bottom w:val="none" w:sz="0" w:space="0" w:color="auto"/>
                        <w:right w:val="none" w:sz="0" w:space="0" w:color="auto"/>
                      </w:divBdr>
                    </w:div>
                  </w:divsChild>
                </w:div>
                <w:div w:id="1452482731">
                  <w:marLeft w:val="0"/>
                  <w:marRight w:val="0"/>
                  <w:marTop w:val="0"/>
                  <w:marBottom w:val="0"/>
                  <w:divBdr>
                    <w:top w:val="single" w:sz="2" w:space="1" w:color="FFFFFF"/>
                    <w:left w:val="single" w:sz="2" w:space="12" w:color="FFFFFF"/>
                    <w:bottom w:val="single" w:sz="2" w:space="1" w:color="FFFFFF"/>
                    <w:right w:val="single" w:sz="2" w:space="4" w:color="FFFFFF"/>
                  </w:divBdr>
                  <w:divsChild>
                    <w:div w:id="1732264833">
                      <w:marLeft w:val="0"/>
                      <w:marRight w:val="0"/>
                      <w:marTop w:val="0"/>
                      <w:marBottom w:val="0"/>
                      <w:divBdr>
                        <w:top w:val="none" w:sz="0" w:space="0" w:color="auto"/>
                        <w:left w:val="none" w:sz="0" w:space="0" w:color="auto"/>
                        <w:bottom w:val="none" w:sz="0" w:space="0" w:color="auto"/>
                        <w:right w:val="none" w:sz="0" w:space="0" w:color="auto"/>
                      </w:divBdr>
                    </w:div>
                  </w:divsChild>
                </w:div>
                <w:div w:id="1227180280">
                  <w:marLeft w:val="0"/>
                  <w:marRight w:val="0"/>
                  <w:marTop w:val="0"/>
                  <w:marBottom w:val="0"/>
                  <w:divBdr>
                    <w:top w:val="single" w:sz="2" w:space="1" w:color="FFFFFF"/>
                    <w:left w:val="single" w:sz="2" w:space="12" w:color="FFFFFF"/>
                    <w:bottom w:val="single" w:sz="2" w:space="1" w:color="FFFFFF"/>
                    <w:right w:val="single" w:sz="2" w:space="4" w:color="FFFFFF"/>
                  </w:divBdr>
                  <w:divsChild>
                    <w:div w:id="1422484719">
                      <w:marLeft w:val="0"/>
                      <w:marRight w:val="0"/>
                      <w:marTop w:val="0"/>
                      <w:marBottom w:val="0"/>
                      <w:divBdr>
                        <w:top w:val="none" w:sz="0" w:space="0" w:color="auto"/>
                        <w:left w:val="none" w:sz="0" w:space="0" w:color="auto"/>
                        <w:bottom w:val="none" w:sz="0" w:space="0" w:color="auto"/>
                        <w:right w:val="none" w:sz="0" w:space="0" w:color="auto"/>
                      </w:divBdr>
                    </w:div>
                  </w:divsChild>
                </w:div>
                <w:div w:id="25451731">
                  <w:marLeft w:val="0"/>
                  <w:marRight w:val="0"/>
                  <w:marTop w:val="0"/>
                  <w:marBottom w:val="0"/>
                  <w:divBdr>
                    <w:top w:val="single" w:sz="2" w:space="1" w:color="FFFFFF"/>
                    <w:left w:val="single" w:sz="2" w:space="12" w:color="FFFFFF"/>
                    <w:bottom w:val="single" w:sz="2" w:space="1" w:color="FFFFFF"/>
                    <w:right w:val="single" w:sz="2" w:space="4" w:color="FFFFFF"/>
                  </w:divBdr>
                  <w:divsChild>
                    <w:div w:id="1589654248">
                      <w:marLeft w:val="0"/>
                      <w:marRight w:val="0"/>
                      <w:marTop w:val="0"/>
                      <w:marBottom w:val="0"/>
                      <w:divBdr>
                        <w:top w:val="none" w:sz="0" w:space="0" w:color="auto"/>
                        <w:left w:val="none" w:sz="0" w:space="0" w:color="auto"/>
                        <w:bottom w:val="none" w:sz="0" w:space="0" w:color="auto"/>
                        <w:right w:val="none" w:sz="0" w:space="0" w:color="auto"/>
                      </w:divBdr>
                    </w:div>
                  </w:divsChild>
                </w:div>
                <w:div w:id="1750729901">
                  <w:marLeft w:val="0"/>
                  <w:marRight w:val="0"/>
                  <w:marTop w:val="0"/>
                  <w:marBottom w:val="0"/>
                  <w:divBdr>
                    <w:top w:val="single" w:sz="2" w:space="1" w:color="FFFFFF"/>
                    <w:left w:val="single" w:sz="2" w:space="12" w:color="FFFFFF"/>
                    <w:bottom w:val="single" w:sz="2" w:space="4" w:color="FFFFFF"/>
                    <w:right w:val="single" w:sz="2" w:space="4" w:color="FFFFFF"/>
                  </w:divBdr>
                  <w:divsChild>
                    <w:div w:id="105585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183349">
          <w:marLeft w:val="0"/>
          <w:marRight w:val="0"/>
          <w:marTop w:val="0"/>
          <w:marBottom w:val="335"/>
          <w:divBdr>
            <w:top w:val="none" w:sz="0" w:space="0" w:color="auto"/>
            <w:left w:val="none" w:sz="0" w:space="0" w:color="auto"/>
            <w:bottom w:val="none" w:sz="0" w:space="0" w:color="auto"/>
            <w:right w:val="none" w:sz="0" w:space="0" w:color="auto"/>
          </w:divBdr>
          <w:divsChild>
            <w:div w:id="658386833">
              <w:marLeft w:val="0"/>
              <w:marRight w:val="0"/>
              <w:marTop w:val="0"/>
              <w:marBottom w:val="0"/>
              <w:divBdr>
                <w:top w:val="none" w:sz="0" w:space="0" w:color="auto"/>
                <w:left w:val="none" w:sz="0" w:space="0" w:color="auto"/>
                <w:bottom w:val="none" w:sz="0" w:space="0" w:color="auto"/>
                <w:right w:val="none" w:sz="0" w:space="0" w:color="auto"/>
              </w:divBdr>
              <w:divsChild>
                <w:div w:id="1438333390">
                  <w:marLeft w:val="0"/>
                  <w:marRight w:val="0"/>
                  <w:marTop w:val="0"/>
                  <w:marBottom w:val="0"/>
                  <w:divBdr>
                    <w:top w:val="single" w:sz="2" w:space="4" w:color="FFFFFF"/>
                    <w:left w:val="single" w:sz="2" w:space="12" w:color="FFFFFF"/>
                    <w:bottom w:val="single" w:sz="2" w:space="1" w:color="FFFFFF"/>
                    <w:right w:val="single" w:sz="2" w:space="4" w:color="FFFFFF"/>
                  </w:divBdr>
                  <w:divsChild>
                    <w:div w:id="1122961417">
                      <w:marLeft w:val="0"/>
                      <w:marRight w:val="0"/>
                      <w:marTop w:val="0"/>
                      <w:marBottom w:val="0"/>
                      <w:divBdr>
                        <w:top w:val="none" w:sz="0" w:space="0" w:color="auto"/>
                        <w:left w:val="none" w:sz="0" w:space="0" w:color="auto"/>
                        <w:bottom w:val="none" w:sz="0" w:space="0" w:color="auto"/>
                        <w:right w:val="none" w:sz="0" w:space="0" w:color="auto"/>
                      </w:divBdr>
                    </w:div>
                  </w:divsChild>
                </w:div>
                <w:div w:id="809715018">
                  <w:marLeft w:val="0"/>
                  <w:marRight w:val="0"/>
                  <w:marTop w:val="0"/>
                  <w:marBottom w:val="0"/>
                  <w:divBdr>
                    <w:top w:val="single" w:sz="2" w:space="1" w:color="FFFFFF"/>
                    <w:left w:val="single" w:sz="2" w:space="12" w:color="FFFFFF"/>
                    <w:bottom w:val="single" w:sz="2" w:space="1" w:color="FFFFFF"/>
                    <w:right w:val="single" w:sz="2" w:space="4" w:color="FFFFFF"/>
                  </w:divBdr>
                  <w:divsChild>
                    <w:div w:id="1015420087">
                      <w:marLeft w:val="0"/>
                      <w:marRight w:val="0"/>
                      <w:marTop w:val="0"/>
                      <w:marBottom w:val="0"/>
                      <w:divBdr>
                        <w:top w:val="none" w:sz="0" w:space="0" w:color="auto"/>
                        <w:left w:val="none" w:sz="0" w:space="0" w:color="auto"/>
                        <w:bottom w:val="none" w:sz="0" w:space="0" w:color="auto"/>
                        <w:right w:val="none" w:sz="0" w:space="0" w:color="auto"/>
                      </w:divBdr>
                    </w:div>
                  </w:divsChild>
                </w:div>
                <w:div w:id="2100132720">
                  <w:marLeft w:val="0"/>
                  <w:marRight w:val="0"/>
                  <w:marTop w:val="0"/>
                  <w:marBottom w:val="0"/>
                  <w:divBdr>
                    <w:top w:val="single" w:sz="2" w:space="1" w:color="FFFFFF"/>
                    <w:left w:val="single" w:sz="2" w:space="12" w:color="FFFFFF"/>
                    <w:bottom w:val="single" w:sz="2" w:space="1" w:color="FFFFFF"/>
                    <w:right w:val="single" w:sz="2" w:space="4" w:color="FFFFFF"/>
                  </w:divBdr>
                  <w:divsChild>
                    <w:div w:id="885602735">
                      <w:marLeft w:val="0"/>
                      <w:marRight w:val="0"/>
                      <w:marTop w:val="0"/>
                      <w:marBottom w:val="0"/>
                      <w:divBdr>
                        <w:top w:val="none" w:sz="0" w:space="0" w:color="auto"/>
                        <w:left w:val="none" w:sz="0" w:space="0" w:color="auto"/>
                        <w:bottom w:val="none" w:sz="0" w:space="0" w:color="auto"/>
                        <w:right w:val="none" w:sz="0" w:space="0" w:color="auto"/>
                      </w:divBdr>
                    </w:div>
                  </w:divsChild>
                </w:div>
                <w:div w:id="521014810">
                  <w:marLeft w:val="0"/>
                  <w:marRight w:val="0"/>
                  <w:marTop w:val="0"/>
                  <w:marBottom w:val="0"/>
                  <w:divBdr>
                    <w:top w:val="single" w:sz="2" w:space="1" w:color="FFFFFF"/>
                    <w:left w:val="single" w:sz="2" w:space="12" w:color="FFFFFF"/>
                    <w:bottom w:val="single" w:sz="2" w:space="1" w:color="FFFFFF"/>
                    <w:right w:val="single" w:sz="2" w:space="4" w:color="FFFFFF"/>
                  </w:divBdr>
                  <w:divsChild>
                    <w:div w:id="503394542">
                      <w:marLeft w:val="0"/>
                      <w:marRight w:val="0"/>
                      <w:marTop w:val="0"/>
                      <w:marBottom w:val="0"/>
                      <w:divBdr>
                        <w:top w:val="none" w:sz="0" w:space="0" w:color="auto"/>
                        <w:left w:val="none" w:sz="0" w:space="0" w:color="auto"/>
                        <w:bottom w:val="none" w:sz="0" w:space="0" w:color="auto"/>
                        <w:right w:val="none" w:sz="0" w:space="0" w:color="auto"/>
                      </w:divBdr>
                    </w:div>
                  </w:divsChild>
                </w:div>
                <w:div w:id="1575582394">
                  <w:marLeft w:val="0"/>
                  <w:marRight w:val="0"/>
                  <w:marTop w:val="0"/>
                  <w:marBottom w:val="0"/>
                  <w:divBdr>
                    <w:top w:val="single" w:sz="2" w:space="1" w:color="FFFFFF"/>
                    <w:left w:val="single" w:sz="2" w:space="12" w:color="FFFFFF"/>
                    <w:bottom w:val="single" w:sz="2" w:space="1" w:color="FFFFFF"/>
                    <w:right w:val="single" w:sz="2" w:space="4" w:color="FFFFFF"/>
                  </w:divBdr>
                  <w:divsChild>
                    <w:div w:id="24602487">
                      <w:marLeft w:val="0"/>
                      <w:marRight w:val="0"/>
                      <w:marTop w:val="0"/>
                      <w:marBottom w:val="0"/>
                      <w:divBdr>
                        <w:top w:val="none" w:sz="0" w:space="0" w:color="auto"/>
                        <w:left w:val="none" w:sz="0" w:space="0" w:color="auto"/>
                        <w:bottom w:val="none" w:sz="0" w:space="0" w:color="auto"/>
                        <w:right w:val="none" w:sz="0" w:space="0" w:color="auto"/>
                      </w:divBdr>
                    </w:div>
                  </w:divsChild>
                </w:div>
                <w:div w:id="1332484064">
                  <w:marLeft w:val="0"/>
                  <w:marRight w:val="0"/>
                  <w:marTop w:val="0"/>
                  <w:marBottom w:val="0"/>
                  <w:divBdr>
                    <w:top w:val="single" w:sz="2" w:space="1" w:color="FFFFFF"/>
                    <w:left w:val="single" w:sz="2" w:space="12" w:color="FFFFFF"/>
                    <w:bottom w:val="single" w:sz="2" w:space="1" w:color="FFFFFF"/>
                    <w:right w:val="single" w:sz="2" w:space="4" w:color="FFFFFF"/>
                  </w:divBdr>
                  <w:divsChild>
                    <w:div w:id="1740251894">
                      <w:marLeft w:val="0"/>
                      <w:marRight w:val="0"/>
                      <w:marTop w:val="0"/>
                      <w:marBottom w:val="0"/>
                      <w:divBdr>
                        <w:top w:val="none" w:sz="0" w:space="0" w:color="auto"/>
                        <w:left w:val="none" w:sz="0" w:space="0" w:color="auto"/>
                        <w:bottom w:val="none" w:sz="0" w:space="0" w:color="auto"/>
                        <w:right w:val="none" w:sz="0" w:space="0" w:color="auto"/>
                      </w:divBdr>
                    </w:div>
                  </w:divsChild>
                </w:div>
                <w:div w:id="249775381">
                  <w:marLeft w:val="0"/>
                  <w:marRight w:val="0"/>
                  <w:marTop w:val="0"/>
                  <w:marBottom w:val="0"/>
                  <w:divBdr>
                    <w:top w:val="single" w:sz="2" w:space="1" w:color="FFFFFF"/>
                    <w:left w:val="single" w:sz="2" w:space="12" w:color="FFFFFF"/>
                    <w:bottom w:val="single" w:sz="2" w:space="1" w:color="FFFFFF"/>
                    <w:right w:val="single" w:sz="2" w:space="4" w:color="FFFFFF"/>
                  </w:divBdr>
                  <w:divsChild>
                    <w:div w:id="208226266">
                      <w:marLeft w:val="0"/>
                      <w:marRight w:val="0"/>
                      <w:marTop w:val="0"/>
                      <w:marBottom w:val="0"/>
                      <w:divBdr>
                        <w:top w:val="none" w:sz="0" w:space="0" w:color="auto"/>
                        <w:left w:val="none" w:sz="0" w:space="0" w:color="auto"/>
                        <w:bottom w:val="none" w:sz="0" w:space="0" w:color="auto"/>
                        <w:right w:val="none" w:sz="0" w:space="0" w:color="auto"/>
                      </w:divBdr>
                    </w:div>
                  </w:divsChild>
                </w:div>
                <w:div w:id="2103522269">
                  <w:marLeft w:val="0"/>
                  <w:marRight w:val="0"/>
                  <w:marTop w:val="0"/>
                  <w:marBottom w:val="0"/>
                  <w:divBdr>
                    <w:top w:val="single" w:sz="2" w:space="1" w:color="FFFFFF"/>
                    <w:left w:val="single" w:sz="2" w:space="12" w:color="FFFFFF"/>
                    <w:bottom w:val="single" w:sz="2" w:space="1" w:color="FFFFFF"/>
                    <w:right w:val="single" w:sz="2" w:space="4" w:color="FFFFFF"/>
                  </w:divBdr>
                  <w:divsChild>
                    <w:div w:id="1234318917">
                      <w:marLeft w:val="0"/>
                      <w:marRight w:val="0"/>
                      <w:marTop w:val="0"/>
                      <w:marBottom w:val="0"/>
                      <w:divBdr>
                        <w:top w:val="none" w:sz="0" w:space="0" w:color="auto"/>
                        <w:left w:val="none" w:sz="0" w:space="0" w:color="auto"/>
                        <w:bottom w:val="none" w:sz="0" w:space="0" w:color="auto"/>
                        <w:right w:val="none" w:sz="0" w:space="0" w:color="auto"/>
                      </w:divBdr>
                    </w:div>
                  </w:divsChild>
                </w:div>
                <w:div w:id="897285836">
                  <w:marLeft w:val="0"/>
                  <w:marRight w:val="0"/>
                  <w:marTop w:val="0"/>
                  <w:marBottom w:val="0"/>
                  <w:divBdr>
                    <w:top w:val="single" w:sz="2" w:space="1" w:color="FFFFFF"/>
                    <w:left w:val="single" w:sz="2" w:space="12" w:color="FFFFFF"/>
                    <w:bottom w:val="single" w:sz="2" w:space="1" w:color="FFFFFF"/>
                    <w:right w:val="single" w:sz="2" w:space="4" w:color="FFFFFF"/>
                  </w:divBdr>
                  <w:divsChild>
                    <w:div w:id="1305812532">
                      <w:marLeft w:val="0"/>
                      <w:marRight w:val="0"/>
                      <w:marTop w:val="0"/>
                      <w:marBottom w:val="0"/>
                      <w:divBdr>
                        <w:top w:val="none" w:sz="0" w:space="0" w:color="auto"/>
                        <w:left w:val="none" w:sz="0" w:space="0" w:color="auto"/>
                        <w:bottom w:val="none" w:sz="0" w:space="0" w:color="auto"/>
                        <w:right w:val="none" w:sz="0" w:space="0" w:color="auto"/>
                      </w:divBdr>
                    </w:div>
                  </w:divsChild>
                </w:div>
                <w:div w:id="325329741">
                  <w:marLeft w:val="0"/>
                  <w:marRight w:val="0"/>
                  <w:marTop w:val="0"/>
                  <w:marBottom w:val="0"/>
                  <w:divBdr>
                    <w:top w:val="single" w:sz="2" w:space="1" w:color="FFFFFF"/>
                    <w:left w:val="single" w:sz="2" w:space="12" w:color="FFFFFF"/>
                    <w:bottom w:val="single" w:sz="2" w:space="1" w:color="FFFFFF"/>
                    <w:right w:val="single" w:sz="2" w:space="4" w:color="FFFFFF"/>
                  </w:divBdr>
                  <w:divsChild>
                    <w:div w:id="1927882415">
                      <w:marLeft w:val="0"/>
                      <w:marRight w:val="0"/>
                      <w:marTop w:val="0"/>
                      <w:marBottom w:val="0"/>
                      <w:divBdr>
                        <w:top w:val="none" w:sz="0" w:space="0" w:color="auto"/>
                        <w:left w:val="none" w:sz="0" w:space="0" w:color="auto"/>
                        <w:bottom w:val="none" w:sz="0" w:space="0" w:color="auto"/>
                        <w:right w:val="none" w:sz="0" w:space="0" w:color="auto"/>
                      </w:divBdr>
                    </w:div>
                  </w:divsChild>
                </w:div>
                <w:div w:id="228731732">
                  <w:marLeft w:val="0"/>
                  <w:marRight w:val="0"/>
                  <w:marTop w:val="0"/>
                  <w:marBottom w:val="0"/>
                  <w:divBdr>
                    <w:top w:val="single" w:sz="2" w:space="1" w:color="FFFFFF"/>
                    <w:left w:val="single" w:sz="2" w:space="12" w:color="FFFFFF"/>
                    <w:bottom w:val="single" w:sz="2" w:space="1" w:color="FFFFFF"/>
                    <w:right w:val="single" w:sz="2" w:space="4" w:color="FFFFFF"/>
                  </w:divBdr>
                  <w:divsChild>
                    <w:div w:id="1114908752">
                      <w:marLeft w:val="0"/>
                      <w:marRight w:val="0"/>
                      <w:marTop w:val="0"/>
                      <w:marBottom w:val="0"/>
                      <w:divBdr>
                        <w:top w:val="none" w:sz="0" w:space="0" w:color="auto"/>
                        <w:left w:val="none" w:sz="0" w:space="0" w:color="auto"/>
                        <w:bottom w:val="none" w:sz="0" w:space="0" w:color="auto"/>
                        <w:right w:val="none" w:sz="0" w:space="0" w:color="auto"/>
                      </w:divBdr>
                    </w:div>
                  </w:divsChild>
                </w:div>
                <w:div w:id="1439837879">
                  <w:marLeft w:val="0"/>
                  <w:marRight w:val="0"/>
                  <w:marTop w:val="0"/>
                  <w:marBottom w:val="0"/>
                  <w:divBdr>
                    <w:top w:val="single" w:sz="2" w:space="1" w:color="FFFFFF"/>
                    <w:left w:val="single" w:sz="2" w:space="12" w:color="FFFFFF"/>
                    <w:bottom w:val="single" w:sz="2" w:space="1" w:color="FFFFFF"/>
                    <w:right w:val="single" w:sz="2" w:space="4" w:color="FFFFFF"/>
                  </w:divBdr>
                  <w:divsChild>
                    <w:div w:id="1388795675">
                      <w:marLeft w:val="0"/>
                      <w:marRight w:val="0"/>
                      <w:marTop w:val="0"/>
                      <w:marBottom w:val="0"/>
                      <w:divBdr>
                        <w:top w:val="none" w:sz="0" w:space="0" w:color="auto"/>
                        <w:left w:val="none" w:sz="0" w:space="0" w:color="auto"/>
                        <w:bottom w:val="none" w:sz="0" w:space="0" w:color="auto"/>
                        <w:right w:val="none" w:sz="0" w:space="0" w:color="auto"/>
                      </w:divBdr>
                    </w:div>
                  </w:divsChild>
                </w:div>
                <w:div w:id="1879315663">
                  <w:marLeft w:val="0"/>
                  <w:marRight w:val="0"/>
                  <w:marTop w:val="0"/>
                  <w:marBottom w:val="0"/>
                  <w:divBdr>
                    <w:top w:val="single" w:sz="2" w:space="1" w:color="FFFFFF"/>
                    <w:left w:val="single" w:sz="2" w:space="12" w:color="FFFFFF"/>
                    <w:bottom w:val="single" w:sz="2" w:space="1" w:color="FFFFFF"/>
                    <w:right w:val="single" w:sz="2" w:space="4" w:color="FFFFFF"/>
                  </w:divBdr>
                  <w:divsChild>
                    <w:div w:id="1129125642">
                      <w:marLeft w:val="0"/>
                      <w:marRight w:val="0"/>
                      <w:marTop w:val="0"/>
                      <w:marBottom w:val="0"/>
                      <w:divBdr>
                        <w:top w:val="none" w:sz="0" w:space="0" w:color="auto"/>
                        <w:left w:val="none" w:sz="0" w:space="0" w:color="auto"/>
                        <w:bottom w:val="none" w:sz="0" w:space="0" w:color="auto"/>
                        <w:right w:val="none" w:sz="0" w:space="0" w:color="auto"/>
                      </w:divBdr>
                    </w:div>
                  </w:divsChild>
                </w:div>
                <w:div w:id="1313944026">
                  <w:marLeft w:val="0"/>
                  <w:marRight w:val="0"/>
                  <w:marTop w:val="0"/>
                  <w:marBottom w:val="0"/>
                  <w:divBdr>
                    <w:top w:val="single" w:sz="2" w:space="1" w:color="FFFFFF"/>
                    <w:left w:val="single" w:sz="2" w:space="12" w:color="FFFFFF"/>
                    <w:bottom w:val="single" w:sz="2" w:space="1" w:color="FFFFFF"/>
                    <w:right w:val="single" w:sz="2" w:space="4" w:color="FFFFFF"/>
                  </w:divBdr>
                  <w:divsChild>
                    <w:div w:id="1269239361">
                      <w:marLeft w:val="0"/>
                      <w:marRight w:val="0"/>
                      <w:marTop w:val="0"/>
                      <w:marBottom w:val="0"/>
                      <w:divBdr>
                        <w:top w:val="none" w:sz="0" w:space="0" w:color="auto"/>
                        <w:left w:val="none" w:sz="0" w:space="0" w:color="auto"/>
                        <w:bottom w:val="none" w:sz="0" w:space="0" w:color="auto"/>
                        <w:right w:val="none" w:sz="0" w:space="0" w:color="auto"/>
                      </w:divBdr>
                    </w:div>
                  </w:divsChild>
                </w:div>
                <w:div w:id="1636328529">
                  <w:marLeft w:val="0"/>
                  <w:marRight w:val="0"/>
                  <w:marTop w:val="0"/>
                  <w:marBottom w:val="0"/>
                  <w:divBdr>
                    <w:top w:val="single" w:sz="2" w:space="1" w:color="FFFFFF"/>
                    <w:left w:val="single" w:sz="2" w:space="12" w:color="FFFFFF"/>
                    <w:bottom w:val="single" w:sz="2" w:space="4" w:color="FFFFFF"/>
                    <w:right w:val="single" w:sz="2" w:space="4" w:color="FFFFFF"/>
                  </w:divBdr>
                  <w:divsChild>
                    <w:div w:id="3283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99510">
          <w:marLeft w:val="0"/>
          <w:marRight w:val="0"/>
          <w:marTop w:val="0"/>
          <w:marBottom w:val="335"/>
          <w:divBdr>
            <w:top w:val="none" w:sz="0" w:space="0" w:color="auto"/>
            <w:left w:val="none" w:sz="0" w:space="0" w:color="auto"/>
            <w:bottom w:val="none" w:sz="0" w:space="0" w:color="auto"/>
            <w:right w:val="none" w:sz="0" w:space="0" w:color="auto"/>
          </w:divBdr>
          <w:divsChild>
            <w:div w:id="782849644">
              <w:marLeft w:val="0"/>
              <w:marRight w:val="0"/>
              <w:marTop w:val="0"/>
              <w:marBottom w:val="0"/>
              <w:divBdr>
                <w:top w:val="none" w:sz="0" w:space="0" w:color="auto"/>
                <w:left w:val="none" w:sz="0" w:space="0" w:color="auto"/>
                <w:bottom w:val="none" w:sz="0" w:space="0" w:color="auto"/>
                <w:right w:val="none" w:sz="0" w:space="0" w:color="auto"/>
              </w:divBdr>
              <w:divsChild>
                <w:div w:id="876309169">
                  <w:marLeft w:val="0"/>
                  <w:marRight w:val="0"/>
                  <w:marTop w:val="0"/>
                  <w:marBottom w:val="0"/>
                  <w:divBdr>
                    <w:top w:val="single" w:sz="2" w:space="4" w:color="FFFFFF"/>
                    <w:left w:val="single" w:sz="2" w:space="12" w:color="FFFFFF"/>
                    <w:bottom w:val="single" w:sz="2" w:space="1" w:color="FFFFFF"/>
                    <w:right w:val="single" w:sz="2" w:space="4" w:color="FFFFFF"/>
                  </w:divBdr>
                  <w:divsChild>
                    <w:div w:id="1292899234">
                      <w:marLeft w:val="0"/>
                      <w:marRight w:val="0"/>
                      <w:marTop w:val="0"/>
                      <w:marBottom w:val="0"/>
                      <w:divBdr>
                        <w:top w:val="none" w:sz="0" w:space="0" w:color="auto"/>
                        <w:left w:val="none" w:sz="0" w:space="0" w:color="auto"/>
                        <w:bottom w:val="none" w:sz="0" w:space="0" w:color="auto"/>
                        <w:right w:val="none" w:sz="0" w:space="0" w:color="auto"/>
                      </w:divBdr>
                    </w:div>
                  </w:divsChild>
                </w:div>
                <w:div w:id="402800950">
                  <w:marLeft w:val="0"/>
                  <w:marRight w:val="0"/>
                  <w:marTop w:val="0"/>
                  <w:marBottom w:val="0"/>
                  <w:divBdr>
                    <w:top w:val="single" w:sz="2" w:space="1" w:color="FFFFFF"/>
                    <w:left w:val="single" w:sz="2" w:space="12" w:color="FFFFFF"/>
                    <w:bottom w:val="single" w:sz="2" w:space="1" w:color="FFFFFF"/>
                    <w:right w:val="single" w:sz="2" w:space="4" w:color="FFFFFF"/>
                  </w:divBdr>
                  <w:divsChild>
                    <w:div w:id="703096236">
                      <w:marLeft w:val="0"/>
                      <w:marRight w:val="0"/>
                      <w:marTop w:val="0"/>
                      <w:marBottom w:val="0"/>
                      <w:divBdr>
                        <w:top w:val="none" w:sz="0" w:space="0" w:color="auto"/>
                        <w:left w:val="none" w:sz="0" w:space="0" w:color="auto"/>
                        <w:bottom w:val="none" w:sz="0" w:space="0" w:color="auto"/>
                        <w:right w:val="none" w:sz="0" w:space="0" w:color="auto"/>
                      </w:divBdr>
                    </w:div>
                  </w:divsChild>
                </w:div>
                <w:div w:id="1304962170">
                  <w:marLeft w:val="0"/>
                  <w:marRight w:val="0"/>
                  <w:marTop w:val="0"/>
                  <w:marBottom w:val="0"/>
                  <w:divBdr>
                    <w:top w:val="single" w:sz="2" w:space="1" w:color="FFFFFF"/>
                    <w:left w:val="single" w:sz="2" w:space="12" w:color="FFFFFF"/>
                    <w:bottom w:val="single" w:sz="2" w:space="1" w:color="FFFFFF"/>
                    <w:right w:val="single" w:sz="2" w:space="4" w:color="FFFFFF"/>
                  </w:divBdr>
                  <w:divsChild>
                    <w:div w:id="1329601897">
                      <w:marLeft w:val="0"/>
                      <w:marRight w:val="0"/>
                      <w:marTop w:val="0"/>
                      <w:marBottom w:val="0"/>
                      <w:divBdr>
                        <w:top w:val="none" w:sz="0" w:space="0" w:color="auto"/>
                        <w:left w:val="none" w:sz="0" w:space="0" w:color="auto"/>
                        <w:bottom w:val="none" w:sz="0" w:space="0" w:color="auto"/>
                        <w:right w:val="none" w:sz="0" w:space="0" w:color="auto"/>
                      </w:divBdr>
                    </w:div>
                  </w:divsChild>
                </w:div>
                <w:div w:id="1627198655">
                  <w:marLeft w:val="0"/>
                  <w:marRight w:val="0"/>
                  <w:marTop w:val="0"/>
                  <w:marBottom w:val="0"/>
                  <w:divBdr>
                    <w:top w:val="single" w:sz="2" w:space="1" w:color="FFFFFF"/>
                    <w:left w:val="single" w:sz="2" w:space="12" w:color="FFFFFF"/>
                    <w:bottom w:val="single" w:sz="2" w:space="1" w:color="FFFFFF"/>
                    <w:right w:val="single" w:sz="2" w:space="4" w:color="FFFFFF"/>
                  </w:divBdr>
                  <w:divsChild>
                    <w:div w:id="1607152806">
                      <w:marLeft w:val="0"/>
                      <w:marRight w:val="0"/>
                      <w:marTop w:val="0"/>
                      <w:marBottom w:val="0"/>
                      <w:divBdr>
                        <w:top w:val="none" w:sz="0" w:space="0" w:color="auto"/>
                        <w:left w:val="none" w:sz="0" w:space="0" w:color="auto"/>
                        <w:bottom w:val="none" w:sz="0" w:space="0" w:color="auto"/>
                        <w:right w:val="none" w:sz="0" w:space="0" w:color="auto"/>
                      </w:divBdr>
                    </w:div>
                  </w:divsChild>
                </w:div>
                <w:div w:id="929965346">
                  <w:marLeft w:val="0"/>
                  <w:marRight w:val="0"/>
                  <w:marTop w:val="0"/>
                  <w:marBottom w:val="0"/>
                  <w:divBdr>
                    <w:top w:val="single" w:sz="2" w:space="1" w:color="FFFFFF"/>
                    <w:left w:val="single" w:sz="2" w:space="12" w:color="FFFFFF"/>
                    <w:bottom w:val="single" w:sz="2" w:space="1" w:color="FFFFFF"/>
                    <w:right w:val="single" w:sz="2" w:space="4" w:color="FFFFFF"/>
                  </w:divBdr>
                  <w:divsChild>
                    <w:div w:id="2119249998">
                      <w:marLeft w:val="0"/>
                      <w:marRight w:val="0"/>
                      <w:marTop w:val="0"/>
                      <w:marBottom w:val="0"/>
                      <w:divBdr>
                        <w:top w:val="none" w:sz="0" w:space="0" w:color="auto"/>
                        <w:left w:val="none" w:sz="0" w:space="0" w:color="auto"/>
                        <w:bottom w:val="none" w:sz="0" w:space="0" w:color="auto"/>
                        <w:right w:val="none" w:sz="0" w:space="0" w:color="auto"/>
                      </w:divBdr>
                    </w:div>
                  </w:divsChild>
                </w:div>
                <w:div w:id="956065441">
                  <w:marLeft w:val="0"/>
                  <w:marRight w:val="0"/>
                  <w:marTop w:val="0"/>
                  <w:marBottom w:val="0"/>
                  <w:divBdr>
                    <w:top w:val="single" w:sz="2" w:space="1" w:color="FFFFFF"/>
                    <w:left w:val="single" w:sz="2" w:space="12" w:color="FFFFFF"/>
                    <w:bottom w:val="single" w:sz="2" w:space="1" w:color="FFFFFF"/>
                    <w:right w:val="single" w:sz="2" w:space="4" w:color="FFFFFF"/>
                  </w:divBdr>
                  <w:divsChild>
                    <w:div w:id="408577072">
                      <w:marLeft w:val="0"/>
                      <w:marRight w:val="0"/>
                      <w:marTop w:val="0"/>
                      <w:marBottom w:val="0"/>
                      <w:divBdr>
                        <w:top w:val="none" w:sz="0" w:space="0" w:color="auto"/>
                        <w:left w:val="none" w:sz="0" w:space="0" w:color="auto"/>
                        <w:bottom w:val="none" w:sz="0" w:space="0" w:color="auto"/>
                        <w:right w:val="none" w:sz="0" w:space="0" w:color="auto"/>
                      </w:divBdr>
                    </w:div>
                  </w:divsChild>
                </w:div>
                <w:div w:id="872301786">
                  <w:marLeft w:val="0"/>
                  <w:marRight w:val="0"/>
                  <w:marTop w:val="0"/>
                  <w:marBottom w:val="0"/>
                  <w:divBdr>
                    <w:top w:val="single" w:sz="2" w:space="1" w:color="FFFFFF"/>
                    <w:left w:val="single" w:sz="2" w:space="12" w:color="FFFFFF"/>
                    <w:bottom w:val="single" w:sz="2" w:space="1" w:color="FFFFFF"/>
                    <w:right w:val="single" w:sz="2" w:space="4" w:color="FFFFFF"/>
                  </w:divBdr>
                  <w:divsChild>
                    <w:div w:id="1706904085">
                      <w:marLeft w:val="0"/>
                      <w:marRight w:val="0"/>
                      <w:marTop w:val="0"/>
                      <w:marBottom w:val="0"/>
                      <w:divBdr>
                        <w:top w:val="none" w:sz="0" w:space="0" w:color="auto"/>
                        <w:left w:val="none" w:sz="0" w:space="0" w:color="auto"/>
                        <w:bottom w:val="none" w:sz="0" w:space="0" w:color="auto"/>
                        <w:right w:val="none" w:sz="0" w:space="0" w:color="auto"/>
                      </w:divBdr>
                    </w:div>
                  </w:divsChild>
                </w:div>
                <w:div w:id="114177564">
                  <w:marLeft w:val="0"/>
                  <w:marRight w:val="0"/>
                  <w:marTop w:val="0"/>
                  <w:marBottom w:val="0"/>
                  <w:divBdr>
                    <w:top w:val="single" w:sz="2" w:space="1" w:color="FFFFFF"/>
                    <w:left w:val="single" w:sz="2" w:space="12" w:color="FFFFFF"/>
                    <w:bottom w:val="single" w:sz="2" w:space="1" w:color="FFFFFF"/>
                    <w:right w:val="single" w:sz="2" w:space="4" w:color="FFFFFF"/>
                  </w:divBdr>
                  <w:divsChild>
                    <w:div w:id="1837332669">
                      <w:marLeft w:val="0"/>
                      <w:marRight w:val="0"/>
                      <w:marTop w:val="0"/>
                      <w:marBottom w:val="0"/>
                      <w:divBdr>
                        <w:top w:val="none" w:sz="0" w:space="0" w:color="auto"/>
                        <w:left w:val="none" w:sz="0" w:space="0" w:color="auto"/>
                        <w:bottom w:val="none" w:sz="0" w:space="0" w:color="auto"/>
                        <w:right w:val="none" w:sz="0" w:space="0" w:color="auto"/>
                      </w:divBdr>
                    </w:div>
                  </w:divsChild>
                </w:div>
                <w:div w:id="180364027">
                  <w:marLeft w:val="0"/>
                  <w:marRight w:val="0"/>
                  <w:marTop w:val="0"/>
                  <w:marBottom w:val="0"/>
                  <w:divBdr>
                    <w:top w:val="single" w:sz="2" w:space="1" w:color="FFFFFF"/>
                    <w:left w:val="single" w:sz="2" w:space="12" w:color="FFFFFF"/>
                    <w:bottom w:val="single" w:sz="2" w:space="1" w:color="FFFFFF"/>
                    <w:right w:val="single" w:sz="2" w:space="4" w:color="FFFFFF"/>
                  </w:divBdr>
                  <w:divsChild>
                    <w:div w:id="1602298993">
                      <w:marLeft w:val="0"/>
                      <w:marRight w:val="0"/>
                      <w:marTop w:val="0"/>
                      <w:marBottom w:val="0"/>
                      <w:divBdr>
                        <w:top w:val="none" w:sz="0" w:space="0" w:color="auto"/>
                        <w:left w:val="none" w:sz="0" w:space="0" w:color="auto"/>
                        <w:bottom w:val="none" w:sz="0" w:space="0" w:color="auto"/>
                        <w:right w:val="none" w:sz="0" w:space="0" w:color="auto"/>
                      </w:divBdr>
                    </w:div>
                  </w:divsChild>
                </w:div>
                <w:div w:id="1464539704">
                  <w:marLeft w:val="0"/>
                  <w:marRight w:val="0"/>
                  <w:marTop w:val="0"/>
                  <w:marBottom w:val="0"/>
                  <w:divBdr>
                    <w:top w:val="single" w:sz="2" w:space="1" w:color="FFFFFF"/>
                    <w:left w:val="single" w:sz="2" w:space="12" w:color="FFFFFF"/>
                    <w:bottom w:val="single" w:sz="2" w:space="1" w:color="FFFFFF"/>
                    <w:right w:val="single" w:sz="2" w:space="4" w:color="FFFFFF"/>
                  </w:divBdr>
                  <w:divsChild>
                    <w:div w:id="61951030">
                      <w:marLeft w:val="0"/>
                      <w:marRight w:val="0"/>
                      <w:marTop w:val="0"/>
                      <w:marBottom w:val="0"/>
                      <w:divBdr>
                        <w:top w:val="none" w:sz="0" w:space="0" w:color="auto"/>
                        <w:left w:val="none" w:sz="0" w:space="0" w:color="auto"/>
                        <w:bottom w:val="none" w:sz="0" w:space="0" w:color="auto"/>
                        <w:right w:val="none" w:sz="0" w:space="0" w:color="auto"/>
                      </w:divBdr>
                    </w:div>
                  </w:divsChild>
                </w:div>
                <w:div w:id="1495874667">
                  <w:marLeft w:val="0"/>
                  <w:marRight w:val="0"/>
                  <w:marTop w:val="0"/>
                  <w:marBottom w:val="0"/>
                  <w:divBdr>
                    <w:top w:val="single" w:sz="2" w:space="1" w:color="FFFFFF"/>
                    <w:left w:val="single" w:sz="2" w:space="12" w:color="FFFFFF"/>
                    <w:bottom w:val="single" w:sz="2" w:space="1" w:color="FFFFFF"/>
                    <w:right w:val="single" w:sz="2" w:space="4" w:color="FFFFFF"/>
                  </w:divBdr>
                  <w:divsChild>
                    <w:div w:id="1412704168">
                      <w:marLeft w:val="0"/>
                      <w:marRight w:val="0"/>
                      <w:marTop w:val="0"/>
                      <w:marBottom w:val="0"/>
                      <w:divBdr>
                        <w:top w:val="none" w:sz="0" w:space="0" w:color="auto"/>
                        <w:left w:val="none" w:sz="0" w:space="0" w:color="auto"/>
                        <w:bottom w:val="none" w:sz="0" w:space="0" w:color="auto"/>
                        <w:right w:val="none" w:sz="0" w:space="0" w:color="auto"/>
                      </w:divBdr>
                    </w:div>
                  </w:divsChild>
                </w:div>
                <w:div w:id="1662076366">
                  <w:marLeft w:val="0"/>
                  <w:marRight w:val="0"/>
                  <w:marTop w:val="0"/>
                  <w:marBottom w:val="0"/>
                  <w:divBdr>
                    <w:top w:val="single" w:sz="2" w:space="1" w:color="FFFFFF"/>
                    <w:left w:val="single" w:sz="2" w:space="12" w:color="FFFFFF"/>
                    <w:bottom w:val="single" w:sz="2" w:space="1" w:color="FFFFFF"/>
                    <w:right w:val="single" w:sz="2" w:space="4" w:color="FFFFFF"/>
                  </w:divBdr>
                  <w:divsChild>
                    <w:div w:id="2145928182">
                      <w:marLeft w:val="0"/>
                      <w:marRight w:val="0"/>
                      <w:marTop w:val="0"/>
                      <w:marBottom w:val="0"/>
                      <w:divBdr>
                        <w:top w:val="none" w:sz="0" w:space="0" w:color="auto"/>
                        <w:left w:val="none" w:sz="0" w:space="0" w:color="auto"/>
                        <w:bottom w:val="none" w:sz="0" w:space="0" w:color="auto"/>
                        <w:right w:val="none" w:sz="0" w:space="0" w:color="auto"/>
                      </w:divBdr>
                    </w:div>
                  </w:divsChild>
                </w:div>
                <w:div w:id="1120418389">
                  <w:marLeft w:val="0"/>
                  <w:marRight w:val="0"/>
                  <w:marTop w:val="0"/>
                  <w:marBottom w:val="0"/>
                  <w:divBdr>
                    <w:top w:val="single" w:sz="2" w:space="1" w:color="FFFFFF"/>
                    <w:left w:val="single" w:sz="2" w:space="12" w:color="FFFFFF"/>
                    <w:bottom w:val="single" w:sz="2" w:space="1" w:color="FFFFFF"/>
                    <w:right w:val="single" w:sz="2" w:space="4" w:color="FFFFFF"/>
                  </w:divBdr>
                  <w:divsChild>
                    <w:div w:id="392243985">
                      <w:marLeft w:val="0"/>
                      <w:marRight w:val="0"/>
                      <w:marTop w:val="0"/>
                      <w:marBottom w:val="0"/>
                      <w:divBdr>
                        <w:top w:val="none" w:sz="0" w:space="0" w:color="auto"/>
                        <w:left w:val="none" w:sz="0" w:space="0" w:color="auto"/>
                        <w:bottom w:val="none" w:sz="0" w:space="0" w:color="auto"/>
                        <w:right w:val="none" w:sz="0" w:space="0" w:color="auto"/>
                      </w:divBdr>
                    </w:div>
                  </w:divsChild>
                </w:div>
                <w:div w:id="1603564145">
                  <w:marLeft w:val="0"/>
                  <w:marRight w:val="0"/>
                  <w:marTop w:val="0"/>
                  <w:marBottom w:val="0"/>
                  <w:divBdr>
                    <w:top w:val="single" w:sz="2" w:space="1" w:color="FFFFFF"/>
                    <w:left w:val="single" w:sz="2" w:space="12" w:color="FFFFFF"/>
                    <w:bottom w:val="single" w:sz="2" w:space="1" w:color="FFFFFF"/>
                    <w:right w:val="single" w:sz="2" w:space="4" w:color="FFFFFF"/>
                  </w:divBdr>
                  <w:divsChild>
                    <w:div w:id="1573193457">
                      <w:marLeft w:val="0"/>
                      <w:marRight w:val="0"/>
                      <w:marTop w:val="0"/>
                      <w:marBottom w:val="0"/>
                      <w:divBdr>
                        <w:top w:val="none" w:sz="0" w:space="0" w:color="auto"/>
                        <w:left w:val="none" w:sz="0" w:space="0" w:color="auto"/>
                        <w:bottom w:val="none" w:sz="0" w:space="0" w:color="auto"/>
                        <w:right w:val="none" w:sz="0" w:space="0" w:color="auto"/>
                      </w:divBdr>
                    </w:div>
                  </w:divsChild>
                </w:div>
                <w:div w:id="637223128">
                  <w:marLeft w:val="0"/>
                  <w:marRight w:val="0"/>
                  <w:marTop w:val="0"/>
                  <w:marBottom w:val="0"/>
                  <w:divBdr>
                    <w:top w:val="single" w:sz="2" w:space="1" w:color="FFFFFF"/>
                    <w:left w:val="single" w:sz="2" w:space="12" w:color="FFFFFF"/>
                    <w:bottom w:val="single" w:sz="2" w:space="1" w:color="FFFFFF"/>
                    <w:right w:val="single" w:sz="2" w:space="4" w:color="FFFFFF"/>
                  </w:divBdr>
                  <w:divsChild>
                    <w:div w:id="99381720">
                      <w:marLeft w:val="0"/>
                      <w:marRight w:val="0"/>
                      <w:marTop w:val="0"/>
                      <w:marBottom w:val="0"/>
                      <w:divBdr>
                        <w:top w:val="none" w:sz="0" w:space="0" w:color="auto"/>
                        <w:left w:val="none" w:sz="0" w:space="0" w:color="auto"/>
                        <w:bottom w:val="none" w:sz="0" w:space="0" w:color="auto"/>
                        <w:right w:val="none" w:sz="0" w:space="0" w:color="auto"/>
                      </w:divBdr>
                    </w:div>
                  </w:divsChild>
                </w:div>
                <w:div w:id="866404004">
                  <w:marLeft w:val="0"/>
                  <w:marRight w:val="0"/>
                  <w:marTop w:val="0"/>
                  <w:marBottom w:val="0"/>
                  <w:divBdr>
                    <w:top w:val="single" w:sz="2" w:space="1" w:color="FFFFFF"/>
                    <w:left w:val="single" w:sz="2" w:space="12" w:color="FFFFFF"/>
                    <w:bottom w:val="single" w:sz="2" w:space="1" w:color="FFFFFF"/>
                    <w:right w:val="single" w:sz="2" w:space="4" w:color="FFFFFF"/>
                  </w:divBdr>
                  <w:divsChild>
                    <w:div w:id="649672469">
                      <w:marLeft w:val="0"/>
                      <w:marRight w:val="0"/>
                      <w:marTop w:val="0"/>
                      <w:marBottom w:val="0"/>
                      <w:divBdr>
                        <w:top w:val="none" w:sz="0" w:space="0" w:color="auto"/>
                        <w:left w:val="none" w:sz="0" w:space="0" w:color="auto"/>
                        <w:bottom w:val="none" w:sz="0" w:space="0" w:color="auto"/>
                        <w:right w:val="none" w:sz="0" w:space="0" w:color="auto"/>
                      </w:divBdr>
                    </w:div>
                  </w:divsChild>
                </w:div>
                <w:div w:id="1125736403">
                  <w:marLeft w:val="0"/>
                  <w:marRight w:val="0"/>
                  <w:marTop w:val="0"/>
                  <w:marBottom w:val="0"/>
                  <w:divBdr>
                    <w:top w:val="single" w:sz="2" w:space="1" w:color="FFFFFF"/>
                    <w:left w:val="single" w:sz="2" w:space="12" w:color="FFFFFF"/>
                    <w:bottom w:val="single" w:sz="2" w:space="1" w:color="FFFFFF"/>
                    <w:right w:val="single" w:sz="2" w:space="4" w:color="FFFFFF"/>
                  </w:divBdr>
                  <w:divsChild>
                    <w:div w:id="686756984">
                      <w:marLeft w:val="0"/>
                      <w:marRight w:val="0"/>
                      <w:marTop w:val="0"/>
                      <w:marBottom w:val="0"/>
                      <w:divBdr>
                        <w:top w:val="none" w:sz="0" w:space="0" w:color="auto"/>
                        <w:left w:val="none" w:sz="0" w:space="0" w:color="auto"/>
                        <w:bottom w:val="none" w:sz="0" w:space="0" w:color="auto"/>
                        <w:right w:val="none" w:sz="0" w:space="0" w:color="auto"/>
                      </w:divBdr>
                    </w:div>
                  </w:divsChild>
                </w:div>
                <w:div w:id="1112164127">
                  <w:marLeft w:val="0"/>
                  <w:marRight w:val="0"/>
                  <w:marTop w:val="0"/>
                  <w:marBottom w:val="0"/>
                  <w:divBdr>
                    <w:top w:val="single" w:sz="2" w:space="1" w:color="FFFFFF"/>
                    <w:left w:val="single" w:sz="2" w:space="12" w:color="FFFFFF"/>
                    <w:bottom w:val="single" w:sz="2" w:space="1" w:color="FFFFFF"/>
                    <w:right w:val="single" w:sz="2" w:space="4" w:color="FFFFFF"/>
                  </w:divBdr>
                  <w:divsChild>
                    <w:div w:id="1460420607">
                      <w:marLeft w:val="0"/>
                      <w:marRight w:val="0"/>
                      <w:marTop w:val="0"/>
                      <w:marBottom w:val="0"/>
                      <w:divBdr>
                        <w:top w:val="none" w:sz="0" w:space="0" w:color="auto"/>
                        <w:left w:val="none" w:sz="0" w:space="0" w:color="auto"/>
                        <w:bottom w:val="none" w:sz="0" w:space="0" w:color="auto"/>
                        <w:right w:val="none" w:sz="0" w:space="0" w:color="auto"/>
                      </w:divBdr>
                    </w:div>
                  </w:divsChild>
                </w:div>
                <w:div w:id="1511944144">
                  <w:marLeft w:val="0"/>
                  <w:marRight w:val="0"/>
                  <w:marTop w:val="0"/>
                  <w:marBottom w:val="0"/>
                  <w:divBdr>
                    <w:top w:val="single" w:sz="2" w:space="1" w:color="FFFFFF"/>
                    <w:left w:val="single" w:sz="2" w:space="12" w:color="FFFFFF"/>
                    <w:bottom w:val="single" w:sz="2" w:space="4" w:color="FFFFFF"/>
                    <w:right w:val="single" w:sz="2" w:space="4" w:color="FFFFFF"/>
                  </w:divBdr>
                  <w:divsChild>
                    <w:div w:id="926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3804">
          <w:marLeft w:val="0"/>
          <w:marRight w:val="0"/>
          <w:marTop w:val="0"/>
          <w:marBottom w:val="335"/>
          <w:divBdr>
            <w:top w:val="none" w:sz="0" w:space="0" w:color="auto"/>
            <w:left w:val="none" w:sz="0" w:space="0" w:color="auto"/>
            <w:bottom w:val="none" w:sz="0" w:space="0" w:color="auto"/>
            <w:right w:val="none" w:sz="0" w:space="0" w:color="auto"/>
          </w:divBdr>
          <w:divsChild>
            <w:div w:id="961810949">
              <w:marLeft w:val="0"/>
              <w:marRight w:val="0"/>
              <w:marTop w:val="0"/>
              <w:marBottom w:val="0"/>
              <w:divBdr>
                <w:top w:val="none" w:sz="0" w:space="0" w:color="auto"/>
                <w:left w:val="none" w:sz="0" w:space="0" w:color="auto"/>
                <w:bottom w:val="none" w:sz="0" w:space="0" w:color="auto"/>
                <w:right w:val="none" w:sz="0" w:space="0" w:color="auto"/>
              </w:divBdr>
              <w:divsChild>
                <w:div w:id="1205747923">
                  <w:marLeft w:val="0"/>
                  <w:marRight w:val="0"/>
                  <w:marTop w:val="0"/>
                  <w:marBottom w:val="0"/>
                  <w:divBdr>
                    <w:top w:val="single" w:sz="2" w:space="4" w:color="FFFFFF"/>
                    <w:left w:val="single" w:sz="2" w:space="12" w:color="FFFFFF"/>
                    <w:bottom w:val="single" w:sz="2" w:space="1" w:color="FFFFFF"/>
                    <w:right w:val="single" w:sz="2" w:space="4" w:color="FFFFFF"/>
                  </w:divBdr>
                  <w:divsChild>
                    <w:div w:id="1106386057">
                      <w:marLeft w:val="0"/>
                      <w:marRight w:val="0"/>
                      <w:marTop w:val="0"/>
                      <w:marBottom w:val="0"/>
                      <w:divBdr>
                        <w:top w:val="none" w:sz="0" w:space="0" w:color="auto"/>
                        <w:left w:val="none" w:sz="0" w:space="0" w:color="auto"/>
                        <w:bottom w:val="none" w:sz="0" w:space="0" w:color="auto"/>
                        <w:right w:val="none" w:sz="0" w:space="0" w:color="auto"/>
                      </w:divBdr>
                    </w:div>
                  </w:divsChild>
                </w:div>
                <w:div w:id="85344640">
                  <w:marLeft w:val="0"/>
                  <w:marRight w:val="0"/>
                  <w:marTop w:val="0"/>
                  <w:marBottom w:val="0"/>
                  <w:divBdr>
                    <w:top w:val="single" w:sz="2" w:space="1" w:color="FFFFFF"/>
                    <w:left w:val="single" w:sz="2" w:space="12" w:color="FFFFFF"/>
                    <w:bottom w:val="single" w:sz="2" w:space="1" w:color="FFFFFF"/>
                    <w:right w:val="single" w:sz="2" w:space="4" w:color="FFFFFF"/>
                  </w:divBdr>
                  <w:divsChild>
                    <w:div w:id="1729108100">
                      <w:marLeft w:val="0"/>
                      <w:marRight w:val="0"/>
                      <w:marTop w:val="0"/>
                      <w:marBottom w:val="0"/>
                      <w:divBdr>
                        <w:top w:val="none" w:sz="0" w:space="0" w:color="auto"/>
                        <w:left w:val="none" w:sz="0" w:space="0" w:color="auto"/>
                        <w:bottom w:val="none" w:sz="0" w:space="0" w:color="auto"/>
                        <w:right w:val="none" w:sz="0" w:space="0" w:color="auto"/>
                      </w:divBdr>
                    </w:div>
                  </w:divsChild>
                </w:div>
                <w:div w:id="2135248096">
                  <w:marLeft w:val="0"/>
                  <w:marRight w:val="0"/>
                  <w:marTop w:val="0"/>
                  <w:marBottom w:val="0"/>
                  <w:divBdr>
                    <w:top w:val="single" w:sz="2" w:space="1" w:color="FFFFFF"/>
                    <w:left w:val="single" w:sz="2" w:space="12" w:color="FFFFFF"/>
                    <w:bottom w:val="single" w:sz="2" w:space="1" w:color="FFFFFF"/>
                    <w:right w:val="single" w:sz="2" w:space="4" w:color="FFFFFF"/>
                  </w:divBdr>
                  <w:divsChild>
                    <w:div w:id="1638146871">
                      <w:marLeft w:val="0"/>
                      <w:marRight w:val="0"/>
                      <w:marTop w:val="0"/>
                      <w:marBottom w:val="0"/>
                      <w:divBdr>
                        <w:top w:val="none" w:sz="0" w:space="0" w:color="auto"/>
                        <w:left w:val="none" w:sz="0" w:space="0" w:color="auto"/>
                        <w:bottom w:val="none" w:sz="0" w:space="0" w:color="auto"/>
                        <w:right w:val="none" w:sz="0" w:space="0" w:color="auto"/>
                      </w:divBdr>
                    </w:div>
                  </w:divsChild>
                </w:div>
                <w:div w:id="203099470">
                  <w:marLeft w:val="0"/>
                  <w:marRight w:val="0"/>
                  <w:marTop w:val="0"/>
                  <w:marBottom w:val="0"/>
                  <w:divBdr>
                    <w:top w:val="single" w:sz="2" w:space="1" w:color="FFFFFF"/>
                    <w:left w:val="single" w:sz="2" w:space="12" w:color="FFFFFF"/>
                    <w:bottom w:val="single" w:sz="2" w:space="1" w:color="FFFFFF"/>
                    <w:right w:val="single" w:sz="2" w:space="4" w:color="FFFFFF"/>
                  </w:divBdr>
                  <w:divsChild>
                    <w:div w:id="1199054096">
                      <w:marLeft w:val="0"/>
                      <w:marRight w:val="0"/>
                      <w:marTop w:val="0"/>
                      <w:marBottom w:val="0"/>
                      <w:divBdr>
                        <w:top w:val="none" w:sz="0" w:space="0" w:color="auto"/>
                        <w:left w:val="none" w:sz="0" w:space="0" w:color="auto"/>
                        <w:bottom w:val="none" w:sz="0" w:space="0" w:color="auto"/>
                        <w:right w:val="none" w:sz="0" w:space="0" w:color="auto"/>
                      </w:divBdr>
                    </w:div>
                  </w:divsChild>
                </w:div>
                <w:div w:id="640578105">
                  <w:marLeft w:val="0"/>
                  <w:marRight w:val="0"/>
                  <w:marTop w:val="0"/>
                  <w:marBottom w:val="0"/>
                  <w:divBdr>
                    <w:top w:val="single" w:sz="2" w:space="1" w:color="FFFFFF"/>
                    <w:left w:val="single" w:sz="2" w:space="12" w:color="FFFFFF"/>
                    <w:bottom w:val="single" w:sz="2" w:space="1" w:color="FFFFFF"/>
                    <w:right w:val="single" w:sz="2" w:space="4" w:color="FFFFFF"/>
                  </w:divBdr>
                  <w:divsChild>
                    <w:div w:id="1848858891">
                      <w:marLeft w:val="0"/>
                      <w:marRight w:val="0"/>
                      <w:marTop w:val="0"/>
                      <w:marBottom w:val="0"/>
                      <w:divBdr>
                        <w:top w:val="none" w:sz="0" w:space="0" w:color="auto"/>
                        <w:left w:val="none" w:sz="0" w:space="0" w:color="auto"/>
                        <w:bottom w:val="none" w:sz="0" w:space="0" w:color="auto"/>
                        <w:right w:val="none" w:sz="0" w:space="0" w:color="auto"/>
                      </w:divBdr>
                    </w:div>
                  </w:divsChild>
                </w:div>
                <w:div w:id="1912353270">
                  <w:marLeft w:val="0"/>
                  <w:marRight w:val="0"/>
                  <w:marTop w:val="0"/>
                  <w:marBottom w:val="0"/>
                  <w:divBdr>
                    <w:top w:val="single" w:sz="2" w:space="1" w:color="FFFFFF"/>
                    <w:left w:val="single" w:sz="2" w:space="12" w:color="FFFFFF"/>
                    <w:bottom w:val="single" w:sz="2" w:space="1" w:color="FFFFFF"/>
                    <w:right w:val="single" w:sz="2" w:space="4" w:color="FFFFFF"/>
                  </w:divBdr>
                  <w:divsChild>
                    <w:div w:id="336277357">
                      <w:marLeft w:val="0"/>
                      <w:marRight w:val="0"/>
                      <w:marTop w:val="0"/>
                      <w:marBottom w:val="0"/>
                      <w:divBdr>
                        <w:top w:val="none" w:sz="0" w:space="0" w:color="auto"/>
                        <w:left w:val="none" w:sz="0" w:space="0" w:color="auto"/>
                        <w:bottom w:val="none" w:sz="0" w:space="0" w:color="auto"/>
                        <w:right w:val="none" w:sz="0" w:space="0" w:color="auto"/>
                      </w:divBdr>
                    </w:div>
                  </w:divsChild>
                </w:div>
                <w:div w:id="100414390">
                  <w:marLeft w:val="0"/>
                  <w:marRight w:val="0"/>
                  <w:marTop w:val="0"/>
                  <w:marBottom w:val="0"/>
                  <w:divBdr>
                    <w:top w:val="single" w:sz="2" w:space="1" w:color="FFFFFF"/>
                    <w:left w:val="single" w:sz="2" w:space="12" w:color="FFFFFF"/>
                    <w:bottom w:val="single" w:sz="2" w:space="1" w:color="FFFFFF"/>
                    <w:right w:val="single" w:sz="2" w:space="4" w:color="FFFFFF"/>
                  </w:divBdr>
                  <w:divsChild>
                    <w:div w:id="1018508025">
                      <w:marLeft w:val="0"/>
                      <w:marRight w:val="0"/>
                      <w:marTop w:val="0"/>
                      <w:marBottom w:val="0"/>
                      <w:divBdr>
                        <w:top w:val="none" w:sz="0" w:space="0" w:color="auto"/>
                        <w:left w:val="none" w:sz="0" w:space="0" w:color="auto"/>
                        <w:bottom w:val="none" w:sz="0" w:space="0" w:color="auto"/>
                        <w:right w:val="none" w:sz="0" w:space="0" w:color="auto"/>
                      </w:divBdr>
                    </w:div>
                  </w:divsChild>
                </w:div>
                <w:div w:id="1978416407">
                  <w:marLeft w:val="0"/>
                  <w:marRight w:val="0"/>
                  <w:marTop w:val="0"/>
                  <w:marBottom w:val="0"/>
                  <w:divBdr>
                    <w:top w:val="single" w:sz="2" w:space="1" w:color="FFFFFF"/>
                    <w:left w:val="single" w:sz="2" w:space="12" w:color="FFFFFF"/>
                    <w:bottom w:val="single" w:sz="2" w:space="1" w:color="FFFFFF"/>
                    <w:right w:val="single" w:sz="2" w:space="4" w:color="FFFFFF"/>
                  </w:divBdr>
                  <w:divsChild>
                    <w:div w:id="1929844213">
                      <w:marLeft w:val="0"/>
                      <w:marRight w:val="0"/>
                      <w:marTop w:val="0"/>
                      <w:marBottom w:val="0"/>
                      <w:divBdr>
                        <w:top w:val="none" w:sz="0" w:space="0" w:color="auto"/>
                        <w:left w:val="none" w:sz="0" w:space="0" w:color="auto"/>
                        <w:bottom w:val="none" w:sz="0" w:space="0" w:color="auto"/>
                        <w:right w:val="none" w:sz="0" w:space="0" w:color="auto"/>
                      </w:divBdr>
                    </w:div>
                  </w:divsChild>
                </w:div>
                <w:div w:id="416709728">
                  <w:marLeft w:val="0"/>
                  <w:marRight w:val="0"/>
                  <w:marTop w:val="0"/>
                  <w:marBottom w:val="0"/>
                  <w:divBdr>
                    <w:top w:val="single" w:sz="2" w:space="1" w:color="FFFFFF"/>
                    <w:left w:val="single" w:sz="2" w:space="12" w:color="FFFFFF"/>
                    <w:bottom w:val="single" w:sz="2" w:space="1" w:color="FFFFFF"/>
                    <w:right w:val="single" w:sz="2" w:space="4" w:color="FFFFFF"/>
                  </w:divBdr>
                  <w:divsChild>
                    <w:div w:id="722410008">
                      <w:marLeft w:val="0"/>
                      <w:marRight w:val="0"/>
                      <w:marTop w:val="0"/>
                      <w:marBottom w:val="0"/>
                      <w:divBdr>
                        <w:top w:val="none" w:sz="0" w:space="0" w:color="auto"/>
                        <w:left w:val="none" w:sz="0" w:space="0" w:color="auto"/>
                        <w:bottom w:val="none" w:sz="0" w:space="0" w:color="auto"/>
                        <w:right w:val="none" w:sz="0" w:space="0" w:color="auto"/>
                      </w:divBdr>
                    </w:div>
                  </w:divsChild>
                </w:div>
                <w:div w:id="954866079">
                  <w:marLeft w:val="0"/>
                  <w:marRight w:val="0"/>
                  <w:marTop w:val="0"/>
                  <w:marBottom w:val="0"/>
                  <w:divBdr>
                    <w:top w:val="single" w:sz="2" w:space="1" w:color="FFFFFF"/>
                    <w:left w:val="single" w:sz="2" w:space="12" w:color="FFFFFF"/>
                    <w:bottom w:val="single" w:sz="2" w:space="1" w:color="FFFFFF"/>
                    <w:right w:val="single" w:sz="2" w:space="4" w:color="FFFFFF"/>
                  </w:divBdr>
                  <w:divsChild>
                    <w:div w:id="534851418">
                      <w:marLeft w:val="0"/>
                      <w:marRight w:val="0"/>
                      <w:marTop w:val="0"/>
                      <w:marBottom w:val="0"/>
                      <w:divBdr>
                        <w:top w:val="none" w:sz="0" w:space="0" w:color="auto"/>
                        <w:left w:val="none" w:sz="0" w:space="0" w:color="auto"/>
                        <w:bottom w:val="none" w:sz="0" w:space="0" w:color="auto"/>
                        <w:right w:val="none" w:sz="0" w:space="0" w:color="auto"/>
                      </w:divBdr>
                    </w:div>
                  </w:divsChild>
                </w:div>
                <w:div w:id="1073892884">
                  <w:marLeft w:val="0"/>
                  <w:marRight w:val="0"/>
                  <w:marTop w:val="0"/>
                  <w:marBottom w:val="0"/>
                  <w:divBdr>
                    <w:top w:val="single" w:sz="2" w:space="1" w:color="FFFFFF"/>
                    <w:left w:val="single" w:sz="2" w:space="12" w:color="FFFFFF"/>
                    <w:bottom w:val="single" w:sz="2" w:space="1" w:color="FFFFFF"/>
                    <w:right w:val="single" w:sz="2" w:space="4" w:color="FFFFFF"/>
                  </w:divBdr>
                  <w:divsChild>
                    <w:div w:id="1942907559">
                      <w:marLeft w:val="0"/>
                      <w:marRight w:val="0"/>
                      <w:marTop w:val="0"/>
                      <w:marBottom w:val="0"/>
                      <w:divBdr>
                        <w:top w:val="none" w:sz="0" w:space="0" w:color="auto"/>
                        <w:left w:val="none" w:sz="0" w:space="0" w:color="auto"/>
                        <w:bottom w:val="none" w:sz="0" w:space="0" w:color="auto"/>
                        <w:right w:val="none" w:sz="0" w:space="0" w:color="auto"/>
                      </w:divBdr>
                    </w:div>
                  </w:divsChild>
                </w:div>
                <w:div w:id="2064791299">
                  <w:marLeft w:val="0"/>
                  <w:marRight w:val="0"/>
                  <w:marTop w:val="0"/>
                  <w:marBottom w:val="0"/>
                  <w:divBdr>
                    <w:top w:val="single" w:sz="2" w:space="1" w:color="FFFFFF"/>
                    <w:left w:val="single" w:sz="2" w:space="12" w:color="FFFFFF"/>
                    <w:bottom w:val="single" w:sz="2" w:space="1" w:color="FFFFFF"/>
                    <w:right w:val="single" w:sz="2" w:space="4" w:color="FFFFFF"/>
                  </w:divBdr>
                  <w:divsChild>
                    <w:div w:id="1711605814">
                      <w:marLeft w:val="0"/>
                      <w:marRight w:val="0"/>
                      <w:marTop w:val="0"/>
                      <w:marBottom w:val="0"/>
                      <w:divBdr>
                        <w:top w:val="none" w:sz="0" w:space="0" w:color="auto"/>
                        <w:left w:val="none" w:sz="0" w:space="0" w:color="auto"/>
                        <w:bottom w:val="none" w:sz="0" w:space="0" w:color="auto"/>
                        <w:right w:val="none" w:sz="0" w:space="0" w:color="auto"/>
                      </w:divBdr>
                    </w:div>
                  </w:divsChild>
                </w:div>
                <w:div w:id="854029513">
                  <w:marLeft w:val="0"/>
                  <w:marRight w:val="0"/>
                  <w:marTop w:val="0"/>
                  <w:marBottom w:val="0"/>
                  <w:divBdr>
                    <w:top w:val="single" w:sz="2" w:space="1" w:color="FFFFFF"/>
                    <w:left w:val="single" w:sz="2" w:space="12" w:color="FFFFFF"/>
                    <w:bottom w:val="single" w:sz="2" w:space="1" w:color="FFFFFF"/>
                    <w:right w:val="single" w:sz="2" w:space="4" w:color="FFFFFF"/>
                  </w:divBdr>
                  <w:divsChild>
                    <w:div w:id="2017993725">
                      <w:marLeft w:val="0"/>
                      <w:marRight w:val="0"/>
                      <w:marTop w:val="0"/>
                      <w:marBottom w:val="0"/>
                      <w:divBdr>
                        <w:top w:val="none" w:sz="0" w:space="0" w:color="auto"/>
                        <w:left w:val="none" w:sz="0" w:space="0" w:color="auto"/>
                        <w:bottom w:val="none" w:sz="0" w:space="0" w:color="auto"/>
                        <w:right w:val="none" w:sz="0" w:space="0" w:color="auto"/>
                      </w:divBdr>
                    </w:div>
                  </w:divsChild>
                </w:div>
                <w:div w:id="1300722504">
                  <w:marLeft w:val="0"/>
                  <w:marRight w:val="0"/>
                  <w:marTop w:val="0"/>
                  <w:marBottom w:val="0"/>
                  <w:divBdr>
                    <w:top w:val="single" w:sz="2" w:space="1" w:color="FFFFFF"/>
                    <w:left w:val="single" w:sz="2" w:space="12" w:color="FFFFFF"/>
                    <w:bottom w:val="single" w:sz="2" w:space="1" w:color="FFFFFF"/>
                    <w:right w:val="single" w:sz="2" w:space="4" w:color="FFFFFF"/>
                  </w:divBdr>
                  <w:divsChild>
                    <w:div w:id="1832018893">
                      <w:marLeft w:val="0"/>
                      <w:marRight w:val="0"/>
                      <w:marTop w:val="0"/>
                      <w:marBottom w:val="0"/>
                      <w:divBdr>
                        <w:top w:val="none" w:sz="0" w:space="0" w:color="auto"/>
                        <w:left w:val="none" w:sz="0" w:space="0" w:color="auto"/>
                        <w:bottom w:val="none" w:sz="0" w:space="0" w:color="auto"/>
                        <w:right w:val="none" w:sz="0" w:space="0" w:color="auto"/>
                      </w:divBdr>
                    </w:div>
                  </w:divsChild>
                </w:div>
                <w:div w:id="1466045155">
                  <w:marLeft w:val="0"/>
                  <w:marRight w:val="0"/>
                  <w:marTop w:val="0"/>
                  <w:marBottom w:val="0"/>
                  <w:divBdr>
                    <w:top w:val="single" w:sz="2" w:space="1" w:color="FFFFFF"/>
                    <w:left w:val="single" w:sz="2" w:space="12" w:color="FFFFFF"/>
                    <w:bottom w:val="single" w:sz="2" w:space="1" w:color="FFFFFF"/>
                    <w:right w:val="single" w:sz="2" w:space="4" w:color="FFFFFF"/>
                  </w:divBdr>
                  <w:divsChild>
                    <w:div w:id="1027633749">
                      <w:marLeft w:val="0"/>
                      <w:marRight w:val="0"/>
                      <w:marTop w:val="0"/>
                      <w:marBottom w:val="0"/>
                      <w:divBdr>
                        <w:top w:val="none" w:sz="0" w:space="0" w:color="auto"/>
                        <w:left w:val="none" w:sz="0" w:space="0" w:color="auto"/>
                        <w:bottom w:val="none" w:sz="0" w:space="0" w:color="auto"/>
                        <w:right w:val="none" w:sz="0" w:space="0" w:color="auto"/>
                      </w:divBdr>
                    </w:div>
                  </w:divsChild>
                </w:div>
                <w:div w:id="1482847465">
                  <w:marLeft w:val="0"/>
                  <w:marRight w:val="0"/>
                  <w:marTop w:val="0"/>
                  <w:marBottom w:val="0"/>
                  <w:divBdr>
                    <w:top w:val="single" w:sz="2" w:space="1" w:color="FFFFFF"/>
                    <w:left w:val="single" w:sz="2" w:space="12" w:color="FFFFFF"/>
                    <w:bottom w:val="single" w:sz="2" w:space="1" w:color="FFFFFF"/>
                    <w:right w:val="single" w:sz="2" w:space="4" w:color="FFFFFF"/>
                  </w:divBdr>
                  <w:divsChild>
                    <w:div w:id="720327968">
                      <w:marLeft w:val="0"/>
                      <w:marRight w:val="0"/>
                      <w:marTop w:val="0"/>
                      <w:marBottom w:val="0"/>
                      <w:divBdr>
                        <w:top w:val="none" w:sz="0" w:space="0" w:color="auto"/>
                        <w:left w:val="none" w:sz="0" w:space="0" w:color="auto"/>
                        <w:bottom w:val="none" w:sz="0" w:space="0" w:color="auto"/>
                        <w:right w:val="none" w:sz="0" w:space="0" w:color="auto"/>
                      </w:divBdr>
                    </w:div>
                  </w:divsChild>
                </w:div>
                <w:div w:id="1847136567">
                  <w:marLeft w:val="0"/>
                  <w:marRight w:val="0"/>
                  <w:marTop w:val="0"/>
                  <w:marBottom w:val="0"/>
                  <w:divBdr>
                    <w:top w:val="single" w:sz="2" w:space="1" w:color="FFFFFF"/>
                    <w:left w:val="single" w:sz="2" w:space="12" w:color="FFFFFF"/>
                    <w:bottom w:val="single" w:sz="2" w:space="1" w:color="FFFFFF"/>
                    <w:right w:val="single" w:sz="2" w:space="4" w:color="FFFFFF"/>
                  </w:divBdr>
                  <w:divsChild>
                    <w:div w:id="792672786">
                      <w:marLeft w:val="0"/>
                      <w:marRight w:val="0"/>
                      <w:marTop w:val="0"/>
                      <w:marBottom w:val="0"/>
                      <w:divBdr>
                        <w:top w:val="none" w:sz="0" w:space="0" w:color="auto"/>
                        <w:left w:val="none" w:sz="0" w:space="0" w:color="auto"/>
                        <w:bottom w:val="none" w:sz="0" w:space="0" w:color="auto"/>
                        <w:right w:val="none" w:sz="0" w:space="0" w:color="auto"/>
                      </w:divBdr>
                    </w:div>
                  </w:divsChild>
                </w:div>
                <w:div w:id="1076902464">
                  <w:marLeft w:val="0"/>
                  <w:marRight w:val="0"/>
                  <w:marTop w:val="0"/>
                  <w:marBottom w:val="0"/>
                  <w:divBdr>
                    <w:top w:val="single" w:sz="2" w:space="1" w:color="FFFFFF"/>
                    <w:left w:val="single" w:sz="2" w:space="12" w:color="FFFFFF"/>
                    <w:bottom w:val="single" w:sz="2" w:space="1" w:color="FFFFFF"/>
                    <w:right w:val="single" w:sz="2" w:space="4" w:color="FFFFFF"/>
                  </w:divBdr>
                  <w:divsChild>
                    <w:div w:id="1903171173">
                      <w:marLeft w:val="0"/>
                      <w:marRight w:val="0"/>
                      <w:marTop w:val="0"/>
                      <w:marBottom w:val="0"/>
                      <w:divBdr>
                        <w:top w:val="none" w:sz="0" w:space="0" w:color="auto"/>
                        <w:left w:val="none" w:sz="0" w:space="0" w:color="auto"/>
                        <w:bottom w:val="none" w:sz="0" w:space="0" w:color="auto"/>
                        <w:right w:val="none" w:sz="0" w:space="0" w:color="auto"/>
                      </w:divBdr>
                    </w:div>
                  </w:divsChild>
                </w:div>
                <w:div w:id="1111126374">
                  <w:marLeft w:val="0"/>
                  <w:marRight w:val="0"/>
                  <w:marTop w:val="0"/>
                  <w:marBottom w:val="0"/>
                  <w:divBdr>
                    <w:top w:val="single" w:sz="2" w:space="1" w:color="FFFFFF"/>
                    <w:left w:val="single" w:sz="2" w:space="12" w:color="FFFFFF"/>
                    <w:bottom w:val="single" w:sz="2" w:space="1" w:color="FFFFFF"/>
                    <w:right w:val="single" w:sz="2" w:space="4" w:color="FFFFFF"/>
                  </w:divBdr>
                  <w:divsChild>
                    <w:div w:id="1063063888">
                      <w:marLeft w:val="0"/>
                      <w:marRight w:val="0"/>
                      <w:marTop w:val="0"/>
                      <w:marBottom w:val="0"/>
                      <w:divBdr>
                        <w:top w:val="none" w:sz="0" w:space="0" w:color="auto"/>
                        <w:left w:val="none" w:sz="0" w:space="0" w:color="auto"/>
                        <w:bottom w:val="none" w:sz="0" w:space="0" w:color="auto"/>
                        <w:right w:val="none" w:sz="0" w:space="0" w:color="auto"/>
                      </w:divBdr>
                    </w:div>
                  </w:divsChild>
                </w:div>
                <w:div w:id="953903600">
                  <w:marLeft w:val="0"/>
                  <w:marRight w:val="0"/>
                  <w:marTop w:val="0"/>
                  <w:marBottom w:val="0"/>
                  <w:divBdr>
                    <w:top w:val="single" w:sz="2" w:space="1" w:color="FFFFFF"/>
                    <w:left w:val="single" w:sz="2" w:space="12" w:color="FFFFFF"/>
                    <w:bottom w:val="single" w:sz="2" w:space="1" w:color="FFFFFF"/>
                    <w:right w:val="single" w:sz="2" w:space="4" w:color="FFFFFF"/>
                  </w:divBdr>
                  <w:divsChild>
                    <w:div w:id="2010985197">
                      <w:marLeft w:val="0"/>
                      <w:marRight w:val="0"/>
                      <w:marTop w:val="0"/>
                      <w:marBottom w:val="0"/>
                      <w:divBdr>
                        <w:top w:val="none" w:sz="0" w:space="0" w:color="auto"/>
                        <w:left w:val="none" w:sz="0" w:space="0" w:color="auto"/>
                        <w:bottom w:val="none" w:sz="0" w:space="0" w:color="auto"/>
                        <w:right w:val="none" w:sz="0" w:space="0" w:color="auto"/>
                      </w:divBdr>
                    </w:div>
                  </w:divsChild>
                </w:div>
                <w:div w:id="1017534981">
                  <w:marLeft w:val="0"/>
                  <w:marRight w:val="0"/>
                  <w:marTop w:val="0"/>
                  <w:marBottom w:val="0"/>
                  <w:divBdr>
                    <w:top w:val="single" w:sz="2" w:space="1" w:color="FFFFFF"/>
                    <w:left w:val="single" w:sz="2" w:space="12" w:color="FFFFFF"/>
                    <w:bottom w:val="single" w:sz="2" w:space="1" w:color="FFFFFF"/>
                    <w:right w:val="single" w:sz="2" w:space="4" w:color="FFFFFF"/>
                  </w:divBdr>
                  <w:divsChild>
                    <w:div w:id="1447889045">
                      <w:marLeft w:val="0"/>
                      <w:marRight w:val="0"/>
                      <w:marTop w:val="0"/>
                      <w:marBottom w:val="0"/>
                      <w:divBdr>
                        <w:top w:val="none" w:sz="0" w:space="0" w:color="auto"/>
                        <w:left w:val="none" w:sz="0" w:space="0" w:color="auto"/>
                        <w:bottom w:val="none" w:sz="0" w:space="0" w:color="auto"/>
                        <w:right w:val="none" w:sz="0" w:space="0" w:color="auto"/>
                      </w:divBdr>
                    </w:div>
                  </w:divsChild>
                </w:div>
                <w:div w:id="636953960">
                  <w:marLeft w:val="0"/>
                  <w:marRight w:val="0"/>
                  <w:marTop w:val="0"/>
                  <w:marBottom w:val="0"/>
                  <w:divBdr>
                    <w:top w:val="single" w:sz="2" w:space="1" w:color="FFFFFF"/>
                    <w:left w:val="single" w:sz="2" w:space="12" w:color="FFFFFF"/>
                    <w:bottom w:val="single" w:sz="2" w:space="1" w:color="FFFFFF"/>
                    <w:right w:val="single" w:sz="2" w:space="4" w:color="FFFFFF"/>
                  </w:divBdr>
                  <w:divsChild>
                    <w:div w:id="205144933">
                      <w:marLeft w:val="0"/>
                      <w:marRight w:val="0"/>
                      <w:marTop w:val="0"/>
                      <w:marBottom w:val="0"/>
                      <w:divBdr>
                        <w:top w:val="none" w:sz="0" w:space="0" w:color="auto"/>
                        <w:left w:val="none" w:sz="0" w:space="0" w:color="auto"/>
                        <w:bottom w:val="none" w:sz="0" w:space="0" w:color="auto"/>
                        <w:right w:val="none" w:sz="0" w:space="0" w:color="auto"/>
                      </w:divBdr>
                    </w:div>
                  </w:divsChild>
                </w:div>
                <w:div w:id="457723630">
                  <w:marLeft w:val="0"/>
                  <w:marRight w:val="0"/>
                  <w:marTop w:val="0"/>
                  <w:marBottom w:val="0"/>
                  <w:divBdr>
                    <w:top w:val="single" w:sz="2" w:space="1" w:color="FFFFFF"/>
                    <w:left w:val="single" w:sz="2" w:space="12" w:color="FFFFFF"/>
                    <w:bottom w:val="single" w:sz="2" w:space="1" w:color="FFFFFF"/>
                    <w:right w:val="single" w:sz="2" w:space="4" w:color="FFFFFF"/>
                  </w:divBdr>
                  <w:divsChild>
                    <w:div w:id="230776352">
                      <w:marLeft w:val="0"/>
                      <w:marRight w:val="0"/>
                      <w:marTop w:val="0"/>
                      <w:marBottom w:val="0"/>
                      <w:divBdr>
                        <w:top w:val="none" w:sz="0" w:space="0" w:color="auto"/>
                        <w:left w:val="none" w:sz="0" w:space="0" w:color="auto"/>
                        <w:bottom w:val="none" w:sz="0" w:space="0" w:color="auto"/>
                        <w:right w:val="none" w:sz="0" w:space="0" w:color="auto"/>
                      </w:divBdr>
                    </w:div>
                  </w:divsChild>
                </w:div>
                <w:div w:id="330909570">
                  <w:marLeft w:val="0"/>
                  <w:marRight w:val="0"/>
                  <w:marTop w:val="0"/>
                  <w:marBottom w:val="0"/>
                  <w:divBdr>
                    <w:top w:val="single" w:sz="2" w:space="1" w:color="FFFFFF"/>
                    <w:left w:val="single" w:sz="2" w:space="12" w:color="FFFFFF"/>
                    <w:bottom w:val="single" w:sz="2" w:space="1" w:color="FFFFFF"/>
                    <w:right w:val="single" w:sz="2" w:space="4" w:color="FFFFFF"/>
                  </w:divBdr>
                  <w:divsChild>
                    <w:div w:id="567152798">
                      <w:marLeft w:val="0"/>
                      <w:marRight w:val="0"/>
                      <w:marTop w:val="0"/>
                      <w:marBottom w:val="0"/>
                      <w:divBdr>
                        <w:top w:val="none" w:sz="0" w:space="0" w:color="auto"/>
                        <w:left w:val="none" w:sz="0" w:space="0" w:color="auto"/>
                        <w:bottom w:val="none" w:sz="0" w:space="0" w:color="auto"/>
                        <w:right w:val="none" w:sz="0" w:space="0" w:color="auto"/>
                      </w:divBdr>
                    </w:div>
                  </w:divsChild>
                </w:div>
                <w:div w:id="1441073799">
                  <w:marLeft w:val="0"/>
                  <w:marRight w:val="0"/>
                  <w:marTop w:val="0"/>
                  <w:marBottom w:val="0"/>
                  <w:divBdr>
                    <w:top w:val="single" w:sz="2" w:space="1" w:color="FFFFFF"/>
                    <w:left w:val="single" w:sz="2" w:space="12" w:color="FFFFFF"/>
                    <w:bottom w:val="single" w:sz="2" w:space="1" w:color="FFFFFF"/>
                    <w:right w:val="single" w:sz="2" w:space="4" w:color="FFFFFF"/>
                  </w:divBdr>
                  <w:divsChild>
                    <w:div w:id="1803159478">
                      <w:marLeft w:val="0"/>
                      <w:marRight w:val="0"/>
                      <w:marTop w:val="0"/>
                      <w:marBottom w:val="0"/>
                      <w:divBdr>
                        <w:top w:val="none" w:sz="0" w:space="0" w:color="auto"/>
                        <w:left w:val="none" w:sz="0" w:space="0" w:color="auto"/>
                        <w:bottom w:val="none" w:sz="0" w:space="0" w:color="auto"/>
                        <w:right w:val="none" w:sz="0" w:space="0" w:color="auto"/>
                      </w:divBdr>
                    </w:div>
                  </w:divsChild>
                </w:div>
                <w:div w:id="631136421">
                  <w:marLeft w:val="0"/>
                  <w:marRight w:val="0"/>
                  <w:marTop w:val="0"/>
                  <w:marBottom w:val="0"/>
                  <w:divBdr>
                    <w:top w:val="single" w:sz="2" w:space="1" w:color="FFFFFF"/>
                    <w:left w:val="single" w:sz="2" w:space="12" w:color="FFFFFF"/>
                    <w:bottom w:val="single" w:sz="2" w:space="1" w:color="FFFFFF"/>
                    <w:right w:val="single" w:sz="2" w:space="4" w:color="FFFFFF"/>
                  </w:divBdr>
                  <w:divsChild>
                    <w:div w:id="1680767452">
                      <w:marLeft w:val="0"/>
                      <w:marRight w:val="0"/>
                      <w:marTop w:val="0"/>
                      <w:marBottom w:val="0"/>
                      <w:divBdr>
                        <w:top w:val="none" w:sz="0" w:space="0" w:color="auto"/>
                        <w:left w:val="none" w:sz="0" w:space="0" w:color="auto"/>
                        <w:bottom w:val="none" w:sz="0" w:space="0" w:color="auto"/>
                        <w:right w:val="none" w:sz="0" w:space="0" w:color="auto"/>
                      </w:divBdr>
                    </w:div>
                  </w:divsChild>
                </w:div>
                <w:div w:id="1204098992">
                  <w:marLeft w:val="0"/>
                  <w:marRight w:val="0"/>
                  <w:marTop w:val="0"/>
                  <w:marBottom w:val="0"/>
                  <w:divBdr>
                    <w:top w:val="single" w:sz="2" w:space="1" w:color="FFFFFF"/>
                    <w:left w:val="single" w:sz="2" w:space="12" w:color="FFFFFF"/>
                    <w:bottom w:val="single" w:sz="2" w:space="1" w:color="FFFFFF"/>
                    <w:right w:val="single" w:sz="2" w:space="4" w:color="FFFFFF"/>
                  </w:divBdr>
                  <w:divsChild>
                    <w:div w:id="741869981">
                      <w:marLeft w:val="0"/>
                      <w:marRight w:val="0"/>
                      <w:marTop w:val="0"/>
                      <w:marBottom w:val="0"/>
                      <w:divBdr>
                        <w:top w:val="none" w:sz="0" w:space="0" w:color="auto"/>
                        <w:left w:val="none" w:sz="0" w:space="0" w:color="auto"/>
                        <w:bottom w:val="none" w:sz="0" w:space="0" w:color="auto"/>
                        <w:right w:val="none" w:sz="0" w:space="0" w:color="auto"/>
                      </w:divBdr>
                    </w:div>
                  </w:divsChild>
                </w:div>
                <w:div w:id="1829323646">
                  <w:marLeft w:val="0"/>
                  <w:marRight w:val="0"/>
                  <w:marTop w:val="0"/>
                  <w:marBottom w:val="0"/>
                  <w:divBdr>
                    <w:top w:val="single" w:sz="2" w:space="1" w:color="FFFFFF"/>
                    <w:left w:val="single" w:sz="2" w:space="12" w:color="FFFFFF"/>
                    <w:bottom w:val="single" w:sz="2" w:space="1" w:color="FFFFFF"/>
                    <w:right w:val="single" w:sz="2" w:space="4" w:color="FFFFFF"/>
                  </w:divBdr>
                  <w:divsChild>
                    <w:div w:id="998340325">
                      <w:marLeft w:val="0"/>
                      <w:marRight w:val="0"/>
                      <w:marTop w:val="0"/>
                      <w:marBottom w:val="0"/>
                      <w:divBdr>
                        <w:top w:val="none" w:sz="0" w:space="0" w:color="auto"/>
                        <w:left w:val="none" w:sz="0" w:space="0" w:color="auto"/>
                        <w:bottom w:val="none" w:sz="0" w:space="0" w:color="auto"/>
                        <w:right w:val="none" w:sz="0" w:space="0" w:color="auto"/>
                      </w:divBdr>
                    </w:div>
                  </w:divsChild>
                </w:div>
                <w:div w:id="720134117">
                  <w:marLeft w:val="0"/>
                  <w:marRight w:val="0"/>
                  <w:marTop w:val="0"/>
                  <w:marBottom w:val="0"/>
                  <w:divBdr>
                    <w:top w:val="single" w:sz="2" w:space="1" w:color="FFFFFF"/>
                    <w:left w:val="single" w:sz="2" w:space="12" w:color="FFFFFF"/>
                    <w:bottom w:val="single" w:sz="2" w:space="1" w:color="FFFFFF"/>
                    <w:right w:val="single" w:sz="2" w:space="4" w:color="FFFFFF"/>
                  </w:divBdr>
                  <w:divsChild>
                    <w:div w:id="1155534283">
                      <w:marLeft w:val="0"/>
                      <w:marRight w:val="0"/>
                      <w:marTop w:val="0"/>
                      <w:marBottom w:val="0"/>
                      <w:divBdr>
                        <w:top w:val="none" w:sz="0" w:space="0" w:color="auto"/>
                        <w:left w:val="none" w:sz="0" w:space="0" w:color="auto"/>
                        <w:bottom w:val="none" w:sz="0" w:space="0" w:color="auto"/>
                        <w:right w:val="none" w:sz="0" w:space="0" w:color="auto"/>
                      </w:divBdr>
                    </w:div>
                  </w:divsChild>
                </w:div>
                <w:div w:id="1112551281">
                  <w:marLeft w:val="0"/>
                  <w:marRight w:val="0"/>
                  <w:marTop w:val="0"/>
                  <w:marBottom w:val="0"/>
                  <w:divBdr>
                    <w:top w:val="single" w:sz="2" w:space="1" w:color="FFFFFF"/>
                    <w:left w:val="single" w:sz="2" w:space="12" w:color="FFFFFF"/>
                    <w:bottom w:val="single" w:sz="2" w:space="1" w:color="FFFFFF"/>
                    <w:right w:val="single" w:sz="2" w:space="4" w:color="FFFFFF"/>
                  </w:divBdr>
                  <w:divsChild>
                    <w:div w:id="1809786280">
                      <w:marLeft w:val="0"/>
                      <w:marRight w:val="0"/>
                      <w:marTop w:val="0"/>
                      <w:marBottom w:val="0"/>
                      <w:divBdr>
                        <w:top w:val="none" w:sz="0" w:space="0" w:color="auto"/>
                        <w:left w:val="none" w:sz="0" w:space="0" w:color="auto"/>
                        <w:bottom w:val="none" w:sz="0" w:space="0" w:color="auto"/>
                        <w:right w:val="none" w:sz="0" w:space="0" w:color="auto"/>
                      </w:divBdr>
                    </w:div>
                  </w:divsChild>
                </w:div>
                <w:div w:id="1419137486">
                  <w:marLeft w:val="0"/>
                  <w:marRight w:val="0"/>
                  <w:marTop w:val="0"/>
                  <w:marBottom w:val="0"/>
                  <w:divBdr>
                    <w:top w:val="single" w:sz="2" w:space="1" w:color="FFFFFF"/>
                    <w:left w:val="single" w:sz="2" w:space="12" w:color="FFFFFF"/>
                    <w:bottom w:val="single" w:sz="2" w:space="1" w:color="FFFFFF"/>
                    <w:right w:val="single" w:sz="2" w:space="4" w:color="FFFFFF"/>
                  </w:divBdr>
                  <w:divsChild>
                    <w:div w:id="659694393">
                      <w:marLeft w:val="0"/>
                      <w:marRight w:val="0"/>
                      <w:marTop w:val="0"/>
                      <w:marBottom w:val="0"/>
                      <w:divBdr>
                        <w:top w:val="none" w:sz="0" w:space="0" w:color="auto"/>
                        <w:left w:val="none" w:sz="0" w:space="0" w:color="auto"/>
                        <w:bottom w:val="none" w:sz="0" w:space="0" w:color="auto"/>
                        <w:right w:val="none" w:sz="0" w:space="0" w:color="auto"/>
                      </w:divBdr>
                    </w:div>
                  </w:divsChild>
                </w:div>
                <w:div w:id="504051907">
                  <w:marLeft w:val="0"/>
                  <w:marRight w:val="0"/>
                  <w:marTop w:val="0"/>
                  <w:marBottom w:val="0"/>
                  <w:divBdr>
                    <w:top w:val="single" w:sz="2" w:space="1" w:color="FFFFFF"/>
                    <w:left w:val="single" w:sz="2" w:space="12" w:color="FFFFFF"/>
                    <w:bottom w:val="single" w:sz="2" w:space="1" w:color="FFFFFF"/>
                    <w:right w:val="single" w:sz="2" w:space="4" w:color="FFFFFF"/>
                  </w:divBdr>
                  <w:divsChild>
                    <w:div w:id="1638486109">
                      <w:marLeft w:val="0"/>
                      <w:marRight w:val="0"/>
                      <w:marTop w:val="0"/>
                      <w:marBottom w:val="0"/>
                      <w:divBdr>
                        <w:top w:val="none" w:sz="0" w:space="0" w:color="auto"/>
                        <w:left w:val="none" w:sz="0" w:space="0" w:color="auto"/>
                        <w:bottom w:val="none" w:sz="0" w:space="0" w:color="auto"/>
                        <w:right w:val="none" w:sz="0" w:space="0" w:color="auto"/>
                      </w:divBdr>
                    </w:div>
                  </w:divsChild>
                </w:div>
                <w:div w:id="39941771">
                  <w:marLeft w:val="0"/>
                  <w:marRight w:val="0"/>
                  <w:marTop w:val="0"/>
                  <w:marBottom w:val="0"/>
                  <w:divBdr>
                    <w:top w:val="single" w:sz="2" w:space="1" w:color="FFFFFF"/>
                    <w:left w:val="single" w:sz="2" w:space="12" w:color="FFFFFF"/>
                    <w:bottom w:val="single" w:sz="2" w:space="1" w:color="FFFFFF"/>
                    <w:right w:val="single" w:sz="2" w:space="4" w:color="FFFFFF"/>
                  </w:divBdr>
                  <w:divsChild>
                    <w:div w:id="912470183">
                      <w:marLeft w:val="0"/>
                      <w:marRight w:val="0"/>
                      <w:marTop w:val="0"/>
                      <w:marBottom w:val="0"/>
                      <w:divBdr>
                        <w:top w:val="none" w:sz="0" w:space="0" w:color="auto"/>
                        <w:left w:val="none" w:sz="0" w:space="0" w:color="auto"/>
                        <w:bottom w:val="none" w:sz="0" w:space="0" w:color="auto"/>
                        <w:right w:val="none" w:sz="0" w:space="0" w:color="auto"/>
                      </w:divBdr>
                    </w:div>
                  </w:divsChild>
                </w:div>
                <w:div w:id="1087385385">
                  <w:marLeft w:val="0"/>
                  <w:marRight w:val="0"/>
                  <w:marTop w:val="0"/>
                  <w:marBottom w:val="0"/>
                  <w:divBdr>
                    <w:top w:val="single" w:sz="2" w:space="1" w:color="FFFFFF"/>
                    <w:left w:val="single" w:sz="2" w:space="12" w:color="FFFFFF"/>
                    <w:bottom w:val="single" w:sz="2" w:space="1" w:color="FFFFFF"/>
                    <w:right w:val="single" w:sz="2" w:space="4" w:color="FFFFFF"/>
                  </w:divBdr>
                  <w:divsChild>
                    <w:div w:id="1626085506">
                      <w:marLeft w:val="0"/>
                      <w:marRight w:val="0"/>
                      <w:marTop w:val="0"/>
                      <w:marBottom w:val="0"/>
                      <w:divBdr>
                        <w:top w:val="none" w:sz="0" w:space="0" w:color="auto"/>
                        <w:left w:val="none" w:sz="0" w:space="0" w:color="auto"/>
                        <w:bottom w:val="none" w:sz="0" w:space="0" w:color="auto"/>
                        <w:right w:val="none" w:sz="0" w:space="0" w:color="auto"/>
                      </w:divBdr>
                    </w:div>
                  </w:divsChild>
                </w:div>
                <w:div w:id="1780636603">
                  <w:marLeft w:val="0"/>
                  <w:marRight w:val="0"/>
                  <w:marTop w:val="0"/>
                  <w:marBottom w:val="0"/>
                  <w:divBdr>
                    <w:top w:val="single" w:sz="2" w:space="1" w:color="FFFFFF"/>
                    <w:left w:val="single" w:sz="2" w:space="12" w:color="FFFFFF"/>
                    <w:bottom w:val="single" w:sz="2" w:space="1" w:color="FFFFFF"/>
                    <w:right w:val="single" w:sz="2" w:space="4" w:color="FFFFFF"/>
                  </w:divBdr>
                  <w:divsChild>
                    <w:div w:id="1339767124">
                      <w:marLeft w:val="0"/>
                      <w:marRight w:val="0"/>
                      <w:marTop w:val="0"/>
                      <w:marBottom w:val="0"/>
                      <w:divBdr>
                        <w:top w:val="none" w:sz="0" w:space="0" w:color="auto"/>
                        <w:left w:val="none" w:sz="0" w:space="0" w:color="auto"/>
                        <w:bottom w:val="none" w:sz="0" w:space="0" w:color="auto"/>
                        <w:right w:val="none" w:sz="0" w:space="0" w:color="auto"/>
                      </w:divBdr>
                    </w:div>
                  </w:divsChild>
                </w:div>
                <w:div w:id="367727779">
                  <w:marLeft w:val="0"/>
                  <w:marRight w:val="0"/>
                  <w:marTop w:val="0"/>
                  <w:marBottom w:val="0"/>
                  <w:divBdr>
                    <w:top w:val="single" w:sz="2" w:space="1" w:color="FFFFFF"/>
                    <w:left w:val="single" w:sz="2" w:space="12" w:color="FFFFFF"/>
                    <w:bottom w:val="single" w:sz="2" w:space="1" w:color="FFFFFF"/>
                    <w:right w:val="single" w:sz="2" w:space="4" w:color="FFFFFF"/>
                  </w:divBdr>
                  <w:divsChild>
                    <w:div w:id="920679453">
                      <w:marLeft w:val="0"/>
                      <w:marRight w:val="0"/>
                      <w:marTop w:val="0"/>
                      <w:marBottom w:val="0"/>
                      <w:divBdr>
                        <w:top w:val="none" w:sz="0" w:space="0" w:color="auto"/>
                        <w:left w:val="none" w:sz="0" w:space="0" w:color="auto"/>
                        <w:bottom w:val="none" w:sz="0" w:space="0" w:color="auto"/>
                        <w:right w:val="none" w:sz="0" w:space="0" w:color="auto"/>
                      </w:divBdr>
                    </w:div>
                  </w:divsChild>
                </w:div>
                <w:div w:id="507529035">
                  <w:marLeft w:val="0"/>
                  <w:marRight w:val="0"/>
                  <w:marTop w:val="0"/>
                  <w:marBottom w:val="0"/>
                  <w:divBdr>
                    <w:top w:val="single" w:sz="2" w:space="1" w:color="FFFFFF"/>
                    <w:left w:val="single" w:sz="2" w:space="12" w:color="FFFFFF"/>
                    <w:bottom w:val="single" w:sz="2" w:space="1" w:color="FFFFFF"/>
                    <w:right w:val="single" w:sz="2" w:space="4" w:color="FFFFFF"/>
                  </w:divBdr>
                  <w:divsChild>
                    <w:div w:id="1114792140">
                      <w:marLeft w:val="0"/>
                      <w:marRight w:val="0"/>
                      <w:marTop w:val="0"/>
                      <w:marBottom w:val="0"/>
                      <w:divBdr>
                        <w:top w:val="none" w:sz="0" w:space="0" w:color="auto"/>
                        <w:left w:val="none" w:sz="0" w:space="0" w:color="auto"/>
                        <w:bottom w:val="none" w:sz="0" w:space="0" w:color="auto"/>
                        <w:right w:val="none" w:sz="0" w:space="0" w:color="auto"/>
                      </w:divBdr>
                    </w:div>
                  </w:divsChild>
                </w:div>
                <w:div w:id="1152407982">
                  <w:marLeft w:val="0"/>
                  <w:marRight w:val="0"/>
                  <w:marTop w:val="0"/>
                  <w:marBottom w:val="0"/>
                  <w:divBdr>
                    <w:top w:val="single" w:sz="2" w:space="1" w:color="FFFFFF"/>
                    <w:left w:val="single" w:sz="2" w:space="12" w:color="FFFFFF"/>
                    <w:bottom w:val="single" w:sz="2" w:space="1" w:color="FFFFFF"/>
                    <w:right w:val="single" w:sz="2" w:space="4" w:color="FFFFFF"/>
                  </w:divBdr>
                  <w:divsChild>
                    <w:div w:id="684939846">
                      <w:marLeft w:val="0"/>
                      <w:marRight w:val="0"/>
                      <w:marTop w:val="0"/>
                      <w:marBottom w:val="0"/>
                      <w:divBdr>
                        <w:top w:val="none" w:sz="0" w:space="0" w:color="auto"/>
                        <w:left w:val="none" w:sz="0" w:space="0" w:color="auto"/>
                        <w:bottom w:val="none" w:sz="0" w:space="0" w:color="auto"/>
                        <w:right w:val="none" w:sz="0" w:space="0" w:color="auto"/>
                      </w:divBdr>
                    </w:div>
                  </w:divsChild>
                </w:div>
                <w:div w:id="151069494">
                  <w:marLeft w:val="0"/>
                  <w:marRight w:val="0"/>
                  <w:marTop w:val="0"/>
                  <w:marBottom w:val="0"/>
                  <w:divBdr>
                    <w:top w:val="single" w:sz="2" w:space="1" w:color="FFFFFF"/>
                    <w:left w:val="single" w:sz="2" w:space="12" w:color="FFFFFF"/>
                    <w:bottom w:val="single" w:sz="2" w:space="1" w:color="FFFFFF"/>
                    <w:right w:val="single" w:sz="2" w:space="4" w:color="FFFFFF"/>
                  </w:divBdr>
                  <w:divsChild>
                    <w:div w:id="2020809914">
                      <w:marLeft w:val="0"/>
                      <w:marRight w:val="0"/>
                      <w:marTop w:val="0"/>
                      <w:marBottom w:val="0"/>
                      <w:divBdr>
                        <w:top w:val="none" w:sz="0" w:space="0" w:color="auto"/>
                        <w:left w:val="none" w:sz="0" w:space="0" w:color="auto"/>
                        <w:bottom w:val="none" w:sz="0" w:space="0" w:color="auto"/>
                        <w:right w:val="none" w:sz="0" w:space="0" w:color="auto"/>
                      </w:divBdr>
                    </w:div>
                  </w:divsChild>
                </w:div>
                <w:div w:id="246041994">
                  <w:marLeft w:val="0"/>
                  <w:marRight w:val="0"/>
                  <w:marTop w:val="0"/>
                  <w:marBottom w:val="0"/>
                  <w:divBdr>
                    <w:top w:val="single" w:sz="2" w:space="1" w:color="FFFFFF"/>
                    <w:left w:val="single" w:sz="2" w:space="12" w:color="FFFFFF"/>
                    <w:bottom w:val="single" w:sz="2" w:space="1" w:color="FFFFFF"/>
                    <w:right w:val="single" w:sz="2" w:space="4" w:color="FFFFFF"/>
                  </w:divBdr>
                  <w:divsChild>
                    <w:div w:id="1492090586">
                      <w:marLeft w:val="0"/>
                      <w:marRight w:val="0"/>
                      <w:marTop w:val="0"/>
                      <w:marBottom w:val="0"/>
                      <w:divBdr>
                        <w:top w:val="none" w:sz="0" w:space="0" w:color="auto"/>
                        <w:left w:val="none" w:sz="0" w:space="0" w:color="auto"/>
                        <w:bottom w:val="none" w:sz="0" w:space="0" w:color="auto"/>
                        <w:right w:val="none" w:sz="0" w:space="0" w:color="auto"/>
                      </w:divBdr>
                    </w:div>
                  </w:divsChild>
                </w:div>
                <w:div w:id="1368988964">
                  <w:marLeft w:val="0"/>
                  <w:marRight w:val="0"/>
                  <w:marTop w:val="0"/>
                  <w:marBottom w:val="0"/>
                  <w:divBdr>
                    <w:top w:val="single" w:sz="2" w:space="1" w:color="FFFFFF"/>
                    <w:left w:val="single" w:sz="2" w:space="12" w:color="FFFFFF"/>
                    <w:bottom w:val="single" w:sz="2" w:space="1" w:color="FFFFFF"/>
                    <w:right w:val="single" w:sz="2" w:space="4" w:color="FFFFFF"/>
                  </w:divBdr>
                  <w:divsChild>
                    <w:div w:id="1052115410">
                      <w:marLeft w:val="0"/>
                      <w:marRight w:val="0"/>
                      <w:marTop w:val="0"/>
                      <w:marBottom w:val="0"/>
                      <w:divBdr>
                        <w:top w:val="none" w:sz="0" w:space="0" w:color="auto"/>
                        <w:left w:val="none" w:sz="0" w:space="0" w:color="auto"/>
                        <w:bottom w:val="none" w:sz="0" w:space="0" w:color="auto"/>
                        <w:right w:val="none" w:sz="0" w:space="0" w:color="auto"/>
                      </w:divBdr>
                    </w:div>
                  </w:divsChild>
                </w:div>
                <w:div w:id="1005937412">
                  <w:marLeft w:val="0"/>
                  <w:marRight w:val="0"/>
                  <w:marTop w:val="0"/>
                  <w:marBottom w:val="0"/>
                  <w:divBdr>
                    <w:top w:val="single" w:sz="2" w:space="1" w:color="FFFFFF"/>
                    <w:left w:val="single" w:sz="2" w:space="12" w:color="FFFFFF"/>
                    <w:bottom w:val="single" w:sz="2" w:space="1" w:color="FFFFFF"/>
                    <w:right w:val="single" w:sz="2" w:space="4" w:color="FFFFFF"/>
                  </w:divBdr>
                  <w:divsChild>
                    <w:div w:id="2006854330">
                      <w:marLeft w:val="0"/>
                      <w:marRight w:val="0"/>
                      <w:marTop w:val="0"/>
                      <w:marBottom w:val="0"/>
                      <w:divBdr>
                        <w:top w:val="none" w:sz="0" w:space="0" w:color="auto"/>
                        <w:left w:val="none" w:sz="0" w:space="0" w:color="auto"/>
                        <w:bottom w:val="none" w:sz="0" w:space="0" w:color="auto"/>
                        <w:right w:val="none" w:sz="0" w:space="0" w:color="auto"/>
                      </w:divBdr>
                    </w:div>
                  </w:divsChild>
                </w:div>
                <w:div w:id="1474904315">
                  <w:marLeft w:val="0"/>
                  <w:marRight w:val="0"/>
                  <w:marTop w:val="0"/>
                  <w:marBottom w:val="0"/>
                  <w:divBdr>
                    <w:top w:val="single" w:sz="2" w:space="1" w:color="FFFFFF"/>
                    <w:left w:val="single" w:sz="2" w:space="12" w:color="FFFFFF"/>
                    <w:bottom w:val="single" w:sz="2" w:space="1" w:color="FFFFFF"/>
                    <w:right w:val="single" w:sz="2" w:space="4" w:color="FFFFFF"/>
                  </w:divBdr>
                  <w:divsChild>
                    <w:div w:id="1054306000">
                      <w:marLeft w:val="0"/>
                      <w:marRight w:val="0"/>
                      <w:marTop w:val="0"/>
                      <w:marBottom w:val="0"/>
                      <w:divBdr>
                        <w:top w:val="none" w:sz="0" w:space="0" w:color="auto"/>
                        <w:left w:val="none" w:sz="0" w:space="0" w:color="auto"/>
                        <w:bottom w:val="none" w:sz="0" w:space="0" w:color="auto"/>
                        <w:right w:val="none" w:sz="0" w:space="0" w:color="auto"/>
                      </w:divBdr>
                    </w:div>
                  </w:divsChild>
                </w:div>
                <w:div w:id="1320189729">
                  <w:marLeft w:val="0"/>
                  <w:marRight w:val="0"/>
                  <w:marTop w:val="0"/>
                  <w:marBottom w:val="0"/>
                  <w:divBdr>
                    <w:top w:val="single" w:sz="2" w:space="1" w:color="FFFFFF"/>
                    <w:left w:val="single" w:sz="2" w:space="12" w:color="FFFFFF"/>
                    <w:bottom w:val="single" w:sz="2" w:space="1" w:color="FFFFFF"/>
                    <w:right w:val="single" w:sz="2" w:space="4" w:color="FFFFFF"/>
                  </w:divBdr>
                  <w:divsChild>
                    <w:div w:id="130561093">
                      <w:marLeft w:val="0"/>
                      <w:marRight w:val="0"/>
                      <w:marTop w:val="0"/>
                      <w:marBottom w:val="0"/>
                      <w:divBdr>
                        <w:top w:val="none" w:sz="0" w:space="0" w:color="auto"/>
                        <w:left w:val="none" w:sz="0" w:space="0" w:color="auto"/>
                        <w:bottom w:val="none" w:sz="0" w:space="0" w:color="auto"/>
                        <w:right w:val="none" w:sz="0" w:space="0" w:color="auto"/>
                      </w:divBdr>
                    </w:div>
                  </w:divsChild>
                </w:div>
                <w:div w:id="480390553">
                  <w:marLeft w:val="0"/>
                  <w:marRight w:val="0"/>
                  <w:marTop w:val="0"/>
                  <w:marBottom w:val="0"/>
                  <w:divBdr>
                    <w:top w:val="single" w:sz="2" w:space="1" w:color="FFFFFF"/>
                    <w:left w:val="single" w:sz="2" w:space="12" w:color="FFFFFF"/>
                    <w:bottom w:val="single" w:sz="2" w:space="1" w:color="FFFFFF"/>
                    <w:right w:val="single" w:sz="2" w:space="4" w:color="FFFFFF"/>
                  </w:divBdr>
                  <w:divsChild>
                    <w:div w:id="1291788698">
                      <w:marLeft w:val="0"/>
                      <w:marRight w:val="0"/>
                      <w:marTop w:val="0"/>
                      <w:marBottom w:val="0"/>
                      <w:divBdr>
                        <w:top w:val="none" w:sz="0" w:space="0" w:color="auto"/>
                        <w:left w:val="none" w:sz="0" w:space="0" w:color="auto"/>
                        <w:bottom w:val="none" w:sz="0" w:space="0" w:color="auto"/>
                        <w:right w:val="none" w:sz="0" w:space="0" w:color="auto"/>
                      </w:divBdr>
                    </w:div>
                  </w:divsChild>
                </w:div>
                <w:div w:id="621038692">
                  <w:marLeft w:val="0"/>
                  <w:marRight w:val="0"/>
                  <w:marTop w:val="0"/>
                  <w:marBottom w:val="0"/>
                  <w:divBdr>
                    <w:top w:val="single" w:sz="2" w:space="1" w:color="FFFFFF"/>
                    <w:left w:val="single" w:sz="2" w:space="12" w:color="FFFFFF"/>
                    <w:bottom w:val="single" w:sz="2" w:space="1" w:color="FFFFFF"/>
                    <w:right w:val="single" w:sz="2" w:space="4" w:color="FFFFFF"/>
                  </w:divBdr>
                  <w:divsChild>
                    <w:div w:id="1735394178">
                      <w:marLeft w:val="0"/>
                      <w:marRight w:val="0"/>
                      <w:marTop w:val="0"/>
                      <w:marBottom w:val="0"/>
                      <w:divBdr>
                        <w:top w:val="none" w:sz="0" w:space="0" w:color="auto"/>
                        <w:left w:val="none" w:sz="0" w:space="0" w:color="auto"/>
                        <w:bottom w:val="none" w:sz="0" w:space="0" w:color="auto"/>
                        <w:right w:val="none" w:sz="0" w:space="0" w:color="auto"/>
                      </w:divBdr>
                    </w:div>
                  </w:divsChild>
                </w:div>
                <w:div w:id="799809457">
                  <w:marLeft w:val="0"/>
                  <w:marRight w:val="0"/>
                  <w:marTop w:val="0"/>
                  <w:marBottom w:val="0"/>
                  <w:divBdr>
                    <w:top w:val="single" w:sz="2" w:space="1" w:color="FFFFFF"/>
                    <w:left w:val="single" w:sz="2" w:space="12" w:color="FFFFFF"/>
                    <w:bottom w:val="single" w:sz="2" w:space="1" w:color="FFFFFF"/>
                    <w:right w:val="single" w:sz="2" w:space="4" w:color="FFFFFF"/>
                  </w:divBdr>
                  <w:divsChild>
                    <w:div w:id="1163426202">
                      <w:marLeft w:val="0"/>
                      <w:marRight w:val="0"/>
                      <w:marTop w:val="0"/>
                      <w:marBottom w:val="0"/>
                      <w:divBdr>
                        <w:top w:val="none" w:sz="0" w:space="0" w:color="auto"/>
                        <w:left w:val="none" w:sz="0" w:space="0" w:color="auto"/>
                        <w:bottom w:val="none" w:sz="0" w:space="0" w:color="auto"/>
                        <w:right w:val="none" w:sz="0" w:space="0" w:color="auto"/>
                      </w:divBdr>
                    </w:div>
                  </w:divsChild>
                </w:div>
                <w:div w:id="927689697">
                  <w:marLeft w:val="0"/>
                  <w:marRight w:val="0"/>
                  <w:marTop w:val="0"/>
                  <w:marBottom w:val="0"/>
                  <w:divBdr>
                    <w:top w:val="single" w:sz="2" w:space="1" w:color="FFFFFF"/>
                    <w:left w:val="single" w:sz="2" w:space="12" w:color="FFFFFF"/>
                    <w:bottom w:val="single" w:sz="2" w:space="1" w:color="FFFFFF"/>
                    <w:right w:val="single" w:sz="2" w:space="4" w:color="FFFFFF"/>
                  </w:divBdr>
                  <w:divsChild>
                    <w:div w:id="1231044000">
                      <w:marLeft w:val="0"/>
                      <w:marRight w:val="0"/>
                      <w:marTop w:val="0"/>
                      <w:marBottom w:val="0"/>
                      <w:divBdr>
                        <w:top w:val="none" w:sz="0" w:space="0" w:color="auto"/>
                        <w:left w:val="none" w:sz="0" w:space="0" w:color="auto"/>
                        <w:bottom w:val="none" w:sz="0" w:space="0" w:color="auto"/>
                        <w:right w:val="none" w:sz="0" w:space="0" w:color="auto"/>
                      </w:divBdr>
                    </w:div>
                  </w:divsChild>
                </w:div>
                <w:div w:id="133760786">
                  <w:marLeft w:val="0"/>
                  <w:marRight w:val="0"/>
                  <w:marTop w:val="0"/>
                  <w:marBottom w:val="0"/>
                  <w:divBdr>
                    <w:top w:val="single" w:sz="2" w:space="1" w:color="FFFFFF"/>
                    <w:left w:val="single" w:sz="2" w:space="12" w:color="FFFFFF"/>
                    <w:bottom w:val="single" w:sz="2" w:space="1" w:color="FFFFFF"/>
                    <w:right w:val="single" w:sz="2" w:space="4" w:color="FFFFFF"/>
                  </w:divBdr>
                  <w:divsChild>
                    <w:div w:id="1212185946">
                      <w:marLeft w:val="0"/>
                      <w:marRight w:val="0"/>
                      <w:marTop w:val="0"/>
                      <w:marBottom w:val="0"/>
                      <w:divBdr>
                        <w:top w:val="none" w:sz="0" w:space="0" w:color="auto"/>
                        <w:left w:val="none" w:sz="0" w:space="0" w:color="auto"/>
                        <w:bottom w:val="none" w:sz="0" w:space="0" w:color="auto"/>
                        <w:right w:val="none" w:sz="0" w:space="0" w:color="auto"/>
                      </w:divBdr>
                    </w:div>
                  </w:divsChild>
                </w:div>
                <w:div w:id="1932933148">
                  <w:marLeft w:val="0"/>
                  <w:marRight w:val="0"/>
                  <w:marTop w:val="0"/>
                  <w:marBottom w:val="0"/>
                  <w:divBdr>
                    <w:top w:val="single" w:sz="2" w:space="1" w:color="FFFFFF"/>
                    <w:left w:val="single" w:sz="2" w:space="12" w:color="FFFFFF"/>
                    <w:bottom w:val="single" w:sz="2" w:space="1" w:color="FFFFFF"/>
                    <w:right w:val="single" w:sz="2" w:space="4" w:color="FFFFFF"/>
                  </w:divBdr>
                  <w:divsChild>
                    <w:div w:id="1423145375">
                      <w:marLeft w:val="0"/>
                      <w:marRight w:val="0"/>
                      <w:marTop w:val="0"/>
                      <w:marBottom w:val="0"/>
                      <w:divBdr>
                        <w:top w:val="none" w:sz="0" w:space="0" w:color="auto"/>
                        <w:left w:val="none" w:sz="0" w:space="0" w:color="auto"/>
                        <w:bottom w:val="none" w:sz="0" w:space="0" w:color="auto"/>
                        <w:right w:val="none" w:sz="0" w:space="0" w:color="auto"/>
                      </w:divBdr>
                    </w:div>
                  </w:divsChild>
                </w:div>
                <w:div w:id="1403524418">
                  <w:marLeft w:val="0"/>
                  <w:marRight w:val="0"/>
                  <w:marTop w:val="0"/>
                  <w:marBottom w:val="0"/>
                  <w:divBdr>
                    <w:top w:val="single" w:sz="2" w:space="1" w:color="FFFFFF"/>
                    <w:left w:val="single" w:sz="2" w:space="12" w:color="FFFFFF"/>
                    <w:bottom w:val="single" w:sz="2" w:space="1" w:color="FFFFFF"/>
                    <w:right w:val="single" w:sz="2" w:space="4" w:color="FFFFFF"/>
                  </w:divBdr>
                  <w:divsChild>
                    <w:div w:id="820805106">
                      <w:marLeft w:val="0"/>
                      <w:marRight w:val="0"/>
                      <w:marTop w:val="0"/>
                      <w:marBottom w:val="0"/>
                      <w:divBdr>
                        <w:top w:val="none" w:sz="0" w:space="0" w:color="auto"/>
                        <w:left w:val="none" w:sz="0" w:space="0" w:color="auto"/>
                        <w:bottom w:val="none" w:sz="0" w:space="0" w:color="auto"/>
                        <w:right w:val="none" w:sz="0" w:space="0" w:color="auto"/>
                      </w:divBdr>
                    </w:div>
                  </w:divsChild>
                </w:div>
                <w:div w:id="927689698">
                  <w:marLeft w:val="0"/>
                  <w:marRight w:val="0"/>
                  <w:marTop w:val="0"/>
                  <w:marBottom w:val="0"/>
                  <w:divBdr>
                    <w:top w:val="single" w:sz="2" w:space="1" w:color="FFFFFF"/>
                    <w:left w:val="single" w:sz="2" w:space="12" w:color="FFFFFF"/>
                    <w:bottom w:val="single" w:sz="2" w:space="1" w:color="FFFFFF"/>
                    <w:right w:val="single" w:sz="2" w:space="4" w:color="FFFFFF"/>
                  </w:divBdr>
                  <w:divsChild>
                    <w:div w:id="371006964">
                      <w:marLeft w:val="0"/>
                      <w:marRight w:val="0"/>
                      <w:marTop w:val="0"/>
                      <w:marBottom w:val="0"/>
                      <w:divBdr>
                        <w:top w:val="none" w:sz="0" w:space="0" w:color="auto"/>
                        <w:left w:val="none" w:sz="0" w:space="0" w:color="auto"/>
                        <w:bottom w:val="none" w:sz="0" w:space="0" w:color="auto"/>
                        <w:right w:val="none" w:sz="0" w:space="0" w:color="auto"/>
                      </w:divBdr>
                    </w:div>
                  </w:divsChild>
                </w:div>
                <w:div w:id="37556322">
                  <w:marLeft w:val="0"/>
                  <w:marRight w:val="0"/>
                  <w:marTop w:val="0"/>
                  <w:marBottom w:val="0"/>
                  <w:divBdr>
                    <w:top w:val="single" w:sz="2" w:space="1" w:color="FFFFFF"/>
                    <w:left w:val="single" w:sz="2" w:space="12" w:color="FFFFFF"/>
                    <w:bottom w:val="single" w:sz="2" w:space="1" w:color="FFFFFF"/>
                    <w:right w:val="single" w:sz="2" w:space="4" w:color="FFFFFF"/>
                  </w:divBdr>
                  <w:divsChild>
                    <w:div w:id="1877152843">
                      <w:marLeft w:val="0"/>
                      <w:marRight w:val="0"/>
                      <w:marTop w:val="0"/>
                      <w:marBottom w:val="0"/>
                      <w:divBdr>
                        <w:top w:val="none" w:sz="0" w:space="0" w:color="auto"/>
                        <w:left w:val="none" w:sz="0" w:space="0" w:color="auto"/>
                        <w:bottom w:val="none" w:sz="0" w:space="0" w:color="auto"/>
                        <w:right w:val="none" w:sz="0" w:space="0" w:color="auto"/>
                      </w:divBdr>
                    </w:div>
                  </w:divsChild>
                </w:div>
                <w:div w:id="1812671617">
                  <w:marLeft w:val="0"/>
                  <w:marRight w:val="0"/>
                  <w:marTop w:val="0"/>
                  <w:marBottom w:val="0"/>
                  <w:divBdr>
                    <w:top w:val="single" w:sz="2" w:space="1" w:color="FFFFFF"/>
                    <w:left w:val="single" w:sz="2" w:space="12" w:color="FFFFFF"/>
                    <w:bottom w:val="single" w:sz="2" w:space="1" w:color="FFFFFF"/>
                    <w:right w:val="single" w:sz="2" w:space="4" w:color="FFFFFF"/>
                  </w:divBdr>
                  <w:divsChild>
                    <w:div w:id="244531007">
                      <w:marLeft w:val="0"/>
                      <w:marRight w:val="0"/>
                      <w:marTop w:val="0"/>
                      <w:marBottom w:val="0"/>
                      <w:divBdr>
                        <w:top w:val="none" w:sz="0" w:space="0" w:color="auto"/>
                        <w:left w:val="none" w:sz="0" w:space="0" w:color="auto"/>
                        <w:bottom w:val="none" w:sz="0" w:space="0" w:color="auto"/>
                        <w:right w:val="none" w:sz="0" w:space="0" w:color="auto"/>
                      </w:divBdr>
                    </w:div>
                  </w:divsChild>
                </w:div>
                <w:div w:id="1745251940">
                  <w:marLeft w:val="0"/>
                  <w:marRight w:val="0"/>
                  <w:marTop w:val="0"/>
                  <w:marBottom w:val="0"/>
                  <w:divBdr>
                    <w:top w:val="single" w:sz="2" w:space="1" w:color="FFFFFF"/>
                    <w:left w:val="single" w:sz="2" w:space="12" w:color="FFFFFF"/>
                    <w:bottom w:val="single" w:sz="2" w:space="1" w:color="FFFFFF"/>
                    <w:right w:val="single" w:sz="2" w:space="4" w:color="FFFFFF"/>
                  </w:divBdr>
                  <w:divsChild>
                    <w:div w:id="1852448523">
                      <w:marLeft w:val="0"/>
                      <w:marRight w:val="0"/>
                      <w:marTop w:val="0"/>
                      <w:marBottom w:val="0"/>
                      <w:divBdr>
                        <w:top w:val="none" w:sz="0" w:space="0" w:color="auto"/>
                        <w:left w:val="none" w:sz="0" w:space="0" w:color="auto"/>
                        <w:bottom w:val="none" w:sz="0" w:space="0" w:color="auto"/>
                        <w:right w:val="none" w:sz="0" w:space="0" w:color="auto"/>
                      </w:divBdr>
                    </w:div>
                  </w:divsChild>
                </w:div>
                <w:div w:id="1574240656">
                  <w:marLeft w:val="0"/>
                  <w:marRight w:val="0"/>
                  <w:marTop w:val="0"/>
                  <w:marBottom w:val="0"/>
                  <w:divBdr>
                    <w:top w:val="single" w:sz="2" w:space="1" w:color="FFFFFF"/>
                    <w:left w:val="single" w:sz="2" w:space="12" w:color="FFFFFF"/>
                    <w:bottom w:val="single" w:sz="2" w:space="1" w:color="FFFFFF"/>
                    <w:right w:val="single" w:sz="2" w:space="4" w:color="FFFFFF"/>
                  </w:divBdr>
                  <w:divsChild>
                    <w:div w:id="373385149">
                      <w:marLeft w:val="0"/>
                      <w:marRight w:val="0"/>
                      <w:marTop w:val="0"/>
                      <w:marBottom w:val="0"/>
                      <w:divBdr>
                        <w:top w:val="none" w:sz="0" w:space="0" w:color="auto"/>
                        <w:left w:val="none" w:sz="0" w:space="0" w:color="auto"/>
                        <w:bottom w:val="none" w:sz="0" w:space="0" w:color="auto"/>
                        <w:right w:val="none" w:sz="0" w:space="0" w:color="auto"/>
                      </w:divBdr>
                    </w:div>
                  </w:divsChild>
                </w:div>
                <w:div w:id="629552334">
                  <w:marLeft w:val="0"/>
                  <w:marRight w:val="0"/>
                  <w:marTop w:val="0"/>
                  <w:marBottom w:val="0"/>
                  <w:divBdr>
                    <w:top w:val="single" w:sz="2" w:space="1" w:color="FFFFFF"/>
                    <w:left w:val="single" w:sz="2" w:space="12" w:color="FFFFFF"/>
                    <w:bottom w:val="single" w:sz="2" w:space="1" w:color="FFFFFF"/>
                    <w:right w:val="single" w:sz="2" w:space="4" w:color="FFFFFF"/>
                  </w:divBdr>
                  <w:divsChild>
                    <w:div w:id="2002537208">
                      <w:marLeft w:val="0"/>
                      <w:marRight w:val="0"/>
                      <w:marTop w:val="0"/>
                      <w:marBottom w:val="0"/>
                      <w:divBdr>
                        <w:top w:val="none" w:sz="0" w:space="0" w:color="auto"/>
                        <w:left w:val="none" w:sz="0" w:space="0" w:color="auto"/>
                        <w:bottom w:val="none" w:sz="0" w:space="0" w:color="auto"/>
                        <w:right w:val="none" w:sz="0" w:space="0" w:color="auto"/>
                      </w:divBdr>
                    </w:div>
                  </w:divsChild>
                </w:div>
                <w:div w:id="309015412">
                  <w:marLeft w:val="0"/>
                  <w:marRight w:val="0"/>
                  <w:marTop w:val="0"/>
                  <w:marBottom w:val="0"/>
                  <w:divBdr>
                    <w:top w:val="single" w:sz="2" w:space="1" w:color="FFFFFF"/>
                    <w:left w:val="single" w:sz="2" w:space="12" w:color="FFFFFF"/>
                    <w:bottom w:val="single" w:sz="2" w:space="1" w:color="FFFFFF"/>
                    <w:right w:val="single" w:sz="2" w:space="4" w:color="FFFFFF"/>
                  </w:divBdr>
                  <w:divsChild>
                    <w:div w:id="1573661189">
                      <w:marLeft w:val="0"/>
                      <w:marRight w:val="0"/>
                      <w:marTop w:val="0"/>
                      <w:marBottom w:val="0"/>
                      <w:divBdr>
                        <w:top w:val="none" w:sz="0" w:space="0" w:color="auto"/>
                        <w:left w:val="none" w:sz="0" w:space="0" w:color="auto"/>
                        <w:bottom w:val="none" w:sz="0" w:space="0" w:color="auto"/>
                        <w:right w:val="none" w:sz="0" w:space="0" w:color="auto"/>
                      </w:divBdr>
                    </w:div>
                  </w:divsChild>
                </w:div>
                <w:div w:id="213196163">
                  <w:marLeft w:val="0"/>
                  <w:marRight w:val="0"/>
                  <w:marTop w:val="0"/>
                  <w:marBottom w:val="0"/>
                  <w:divBdr>
                    <w:top w:val="single" w:sz="2" w:space="1" w:color="FFFFFF"/>
                    <w:left w:val="single" w:sz="2" w:space="12" w:color="FFFFFF"/>
                    <w:bottom w:val="single" w:sz="2" w:space="4" w:color="FFFFFF"/>
                    <w:right w:val="single" w:sz="2" w:space="4" w:color="FFFFFF"/>
                  </w:divBdr>
                  <w:divsChild>
                    <w:div w:id="69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763457">
          <w:marLeft w:val="0"/>
          <w:marRight w:val="0"/>
          <w:marTop w:val="0"/>
          <w:marBottom w:val="335"/>
          <w:divBdr>
            <w:top w:val="none" w:sz="0" w:space="0" w:color="auto"/>
            <w:left w:val="none" w:sz="0" w:space="0" w:color="auto"/>
            <w:bottom w:val="none" w:sz="0" w:space="0" w:color="auto"/>
            <w:right w:val="none" w:sz="0" w:space="0" w:color="auto"/>
          </w:divBdr>
          <w:divsChild>
            <w:div w:id="924917975">
              <w:marLeft w:val="0"/>
              <w:marRight w:val="0"/>
              <w:marTop w:val="0"/>
              <w:marBottom w:val="0"/>
              <w:divBdr>
                <w:top w:val="none" w:sz="0" w:space="0" w:color="auto"/>
                <w:left w:val="none" w:sz="0" w:space="0" w:color="auto"/>
                <w:bottom w:val="none" w:sz="0" w:space="0" w:color="auto"/>
                <w:right w:val="none" w:sz="0" w:space="0" w:color="auto"/>
              </w:divBdr>
              <w:divsChild>
                <w:div w:id="421537293">
                  <w:marLeft w:val="0"/>
                  <w:marRight w:val="0"/>
                  <w:marTop w:val="0"/>
                  <w:marBottom w:val="0"/>
                  <w:divBdr>
                    <w:top w:val="single" w:sz="2" w:space="4" w:color="FFFFFF"/>
                    <w:left w:val="single" w:sz="2" w:space="12" w:color="FFFFFF"/>
                    <w:bottom w:val="single" w:sz="2" w:space="1" w:color="FFFFFF"/>
                    <w:right w:val="single" w:sz="2" w:space="4" w:color="FFFFFF"/>
                  </w:divBdr>
                  <w:divsChild>
                    <w:div w:id="849487161">
                      <w:marLeft w:val="0"/>
                      <w:marRight w:val="0"/>
                      <w:marTop w:val="0"/>
                      <w:marBottom w:val="0"/>
                      <w:divBdr>
                        <w:top w:val="none" w:sz="0" w:space="0" w:color="auto"/>
                        <w:left w:val="none" w:sz="0" w:space="0" w:color="auto"/>
                        <w:bottom w:val="none" w:sz="0" w:space="0" w:color="auto"/>
                        <w:right w:val="none" w:sz="0" w:space="0" w:color="auto"/>
                      </w:divBdr>
                    </w:div>
                  </w:divsChild>
                </w:div>
                <w:div w:id="942034809">
                  <w:marLeft w:val="0"/>
                  <w:marRight w:val="0"/>
                  <w:marTop w:val="0"/>
                  <w:marBottom w:val="0"/>
                  <w:divBdr>
                    <w:top w:val="single" w:sz="2" w:space="1" w:color="FFFFFF"/>
                    <w:left w:val="single" w:sz="2" w:space="12" w:color="FFFFFF"/>
                    <w:bottom w:val="single" w:sz="2" w:space="1" w:color="FFFFFF"/>
                    <w:right w:val="single" w:sz="2" w:space="4" w:color="FFFFFF"/>
                  </w:divBdr>
                  <w:divsChild>
                    <w:div w:id="1461267904">
                      <w:marLeft w:val="0"/>
                      <w:marRight w:val="0"/>
                      <w:marTop w:val="0"/>
                      <w:marBottom w:val="0"/>
                      <w:divBdr>
                        <w:top w:val="none" w:sz="0" w:space="0" w:color="auto"/>
                        <w:left w:val="none" w:sz="0" w:space="0" w:color="auto"/>
                        <w:bottom w:val="none" w:sz="0" w:space="0" w:color="auto"/>
                        <w:right w:val="none" w:sz="0" w:space="0" w:color="auto"/>
                      </w:divBdr>
                    </w:div>
                  </w:divsChild>
                </w:div>
                <w:div w:id="809053366">
                  <w:marLeft w:val="0"/>
                  <w:marRight w:val="0"/>
                  <w:marTop w:val="0"/>
                  <w:marBottom w:val="0"/>
                  <w:divBdr>
                    <w:top w:val="single" w:sz="2" w:space="1" w:color="FFFFFF"/>
                    <w:left w:val="single" w:sz="2" w:space="12" w:color="FFFFFF"/>
                    <w:bottom w:val="single" w:sz="2" w:space="1" w:color="FFFFFF"/>
                    <w:right w:val="single" w:sz="2" w:space="4" w:color="FFFFFF"/>
                  </w:divBdr>
                  <w:divsChild>
                    <w:div w:id="2147156723">
                      <w:marLeft w:val="0"/>
                      <w:marRight w:val="0"/>
                      <w:marTop w:val="0"/>
                      <w:marBottom w:val="0"/>
                      <w:divBdr>
                        <w:top w:val="none" w:sz="0" w:space="0" w:color="auto"/>
                        <w:left w:val="none" w:sz="0" w:space="0" w:color="auto"/>
                        <w:bottom w:val="none" w:sz="0" w:space="0" w:color="auto"/>
                        <w:right w:val="none" w:sz="0" w:space="0" w:color="auto"/>
                      </w:divBdr>
                    </w:div>
                  </w:divsChild>
                </w:div>
                <w:div w:id="796221362">
                  <w:marLeft w:val="0"/>
                  <w:marRight w:val="0"/>
                  <w:marTop w:val="0"/>
                  <w:marBottom w:val="0"/>
                  <w:divBdr>
                    <w:top w:val="single" w:sz="2" w:space="1" w:color="FFFFFF"/>
                    <w:left w:val="single" w:sz="2" w:space="12" w:color="FFFFFF"/>
                    <w:bottom w:val="single" w:sz="2" w:space="1" w:color="FFFFFF"/>
                    <w:right w:val="single" w:sz="2" w:space="4" w:color="FFFFFF"/>
                  </w:divBdr>
                  <w:divsChild>
                    <w:div w:id="1565680251">
                      <w:marLeft w:val="0"/>
                      <w:marRight w:val="0"/>
                      <w:marTop w:val="0"/>
                      <w:marBottom w:val="0"/>
                      <w:divBdr>
                        <w:top w:val="none" w:sz="0" w:space="0" w:color="auto"/>
                        <w:left w:val="none" w:sz="0" w:space="0" w:color="auto"/>
                        <w:bottom w:val="none" w:sz="0" w:space="0" w:color="auto"/>
                        <w:right w:val="none" w:sz="0" w:space="0" w:color="auto"/>
                      </w:divBdr>
                    </w:div>
                  </w:divsChild>
                </w:div>
                <w:div w:id="1805926013">
                  <w:marLeft w:val="0"/>
                  <w:marRight w:val="0"/>
                  <w:marTop w:val="0"/>
                  <w:marBottom w:val="0"/>
                  <w:divBdr>
                    <w:top w:val="single" w:sz="2" w:space="1" w:color="FFFFFF"/>
                    <w:left w:val="single" w:sz="2" w:space="12" w:color="FFFFFF"/>
                    <w:bottom w:val="single" w:sz="2" w:space="1" w:color="FFFFFF"/>
                    <w:right w:val="single" w:sz="2" w:space="4" w:color="FFFFFF"/>
                  </w:divBdr>
                  <w:divsChild>
                    <w:div w:id="1366060072">
                      <w:marLeft w:val="0"/>
                      <w:marRight w:val="0"/>
                      <w:marTop w:val="0"/>
                      <w:marBottom w:val="0"/>
                      <w:divBdr>
                        <w:top w:val="none" w:sz="0" w:space="0" w:color="auto"/>
                        <w:left w:val="none" w:sz="0" w:space="0" w:color="auto"/>
                        <w:bottom w:val="none" w:sz="0" w:space="0" w:color="auto"/>
                        <w:right w:val="none" w:sz="0" w:space="0" w:color="auto"/>
                      </w:divBdr>
                    </w:div>
                  </w:divsChild>
                </w:div>
                <w:div w:id="1902208314">
                  <w:marLeft w:val="0"/>
                  <w:marRight w:val="0"/>
                  <w:marTop w:val="0"/>
                  <w:marBottom w:val="0"/>
                  <w:divBdr>
                    <w:top w:val="single" w:sz="2" w:space="1" w:color="FFFFFF"/>
                    <w:left w:val="single" w:sz="2" w:space="12" w:color="FFFFFF"/>
                    <w:bottom w:val="single" w:sz="2" w:space="1" w:color="FFFFFF"/>
                    <w:right w:val="single" w:sz="2" w:space="4" w:color="FFFFFF"/>
                  </w:divBdr>
                  <w:divsChild>
                    <w:div w:id="1772974274">
                      <w:marLeft w:val="0"/>
                      <w:marRight w:val="0"/>
                      <w:marTop w:val="0"/>
                      <w:marBottom w:val="0"/>
                      <w:divBdr>
                        <w:top w:val="none" w:sz="0" w:space="0" w:color="auto"/>
                        <w:left w:val="none" w:sz="0" w:space="0" w:color="auto"/>
                        <w:bottom w:val="none" w:sz="0" w:space="0" w:color="auto"/>
                        <w:right w:val="none" w:sz="0" w:space="0" w:color="auto"/>
                      </w:divBdr>
                    </w:div>
                  </w:divsChild>
                </w:div>
                <w:div w:id="3093750">
                  <w:marLeft w:val="0"/>
                  <w:marRight w:val="0"/>
                  <w:marTop w:val="0"/>
                  <w:marBottom w:val="0"/>
                  <w:divBdr>
                    <w:top w:val="single" w:sz="2" w:space="1" w:color="FFFFFF"/>
                    <w:left w:val="single" w:sz="2" w:space="12" w:color="FFFFFF"/>
                    <w:bottom w:val="single" w:sz="2" w:space="1" w:color="FFFFFF"/>
                    <w:right w:val="single" w:sz="2" w:space="4" w:color="FFFFFF"/>
                  </w:divBdr>
                  <w:divsChild>
                    <w:div w:id="285232443">
                      <w:marLeft w:val="0"/>
                      <w:marRight w:val="0"/>
                      <w:marTop w:val="0"/>
                      <w:marBottom w:val="0"/>
                      <w:divBdr>
                        <w:top w:val="none" w:sz="0" w:space="0" w:color="auto"/>
                        <w:left w:val="none" w:sz="0" w:space="0" w:color="auto"/>
                        <w:bottom w:val="none" w:sz="0" w:space="0" w:color="auto"/>
                        <w:right w:val="none" w:sz="0" w:space="0" w:color="auto"/>
                      </w:divBdr>
                    </w:div>
                  </w:divsChild>
                </w:div>
                <w:div w:id="765493022">
                  <w:marLeft w:val="0"/>
                  <w:marRight w:val="0"/>
                  <w:marTop w:val="0"/>
                  <w:marBottom w:val="0"/>
                  <w:divBdr>
                    <w:top w:val="single" w:sz="2" w:space="1" w:color="FFFFFF"/>
                    <w:left w:val="single" w:sz="2" w:space="12" w:color="FFFFFF"/>
                    <w:bottom w:val="single" w:sz="2" w:space="1" w:color="FFFFFF"/>
                    <w:right w:val="single" w:sz="2" w:space="4" w:color="FFFFFF"/>
                  </w:divBdr>
                  <w:divsChild>
                    <w:div w:id="1805393116">
                      <w:marLeft w:val="0"/>
                      <w:marRight w:val="0"/>
                      <w:marTop w:val="0"/>
                      <w:marBottom w:val="0"/>
                      <w:divBdr>
                        <w:top w:val="none" w:sz="0" w:space="0" w:color="auto"/>
                        <w:left w:val="none" w:sz="0" w:space="0" w:color="auto"/>
                        <w:bottom w:val="none" w:sz="0" w:space="0" w:color="auto"/>
                        <w:right w:val="none" w:sz="0" w:space="0" w:color="auto"/>
                      </w:divBdr>
                    </w:div>
                  </w:divsChild>
                </w:div>
                <w:div w:id="590167558">
                  <w:marLeft w:val="0"/>
                  <w:marRight w:val="0"/>
                  <w:marTop w:val="0"/>
                  <w:marBottom w:val="0"/>
                  <w:divBdr>
                    <w:top w:val="single" w:sz="2" w:space="1" w:color="FFFFFF"/>
                    <w:left w:val="single" w:sz="2" w:space="12" w:color="FFFFFF"/>
                    <w:bottom w:val="single" w:sz="2" w:space="1" w:color="FFFFFF"/>
                    <w:right w:val="single" w:sz="2" w:space="4" w:color="FFFFFF"/>
                  </w:divBdr>
                  <w:divsChild>
                    <w:div w:id="1019888532">
                      <w:marLeft w:val="0"/>
                      <w:marRight w:val="0"/>
                      <w:marTop w:val="0"/>
                      <w:marBottom w:val="0"/>
                      <w:divBdr>
                        <w:top w:val="none" w:sz="0" w:space="0" w:color="auto"/>
                        <w:left w:val="none" w:sz="0" w:space="0" w:color="auto"/>
                        <w:bottom w:val="none" w:sz="0" w:space="0" w:color="auto"/>
                        <w:right w:val="none" w:sz="0" w:space="0" w:color="auto"/>
                      </w:divBdr>
                    </w:div>
                  </w:divsChild>
                </w:div>
                <w:div w:id="1836653211">
                  <w:marLeft w:val="0"/>
                  <w:marRight w:val="0"/>
                  <w:marTop w:val="0"/>
                  <w:marBottom w:val="0"/>
                  <w:divBdr>
                    <w:top w:val="single" w:sz="2" w:space="1" w:color="FFFFFF"/>
                    <w:left w:val="single" w:sz="2" w:space="12" w:color="FFFFFF"/>
                    <w:bottom w:val="single" w:sz="2" w:space="1" w:color="FFFFFF"/>
                    <w:right w:val="single" w:sz="2" w:space="4" w:color="FFFFFF"/>
                  </w:divBdr>
                  <w:divsChild>
                    <w:div w:id="172232294">
                      <w:marLeft w:val="0"/>
                      <w:marRight w:val="0"/>
                      <w:marTop w:val="0"/>
                      <w:marBottom w:val="0"/>
                      <w:divBdr>
                        <w:top w:val="none" w:sz="0" w:space="0" w:color="auto"/>
                        <w:left w:val="none" w:sz="0" w:space="0" w:color="auto"/>
                        <w:bottom w:val="none" w:sz="0" w:space="0" w:color="auto"/>
                        <w:right w:val="none" w:sz="0" w:space="0" w:color="auto"/>
                      </w:divBdr>
                    </w:div>
                  </w:divsChild>
                </w:div>
                <w:div w:id="1954243688">
                  <w:marLeft w:val="0"/>
                  <w:marRight w:val="0"/>
                  <w:marTop w:val="0"/>
                  <w:marBottom w:val="0"/>
                  <w:divBdr>
                    <w:top w:val="single" w:sz="2" w:space="1" w:color="FFFFFF"/>
                    <w:left w:val="single" w:sz="2" w:space="12" w:color="FFFFFF"/>
                    <w:bottom w:val="single" w:sz="2" w:space="1" w:color="FFFFFF"/>
                    <w:right w:val="single" w:sz="2" w:space="4" w:color="FFFFFF"/>
                  </w:divBdr>
                  <w:divsChild>
                    <w:div w:id="1049457755">
                      <w:marLeft w:val="0"/>
                      <w:marRight w:val="0"/>
                      <w:marTop w:val="0"/>
                      <w:marBottom w:val="0"/>
                      <w:divBdr>
                        <w:top w:val="none" w:sz="0" w:space="0" w:color="auto"/>
                        <w:left w:val="none" w:sz="0" w:space="0" w:color="auto"/>
                        <w:bottom w:val="none" w:sz="0" w:space="0" w:color="auto"/>
                        <w:right w:val="none" w:sz="0" w:space="0" w:color="auto"/>
                      </w:divBdr>
                    </w:div>
                  </w:divsChild>
                </w:div>
                <w:div w:id="2135128286">
                  <w:marLeft w:val="0"/>
                  <w:marRight w:val="0"/>
                  <w:marTop w:val="0"/>
                  <w:marBottom w:val="0"/>
                  <w:divBdr>
                    <w:top w:val="single" w:sz="2" w:space="1" w:color="FFFFFF"/>
                    <w:left w:val="single" w:sz="2" w:space="12" w:color="FFFFFF"/>
                    <w:bottom w:val="single" w:sz="2" w:space="1" w:color="FFFFFF"/>
                    <w:right w:val="single" w:sz="2" w:space="4" w:color="FFFFFF"/>
                  </w:divBdr>
                  <w:divsChild>
                    <w:div w:id="433329954">
                      <w:marLeft w:val="0"/>
                      <w:marRight w:val="0"/>
                      <w:marTop w:val="0"/>
                      <w:marBottom w:val="0"/>
                      <w:divBdr>
                        <w:top w:val="none" w:sz="0" w:space="0" w:color="auto"/>
                        <w:left w:val="none" w:sz="0" w:space="0" w:color="auto"/>
                        <w:bottom w:val="none" w:sz="0" w:space="0" w:color="auto"/>
                        <w:right w:val="none" w:sz="0" w:space="0" w:color="auto"/>
                      </w:divBdr>
                    </w:div>
                  </w:divsChild>
                </w:div>
                <w:div w:id="906115498">
                  <w:marLeft w:val="0"/>
                  <w:marRight w:val="0"/>
                  <w:marTop w:val="0"/>
                  <w:marBottom w:val="0"/>
                  <w:divBdr>
                    <w:top w:val="single" w:sz="2" w:space="1" w:color="FFFFFF"/>
                    <w:left w:val="single" w:sz="2" w:space="12" w:color="FFFFFF"/>
                    <w:bottom w:val="single" w:sz="2" w:space="1" w:color="FFFFFF"/>
                    <w:right w:val="single" w:sz="2" w:space="4" w:color="FFFFFF"/>
                  </w:divBdr>
                  <w:divsChild>
                    <w:div w:id="433284548">
                      <w:marLeft w:val="0"/>
                      <w:marRight w:val="0"/>
                      <w:marTop w:val="0"/>
                      <w:marBottom w:val="0"/>
                      <w:divBdr>
                        <w:top w:val="none" w:sz="0" w:space="0" w:color="auto"/>
                        <w:left w:val="none" w:sz="0" w:space="0" w:color="auto"/>
                        <w:bottom w:val="none" w:sz="0" w:space="0" w:color="auto"/>
                        <w:right w:val="none" w:sz="0" w:space="0" w:color="auto"/>
                      </w:divBdr>
                    </w:div>
                  </w:divsChild>
                </w:div>
                <w:div w:id="1440447231">
                  <w:marLeft w:val="0"/>
                  <w:marRight w:val="0"/>
                  <w:marTop w:val="0"/>
                  <w:marBottom w:val="0"/>
                  <w:divBdr>
                    <w:top w:val="single" w:sz="2" w:space="1" w:color="FFFFFF"/>
                    <w:left w:val="single" w:sz="2" w:space="12" w:color="FFFFFF"/>
                    <w:bottom w:val="single" w:sz="2" w:space="1" w:color="FFFFFF"/>
                    <w:right w:val="single" w:sz="2" w:space="4" w:color="FFFFFF"/>
                  </w:divBdr>
                  <w:divsChild>
                    <w:div w:id="1069885148">
                      <w:marLeft w:val="0"/>
                      <w:marRight w:val="0"/>
                      <w:marTop w:val="0"/>
                      <w:marBottom w:val="0"/>
                      <w:divBdr>
                        <w:top w:val="none" w:sz="0" w:space="0" w:color="auto"/>
                        <w:left w:val="none" w:sz="0" w:space="0" w:color="auto"/>
                        <w:bottom w:val="none" w:sz="0" w:space="0" w:color="auto"/>
                        <w:right w:val="none" w:sz="0" w:space="0" w:color="auto"/>
                      </w:divBdr>
                    </w:div>
                  </w:divsChild>
                </w:div>
                <w:div w:id="1993481575">
                  <w:marLeft w:val="0"/>
                  <w:marRight w:val="0"/>
                  <w:marTop w:val="0"/>
                  <w:marBottom w:val="0"/>
                  <w:divBdr>
                    <w:top w:val="single" w:sz="2" w:space="1" w:color="FFFFFF"/>
                    <w:left w:val="single" w:sz="2" w:space="12" w:color="FFFFFF"/>
                    <w:bottom w:val="single" w:sz="2" w:space="1" w:color="FFFFFF"/>
                    <w:right w:val="single" w:sz="2" w:space="4" w:color="FFFFFF"/>
                  </w:divBdr>
                  <w:divsChild>
                    <w:div w:id="842286208">
                      <w:marLeft w:val="0"/>
                      <w:marRight w:val="0"/>
                      <w:marTop w:val="0"/>
                      <w:marBottom w:val="0"/>
                      <w:divBdr>
                        <w:top w:val="none" w:sz="0" w:space="0" w:color="auto"/>
                        <w:left w:val="none" w:sz="0" w:space="0" w:color="auto"/>
                        <w:bottom w:val="none" w:sz="0" w:space="0" w:color="auto"/>
                        <w:right w:val="none" w:sz="0" w:space="0" w:color="auto"/>
                      </w:divBdr>
                    </w:div>
                  </w:divsChild>
                </w:div>
                <w:div w:id="1055861092">
                  <w:marLeft w:val="0"/>
                  <w:marRight w:val="0"/>
                  <w:marTop w:val="0"/>
                  <w:marBottom w:val="0"/>
                  <w:divBdr>
                    <w:top w:val="single" w:sz="2" w:space="1" w:color="FFFFFF"/>
                    <w:left w:val="single" w:sz="2" w:space="12" w:color="FFFFFF"/>
                    <w:bottom w:val="single" w:sz="2" w:space="1" w:color="FFFFFF"/>
                    <w:right w:val="single" w:sz="2" w:space="4" w:color="FFFFFF"/>
                  </w:divBdr>
                  <w:divsChild>
                    <w:div w:id="98449974">
                      <w:marLeft w:val="0"/>
                      <w:marRight w:val="0"/>
                      <w:marTop w:val="0"/>
                      <w:marBottom w:val="0"/>
                      <w:divBdr>
                        <w:top w:val="none" w:sz="0" w:space="0" w:color="auto"/>
                        <w:left w:val="none" w:sz="0" w:space="0" w:color="auto"/>
                        <w:bottom w:val="none" w:sz="0" w:space="0" w:color="auto"/>
                        <w:right w:val="none" w:sz="0" w:space="0" w:color="auto"/>
                      </w:divBdr>
                    </w:div>
                  </w:divsChild>
                </w:div>
                <w:div w:id="415054249">
                  <w:marLeft w:val="0"/>
                  <w:marRight w:val="0"/>
                  <w:marTop w:val="0"/>
                  <w:marBottom w:val="0"/>
                  <w:divBdr>
                    <w:top w:val="single" w:sz="2" w:space="1" w:color="FFFFFF"/>
                    <w:left w:val="single" w:sz="2" w:space="12" w:color="FFFFFF"/>
                    <w:bottom w:val="single" w:sz="2" w:space="1" w:color="FFFFFF"/>
                    <w:right w:val="single" w:sz="2" w:space="4" w:color="FFFFFF"/>
                  </w:divBdr>
                  <w:divsChild>
                    <w:div w:id="1685354074">
                      <w:marLeft w:val="0"/>
                      <w:marRight w:val="0"/>
                      <w:marTop w:val="0"/>
                      <w:marBottom w:val="0"/>
                      <w:divBdr>
                        <w:top w:val="none" w:sz="0" w:space="0" w:color="auto"/>
                        <w:left w:val="none" w:sz="0" w:space="0" w:color="auto"/>
                        <w:bottom w:val="none" w:sz="0" w:space="0" w:color="auto"/>
                        <w:right w:val="none" w:sz="0" w:space="0" w:color="auto"/>
                      </w:divBdr>
                    </w:div>
                  </w:divsChild>
                </w:div>
                <w:div w:id="1329479816">
                  <w:marLeft w:val="0"/>
                  <w:marRight w:val="0"/>
                  <w:marTop w:val="0"/>
                  <w:marBottom w:val="0"/>
                  <w:divBdr>
                    <w:top w:val="single" w:sz="2" w:space="1" w:color="FFFFFF"/>
                    <w:left w:val="single" w:sz="2" w:space="12" w:color="FFFFFF"/>
                    <w:bottom w:val="single" w:sz="2" w:space="4" w:color="FFFFFF"/>
                    <w:right w:val="single" w:sz="2" w:space="4" w:color="FFFFFF"/>
                  </w:divBdr>
                  <w:divsChild>
                    <w:div w:id="755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128654">
          <w:marLeft w:val="0"/>
          <w:marRight w:val="0"/>
          <w:marTop w:val="0"/>
          <w:marBottom w:val="335"/>
          <w:divBdr>
            <w:top w:val="none" w:sz="0" w:space="0" w:color="auto"/>
            <w:left w:val="none" w:sz="0" w:space="0" w:color="auto"/>
            <w:bottom w:val="none" w:sz="0" w:space="0" w:color="auto"/>
            <w:right w:val="none" w:sz="0" w:space="0" w:color="auto"/>
          </w:divBdr>
          <w:divsChild>
            <w:div w:id="228687452">
              <w:marLeft w:val="0"/>
              <w:marRight w:val="0"/>
              <w:marTop w:val="0"/>
              <w:marBottom w:val="0"/>
              <w:divBdr>
                <w:top w:val="none" w:sz="0" w:space="0" w:color="auto"/>
                <w:left w:val="none" w:sz="0" w:space="0" w:color="auto"/>
                <w:bottom w:val="none" w:sz="0" w:space="0" w:color="auto"/>
                <w:right w:val="none" w:sz="0" w:space="0" w:color="auto"/>
              </w:divBdr>
              <w:divsChild>
                <w:div w:id="414673679">
                  <w:marLeft w:val="0"/>
                  <w:marRight w:val="0"/>
                  <w:marTop w:val="0"/>
                  <w:marBottom w:val="0"/>
                  <w:divBdr>
                    <w:top w:val="single" w:sz="2" w:space="4" w:color="FFFFFF"/>
                    <w:left w:val="single" w:sz="2" w:space="12" w:color="FFFFFF"/>
                    <w:bottom w:val="single" w:sz="2" w:space="1" w:color="FFFFFF"/>
                    <w:right w:val="single" w:sz="2" w:space="4" w:color="FFFFFF"/>
                  </w:divBdr>
                  <w:divsChild>
                    <w:div w:id="1555848476">
                      <w:marLeft w:val="0"/>
                      <w:marRight w:val="0"/>
                      <w:marTop w:val="0"/>
                      <w:marBottom w:val="0"/>
                      <w:divBdr>
                        <w:top w:val="none" w:sz="0" w:space="0" w:color="auto"/>
                        <w:left w:val="none" w:sz="0" w:space="0" w:color="auto"/>
                        <w:bottom w:val="none" w:sz="0" w:space="0" w:color="auto"/>
                        <w:right w:val="none" w:sz="0" w:space="0" w:color="auto"/>
                      </w:divBdr>
                    </w:div>
                  </w:divsChild>
                </w:div>
                <w:div w:id="422847366">
                  <w:marLeft w:val="0"/>
                  <w:marRight w:val="0"/>
                  <w:marTop w:val="0"/>
                  <w:marBottom w:val="0"/>
                  <w:divBdr>
                    <w:top w:val="single" w:sz="2" w:space="1" w:color="FFFFFF"/>
                    <w:left w:val="single" w:sz="2" w:space="12" w:color="FFFFFF"/>
                    <w:bottom w:val="single" w:sz="2" w:space="1" w:color="FFFFFF"/>
                    <w:right w:val="single" w:sz="2" w:space="4" w:color="FFFFFF"/>
                  </w:divBdr>
                  <w:divsChild>
                    <w:div w:id="1186365239">
                      <w:marLeft w:val="0"/>
                      <w:marRight w:val="0"/>
                      <w:marTop w:val="0"/>
                      <w:marBottom w:val="0"/>
                      <w:divBdr>
                        <w:top w:val="none" w:sz="0" w:space="0" w:color="auto"/>
                        <w:left w:val="none" w:sz="0" w:space="0" w:color="auto"/>
                        <w:bottom w:val="none" w:sz="0" w:space="0" w:color="auto"/>
                        <w:right w:val="none" w:sz="0" w:space="0" w:color="auto"/>
                      </w:divBdr>
                    </w:div>
                  </w:divsChild>
                </w:div>
                <w:div w:id="1762019851">
                  <w:marLeft w:val="0"/>
                  <w:marRight w:val="0"/>
                  <w:marTop w:val="0"/>
                  <w:marBottom w:val="0"/>
                  <w:divBdr>
                    <w:top w:val="single" w:sz="2" w:space="1" w:color="FFFFFF"/>
                    <w:left w:val="single" w:sz="2" w:space="12" w:color="FFFFFF"/>
                    <w:bottom w:val="single" w:sz="2" w:space="1" w:color="FFFFFF"/>
                    <w:right w:val="single" w:sz="2" w:space="4" w:color="FFFFFF"/>
                  </w:divBdr>
                  <w:divsChild>
                    <w:div w:id="1839072619">
                      <w:marLeft w:val="0"/>
                      <w:marRight w:val="0"/>
                      <w:marTop w:val="0"/>
                      <w:marBottom w:val="0"/>
                      <w:divBdr>
                        <w:top w:val="none" w:sz="0" w:space="0" w:color="auto"/>
                        <w:left w:val="none" w:sz="0" w:space="0" w:color="auto"/>
                        <w:bottom w:val="none" w:sz="0" w:space="0" w:color="auto"/>
                        <w:right w:val="none" w:sz="0" w:space="0" w:color="auto"/>
                      </w:divBdr>
                    </w:div>
                  </w:divsChild>
                </w:div>
                <w:div w:id="380980917">
                  <w:marLeft w:val="0"/>
                  <w:marRight w:val="0"/>
                  <w:marTop w:val="0"/>
                  <w:marBottom w:val="0"/>
                  <w:divBdr>
                    <w:top w:val="single" w:sz="2" w:space="1" w:color="FFFFFF"/>
                    <w:left w:val="single" w:sz="2" w:space="12" w:color="FFFFFF"/>
                    <w:bottom w:val="single" w:sz="2" w:space="1" w:color="FFFFFF"/>
                    <w:right w:val="single" w:sz="2" w:space="4" w:color="FFFFFF"/>
                  </w:divBdr>
                  <w:divsChild>
                    <w:div w:id="352070169">
                      <w:marLeft w:val="0"/>
                      <w:marRight w:val="0"/>
                      <w:marTop w:val="0"/>
                      <w:marBottom w:val="0"/>
                      <w:divBdr>
                        <w:top w:val="none" w:sz="0" w:space="0" w:color="auto"/>
                        <w:left w:val="none" w:sz="0" w:space="0" w:color="auto"/>
                        <w:bottom w:val="none" w:sz="0" w:space="0" w:color="auto"/>
                        <w:right w:val="none" w:sz="0" w:space="0" w:color="auto"/>
                      </w:divBdr>
                    </w:div>
                  </w:divsChild>
                </w:div>
                <w:div w:id="1523402104">
                  <w:marLeft w:val="0"/>
                  <w:marRight w:val="0"/>
                  <w:marTop w:val="0"/>
                  <w:marBottom w:val="0"/>
                  <w:divBdr>
                    <w:top w:val="single" w:sz="2" w:space="1" w:color="FFFFFF"/>
                    <w:left w:val="single" w:sz="2" w:space="12" w:color="FFFFFF"/>
                    <w:bottom w:val="single" w:sz="2" w:space="1" w:color="FFFFFF"/>
                    <w:right w:val="single" w:sz="2" w:space="4" w:color="FFFFFF"/>
                  </w:divBdr>
                  <w:divsChild>
                    <w:div w:id="143549853">
                      <w:marLeft w:val="0"/>
                      <w:marRight w:val="0"/>
                      <w:marTop w:val="0"/>
                      <w:marBottom w:val="0"/>
                      <w:divBdr>
                        <w:top w:val="none" w:sz="0" w:space="0" w:color="auto"/>
                        <w:left w:val="none" w:sz="0" w:space="0" w:color="auto"/>
                        <w:bottom w:val="none" w:sz="0" w:space="0" w:color="auto"/>
                        <w:right w:val="none" w:sz="0" w:space="0" w:color="auto"/>
                      </w:divBdr>
                    </w:div>
                  </w:divsChild>
                </w:div>
                <w:div w:id="559906256">
                  <w:marLeft w:val="0"/>
                  <w:marRight w:val="0"/>
                  <w:marTop w:val="0"/>
                  <w:marBottom w:val="0"/>
                  <w:divBdr>
                    <w:top w:val="single" w:sz="2" w:space="1" w:color="FFFFFF"/>
                    <w:left w:val="single" w:sz="2" w:space="12" w:color="FFFFFF"/>
                    <w:bottom w:val="single" w:sz="2" w:space="1" w:color="FFFFFF"/>
                    <w:right w:val="single" w:sz="2" w:space="4" w:color="FFFFFF"/>
                  </w:divBdr>
                  <w:divsChild>
                    <w:div w:id="758523467">
                      <w:marLeft w:val="0"/>
                      <w:marRight w:val="0"/>
                      <w:marTop w:val="0"/>
                      <w:marBottom w:val="0"/>
                      <w:divBdr>
                        <w:top w:val="none" w:sz="0" w:space="0" w:color="auto"/>
                        <w:left w:val="none" w:sz="0" w:space="0" w:color="auto"/>
                        <w:bottom w:val="none" w:sz="0" w:space="0" w:color="auto"/>
                        <w:right w:val="none" w:sz="0" w:space="0" w:color="auto"/>
                      </w:divBdr>
                    </w:div>
                  </w:divsChild>
                </w:div>
                <w:div w:id="1156532747">
                  <w:marLeft w:val="0"/>
                  <w:marRight w:val="0"/>
                  <w:marTop w:val="0"/>
                  <w:marBottom w:val="0"/>
                  <w:divBdr>
                    <w:top w:val="single" w:sz="2" w:space="1" w:color="FFFFFF"/>
                    <w:left w:val="single" w:sz="2" w:space="12" w:color="FFFFFF"/>
                    <w:bottom w:val="single" w:sz="2" w:space="1" w:color="FFFFFF"/>
                    <w:right w:val="single" w:sz="2" w:space="4" w:color="FFFFFF"/>
                  </w:divBdr>
                  <w:divsChild>
                    <w:div w:id="790511645">
                      <w:marLeft w:val="0"/>
                      <w:marRight w:val="0"/>
                      <w:marTop w:val="0"/>
                      <w:marBottom w:val="0"/>
                      <w:divBdr>
                        <w:top w:val="none" w:sz="0" w:space="0" w:color="auto"/>
                        <w:left w:val="none" w:sz="0" w:space="0" w:color="auto"/>
                        <w:bottom w:val="none" w:sz="0" w:space="0" w:color="auto"/>
                        <w:right w:val="none" w:sz="0" w:space="0" w:color="auto"/>
                      </w:divBdr>
                    </w:div>
                  </w:divsChild>
                </w:div>
                <w:div w:id="1485732120">
                  <w:marLeft w:val="0"/>
                  <w:marRight w:val="0"/>
                  <w:marTop w:val="0"/>
                  <w:marBottom w:val="0"/>
                  <w:divBdr>
                    <w:top w:val="single" w:sz="2" w:space="1" w:color="FFFFFF"/>
                    <w:left w:val="single" w:sz="2" w:space="12" w:color="FFFFFF"/>
                    <w:bottom w:val="single" w:sz="2" w:space="1" w:color="FFFFFF"/>
                    <w:right w:val="single" w:sz="2" w:space="4" w:color="FFFFFF"/>
                  </w:divBdr>
                  <w:divsChild>
                    <w:div w:id="713774158">
                      <w:marLeft w:val="0"/>
                      <w:marRight w:val="0"/>
                      <w:marTop w:val="0"/>
                      <w:marBottom w:val="0"/>
                      <w:divBdr>
                        <w:top w:val="none" w:sz="0" w:space="0" w:color="auto"/>
                        <w:left w:val="none" w:sz="0" w:space="0" w:color="auto"/>
                        <w:bottom w:val="none" w:sz="0" w:space="0" w:color="auto"/>
                        <w:right w:val="none" w:sz="0" w:space="0" w:color="auto"/>
                      </w:divBdr>
                    </w:div>
                  </w:divsChild>
                </w:div>
                <w:div w:id="601109393">
                  <w:marLeft w:val="0"/>
                  <w:marRight w:val="0"/>
                  <w:marTop w:val="0"/>
                  <w:marBottom w:val="0"/>
                  <w:divBdr>
                    <w:top w:val="single" w:sz="2" w:space="1" w:color="FFFFFF"/>
                    <w:left w:val="single" w:sz="2" w:space="12" w:color="FFFFFF"/>
                    <w:bottom w:val="single" w:sz="2" w:space="1" w:color="FFFFFF"/>
                    <w:right w:val="single" w:sz="2" w:space="4" w:color="FFFFFF"/>
                  </w:divBdr>
                  <w:divsChild>
                    <w:div w:id="977799676">
                      <w:marLeft w:val="0"/>
                      <w:marRight w:val="0"/>
                      <w:marTop w:val="0"/>
                      <w:marBottom w:val="0"/>
                      <w:divBdr>
                        <w:top w:val="none" w:sz="0" w:space="0" w:color="auto"/>
                        <w:left w:val="none" w:sz="0" w:space="0" w:color="auto"/>
                        <w:bottom w:val="none" w:sz="0" w:space="0" w:color="auto"/>
                        <w:right w:val="none" w:sz="0" w:space="0" w:color="auto"/>
                      </w:divBdr>
                    </w:div>
                  </w:divsChild>
                </w:div>
                <w:div w:id="611933427">
                  <w:marLeft w:val="0"/>
                  <w:marRight w:val="0"/>
                  <w:marTop w:val="0"/>
                  <w:marBottom w:val="0"/>
                  <w:divBdr>
                    <w:top w:val="single" w:sz="2" w:space="1" w:color="FFFFFF"/>
                    <w:left w:val="single" w:sz="2" w:space="12" w:color="FFFFFF"/>
                    <w:bottom w:val="single" w:sz="2" w:space="1" w:color="FFFFFF"/>
                    <w:right w:val="single" w:sz="2" w:space="4" w:color="FFFFFF"/>
                  </w:divBdr>
                  <w:divsChild>
                    <w:div w:id="1634095774">
                      <w:marLeft w:val="0"/>
                      <w:marRight w:val="0"/>
                      <w:marTop w:val="0"/>
                      <w:marBottom w:val="0"/>
                      <w:divBdr>
                        <w:top w:val="none" w:sz="0" w:space="0" w:color="auto"/>
                        <w:left w:val="none" w:sz="0" w:space="0" w:color="auto"/>
                        <w:bottom w:val="none" w:sz="0" w:space="0" w:color="auto"/>
                        <w:right w:val="none" w:sz="0" w:space="0" w:color="auto"/>
                      </w:divBdr>
                    </w:div>
                  </w:divsChild>
                </w:div>
                <w:div w:id="1695420681">
                  <w:marLeft w:val="0"/>
                  <w:marRight w:val="0"/>
                  <w:marTop w:val="0"/>
                  <w:marBottom w:val="0"/>
                  <w:divBdr>
                    <w:top w:val="single" w:sz="2" w:space="1" w:color="FFFFFF"/>
                    <w:left w:val="single" w:sz="2" w:space="12" w:color="FFFFFF"/>
                    <w:bottom w:val="single" w:sz="2" w:space="1" w:color="FFFFFF"/>
                    <w:right w:val="single" w:sz="2" w:space="4" w:color="FFFFFF"/>
                  </w:divBdr>
                  <w:divsChild>
                    <w:div w:id="48696830">
                      <w:marLeft w:val="0"/>
                      <w:marRight w:val="0"/>
                      <w:marTop w:val="0"/>
                      <w:marBottom w:val="0"/>
                      <w:divBdr>
                        <w:top w:val="none" w:sz="0" w:space="0" w:color="auto"/>
                        <w:left w:val="none" w:sz="0" w:space="0" w:color="auto"/>
                        <w:bottom w:val="none" w:sz="0" w:space="0" w:color="auto"/>
                        <w:right w:val="none" w:sz="0" w:space="0" w:color="auto"/>
                      </w:divBdr>
                    </w:div>
                  </w:divsChild>
                </w:div>
                <w:div w:id="1635982551">
                  <w:marLeft w:val="0"/>
                  <w:marRight w:val="0"/>
                  <w:marTop w:val="0"/>
                  <w:marBottom w:val="0"/>
                  <w:divBdr>
                    <w:top w:val="single" w:sz="2" w:space="1" w:color="FFFFFF"/>
                    <w:left w:val="single" w:sz="2" w:space="12" w:color="FFFFFF"/>
                    <w:bottom w:val="single" w:sz="2" w:space="1" w:color="FFFFFF"/>
                    <w:right w:val="single" w:sz="2" w:space="4" w:color="FFFFFF"/>
                  </w:divBdr>
                  <w:divsChild>
                    <w:div w:id="296186737">
                      <w:marLeft w:val="0"/>
                      <w:marRight w:val="0"/>
                      <w:marTop w:val="0"/>
                      <w:marBottom w:val="0"/>
                      <w:divBdr>
                        <w:top w:val="none" w:sz="0" w:space="0" w:color="auto"/>
                        <w:left w:val="none" w:sz="0" w:space="0" w:color="auto"/>
                        <w:bottom w:val="none" w:sz="0" w:space="0" w:color="auto"/>
                        <w:right w:val="none" w:sz="0" w:space="0" w:color="auto"/>
                      </w:divBdr>
                    </w:div>
                  </w:divsChild>
                </w:div>
                <w:div w:id="734209372">
                  <w:marLeft w:val="0"/>
                  <w:marRight w:val="0"/>
                  <w:marTop w:val="0"/>
                  <w:marBottom w:val="0"/>
                  <w:divBdr>
                    <w:top w:val="single" w:sz="2" w:space="1" w:color="FFFFFF"/>
                    <w:left w:val="single" w:sz="2" w:space="12" w:color="FFFFFF"/>
                    <w:bottom w:val="single" w:sz="2" w:space="1" w:color="FFFFFF"/>
                    <w:right w:val="single" w:sz="2" w:space="4" w:color="FFFFFF"/>
                  </w:divBdr>
                  <w:divsChild>
                    <w:div w:id="1729917387">
                      <w:marLeft w:val="0"/>
                      <w:marRight w:val="0"/>
                      <w:marTop w:val="0"/>
                      <w:marBottom w:val="0"/>
                      <w:divBdr>
                        <w:top w:val="none" w:sz="0" w:space="0" w:color="auto"/>
                        <w:left w:val="none" w:sz="0" w:space="0" w:color="auto"/>
                        <w:bottom w:val="none" w:sz="0" w:space="0" w:color="auto"/>
                        <w:right w:val="none" w:sz="0" w:space="0" w:color="auto"/>
                      </w:divBdr>
                    </w:div>
                  </w:divsChild>
                </w:div>
                <w:div w:id="1999460705">
                  <w:marLeft w:val="0"/>
                  <w:marRight w:val="0"/>
                  <w:marTop w:val="0"/>
                  <w:marBottom w:val="0"/>
                  <w:divBdr>
                    <w:top w:val="single" w:sz="2" w:space="1" w:color="FFFFFF"/>
                    <w:left w:val="single" w:sz="2" w:space="12" w:color="FFFFFF"/>
                    <w:bottom w:val="single" w:sz="2" w:space="1" w:color="FFFFFF"/>
                    <w:right w:val="single" w:sz="2" w:space="4" w:color="FFFFFF"/>
                  </w:divBdr>
                  <w:divsChild>
                    <w:div w:id="1103569632">
                      <w:marLeft w:val="0"/>
                      <w:marRight w:val="0"/>
                      <w:marTop w:val="0"/>
                      <w:marBottom w:val="0"/>
                      <w:divBdr>
                        <w:top w:val="none" w:sz="0" w:space="0" w:color="auto"/>
                        <w:left w:val="none" w:sz="0" w:space="0" w:color="auto"/>
                        <w:bottom w:val="none" w:sz="0" w:space="0" w:color="auto"/>
                        <w:right w:val="none" w:sz="0" w:space="0" w:color="auto"/>
                      </w:divBdr>
                    </w:div>
                  </w:divsChild>
                </w:div>
                <w:div w:id="115222756">
                  <w:marLeft w:val="0"/>
                  <w:marRight w:val="0"/>
                  <w:marTop w:val="0"/>
                  <w:marBottom w:val="0"/>
                  <w:divBdr>
                    <w:top w:val="single" w:sz="2" w:space="1" w:color="FFFFFF"/>
                    <w:left w:val="single" w:sz="2" w:space="12" w:color="FFFFFF"/>
                    <w:bottom w:val="single" w:sz="2" w:space="1" w:color="FFFFFF"/>
                    <w:right w:val="single" w:sz="2" w:space="4" w:color="FFFFFF"/>
                  </w:divBdr>
                  <w:divsChild>
                    <w:div w:id="2144304020">
                      <w:marLeft w:val="0"/>
                      <w:marRight w:val="0"/>
                      <w:marTop w:val="0"/>
                      <w:marBottom w:val="0"/>
                      <w:divBdr>
                        <w:top w:val="none" w:sz="0" w:space="0" w:color="auto"/>
                        <w:left w:val="none" w:sz="0" w:space="0" w:color="auto"/>
                        <w:bottom w:val="none" w:sz="0" w:space="0" w:color="auto"/>
                        <w:right w:val="none" w:sz="0" w:space="0" w:color="auto"/>
                      </w:divBdr>
                    </w:div>
                  </w:divsChild>
                </w:div>
                <w:div w:id="1111896345">
                  <w:marLeft w:val="0"/>
                  <w:marRight w:val="0"/>
                  <w:marTop w:val="0"/>
                  <w:marBottom w:val="0"/>
                  <w:divBdr>
                    <w:top w:val="single" w:sz="2" w:space="1" w:color="FFFFFF"/>
                    <w:left w:val="single" w:sz="2" w:space="12" w:color="FFFFFF"/>
                    <w:bottom w:val="single" w:sz="2" w:space="1" w:color="FFFFFF"/>
                    <w:right w:val="single" w:sz="2" w:space="4" w:color="FFFFFF"/>
                  </w:divBdr>
                  <w:divsChild>
                    <w:div w:id="1068378166">
                      <w:marLeft w:val="0"/>
                      <w:marRight w:val="0"/>
                      <w:marTop w:val="0"/>
                      <w:marBottom w:val="0"/>
                      <w:divBdr>
                        <w:top w:val="none" w:sz="0" w:space="0" w:color="auto"/>
                        <w:left w:val="none" w:sz="0" w:space="0" w:color="auto"/>
                        <w:bottom w:val="none" w:sz="0" w:space="0" w:color="auto"/>
                        <w:right w:val="none" w:sz="0" w:space="0" w:color="auto"/>
                      </w:divBdr>
                    </w:div>
                  </w:divsChild>
                </w:div>
                <w:div w:id="1564565241">
                  <w:marLeft w:val="0"/>
                  <w:marRight w:val="0"/>
                  <w:marTop w:val="0"/>
                  <w:marBottom w:val="0"/>
                  <w:divBdr>
                    <w:top w:val="single" w:sz="2" w:space="1" w:color="FFFFFF"/>
                    <w:left w:val="single" w:sz="2" w:space="12" w:color="FFFFFF"/>
                    <w:bottom w:val="single" w:sz="2" w:space="1" w:color="FFFFFF"/>
                    <w:right w:val="single" w:sz="2" w:space="4" w:color="FFFFFF"/>
                  </w:divBdr>
                  <w:divsChild>
                    <w:div w:id="719281875">
                      <w:marLeft w:val="0"/>
                      <w:marRight w:val="0"/>
                      <w:marTop w:val="0"/>
                      <w:marBottom w:val="0"/>
                      <w:divBdr>
                        <w:top w:val="none" w:sz="0" w:space="0" w:color="auto"/>
                        <w:left w:val="none" w:sz="0" w:space="0" w:color="auto"/>
                        <w:bottom w:val="none" w:sz="0" w:space="0" w:color="auto"/>
                        <w:right w:val="none" w:sz="0" w:space="0" w:color="auto"/>
                      </w:divBdr>
                    </w:div>
                  </w:divsChild>
                </w:div>
                <w:div w:id="2039160662">
                  <w:marLeft w:val="0"/>
                  <w:marRight w:val="0"/>
                  <w:marTop w:val="0"/>
                  <w:marBottom w:val="0"/>
                  <w:divBdr>
                    <w:top w:val="single" w:sz="2" w:space="1" w:color="FFFFFF"/>
                    <w:left w:val="single" w:sz="2" w:space="12" w:color="FFFFFF"/>
                    <w:bottom w:val="single" w:sz="2" w:space="1" w:color="FFFFFF"/>
                    <w:right w:val="single" w:sz="2" w:space="4" w:color="FFFFFF"/>
                  </w:divBdr>
                  <w:divsChild>
                    <w:div w:id="247807951">
                      <w:marLeft w:val="0"/>
                      <w:marRight w:val="0"/>
                      <w:marTop w:val="0"/>
                      <w:marBottom w:val="0"/>
                      <w:divBdr>
                        <w:top w:val="none" w:sz="0" w:space="0" w:color="auto"/>
                        <w:left w:val="none" w:sz="0" w:space="0" w:color="auto"/>
                        <w:bottom w:val="none" w:sz="0" w:space="0" w:color="auto"/>
                        <w:right w:val="none" w:sz="0" w:space="0" w:color="auto"/>
                      </w:divBdr>
                    </w:div>
                  </w:divsChild>
                </w:div>
                <w:div w:id="125779505">
                  <w:marLeft w:val="0"/>
                  <w:marRight w:val="0"/>
                  <w:marTop w:val="0"/>
                  <w:marBottom w:val="0"/>
                  <w:divBdr>
                    <w:top w:val="single" w:sz="2" w:space="1" w:color="FFFFFF"/>
                    <w:left w:val="single" w:sz="2" w:space="12" w:color="FFFFFF"/>
                    <w:bottom w:val="single" w:sz="2" w:space="1" w:color="FFFFFF"/>
                    <w:right w:val="single" w:sz="2" w:space="4" w:color="FFFFFF"/>
                  </w:divBdr>
                  <w:divsChild>
                    <w:div w:id="735859328">
                      <w:marLeft w:val="0"/>
                      <w:marRight w:val="0"/>
                      <w:marTop w:val="0"/>
                      <w:marBottom w:val="0"/>
                      <w:divBdr>
                        <w:top w:val="none" w:sz="0" w:space="0" w:color="auto"/>
                        <w:left w:val="none" w:sz="0" w:space="0" w:color="auto"/>
                        <w:bottom w:val="none" w:sz="0" w:space="0" w:color="auto"/>
                        <w:right w:val="none" w:sz="0" w:space="0" w:color="auto"/>
                      </w:divBdr>
                    </w:div>
                  </w:divsChild>
                </w:div>
                <w:div w:id="985400717">
                  <w:marLeft w:val="0"/>
                  <w:marRight w:val="0"/>
                  <w:marTop w:val="0"/>
                  <w:marBottom w:val="0"/>
                  <w:divBdr>
                    <w:top w:val="single" w:sz="2" w:space="1" w:color="FFFFFF"/>
                    <w:left w:val="single" w:sz="2" w:space="12" w:color="FFFFFF"/>
                    <w:bottom w:val="single" w:sz="2" w:space="1" w:color="FFFFFF"/>
                    <w:right w:val="single" w:sz="2" w:space="4" w:color="FFFFFF"/>
                  </w:divBdr>
                  <w:divsChild>
                    <w:div w:id="2068915718">
                      <w:marLeft w:val="0"/>
                      <w:marRight w:val="0"/>
                      <w:marTop w:val="0"/>
                      <w:marBottom w:val="0"/>
                      <w:divBdr>
                        <w:top w:val="none" w:sz="0" w:space="0" w:color="auto"/>
                        <w:left w:val="none" w:sz="0" w:space="0" w:color="auto"/>
                        <w:bottom w:val="none" w:sz="0" w:space="0" w:color="auto"/>
                        <w:right w:val="none" w:sz="0" w:space="0" w:color="auto"/>
                      </w:divBdr>
                    </w:div>
                  </w:divsChild>
                </w:div>
                <w:div w:id="710765094">
                  <w:marLeft w:val="0"/>
                  <w:marRight w:val="0"/>
                  <w:marTop w:val="0"/>
                  <w:marBottom w:val="0"/>
                  <w:divBdr>
                    <w:top w:val="single" w:sz="2" w:space="1" w:color="FFFFFF"/>
                    <w:left w:val="single" w:sz="2" w:space="12" w:color="FFFFFF"/>
                    <w:bottom w:val="single" w:sz="2" w:space="1" w:color="FFFFFF"/>
                    <w:right w:val="single" w:sz="2" w:space="4" w:color="FFFFFF"/>
                  </w:divBdr>
                  <w:divsChild>
                    <w:div w:id="172191269">
                      <w:marLeft w:val="0"/>
                      <w:marRight w:val="0"/>
                      <w:marTop w:val="0"/>
                      <w:marBottom w:val="0"/>
                      <w:divBdr>
                        <w:top w:val="none" w:sz="0" w:space="0" w:color="auto"/>
                        <w:left w:val="none" w:sz="0" w:space="0" w:color="auto"/>
                        <w:bottom w:val="none" w:sz="0" w:space="0" w:color="auto"/>
                        <w:right w:val="none" w:sz="0" w:space="0" w:color="auto"/>
                      </w:divBdr>
                    </w:div>
                  </w:divsChild>
                </w:div>
                <w:div w:id="1129395811">
                  <w:marLeft w:val="0"/>
                  <w:marRight w:val="0"/>
                  <w:marTop w:val="0"/>
                  <w:marBottom w:val="0"/>
                  <w:divBdr>
                    <w:top w:val="single" w:sz="2" w:space="1" w:color="FFFFFF"/>
                    <w:left w:val="single" w:sz="2" w:space="12" w:color="FFFFFF"/>
                    <w:bottom w:val="single" w:sz="2" w:space="1" w:color="FFFFFF"/>
                    <w:right w:val="single" w:sz="2" w:space="4" w:color="FFFFFF"/>
                  </w:divBdr>
                  <w:divsChild>
                    <w:div w:id="1828088247">
                      <w:marLeft w:val="0"/>
                      <w:marRight w:val="0"/>
                      <w:marTop w:val="0"/>
                      <w:marBottom w:val="0"/>
                      <w:divBdr>
                        <w:top w:val="none" w:sz="0" w:space="0" w:color="auto"/>
                        <w:left w:val="none" w:sz="0" w:space="0" w:color="auto"/>
                        <w:bottom w:val="none" w:sz="0" w:space="0" w:color="auto"/>
                        <w:right w:val="none" w:sz="0" w:space="0" w:color="auto"/>
                      </w:divBdr>
                    </w:div>
                  </w:divsChild>
                </w:div>
                <w:div w:id="1467745034">
                  <w:marLeft w:val="0"/>
                  <w:marRight w:val="0"/>
                  <w:marTop w:val="0"/>
                  <w:marBottom w:val="0"/>
                  <w:divBdr>
                    <w:top w:val="single" w:sz="2" w:space="1" w:color="FFFFFF"/>
                    <w:left w:val="single" w:sz="2" w:space="12" w:color="FFFFFF"/>
                    <w:bottom w:val="single" w:sz="2" w:space="4" w:color="FFFFFF"/>
                    <w:right w:val="single" w:sz="2" w:space="4" w:color="FFFFFF"/>
                  </w:divBdr>
                  <w:divsChild>
                    <w:div w:id="2768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690119">
      <w:bodyDiv w:val="1"/>
      <w:marLeft w:val="0"/>
      <w:marRight w:val="0"/>
      <w:marTop w:val="0"/>
      <w:marBottom w:val="0"/>
      <w:divBdr>
        <w:top w:val="none" w:sz="0" w:space="0" w:color="auto"/>
        <w:left w:val="none" w:sz="0" w:space="0" w:color="auto"/>
        <w:bottom w:val="none" w:sz="0" w:space="0" w:color="auto"/>
        <w:right w:val="none" w:sz="0" w:space="0" w:color="auto"/>
      </w:divBdr>
      <w:divsChild>
        <w:div w:id="1877544578">
          <w:marLeft w:val="0"/>
          <w:marRight w:val="0"/>
          <w:marTop w:val="0"/>
          <w:marBottom w:val="0"/>
          <w:divBdr>
            <w:top w:val="none" w:sz="0" w:space="0" w:color="auto"/>
            <w:left w:val="none" w:sz="0" w:space="0" w:color="auto"/>
            <w:bottom w:val="none" w:sz="0" w:space="0" w:color="auto"/>
            <w:right w:val="none" w:sz="0" w:space="0" w:color="auto"/>
          </w:divBdr>
        </w:div>
        <w:div w:id="148139150">
          <w:marLeft w:val="0"/>
          <w:marRight w:val="0"/>
          <w:marTop w:val="0"/>
          <w:marBottom w:val="335"/>
          <w:divBdr>
            <w:top w:val="none" w:sz="0" w:space="0" w:color="auto"/>
            <w:left w:val="none" w:sz="0" w:space="0" w:color="auto"/>
            <w:bottom w:val="none" w:sz="0" w:space="0" w:color="auto"/>
            <w:right w:val="none" w:sz="0" w:space="0" w:color="auto"/>
          </w:divBdr>
          <w:divsChild>
            <w:div w:id="1134983977">
              <w:marLeft w:val="0"/>
              <w:marRight w:val="0"/>
              <w:marTop w:val="0"/>
              <w:marBottom w:val="0"/>
              <w:divBdr>
                <w:top w:val="none" w:sz="0" w:space="0" w:color="auto"/>
                <w:left w:val="none" w:sz="0" w:space="0" w:color="auto"/>
                <w:bottom w:val="none" w:sz="0" w:space="0" w:color="auto"/>
                <w:right w:val="none" w:sz="0" w:space="0" w:color="auto"/>
              </w:divBdr>
              <w:divsChild>
                <w:div w:id="2113547395">
                  <w:marLeft w:val="0"/>
                  <w:marRight w:val="0"/>
                  <w:marTop w:val="0"/>
                  <w:marBottom w:val="0"/>
                  <w:divBdr>
                    <w:top w:val="single" w:sz="2" w:space="4" w:color="FFFFFF"/>
                    <w:left w:val="single" w:sz="2" w:space="12" w:color="FFFFFF"/>
                    <w:bottom w:val="single" w:sz="2" w:space="1" w:color="FFFFFF"/>
                    <w:right w:val="single" w:sz="2" w:space="4" w:color="FFFFFF"/>
                  </w:divBdr>
                  <w:divsChild>
                    <w:div w:id="736324685">
                      <w:marLeft w:val="0"/>
                      <w:marRight w:val="0"/>
                      <w:marTop w:val="0"/>
                      <w:marBottom w:val="0"/>
                      <w:divBdr>
                        <w:top w:val="none" w:sz="0" w:space="0" w:color="auto"/>
                        <w:left w:val="none" w:sz="0" w:space="0" w:color="auto"/>
                        <w:bottom w:val="none" w:sz="0" w:space="0" w:color="auto"/>
                        <w:right w:val="none" w:sz="0" w:space="0" w:color="auto"/>
                      </w:divBdr>
                    </w:div>
                  </w:divsChild>
                </w:div>
                <w:div w:id="6450133">
                  <w:marLeft w:val="0"/>
                  <w:marRight w:val="0"/>
                  <w:marTop w:val="0"/>
                  <w:marBottom w:val="0"/>
                  <w:divBdr>
                    <w:top w:val="single" w:sz="2" w:space="1" w:color="FFFFFF"/>
                    <w:left w:val="single" w:sz="2" w:space="12" w:color="FFFFFF"/>
                    <w:bottom w:val="single" w:sz="2" w:space="1" w:color="FFFFFF"/>
                    <w:right w:val="single" w:sz="2" w:space="4" w:color="FFFFFF"/>
                  </w:divBdr>
                  <w:divsChild>
                    <w:div w:id="823161967">
                      <w:marLeft w:val="0"/>
                      <w:marRight w:val="0"/>
                      <w:marTop w:val="0"/>
                      <w:marBottom w:val="0"/>
                      <w:divBdr>
                        <w:top w:val="none" w:sz="0" w:space="0" w:color="auto"/>
                        <w:left w:val="none" w:sz="0" w:space="0" w:color="auto"/>
                        <w:bottom w:val="none" w:sz="0" w:space="0" w:color="auto"/>
                        <w:right w:val="none" w:sz="0" w:space="0" w:color="auto"/>
                      </w:divBdr>
                    </w:div>
                  </w:divsChild>
                </w:div>
                <w:div w:id="591505">
                  <w:marLeft w:val="0"/>
                  <w:marRight w:val="0"/>
                  <w:marTop w:val="0"/>
                  <w:marBottom w:val="0"/>
                  <w:divBdr>
                    <w:top w:val="single" w:sz="2" w:space="1" w:color="FFFFFF"/>
                    <w:left w:val="single" w:sz="2" w:space="12" w:color="FFFFFF"/>
                    <w:bottom w:val="single" w:sz="2" w:space="1" w:color="FFFFFF"/>
                    <w:right w:val="single" w:sz="2" w:space="4" w:color="FFFFFF"/>
                  </w:divBdr>
                  <w:divsChild>
                    <w:div w:id="1971663375">
                      <w:marLeft w:val="0"/>
                      <w:marRight w:val="0"/>
                      <w:marTop w:val="0"/>
                      <w:marBottom w:val="0"/>
                      <w:divBdr>
                        <w:top w:val="none" w:sz="0" w:space="0" w:color="auto"/>
                        <w:left w:val="none" w:sz="0" w:space="0" w:color="auto"/>
                        <w:bottom w:val="none" w:sz="0" w:space="0" w:color="auto"/>
                        <w:right w:val="none" w:sz="0" w:space="0" w:color="auto"/>
                      </w:divBdr>
                    </w:div>
                  </w:divsChild>
                </w:div>
                <w:div w:id="190076495">
                  <w:marLeft w:val="0"/>
                  <w:marRight w:val="0"/>
                  <w:marTop w:val="0"/>
                  <w:marBottom w:val="0"/>
                  <w:divBdr>
                    <w:top w:val="single" w:sz="2" w:space="1" w:color="FFFFFF"/>
                    <w:left w:val="single" w:sz="2" w:space="12" w:color="FFFFFF"/>
                    <w:bottom w:val="single" w:sz="2" w:space="1" w:color="FFFFFF"/>
                    <w:right w:val="single" w:sz="2" w:space="4" w:color="FFFFFF"/>
                  </w:divBdr>
                  <w:divsChild>
                    <w:div w:id="1955482506">
                      <w:marLeft w:val="0"/>
                      <w:marRight w:val="0"/>
                      <w:marTop w:val="0"/>
                      <w:marBottom w:val="0"/>
                      <w:divBdr>
                        <w:top w:val="none" w:sz="0" w:space="0" w:color="auto"/>
                        <w:left w:val="none" w:sz="0" w:space="0" w:color="auto"/>
                        <w:bottom w:val="none" w:sz="0" w:space="0" w:color="auto"/>
                        <w:right w:val="none" w:sz="0" w:space="0" w:color="auto"/>
                      </w:divBdr>
                    </w:div>
                  </w:divsChild>
                </w:div>
                <w:div w:id="1644263879">
                  <w:marLeft w:val="0"/>
                  <w:marRight w:val="0"/>
                  <w:marTop w:val="0"/>
                  <w:marBottom w:val="0"/>
                  <w:divBdr>
                    <w:top w:val="single" w:sz="2" w:space="1" w:color="FFFFFF"/>
                    <w:left w:val="single" w:sz="2" w:space="12" w:color="FFFFFF"/>
                    <w:bottom w:val="single" w:sz="2" w:space="1" w:color="FFFFFF"/>
                    <w:right w:val="single" w:sz="2" w:space="4" w:color="FFFFFF"/>
                  </w:divBdr>
                  <w:divsChild>
                    <w:div w:id="954601812">
                      <w:marLeft w:val="0"/>
                      <w:marRight w:val="0"/>
                      <w:marTop w:val="0"/>
                      <w:marBottom w:val="0"/>
                      <w:divBdr>
                        <w:top w:val="none" w:sz="0" w:space="0" w:color="auto"/>
                        <w:left w:val="none" w:sz="0" w:space="0" w:color="auto"/>
                        <w:bottom w:val="none" w:sz="0" w:space="0" w:color="auto"/>
                        <w:right w:val="none" w:sz="0" w:space="0" w:color="auto"/>
                      </w:divBdr>
                    </w:div>
                  </w:divsChild>
                </w:div>
                <w:div w:id="1953778066">
                  <w:marLeft w:val="0"/>
                  <w:marRight w:val="0"/>
                  <w:marTop w:val="0"/>
                  <w:marBottom w:val="0"/>
                  <w:divBdr>
                    <w:top w:val="single" w:sz="2" w:space="1" w:color="FFFFFF"/>
                    <w:left w:val="single" w:sz="2" w:space="12" w:color="FFFFFF"/>
                    <w:bottom w:val="single" w:sz="2" w:space="1" w:color="FFFFFF"/>
                    <w:right w:val="single" w:sz="2" w:space="4" w:color="FFFFFF"/>
                  </w:divBdr>
                  <w:divsChild>
                    <w:div w:id="2049448888">
                      <w:marLeft w:val="0"/>
                      <w:marRight w:val="0"/>
                      <w:marTop w:val="0"/>
                      <w:marBottom w:val="0"/>
                      <w:divBdr>
                        <w:top w:val="none" w:sz="0" w:space="0" w:color="auto"/>
                        <w:left w:val="none" w:sz="0" w:space="0" w:color="auto"/>
                        <w:bottom w:val="none" w:sz="0" w:space="0" w:color="auto"/>
                        <w:right w:val="none" w:sz="0" w:space="0" w:color="auto"/>
                      </w:divBdr>
                    </w:div>
                  </w:divsChild>
                </w:div>
                <w:div w:id="1338729530">
                  <w:marLeft w:val="0"/>
                  <w:marRight w:val="0"/>
                  <w:marTop w:val="0"/>
                  <w:marBottom w:val="0"/>
                  <w:divBdr>
                    <w:top w:val="single" w:sz="2" w:space="1" w:color="FFFFFF"/>
                    <w:left w:val="single" w:sz="2" w:space="12" w:color="FFFFFF"/>
                    <w:bottom w:val="single" w:sz="2" w:space="1" w:color="FFFFFF"/>
                    <w:right w:val="single" w:sz="2" w:space="4" w:color="FFFFFF"/>
                  </w:divBdr>
                  <w:divsChild>
                    <w:div w:id="1954703349">
                      <w:marLeft w:val="0"/>
                      <w:marRight w:val="0"/>
                      <w:marTop w:val="0"/>
                      <w:marBottom w:val="0"/>
                      <w:divBdr>
                        <w:top w:val="none" w:sz="0" w:space="0" w:color="auto"/>
                        <w:left w:val="none" w:sz="0" w:space="0" w:color="auto"/>
                        <w:bottom w:val="none" w:sz="0" w:space="0" w:color="auto"/>
                        <w:right w:val="none" w:sz="0" w:space="0" w:color="auto"/>
                      </w:divBdr>
                    </w:div>
                  </w:divsChild>
                </w:div>
                <w:div w:id="1457026979">
                  <w:marLeft w:val="0"/>
                  <w:marRight w:val="0"/>
                  <w:marTop w:val="0"/>
                  <w:marBottom w:val="0"/>
                  <w:divBdr>
                    <w:top w:val="single" w:sz="2" w:space="1" w:color="FFFFFF"/>
                    <w:left w:val="single" w:sz="2" w:space="12" w:color="FFFFFF"/>
                    <w:bottom w:val="single" w:sz="2" w:space="1" w:color="FFFFFF"/>
                    <w:right w:val="single" w:sz="2" w:space="4" w:color="FFFFFF"/>
                  </w:divBdr>
                  <w:divsChild>
                    <w:div w:id="606078478">
                      <w:marLeft w:val="0"/>
                      <w:marRight w:val="0"/>
                      <w:marTop w:val="0"/>
                      <w:marBottom w:val="0"/>
                      <w:divBdr>
                        <w:top w:val="none" w:sz="0" w:space="0" w:color="auto"/>
                        <w:left w:val="none" w:sz="0" w:space="0" w:color="auto"/>
                        <w:bottom w:val="none" w:sz="0" w:space="0" w:color="auto"/>
                        <w:right w:val="none" w:sz="0" w:space="0" w:color="auto"/>
                      </w:divBdr>
                    </w:div>
                  </w:divsChild>
                </w:div>
                <w:div w:id="955871826">
                  <w:marLeft w:val="0"/>
                  <w:marRight w:val="0"/>
                  <w:marTop w:val="0"/>
                  <w:marBottom w:val="0"/>
                  <w:divBdr>
                    <w:top w:val="single" w:sz="2" w:space="1" w:color="FFFFFF"/>
                    <w:left w:val="single" w:sz="2" w:space="12" w:color="FFFFFF"/>
                    <w:bottom w:val="single" w:sz="2" w:space="1" w:color="FFFFFF"/>
                    <w:right w:val="single" w:sz="2" w:space="4" w:color="FFFFFF"/>
                  </w:divBdr>
                  <w:divsChild>
                    <w:div w:id="1180391105">
                      <w:marLeft w:val="0"/>
                      <w:marRight w:val="0"/>
                      <w:marTop w:val="0"/>
                      <w:marBottom w:val="0"/>
                      <w:divBdr>
                        <w:top w:val="none" w:sz="0" w:space="0" w:color="auto"/>
                        <w:left w:val="none" w:sz="0" w:space="0" w:color="auto"/>
                        <w:bottom w:val="none" w:sz="0" w:space="0" w:color="auto"/>
                        <w:right w:val="none" w:sz="0" w:space="0" w:color="auto"/>
                      </w:divBdr>
                    </w:div>
                  </w:divsChild>
                </w:div>
                <w:div w:id="1239049447">
                  <w:marLeft w:val="0"/>
                  <w:marRight w:val="0"/>
                  <w:marTop w:val="0"/>
                  <w:marBottom w:val="0"/>
                  <w:divBdr>
                    <w:top w:val="single" w:sz="2" w:space="1" w:color="FFFFFF"/>
                    <w:left w:val="single" w:sz="2" w:space="12" w:color="FFFFFF"/>
                    <w:bottom w:val="single" w:sz="2" w:space="1" w:color="FFFFFF"/>
                    <w:right w:val="single" w:sz="2" w:space="4" w:color="FFFFFF"/>
                  </w:divBdr>
                  <w:divsChild>
                    <w:div w:id="1781533215">
                      <w:marLeft w:val="0"/>
                      <w:marRight w:val="0"/>
                      <w:marTop w:val="0"/>
                      <w:marBottom w:val="0"/>
                      <w:divBdr>
                        <w:top w:val="none" w:sz="0" w:space="0" w:color="auto"/>
                        <w:left w:val="none" w:sz="0" w:space="0" w:color="auto"/>
                        <w:bottom w:val="none" w:sz="0" w:space="0" w:color="auto"/>
                        <w:right w:val="none" w:sz="0" w:space="0" w:color="auto"/>
                      </w:divBdr>
                    </w:div>
                  </w:divsChild>
                </w:div>
                <w:div w:id="1135220541">
                  <w:marLeft w:val="0"/>
                  <w:marRight w:val="0"/>
                  <w:marTop w:val="0"/>
                  <w:marBottom w:val="0"/>
                  <w:divBdr>
                    <w:top w:val="single" w:sz="2" w:space="1" w:color="FFFFFF"/>
                    <w:left w:val="single" w:sz="2" w:space="12" w:color="FFFFFF"/>
                    <w:bottom w:val="single" w:sz="2" w:space="1" w:color="FFFFFF"/>
                    <w:right w:val="single" w:sz="2" w:space="4" w:color="FFFFFF"/>
                  </w:divBdr>
                  <w:divsChild>
                    <w:div w:id="388919419">
                      <w:marLeft w:val="0"/>
                      <w:marRight w:val="0"/>
                      <w:marTop w:val="0"/>
                      <w:marBottom w:val="0"/>
                      <w:divBdr>
                        <w:top w:val="none" w:sz="0" w:space="0" w:color="auto"/>
                        <w:left w:val="none" w:sz="0" w:space="0" w:color="auto"/>
                        <w:bottom w:val="none" w:sz="0" w:space="0" w:color="auto"/>
                        <w:right w:val="none" w:sz="0" w:space="0" w:color="auto"/>
                      </w:divBdr>
                    </w:div>
                  </w:divsChild>
                </w:div>
                <w:div w:id="1028682899">
                  <w:marLeft w:val="0"/>
                  <w:marRight w:val="0"/>
                  <w:marTop w:val="0"/>
                  <w:marBottom w:val="0"/>
                  <w:divBdr>
                    <w:top w:val="single" w:sz="2" w:space="1" w:color="FFFFFF"/>
                    <w:left w:val="single" w:sz="2" w:space="12" w:color="FFFFFF"/>
                    <w:bottom w:val="single" w:sz="2" w:space="1" w:color="FFFFFF"/>
                    <w:right w:val="single" w:sz="2" w:space="4" w:color="FFFFFF"/>
                  </w:divBdr>
                  <w:divsChild>
                    <w:div w:id="2139563783">
                      <w:marLeft w:val="0"/>
                      <w:marRight w:val="0"/>
                      <w:marTop w:val="0"/>
                      <w:marBottom w:val="0"/>
                      <w:divBdr>
                        <w:top w:val="none" w:sz="0" w:space="0" w:color="auto"/>
                        <w:left w:val="none" w:sz="0" w:space="0" w:color="auto"/>
                        <w:bottom w:val="none" w:sz="0" w:space="0" w:color="auto"/>
                        <w:right w:val="none" w:sz="0" w:space="0" w:color="auto"/>
                      </w:divBdr>
                    </w:div>
                  </w:divsChild>
                </w:div>
                <w:div w:id="1130324250">
                  <w:marLeft w:val="0"/>
                  <w:marRight w:val="0"/>
                  <w:marTop w:val="0"/>
                  <w:marBottom w:val="0"/>
                  <w:divBdr>
                    <w:top w:val="single" w:sz="2" w:space="1" w:color="FFFFFF"/>
                    <w:left w:val="single" w:sz="2" w:space="12" w:color="FFFFFF"/>
                    <w:bottom w:val="single" w:sz="2" w:space="1" w:color="FFFFFF"/>
                    <w:right w:val="single" w:sz="2" w:space="4" w:color="FFFFFF"/>
                  </w:divBdr>
                  <w:divsChild>
                    <w:div w:id="1677532764">
                      <w:marLeft w:val="0"/>
                      <w:marRight w:val="0"/>
                      <w:marTop w:val="0"/>
                      <w:marBottom w:val="0"/>
                      <w:divBdr>
                        <w:top w:val="none" w:sz="0" w:space="0" w:color="auto"/>
                        <w:left w:val="none" w:sz="0" w:space="0" w:color="auto"/>
                        <w:bottom w:val="none" w:sz="0" w:space="0" w:color="auto"/>
                        <w:right w:val="none" w:sz="0" w:space="0" w:color="auto"/>
                      </w:divBdr>
                    </w:div>
                  </w:divsChild>
                </w:div>
                <w:div w:id="613751821">
                  <w:marLeft w:val="0"/>
                  <w:marRight w:val="0"/>
                  <w:marTop w:val="0"/>
                  <w:marBottom w:val="0"/>
                  <w:divBdr>
                    <w:top w:val="single" w:sz="2" w:space="1" w:color="FFFFFF"/>
                    <w:left w:val="single" w:sz="2" w:space="12" w:color="FFFFFF"/>
                    <w:bottom w:val="single" w:sz="2" w:space="1" w:color="FFFFFF"/>
                    <w:right w:val="single" w:sz="2" w:space="4" w:color="FFFFFF"/>
                  </w:divBdr>
                  <w:divsChild>
                    <w:div w:id="1239904972">
                      <w:marLeft w:val="0"/>
                      <w:marRight w:val="0"/>
                      <w:marTop w:val="0"/>
                      <w:marBottom w:val="0"/>
                      <w:divBdr>
                        <w:top w:val="none" w:sz="0" w:space="0" w:color="auto"/>
                        <w:left w:val="none" w:sz="0" w:space="0" w:color="auto"/>
                        <w:bottom w:val="none" w:sz="0" w:space="0" w:color="auto"/>
                        <w:right w:val="none" w:sz="0" w:space="0" w:color="auto"/>
                      </w:divBdr>
                    </w:div>
                  </w:divsChild>
                </w:div>
                <w:div w:id="1595286610">
                  <w:marLeft w:val="0"/>
                  <w:marRight w:val="0"/>
                  <w:marTop w:val="0"/>
                  <w:marBottom w:val="0"/>
                  <w:divBdr>
                    <w:top w:val="single" w:sz="2" w:space="1" w:color="FFFFFF"/>
                    <w:left w:val="single" w:sz="2" w:space="12" w:color="FFFFFF"/>
                    <w:bottom w:val="single" w:sz="2" w:space="1" w:color="FFFFFF"/>
                    <w:right w:val="single" w:sz="2" w:space="4" w:color="FFFFFF"/>
                  </w:divBdr>
                  <w:divsChild>
                    <w:div w:id="711610006">
                      <w:marLeft w:val="0"/>
                      <w:marRight w:val="0"/>
                      <w:marTop w:val="0"/>
                      <w:marBottom w:val="0"/>
                      <w:divBdr>
                        <w:top w:val="none" w:sz="0" w:space="0" w:color="auto"/>
                        <w:left w:val="none" w:sz="0" w:space="0" w:color="auto"/>
                        <w:bottom w:val="none" w:sz="0" w:space="0" w:color="auto"/>
                        <w:right w:val="none" w:sz="0" w:space="0" w:color="auto"/>
                      </w:divBdr>
                    </w:div>
                  </w:divsChild>
                </w:div>
                <w:div w:id="778141245">
                  <w:marLeft w:val="0"/>
                  <w:marRight w:val="0"/>
                  <w:marTop w:val="0"/>
                  <w:marBottom w:val="0"/>
                  <w:divBdr>
                    <w:top w:val="single" w:sz="2" w:space="1" w:color="FFFFFF"/>
                    <w:left w:val="single" w:sz="2" w:space="12" w:color="FFFFFF"/>
                    <w:bottom w:val="single" w:sz="2" w:space="1" w:color="FFFFFF"/>
                    <w:right w:val="single" w:sz="2" w:space="4" w:color="FFFFFF"/>
                  </w:divBdr>
                  <w:divsChild>
                    <w:div w:id="2069108065">
                      <w:marLeft w:val="0"/>
                      <w:marRight w:val="0"/>
                      <w:marTop w:val="0"/>
                      <w:marBottom w:val="0"/>
                      <w:divBdr>
                        <w:top w:val="none" w:sz="0" w:space="0" w:color="auto"/>
                        <w:left w:val="none" w:sz="0" w:space="0" w:color="auto"/>
                        <w:bottom w:val="none" w:sz="0" w:space="0" w:color="auto"/>
                        <w:right w:val="none" w:sz="0" w:space="0" w:color="auto"/>
                      </w:divBdr>
                    </w:div>
                  </w:divsChild>
                </w:div>
                <w:div w:id="857817767">
                  <w:marLeft w:val="0"/>
                  <w:marRight w:val="0"/>
                  <w:marTop w:val="0"/>
                  <w:marBottom w:val="0"/>
                  <w:divBdr>
                    <w:top w:val="single" w:sz="2" w:space="1" w:color="FFFFFF"/>
                    <w:left w:val="single" w:sz="2" w:space="12" w:color="FFFFFF"/>
                    <w:bottom w:val="single" w:sz="2" w:space="1" w:color="FFFFFF"/>
                    <w:right w:val="single" w:sz="2" w:space="4" w:color="FFFFFF"/>
                  </w:divBdr>
                  <w:divsChild>
                    <w:div w:id="221258739">
                      <w:marLeft w:val="0"/>
                      <w:marRight w:val="0"/>
                      <w:marTop w:val="0"/>
                      <w:marBottom w:val="0"/>
                      <w:divBdr>
                        <w:top w:val="none" w:sz="0" w:space="0" w:color="auto"/>
                        <w:left w:val="none" w:sz="0" w:space="0" w:color="auto"/>
                        <w:bottom w:val="none" w:sz="0" w:space="0" w:color="auto"/>
                        <w:right w:val="none" w:sz="0" w:space="0" w:color="auto"/>
                      </w:divBdr>
                    </w:div>
                  </w:divsChild>
                </w:div>
                <w:div w:id="870068236">
                  <w:marLeft w:val="0"/>
                  <w:marRight w:val="0"/>
                  <w:marTop w:val="0"/>
                  <w:marBottom w:val="0"/>
                  <w:divBdr>
                    <w:top w:val="single" w:sz="2" w:space="1" w:color="FFFFFF"/>
                    <w:left w:val="single" w:sz="2" w:space="12" w:color="FFFFFF"/>
                    <w:bottom w:val="single" w:sz="2" w:space="1" w:color="FFFFFF"/>
                    <w:right w:val="single" w:sz="2" w:space="4" w:color="FFFFFF"/>
                  </w:divBdr>
                  <w:divsChild>
                    <w:div w:id="696468916">
                      <w:marLeft w:val="0"/>
                      <w:marRight w:val="0"/>
                      <w:marTop w:val="0"/>
                      <w:marBottom w:val="0"/>
                      <w:divBdr>
                        <w:top w:val="none" w:sz="0" w:space="0" w:color="auto"/>
                        <w:left w:val="none" w:sz="0" w:space="0" w:color="auto"/>
                        <w:bottom w:val="none" w:sz="0" w:space="0" w:color="auto"/>
                        <w:right w:val="none" w:sz="0" w:space="0" w:color="auto"/>
                      </w:divBdr>
                    </w:div>
                  </w:divsChild>
                </w:div>
                <w:div w:id="1150288283">
                  <w:marLeft w:val="0"/>
                  <w:marRight w:val="0"/>
                  <w:marTop w:val="0"/>
                  <w:marBottom w:val="0"/>
                  <w:divBdr>
                    <w:top w:val="single" w:sz="2" w:space="1" w:color="FFFFFF"/>
                    <w:left w:val="single" w:sz="2" w:space="12" w:color="FFFFFF"/>
                    <w:bottom w:val="single" w:sz="2" w:space="1" w:color="FFFFFF"/>
                    <w:right w:val="single" w:sz="2" w:space="4" w:color="FFFFFF"/>
                  </w:divBdr>
                  <w:divsChild>
                    <w:div w:id="1206454458">
                      <w:marLeft w:val="0"/>
                      <w:marRight w:val="0"/>
                      <w:marTop w:val="0"/>
                      <w:marBottom w:val="0"/>
                      <w:divBdr>
                        <w:top w:val="none" w:sz="0" w:space="0" w:color="auto"/>
                        <w:left w:val="none" w:sz="0" w:space="0" w:color="auto"/>
                        <w:bottom w:val="none" w:sz="0" w:space="0" w:color="auto"/>
                        <w:right w:val="none" w:sz="0" w:space="0" w:color="auto"/>
                      </w:divBdr>
                    </w:div>
                  </w:divsChild>
                </w:div>
                <w:div w:id="863439229">
                  <w:marLeft w:val="0"/>
                  <w:marRight w:val="0"/>
                  <w:marTop w:val="0"/>
                  <w:marBottom w:val="0"/>
                  <w:divBdr>
                    <w:top w:val="single" w:sz="2" w:space="1" w:color="FFFFFF"/>
                    <w:left w:val="single" w:sz="2" w:space="12" w:color="FFFFFF"/>
                    <w:bottom w:val="single" w:sz="2" w:space="1" w:color="FFFFFF"/>
                    <w:right w:val="single" w:sz="2" w:space="4" w:color="FFFFFF"/>
                  </w:divBdr>
                  <w:divsChild>
                    <w:div w:id="787705732">
                      <w:marLeft w:val="0"/>
                      <w:marRight w:val="0"/>
                      <w:marTop w:val="0"/>
                      <w:marBottom w:val="0"/>
                      <w:divBdr>
                        <w:top w:val="none" w:sz="0" w:space="0" w:color="auto"/>
                        <w:left w:val="none" w:sz="0" w:space="0" w:color="auto"/>
                        <w:bottom w:val="none" w:sz="0" w:space="0" w:color="auto"/>
                        <w:right w:val="none" w:sz="0" w:space="0" w:color="auto"/>
                      </w:divBdr>
                    </w:div>
                  </w:divsChild>
                </w:div>
                <w:div w:id="677655647">
                  <w:marLeft w:val="0"/>
                  <w:marRight w:val="0"/>
                  <w:marTop w:val="0"/>
                  <w:marBottom w:val="0"/>
                  <w:divBdr>
                    <w:top w:val="single" w:sz="2" w:space="1" w:color="FFFFFF"/>
                    <w:left w:val="single" w:sz="2" w:space="12" w:color="FFFFFF"/>
                    <w:bottom w:val="single" w:sz="2" w:space="1" w:color="FFFFFF"/>
                    <w:right w:val="single" w:sz="2" w:space="4" w:color="FFFFFF"/>
                  </w:divBdr>
                  <w:divsChild>
                    <w:div w:id="221525887">
                      <w:marLeft w:val="0"/>
                      <w:marRight w:val="0"/>
                      <w:marTop w:val="0"/>
                      <w:marBottom w:val="0"/>
                      <w:divBdr>
                        <w:top w:val="none" w:sz="0" w:space="0" w:color="auto"/>
                        <w:left w:val="none" w:sz="0" w:space="0" w:color="auto"/>
                        <w:bottom w:val="none" w:sz="0" w:space="0" w:color="auto"/>
                        <w:right w:val="none" w:sz="0" w:space="0" w:color="auto"/>
                      </w:divBdr>
                    </w:div>
                  </w:divsChild>
                </w:div>
                <w:div w:id="2085488603">
                  <w:marLeft w:val="0"/>
                  <w:marRight w:val="0"/>
                  <w:marTop w:val="0"/>
                  <w:marBottom w:val="0"/>
                  <w:divBdr>
                    <w:top w:val="single" w:sz="2" w:space="1" w:color="FFFFFF"/>
                    <w:left w:val="single" w:sz="2" w:space="12" w:color="FFFFFF"/>
                    <w:bottom w:val="single" w:sz="2" w:space="1" w:color="FFFFFF"/>
                    <w:right w:val="single" w:sz="2" w:space="4" w:color="FFFFFF"/>
                  </w:divBdr>
                  <w:divsChild>
                    <w:div w:id="995184395">
                      <w:marLeft w:val="0"/>
                      <w:marRight w:val="0"/>
                      <w:marTop w:val="0"/>
                      <w:marBottom w:val="0"/>
                      <w:divBdr>
                        <w:top w:val="none" w:sz="0" w:space="0" w:color="auto"/>
                        <w:left w:val="none" w:sz="0" w:space="0" w:color="auto"/>
                        <w:bottom w:val="none" w:sz="0" w:space="0" w:color="auto"/>
                        <w:right w:val="none" w:sz="0" w:space="0" w:color="auto"/>
                      </w:divBdr>
                    </w:div>
                  </w:divsChild>
                </w:div>
                <w:div w:id="1883248639">
                  <w:marLeft w:val="0"/>
                  <w:marRight w:val="0"/>
                  <w:marTop w:val="0"/>
                  <w:marBottom w:val="0"/>
                  <w:divBdr>
                    <w:top w:val="single" w:sz="2" w:space="1" w:color="FFFFFF"/>
                    <w:left w:val="single" w:sz="2" w:space="12" w:color="FFFFFF"/>
                    <w:bottom w:val="single" w:sz="2" w:space="1" w:color="FFFFFF"/>
                    <w:right w:val="single" w:sz="2" w:space="4" w:color="FFFFFF"/>
                  </w:divBdr>
                  <w:divsChild>
                    <w:div w:id="1879968905">
                      <w:marLeft w:val="0"/>
                      <w:marRight w:val="0"/>
                      <w:marTop w:val="0"/>
                      <w:marBottom w:val="0"/>
                      <w:divBdr>
                        <w:top w:val="none" w:sz="0" w:space="0" w:color="auto"/>
                        <w:left w:val="none" w:sz="0" w:space="0" w:color="auto"/>
                        <w:bottom w:val="none" w:sz="0" w:space="0" w:color="auto"/>
                        <w:right w:val="none" w:sz="0" w:space="0" w:color="auto"/>
                      </w:divBdr>
                    </w:div>
                  </w:divsChild>
                </w:div>
                <w:div w:id="2049328957">
                  <w:marLeft w:val="0"/>
                  <w:marRight w:val="0"/>
                  <w:marTop w:val="0"/>
                  <w:marBottom w:val="0"/>
                  <w:divBdr>
                    <w:top w:val="single" w:sz="2" w:space="1" w:color="FFFFFF"/>
                    <w:left w:val="single" w:sz="2" w:space="12" w:color="FFFFFF"/>
                    <w:bottom w:val="single" w:sz="2" w:space="1" w:color="FFFFFF"/>
                    <w:right w:val="single" w:sz="2" w:space="4" w:color="FFFFFF"/>
                  </w:divBdr>
                  <w:divsChild>
                    <w:div w:id="530652419">
                      <w:marLeft w:val="0"/>
                      <w:marRight w:val="0"/>
                      <w:marTop w:val="0"/>
                      <w:marBottom w:val="0"/>
                      <w:divBdr>
                        <w:top w:val="none" w:sz="0" w:space="0" w:color="auto"/>
                        <w:left w:val="none" w:sz="0" w:space="0" w:color="auto"/>
                        <w:bottom w:val="none" w:sz="0" w:space="0" w:color="auto"/>
                        <w:right w:val="none" w:sz="0" w:space="0" w:color="auto"/>
                      </w:divBdr>
                    </w:div>
                  </w:divsChild>
                </w:div>
                <w:div w:id="119111486">
                  <w:marLeft w:val="0"/>
                  <w:marRight w:val="0"/>
                  <w:marTop w:val="0"/>
                  <w:marBottom w:val="0"/>
                  <w:divBdr>
                    <w:top w:val="single" w:sz="2" w:space="1" w:color="FFFFFF"/>
                    <w:left w:val="single" w:sz="2" w:space="12" w:color="FFFFFF"/>
                    <w:bottom w:val="single" w:sz="2" w:space="1" w:color="FFFFFF"/>
                    <w:right w:val="single" w:sz="2" w:space="4" w:color="FFFFFF"/>
                  </w:divBdr>
                  <w:divsChild>
                    <w:div w:id="96146070">
                      <w:marLeft w:val="0"/>
                      <w:marRight w:val="0"/>
                      <w:marTop w:val="0"/>
                      <w:marBottom w:val="0"/>
                      <w:divBdr>
                        <w:top w:val="none" w:sz="0" w:space="0" w:color="auto"/>
                        <w:left w:val="none" w:sz="0" w:space="0" w:color="auto"/>
                        <w:bottom w:val="none" w:sz="0" w:space="0" w:color="auto"/>
                        <w:right w:val="none" w:sz="0" w:space="0" w:color="auto"/>
                      </w:divBdr>
                    </w:div>
                  </w:divsChild>
                </w:div>
                <w:div w:id="1673725059">
                  <w:marLeft w:val="0"/>
                  <w:marRight w:val="0"/>
                  <w:marTop w:val="0"/>
                  <w:marBottom w:val="0"/>
                  <w:divBdr>
                    <w:top w:val="single" w:sz="2" w:space="1" w:color="FFFFFF"/>
                    <w:left w:val="single" w:sz="2" w:space="12" w:color="FFFFFF"/>
                    <w:bottom w:val="single" w:sz="2" w:space="1" w:color="FFFFFF"/>
                    <w:right w:val="single" w:sz="2" w:space="4" w:color="FFFFFF"/>
                  </w:divBdr>
                  <w:divsChild>
                    <w:div w:id="766005676">
                      <w:marLeft w:val="0"/>
                      <w:marRight w:val="0"/>
                      <w:marTop w:val="0"/>
                      <w:marBottom w:val="0"/>
                      <w:divBdr>
                        <w:top w:val="none" w:sz="0" w:space="0" w:color="auto"/>
                        <w:left w:val="none" w:sz="0" w:space="0" w:color="auto"/>
                        <w:bottom w:val="none" w:sz="0" w:space="0" w:color="auto"/>
                        <w:right w:val="none" w:sz="0" w:space="0" w:color="auto"/>
                      </w:divBdr>
                    </w:div>
                  </w:divsChild>
                </w:div>
                <w:div w:id="1060981216">
                  <w:marLeft w:val="0"/>
                  <w:marRight w:val="0"/>
                  <w:marTop w:val="0"/>
                  <w:marBottom w:val="0"/>
                  <w:divBdr>
                    <w:top w:val="single" w:sz="2" w:space="1" w:color="FFFFFF"/>
                    <w:left w:val="single" w:sz="2" w:space="12" w:color="FFFFFF"/>
                    <w:bottom w:val="single" w:sz="2" w:space="1" w:color="FFFFFF"/>
                    <w:right w:val="single" w:sz="2" w:space="4" w:color="FFFFFF"/>
                  </w:divBdr>
                  <w:divsChild>
                    <w:div w:id="228461634">
                      <w:marLeft w:val="0"/>
                      <w:marRight w:val="0"/>
                      <w:marTop w:val="0"/>
                      <w:marBottom w:val="0"/>
                      <w:divBdr>
                        <w:top w:val="none" w:sz="0" w:space="0" w:color="auto"/>
                        <w:left w:val="none" w:sz="0" w:space="0" w:color="auto"/>
                        <w:bottom w:val="none" w:sz="0" w:space="0" w:color="auto"/>
                        <w:right w:val="none" w:sz="0" w:space="0" w:color="auto"/>
                      </w:divBdr>
                    </w:div>
                  </w:divsChild>
                </w:div>
                <w:div w:id="1476754972">
                  <w:marLeft w:val="0"/>
                  <w:marRight w:val="0"/>
                  <w:marTop w:val="0"/>
                  <w:marBottom w:val="0"/>
                  <w:divBdr>
                    <w:top w:val="single" w:sz="2" w:space="1" w:color="FFFFFF"/>
                    <w:left w:val="single" w:sz="2" w:space="12" w:color="FFFFFF"/>
                    <w:bottom w:val="single" w:sz="2" w:space="1" w:color="FFFFFF"/>
                    <w:right w:val="single" w:sz="2" w:space="4" w:color="FFFFFF"/>
                  </w:divBdr>
                  <w:divsChild>
                    <w:div w:id="947589934">
                      <w:marLeft w:val="0"/>
                      <w:marRight w:val="0"/>
                      <w:marTop w:val="0"/>
                      <w:marBottom w:val="0"/>
                      <w:divBdr>
                        <w:top w:val="none" w:sz="0" w:space="0" w:color="auto"/>
                        <w:left w:val="none" w:sz="0" w:space="0" w:color="auto"/>
                        <w:bottom w:val="none" w:sz="0" w:space="0" w:color="auto"/>
                        <w:right w:val="none" w:sz="0" w:space="0" w:color="auto"/>
                      </w:divBdr>
                    </w:div>
                  </w:divsChild>
                </w:div>
                <w:div w:id="119883847">
                  <w:marLeft w:val="0"/>
                  <w:marRight w:val="0"/>
                  <w:marTop w:val="0"/>
                  <w:marBottom w:val="0"/>
                  <w:divBdr>
                    <w:top w:val="single" w:sz="2" w:space="1" w:color="FFFFFF"/>
                    <w:left w:val="single" w:sz="2" w:space="12" w:color="FFFFFF"/>
                    <w:bottom w:val="single" w:sz="2" w:space="1" w:color="FFFFFF"/>
                    <w:right w:val="single" w:sz="2" w:space="4" w:color="FFFFFF"/>
                  </w:divBdr>
                  <w:divsChild>
                    <w:div w:id="772092665">
                      <w:marLeft w:val="0"/>
                      <w:marRight w:val="0"/>
                      <w:marTop w:val="0"/>
                      <w:marBottom w:val="0"/>
                      <w:divBdr>
                        <w:top w:val="none" w:sz="0" w:space="0" w:color="auto"/>
                        <w:left w:val="none" w:sz="0" w:space="0" w:color="auto"/>
                        <w:bottom w:val="none" w:sz="0" w:space="0" w:color="auto"/>
                        <w:right w:val="none" w:sz="0" w:space="0" w:color="auto"/>
                      </w:divBdr>
                    </w:div>
                  </w:divsChild>
                </w:div>
                <w:div w:id="632372173">
                  <w:marLeft w:val="0"/>
                  <w:marRight w:val="0"/>
                  <w:marTop w:val="0"/>
                  <w:marBottom w:val="0"/>
                  <w:divBdr>
                    <w:top w:val="single" w:sz="2" w:space="1" w:color="FFFFFF"/>
                    <w:left w:val="single" w:sz="2" w:space="12" w:color="FFFFFF"/>
                    <w:bottom w:val="single" w:sz="2" w:space="1" w:color="FFFFFF"/>
                    <w:right w:val="single" w:sz="2" w:space="4" w:color="FFFFFF"/>
                  </w:divBdr>
                  <w:divsChild>
                    <w:div w:id="1530755708">
                      <w:marLeft w:val="0"/>
                      <w:marRight w:val="0"/>
                      <w:marTop w:val="0"/>
                      <w:marBottom w:val="0"/>
                      <w:divBdr>
                        <w:top w:val="none" w:sz="0" w:space="0" w:color="auto"/>
                        <w:left w:val="none" w:sz="0" w:space="0" w:color="auto"/>
                        <w:bottom w:val="none" w:sz="0" w:space="0" w:color="auto"/>
                        <w:right w:val="none" w:sz="0" w:space="0" w:color="auto"/>
                      </w:divBdr>
                    </w:div>
                  </w:divsChild>
                </w:div>
                <w:div w:id="1271350498">
                  <w:marLeft w:val="0"/>
                  <w:marRight w:val="0"/>
                  <w:marTop w:val="0"/>
                  <w:marBottom w:val="0"/>
                  <w:divBdr>
                    <w:top w:val="single" w:sz="2" w:space="1" w:color="FFFFFF"/>
                    <w:left w:val="single" w:sz="2" w:space="12" w:color="FFFFFF"/>
                    <w:bottom w:val="single" w:sz="2" w:space="1" w:color="FFFFFF"/>
                    <w:right w:val="single" w:sz="2" w:space="4" w:color="FFFFFF"/>
                  </w:divBdr>
                  <w:divsChild>
                    <w:div w:id="861433639">
                      <w:marLeft w:val="0"/>
                      <w:marRight w:val="0"/>
                      <w:marTop w:val="0"/>
                      <w:marBottom w:val="0"/>
                      <w:divBdr>
                        <w:top w:val="none" w:sz="0" w:space="0" w:color="auto"/>
                        <w:left w:val="none" w:sz="0" w:space="0" w:color="auto"/>
                        <w:bottom w:val="none" w:sz="0" w:space="0" w:color="auto"/>
                        <w:right w:val="none" w:sz="0" w:space="0" w:color="auto"/>
                      </w:divBdr>
                    </w:div>
                  </w:divsChild>
                </w:div>
                <w:div w:id="238057064">
                  <w:marLeft w:val="0"/>
                  <w:marRight w:val="0"/>
                  <w:marTop w:val="0"/>
                  <w:marBottom w:val="0"/>
                  <w:divBdr>
                    <w:top w:val="single" w:sz="2" w:space="1" w:color="FFFFFF"/>
                    <w:left w:val="single" w:sz="2" w:space="12" w:color="FFFFFF"/>
                    <w:bottom w:val="single" w:sz="2" w:space="1" w:color="FFFFFF"/>
                    <w:right w:val="single" w:sz="2" w:space="4" w:color="FFFFFF"/>
                  </w:divBdr>
                  <w:divsChild>
                    <w:div w:id="623968596">
                      <w:marLeft w:val="0"/>
                      <w:marRight w:val="0"/>
                      <w:marTop w:val="0"/>
                      <w:marBottom w:val="0"/>
                      <w:divBdr>
                        <w:top w:val="none" w:sz="0" w:space="0" w:color="auto"/>
                        <w:left w:val="none" w:sz="0" w:space="0" w:color="auto"/>
                        <w:bottom w:val="none" w:sz="0" w:space="0" w:color="auto"/>
                        <w:right w:val="none" w:sz="0" w:space="0" w:color="auto"/>
                      </w:divBdr>
                    </w:div>
                  </w:divsChild>
                </w:div>
                <w:div w:id="232474986">
                  <w:marLeft w:val="0"/>
                  <w:marRight w:val="0"/>
                  <w:marTop w:val="0"/>
                  <w:marBottom w:val="0"/>
                  <w:divBdr>
                    <w:top w:val="single" w:sz="2" w:space="1" w:color="FFFFFF"/>
                    <w:left w:val="single" w:sz="2" w:space="12" w:color="FFFFFF"/>
                    <w:bottom w:val="single" w:sz="2" w:space="1" w:color="FFFFFF"/>
                    <w:right w:val="single" w:sz="2" w:space="4" w:color="FFFFFF"/>
                  </w:divBdr>
                  <w:divsChild>
                    <w:div w:id="257373635">
                      <w:marLeft w:val="0"/>
                      <w:marRight w:val="0"/>
                      <w:marTop w:val="0"/>
                      <w:marBottom w:val="0"/>
                      <w:divBdr>
                        <w:top w:val="none" w:sz="0" w:space="0" w:color="auto"/>
                        <w:left w:val="none" w:sz="0" w:space="0" w:color="auto"/>
                        <w:bottom w:val="none" w:sz="0" w:space="0" w:color="auto"/>
                        <w:right w:val="none" w:sz="0" w:space="0" w:color="auto"/>
                      </w:divBdr>
                    </w:div>
                  </w:divsChild>
                </w:div>
                <w:div w:id="1388264029">
                  <w:marLeft w:val="0"/>
                  <w:marRight w:val="0"/>
                  <w:marTop w:val="0"/>
                  <w:marBottom w:val="0"/>
                  <w:divBdr>
                    <w:top w:val="single" w:sz="2" w:space="1" w:color="FFFFFF"/>
                    <w:left w:val="single" w:sz="2" w:space="12" w:color="FFFFFF"/>
                    <w:bottom w:val="single" w:sz="2" w:space="1" w:color="FFFFFF"/>
                    <w:right w:val="single" w:sz="2" w:space="4" w:color="FFFFFF"/>
                  </w:divBdr>
                  <w:divsChild>
                    <w:div w:id="296837109">
                      <w:marLeft w:val="0"/>
                      <w:marRight w:val="0"/>
                      <w:marTop w:val="0"/>
                      <w:marBottom w:val="0"/>
                      <w:divBdr>
                        <w:top w:val="none" w:sz="0" w:space="0" w:color="auto"/>
                        <w:left w:val="none" w:sz="0" w:space="0" w:color="auto"/>
                        <w:bottom w:val="none" w:sz="0" w:space="0" w:color="auto"/>
                        <w:right w:val="none" w:sz="0" w:space="0" w:color="auto"/>
                      </w:divBdr>
                    </w:div>
                  </w:divsChild>
                </w:div>
                <w:div w:id="378626405">
                  <w:marLeft w:val="0"/>
                  <w:marRight w:val="0"/>
                  <w:marTop w:val="0"/>
                  <w:marBottom w:val="0"/>
                  <w:divBdr>
                    <w:top w:val="single" w:sz="2" w:space="1" w:color="FFFFFF"/>
                    <w:left w:val="single" w:sz="2" w:space="12" w:color="FFFFFF"/>
                    <w:bottom w:val="single" w:sz="2" w:space="1" w:color="FFFFFF"/>
                    <w:right w:val="single" w:sz="2" w:space="4" w:color="FFFFFF"/>
                  </w:divBdr>
                  <w:divsChild>
                    <w:div w:id="242449400">
                      <w:marLeft w:val="0"/>
                      <w:marRight w:val="0"/>
                      <w:marTop w:val="0"/>
                      <w:marBottom w:val="0"/>
                      <w:divBdr>
                        <w:top w:val="none" w:sz="0" w:space="0" w:color="auto"/>
                        <w:left w:val="none" w:sz="0" w:space="0" w:color="auto"/>
                        <w:bottom w:val="none" w:sz="0" w:space="0" w:color="auto"/>
                        <w:right w:val="none" w:sz="0" w:space="0" w:color="auto"/>
                      </w:divBdr>
                    </w:div>
                  </w:divsChild>
                </w:div>
                <w:div w:id="565998487">
                  <w:marLeft w:val="0"/>
                  <w:marRight w:val="0"/>
                  <w:marTop w:val="0"/>
                  <w:marBottom w:val="0"/>
                  <w:divBdr>
                    <w:top w:val="single" w:sz="2" w:space="1" w:color="FFFFFF"/>
                    <w:left w:val="single" w:sz="2" w:space="12" w:color="FFFFFF"/>
                    <w:bottom w:val="single" w:sz="2" w:space="1" w:color="FFFFFF"/>
                    <w:right w:val="single" w:sz="2" w:space="4" w:color="FFFFFF"/>
                  </w:divBdr>
                  <w:divsChild>
                    <w:div w:id="170608649">
                      <w:marLeft w:val="0"/>
                      <w:marRight w:val="0"/>
                      <w:marTop w:val="0"/>
                      <w:marBottom w:val="0"/>
                      <w:divBdr>
                        <w:top w:val="none" w:sz="0" w:space="0" w:color="auto"/>
                        <w:left w:val="none" w:sz="0" w:space="0" w:color="auto"/>
                        <w:bottom w:val="none" w:sz="0" w:space="0" w:color="auto"/>
                        <w:right w:val="none" w:sz="0" w:space="0" w:color="auto"/>
                      </w:divBdr>
                    </w:div>
                  </w:divsChild>
                </w:div>
                <w:div w:id="363218841">
                  <w:marLeft w:val="0"/>
                  <w:marRight w:val="0"/>
                  <w:marTop w:val="0"/>
                  <w:marBottom w:val="0"/>
                  <w:divBdr>
                    <w:top w:val="single" w:sz="2" w:space="1" w:color="FFFFFF"/>
                    <w:left w:val="single" w:sz="2" w:space="12" w:color="FFFFFF"/>
                    <w:bottom w:val="single" w:sz="2" w:space="4" w:color="FFFFFF"/>
                    <w:right w:val="single" w:sz="2" w:space="4" w:color="FFFFFF"/>
                  </w:divBdr>
                  <w:divsChild>
                    <w:div w:id="45602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05582">
          <w:marLeft w:val="0"/>
          <w:marRight w:val="0"/>
          <w:marTop w:val="0"/>
          <w:marBottom w:val="335"/>
          <w:divBdr>
            <w:top w:val="none" w:sz="0" w:space="0" w:color="auto"/>
            <w:left w:val="none" w:sz="0" w:space="0" w:color="auto"/>
            <w:bottom w:val="none" w:sz="0" w:space="0" w:color="auto"/>
            <w:right w:val="none" w:sz="0" w:space="0" w:color="auto"/>
          </w:divBdr>
          <w:divsChild>
            <w:div w:id="644625876">
              <w:marLeft w:val="0"/>
              <w:marRight w:val="0"/>
              <w:marTop w:val="0"/>
              <w:marBottom w:val="0"/>
              <w:divBdr>
                <w:top w:val="none" w:sz="0" w:space="0" w:color="auto"/>
                <w:left w:val="none" w:sz="0" w:space="0" w:color="auto"/>
                <w:bottom w:val="none" w:sz="0" w:space="0" w:color="auto"/>
                <w:right w:val="none" w:sz="0" w:space="0" w:color="auto"/>
              </w:divBdr>
              <w:divsChild>
                <w:div w:id="548155747">
                  <w:marLeft w:val="0"/>
                  <w:marRight w:val="0"/>
                  <w:marTop w:val="0"/>
                  <w:marBottom w:val="0"/>
                  <w:divBdr>
                    <w:top w:val="single" w:sz="2" w:space="4" w:color="FFFFFF"/>
                    <w:left w:val="single" w:sz="2" w:space="12" w:color="FFFFFF"/>
                    <w:bottom w:val="single" w:sz="2" w:space="1" w:color="FFFFFF"/>
                    <w:right w:val="single" w:sz="2" w:space="4" w:color="FFFFFF"/>
                  </w:divBdr>
                  <w:divsChild>
                    <w:div w:id="772238558">
                      <w:marLeft w:val="0"/>
                      <w:marRight w:val="0"/>
                      <w:marTop w:val="0"/>
                      <w:marBottom w:val="0"/>
                      <w:divBdr>
                        <w:top w:val="none" w:sz="0" w:space="0" w:color="auto"/>
                        <w:left w:val="none" w:sz="0" w:space="0" w:color="auto"/>
                        <w:bottom w:val="none" w:sz="0" w:space="0" w:color="auto"/>
                        <w:right w:val="none" w:sz="0" w:space="0" w:color="auto"/>
                      </w:divBdr>
                    </w:div>
                  </w:divsChild>
                </w:div>
                <w:div w:id="1494686047">
                  <w:marLeft w:val="0"/>
                  <w:marRight w:val="0"/>
                  <w:marTop w:val="0"/>
                  <w:marBottom w:val="0"/>
                  <w:divBdr>
                    <w:top w:val="single" w:sz="2" w:space="1" w:color="FFFFFF"/>
                    <w:left w:val="single" w:sz="2" w:space="12" w:color="FFFFFF"/>
                    <w:bottom w:val="single" w:sz="2" w:space="1" w:color="FFFFFF"/>
                    <w:right w:val="single" w:sz="2" w:space="4" w:color="FFFFFF"/>
                  </w:divBdr>
                  <w:divsChild>
                    <w:div w:id="650141051">
                      <w:marLeft w:val="0"/>
                      <w:marRight w:val="0"/>
                      <w:marTop w:val="0"/>
                      <w:marBottom w:val="0"/>
                      <w:divBdr>
                        <w:top w:val="none" w:sz="0" w:space="0" w:color="auto"/>
                        <w:left w:val="none" w:sz="0" w:space="0" w:color="auto"/>
                        <w:bottom w:val="none" w:sz="0" w:space="0" w:color="auto"/>
                        <w:right w:val="none" w:sz="0" w:space="0" w:color="auto"/>
                      </w:divBdr>
                    </w:div>
                  </w:divsChild>
                </w:div>
                <w:div w:id="995575824">
                  <w:marLeft w:val="0"/>
                  <w:marRight w:val="0"/>
                  <w:marTop w:val="0"/>
                  <w:marBottom w:val="0"/>
                  <w:divBdr>
                    <w:top w:val="single" w:sz="2" w:space="1" w:color="FFFFFF"/>
                    <w:left w:val="single" w:sz="2" w:space="12" w:color="FFFFFF"/>
                    <w:bottom w:val="single" w:sz="2" w:space="1" w:color="FFFFFF"/>
                    <w:right w:val="single" w:sz="2" w:space="4" w:color="FFFFFF"/>
                  </w:divBdr>
                  <w:divsChild>
                    <w:div w:id="1384133233">
                      <w:marLeft w:val="0"/>
                      <w:marRight w:val="0"/>
                      <w:marTop w:val="0"/>
                      <w:marBottom w:val="0"/>
                      <w:divBdr>
                        <w:top w:val="none" w:sz="0" w:space="0" w:color="auto"/>
                        <w:left w:val="none" w:sz="0" w:space="0" w:color="auto"/>
                        <w:bottom w:val="none" w:sz="0" w:space="0" w:color="auto"/>
                        <w:right w:val="none" w:sz="0" w:space="0" w:color="auto"/>
                      </w:divBdr>
                    </w:div>
                  </w:divsChild>
                </w:div>
                <w:div w:id="5641119">
                  <w:marLeft w:val="0"/>
                  <w:marRight w:val="0"/>
                  <w:marTop w:val="0"/>
                  <w:marBottom w:val="0"/>
                  <w:divBdr>
                    <w:top w:val="single" w:sz="2" w:space="1" w:color="FFFFFF"/>
                    <w:left w:val="single" w:sz="2" w:space="12" w:color="FFFFFF"/>
                    <w:bottom w:val="single" w:sz="2" w:space="1" w:color="FFFFFF"/>
                    <w:right w:val="single" w:sz="2" w:space="4" w:color="FFFFFF"/>
                  </w:divBdr>
                  <w:divsChild>
                    <w:div w:id="595944165">
                      <w:marLeft w:val="0"/>
                      <w:marRight w:val="0"/>
                      <w:marTop w:val="0"/>
                      <w:marBottom w:val="0"/>
                      <w:divBdr>
                        <w:top w:val="none" w:sz="0" w:space="0" w:color="auto"/>
                        <w:left w:val="none" w:sz="0" w:space="0" w:color="auto"/>
                        <w:bottom w:val="none" w:sz="0" w:space="0" w:color="auto"/>
                        <w:right w:val="none" w:sz="0" w:space="0" w:color="auto"/>
                      </w:divBdr>
                    </w:div>
                  </w:divsChild>
                </w:div>
                <w:div w:id="595554575">
                  <w:marLeft w:val="0"/>
                  <w:marRight w:val="0"/>
                  <w:marTop w:val="0"/>
                  <w:marBottom w:val="0"/>
                  <w:divBdr>
                    <w:top w:val="single" w:sz="2" w:space="1" w:color="FFFFFF"/>
                    <w:left w:val="single" w:sz="2" w:space="12" w:color="FFFFFF"/>
                    <w:bottom w:val="single" w:sz="2" w:space="1" w:color="FFFFFF"/>
                    <w:right w:val="single" w:sz="2" w:space="4" w:color="FFFFFF"/>
                  </w:divBdr>
                  <w:divsChild>
                    <w:div w:id="1267998803">
                      <w:marLeft w:val="0"/>
                      <w:marRight w:val="0"/>
                      <w:marTop w:val="0"/>
                      <w:marBottom w:val="0"/>
                      <w:divBdr>
                        <w:top w:val="none" w:sz="0" w:space="0" w:color="auto"/>
                        <w:left w:val="none" w:sz="0" w:space="0" w:color="auto"/>
                        <w:bottom w:val="none" w:sz="0" w:space="0" w:color="auto"/>
                        <w:right w:val="none" w:sz="0" w:space="0" w:color="auto"/>
                      </w:divBdr>
                    </w:div>
                  </w:divsChild>
                </w:div>
                <w:div w:id="2092389578">
                  <w:marLeft w:val="0"/>
                  <w:marRight w:val="0"/>
                  <w:marTop w:val="0"/>
                  <w:marBottom w:val="0"/>
                  <w:divBdr>
                    <w:top w:val="single" w:sz="2" w:space="1" w:color="FFFFFF"/>
                    <w:left w:val="single" w:sz="2" w:space="12" w:color="FFFFFF"/>
                    <w:bottom w:val="single" w:sz="2" w:space="1" w:color="FFFFFF"/>
                    <w:right w:val="single" w:sz="2" w:space="4" w:color="FFFFFF"/>
                  </w:divBdr>
                  <w:divsChild>
                    <w:div w:id="54007773">
                      <w:marLeft w:val="0"/>
                      <w:marRight w:val="0"/>
                      <w:marTop w:val="0"/>
                      <w:marBottom w:val="0"/>
                      <w:divBdr>
                        <w:top w:val="none" w:sz="0" w:space="0" w:color="auto"/>
                        <w:left w:val="none" w:sz="0" w:space="0" w:color="auto"/>
                        <w:bottom w:val="none" w:sz="0" w:space="0" w:color="auto"/>
                        <w:right w:val="none" w:sz="0" w:space="0" w:color="auto"/>
                      </w:divBdr>
                    </w:div>
                  </w:divsChild>
                </w:div>
                <w:div w:id="279607386">
                  <w:marLeft w:val="0"/>
                  <w:marRight w:val="0"/>
                  <w:marTop w:val="0"/>
                  <w:marBottom w:val="0"/>
                  <w:divBdr>
                    <w:top w:val="single" w:sz="2" w:space="1" w:color="FFFFFF"/>
                    <w:left w:val="single" w:sz="2" w:space="12" w:color="FFFFFF"/>
                    <w:bottom w:val="single" w:sz="2" w:space="1" w:color="FFFFFF"/>
                    <w:right w:val="single" w:sz="2" w:space="4" w:color="FFFFFF"/>
                  </w:divBdr>
                  <w:divsChild>
                    <w:div w:id="1997300370">
                      <w:marLeft w:val="0"/>
                      <w:marRight w:val="0"/>
                      <w:marTop w:val="0"/>
                      <w:marBottom w:val="0"/>
                      <w:divBdr>
                        <w:top w:val="none" w:sz="0" w:space="0" w:color="auto"/>
                        <w:left w:val="none" w:sz="0" w:space="0" w:color="auto"/>
                        <w:bottom w:val="none" w:sz="0" w:space="0" w:color="auto"/>
                        <w:right w:val="none" w:sz="0" w:space="0" w:color="auto"/>
                      </w:divBdr>
                    </w:div>
                  </w:divsChild>
                </w:div>
                <w:div w:id="249897901">
                  <w:marLeft w:val="0"/>
                  <w:marRight w:val="0"/>
                  <w:marTop w:val="0"/>
                  <w:marBottom w:val="0"/>
                  <w:divBdr>
                    <w:top w:val="single" w:sz="2" w:space="1" w:color="FFFFFF"/>
                    <w:left w:val="single" w:sz="2" w:space="12" w:color="FFFFFF"/>
                    <w:bottom w:val="single" w:sz="2" w:space="1" w:color="FFFFFF"/>
                    <w:right w:val="single" w:sz="2" w:space="4" w:color="FFFFFF"/>
                  </w:divBdr>
                  <w:divsChild>
                    <w:div w:id="891845324">
                      <w:marLeft w:val="0"/>
                      <w:marRight w:val="0"/>
                      <w:marTop w:val="0"/>
                      <w:marBottom w:val="0"/>
                      <w:divBdr>
                        <w:top w:val="none" w:sz="0" w:space="0" w:color="auto"/>
                        <w:left w:val="none" w:sz="0" w:space="0" w:color="auto"/>
                        <w:bottom w:val="none" w:sz="0" w:space="0" w:color="auto"/>
                        <w:right w:val="none" w:sz="0" w:space="0" w:color="auto"/>
                      </w:divBdr>
                    </w:div>
                  </w:divsChild>
                </w:div>
                <w:div w:id="1487278904">
                  <w:marLeft w:val="0"/>
                  <w:marRight w:val="0"/>
                  <w:marTop w:val="0"/>
                  <w:marBottom w:val="0"/>
                  <w:divBdr>
                    <w:top w:val="single" w:sz="2" w:space="1" w:color="FFFFFF"/>
                    <w:left w:val="single" w:sz="2" w:space="12" w:color="FFFFFF"/>
                    <w:bottom w:val="single" w:sz="2" w:space="1" w:color="FFFFFF"/>
                    <w:right w:val="single" w:sz="2" w:space="4" w:color="FFFFFF"/>
                  </w:divBdr>
                  <w:divsChild>
                    <w:div w:id="845755945">
                      <w:marLeft w:val="0"/>
                      <w:marRight w:val="0"/>
                      <w:marTop w:val="0"/>
                      <w:marBottom w:val="0"/>
                      <w:divBdr>
                        <w:top w:val="none" w:sz="0" w:space="0" w:color="auto"/>
                        <w:left w:val="none" w:sz="0" w:space="0" w:color="auto"/>
                        <w:bottom w:val="none" w:sz="0" w:space="0" w:color="auto"/>
                        <w:right w:val="none" w:sz="0" w:space="0" w:color="auto"/>
                      </w:divBdr>
                    </w:div>
                  </w:divsChild>
                </w:div>
                <w:div w:id="2062359421">
                  <w:marLeft w:val="0"/>
                  <w:marRight w:val="0"/>
                  <w:marTop w:val="0"/>
                  <w:marBottom w:val="0"/>
                  <w:divBdr>
                    <w:top w:val="single" w:sz="2" w:space="1" w:color="FFFFFF"/>
                    <w:left w:val="single" w:sz="2" w:space="12" w:color="FFFFFF"/>
                    <w:bottom w:val="single" w:sz="2" w:space="1" w:color="FFFFFF"/>
                    <w:right w:val="single" w:sz="2" w:space="4" w:color="FFFFFF"/>
                  </w:divBdr>
                  <w:divsChild>
                    <w:div w:id="1720396322">
                      <w:marLeft w:val="0"/>
                      <w:marRight w:val="0"/>
                      <w:marTop w:val="0"/>
                      <w:marBottom w:val="0"/>
                      <w:divBdr>
                        <w:top w:val="none" w:sz="0" w:space="0" w:color="auto"/>
                        <w:left w:val="none" w:sz="0" w:space="0" w:color="auto"/>
                        <w:bottom w:val="none" w:sz="0" w:space="0" w:color="auto"/>
                        <w:right w:val="none" w:sz="0" w:space="0" w:color="auto"/>
                      </w:divBdr>
                    </w:div>
                  </w:divsChild>
                </w:div>
                <w:div w:id="1333676649">
                  <w:marLeft w:val="0"/>
                  <w:marRight w:val="0"/>
                  <w:marTop w:val="0"/>
                  <w:marBottom w:val="0"/>
                  <w:divBdr>
                    <w:top w:val="single" w:sz="2" w:space="1" w:color="FFFFFF"/>
                    <w:left w:val="single" w:sz="2" w:space="12" w:color="FFFFFF"/>
                    <w:bottom w:val="single" w:sz="2" w:space="1" w:color="FFFFFF"/>
                    <w:right w:val="single" w:sz="2" w:space="4" w:color="FFFFFF"/>
                  </w:divBdr>
                  <w:divsChild>
                    <w:div w:id="644967297">
                      <w:marLeft w:val="0"/>
                      <w:marRight w:val="0"/>
                      <w:marTop w:val="0"/>
                      <w:marBottom w:val="0"/>
                      <w:divBdr>
                        <w:top w:val="none" w:sz="0" w:space="0" w:color="auto"/>
                        <w:left w:val="none" w:sz="0" w:space="0" w:color="auto"/>
                        <w:bottom w:val="none" w:sz="0" w:space="0" w:color="auto"/>
                        <w:right w:val="none" w:sz="0" w:space="0" w:color="auto"/>
                      </w:divBdr>
                    </w:div>
                  </w:divsChild>
                </w:div>
                <w:div w:id="1249773511">
                  <w:marLeft w:val="0"/>
                  <w:marRight w:val="0"/>
                  <w:marTop w:val="0"/>
                  <w:marBottom w:val="0"/>
                  <w:divBdr>
                    <w:top w:val="single" w:sz="2" w:space="1" w:color="FFFFFF"/>
                    <w:left w:val="single" w:sz="2" w:space="12" w:color="FFFFFF"/>
                    <w:bottom w:val="single" w:sz="2" w:space="1" w:color="FFFFFF"/>
                    <w:right w:val="single" w:sz="2" w:space="4" w:color="FFFFFF"/>
                  </w:divBdr>
                  <w:divsChild>
                    <w:div w:id="1100950730">
                      <w:marLeft w:val="0"/>
                      <w:marRight w:val="0"/>
                      <w:marTop w:val="0"/>
                      <w:marBottom w:val="0"/>
                      <w:divBdr>
                        <w:top w:val="none" w:sz="0" w:space="0" w:color="auto"/>
                        <w:left w:val="none" w:sz="0" w:space="0" w:color="auto"/>
                        <w:bottom w:val="none" w:sz="0" w:space="0" w:color="auto"/>
                        <w:right w:val="none" w:sz="0" w:space="0" w:color="auto"/>
                      </w:divBdr>
                    </w:div>
                  </w:divsChild>
                </w:div>
                <w:div w:id="1480881175">
                  <w:marLeft w:val="0"/>
                  <w:marRight w:val="0"/>
                  <w:marTop w:val="0"/>
                  <w:marBottom w:val="0"/>
                  <w:divBdr>
                    <w:top w:val="single" w:sz="2" w:space="1" w:color="FFFFFF"/>
                    <w:left w:val="single" w:sz="2" w:space="12" w:color="FFFFFF"/>
                    <w:bottom w:val="single" w:sz="2" w:space="1" w:color="FFFFFF"/>
                    <w:right w:val="single" w:sz="2" w:space="4" w:color="FFFFFF"/>
                  </w:divBdr>
                  <w:divsChild>
                    <w:div w:id="1627588521">
                      <w:marLeft w:val="0"/>
                      <w:marRight w:val="0"/>
                      <w:marTop w:val="0"/>
                      <w:marBottom w:val="0"/>
                      <w:divBdr>
                        <w:top w:val="none" w:sz="0" w:space="0" w:color="auto"/>
                        <w:left w:val="none" w:sz="0" w:space="0" w:color="auto"/>
                        <w:bottom w:val="none" w:sz="0" w:space="0" w:color="auto"/>
                        <w:right w:val="none" w:sz="0" w:space="0" w:color="auto"/>
                      </w:divBdr>
                    </w:div>
                  </w:divsChild>
                </w:div>
                <w:div w:id="125050341">
                  <w:marLeft w:val="0"/>
                  <w:marRight w:val="0"/>
                  <w:marTop w:val="0"/>
                  <w:marBottom w:val="0"/>
                  <w:divBdr>
                    <w:top w:val="single" w:sz="2" w:space="1" w:color="FFFFFF"/>
                    <w:left w:val="single" w:sz="2" w:space="12" w:color="FFFFFF"/>
                    <w:bottom w:val="single" w:sz="2" w:space="1" w:color="FFFFFF"/>
                    <w:right w:val="single" w:sz="2" w:space="4" w:color="FFFFFF"/>
                  </w:divBdr>
                  <w:divsChild>
                    <w:div w:id="1258364160">
                      <w:marLeft w:val="0"/>
                      <w:marRight w:val="0"/>
                      <w:marTop w:val="0"/>
                      <w:marBottom w:val="0"/>
                      <w:divBdr>
                        <w:top w:val="none" w:sz="0" w:space="0" w:color="auto"/>
                        <w:left w:val="none" w:sz="0" w:space="0" w:color="auto"/>
                        <w:bottom w:val="none" w:sz="0" w:space="0" w:color="auto"/>
                        <w:right w:val="none" w:sz="0" w:space="0" w:color="auto"/>
                      </w:divBdr>
                    </w:div>
                  </w:divsChild>
                </w:div>
                <w:div w:id="1610502701">
                  <w:marLeft w:val="0"/>
                  <w:marRight w:val="0"/>
                  <w:marTop w:val="0"/>
                  <w:marBottom w:val="0"/>
                  <w:divBdr>
                    <w:top w:val="single" w:sz="2" w:space="1" w:color="FFFFFF"/>
                    <w:left w:val="single" w:sz="2" w:space="12" w:color="FFFFFF"/>
                    <w:bottom w:val="single" w:sz="2" w:space="1" w:color="FFFFFF"/>
                    <w:right w:val="single" w:sz="2" w:space="4" w:color="FFFFFF"/>
                  </w:divBdr>
                  <w:divsChild>
                    <w:div w:id="1820925219">
                      <w:marLeft w:val="0"/>
                      <w:marRight w:val="0"/>
                      <w:marTop w:val="0"/>
                      <w:marBottom w:val="0"/>
                      <w:divBdr>
                        <w:top w:val="none" w:sz="0" w:space="0" w:color="auto"/>
                        <w:left w:val="none" w:sz="0" w:space="0" w:color="auto"/>
                        <w:bottom w:val="none" w:sz="0" w:space="0" w:color="auto"/>
                        <w:right w:val="none" w:sz="0" w:space="0" w:color="auto"/>
                      </w:divBdr>
                    </w:div>
                  </w:divsChild>
                </w:div>
                <w:div w:id="1662928373">
                  <w:marLeft w:val="0"/>
                  <w:marRight w:val="0"/>
                  <w:marTop w:val="0"/>
                  <w:marBottom w:val="0"/>
                  <w:divBdr>
                    <w:top w:val="single" w:sz="2" w:space="1" w:color="FFFFFF"/>
                    <w:left w:val="single" w:sz="2" w:space="12" w:color="FFFFFF"/>
                    <w:bottom w:val="single" w:sz="2" w:space="1" w:color="FFFFFF"/>
                    <w:right w:val="single" w:sz="2" w:space="4" w:color="FFFFFF"/>
                  </w:divBdr>
                  <w:divsChild>
                    <w:div w:id="565917202">
                      <w:marLeft w:val="0"/>
                      <w:marRight w:val="0"/>
                      <w:marTop w:val="0"/>
                      <w:marBottom w:val="0"/>
                      <w:divBdr>
                        <w:top w:val="none" w:sz="0" w:space="0" w:color="auto"/>
                        <w:left w:val="none" w:sz="0" w:space="0" w:color="auto"/>
                        <w:bottom w:val="none" w:sz="0" w:space="0" w:color="auto"/>
                        <w:right w:val="none" w:sz="0" w:space="0" w:color="auto"/>
                      </w:divBdr>
                    </w:div>
                  </w:divsChild>
                </w:div>
                <w:div w:id="1584409444">
                  <w:marLeft w:val="0"/>
                  <w:marRight w:val="0"/>
                  <w:marTop w:val="0"/>
                  <w:marBottom w:val="0"/>
                  <w:divBdr>
                    <w:top w:val="single" w:sz="2" w:space="1" w:color="FFFFFF"/>
                    <w:left w:val="single" w:sz="2" w:space="12" w:color="FFFFFF"/>
                    <w:bottom w:val="single" w:sz="2" w:space="1" w:color="FFFFFF"/>
                    <w:right w:val="single" w:sz="2" w:space="4" w:color="FFFFFF"/>
                  </w:divBdr>
                  <w:divsChild>
                    <w:div w:id="1605074135">
                      <w:marLeft w:val="0"/>
                      <w:marRight w:val="0"/>
                      <w:marTop w:val="0"/>
                      <w:marBottom w:val="0"/>
                      <w:divBdr>
                        <w:top w:val="none" w:sz="0" w:space="0" w:color="auto"/>
                        <w:left w:val="none" w:sz="0" w:space="0" w:color="auto"/>
                        <w:bottom w:val="none" w:sz="0" w:space="0" w:color="auto"/>
                        <w:right w:val="none" w:sz="0" w:space="0" w:color="auto"/>
                      </w:divBdr>
                    </w:div>
                  </w:divsChild>
                </w:div>
                <w:div w:id="2118520413">
                  <w:marLeft w:val="0"/>
                  <w:marRight w:val="0"/>
                  <w:marTop w:val="0"/>
                  <w:marBottom w:val="0"/>
                  <w:divBdr>
                    <w:top w:val="single" w:sz="2" w:space="1" w:color="FFFFFF"/>
                    <w:left w:val="single" w:sz="2" w:space="12" w:color="FFFFFF"/>
                    <w:bottom w:val="single" w:sz="2" w:space="1" w:color="FFFFFF"/>
                    <w:right w:val="single" w:sz="2" w:space="4" w:color="FFFFFF"/>
                  </w:divBdr>
                  <w:divsChild>
                    <w:div w:id="1029601986">
                      <w:marLeft w:val="0"/>
                      <w:marRight w:val="0"/>
                      <w:marTop w:val="0"/>
                      <w:marBottom w:val="0"/>
                      <w:divBdr>
                        <w:top w:val="none" w:sz="0" w:space="0" w:color="auto"/>
                        <w:left w:val="none" w:sz="0" w:space="0" w:color="auto"/>
                        <w:bottom w:val="none" w:sz="0" w:space="0" w:color="auto"/>
                        <w:right w:val="none" w:sz="0" w:space="0" w:color="auto"/>
                      </w:divBdr>
                    </w:div>
                  </w:divsChild>
                </w:div>
                <w:div w:id="492988671">
                  <w:marLeft w:val="0"/>
                  <w:marRight w:val="0"/>
                  <w:marTop w:val="0"/>
                  <w:marBottom w:val="0"/>
                  <w:divBdr>
                    <w:top w:val="single" w:sz="2" w:space="1" w:color="FFFFFF"/>
                    <w:left w:val="single" w:sz="2" w:space="12" w:color="FFFFFF"/>
                    <w:bottom w:val="single" w:sz="2" w:space="1" w:color="FFFFFF"/>
                    <w:right w:val="single" w:sz="2" w:space="4" w:color="FFFFFF"/>
                  </w:divBdr>
                  <w:divsChild>
                    <w:div w:id="472411838">
                      <w:marLeft w:val="0"/>
                      <w:marRight w:val="0"/>
                      <w:marTop w:val="0"/>
                      <w:marBottom w:val="0"/>
                      <w:divBdr>
                        <w:top w:val="none" w:sz="0" w:space="0" w:color="auto"/>
                        <w:left w:val="none" w:sz="0" w:space="0" w:color="auto"/>
                        <w:bottom w:val="none" w:sz="0" w:space="0" w:color="auto"/>
                        <w:right w:val="none" w:sz="0" w:space="0" w:color="auto"/>
                      </w:divBdr>
                    </w:div>
                  </w:divsChild>
                </w:div>
                <w:div w:id="177501479">
                  <w:marLeft w:val="0"/>
                  <w:marRight w:val="0"/>
                  <w:marTop w:val="0"/>
                  <w:marBottom w:val="0"/>
                  <w:divBdr>
                    <w:top w:val="single" w:sz="2" w:space="1" w:color="FFFFFF"/>
                    <w:left w:val="single" w:sz="2" w:space="12" w:color="FFFFFF"/>
                    <w:bottom w:val="single" w:sz="2" w:space="1" w:color="FFFFFF"/>
                    <w:right w:val="single" w:sz="2" w:space="4" w:color="FFFFFF"/>
                  </w:divBdr>
                  <w:divsChild>
                    <w:div w:id="950935151">
                      <w:marLeft w:val="0"/>
                      <w:marRight w:val="0"/>
                      <w:marTop w:val="0"/>
                      <w:marBottom w:val="0"/>
                      <w:divBdr>
                        <w:top w:val="none" w:sz="0" w:space="0" w:color="auto"/>
                        <w:left w:val="none" w:sz="0" w:space="0" w:color="auto"/>
                        <w:bottom w:val="none" w:sz="0" w:space="0" w:color="auto"/>
                        <w:right w:val="none" w:sz="0" w:space="0" w:color="auto"/>
                      </w:divBdr>
                    </w:div>
                  </w:divsChild>
                </w:div>
                <w:div w:id="1218786847">
                  <w:marLeft w:val="0"/>
                  <w:marRight w:val="0"/>
                  <w:marTop w:val="0"/>
                  <w:marBottom w:val="0"/>
                  <w:divBdr>
                    <w:top w:val="single" w:sz="2" w:space="1" w:color="FFFFFF"/>
                    <w:left w:val="single" w:sz="2" w:space="12" w:color="FFFFFF"/>
                    <w:bottom w:val="single" w:sz="2" w:space="1" w:color="FFFFFF"/>
                    <w:right w:val="single" w:sz="2" w:space="4" w:color="FFFFFF"/>
                  </w:divBdr>
                  <w:divsChild>
                    <w:div w:id="54014314">
                      <w:marLeft w:val="0"/>
                      <w:marRight w:val="0"/>
                      <w:marTop w:val="0"/>
                      <w:marBottom w:val="0"/>
                      <w:divBdr>
                        <w:top w:val="none" w:sz="0" w:space="0" w:color="auto"/>
                        <w:left w:val="none" w:sz="0" w:space="0" w:color="auto"/>
                        <w:bottom w:val="none" w:sz="0" w:space="0" w:color="auto"/>
                        <w:right w:val="none" w:sz="0" w:space="0" w:color="auto"/>
                      </w:divBdr>
                    </w:div>
                  </w:divsChild>
                </w:div>
                <w:div w:id="1721323126">
                  <w:marLeft w:val="0"/>
                  <w:marRight w:val="0"/>
                  <w:marTop w:val="0"/>
                  <w:marBottom w:val="0"/>
                  <w:divBdr>
                    <w:top w:val="single" w:sz="2" w:space="1" w:color="FFFFFF"/>
                    <w:left w:val="single" w:sz="2" w:space="12" w:color="FFFFFF"/>
                    <w:bottom w:val="single" w:sz="2" w:space="4" w:color="FFFFFF"/>
                    <w:right w:val="single" w:sz="2" w:space="4" w:color="FFFFFF"/>
                  </w:divBdr>
                  <w:divsChild>
                    <w:div w:id="157916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91224">
          <w:marLeft w:val="0"/>
          <w:marRight w:val="0"/>
          <w:marTop w:val="0"/>
          <w:marBottom w:val="335"/>
          <w:divBdr>
            <w:top w:val="none" w:sz="0" w:space="0" w:color="auto"/>
            <w:left w:val="none" w:sz="0" w:space="0" w:color="auto"/>
            <w:bottom w:val="none" w:sz="0" w:space="0" w:color="auto"/>
            <w:right w:val="none" w:sz="0" w:space="0" w:color="auto"/>
          </w:divBdr>
          <w:divsChild>
            <w:div w:id="1565872749">
              <w:marLeft w:val="0"/>
              <w:marRight w:val="0"/>
              <w:marTop w:val="0"/>
              <w:marBottom w:val="0"/>
              <w:divBdr>
                <w:top w:val="none" w:sz="0" w:space="0" w:color="auto"/>
                <w:left w:val="none" w:sz="0" w:space="0" w:color="auto"/>
                <w:bottom w:val="none" w:sz="0" w:space="0" w:color="auto"/>
                <w:right w:val="none" w:sz="0" w:space="0" w:color="auto"/>
              </w:divBdr>
              <w:divsChild>
                <w:div w:id="911237370">
                  <w:marLeft w:val="0"/>
                  <w:marRight w:val="0"/>
                  <w:marTop w:val="0"/>
                  <w:marBottom w:val="0"/>
                  <w:divBdr>
                    <w:top w:val="single" w:sz="2" w:space="4" w:color="FFFFFF"/>
                    <w:left w:val="single" w:sz="2" w:space="12" w:color="FFFFFF"/>
                    <w:bottom w:val="single" w:sz="2" w:space="1" w:color="FFFFFF"/>
                    <w:right w:val="single" w:sz="2" w:space="4" w:color="FFFFFF"/>
                  </w:divBdr>
                  <w:divsChild>
                    <w:div w:id="374277705">
                      <w:marLeft w:val="0"/>
                      <w:marRight w:val="0"/>
                      <w:marTop w:val="0"/>
                      <w:marBottom w:val="0"/>
                      <w:divBdr>
                        <w:top w:val="none" w:sz="0" w:space="0" w:color="auto"/>
                        <w:left w:val="none" w:sz="0" w:space="0" w:color="auto"/>
                        <w:bottom w:val="none" w:sz="0" w:space="0" w:color="auto"/>
                        <w:right w:val="none" w:sz="0" w:space="0" w:color="auto"/>
                      </w:divBdr>
                    </w:div>
                  </w:divsChild>
                </w:div>
                <w:div w:id="215548468">
                  <w:marLeft w:val="0"/>
                  <w:marRight w:val="0"/>
                  <w:marTop w:val="0"/>
                  <w:marBottom w:val="0"/>
                  <w:divBdr>
                    <w:top w:val="single" w:sz="2" w:space="1" w:color="FFFFFF"/>
                    <w:left w:val="single" w:sz="2" w:space="12" w:color="FFFFFF"/>
                    <w:bottom w:val="single" w:sz="2" w:space="1" w:color="FFFFFF"/>
                    <w:right w:val="single" w:sz="2" w:space="4" w:color="FFFFFF"/>
                  </w:divBdr>
                  <w:divsChild>
                    <w:div w:id="1855344682">
                      <w:marLeft w:val="0"/>
                      <w:marRight w:val="0"/>
                      <w:marTop w:val="0"/>
                      <w:marBottom w:val="0"/>
                      <w:divBdr>
                        <w:top w:val="none" w:sz="0" w:space="0" w:color="auto"/>
                        <w:left w:val="none" w:sz="0" w:space="0" w:color="auto"/>
                        <w:bottom w:val="none" w:sz="0" w:space="0" w:color="auto"/>
                        <w:right w:val="none" w:sz="0" w:space="0" w:color="auto"/>
                      </w:divBdr>
                    </w:div>
                  </w:divsChild>
                </w:div>
                <w:div w:id="1007712248">
                  <w:marLeft w:val="0"/>
                  <w:marRight w:val="0"/>
                  <w:marTop w:val="0"/>
                  <w:marBottom w:val="0"/>
                  <w:divBdr>
                    <w:top w:val="single" w:sz="2" w:space="1" w:color="FFFFFF"/>
                    <w:left w:val="single" w:sz="2" w:space="12" w:color="FFFFFF"/>
                    <w:bottom w:val="single" w:sz="2" w:space="1" w:color="FFFFFF"/>
                    <w:right w:val="single" w:sz="2" w:space="4" w:color="FFFFFF"/>
                  </w:divBdr>
                  <w:divsChild>
                    <w:div w:id="108283640">
                      <w:marLeft w:val="0"/>
                      <w:marRight w:val="0"/>
                      <w:marTop w:val="0"/>
                      <w:marBottom w:val="0"/>
                      <w:divBdr>
                        <w:top w:val="none" w:sz="0" w:space="0" w:color="auto"/>
                        <w:left w:val="none" w:sz="0" w:space="0" w:color="auto"/>
                        <w:bottom w:val="none" w:sz="0" w:space="0" w:color="auto"/>
                        <w:right w:val="none" w:sz="0" w:space="0" w:color="auto"/>
                      </w:divBdr>
                    </w:div>
                  </w:divsChild>
                </w:div>
                <w:div w:id="1849903631">
                  <w:marLeft w:val="0"/>
                  <w:marRight w:val="0"/>
                  <w:marTop w:val="0"/>
                  <w:marBottom w:val="0"/>
                  <w:divBdr>
                    <w:top w:val="single" w:sz="2" w:space="1" w:color="FFFFFF"/>
                    <w:left w:val="single" w:sz="2" w:space="12" w:color="FFFFFF"/>
                    <w:bottom w:val="single" w:sz="2" w:space="1" w:color="FFFFFF"/>
                    <w:right w:val="single" w:sz="2" w:space="4" w:color="FFFFFF"/>
                  </w:divBdr>
                  <w:divsChild>
                    <w:div w:id="2144535498">
                      <w:marLeft w:val="0"/>
                      <w:marRight w:val="0"/>
                      <w:marTop w:val="0"/>
                      <w:marBottom w:val="0"/>
                      <w:divBdr>
                        <w:top w:val="none" w:sz="0" w:space="0" w:color="auto"/>
                        <w:left w:val="none" w:sz="0" w:space="0" w:color="auto"/>
                        <w:bottom w:val="none" w:sz="0" w:space="0" w:color="auto"/>
                        <w:right w:val="none" w:sz="0" w:space="0" w:color="auto"/>
                      </w:divBdr>
                    </w:div>
                  </w:divsChild>
                </w:div>
                <w:div w:id="162553365">
                  <w:marLeft w:val="0"/>
                  <w:marRight w:val="0"/>
                  <w:marTop w:val="0"/>
                  <w:marBottom w:val="0"/>
                  <w:divBdr>
                    <w:top w:val="single" w:sz="2" w:space="1" w:color="FFFFFF"/>
                    <w:left w:val="single" w:sz="2" w:space="12" w:color="FFFFFF"/>
                    <w:bottom w:val="single" w:sz="2" w:space="1" w:color="FFFFFF"/>
                    <w:right w:val="single" w:sz="2" w:space="4" w:color="FFFFFF"/>
                  </w:divBdr>
                  <w:divsChild>
                    <w:div w:id="1111634707">
                      <w:marLeft w:val="0"/>
                      <w:marRight w:val="0"/>
                      <w:marTop w:val="0"/>
                      <w:marBottom w:val="0"/>
                      <w:divBdr>
                        <w:top w:val="none" w:sz="0" w:space="0" w:color="auto"/>
                        <w:left w:val="none" w:sz="0" w:space="0" w:color="auto"/>
                        <w:bottom w:val="none" w:sz="0" w:space="0" w:color="auto"/>
                        <w:right w:val="none" w:sz="0" w:space="0" w:color="auto"/>
                      </w:divBdr>
                    </w:div>
                  </w:divsChild>
                </w:div>
                <w:div w:id="791750967">
                  <w:marLeft w:val="0"/>
                  <w:marRight w:val="0"/>
                  <w:marTop w:val="0"/>
                  <w:marBottom w:val="0"/>
                  <w:divBdr>
                    <w:top w:val="single" w:sz="2" w:space="1" w:color="FFFFFF"/>
                    <w:left w:val="single" w:sz="2" w:space="12" w:color="FFFFFF"/>
                    <w:bottom w:val="single" w:sz="2" w:space="1" w:color="FFFFFF"/>
                    <w:right w:val="single" w:sz="2" w:space="4" w:color="FFFFFF"/>
                  </w:divBdr>
                  <w:divsChild>
                    <w:div w:id="1757748090">
                      <w:marLeft w:val="0"/>
                      <w:marRight w:val="0"/>
                      <w:marTop w:val="0"/>
                      <w:marBottom w:val="0"/>
                      <w:divBdr>
                        <w:top w:val="none" w:sz="0" w:space="0" w:color="auto"/>
                        <w:left w:val="none" w:sz="0" w:space="0" w:color="auto"/>
                        <w:bottom w:val="none" w:sz="0" w:space="0" w:color="auto"/>
                        <w:right w:val="none" w:sz="0" w:space="0" w:color="auto"/>
                      </w:divBdr>
                    </w:div>
                  </w:divsChild>
                </w:div>
                <w:div w:id="395475178">
                  <w:marLeft w:val="0"/>
                  <w:marRight w:val="0"/>
                  <w:marTop w:val="0"/>
                  <w:marBottom w:val="0"/>
                  <w:divBdr>
                    <w:top w:val="single" w:sz="2" w:space="1" w:color="FFFFFF"/>
                    <w:left w:val="single" w:sz="2" w:space="12" w:color="FFFFFF"/>
                    <w:bottom w:val="single" w:sz="2" w:space="1" w:color="FFFFFF"/>
                    <w:right w:val="single" w:sz="2" w:space="4" w:color="FFFFFF"/>
                  </w:divBdr>
                  <w:divsChild>
                    <w:div w:id="868224699">
                      <w:marLeft w:val="0"/>
                      <w:marRight w:val="0"/>
                      <w:marTop w:val="0"/>
                      <w:marBottom w:val="0"/>
                      <w:divBdr>
                        <w:top w:val="none" w:sz="0" w:space="0" w:color="auto"/>
                        <w:left w:val="none" w:sz="0" w:space="0" w:color="auto"/>
                        <w:bottom w:val="none" w:sz="0" w:space="0" w:color="auto"/>
                        <w:right w:val="none" w:sz="0" w:space="0" w:color="auto"/>
                      </w:divBdr>
                    </w:div>
                  </w:divsChild>
                </w:div>
                <w:div w:id="163669414">
                  <w:marLeft w:val="0"/>
                  <w:marRight w:val="0"/>
                  <w:marTop w:val="0"/>
                  <w:marBottom w:val="0"/>
                  <w:divBdr>
                    <w:top w:val="single" w:sz="2" w:space="1" w:color="FFFFFF"/>
                    <w:left w:val="single" w:sz="2" w:space="12" w:color="FFFFFF"/>
                    <w:bottom w:val="single" w:sz="2" w:space="1" w:color="FFFFFF"/>
                    <w:right w:val="single" w:sz="2" w:space="4" w:color="FFFFFF"/>
                  </w:divBdr>
                  <w:divsChild>
                    <w:div w:id="1653607275">
                      <w:marLeft w:val="0"/>
                      <w:marRight w:val="0"/>
                      <w:marTop w:val="0"/>
                      <w:marBottom w:val="0"/>
                      <w:divBdr>
                        <w:top w:val="none" w:sz="0" w:space="0" w:color="auto"/>
                        <w:left w:val="none" w:sz="0" w:space="0" w:color="auto"/>
                        <w:bottom w:val="none" w:sz="0" w:space="0" w:color="auto"/>
                        <w:right w:val="none" w:sz="0" w:space="0" w:color="auto"/>
                      </w:divBdr>
                    </w:div>
                  </w:divsChild>
                </w:div>
                <w:div w:id="1312448150">
                  <w:marLeft w:val="0"/>
                  <w:marRight w:val="0"/>
                  <w:marTop w:val="0"/>
                  <w:marBottom w:val="0"/>
                  <w:divBdr>
                    <w:top w:val="single" w:sz="2" w:space="1" w:color="FFFFFF"/>
                    <w:left w:val="single" w:sz="2" w:space="12" w:color="FFFFFF"/>
                    <w:bottom w:val="single" w:sz="2" w:space="1" w:color="FFFFFF"/>
                    <w:right w:val="single" w:sz="2" w:space="4" w:color="FFFFFF"/>
                  </w:divBdr>
                  <w:divsChild>
                    <w:div w:id="859396421">
                      <w:marLeft w:val="0"/>
                      <w:marRight w:val="0"/>
                      <w:marTop w:val="0"/>
                      <w:marBottom w:val="0"/>
                      <w:divBdr>
                        <w:top w:val="none" w:sz="0" w:space="0" w:color="auto"/>
                        <w:left w:val="none" w:sz="0" w:space="0" w:color="auto"/>
                        <w:bottom w:val="none" w:sz="0" w:space="0" w:color="auto"/>
                        <w:right w:val="none" w:sz="0" w:space="0" w:color="auto"/>
                      </w:divBdr>
                    </w:div>
                  </w:divsChild>
                </w:div>
                <w:div w:id="2075156223">
                  <w:marLeft w:val="0"/>
                  <w:marRight w:val="0"/>
                  <w:marTop w:val="0"/>
                  <w:marBottom w:val="0"/>
                  <w:divBdr>
                    <w:top w:val="single" w:sz="2" w:space="1" w:color="FFFFFF"/>
                    <w:left w:val="single" w:sz="2" w:space="12" w:color="FFFFFF"/>
                    <w:bottom w:val="single" w:sz="2" w:space="1" w:color="FFFFFF"/>
                    <w:right w:val="single" w:sz="2" w:space="4" w:color="FFFFFF"/>
                  </w:divBdr>
                  <w:divsChild>
                    <w:div w:id="1131484151">
                      <w:marLeft w:val="0"/>
                      <w:marRight w:val="0"/>
                      <w:marTop w:val="0"/>
                      <w:marBottom w:val="0"/>
                      <w:divBdr>
                        <w:top w:val="none" w:sz="0" w:space="0" w:color="auto"/>
                        <w:left w:val="none" w:sz="0" w:space="0" w:color="auto"/>
                        <w:bottom w:val="none" w:sz="0" w:space="0" w:color="auto"/>
                        <w:right w:val="none" w:sz="0" w:space="0" w:color="auto"/>
                      </w:divBdr>
                    </w:div>
                  </w:divsChild>
                </w:div>
                <w:div w:id="1199976030">
                  <w:marLeft w:val="0"/>
                  <w:marRight w:val="0"/>
                  <w:marTop w:val="0"/>
                  <w:marBottom w:val="0"/>
                  <w:divBdr>
                    <w:top w:val="single" w:sz="2" w:space="1" w:color="FFFFFF"/>
                    <w:left w:val="single" w:sz="2" w:space="12" w:color="FFFFFF"/>
                    <w:bottom w:val="single" w:sz="2" w:space="1" w:color="FFFFFF"/>
                    <w:right w:val="single" w:sz="2" w:space="4" w:color="FFFFFF"/>
                  </w:divBdr>
                  <w:divsChild>
                    <w:div w:id="69621197">
                      <w:marLeft w:val="0"/>
                      <w:marRight w:val="0"/>
                      <w:marTop w:val="0"/>
                      <w:marBottom w:val="0"/>
                      <w:divBdr>
                        <w:top w:val="none" w:sz="0" w:space="0" w:color="auto"/>
                        <w:left w:val="none" w:sz="0" w:space="0" w:color="auto"/>
                        <w:bottom w:val="none" w:sz="0" w:space="0" w:color="auto"/>
                        <w:right w:val="none" w:sz="0" w:space="0" w:color="auto"/>
                      </w:divBdr>
                    </w:div>
                  </w:divsChild>
                </w:div>
                <w:div w:id="1363626524">
                  <w:marLeft w:val="0"/>
                  <w:marRight w:val="0"/>
                  <w:marTop w:val="0"/>
                  <w:marBottom w:val="0"/>
                  <w:divBdr>
                    <w:top w:val="single" w:sz="2" w:space="1" w:color="FFFFFF"/>
                    <w:left w:val="single" w:sz="2" w:space="12" w:color="FFFFFF"/>
                    <w:bottom w:val="single" w:sz="2" w:space="1" w:color="FFFFFF"/>
                    <w:right w:val="single" w:sz="2" w:space="4" w:color="FFFFFF"/>
                  </w:divBdr>
                  <w:divsChild>
                    <w:div w:id="1440762427">
                      <w:marLeft w:val="0"/>
                      <w:marRight w:val="0"/>
                      <w:marTop w:val="0"/>
                      <w:marBottom w:val="0"/>
                      <w:divBdr>
                        <w:top w:val="none" w:sz="0" w:space="0" w:color="auto"/>
                        <w:left w:val="none" w:sz="0" w:space="0" w:color="auto"/>
                        <w:bottom w:val="none" w:sz="0" w:space="0" w:color="auto"/>
                        <w:right w:val="none" w:sz="0" w:space="0" w:color="auto"/>
                      </w:divBdr>
                    </w:div>
                  </w:divsChild>
                </w:div>
                <w:div w:id="552157943">
                  <w:marLeft w:val="0"/>
                  <w:marRight w:val="0"/>
                  <w:marTop w:val="0"/>
                  <w:marBottom w:val="0"/>
                  <w:divBdr>
                    <w:top w:val="single" w:sz="2" w:space="1" w:color="FFFFFF"/>
                    <w:left w:val="single" w:sz="2" w:space="12" w:color="FFFFFF"/>
                    <w:bottom w:val="single" w:sz="2" w:space="1" w:color="FFFFFF"/>
                    <w:right w:val="single" w:sz="2" w:space="4" w:color="FFFFFF"/>
                  </w:divBdr>
                  <w:divsChild>
                    <w:div w:id="981035680">
                      <w:marLeft w:val="0"/>
                      <w:marRight w:val="0"/>
                      <w:marTop w:val="0"/>
                      <w:marBottom w:val="0"/>
                      <w:divBdr>
                        <w:top w:val="none" w:sz="0" w:space="0" w:color="auto"/>
                        <w:left w:val="none" w:sz="0" w:space="0" w:color="auto"/>
                        <w:bottom w:val="none" w:sz="0" w:space="0" w:color="auto"/>
                        <w:right w:val="none" w:sz="0" w:space="0" w:color="auto"/>
                      </w:divBdr>
                    </w:div>
                  </w:divsChild>
                </w:div>
                <w:div w:id="982468026">
                  <w:marLeft w:val="0"/>
                  <w:marRight w:val="0"/>
                  <w:marTop w:val="0"/>
                  <w:marBottom w:val="0"/>
                  <w:divBdr>
                    <w:top w:val="single" w:sz="2" w:space="1" w:color="FFFFFF"/>
                    <w:left w:val="single" w:sz="2" w:space="12" w:color="FFFFFF"/>
                    <w:bottom w:val="single" w:sz="2" w:space="1" w:color="FFFFFF"/>
                    <w:right w:val="single" w:sz="2" w:space="4" w:color="FFFFFF"/>
                  </w:divBdr>
                  <w:divsChild>
                    <w:div w:id="168448144">
                      <w:marLeft w:val="0"/>
                      <w:marRight w:val="0"/>
                      <w:marTop w:val="0"/>
                      <w:marBottom w:val="0"/>
                      <w:divBdr>
                        <w:top w:val="none" w:sz="0" w:space="0" w:color="auto"/>
                        <w:left w:val="none" w:sz="0" w:space="0" w:color="auto"/>
                        <w:bottom w:val="none" w:sz="0" w:space="0" w:color="auto"/>
                        <w:right w:val="none" w:sz="0" w:space="0" w:color="auto"/>
                      </w:divBdr>
                    </w:div>
                  </w:divsChild>
                </w:div>
                <w:div w:id="1242330489">
                  <w:marLeft w:val="0"/>
                  <w:marRight w:val="0"/>
                  <w:marTop w:val="0"/>
                  <w:marBottom w:val="0"/>
                  <w:divBdr>
                    <w:top w:val="single" w:sz="2" w:space="1" w:color="FFFFFF"/>
                    <w:left w:val="single" w:sz="2" w:space="12" w:color="FFFFFF"/>
                    <w:bottom w:val="single" w:sz="2" w:space="1" w:color="FFFFFF"/>
                    <w:right w:val="single" w:sz="2" w:space="4" w:color="FFFFFF"/>
                  </w:divBdr>
                  <w:divsChild>
                    <w:div w:id="2126658466">
                      <w:marLeft w:val="0"/>
                      <w:marRight w:val="0"/>
                      <w:marTop w:val="0"/>
                      <w:marBottom w:val="0"/>
                      <w:divBdr>
                        <w:top w:val="none" w:sz="0" w:space="0" w:color="auto"/>
                        <w:left w:val="none" w:sz="0" w:space="0" w:color="auto"/>
                        <w:bottom w:val="none" w:sz="0" w:space="0" w:color="auto"/>
                        <w:right w:val="none" w:sz="0" w:space="0" w:color="auto"/>
                      </w:divBdr>
                    </w:div>
                  </w:divsChild>
                </w:div>
                <w:div w:id="1308321151">
                  <w:marLeft w:val="0"/>
                  <w:marRight w:val="0"/>
                  <w:marTop w:val="0"/>
                  <w:marBottom w:val="0"/>
                  <w:divBdr>
                    <w:top w:val="single" w:sz="2" w:space="1" w:color="FFFFFF"/>
                    <w:left w:val="single" w:sz="2" w:space="12" w:color="FFFFFF"/>
                    <w:bottom w:val="single" w:sz="2" w:space="1" w:color="FFFFFF"/>
                    <w:right w:val="single" w:sz="2" w:space="4" w:color="FFFFFF"/>
                  </w:divBdr>
                  <w:divsChild>
                    <w:div w:id="1202594437">
                      <w:marLeft w:val="0"/>
                      <w:marRight w:val="0"/>
                      <w:marTop w:val="0"/>
                      <w:marBottom w:val="0"/>
                      <w:divBdr>
                        <w:top w:val="none" w:sz="0" w:space="0" w:color="auto"/>
                        <w:left w:val="none" w:sz="0" w:space="0" w:color="auto"/>
                        <w:bottom w:val="none" w:sz="0" w:space="0" w:color="auto"/>
                        <w:right w:val="none" w:sz="0" w:space="0" w:color="auto"/>
                      </w:divBdr>
                    </w:div>
                  </w:divsChild>
                </w:div>
                <w:div w:id="2138522945">
                  <w:marLeft w:val="0"/>
                  <w:marRight w:val="0"/>
                  <w:marTop w:val="0"/>
                  <w:marBottom w:val="0"/>
                  <w:divBdr>
                    <w:top w:val="single" w:sz="2" w:space="1" w:color="FFFFFF"/>
                    <w:left w:val="single" w:sz="2" w:space="12" w:color="FFFFFF"/>
                    <w:bottom w:val="single" w:sz="2" w:space="1" w:color="FFFFFF"/>
                    <w:right w:val="single" w:sz="2" w:space="4" w:color="FFFFFF"/>
                  </w:divBdr>
                  <w:divsChild>
                    <w:div w:id="1708988768">
                      <w:marLeft w:val="0"/>
                      <w:marRight w:val="0"/>
                      <w:marTop w:val="0"/>
                      <w:marBottom w:val="0"/>
                      <w:divBdr>
                        <w:top w:val="none" w:sz="0" w:space="0" w:color="auto"/>
                        <w:left w:val="none" w:sz="0" w:space="0" w:color="auto"/>
                        <w:bottom w:val="none" w:sz="0" w:space="0" w:color="auto"/>
                        <w:right w:val="none" w:sz="0" w:space="0" w:color="auto"/>
                      </w:divBdr>
                    </w:div>
                  </w:divsChild>
                </w:div>
                <w:div w:id="631860180">
                  <w:marLeft w:val="0"/>
                  <w:marRight w:val="0"/>
                  <w:marTop w:val="0"/>
                  <w:marBottom w:val="0"/>
                  <w:divBdr>
                    <w:top w:val="single" w:sz="2" w:space="1" w:color="FFFFFF"/>
                    <w:left w:val="single" w:sz="2" w:space="12" w:color="FFFFFF"/>
                    <w:bottom w:val="single" w:sz="2" w:space="1" w:color="FFFFFF"/>
                    <w:right w:val="single" w:sz="2" w:space="4" w:color="FFFFFF"/>
                  </w:divBdr>
                  <w:divsChild>
                    <w:div w:id="1868062517">
                      <w:marLeft w:val="0"/>
                      <w:marRight w:val="0"/>
                      <w:marTop w:val="0"/>
                      <w:marBottom w:val="0"/>
                      <w:divBdr>
                        <w:top w:val="none" w:sz="0" w:space="0" w:color="auto"/>
                        <w:left w:val="none" w:sz="0" w:space="0" w:color="auto"/>
                        <w:bottom w:val="none" w:sz="0" w:space="0" w:color="auto"/>
                        <w:right w:val="none" w:sz="0" w:space="0" w:color="auto"/>
                      </w:divBdr>
                    </w:div>
                  </w:divsChild>
                </w:div>
                <w:div w:id="106123660">
                  <w:marLeft w:val="0"/>
                  <w:marRight w:val="0"/>
                  <w:marTop w:val="0"/>
                  <w:marBottom w:val="0"/>
                  <w:divBdr>
                    <w:top w:val="single" w:sz="2" w:space="1" w:color="FFFFFF"/>
                    <w:left w:val="single" w:sz="2" w:space="12" w:color="FFFFFF"/>
                    <w:bottom w:val="single" w:sz="2" w:space="1" w:color="FFFFFF"/>
                    <w:right w:val="single" w:sz="2" w:space="4" w:color="FFFFFF"/>
                  </w:divBdr>
                  <w:divsChild>
                    <w:div w:id="1176774712">
                      <w:marLeft w:val="0"/>
                      <w:marRight w:val="0"/>
                      <w:marTop w:val="0"/>
                      <w:marBottom w:val="0"/>
                      <w:divBdr>
                        <w:top w:val="none" w:sz="0" w:space="0" w:color="auto"/>
                        <w:left w:val="none" w:sz="0" w:space="0" w:color="auto"/>
                        <w:bottom w:val="none" w:sz="0" w:space="0" w:color="auto"/>
                        <w:right w:val="none" w:sz="0" w:space="0" w:color="auto"/>
                      </w:divBdr>
                    </w:div>
                  </w:divsChild>
                </w:div>
                <w:div w:id="1521164798">
                  <w:marLeft w:val="0"/>
                  <w:marRight w:val="0"/>
                  <w:marTop w:val="0"/>
                  <w:marBottom w:val="0"/>
                  <w:divBdr>
                    <w:top w:val="single" w:sz="2" w:space="1" w:color="FFFFFF"/>
                    <w:left w:val="single" w:sz="2" w:space="12" w:color="FFFFFF"/>
                    <w:bottom w:val="single" w:sz="2" w:space="1" w:color="FFFFFF"/>
                    <w:right w:val="single" w:sz="2" w:space="4" w:color="FFFFFF"/>
                  </w:divBdr>
                  <w:divsChild>
                    <w:div w:id="251743733">
                      <w:marLeft w:val="0"/>
                      <w:marRight w:val="0"/>
                      <w:marTop w:val="0"/>
                      <w:marBottom w:val="0"/>
                      <w:divBdr>
                        <w:top w:val="none" w:sz="0" w:space="0" w:color="auto"/>
                        <w:left w:val="none" w:sz="0" w:space="0" w:color="auto"/>
                        <w:bottom w:val="none" w:sz="0" w:space="0" w:color="auto"/>
                        <w:right w:val="none" w:sz="0" w:space="0" w:color="auto"/>
                      </w:divBdr>
                    </w:div>
                  </w:divsChild>
                </w:div>
                <w:div w:id="1438060404">
                  <w:marLeft w:val="0"/>
                  <w:marRight w:val="0"/>
                  <w:marTop w:val="0"/>
                  <w:marBottom w:val="0"/>
                  <w:divBdr>
                    <w:top w:val="single" w:sz="2" w:space="1" w:color="FFFFFF"/>
                    <w:left w:val="single" w:sz="2" w:space="12" w:color="FFFFFF"/>
                    <w:bottom w:val="single" w:sz="2" w:space="1" w:color="FFFFFF"/>
                    <w:right w:val="single" w:sz="2" w:space="4" w:color="FFFFFF"/>
                  </w:divBdr>
                  <w:divsChild>
                    <w:div w:id="553079632">
                      <w:marLeft w:val="0"/>
                      <w:marRight w:val="0"/>
                      <w:marTop w:val="0"/>
                      <w:marBottom w:val="0"/>
                      <w:divBdr>
                        <w:top w:val="none" w:sz="0" w:space="0" w:color="auto"/>
                        <w:left w:val="none" w:sz="0" w:space="0" w:color="auto"/>
                        <w:bottom w:val="none" w:sz="0" w:space="0" w:color="auto"/>
                        <w:right w:val="none" w:sz="0" w:space="0" w:color="auto"/>
                      </w:divBdr>
                    </w:div>
                  </w:divsChild>
                </w:div>
                <w:div w:id="504250280">
                  <w:marLeft w:val="0"/>
                  <w:marRight w:val="0"/>
                  <w:marTop w:val="0"/>
                  <w:marBottom w:val="0"/>
                  <w:divBdr>
                    <w:top w:val="single" w:sz="2" w:space="1" w:color="FFFFFF"/>
                    <w:left w:val="single" w:sz="2" w:space="12" w:color="FFFFFF"/>
                    <w:bottom w:val="single" w:sz="2" w:space="1" w:color="FFFFFF"/>
                    <w:right w:val="single" w:sz="2" w:space="4" w:color="FFFFFF"/>
                  </w:divBdr>
                  <w:divsChild>
                    <w:div w:id="1320963902">
                      <w:marLeft w:val="0"/>
                      <w:marRight w:val="0"/>
                      <w:marTop w:val="0"/>
                      <w:marBottom w:val="0"/>
                      <w:divBdr>
                        <w:top w:val="none" w:sz="0" w:space="0" w:color="auto"/>
                        <w:left w:val="none" w:sz="0" w:space="0" w:color="auto"/>
                        <w:bottom w:val="none" w:sz="0" w:space="0" w:color="auto"/>
                        <w:right w:val="none" w:sz="0" w:space="0" w:color="auto"/>
                      </w:divBdr>
                    </w:div>
                  </w:divsChild>
                </w:div>
                <w:div w:id="431584930">
                  <w:marLeft w:val="0"/>
                  <w:marRight w:val="0"/>
                  <w:marTop w:val="0"/>
                  <w:marBottom w:val="0"/>
                  <w:divBdr>
                    <w:top w:val="single" w:sz="2" w:space="1" w:color="FFFFFF"/>
                    <w:left w:val="single" w:sz="2" w:space="12" w:color="FFFFFF"/>
                    <w:bottom w:val="single" w:sz="2" w:space="1" w:color="FFFFFF"/>
                    <w:right w:val="single" w:sz="2" w:space="4" w:color="FFFFFF"/>
                  </w:divBdr>
                  <w:divsChild>
                    <w:div w:id="548029445">
                      <w:marLeft w:val="0"/>
                      <w:marRight w:val="0"/>
                      <w:marTop w:val="0"/>
                      <w:marBottom w:val="0"/>
                      <w:divBdr>
                        <w:top w:val="none" w:sz="0" w:space="0" w:color="auto"/>
                        <w:left w:val="none" w:sz="0" w:space="0" w:color="auto"/>
                        <w:bottom w:val="none" w:sz="0" w:space="0" w:color="auto"/>
                        <w:right w:val="none" w:sz="0" w:space="0" w:color="auto"/>
                      </w:divBdr>
                    </w:div>
                  </w:divsChild>
                </w:div>
                <w:div w:id="150367857">
                  <w:marLeft w:val="0"/>
                  <w:marRight w:val="0"/>
                  <w:marTop w:val="0"/>
                  <w:marBottom w:val="0"/>
                  <w:divBdr>
                    <w:top w:val="single" w:sz="2" w:space="1" w:color="FFFFFF"/>
                    <w:left w:val="single" w:sz="2" w:space="12" w:color="FFFFFF"/>
                    <w:bottom w:val="single" w:sz="2" w:space="1" w:color="FFFFFF"/>
                    <w:right w:val="single" w:sz="2" w:space="4" w:color="FFFFFF"/>
                  </w:divBdr>
                  <w:divsChild>
                    <w:div w:id="1294139689">
                      <w:marLeft w:val="0"/>
                      <w:marRight w:val="0"/>
                      <w:marTop w:val="0"/>
                      <w:marBottom w:val="0"/>
                      <w:divBdr>
                        <w:top w:val="none" w:sz="0" w:space="0" w:color="auto"/>
                        <w:left w:val="none" w:sz="0" w:space="0" w:color="auto"/>
                        <w:bottom w:val="none" w:sz="0" w:space="0" w:color="auto"/>
                        <w:right w:val="none" w:sz="0" w:space="0" w:color="auto"/>
                      </w:divBdr>
                    </w:div>
                  </w:divsChild>
                </w:div>
                <w:div w:id="1130519506">
                  <w:marLeft w:val="0"/>
                  <w:marRight w:val="0"/>
                  <w:marTop w:val="0"/>
                  <w:marBottom w:val="0"/>
                  <w:divBdr>
                    <w:top w:val="single" w:sz="2" w:space="1" w:color="FFFFFF"/>
                    <w:left w:val="single" w:sz="2" w:space="12" w:color="FFFFFF"/>
                    <w:bottom w:val="single" w:sz="2" w:space="1" w:color="FFFFFF"/>
                    <w:right w:val="single" w:sz="2" w:space="4" w:color="FFFFFF"/>
                  </w:divBdr>
                  <w:divsChild>
                    <w:div w:id="194084281">
                      <w:marLeft w:val="0"/>
                      <w:marRight w:val="0"/>
                      <w:marTop w:val="0"/>
                      <w:marBottom w:val="0"/>
                      <w:divBdr>
                        <w:top w:val="none" w:sz="0" w:space="0" w:color="auto"/>
                        <w:left w:val="none" w:sz="0" w:space="0" w:color="auto"/>
                        <w:bottom w:val="none" w:sz="0" w:space="0" w:color="auto"/>
                        <w:right w:val="none" w:sz="0" w:space="0" w:color="auto"/>
                      </w:divBdr>
                    </w:div>
                  </w:divsChild>
                </w:div>
                <w:div w:id="1226068683">
                  <w:marLeft w:val="0"/>
                  <w:marRight w:val="0"/>
                  <w:marTop w:val="0"/>
                  <w:marBottom w:val="0"/>
                  <w:divBdr>
                    <w:top w:val="single" w:sz="2" w:space="1" w:color="FFFFFF"/>
                    <w:left w:val="single" w:sz="2" w:space="12" w:color="FFFFFF"/>
                    <w:bottom w:val="single" w:sz="2" w:space="1" w:color="FFFFFF"/>
                    <w:right w:val="single" w:sz="2" w:space="4" w:color="FFFFFF"/>
                  </w:divBdr>
                  <w:divsChild>
                    <w:div w:id="422183965">
                      <w:marLeft w:val="0"/>
                      <w:marRight w:val="0"/>
                      <w:marTop w:val="0"/>
                      <w:marBottom w:val="0"/>
                      <w:divBdr>
                        <w:top w:val="none" w:sz="0" w:space="0" w:color="auto"/>
                        <w:left w:val="none" w:sz="0" w:space="0" w:color="auto"/>
                        <w:bottom w:val="none" w:sz="0" w:space="0" w:color="auto"/>
                        <w:right w:val="none" w:sz="0" w:space="0" w:color="auto"/>
                      </w:divBdr>
                    </w:div>
                  </w:divsChild>
                </w:div>
                <w:div w:id="2128548097">
                  <w:marLeft w:val="0"/>
                  <w:marRight w:val="0"/>
                  <w:marTop w:val="0"/>
                  <w:marBottom w:val="0"/>
                  <w:divBdr>
                    <w:top w:val="single" w:sz="2" w:space="1" w:color="FFFFFF"/>
                    <w:left w:val="single" w:sz="2" w:space="12" w:color="FFFFFF"/>
                    <w:bottom w:val="single" w:sz="2" w:space="4" w:color="FFFFFF"/>
                    <w:right w:val="single" w:sz="2" w:space="4" w:color="FFFFFF"/>
                  </w:divBdr>
                  <w:divsChild>
                    <w:div w:id="115942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381957">
          <w:marLeft w:val="0"/>
          <w:marRight w:val="0"/>
          <w:marTop w:val="0"/>
          <w:marBottom w:val="335"/>
          <w:divBdr>
            <w:top w:val="none" w:sz="0" w:space="0" w:color="auto"/>
            <w:left w:val="none" w:sz="0" w:space="0" w:color="auto"/>
            <w:bottom w:val="none" w:sz="0" w:space="0" w:color="auto"/>
            <w:right w:val="none" w:sz="0" w:space="0" w:color="auto"/>
          </w:divBdr>
          <w:divsChild>
            <w:div w:id="1360929343">
              <w:marLeft w:val="0"/>
              <w:marRight w:val="0"/>
              <w:marTop w:val="0"/>
              <w:marBottom w:val="0"/>
              <w:divBdr>
                <w:top w:val="none" w:sz="0" w:space="0" w:color="auto"/>
                <w:left w:val="none" w:sz="0" w:space="0" w:color="auto"/>
                <w:bottom w:val="none" w:sz="0" w:space="0" w:color="auto"/>
                <w:right w:val="none" w:sz="0" w:space="0" w:color="auto"/>
              </w:divBdr>
              <w:divsChild>
                <w:div w:id="669479136">
                  <w:marLeft w:val="0"/>
                  <w:marRight w:val="0"/>
                  <w:marTop w:val="0"/>
                  <w:marBottom w:val="0"/>
                  <w:divBdr>
                    <w:top w:val="single" w:sz="2" w:space="4" w:color="FFFFFF"/>
                    <w:left w:val="single" w:sz="2" w:space="12" w:color="FFFFFF"/>
                    <w:bottom w:val="single" w:sz="2" w:space="1" w:color="FFFFFF"/>
                    <w:right w:val="single" w:sz="2" w:space="4" w:color="FFFFFF"/>
                  </w:divBdr>
                  <w:divsChild>
                    <w:div w:id="1274094379">
                      <w:marLeft w:val="0"/>
                      <w:marRight w:val="0"/>
                      <w:marTop w:val="0"/>
                      <w:marBottom w:val="0"/>
                      <w:divBdr>
                        <w:top w:val="none" w:sz="0" w:space="0" w:color="auto"/>
                        <w:left w:val="none" w:sz="0" w:space="0" w:color="auto"/>
                        <w:bottom w:val="none" w:sz="0" w:space="0" w:color="auto"/>
                        <w:right w:val="none" w:sz="0" w:space="0" w:color="auto"/>
                      </w:divBdr>
                    </w:div>
                  </w:divsChild>
                </w:div>
                <w:div w:id="1166629607">
                  <w:marLeft w:val="0"/>
                  <w:marRight w:val="0"/>
                  <w:marTop w:val="0"/>
                  <w:marBottom w:val="0"/>
                  <w:divBdr>
                    <w:top w:val="single" w:sz="2" w:space="1" w:color="FFFFFF"/>
                    <w:left w:val="single" w:sz="2" w:space="12" w:color="FFFFFF"/>
                    <w:bottom w:val="single" w:sz="2" w:space="1" w:color="FFFFFF"/>
                    <w:right w:val="single" w:sz="2" w:space="4" w:color="FFFFFF"/>
                  </w:divBdr>
                  <w:divsChild>
                    <w:div w:id="1716545652">
                      <w:marLeft w:val="0"/>
                      <w:marRight w:val="0"/>
                      <w:marTop w:val="0"/>
                      <w:marBottom w:val="0"/>
                      <w:divBdr>
                        <w:top w:val="none" w:sz="0" w:space="0" w:color="auto"/>
                        <w:left w:val="none" w:sz="0" w:space="0" w:color="auto"/>
                        <w:bottom w:val="none" w:sz="0" w:space="0" w:color="auto"/>
                        <w:right w:val="none" w:sz="0" w:space="0" w:color="auto"/>
                      </w:divBdr>
                    </w:div>
                  </w:divsChild>
                </w:div>
                <w:div w:id="88435225">
                  <w:marLeft w:val="0"/>
                  <w:marRight w:val="0"/>
                  <w:marTop w:val="0"/>
                  <w:marBottom w:val="0"/>
                  <w:divBdr>
                    <w:top w:val="single" w:sz="2" w:space="1" w:color="FFFFFF"/>
                    <w:left w:val="single" w:sz="2" w:space="12" w:color="FFFFFF"/>
                    <w:bottom w:val="single" w:sz="2" w:space="1" w:color="FFFFFF"/>
                    <w:right w:val="single" w:sz="2" w:space="4" w:color="FFFFFF"/>
                  </w:divBdr>
                  <w:divsChild>
                    <w:div w:id="28072863">
                      <w:marLeft w:val="0"/>
                      <w:marRight w:val="0"/>
                      <w:marTop w:val="0"/>
                      <w:marBottom w:val="0"/>
                      <w:divBdr>
                        <w:top w:val="none" w:sz="0" w:space="0" w:color="auto"/>
                        <w:left w:val="none" w:sz="0" w:space="0" w:color="auto"/>
                        <w:bottom w:val="none" w:sz="0" w:space="0" w:color="auto"/>
                        <w:right w:val="none" w:sz="0" w:space="0" w:color="auto"/>
                      </w:divBdr>
                    </w:div>
                  </w:divsChild>
                </w:div>
                <w:div w:id="1124420255">
                  <w:marLeft w:val="0"/>
                  <w:marRight w:val="0"/>
                  <w:marTop w:val="0"/>
                  <w:marBottom w:val="0"/>
                  <w:divBdr>
                    <w:top w:val="single" w:sz="2" w:space="1" w:color="FFFFFF"/>
                    <w:left w:val="single" w:sz="2" w:space="12" w:color="FFFFFF"/>
                    <w:bottom w:val="single" w:sz="2" w:space="1" w:color="FFFFFF"/>
                    <w:right w:val="single" w:sz="2" w:space="4" w:color="FFFFFF"/>
                  </w:divBdr>
                  <w:divsChild>
                    <w:div w:id="1641499291">
                      <w:marLeft w:val="0"/>
                      <w:marRight w:val="0"/>
                      <w:marTop w:val="0"/>
                      <w:marBottom w:val="0"/>
                      <w:divBdr>
                        <w:top w:val="none" w:sz="0" w:space="0" w:color="auto"/>
                        <w:left w:val="none" w:sz="0" w:space="0" w:color="auto"/>
                        <w:bottom w:val="none" w:sz="0" w:space="0" w:color="auto"/>
                        <w:right w:val="none" w:sz="0" w:space="0" w:color="auto"/>
                      </w:divBdr>
                    </w:div>
                  </w:divsChild>
                </w:div>
                <w:div w:id="615722499">
                  <w:marLeft w:val="0"/>
                  <w:marRight w:val="0"/>
                  <w:marTop w:val="0"/>
                  <w:marBottom w:val="0"/>
                  <w:divBdr>
                    <w:top w:val="single" w:sz="2" w:space="1" w:color="FFFFFF"/>
                    <w:left w:val="single" w:sz="2" w:space="12" w:color="FFFFFF"/>
                    <w:bottom w:val="single" w:sz="2" w:space="1" w:color="FFFFFF"/>
                    <w:right w:val="single" w:sz="2" w:space="4" w:color="FFFFFF"/>
                  </w:divBdr>
                  <w:divsChild>
                    <w:div w:id="1454324861">
                      <w:marLeft w:val="0"/>
                      <w:marRight w:val="0"/>
                      <w:marTop w:val="0"/>
                      <w:marBottom w:val="0"/>
                      <w:divBdr>
                        <w:top w:val="none" w:sz="0" w:space="0" w:color="auto"/>
                        <w:left w:val="none" w:sz="0" w:space="0" w:color="auto"/>
                        <w:bottom w:val="none" w:sz="0" w:space="0" w:color="auto"/>
                        <w:right w:val="none" w:sz="0" w:space="0" w:color="auto"/>
                      </w:divBdr>
                    </w:div>
                  </w:divsChild>
                </w:div>
                <w:div w:id="225072769">
                  <w:marLeft w:val="0"/>
                  <w:marRight w:val="0"/>
                  <w:marTop w:val="0"/>
                  <w:marBottom w:val="0"/>
                  <w:divBdr>
                    <w:top w:val="single" w:sz="2" w:space="1" w:color="FFFFFF"/>
                    <w:left w:val="single" w:sz="2" w:space="12" w:color="FFFFFF"/>
                    <w:bottom w:val="single" w:sz="2" w:space="1" w:color="FFFFFF"/>
                    <w:right w:val="single" w:sz="2" w:space="4" w:color="FFFFFF"/>
                  </w:divBdr>
                  <w:divsChild>
                    <w:div w:id="1072972968">
                      <w:marLeft w:val="0"/>
                      <w:marRight w:val="0"/>
                      <w:marTop w:val="0"/>
                      <w:marBottom w:val="0"/>
                      <w:divBdr>
                        <w:top w:val="none" w:sz="0" w:space="0" w:color="auto"/>
                        <w:left w:val="none" w:sz="0" w:space="0" w:color="auto"/>
                        <w:bottom w:val="none" w:sz="0" w:space="0" w:color="auto"/>
                        <w:right w:val="none" w:sz="0" w:space="0" w:color="auto"/>
                      </w:divBdr>
                    </w:div>
                  </w:divsChild>
                </w:div>
                <w:div w:id="884298692">
                  <w:marLeft w:val="0"/>
                  <w:marRight w:val="0"/>
                  <w:marTop w:val="0"/>
                  <w:marBottom w:val="0"/>
                  <w:divBdr>
                    <w:top w:val="single" w:sz="2" w:space="1" w:color="FFFFFF"/>
                    <w:left w:val="single" w:sz="2" w:space="12" w:color="FFFFFF"/>
                    <w:bottom w:val="single" w:sz="2" w:space="1" w:color="FFFFFF"/>
                    <w:right w:val="single" w:sz="2" w:space="4" w:color="FFFFFF"/>
                  </w:divBdr>
                  <w:divsChild>
                    <w:div w:id="567224935">
                      <w:marLeft w:val="0"/>
                      <w:marRight w:val="0"/>
                      <w:marTop w:val="0"/>
                      <w:marBottom w:val="0"/>
                      <w:divBdr>
                        <w:top w:val="none" w:sz="0" w:space="0" w:color="auto"/>
                        <w:left w:val="none" w:sz="0" w:space="0" w:color="auto"/>
                        <w:bottom w:val="none" w:sz="0" w:space="0" w:color="auto"/>
                        <w:right w:val="none" w:sz="0" w:space="0" w:color="auto"/>
                      </w:divBdr>
                    </w:div>
                  </w:divsChild>
                </w:div>
                <w:div w:id="570043118">
                  <w:marLeft w:val="0"/>
                  <w:marRight w:val="0"/>
                  <w:marTop w:val="0"/>
                  <w:marBottom w:val="0"/>
                  <w:divBdr>
                    <w:top w:val="single" w:sz="2" w:space="1" w:color="FFFFFF"/>
                    <w:left w:val="single" w:sz="2" w:space="12" w:color="FFFFFF"/>
                    <w:bottom w:val="single" w:sz="2" w:space="1" w:color="FFFFFF"/>
                    <w:right w:val="single" w:sz="2" w:space="4" w:color="FFFFFF"/>
                  </w:divBdr>
                  <w:divsChild>
                    <w:div w:id="371004882">
                      <w:marLeft w:val="0"/>
                      <w:marRight w:val="0"/>
                      <w:marTop w:val="0"/>
                      <w:marBottom w:val="0"/>
                      <w:divBdr>
                        <w:top w:val="none" w:sz="0" w:space="0" w:color="auto"/>
                        <w:left w:val="none" w:sz="0" w:space="0" w:color="auto"/>
                        <w:bottom w:val="none" w:sz="0" w:space="0" w:color="auto"/>
                        <w:right w:val="none" w:sz="0" w:space="0" w:color="auto"/>
                      </w:divBdr>
                    </w:div>
                  </w:divsChild>
                </w:div>
                <w:div w:id="1546288624">
                  <w:marLeft w:val="0"/>
                  <w:marRight w:val="0"/>
                  <w:marTop w:val="0"/>
                  <w:marBottom w:val="0"/>
                  <w:divBdr>
                    <w:top w:val="single" w:sz="2" w:space="1" w:color="FFFFFF"/>
                    <w:left w:val="single" w:sz="2" w:space="12" w:color="FFFFFF"/>
                    <w:bottom w:val="single" w:sz="2" w:space="1" w:color="FFFFFF"/>
                    <w:right w:val="single" w:sz="2" w:space="4" w:color="FFFFFF"/>
                  </w:divBdr>
                  <w:divsChild>
                    <w:div w:id="128935322">
                      <w:marLeft w:val="0"/>
                      <w:marRight w:val="0"/>
                      <w:marTop w:val="0"/>
                      <w:marBottom w:val="0"/>
                      <w:divBdr>
                        <w:top w:val="none" w:sz="0" w:space="0" w:color="auto"/>
                        <w:left w:val="none" w:sz="0" w:space="0" w:color="auto"/>
                        <w:bottom w:val="none" w:sz="0" w:space="0" w:color="auto"/>
                        <w:right w:val="none" w:sz="0" w:space="0" w:color="auto"/>
                      </w:divBdr>
                    </w:div>
                  </w:divsChild>
                </w:div>
                <w:div w:id="722606732">
                  <w:marLeft w:val="0"/>
                  <w:marRight w:val="0"/>
                  <w:marTop w:val="0"/>
                  <w:marBottom w:val="0"/>
                  <w:divBdr>
                    <w:top w:val="single" w:sz="2" w:space="1" w:color="FFFFFF"/>
                    <w:left w:val="single" w:sz="2" w:space="12" w:color="FFFFFF"/>
                    <w:bottom w:val="single" w:sz="2" w:space="1" w:color="FFFFFF"/>
                    <w:right w:val="single" w:sz="2" w:space="4" w:color="FFFFFF"/>
                  </w:divBdr>
                  <w:divsChild>
                    <w:div w:id="2132747117">
                      <w:marLeft w:val="0"/>
                      <w:marRight w:val="0"/>
                      <w:marTop w:val="0"/>
                      <w:marBottom w:val="0"/>
                      <w:divBdr>
                        <w:top w:val="none" w:sz="0" w:space="0" w:color="auto"/>
                        <w:left w:val="none" w:sz="0" w:space="0" w:color="auto"/>
                        <w:bottom w:val="none" w:sz="0" w:space="0" w:color="auto"/>
                        <w:right w:val="none" w:sz="0" w:space="0" w:color="auto"/>
                      </w:divBdr>
                    </w:div>
                  </w:divsChild>
                </w:div>
                <w:div w:id="729618221">
                  <w:marLeft w:val="0"/>
                  <w:marRight w:val="0"/>
                  <w:marTop w:val="0"/>
                  <w:marBottom w:val="0"/>
                  <w:divBdr>
                    <w:top w:val="single" w:sz="2" w:space="1" w:color="FFFFFF"/>
                    <w:left w:val="single" w:sz="2" w:space="12" w:color="FFFFFF"/>
                    <w:bottom w:val="single" w:sz="2" w:space="1" w:color="FFFFFF"/>
                    <w:right w:val="single" w:sz="2" w:space="4" w:color="FFFFFF"/>
                  </w:divBdr>
                  <w:divsChild>
                    <w:div w:id="2005549842">
                      <w:marLeft w:val="0"/>
                      <w:marRight w:val="0"/>
                      <w:marTop w:val="0"/>
                      <w:marBottom w:val="0"/>
                      <w:divBdr>
                        <w:top w:val="none" w:sz="0" w:space="0" w:color="auto"/>
                        <w:left w:val="none" w:sz="0" w:space="0" w:color="auto"/>
                        <w:bottom w:val="none" w:sz="0" w:space="0" w:color="auto"/>
                        <w:right w:val="none" w:sz="0" w:space="0" w:color="auto"/>
                      </w:divBdr>
                    </w:div>
                  </w:divsChild>
                </w:div>
                <w:div w:id="1526165920">
                  <w:marLeft w:val="0"/>
                  <w:marRight w:val="0"/>
                  <w:marTop w:val="0"/>
                  <w:marBottom w:val="0"/>
                  <w:divBdr>
                    <w:top w:val="single" w:sz="2" w:space="1" w:color="FFFFFF"/>
                    <w:left w:val="single" w:sz="2" w:space="12" w:color="FFFFFF"/>
                    <w:bottom w:val="single" w:sz="2" w:space="1" w:color="FFFFFF"/>
                    <w:right w:val="single" w:sz="2" w:space="4" w:color="FFFFFF"/>
                  </w:divBdr>
                  <w:divsChild>
                    <w:div w:id="549803500">
                      <w:marLeft w:val="0"/>
                      <w:marRight w:val="0"/>
                      <w:marTop w:val="0"/>
                      <w:marBottom w:val="0"/>
                      <w:divBdr>
                        <w:top w:val="none" w:sz="0" w:space="0" w:color="auto"/>
                        <w:left w:val="none" w:sz="0" w:space="0" w:color="auto"/>
                        <w:bottom w:val="none" w:sz="0" w:space="0" w:color="auto"/>
                        <w:right w:val="none" w:sz="0" w:space="0" w:color="auto"/>
                      </w:divBdr>
                    </w:div>
                  </w:divsChild>
                </w:div>
                <w:div w:id="1802531893">
                  <w:marLeft w:val="0"/>
                  <w:marRight w:val="0"/>
                  <w:marTop w:val="0"/>
                  <w:marBottom w:val="0"/>
                  <w:divBdr>
                    <w:top w:val="single" w:sz="2" w:space="1" w:color="FFFFFF"/>
                    <w:left w:val="single" w:sz="2" w:space="12" w:color="FFFFFF"/>
                    <w:bottom w:val="single" w:sz="2" w:space="1" w:color="FFFFFF"/>
                    <w:right w:val="single" w:sz="2" w:space="4" w:color="FFFFFF"/>
                  </w:divBdr>
                  <w:divsChild>
                    <w:div w:id="1142648749">
                      <w:marLeft w:val="0"/>
                      <w:marRight w:val="0"/>
                      <w:marTop w:val="0"/>
                      <w:marBottom w:val="0"/>
                      <w:divBdr>
                        <w:top w:val="none" w:sz="0" w:space="0" w:color="auto"/>
                        <w:left w:val="none" w:sz="0" w:space="0" w:color="auto"/>
                        <w:bottom w:val="none" w:sz="0" w:space="0" w:color="auto"/>
                        <w:right w:val="none" w:sz="0" w:space="0" w:color="auto"/>
                      </w:divBdr>
                    </w:div>
                  </w:divsChild>
                </w:div>
                <w:div w:id="1356805123">
                  <w:marLeft w:val="0"/>
                  <w:marRight w:val="0"/>
                  <w:marTop w:val="0"/>
                  <w:marBottom w:val="0"/>
                  <w:divBdr>
                    <w:top w:val="single" w:sz="2" w:space="1" w:color="FFFFFF"/>
                    <w:left w:val="single" w:sz="2" w:space="12" w:color="FFFFFF"/>
                    <w:bottom w:val="single" w:sz="2" w:space="1" w:color="FFFFFF"/>
                    <w:right w:val="single" w:sz="2" w:space="4" w:color="FFFFFF"/>
                  </w:divBdr>
                  <w:divsChild>
                    <w:div w:id="1066533490">
                      <w:marLeft w:val="0"/>
                      <w:marRight w:val="0"/>
                      <w:marTop w:val="0"/>
                      <w:marBottom w:val="0"/>
                      <w:divBdr>
                        <w:top w:val="none" w:sz="0" w:space="0" w:color="auto"/>
                        <w:left w:val="none" w:sz="0" w:space="0" w:color="auto"/>
                        <w:bottom w:val="none" w:sz="0" w:space="0" w:color="auto"/>
                        <w:right w:val="none" w:sz="0" w:space="0" w:color="auto"/>
                      </w:divBdr>
                    </w:div>
                  </w:divsChild>
                </w:div>
                <w:div w:id="1478379383">
                  <w:marLeft w:val="0"/>
                  <w:marRight w:val="0"/>
                  <w:marTop w:val="0"/>
                  <w:marBottom w:val="0"/>
                  <w:divBdr>
                    <w:top w:val="single" w:sz="2" w:space="1" w:color="FFFFFF"/>
                    <w:left w:val="single" w:sz="2" w:space="12" w:color="FFFFFF"/>
                    <w:bottom w:val="single" w:sz="2" w:space="1" w:color="FFFFFF"/>
                    <w:right w:val="single" w:sz="2" w:space="4" w:color="FFFFFF"/>
                  </w:divBdr>
                  <w:divsChild>
                    <w:div w:id="1665082906">
                      <w:marLeft w:val="0"/>
                      <w:marRight w:val="0"/>
                      <w:marTop w:val="0"/>
                      <w:marBottom w:val="0"/>
                      <w:divBdr>
                        <w:top w:val="none" w:sz="0" w:space="0" w:color="auto"/>
                        <w:left w:val="none" w:sz="0" w:space="0" w:color="auto"/>
                        <w:bottom w:val="none" w:sz="0" w:space="0" w:color="auto"/>
                        <w:right w:val="none" w:sz="0" w:space="0" w:color="auto"/>
                      </w:divBdr>
                    </w:div>
                  </w:divsChild>
                </w:div>
                <w:div w:id="1740515413">
                  <w:marLeft w:val="0"/>
                  <w:marRight w:val="0"/>
                  <w:marTop w:val="0"/>
                  <w:marBottom w:val="0"/>
                  <w:divBdr>
                    <w:top w:val="single" w:sz="2" w:space="1" w:color="FFFFFF"/>
                    <w:left w:val="single" w:sz="2" w:space="12" w:color="FFFFFF"/>
                    <w:bottom w:val="single" w:sz="2" w:space="1" w:color="FFFFFF"/>
                    <w:right w:val="single" w:sz="2" w:space="4" w:color="FFFFFF"/>
                  </w:divBdr>
                  <w:divsChild>
                    <w:div w:id="884296405">
                      <w:marLeft w:val="0"/>
                      <w:marRight w:val="0"/>
                      <w:marTop w:val="0"/>
                      <w:marBottom w:val="0"/>
                      <w:divBdr>
                        <w:top w:val="none" w:sz="0" w:space="0" w:color="auto"/>
                        <w:left w:val="none" w:sz="0" w:space="0" w:color="auto"/>
                        <w:bottom w:val="none" w:sz="0" w:space="0" w:color="auto"/>
                        <w:right w:val="none" w:sz="0" w:space="0" w:color="auto"/>
                      </w:divBdr>
                    </w:div>
                  </w:divsChild>
                </w:div>
                <w:div w:id="1902905951">
                  <w:marLeft w:val="0"/>
                  <w:marRight w:val="0"/>
                  <w:marTop w:val="0"/>
                  <w:marBottom w:val="0"/>
                  <w:divBdr>
                    <w:top w:val="single" w:sz="2" w:space="1" w:color="FFFFFF"/>
                    <w:left w:val="single" w:sz="2" w:space="12" w:color="FFFFFF"/>
                    <w:bottom w:val="single" w:sz="2" w:space="1" w:color="FFFFFF"/>
                    <w:right w:val="single" w:sz="2" w:space="4" w:color="FFFFFF"/>
                  </w:divBdr>
                  <w:divsChild>
                    <w:div w:id="1469007513">
                      <w:marLeft w:val="0"/>
                      <w:marRight w:val="0"/>
                      <w:marTop w:val="0"/>
                      <w:marBottom w:val="0"/>
                      <w:divBdr>
                        <w:top w:val="none" w:sz="0" w:space="0" w:color="auto"/>
                        <w:left w:val="none" w:sz="0" w:space="0" w:color="auto"/>
                        <w:bottom w:val="none" w:sz="0" w:space="0" w:color="auto"/>
                        <w:right w:val="none" w:sz="0" w:space="0" w:color="auto"/>
                      </w:divBdr>
                    </w:div>
                  </w:divsChild>
                </w:div>
                <w:div w:id="1835029399">
                  <w:marLeft w:val="0"/>
                  <w:marRight w:val="0"/>
                  <w:marTop w:val="0"/>
                  <w:marBottom w:val="0"/>
                  <w:divBdr>
                    <w:top w:val="single" w:sz="2" w:space="1" w:color="FFFFFF"/>
                    <w:left w:val="single" w:sz="2" w:space="12" w:color="FFFFFF"/>
                    <w:bottom w:val="single" w:sz="2" w:space="1" w:color="FFFFFF"/>
                    <w:right w:val="single" w:sz="2" w:space="4" w:color="FFFFFF"/>
                  </w:divBdr>
                  <w:divsChild>
                    <w:div w:id="1744834947">
                      <w:marLeft w:val="0"/>
                      <w:marRight w:val="0"/>
                      <w:marTop w:val="0"/>
                      <w:marBottom w:val="0"/>
                      <w:divBdr>
                        <w:top w:val="none" w:sz="0" w:space="0" w:color="auto"/>
                        <w:left w:val="none" w:sz="0" w:space="0" w:color="auto"/>
                        <w:bottom w:val="none" w:sz="0" w:space="0" w:color="auto"/>
                        <w:right w:val="none" w:sz="0" w:space="0" w:color="auto"/>
                      </w:divBdr>
                    </w:div>
                  </w:divsChild>
                </w:div>
                <w:div w:id="421802440">
                  <w:marLeft w:val="0"/>
                  <w:marRight w:val="0"/>
                  <w:marTop w:val="0"/>
                  <w:marBottom w:val="0"/>
                  <w:divBdr>
                    <w:top w:val="single" w:sz="2" w:space="1" w:color="FFFFFF"/>
                    <w:left w:val="single" w:sz="2" w:space="12" w:color="FFFFFF"/>
                    <w:bottom w:val="single" w:sz="2" w:space="1" w:color="FFFFFF"/>
                    <w:right w:val="single" w:sz="2" w:space="4" w:color="FFFFFF"/>
                  </w:divBdr>
                  <w:divsChild>
                    <w:div w:id="1712075850">
                      <w:marLeft w:val="0"/>
                      <w:marRight w:val="0"/>
                      <w:marTop w:val="0"/>
                      <w:marBottom w:val="0"/>
                      <w:divBdr>
                        <w:top w:val="none" w:sz="0" w:space="0" w:color="auto"/>
                        <w:left w:val="none" w:sz="0" w:space="0" w:color="auto"/>
                        <w:bottom w:val="none" w:sz="0" w:space="0" w:color="auto"/>
                        <w:right w:val="none" w:sz="0" w:space="0" w:color="auto"/>
                      </w:divBdr>
                    </w:div>
                  </w:divsChild>
                </w:div>
                <w:div w:id="1220361667">
                  <w:marLeft w:val="0"/>
                  <w:marRight w:val="0"/>
                  <w:marTop w:val="0"/>
                  <w:marBottom w:val="0"/>
                  <w:divBdr>
                    <w:top w:val="single" w:sz="2" w:space="1" w:color="FFFFFF"/>
                    <w:left w:val="single" w:sz="2" w:space="12" w:color="FFFFFF"/>
                    <w:bottom w:val="single" w:sz="2" w:space="1" w:color="FFFFFF"/>
                    <w:right w:val="single" w:sz="2" w:space="4" w:color="FFFFFF"/>
                  </w:divBdr>
                  <w:divsChild>
                    <w:div w:id="1642736765">
                      <w:marLeft w:val="0"/>
                      <w:marRight w:val="0"/>
                      <w:marTop w:val="0"/>
                      <w:marBottom w:val="0"/>
                      <w:divBdr>
                        <w:top w:val="none" w:sz="0" w:space="0" w:color="auto"/>
                        <w:left w:val="none" w:sz="0" w:space="0" w:color="auto"/>
                        <w:bottom w:val="none" w:sz="0" w:space="0" w:color="auto"/>
                        <w:right w:val="none" w:sz="0" w:space="0" w:color="auto"/>
                      </w:divBdr>
                    </w:div>
                  </w:divsChild>
                </w:div>
                <w:div w:id="1904824887">
                  <w:marLeft w:val="0"/>
                  <w:marRight w:val="0"/>
                  <w:marTop w:val="0"/>
                  <w:marBottom w:val="0"/>
                  <w:divBdr>
                    <w:top w:val="single" w:sz="2" w:space="1" w:color="FFFFFF"/>
                    <w:left w:val="single" w:sz="2" w:space="12" w:color="FFFFFF"/>
                    <w:bottom w:val="single" w:sz="2" w:space="1" w:color="FFFFFF"/>
                    <w:right w:val="single" w:sz="2" w:space="4" w:color="FFFFFF"/>
                  </w:divBdr>
                  <w:divsChild>
                    <w:div w:id="2135981618">
                      <w:marLeft w:val="0"/>
                      <w:marRight w:val="0"/>
                      <w:marTop w:val="0"/>
                      <w:marBottom w:val="0"/>
                      <w:divBdr>
                        <w:top w:val="none" w:sz="0" w:space="0" w:color="auto"/>
                        <w:left w:val="none" w:sz="0" w:space="0" w:color="auto"/>
                        <w:bottom w:val="none" w:sz="0" w:space="0" w:color="auto"/>
                        <w:right w:val="none" w:sz="0" w:space="0" w:color="auto"/>
                      </w:divBdr>
                    </w:div>
                  </w:divsChild>
                </w:div>
                <w:div w:id="984092442">
                  <w:marLeft w:val="0"/>
                  <w:marRight w:val="0"/>
                  <w:marTop w:val="0"/>
                  <w:marBottom w:val="0"/>
                  <w:divBdr>
                    <w:top w:val="single" w:sz="2" w:space="1" w:color="FFFFFF"/>
                    <w:left w:val="single" w:sz="2" w:space="12" w:color="FFFFFF"/>
                    <w:bottom w:val="single" w:sz="2" w:space="1" w:color="FFFFFF"/>
                    <w:right w:val="single" w:sz="2" w:space="4" w:color="FFFFFF"/>
                  </w:divBdr>
                  <w:divsChild>
                    <w:div w:id="360981488">
                      <w:marLeft w:val="0"/>
                      <w:marRight w:val="0"/>
                      <w:marTop w:val="0"/>
                      <w:marBottom w:val="0"/>
                      <w:divBdr>
                        <w:top w:val="none" w:sz="0" w:space="0" w:color="auto"/>
                        <w:left w:val="none" w:sz="0" w:space="0" w:color="auto"/>
                        <w:bottom w:val="none" w:sz="0" w:space="0" w:color="auto"/>
                        <w:right w:val="none" w:sz="0" w:space="0" w:color="auto"/>
                      </w:divBdr>
                    </w:div>
                  </w:divsChild>
                </w:div>
                <w:div w:id="2052223816">
                  <w:marLeft w:val="0"/>
                  <w:marRight w:val="0"/>
                  <w:marTop w:val="0"/>
                  <w:marBottom w:val="0"/>
                  <w:divBdr>
                    <w:top w:val="single" w:sz="2" w:space="1" w:color="FFFFFF"/>
                    <w:left w:val="single" w:sz="2" w:space="12" w:color="FFFFFF"/>
                    <w:bottom w:val="single" w:sz="2" w:space="1" w:color="FFFFFF"/>
                    <w:right w:val="single" w:sz="2" w:space="4" w:color="FFFFFF"/>
                  </w:divBdr>
                  <w:divsChild>
                    <w:div w:id="1691833773">
                      <w:marLeft w:val="0"/>
                      <w:marRight w:val="0"/>
                      <w:marTop w:val="0"/>
                      <w:marBottom w:val="0"/>
                      <w:divBdr>
                        <w:top w:val="none" w:sz="0" w:space="0" w:color="auto"/>
                        <w:left w:val="none" w:sz="0" w:space="0" w:color="auto"/>
                        <w:bottom w:val="none" w:sz="0" w:space="0" w:color="auto"/>
                        <w:right w:val="none" w:sz="0" w:space="0" w:color="auto"/>
                      </w:divBdr>
                    </w:div>
                  </w:divsChild>
                </w:div>
                <w:div w:id="2028867480">
                  <w:marLeft w:val="0"/>
                  <w:marRight w:val="0"/>
                  <w:marTop w:val="0"/>
                  <w:marBottom w:val="0"/>
                  <w:divBdr>
                    <w:top w:val="single" w:sz="2" w:space="1" w:color="FFFFFF"/>
                    <w:left w:val="single" w:sz="2" w:space="12" w:color="FFFFFF"/>
                    <w:bottom w:val="single" w:sz="2" w:space="1" w:color="FFFFFF"/>
                    <w:right w:val="single" w:sz="2" w:space="4" w:color="FFFFFF"/>
                  </w:divBdr>
                  <w:divsChild>
                    <w:div w:id="1194928194">
                      <w:marLeft w:val="0"/>
                      <w:marRight w:val="0"/>
                      <w:marTop w:val="0"/>
                      <w:marBottom w:val="0"/>
                      <w:divBdr>
                        <w:top w:val="none" w:sz="0" w:space="0" w:color="auto"/>
                        <w:left w:val="none" w:sz="0" w:space="0" w:color="auto"/>
                        <w:bottom w:val="none" w:sz="0" w:space="0" w:color="auto"/>
                        <w:right w:val="none" w:sz="0" w:space="0" w:color="auto"/>
                      </w:divBdr>
                    </w:div>
                  </w:divsChild>
                </w:div>
                <w:div w:id="487134230">
                  <w:marLeft w:val="0"/>
                  <w:marRight w:val="0"/>
                  <w:marTop w:val="0"/>
                  <w:marBottom w:val="0"/>
                  <w:divBdr>
                    <w:top w:val="single" w:sz="2" w:space="1" w:color="FFFFFF"/>
                    <w:left w:val="single" w:sz="2" w:space="12" w:color="FFFFFF"/>
                    <w:bottom w:val="single" w:sz="2" w:space="1" w:color="FFFFFF"/>
                    <w:right w:val="single" w:sz="2" w:space="4" w:color="FFFFFF"/>
                  </w:divBdr>
                  <w:divsChild>
                    <w:div w:id="1495994310">
                      <w:marLeft w:val="0"/>
                      <w:marRight w:val="0"/>
                      <w:marTop w:val="0"/>
                      <w:marBottom w:val="0"/>
                      <w:divBdr>
                        <w:top w:val="none" w:sz="0" w:space="0" w:color="auto"/>
                        <w:left w:val="none" w:sz="0" w:space="0" w:color="auto"/>
                        <w:bottom w:val="none" w:sz="0" w:space="0" w:color="auto"/>
                        <w:right w:val="none" w:sz="0" w:space="0" w:color="auto"/>
                      </w:divBdr>
                    </w:div>
                  </w:divsChild>
                </w:div>
                <w:div w:id="1660115695">
                  <w:marLeft w:val="0"/>
                  <w:marRight w:val="0"/>
                  <w:marTop w:val="0"/>
                  <w:marBottom w:val="0"/>
                  <w:divBdr>
                    <w:top w:val="single" w:sz="2" w:space="1" w:color="FFFFFF"/>
                    <w:left w:val="single" w:sz="2" w:space="12" w:color="FFFFFF"/>
                    <w:bottom w:val="single" w:sz="2" w:space="1" w:color="FFFFFF"/>
                    <w:right w:val="single" w:sz="2" w:space="4" w:color="FFFFFF"/>
                  </w:divBdr>
                  <w:divsChild>
                    <w:div w:id="216282322">
                      <w:marLeft w:val="0"/>
                      <w:marRight w:val="0"/>
                      <w:marTop w:val="0"/>
                      <w:marBottom w:val="0"/>
                      <w:divBdr>
                        <w:top w:val="none" w:sz="0" w:space="0" w:color="auto"/>
                        <w:left w:val="none" w:sz="0" w:space="0" w:color="auto"/>
                        <w:bottom w:val="none" w:sz="0" w:space="0" w:color="auto"/>
                        <w:right w:val="none" w:sz="0" w:space="0" w:color="auto"/>
                      </w:divBdr>
                    </w:div>
                  </w:divsChild>
                </w:div>
                <w:div w:id="694309215">
                  <w:marLeft w:val="0"/>
                  <w:marRight w:val="0"/>
                  <w:marTop w:val="0"/>
                  <w:marBottom w:val="0"/>
                  <w:divBdr>
                    <w:top w:val="single" w:sz="2" w:space="1" w:color="FFFFFF"/>
                    <w:left w:val="single" w:sz="2" w:space="12" w:color="FFFFFF"/>
                    <w:bottom w:val="single" w:sz="2" w:space="1" w:color="FFFFFF"/>
                    <w:right w:val="single" w:sz="2" w:space="4" w:color="FFFFFF"/>
                  </w:divBdr>
                  <w:divsChild>
                    <w:div w:id="582760116">
                      <w:marLeft w:val="0"/>
                      <w:marRight w:val="0"/>
                      <w:marTop w:val="0"/>
                      <w:marBottom w:val="0"/>
                      <w:divBdr>
                        <w:top w:val="none" w:sz="0" w:space="0" w:color="auto"/>
                        <w:left w:val="none" w:sz="0" w:space="0" w:color="auto"/>
                        <w:bottom w:val="none" w:sz="0" w:space="0" w:color="auto"/>
                        <w:right w:val="none" w:sz="0" w:space="0" w:color="auto"/>
                      </w:divBdr>
                    </w:div>
                  </w:divsChild>
                </w:div>
                <w:div w:id="781614720">
                  <w:marLeft w:val="0"/>
                  <w:marRight w:val="0"/>
                  <w:marTop w:val="0"/>
                  <w:marBottom w:val="0"/>
                  <w:divBdr>
                    <w:top w:val="single" w:sz="2" w:space="1" w:color="FFFFFF"/>
                    <w:left w:val="single" w:sz="2" w:space="12" w:color="FFFFFF"/>
                    <w:bottom w:val="single" w:sz="2" w:space="1" w:color="FFFFFF"/>
                    <w:right w:val="single" w:sz="2" w:space="4" w:color="FFFFFF"/>
                  </w:divBdr>
                  <w:divsChild>
                    <w:div w:id="943655504">
                      <w:marLeft w:val="0"/>
                      <w:marRight w:val="0"/>
                      <w:marTop w:val="0"/>
                      <w:marBottom w:val="0"/>
                      <w:divBdr>
                        <w:top w:val="none" w:sz="0" w:space="0" w:color="auto"/>
                        <w:left w:val="none" w:sz="0" w:space="0" w:color="auto"/>
                        <w:bottom w:val="none" w:sz="0" w:space="0" w:color="auto"/>
                        <w:right w:val="none" w:sz="0" w:space="0" w:color="auto"/>
                      </w:divBdr>
                    </w:div>
                  </w:divsChild>
                </w:div>
                <w:div w:id="361564474">
                  <w:marLeft w:val="0"/>
                  <w:marRight w:val="0"/>
                  <w:marTop w:val="0"/>
                  <w:marBottom w:val="0"/>
                  <w:divBdr>
                    <w:top w:val="single" w:sz="2" w:space="1" w:color="FFFFFF"/>
                    <w:left w:val="single" w:sz="2" w:space="12" w:color="FFFFFF"/>
                    <w:bottom w:val="single" w:sz="2" w:space="1" w:color="FFFFFF"/>
                    <w:right w:val="single" w:sz="2" w:space="4" w:color="FFFFFF"/>
                  </w:divBdr>
                  <w:divsChild>
                    <w:div w:id="410469428">
                      <w:marLeft w:val="0"/>
                      <w:marRight w:val="0"/>
                      <w:marTop w:val="0"/>
                      <w:marBottom w:val="0"/>
                      <w:divBdr>
                        <w:top w:val="none" w:sz="0" w:space="0" w:color="auto"/>
                        <w:left w:val="none" w:sz="0" w:space="0" w:color="auto"/>
                        <w:bottom w:val="none" w:sz="0" w:space="0" w:color="auto"/>
                        <w:right w:val="none" w:sz="0" w:space="0" w:color="auto"/>
                      </w:divBdr>
                    </w:div>
                  </w:divsChild>
                </w:div>
                <w:div w:id="260337635">
                  <w:marLeft w:val="0"/>
                  <w:marRight w:val="0"/>
                  <w:marTop w:val="0"/>
                  <w:marBottom w:val="0"/>
                  <w:divBdr>
                    <w:top w:val="single" w:sz="2" w:space="1" w:color="FFFFFF"/>
                    <w:left w:val="single" w:sz="2" w:space="12" w:color="FFFFFF"/>
                    <w:bottom w:val="single" w:sz="2" w:space="1" w:color="FFFFFF"/>
                    <w:right w:val="single" w:sz="2" w:space="4" w:color="FFFFFF"/>
                  </w:divBdr>
                  <w:divsChild>
                    <w:div w:id="306007930">
                      <w:marLeft w:val="0"/>
                      <w:marRight w:val="0"/>
                      <w:marTop w:val="0"/>
                      <w:marBottom w:val="0"/>
                      <w:divBdr>
                        <w:top w:val="none" w:sz="0" w:space="0" w:color="auto"/>
                        <w:left w:val="none" w:sz="0" w:space="0" w:color="auto"/>
                        <w:bottom w:val="none" w:sz="0" w:space="0" w:color="auto"/>
                        <w:right w:val="none" w:sz="0" w:space="0" w:color="auto"/>
                      </w:divBdr>
                    </w:div>
                  </w:divsChild>
                </w:div>
                <w:div w:id="1640260900">
                  <w:marLeft w:val="0"/>
                  <w:marRight w:val="0"/>
                  <w:marTop w:val="0"/>
                  <w:marBottom w:val="0"/>
                  <w:divBdr>
                    <w:top w:val="single" w:sz="2" w:space="1" w:color="FFFFFF"/>
                    <w:left w:val="single" w:sz="2" w:space="12" w:color="FFFFFF"/>
                    <w:bottom w:val="single" w:sz="2" w:space="1" w:color="FFFFFF"/>
                    <w:right w:val="single" w:sz="2" w:space="4" w:color="FFFFFF"/>
                  </w:divBdr>
                  <w:divsChild>
                    <w:div w:id="60252733">
                      <w:marLeft w:val="0"/>
                      <w:marRight w:val="0"/>
                      <w:marTop w:val="0"/>
                      <w:marBottom w:val="0"/>
                      <w:divBdr>
                        <w:top w:val="none" w:sz="0" w:space="0" w:color="auto"/>
                        <w:left w:val="none" w:sz="0" w:space="0" w:color="auto"/>
                        <w:bottom w:val="none" w:sz="0" w:space="0" w:color="auto"/>
                        <w:right w:val="none" w:sz="0" w:space="0" w:color="auto"/>
                      </w:divBdr>
                    </w:div>
                  </w:divsChild>
                </w:div>
                <w:div w:id="617882848">
                  <w:marLeft w:val="0"/>
                  <w:marRight w:val="0"/>
                  <w:marTop w:val="0"/>
                  <w:marBottom w:val="0"/>
                  <w:divBdr>
                    <w:top w:val="single" w:sz="2" w:space="1" w:color="FFFFFF"/>
                    <w:left w:val="single" w:sz="2" w:space="12" w:color="FFFFFF"/>
                    <w:bottom w:val="single" w:sz="2" w:space="1" w:color="FFFFFF"/>
                    <w:right w:val="single" w:sz="2" w:space="4" w:color="FFFFFF"/>
                  </w:divBdr>
                  <w:divsChild>
                    <w:div w:id="1302734518">
                      <w:marLeft w:val="0"/>
                      <w:marRight w:val="0"/>
                      <w:marTop w:val="0"/>
                      <w:marBottom w:val="0"/>
                      <w:divBdr>
                        <w:top w:val="none" w:sz="0" w:space="0" w:color="auto"/>
                        <w:left w:val="none" w:sz="0" w:space="0" w:color="auto"/>
                        <w:bottom w:val="none" w:sz="0" w:space="0" w:color="auto"/>
                        <w:right w:val="none" w:sz="0" w:space="0" w:color="auto"/>
                      </w:divBdr>
                    </w:div>
                  </w:divsChild>
                </w:div>
                <w:div w:id="821894272">
                  <w:marLeft w:val="0"/>
                  <w:marRight w:val="0"/>
                  <w:marTop w:val="0"/>
                  <w:marBottom w:val="0"/>
                  <w:divBdr>
                    <w:top w:val="single" w:sz="2" w:space="1" w:color="FFFFFF"/>
                    <w:left w:val="single" w:sz="2" w:space="12" w:color="FFFFFF"/>
                    <w:bottom w:val="single" w:sz="2" w:space="1" w:color="FFFFFF"/>
                    <w:right w:val="single" w:sz="2" w:space="4" w:color="FFFFFF"/>
                  </w:divBdr>
                  <w:divsChild>
                    <w:div w:id="920984746">
                      <w:marLeft w:val="0"/>
                      <w:marRight w:val="0"/>
                      <w:marTop w:val="0"/>
                      <w:marBottom w:val="0"/>
                      <w:divBdr>
                        <w:top w:val="none" w:sz="0" w:space="0" w:color="auto"/>
                        <w:left w:val="none" w:sz="0" w:space="0" w:color="auto"/>
                        <w:bottom w:val="none" w:sz="0" w:space="0" w:color="auto"/>
                        <w:right w:val="none" w:sz="0" w:space="0" w:color="auto"/>
                      </w:divBdr>
                    </w:div>
                  </w:divsChild>
                </w:div>
                <w:div w:id="1626736505">
                  <w:marLeft w:val="0"/>
                  <w:marRight w:val="0"/>
                  <w:marTop w:val="0"/>
                  <w:marBottom w:val="0"/>
                  <w:divBdr>
                    <w:top w:val="single" w:sz="2" w:space="1" w:color="FFFFFF"/>
                    <w:left w:val="single" w:sz="2" w:space="12" w:color="FFFFFF"/>
                    <w:bottom w:val="single" w:sz="2" w:space="1" w:color="FFFFFF"/>
                    <w:right w:val="single" w:sz="2" w:space="4" w:color="FFFFFF"/>
                  </w:divBdr>
                  <w:divsChild>
                    <w:div w:id="1483044104">
                      <w:marLeft w:val="0"/>
                      <w:marRight w:val="0"/>
                      <w:marTop w:val="0"/>
                      <w:marBottom w:val="0"/>
                      <w:divBdr>
                        <w:top w:val="none" w:sz="0" w:space="0" w:color="auto"/>
                        <w:left w:val="none" w:sz="0" w:space="0" w:color="auto"/>
                        <w:bottom w:val="none" w:sz="0" w:space="0" w:color="auto"/>
                        <w:right w:val="none" w:sz="0" w:space="0" w:color="auto"/>
                      </w:divBdr>
                    </w:div>
                  </w:divsChild>
                </w:div>
                <w:div w:id="1198273485">
                  <w:marLeft w:val="0"/>
                  <w:marRight w:val="0"/>
                  <w:marTop w:val="0"/>
                  <w:marBottom w:val="0"/>
                  <w:divBdr>
                    <w:top w:val="single" w:sz="2" w:space="1" w:color="FFFFFF"/>
                    <w:left w:val="single" w:sz="2" w:space="12" w:color="FFFFFF"/>
                    <w:bottom w:val="single" w:sz="2" w:space="1" w:color="FFFFFF"/>
                    <w:right w:val="single" w:sz="2" w:space="4" w:color="FFFFFF"/>
                  </w:divBdr>
                  <w:divsChild>
                    <w:div w:id="1213881552">
                      <w:marLeft w:val="0"/>
                      <w:marRight w:val="0"/>
                      <w:marTop w:val="0"/>
                      <w:marBottom w:val="0"/>
                      <w:divBdr>
                        <w:top w:val="none" w:sz="0" w:space="0" w:color="auto"/>
                        <w:left w:val="none" w:sz="0" w:space="0" w:color="auto"/>
                        <w:bottom w:val="none" w:sz="0" w:space="0" w:color="auto"/>
                        <w:right w:val="none" w:sz="0" w:space="0" w:color="auto"/>
                      </w:divBdr>
                    </w:div>
                  </w:divsChild>
                </w:div>
                <w:div w:id="411122609">
                  <w:marLeft w:val="0"/>
                  <w:marRight w:val="0"/>
                  <w:marTop w:val="0"/>
                  <w:marBottom w:val="0"/>
                  <w:divBdr>
                    <w:top w:val="single" w:sz="2" w:space="1" w:color="FFFFFF"/>
                    <w:left w:val="single" w:sz="2" w:space="12" w:color="FFFFFF"/>
                    <w:bottom w:val="single" w:sz="2" w:space="1" w:color="FFFFFF"/>
                    <w:right w:val="single" w:sz="2" w:space="4" w:color="FFFFFF"/>
                  </w:divBdr>
                  <w:divsChild>
                    <w:div w:id="1349991749">
                      <w:marLeft w:val="0"/>
                      <w:marRight w:val="0"/>
                      <w:marTop w:val="0"/>
                      <w:marBottom w:val="0"/>
                      <w:divBdr>
                        <w:top w:val="none" w:sz="0" w:space="0" w:color="auto"/>
                        <w:left w:val="none" w:sz="0" w:space="0" w:color="auto"/>
                        <w:bottom w:val="none" w:sz="0" w:space="0" w:color="auto"/>
                        <w:right w:val="none" w:sz="0" w:space="0" w:color="auto"/>
                      </w:divBdr>
                    </w:div>
                  </w:divsChild>
                </w:div>
                <w:div w:id="2010868169">
                  <w:marLeft w:val="0"/>
                  <w:marRight w:val="0"/>
                  <w:marTop w:val="0"/>
                  <w:marBottom w:val="0"/>
                  <w:divBdr>
                    <w:top w:val="single" w:sz="2" w:space="1" w:color="FFFFFF"/>
                    <w:left w:val="single" w:sz="2" w:space="12" w:color="FFFFFF"/>
                    <w:bottom w:val="single" w:sz="2" w:space="1" w:color="FFFFFF"/>
                    <w:right w:val="single" w:sz="2" w:space="4" w:color="FFFFFF"/>
                  </w:divBdr>
                  <w:divsChild>
                    <w:div w:id="138501613">
                      <w:marLeft w:val="0"/>
                      <w:marRight w:val="0"/>
                      <w:marTop w:val="0"/>
                      <w:marBottom w:val="0"/>
                      <w:divBdr>
                        <w:top w:val="none" w:sz="0" w:space="0" w:color="auto"/>
                        <w:left w:val="none" w:sz="0" w:space="0" w:color="auto"/>
                        <w:bottom w:val="none" w:sz="0" w:space="0" w:color="auto"/>
                        <w:right w:val="none" w:sz="0" w:space="0" w:color="auto"/>
                      </w:divBdr>
                    </w:div>
                  </w:divsChild>
                </w:div>
                <w:div w:id="242683933">
                  <w:marLeft w:val="0"/>
                  <w:marRight w:val="0"/>
                  <w:marTop w:val="0"/>
                  <w:marBottom w:val="0"/>
                  <w:divBdr>
                    <w:top w:val="single" w:sz="2" w:space="1" w:color="FFFFFF"/>
                    <w:left w:val="single" w:sz="2" w:space="12" w:color="FFFFFF"/>
                    <w:bottom w:val="single" w:sz="2" w:space="1" w:color="FFFFFF"/>
                    <w:right w:val="single" w:sz="2" w:space="4" w:color="FFFFFF"/>
                  </w:divBdr>
                  <w:divsChild>
                    <w:div w:id="1777360649">
                      <w:marLeft w:val="0"/>
                      <w:marRight w:val="0"/>
                      <w:marTop w:val="0"/>
                      <w:marBottom w:val="0"/>
                      <w:divBdr>
                        <w:top w:val="none" w:sz="0" w:space="0" w:color="auto"/>
                        <w:left w:val="none" w:sz="0" w:space="0" w:color="auto"/>
                        <w:bottom w:val="none" w:sz="0" w:space="0" w:color="auto"/>
                        <w:right w:val="none" w:sz="0" w:space="0" w:color="auto"/>
                      </w:divBdr>
                    </w:div>
                  </w:divsChild>
                </w:div>
                <w:div w:id="1889295288">
                  <w:marLeft w:val="0"/>
                  <w:marRight w:val="0"/>
                  <w:marTop w:val="0"/>
                  <w:marBottom w:val="0"/>
                  <w:divBdr>
                    <w:top w:val="single" w:sz="2" w:space="1" w:color="FFFFFF"/>
                    <w:left w:val="single" w:sz="2" w:space="12" w:color="FFFFFF"/>
                    <w:bottom w:val="single" w:sz="2" w:space="1" w:color="FFFFFF"/>
                    <w:right w:val="single" w:sz="2" w:space="4" w:color="FFFFFF"/>
                  </w:divBdr>
                  <w:divsChild>
                    <w:div w:id="1068385384">
                      <w:marLeft w:val="0"/>
                      <w:marRight w:val="0"/>
                      <w:marTop w:val="0"/>
                      <w:marBottom w:val="0"/>
                      <w:divBdr>
                        <w:top w:val="none" w:sz="0" w:space="0" w:color="auto"/>
                        <w:left w:val="none" w:sz="0" w:space="0" w:color="auto"/>
                        <w:bottom w:val="none" w:sz="0" w:space="0" w:color="auto"/>
                        <w:right w:val="none" w:sz="0" w:space="0" w:color="auto"/>
                      </w:divBdr>
                    </w:div>
                  </w:divsChild>
                </w:div>
                <w:div w:id="1713311129">
                  <w:marLeft w:val="0"/>
                  <w:marRight w:val="0"/>
                  <w:marTop w:val="0"/>
                  <w:marBottom w:val="0"/>
                  <w:divBdr>
                    <w:top w:val="single" w:sz="2" w:space="1" w:color="FFFFFF"/>
                    <w:left w:val="single" w:sz="2" w:space="12" w:color="FFFFFF"/>
                    <w:bottom w:val="single" w:sz="2" w:space="1" w:color="FFFFFF"/>
                    <w:right w:val="single" w:sz="2" w:space="4" w:color="FFFFFF"/>
                  </w:divBdr>
                  <w:divsChild>
                    <w:div w:id="1232425842">
                      <w:marLeft w:val="0"/>
                      <w:marRight w:val="0"/>
                      <w:marTop w:val="0"/>
                      <w:marBottom w:val="0"/>
                      <w:divBdr>
                        <w:top w:val="none" w:sz="0" w:space="0" w:color="auto"/>
                        <w:left w:val="none" w:sz="0" w:space="0" w:color="auto"/>
                        <w:bottom w:val="none" w:sz="0" w:space="0" w:color="auto"/>
                        <w:right w:val="none" w:sz="0" w:space="0" w:color="auto"/>
                      </w:divBdr>
                    </w:div>
                  </w:divsChild>
                </w:div>
                <w:div w:id="944537471">
                  <w:marLeft w:val="0"/>
                  <w:marRight w:val="0"/>
                  <w:marTop w:val="0"/>
                  <w:marBottom w:val="0"/>
                  <w:divBdr>
                    <w:top w:val="single" w:sz="2" w:space="1" w:color="FFFFFF"/>
                    <w:left w:val="single" w:sz="2" w:space="12" w:color="FFFFFF"/>
                    <w:bottom w:val="single" w:sz="2" w:space="1" w:color="FFFFFF"/>
                    <w:right w:val="single" w:sz="2" w:space="4" w:color="FFFFFF"/>
                  </w:divBdr>
                  <w:divsChild>
                    <w:div w:id="1153302920">
                      <w:marLeft w:val="0"/>
                      <w:marRight w:val="0"/>
                      <w:marTop w:val="0"/>
                      <w:marBottom w:val="0"/>
                      <w:divBdr>
                        <w:top w:val="none" w:sz="0" w:space="0" w:color="auto"/>
                        <w:left w:val="none" w:sz="0" w:space="0" w:color="auto"/>
                        <w:bottom w:val="none" w:sz="0" w:space="0" w:color="auto"/>
                        <w:right w:val="none" w:sz="0" w:space="0" w:color="auto"/>
                      </w:divBdr>
                    </w:div>
                  </w:divsChild>
                </w:div>
                <w:div w:id="172884580">
                  <w:marLeft w:val="0"/>
                  <w:marRight w:val="0"/>
                  <w:marTop w:val="0"/>
                  <w:marBottom w:val="0"/>
                  <w:divBdr>
                    <w:top w:val="single" w:sz="2" w:space="1" w:color="FFFFFF"/>
                    <w:left w:val="single" w:sz="2" w:space="12" w:color="FFFFFF"/>
                    <w:bottom w:val="single" w:sz="2" w:space="1" w:color="FFFFFF"/>
                    <w:right w:val="single" w:sz="2" w:space="4" w:color="FFFFFF"/>
                  </w:divBdr>
                  <w:divsChild>
                    <w:div w:id="1499156753">
                      <w:marLeft w:val="0"/>
                      <w:marRight w:val="0"/>
                      <w:marTop w:val="0"/>
                      <w:marBottom w:val="0"/>
                      <w:divBdr>
                        <w:top w:val="none" w:sz="0" w:space="0" w:color="auto"/>
                        <w:left w:val="none" w:sz="0" w:space="0" w:color="auto"/>
                        <w:bottom w:val="none" w:sz="0" w:space="0" w:color="auto"/>
                        <w:right w:val="none" w:sz="0" w:space="0" w:color="auto"/>
                      </w:divBdr>
                    </w:div>
                  </w:divsChild>
                </w:div>
                <w:div w:id="100345390">
                  <w:marLeft w:val="0"/>
                  <w:marRight w:val="0"/>
                  <w:marTop w:val="0"/>
                  <w:marBottom w:val="0"/>
                  <w:divBdr>
                    <w:top w:val="single" w:sz="2" w:space="1" w:color="FFFFFF"/>
                    <w:left w:val="single" w:sz="2" w:space="12" w:color="FFFFFF"/>
                    <w:bottom w:val="single" w:sz="2" w:space="4" w:color="FFFFFF"/>
                    <w:right w:val="single" w:sz="2" w:space="4" w:color="FFFFFF"/>
                  </w:divBdr>
                  <w:divsChild>
                    <w:div w:id="12500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892277">
      <w:bodyDiv w:val="1"/>
      <w:marLeft w:val="0"/>
      <w:marRight w:val="0"/>
      <w:marTop w:val="0"/>
      <w:marBottom w:val="0"/>
      <w:divBdr>
        <w:top w:val="none" w:sz="0" w:space="0" w:color="auto"/>
        <w:left w:val="none" w:sz="0" w:space="0" w:color="auto"/>
        <w:bottom w:val="none" w:sz="0" w:space="0" w:color="auto"/>
        <w:right w:val="none" w:sz="0" w:space="0" w:color="auto"/>
      </w:divBdr>
      <w:divsChild>
        <w:div w:id="1149131878">
          <w:marLeft w:val="0"/>
          <w:marRight w:val="0"/>
          <w:marTop w:val="0"/>
          <w:marBottom w:val="0"/>
          <w:divBdr>
            <w:top w:val="none" w:sz="0" w:space="0" w:color="auto"/>
            <w:left w:val="none" w:sz="0" w:space="0" w:color="auto"/>
            <w:bottom w:val="none" w:sz="0" w:space="0" w:color="auto"/>
            <w:right w:val="none" w:sz="0" w:space="0" w:color="auto"/>
          </w:divBdr>
        </w:div>
        <w:div w:id="1142237657">
          <w:marLeft w:val="0"/>
          <w:marRight w:val="0"/>
          <w:marTop w:val="0"/>
          <w:marBottom w:val="335"/>
          <w:divBdr>
            <w:top w:val="none" w:sz="0" w:space="0" w:color="auto"/>
            <w:left w:val="none" w:sz="0" w:space="0" w:color="auto"/>
            <w:bottom w:val="none" w:sz="0" w:space="0" w:color="auto"/>
            <w:right w:val="none" w:sz="0" w:space="0" w:color="auto"/>
          </w:divBdr>
          <w:divsChild>
            <w:div w:id="1286498536">
              <w:marLeft w:val="0"/>
              <w:marRight w:val="0"/>
              <w:marTop w:val="0"/>
              <w:marBottom w:val="0"/>
              <w:divBdr>
                <w:top w:val="none" w:sz="0" w:space="0" w:color="auto"/>
                <w:left w:val="none" w:sz="0" w:space="0" w:color="auto"/>
                <w:bottom w:val="none" w:sz="0" w:space="0" w:color="auto"/>
                <w:right w:val="none" w:sz="0" w:space="0" w:color="auto"/>
              </w:divBdr>
              <w:divsChild>
                <w:div w:id="908268270">
                  <w:marLeft w:val="0"/>
                  <w:marRight w:val="0"/>
                  <w:marTop w:val="0"/>
                  <w:marBottom w:val="0"/>
                  <w:divBdr>
                    <w:top w:val="single" w:sz="2" w:space="4" w:color="FFFFFF"/>
                    <w:left w:val="single" w:sz="2" w:space="12" w:color="FFFFFF"/>
                    <w:bottom w:val="single" w:sz="2" w:space="1" w:color="FFFFFF"/>
                    <w:right w:val="single" w:sz="2" w:space="4" w:color="FFFFFF"/>
                  </w:divBdr>
                  <w:divsChild>
                    <w:div w:id="1954826013">
                      <w:marLeft w:val="0"/>
                      <w:marRight w:val="0"/>
                      <w:marTop w:val="0"/>
                      <w:marBottom w:val="0"/>
                      <w:divBdr>
                        <w:top w:val="none" w:sz="0" w:space="0" w:color="auto"/>
                        <w:left w:val="none" w:sz="0" w:space="0" w:color="auto"/>
                        <w:bottom w:val="none" w:sz="0" w:space="0" w:color="auto"/>
                        <w:right w:val="none" w:sz="0" w:space="0" w:color="auto"/>
                      </w:divBdr>
                    </w:div>
                  </w:divsChild>
                </w:div>
                <w:div w:id="1730960079">
                  <w:marLeft w:val="0"/>
                  <w:marRight w:val="0"/>
                  <w:marTop w:val="0"/>
                  <w:marBottom w:val="0"/>
                  <w:divBdr>
                    <w:top w:val="single" w:sz="2" w:space="1" w:color="FFFFFF"/>
                    <w:left w:val="single" w:sz="2" w:space="12" w:color="FFFFFF"/>
                    <w:bottom w:val="single" w:sz="2" w:space="1" w:color="FFFFFF"/>
                    <w:right w:val="single" w:sz="2" w:space="4" w:color="FFFFFF"/>
                  </w:divBdr>
                  <w:divsChild>
                    <w:div w:id="1313752735">
                      <w:marLeft w:val="0"/>
                      <w:marRight w:val="0"/>
                      <w:marTop w:val="0"/>
                      <w:marBottom w:val="0"/>
                      <w:divBdr>
                        <w:top w:val="none" w:sz="0" w:space="0" w:color="auto"/>
                        <w:left w:val="none" w:sz="0" w:space="0" w:color="auto"/>
                        <w:bottom w:val="none" w:sz="0" w:space="0" w:color="auto"/>
                        <w:right w:val="none" w:sz="0" w:space="0" w:color="auto"/>
                      </w:divBdr>
                    </w:div>
                  </w:divsChild>
                </w:div>
                <w:div w:id="823132377">
                  <w:marLeft w:val="0"/>
                  <w:marRight w:val="0"/>
                  <w:marTop w:val="0"/>
                  <w:marBottom w:val="0"/>
                  <w:divBdr>
                    <w:top w:val="single" w:sz="2" w:space="1" w:color="FFFFFF"/>
                    <w:left w:val="single" w:sz="2" w:space="12" w:color="FFFFFF"/>
                    <w:bottom w:val="single" w:sz="2" w:space="1" w:color="FFFFFF"/>
                    <w:right w:val="single" w:sz="2" w:space="4" w:color="FFFFFF"/>
                  </w:divBdr>
                  <w:divsChild>
                    <w:div w:id="1565874357">
                      <w:marLeft w:val="0"/>
                      <w:marRight w:val="0"/>
                      <w:marTop w:val="0"/>
                      <w:marBottom w:val="0"/>
                      <w:divBdr>
                        <w:top w:val="none" w:sz="0" w:space="0" w:color="auto"/>
                        <w:left w:val="none" w:sz="0" w:space="0" w:color="auto"/>
                        <w:bottom w:val="none" w:sz="0" w:space="0" w:color="auto"/>
                        <w:right w:val="none" w:sz="0" w:space="0" w:color="auto"/>
                      </w:divBdr>
                    </w:div>
                  </w:divsChild>
                </w:div>
                <w:div w:id="186602420">
                  <w:marLeft w:val="0"/>
                  <w:marRight w:val="0"/>
                  <w:marTop w:val="0"/>
                  <w:marBottom w:val="0"/>
                  <w:divBdr>
                    <w:top w:val="single" w:sz="2" w:space="1" w:color="FFFFFF"/>
                    <w:left w:val="single" w:sz="2" w:space="12" w:color="FFFFFF"/>
                    <w:bottom w:val="single" w:sz="2" w:space="1" w:color="FFFFFF"/>
                    <w:right w:val="single" w:sz="2" w:space="4" w:color="FFFFFF"/>
                  </w:divBdr>
                  <w:divsChild>
                    <w:div w:id="124935642">
                      <w:marLeft w:val="0"/>
                      <w:marRight w:val="0"/>
                      <w:marTop w:val="0"/>
                      <w:marBottom w:val="0"/>
                      <w:divBdr>
                        <w:top w:val="none" w:sz="0" w:space="0" w:color="auto"/>
                        <w:left w:val="none" w:sz="0" w:space="0" w:color="auto"/>
                        <w:bottom w:val="none" w:sz="0" w:space="0" w:color="auto"/>
                        <w:right w:val="none" w:sz="0" w:space="0" w:color="auto"/>
                      </w:divBdr>
                    </w:div>
                  </w:divsChild>
                </w:div>
                <w:div w:id="159541228">
                  <w:marLeft w:val="0"/>
                  <w:marRight w:val="0"/>
                  <w:marTop w:val="0"/>
                  <w:marBottom w:val="0"/>
                  <w:divBdr>
                    <w:top w:val="single" w:sz="2" w:space="1" w:color="FFFFFF"/>
                    <w:left w:val="single" w:sz="2" w:space="12" w:color="FFFFFF"/>
                    <w:bottom w:val="single" w:sz="2" w:space="1" w:color="FFFFFF"/>
                    <w:right w:val="single" w:sz="2" w:space="4" w:color="FFFFFF"/>
                  </w:divBdr>
                  <w:divsChild>
                    <w:div w:id="1260526611">
                      <w:marLeft w:val="0"/>
                      <w:marRight w:val="0"/>
                      <w:marTop w:val="0"/>
                      <w:marBottom w:val="0"/>
                      <w:divBdr>
                        <w:top w:val="none" w:sz="0" w:space="0" w:color="auto"/>
                        <w:left w:val="none" w:sz="0" w:space="0" w:color="auto"/>
                        <w:bottom w:val="none" w:sz="0" w:space="0" w:color="auto"/>
                        <w:right w:val="none" w:sz="0" w:space="0" w:color="auto"/>
                      </w:divBdr>
                    </w:div>
                  </w:divsChild>
                </w:div>
                <w:div w:id="1404332214">
                  <w:marLeft w:val="0"/>
                  <w:marRight w:val="0"/>
                  <w:marTop w:val="0"/>
                  <w:marBottom w:val="0"/>
                  <w:divBdr>
                    <w:top w:val="single" w:sz="2" w:space="1" w:color="FFFFFF"/>
                    <w:left w:val="single" w:sz="2" w:space="12" w:color="FFFFFF"/>
                    <w:bottom w:val="single" w:sz="2" w:space="1" w:color="FFFFFF"/>
                    <w:right w:val="single" w:sz="2" w:space="4" w:color="FFFFFF"/>
                  </w:divBdr>
                  <w:divsChild>
                    <w:div w:id="1907718715">
                      <w:marLeft w:val="0"/>
                      <w:marRight w:val="0"/>
                      <w:marTop w:val="0"/>
                      <w:marBottom w:val="0"/>
                      <w:divBdr>
                        <w:top w:val="none" w:sz="0" w:space="0" w:color="auto"/>
                        <w:left w:val="none" w:sz="0" w:space="0" w:color="auto"/>
                        <w:bottom w:val="none" w:sz="0" w:space="0" w:color="auto"/>
                        <w:right w:val="none" w:sz="0" w:space="0" w:color="auto"/>
                      </w:divBdr>
                    </w:div>
                  </w:divsChild>
                </w:div>
                <w:div w:id="846749841">
                  <w:marLeft w:val="0"/>
                  <w:marRight w:val="0"/>
                  <w:marTop w:val="0"/>
                  <w:marBottom w:val="0"/>
                  <w:divBdr>
                    <w:top w:val="single" w:sz="2" w:space="1" w:color="FFFFFF"/>
                    <w:left w:val="single" w:sz="2" w:space="12" w:color="FFFFFF"/>
                    <w:bottom w:val="single" w:sz="2" w:space="1" w:color="FFFFFF"/>
                    <w:right w:val="single" w:sz="2" w:space="4" w:color="FFFFFF"/>
                  </w:divBdr>
                  <w:divsChild>
                    <w:div w:id="754202209">
                      <w:marLeft w:val="0"/>
                      <w:marRight w:val="0"/>
                      <w:marTop w:val="0"/>
                      <w:marBottom w:val="0"/>
                      <w:divBdr>
                        <w:top w:val="none" w:sz="0" w:space="0" w:color="auto"/>
                        <w:left w:val="none" w:sz="0" w:space="0" w:color="auto"/>
                        <w:bottom w:val="none" w:sz="0" w:space="0" w:color="auto"/>
                        <w:right w:val="none" w:sz="0" w:space="0" w:color="auto"/>
                      </w:divBdr>
                    </w:div>
                  </w:divsChild>
                </w:div>
                <w:div w:id="90667906">
                  <w:marLeft w:val="0"/>
                  <w:marRight w:val="0"/>
                  <w:marTop w:val="0"/>
                  <w:marBottom w:val="0"/>
                  <w:divBdr>
                    <w:top w:val="single" w:sz="2" w:space="1" w:color="FFFFFF"/>
                    <w:left w:val="single" w:sz="2" w:space="12" w:color="FFFFFF"/>
                    <w:bottom w:val="single" w:sz="2" w:space="1" w:color="FFFFFF"/>
                    <w:right w:val="single" w:sz="2" w:space="4" w:color="FFFFFF"/>
                  </w:divBdr>
                  <w:divsChild>
                    <w:div w:id="1115445331">
                      <w:marLeft w:val="0"/>
                      <w:marRight w:val="0"/>
                      <w:marTop w:val="0"/>
                      <w:marBottom w:val="0"/>
                      <w:divBdr>
                        <w:top w:val="none" w:sz="0" w:space="0" w:color="auto"/>
                        <w:left w:val="none" w:sz="0" w:space="0" w:color="auto"/>
                        <w:bottom w:val="none" w:sz="0" w:space="0" w:color="auto"/>
                        <w:right w:val="none" w:sz="0" w:space="0" w:color="auto"/>
                      </w:divBdr>
                    </w:div>
                  </w:divsChild>
                </w:div>
                <w:div w:id="1898662919">
                  <w:marLeft w:val="0"/>
                  <w:marRight w:val="0"/>
                  <w:marTop w:val="0"/>
                  <w:marBottom w:val="0"/>
                  <w:divBdr>
                    <w:top w:val="single" w:sz="2" w:space="1" w:color="FFFFFF"/>
                    <w:left w:val="single" w:sz="2" w:space="12" w:color="FFFFFF"/>
                    <w:bottom w:val="single" w:sz="2" w:space="1" w:color="FFFFFF"/>
                    <w:right w:val="single" w:sz="2" w:space="4" w:color="FFFFFF"/>
                  </w:divBdr>
                  <w:divsChild>
                    <w:div w:id="1684162775">
                      <w:marLeft w:val="0"/>
                      <w:marRight w:val="0"/>
                      <w:marTop w:val="0"/>
                      <w:marBottom w:val="0"/>
                      <w:divBdr>
                        <w:top w:val="none" w:sz="0" w:space="0" w:color="auto"/>
                        <w:left w:val="none" w:sz="0" w:space="0" w:color="auto"/>
                        <w:bottom w:val="none" w:sz="0" w:space="0" w:color="auto"/>
                        <w:right w:val="none" w:sz="0" w:space="0" w:color="auto"/>
                      </w:divBdr>
                    </w:div>
                  </w:divsChild>
                </w:div>
                <w:div w:id="348605237">
                  <w:marLeft w:val="0"/>
                  <w:marRight w:val="0"/>
                  <w:marTop w:val="0"/>
                  <w:marBottom w:val="0"/>
                  <w:divBdr>
                    <w:top w:val="single" w:sz="2" w:space="1" w:color="FFFFFF"/>
                    <w:left w:val="single" w:sz="2" w:space="12" w:color="FFFFFF"/>
                    <w:bottom w:val="single" w:sz="2" w:space="1" w:color="FFFFFF"/>
                    <w:right w:val="single" w:sz="2" w:space="4" w:color="FFFFFF"/>
                  </w:divBdr>
                  <w:divsChild>
                    <w:div w:id="1354303833">
                      <w:marLeft w:val="0"/>
                      <w:marRight w:val="0"/>
                      <w:marTop w:val="0"/>
                      <w:marBottom w:val="0"/>
                      <w:divBdr>
                        <w:top w:val="none" w:sz="0" w:space="0" w:color="auto"/>
                        <w:left w:val="none" w:sz="0" w:space="0" w:color="auto"/>
                        <w:bottom w:val="none" w:sz="0" w:space="0" w:color="auto"/>
                        <w:right w:val="none" w:sz="0" w:space="0" w:color="auto"/>
                      </w:divBdr>
                    </w:div>
                  </w:divsChild>
                </w:div>
                <w:div w:id="806975093">
                  <w:marLeft w:val="0"/>
                  <w:marRight w:val="0"/>
                  <w:marTop w:val="0"/>
                  <w:marBottom w:val="0"/>
                  <w:divBdr>
                    <w:top w:val="single" w:sz="2" w:space="1" w:color="FFFFFF"/>
                    <w:left w:val="single" w:sz="2" w:space="12" w:color="FFFFFF"/>
                    <w:bottom w:val="single" w:sz="2" w:space="1" w:color="FFFFFF"/>
                    <w:right w:val="single" w:sz="2" w:space="4" w:color="FFFFFF"/>
                  </w:divBdr>
                  <w:divsChild>
                    <w:div w:id="1383674167">
                      <w:marLeft w:val="0"/>
                      <w:marRight w:val="0"/>
                      <w:marTop w:val="0"/>
                      <w:marBottom w:val="0"/>
                      <w:divBdr>
                        <w:top w:val="none" w:sz="0" w:space="0" w:color="auto"/>
                        <w:left w:val="none" w:sz="0" w:space="0" w:color="auto"/>
                        <w:bottom w:val="none" w:sz="0" w:space="0" w:color="auto"/>
                        <w:right w:val="none" w:sz="0" w:space="0" w:color="auto"/>
                      </w:divBdr>
                    </w:div>
                  </w:divsChild>
                </w:div>
                <w:div w:id="1881360265">
                  <w:marLeft w:val="0"/>
                  <w:marRight w:val="0"/>
                  <w:marTop w:val="0"/>
                  <w:marBottom w:val="0"/>
                  <w:divBdr>
                    <w:top w:val="single" w:sz="2" w:space="1" w:color="FFFFFF"/>
                    <w:left w:val="single" w:sz="2" w:space="12" w:color="FFFFFF"/>
                    <w:bottom w:val="single" w:sz="2" w:space="1" w:color="FFFFFF"/>
                    <w:right w:val="single" w:sz="2" w:space="4" w:color="FFFFFF"/>
                  </w:divBdr>
                  <w:divsChild>
                    <w:div w:id="173303234">
                      <w:marLeft w:val="0"/>
                      <w:marRight w:val="0"/>
                      <w:marTop w:val="0"/>
                      <w:marBottom w:val="0"/>
                      <w:divBdr>
                        <w:top w:val="none" w:sz="0" w:space="0" w:color="auto"/>
                        <w:left w:val="none" w:sz="0" w:space="0" w:color="auto"/>
                        <w:bottom w:val="none" w:sz="0" w:space="0" w:color="auto"/>
                        <w:right w:val="none" w:sz="0" w:space="0" w:color="auto"/>
                      </w:divBdr>
                    </w:div>
                  </w:divsChild>
                </w:div>
                <w:div w:id="1876308943">
                  <w:marLeft w:val="0"/>
                  <w:marRight w:val="0"/>
                  <w:marTop w:val="0"/>
                  <w:marBottom w:val="0"/>
                  <w:divBdr>
                    <w:top w:val="single" w:sz="2" w:space="1" w:color="FFFFFF"/>
                    <w:left w:val="single" w:sz="2" w:space="12" w:color="FFFFFF"/>
                    <w:bottom w:val="single" w:sz="2" w:space="1" w:color="FFFFFF"/>
                    <w:right w:val="single" w:sz="2" w:space="4" w:color="FFFFFF"/>
                  </w:divBdr>
                  <w:divsChild>
                    <w:div w:id="2113933286">
                      <w:marLeft w:val="0"/>
                      <w:marRight w:val="0"/>
                      <w:marTop w:val="0"/>
                      <w:marBottom w:val="0"/>
                      <w:divBdr>
                        <w:top w:val="none" w:sz="0" w:space="0" w:color="auto"/>
                        <w:left w:val="none" w:sz="0" w:space="0" w:color="auto"/>
                        <w:bottom w:val="none" w:sz="0" w:space="0" w:color="auto"/>
                        <w:right w:val="none" w:sz="0" w:space="0" w:color="auto"/>
                      </w:divBdr>
                    </w:div>
                  </w:divsChild>
                </w:div>
                <w:div w:id="130679827">
                  <w:marLeft w:val="0"/>
                  <w:marRight w:val="0"/>
                  <w:marTop w:val="0"/>
                  <w:marBottom w:val="0"/>
                  <w:divBdr>
                    <w:top w:val="single" w:sz="2" w:space="1" w:color="FFFFFF"/>
                    <w:left w:val="single" w:sz="2" w:space="12" w:color="FFFFFF"/>
                    <w:bottom w:val="single" w:sz="2" w:space="1" w:color="FFFFFF"/>
                    <w:right w:val="single" w:sz="2" w:space="4" w:color="FFFFFF"/>
                  </w:divBdr>
                  <w:divsChild>
                    <w:div w:id="494108544">
                      <w:marLeft w:val="0"/>
                      <w:marRight w:val="0"/>
                      <w:marTop w:val="0"/>
                      <w:marBottom w:val="0"/>
                      <w:divBdr>
                        <w:top w:val="none" w:sz="0" w:space="0" w:color="auto"/>
                        <w:left w:val="none" w:sz="0" w:space="0" w:color="auto"/>
                        <w:bottom w:val="none" w:sz="0" w:space="0" w:color="auto"/>
                        <w:right w:val="none" w:sz="0" w:space="0" w:color="auto"/>
                      </w:divBdr>
                    </w:div>
                  </w:divsChild>
                </w:div>
                <w:div w:id="1924679794">
                  <w:marLeft w:val="0"/>
                  <w:marRight w:val="0"/>
                  <w:marTop w:val="0"/>
                  <w:marBottom w:val="0"/>
                  <w:divBdr>
                    <w:top w:val="single" w:sz="2" w:space="1" w:color="FFFFFF"/>
                    <w:left w:val="single" w:sz="2" w:space="12" w:color="FFFFFF"/>
                    <w:bottom w:val="single" w:sz="2" w:space="1" w:color="FFFFFF"/>
                    <w:right w:val="single" w:sz="2" w:space="4" w:color="FFFFFF"/>
                  </w:divBdr>
                  <w:divsChild>
                    <w:div w:id="1672682928">
                      <w:marLeft w:val="0"/>
                      <w:marRight w:val="0"/>
                      <w:marTop w:val="0"/>
                      <w:marBottom w:val="0"/>
                      <w:divBdr>
                        <w:top w:val="none" w:sz="0" w:space="0" w:color="auto"/>
                        <w:left w:val="none" w:sz="0" w:space="0" w:color="auto"/>
                        <w:bottom w:val="none" w:sz="0" w:space="0" w:color="auto"/>
                        <w:right w:val="none" w:sz="0" w:space="0" w:color="auto"/>
                      </w:divBdr>
                    </w:div>
                  </w:divsChild>
                </w:div>
                <w:div w:id="610550788">
                  <w:marLeft w:val="0"/>
                  <w:marRight w:val="0"/>
                  <w:marTop w:val="0"/>
                  <w:marBottom w:val="0"/>
                  <w:divBdr>
                    <w:top w:val="single" w:sz="2" w:space="1" w:color="FFFFFF"/>
                    <w:left w:val="single" w:sz="2" w:space="12" w:color="FFFFFF"/>
                    <w:bottom w:val="single" w:sz="2" w:space="1" w:color="FFFFFF"/>
                    <w:right w:val="single" w:sz="2" w:space="4" w:color="FFFFFF"/>
                  </w:divBdr>
                  <w:divsChild>
                    <w:div w:id="1277449857">
                      <w:marLeft w:val="0"/>
                      <w:marRight w:val="0"/>
                      <w:marTop w:val="0"/>
                      <w:marBottom w:val="0"/>
                      <w:divBdr>
                        <w:top w:val="none" w:sz="0" w:space="0" w:color="auto"/>
                        <w:left w:val="none" w:sz="0" w:space="0" w:color="auto"/>
                        <w:bottom w:val="none" w:sz="0" w:space="0" w:color="auto"/>
                        <w:right w:val="none" w:sz="0" w:space="0" w:color="auto"/>
                      </w:divBdr>
                    </w:div>
                  </w:divsChild>
                </w:div>
                <w:div w:id="1234779278">
                  <w:marLeft w:val="0"/>
                  <w:marRight w:val="0"/>
                  <w:marTop w:val="0"/>
                  <w:marBottom w:val="0"/>
                  <w:divBdr>
                    <w:top w:val="single" w:sz="2" w:space="1" w:color="FFFFFF"/>
                    <w:left w:val="single" w:sz="2" w:space="12" w:color="FFFFFF"/>
                    <w:bottom w:val="single" w:sz="2" w:space="1" w:color="FFFFFF"/>
                    <w:right w:val="single" w:sz="2" w:space="4" w:color="FFFFFF"/>
                  </w:divBdr>
                  <w:divsChild>
                    <w:div w:id="2062750463">
                      <w:marLeft w:val="0"/>
                      <w:marRight w:val="0"/>
                      <w:marTop w:val="0"/>
                      <w:marBottom w:val="0"/>
                      <w:divBdr>
                        <w:top w:val="none" w:sz="0" w:space="0" w:color="auto"/>
                        <w:left w:val="none" w:sz="0" w:space="0" w:color="auto"/>
                        <w:bottom w:val="none" w:sz="0" w:space="0" w:color="auto"/>
                        <w:right w:val="none" w:sz="0" w:space="0" w:color="auto"/>
                      </w:divBdr>
                    </w:div>
                  </w:divsChild>
                </w:div>
                <w:div w:id="478963122">
                  <w:marLeft w:val="0"/>
                  <w:marRight w:val="0"/>
                  <w:marTop w:val="0"/>
                  <w:marBottom w:val="0"/>
                  <w:divBdr>
                    <w:top w:val="single" w:sz="2" w:space="1" w:color="FFFFFF"/>
                    <w:left w:val="single" w:sz="2" w:space="12" w:color="FFFFFF"/>
                    <w:bottom w:val="single" w:sz="2" w:space="1" w:color="FFFFFF"/>
                    <w:right w:val="single" w:sz="2" w:space="4" w:color="FFFFFF"/>
                  </w:divBdr>
                  <w:divsChild>
                    <w:div w:id="837813005">
                      <w:marLeft w:val="0"/>
                      <w:marRight w:val="0"/>
                      <w:marTop w:val="0"/>
                      <w:marBottom w:val="0"/>
                      <w:divBdr>
                        <w:top w:val="none" w:sz="0" w:space="0" w:color="auto"/>
                        <w:left w:val="none" w:sz="0" w:space="0" w:color="auto"/>
                        <w:bottom w:val="none" w:sz="0" w:space="0" w:color="auto"/>
                        <w:right w:val="none" w:sz="0" w:space="0" w:color="auto"/>
                      </w:divBdr>
                    </w:div>
                  </w:divsChild>
                </w:div>
                <w:div w:id="361827709">
                  <w:marLeft w:val="0"/>
                  <w:marRight w:val="0"/>
                  <w:marTop w:val="0"/>
                  <w:marBottom w:val="0"/>
                  <w:divBdr>
                    <w:top w:val="single" w:sz="2" w:space="1" w:color="FFFFFF"/>
                    <w:left w:val="single" w:sz="2" w:space="12" w:color="FFFFFF"/>
                    <w:bottom w:val="single" w:sz="2" w:space="1" w:color="FFFFFF"/>
                    <w:right w:val="single" w:sz="2" w:space="4" w:color="FFFFFF"/>
                  </w:divBdr>
                  <w:divsChild>
                    <w:div w:id="1992368511">
                      <w:marLeft w:val="0"/>
                      <w:marRight w:val="0"/>
                      <w:marTop w:val="0"/>
                      <w:marBottom w:val="0"/>
                      <w:divBdr>
                        <w:top w:val="none" w:sz="0" w:space="0" w:color="auto"/>
                        <w:left w:val="none" w:sz="0" w:space="0" w:color="auto"/>
                        <w:bottom w:val="none" w:sz="0" w:space="0" w:color="auto"/>
                        <w:right w:val="none" w:sz="0" w:space="0" w:color="auto"/>
                      </w:divBdr>
                    </w:div>
                  </w:divsChild>
                </w:div>
                <w:div w:id="707418780">
                  <w:marLeft w:val="0"/>
                  <w:marRight w:val="0"/>
                  <w:marTop w:val="0"/>
                  <w:marBottom w:val="0"/>
                  <w:divBdr>
                    <w:top w:val="single" w:sz="2" w:space="1" w:color="FFFFFF"/>
                    <w:left w:val="single" w:sz="2" w:space="12" w:color="FFFFFF"/>
                    <w:bottom w:val="single" w:sz="2" w:space="1" w:color="FFFFFF"/>
                    <w:right w:val="single" w:sz="2" w:space="4" w:color="FFFFFF"/>
                  </w:divBdr>
                  <w:divsChild>
                    <w:div w:id="2130125404">
                      <w:marLeft w:val="0"/>
                      <w:marRight w:val="0"/>
                      <w:marTop w:val="0"/>
                      <w:marBottom w:val="0"/>
                      <w:divBdr>
                        <w:top w:val="none" w:sz="0" w:space="0" w:color="auto"/>
                        <w:left w:val="none" w:sz="0" w:space="0" w:color="auto"/>
                        <w:bottom w:val="none" w:sz="0" w:space="0" w:color="auto"/>
                        <w:right w:val="none" w:sz="0" w:space="0" w:color="auto"/>
                      </w:divBdr>
                    </w:div>
                  </w:divsChild>
                </w:div>
                <w:div w:id="674499952">
                  <w:marLeft w:val="0"/>
                  <w:marRight w:val="0"/>
                  <w:marTop w:val="0"/>
                  <w:marBottom w:val="0"/>
                  <w:divBdr>
                    <w:top w:val="single" w:sz="2" w:space="1" w:color="FFFFFF"/>
                    <w:left w:val="single" w:sz="2" w:space="12" w:color="FFFFFF"/>
                    <w:bottom w:val="single" w:sz="2" w:space="1" w:color="FFFFFF"/>
                    <w:right w:val="single" w:sz="2" w:space="4" w:color="FFFFFF"/>
                  </w:divBdr>
                  <w:divsChild>
                    <w:div w:id="959797128">
                      <w:marLeft w:val="0"/>
                      <w:marRight w:val="0"/>
                      <w:marTop w:val="0"/>
                      <w:marBottom w:val="0"/>
                      <w:divBdr>
                        <w:top w:val="none" w:sz="0" w:space="0" w:color="auto"/>
                        <w:left w:val="none" w:sz="0" w:space="0" w:color="auto"/>
                        <w:bottom w:val="none" w:sz="0" w:space="0" w:color="auto"/>
                        <w:right w:val="none" w:sz="0" w:space="0" w:color="auto"/>
                      </w:divBdr>
                    </w:div>
                  </w:divsChild>
                </w:div>
                <w:div w:id="1652907320">
                  <w:marLeft w:val="0"/>
                  <w:marRight w:val="0"/>
                  <w:marTop w:val="0"/>
                  <w:marBottom w:val="0"/>
                  <w:divBdr>
                    <w:top w:val="single" w:sz="2" w:space="1" w:color="FFFFFF"/>
                    <w:left w:val="single" w:sz="2" w:space="12" w:color="FFFFFF"/>
                    <w:bottom w:val="single" w:sz="2" w:space="1" w:color="FFFFFF"/>
                    <w:right w:val="single" w:sz="2" w:space="4" w:color="FFFFFF"/>
                  </w:divBdr>
                  <w:divsChild>
                    <w:div w:id="388115635">
                      <w:marLeft w:val="0"/>
                      <w:marRight w:val="0"/>
                      <w:marTop w:val="0"/>
                      <w:marBottom w:val="0"/>
                      <w:divBdr>
                        <w:top w:val="none" w:sz="0" w:space="0" w:color="auto"/>
                        <w:left w:val="none" w:sz="0" w:space="0" w:color="auto"/>
                        <w:bottom w:val="none" w:sz="0" w:space="0" w:color="auto"/>
                        <w:right w:val="none" w:sz="0" w:space="0" w:color="auto"/>
                      </w:divBdr>
                    </w:div>
                  </w:divsChild>
                </w:div>
                <w:div w:id="633019978">
                  <w:marLeft w:val="0"/>
                  <w:marRight w:val="0"/>
                  <w:marTop w:val="0"/>
                  <w:marBottom w:val="0"/>
                  <w:divBdr>
                    <w:top w:val="single" w:sz="2" w:space="1" w:color="FFFFFF"/>
                    <w:left w:val="single" w:sz="2" w:space="12" w:color="FFFFFF"/>
                    <w:bottom w:val="single" w:sz="2" w:space="1" w:color="FFFFFF"/>
                    <w:right w:val="single" w:sz="2" w:space="4" w:color="FFFFFF"/>
                  </w:divBdr>
                  <w:divsChild>
                    <w:div w:id="1414666056">
                      <w:marLeft w:val="0"/>
                      <w:marRight w:val="0"/>
                      <w:marTop w:val="0"/>
                      <w:marBottom w:val="0"/>
                      <w:divBdr>
                        <w:top w:val="none" w:sz="0" w:space="0" w:color="auto"/>
                        <w:left w:val="none" w:sz="0" w:space="0" w:color="auto"/>
                        <w:bottom w:val="none" w:sz="0" w:space="0" w:color="auto"/>
                        <w:right w:val="none" w:sz="0" w:space="0" w:color="auto"/>
                      </w:divBdr>
                    </w:div>
                  </w:divsChild>
                </w:div>
                <w:div w:id="37901743">
                  <w:marLeft w:val="0"/>
                  <w:marRight w:val="0"/>
                  <w:marTop w:val="0"/>
                  <w:marBottom w:val="0"/>
                  <w:divBdr>
                    <w:top w:val="single" w:sz="2" w:space="1" w:color="FFFFFF"/>
                    <w:left w:val="single" w:sz="2" w:space="12" w:color="FFFFFF"/>
                    <w:bottom w:val="single" w:sz="2" w:space="4" w:color="FFFFFF"/>
                    <w:right w:val="single" w:sz="2" w:space="4" w:color="FFFFFF"/>
                  </w:divBdr>
                  <w:divsChild>
                    <w:div w:id="3085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504129">
          <w:marLeft w:val="0"/>
          <w:marRight w:val="0"/>
          <w:marTop w:val="0"/>
          <w:marBottom w:val="335"/>
          <w:divBdr>
            <w:top w:val="none" w:sz="0" w:space="0" w:color="auto"/>
            <w:left w:val="none" w:sz="0" w:space="0" w:color="auto"/>
            <w:bottom w:val="none" w:sz="0" w:space="0" w:color="auto"/>
            <w:right w:val="none" w:sz="0" w:space="0" w:color="auto"/>
          </w:divBdr>
          <w:divsChild>
            <w:div w:id="826239833">
              <w:marLeft w:val="0"/>
              <w:marRight w:val="0"/>
              <w:marTop w:val="0"/>
              <w:marBottom w:val="0"/>
              <w:divBdr>
                <w:top w:val="none" w:sz="0" w:space="0" w:color="auto"/>
                <w:left w:val="none" w:sz="0" w:space="0" w:color="auto"/>
                <w:bottom w:val="none" w:sz="0" w:space="0" w:color="auto"/>
                <w:right w:val="none" w:sz="0" w:space="0" w:color="auto"/>
              </w:divBdr>
              <w:divsChild>
                <w:div w:id="1583176062">
                  <w:marLeft w:val="0"/>
                  <w:marRight w:val="0"/>
                  <w:marTop w:val="0"/>
                  <w:marBottom w:val="0"/>
                  <w:divBdr>
                    <w:top w:val="single" w:sz="2" w:space="4" w:color="FFFFFF"/>
                    <w:left w:val="single" w:sz="2" w:space="12" w:color="FFFFFF"/>
                    <w:bottom w:val="single" w:sz="2" w:space="1" w:color="FFFFFF"/>
                    <w:right w:val="single" w:sz="2" w:space="4" w:color="FFFFFF"/>
                  </w:divBdr>
                  <w:divsChild>
                    <w:div w:id="94980907">
                      <w:marLeft w:val="0"/>
                      <w:marRight w:val="0"/>
                      <w:marTop w:val="0"/>
                      <w:marBottom w:val="0"/>
                      <w:divBdr>
                        <w:top w:val="none" w:sz="0" w:space="0" w:color="auto"/>
                        <w:left w:val="none" w:sz="0" w:space="0" w:color="auto"/>
                        <w:bottom w:val="none" w:sz="0" w:space="0" w:color="auto"/>
                        <w:right w:val="none" w:sz="0" w:space="0" w:color="auto"/>
                      </w:divBdr>
                    </w:div>
                  </w:divsChild>
                </w:div>
                <w:div w:id="930506598">
                  <w:marLeft w:val="0"/>
                  <w:marRight w:val="0"/>
                  <w:marTop w:val="0"/>
                  <w:marBottom w:val="0"/>
                  <w:divBdr>
                    <w:top w:val="single" w:sz="2" w:space="1" w:color="FFFFFF"/>
                    <w:left w:val="single" w:sz="2" w:space="12" w:color="FFFFFF"/>
                    <w:bottom w:val="single" w:sz="2" w:space="1" w:color="FFFFFF"/>
                    <w:right w:val="single" w:sz="2" w:space="4" w:color="FFFFFF"/>
                  </w:divBdr>
                  <w:divsChild>
                    <w:div w:id="1708065610">
                      <w:marLeft w:val="0"/>
                      <w:marRight w:val="0"/>
                      <w:marTop w:val="0"/>
                      <w:marBottom w:val="0"/>
                      <w:divBdr>
                        <w:top w:val="none" w:sz="0" w:space="0" w:color="auto"/>
                        <w:left w:val="none" w:sz="0" w:space="0" w:color="auto"/>
                        <w:bottom w:val="none" w:sz="0" w:space="0" w:color="auto"/>
                        <w:right w:val="none" w:sz="0" w:space="0" w:color="auto"/>
                      </w:divBdr>
                    </w:div>
                  </w:divsChild>
                </w:div>
                <w:div w:id="698971078">
                  <w:marLeft w:val="0"/>
                  <w:marRight w:val="0"/>
                  <w:marTop w:val="0"/>
                  <w:marBottom w:val="0"/>
                  <w:divBdr>
                    <w:top w:val="single" w:sz="2" w:space="1" w:color="FFFFFF"/>
                    <w:left w:val="single" w:sz="2" w:space="12" w:color="FFFFFF"/>
                    <w:bottom w:val="single" w:sz="2" w:space="1" w:color="FFFFFF"/>
                    <w:right w:val="single" w:sz="2" w:space="4" w:color="FFFFFF"/>
                  </w:divBdr>
                  <w:divsChild>
                    <w:div w:id="1689796613">
                      <w:marLeft w:val="0"/>
                      <w:marRight w:val="0"/>
                      <w:marTop w:val="0"/>
                      <w:marBottom w:val="0"/>
                      <w:divBdr>
                        <w:top w:val="none" w:sz="0" w:space="0" w:color="auto"/>
                        <w:left w:val="none" w:sz="0" w:space="0" w:color="auto"/>
                        <w:bottom w:val="none" w:sz="0" w:space="0" w:color="auto"/>
                        <w:right w:val="none" w:sz="0" w:space="0" w:color="auto"/>
                      </w:divBdr>
                    </w:div>
                  </w:divsChild>
                </w:div>
                <w:div w:id="2001732214">
                  <w:marLeft w:val="0"/>
                  <w:marRight w:val="0"/>
                  <w:marTop w:val="0"/>
                  <w:marBottom w:val="0"/>
                  <w:divBdr>
                    <w:top w:val="single" w:sz="2" w:space="1" w:color="FFFFFF"/>
                    <w:left w:val="single" w:sz="2" w:space="12" w:color="FFFFFF"/>
                    <w:bottom w:val="single" w:sz="2" w:space="1" w:color="FFFFFF"/>
                    <w:right w:val="single" w:sz="2" w:space="4" w:color="FFFFFF"/>
                  </w:divBdr>
                  <w:divsChild>
                    <w:div w:id="275798946">
                      <w:marLeft w:val="0"/>
                      <w:marRight w:val="0"/>
                      <w:marTop w:val="0"/>
                      <w:marBottom w:val="0"/>
                      <w:divBdr>
                        <w:top w:val="none" w:sz="0" w:space="0" w:color="auto"/>
                        <w:left w:val="none" w:sz="0" w:space="0" w:color="auto"/>
                        <w:bottom w:val="none" w:sz="0" w:space="0" w:color="auto"/>
                        <w:right w:val="none" w:sz="0" w:space="0" w:color="auto"/>
                      </w:divBdr>
                    </w:div>
                  </w:divsChild>
                </w:div>
                <w:div w:id="2112779437">
                  <w:marLeft w:val="0"/>
                  <w:marRight w:val="0"/>
                  <w:marTop w:val="0"/>
                  <w:marBottom w:val="0"/>
                  <w:divBdr>
                    <w:top w:val="single" w:sz="2" w:space="1" w:color="FFFFFF"/>
                    <w:left w:val="single" w:sz="2" w:space="12" w:color="FFFFFF"/>
                    <w:bottom w:val="single" w:sz="2" w:space="1" w:color="FFFFFF"/>
                    <w:right w:val="single" w:sz="2" w:space="4" w:color="FFFFFF"/>
                  </w:divBdr>
                  <w:divsChild>
                    <w:div w:id="1730109400">
                      <w:marLeft w:val="0"/>
                      <w:marRight w:val="0"/>
                      <w:marTop w:val="0"/>
                      <w:marBottom w:val="0"/>
                      <w:divBdr>
                        <w:top w:val="none" w:sz="0" w:space="0" w:color="auto"/>
                        <w:left w:val="none" w:sz="0" w:space="0" w:color="auto"/>
                        <w:bottom w:val="none" w:sz="0" w:space="0" w:color="auto"/>
                        <w:right w:val="none" w:sz="0" w:space="0" w:color="auto"/>
                      </w:divBdr>
                    </w:div>
                  </w:divsChild>
                </w:div>
                <w:div w:id="619798984">
                  <w:marLeft w:val="0"/>
                  <w:marRight w:val="0"/>
                  <w:marTop w:val="0"/>
                  <w:marBottom w:val="0"/>
                  <w:divBdr>
                    <w:top w:val="single" w:sz="2" w:space="1" w:color="FFFFFF"/>
                    <w:left w:val="single" w:sz="2" w:space="12" w:color="FFFFFF"/>
                    <w:bottom w:val="single" w:sz="2" w:space="1" w:color="FFFFFF"/>
                    <w:right w:val="single" w:sz="2" w:space="4" w:color="FFFFFF"/>
                  </w:divBdr>
                  <w:divsChild>
                    <w:div w:id="1056197555">
                      <w:marLeft w:val="0"/>
                      <w:marRight w:val="0"/>
                      <w:marTop w:val="0"/>
                      <w:marBottom w:val="0"/>
                      <w:divBdr>
                        <w:top w:val="none" w:sz="0" w:space="0" w:color="auto"/>
                        <w:left w:val="none" w:sz="0" w:space="0" w:color="auto"/>
                        <w:bottom w:val="none" w:sz="0" w:space="0" w:color="auto"/>
                        <w:right w:val="none" w:sz="0" w:space="0" w:color="auto"/>
                      </w:divBdr>
                    </w:div>
                  </w:divsChild>
                </w:div>
                <w:div w:id="1902473143">
                  <w:marLeft w:val="0"/>
                  <w:marRight w:val="0"/>
                  <w:marTop w:val="0"/>
                  <w:marBottom w:val="0"/>
                  <w:divBdr>
                    <w:top w:val="single" w:sz="2" w:space="1" w:color="FFFFFF"/>
                    <w:left w:val="single" w:sz="2" w:space="12" w:color="FFFFFF"/>
                    <w:bottom w:val="single" w:sz="2" w:space="1" w:color="FFFFFF"/>
                    <w:right w:val="single" w:sz="2" w:space="4" w:color="FFFFFF"/>
                  </w:divBdr>
                  <w:divsChild>
                    <w:div w:id="1214535666">
                      <w:marLeft w:val="0"/>
                      <w:marRight w:val="0"/>
                      <w:marTop w:val="0"/>
                      <w:marBottom w:val="0"/>
                      <w:divBdr>
                        <w:top w:val="none" w:sz="0" w:space="0" w:color="auto"/>
                        <w:left w:val="none" w:sz="0" w:space="0" w:color="auto"/>
                        <w:bottom w:val="none" w:sz="0" w:space="0" w:color="auto"/>
                        <w:right w:val="none" w:sz="0" w:space="0" w:color="auto"/>
                      </w:divBdr>
                    </w:div>
                  </w:divsChild>
                </w:div>
                <w:div w:id="618025388">
                  <w:marLeft w:val="0"/>
                  <w:marRight w:val="0"/>
                  <w:marTop w:val="0"/>
                  <w:marBottom w:val="0"/>
                  <w:divBdr>
                    <w:top w:val="single" w:sz="2" w:space="1" w:color="FFFFFF"/>
                    <w:left w:val="single" w:sz="2" w:space="12" w:color="FFFFFF"/>
                    <w:bottom w:val="single" w:sz="2" w:space="1" w:color="FFFFFF"/>
                    <w:right w:val="single" w:sz="2" w:space="4" w:color="FFFFFF"/>
                  </w:divBdr>
                  <w:divsChild>
                    <w:div w:id="1620603886">
                      <w:marLeft w:val="0"/>
                      <w:marRight w:val="0"/>
                      <w:marTop w:val="0"/>
                      <w:marBottom w:val="0"/>
                      <w:divBdr>
                        <w:top w:val="none" w:sz="0" w:space="0" w:color="auto"/>
                        <w:left w:val="none" w:sz="0" w:space="0" w:color="auto"/>
                        <w:bottom w:val="none" w:sz="0" w:space="0" w:color="auto"/>
                        <w:right w:val="none" w:sz="0" w:space="0" w:color="auto"/>
                      </w:divBdr>
                    </w:div>
                  </w:divsChild>
                </w:div>
                <w:div w:id="766971029">
                  <w:marLeft w:val="0"/>
                  <w:marRight w:val="0"/>
                  <w:marTop w:val="0"/>
                  <w:marBottom w:val="0"/>
                  <w:divBdr>
                    <w:top w:val="single" w:sz="2" w:space="1" w:color="FFFFFF"/>
                    <w:left w:val="single" w:sz="2" w:space="12" w:color="FFFFFF"/>
                    <w:bottom w:val="single" w:sz="2" w:space="1" w:color="FFFFFF"/>
                    <w:right w:val="single" w:sz="2" w:space="4" w:color="FFFFFF"/>
                  </w:divBdr>
                  <w:divsChild>
                    <w:div w:id="1450276693">
                      <w:marLeft w:val="0"/>
                      <w:marRight w:val="0"/>
                      <w:marTop w:val="0"/>
                      <w:marBottom w:val="0"/>
                      <w:divBdr>
                        <w:top w:val="none" w:sz="0" w:space="0" w:color="auto"/>
                        <w:left w:val="none" w:sz="0" w:space="0" w:color="auto"/>
                        <w:bottom w:val="none" w:sz="0" w:space="0" w:color="auto"/>
                        <w:right w:val="none" w:sz="0" w:space="0" w:color="auto"/>
                      </w:divBdr>
                    </w:div>
                  </w:divsChild>
                </w:div>
                <w:div w:id="2109498502">
                  <w:marLeft w:val="0"/>
                  <w:marRight w:val="0"/>
                  <w:marTop w:val="0"/>
                  <w:marBottom w:val="0"/>
                  <w:divBdr>
                    <w:top w:val="single" w:sz="2" w:space="1" w:color="FFFFFF"/>
                    <w:left w:val="single" w:sz="2" w:space="12" w:color="FFFFFF"/>
                    <w:bottom w:val="single" w:sz="2" w:space="1" w:color="FFFFFF"/>
                    <w:right w:val="single" w:sz="2" w:space="4" w:color="FFFFFF"/>
                  </w:divBdr>
                  <w:divsChild>
                    <w:div w:id="1168640874">
                      <w:marLeft w:val="0"/>
                      <w:marRight w:val="0"/>
                      <w:marTop w:val="0"/>
                      <w:marBottom w:val="0"/>
                      <w:divBdr>
                        <w:top w:val="none" w:sz="0" w:space="0" w:color="auto"/>
                        <w:left w:val="none" w:sz="0" w:space="0" w:color="auto"/>
                        <w:bottom w:val="none" w:sz="0" w:space="0" w:color="auto"/>
                        <w:right w:val="none" w:sz="0" w:space="0" w:color="auto"/>
                      </w:divBdr>
                    </w:div>
                  </w:divsChild>
                </w:div>
                <w:div w:id="73942388">
                  <w:marLeft w:val="0"/>
                  <w:marRight w:val="0"/>
                  <w:marTop w:val="0"/>
                  <w:marBottom w:val="0"/>
                  <w:divBdr>
                    <w:top w:val="single" w:sz="2" w:space="1" w:color="FFFFFF"/>
                    <w:left w:val="single" w:sz="2" w:space="12" w:color="FFFFFF"/>
                    <w:bottom w:val="single" w:sz="2" w:space="1" w:color="FFFFFF"/>
                    <w:right w:val="single" w:sz="2" w:space="4" w:color="FFFFFF"/>
                  </w:divBdr>
                  <w:divsChild>
                    <w:div w:id="458913607">
                      <w:marLeft w:val="0"/>
                      <w:marRight w:val="0"/>
                      <w:marTop w:val="0"/>
                      <w:marBottom w:val="0"/>
                      <w:divBdr>
                        <w:top w:val="none" w:sz="0" w:space="0" w:color="auto"/>
                        <w:left w:val="none" w:sz="0" w:space="0" w:color="auto"/>
                        <w:bottom w:val="none" w:sz="0" w:space="0" w:color="auto"/>
                        <w:right w:val="none" w:sz="0" w:space="0" w:color="auto"/>
                      </w:divBdr>
                    </w:div>
                  </w:divsChild>
                </w:div>
                <w:div w:id="939603819">
                  <w:marLeft w:val="0"/>
                  <w:marRight w:val="0"/>
                  <w:marTop w:val="0"/>
                  <w:marBottom w:val="0"/>
                  <w:divBdr>
                    <w:top w:val="single" w:sz="2" w:space="1" w:color="FFFFFF"/>
                    <w:left w:val="single" w:sz="2" w:space="12" w:color="FFFFFF"/>
                    <w:bottom w:val="single" w:sz="2" w:space="1" w:color="FFFFFF"/>
                    <w:right w:val="single" w:sz="2" w:space="4" w:color="FFFFFF"/>
                  </w:divBdr>
                  <w:divsChild>
                    <w:div w:id="433793519">
                      <w:marLeft w:val="0"/>
                      <w:marRight w:val="0"/>
                      <w:marTop w:val="0"/>
                      <w:marBottom w:val="0"/>
                      <w:divBdr>
                        <w:top w:val="none" w:sz="0" w:space="0" w:color="auto"/>
                        <w:left w:val="none" w:sz="0" w:space="0" w:color="auto"/>
                        <w:bottom w:val="none" w:sz="0" w:space="0" w:color="auto"/>
                        <w:right w:val="none" w:sz="0" w:space="0" w:color="auto"/>
                      </w:divBdr>
                    </w:div>
                  </w:divsChild>
                </w:div>
                <w:div w:id="18048570">
                  <w:marLeft w:val="0"/>
                  <w:marRight w:val="0"/>
                  <w:marTop w:val="0"/>
                  <w:marBottom w:val="0"/>
                  <w:divBdr>
                    <w:top w:val="single" w:sz="2" w:space="1" w:color="FFFFFF"/>
                    <w:left w:val="single" w:sz="2" w:space="12" w:color="FFFFFF"/>
                    <w:bottom w:val="single" w:sz="2" w:space="1" w:color="FFFFFF"/>
                    <w:right w:val="single" w:sz="2" w:space="4" w:color="FFFFFF"/>
                  </w:divBdr>
                  <w:divsChild>
                    <w:div w:id="390157261">
                      <w:marLeft w:val="0"/>
                      <w:marRight w:val="0"/>
                      <w:marTop w:val="0"/>
                      <w:marBottom w:val="0"/>
                      <w:divBdr>
                        <w:top w:val="none" w:sz="0" w:space="0" w:color="auto"/>
                        <w:left w:val="none" w:sz="0" w:space="0" w:color="auto"/>
                        <w:bottom w:val="none" w:sz="0" w:space="0" w:color="auto"/>
                        <w:right w:val="none" w:sz="0" w:space="0" w:color="auto"/>
                      </w:divBdr>
                    </w:div>
                  </w:divsChild>
                </w:div>
                <w:div w:id="1749184322">
                  <w:marLeft w:val="0"/>
                  <w:marRight w:val="0"/>
                  <w:marTop w:val="0"/>
                  <w:marBottom w:val="0"/>
                  <w:divBdr>
                    <w:top w:val="single" w:sz="2" w:space="1" w:color="FFFFFF"/>
                    <w:left w:val="single" w:sz="2" w:space="12" w:color="FFFFFF"/>
                    <w:bottom w:val="single" w:sz="2" w:space="1" w:color="FFFFFF"/>
                    <w:right w:val="single" w:sz="2" w:space="4" w:color="FFFFFF"/>
                  </w:divBdr>
                  <w:divsChild>
                    <w:div w:id="2018146639">
                      <w:marLeft w:val="0"/>
                      <w:marRight w:val="0"/>
                      <w:marTop w:val="0"/>
                      <w:marBottom w:val="0"/>
                      <w:divBdr>
                        <w:top w:val="none" w:sz="0" w:space="0" w:color="auto"/>
                        <w:left w:val="none" w:sz="0" w:space="0" w:color="auto"/>
                        <w:bottom w:val="none" w:sz="0" w:space="0" w:color="auto"/>
                        <w:right w:val="none" w:sz="0" w:space="0" w:color="auto"/>
                      </w:divBdr>
                    </w:div>
                  </w:divsChild>
                </w:div>
                <w:div w:id="892618442">
                  <w:marLeft w:val="0"/>
                  <w:marRight w:val="0"/>
                  <w:marTop w:val="0"/>
                  <w:marBottom w:val="0"/>
                  <w:divBdr>
                    <w:top w:val="single" w:sz="2" w:space="1" w:color="FFFFFF"/>
                    <w:left w:val="single" w:sz="2" w:space="12" w:color="FFFFFF"/>
                    <w:bottom w:val="single" w:sz="2" w:space="1" w:color="FFFFFF"/>
                    <w:right w:val="single" w:sz="2" w:space="4" w:color="FFFFFF"/>
                  </w:divBdr>
                  <w:divsChild>
                    <w:div w:id="1420523389">
                      <w:marLeft w:val="0"/>
                      <w:marRight w:val="0"/>
                      <w:marTop w:val="0"/>
                      <w:marBottom w:val="0"/>
                      <w:divBdr>
                        <w:top w:val="none" w:sz="0" w:space="0" w:color="auto"/>
                        <w:left w:val="none" w:sz="0" w:space="0" w:color="auto"/>
                        <w:bottom w:val="none" w:sz="0" w:space="0" w:color="auto"/>
                        <w:right w:val="none" w:sz="0" w:space="0" w:color="auto"/>
                      </w:divBdr>
                    </w:div>
                  </w:divsChild>
                </w:div>
                <w:div w:id="730663560">
                  <w:marLeft w:val="0"/>
                  <w:marRight w:val="0"/>
                  <w:marTop w:val="0"/>
                  <w:marBottom w:val="0"/>
                  <w:divBdr>
                    <w:top w:val="single" w:sz="2" w:space="1" w:color="FFFFFF"/>
                    <w:left w:val="single" w:sz="2" w:space="12" w:color="FFFFFF"/>
                    <w:bottom w:val="single" w:sz="2" w:space="1" w:color="FFFFFF"/>
                    <w:right w:val="single" w:sz="2" w:space="4" w:color="FFFFFF"/>
                  </w:divBdr>
                  <w:divsChild>
                    <w:div w:id="1604453264">
                      <w:marLeft w:val="0"/>
                      <w:marRight w:val="0"/>
                      <w:marTop w:val="0"/>
                      <w:marBottom w:val="0"/>
                      <w:divBdr>
                        <w:top w:val="none" w:sz="0" w:space="0" w:color="auto"/>
                        <w:left w:val="none" w:sz="0" w:space="0" w:color="auto"/>
                        <w:bottom w:val="none" w:sz="0" w:space="0" w:color="auto"/>
                        <w:right w:val="none" w:sz="0" w:space="0" w:color="auto"/>
                      </w:divBdr>
                    </w:div>
                  </w:divsChild>
                </w:div>
                <w:div w:id="44838957">
                  <w:marLeft w:val="0"/>
                  <w:marRight w:val="0"/>
                  <w:marTop w:val="0"/>
                  <w:marBottom w:val="0"/>
                  <w:divBdr>
                    <w:top w:val="single" w:sz="2" w:space="1" w:color="FFFFFF"/>
                    <w:left w:val="single" w:sz="2" w:space="12" w:color="FFFFFF"/>
                    <w:bottom w:val="single" w:sz="2" w:space="1" w:color="FFFFFF"/>
                    <w:right w:val="single" w:sz="2" w:space="4" w:color="FFFFFF"/>
                  </w:divBdr>
                  <w:divsChild>
                    <w:div w:id="2075082870">
                      <w:marLeft w:val="0"/>
                      <w:marRight w:val="0"/>
                      <w:marTop w:val="0"/>
                      <w:marBottom w:val="0"/>
                      <w:divBdr>
                        <w:top w:val="none" w:sz="0" w:space="0" w:color="auto"/>
                        <w:left w:val="none" w:sz="0" w:space="0" w:color="auto"/>
                        <w:bottom w:val="none" w:sz="0" w:space="0" w:color="auto"/>
                        <w:right w:val="none" w:sz="0" w:space="0" w:color="auto"/>
                      </w:divBdr>
                    </w:div>
                  </w:divsChild>
                </w:div>
                <w:div w:id="1254784546">
                  <w:marLeft w:val="0"/>
                  <w:marRight w:val="0"/>
                  <w:marTop w:val="0"/>
                  <w:marBottom w:val="0"/>
                  <w:divBdr>
                    <w:top w:val="single" w:sz="2" w:space="1" w:color="FFFFFF"/>
                    <w:left w:val="single" w:sz="2" w:space="12" w:color="FFFFFF"/>
                    <w:bottom w:val="single" w:sz="2" w:space="1" w:color="FFFFFF"/>
                    <w:right w:val="single" w:sz="2" w:space="4" w:color="FFFFFF"/>
                  </w:divBdr>
                  <w:divsChild>
                    <w:div w:id="1331450707">
                      <w:marLeft w:val="0"/>
                      <w:marRight w:val="0"/>
                      <w:marTop w:val="0"/>
                      <w:marBottom w:val="0"/>
                      <w:divBdr>
                        <w:top w:val="none" w:sz="0" w:space="0" w:color="auto"/>
                        <w:left w:val="none" w:sz="0" w:space="0" w:color="auto"/>
                        <w:bottom w:val="none" w:sz="0" w:space="0" w:color="auto"/>
                        <w:right w:val="none" w:sz="0" w:space="0" w:color="auto"/>
                      </w:divBdr>
                    </w:div>
                  </w:divsChild>
                </w:div>
                <w:div w:id="1379012889">
                  <w:marLeft w:val="0"/>
                  <w:marRight w:val="0"/>
                  <w:marTop w:val="0"/>
                  <w:marBottom w:val="0"/>
                  <w:divBdr>
                    <w:top w:val="single" w:sz="2" w:space="1" w:color="FFFFFF"/>
                    <w:left w:val="single" w:sz="2" w:space="12" w:color="FFFFFF"/>
                    <w:bottom w:val="single" w:sz="2" w:space="1" w:color="FFFFFF"/>
                    <w:right w:val="single" w:sz="2" w:space="4" w:color="FFFFFF"/>
                  </w:divBdr>
                  <w:divsChild>
                    <w:div w:id="460349589">
                      <w:marLeft w:val="0"/>
                      <w:marRight w:val="0"/>
                      <w:marTop w:val="0"/>
                      <w:marBottom w:val="0"/>
                      <w:divBdr>
                        <w:top w:val="none" w:sz="0" w:space="0" w:color="auto"/>
                        <w:left w:val="none" w:sz="0" w:space="0" w:color="auto"/>
                        <w:bottom w:val="none" w:sz="0" w:space="0" w:color="auto"/>
                        <w:right w:val="none" w:sz="0" w:space="0" w:color="auto"/>
                      </w:divBdr>
                    </w:div>
                  </w:divsChild>
                </w:div>
                <w:div w:id="2024551254">
                  <w:marLeft w:val="0"/>
                  <w:marRight w:val="0"/>
                  <w:marTop w:val="0"/>
                  <w:marBottom w:val="0"/>
                  <w:divBdr>
                    <w:top w:val="single" w:sz="2" w:space="1" w:color="FFFFFF"/>
                    <w:left w:val="single" w:sz="2" w:space="12" w:color="FFFFFF"/>
                    <w:bottom w:val="single" w:sz="2" w:space="1" w:color="FFFFFF"/>
                    <w:right w:val="single" w:sz="2" w:space="4" w:color="FFFFFF"/>
                  </w:divBdr>
                  <w:divsChild>
                    <w:div w:id="2077390179">
                      <w:marLeft w:val="0"/>
                      <w:marRight w:val="0"/>
                      <w:marTop w:val="0"/>
                      <w:marBottom w:val="0"/>
                      <w:divBdr>
                        <w:top w:val="none" w:sz="0" w:space="0" w:color="auto"/>
                        <w:left w:val="none" w:sz="0" w:space="0" w:color="auto"/>
                        <w:bottom w:val="none" w:sz="0" w:space="0" w:color="auto"/>
                        <w:right w:val="none" w:sz="0" w:space="0" w:color="auto"/>
                      </w:divBdr>
                    </w:div>
                  </w:divsChild>
                </w:div>
                <w:div w:id="1207068013">
                  <w:marLeft w:val="0"/>
                  <w:marRight w:val="0"/>
                  <w:marTop w:val="0"/>
                  <w:marBottom w:val="0"/>
                  <w:divBdr>
                    <w:top w:val="single" w:sz="2" w:space="1" w:color="FFFFFF"/>
                    <w:left w:val="single" w:sz="2" w:space="12" w:color="FFFFFF"/>
                    <w:bottom w:val="single" w:sz="2" w:space="1" w:color="FFFFFF"/>
                    <w:right w:val="single" w:sz="2" w:space="4" w:color="FFFFFF"/>
                  </w:divBdr>
                  <w:divsChild>
                    <w:div w:id="35129546">
                      <w:marLeft w:val="0"/>
                      <w:marRight w:val="0"/>
                      <w:marTop w:val="0"/>
                      <w:marBottom w:val="0"/>
                      <w:divBdr>
                        <w:top w:val="none" w:sz="0" w:space="0" w:color="auto"/>
                        <w:left w:val="none" w:sz="0" w:space="0" w:color="auto"/>
                        <w:bottom w:val="none" w:sz="0" w:space="0" w:color="auto"/>
                        <w:right w:val="none" w:sz="0" w:space="0" w:color="auto"/>
                      </w:divBdr>
                    </w:div>
                  </w:divsChild>
                </w:div>
                <w:div w:id="997266449">
                  <w:marLeft w:val="0"/>
                  <w:marRight w:val="0"/>
                  <w:marTop w:val="0"/>
                  <w:marBottom w:val="0"/>
                  <w:divBdr>
                    <w:top w:val="single" w:sz="2" w:space="1" w:color="FFFFFF"/>
                    <w:left w:val="single" w:sz="2" w:space="12" w:color="FFFFFF"/>
                    <w:bottom w:val="single" w:sz="2" w:space="1" w:color="FFFFFF"/>
                    <w:right w:val="single" w:sz="2" w:space="4" w:color="FFFFFF"/>
                  </w:divBdr>
                  <w:divsChild>
                    <w:div w:id="903568719">
                      <w:marLeft w:val="0"/>
                      <w:marRight w:val="0"/>
                      <w:marTop w:val="0"/>
                      <w:marBottom w:val="0"/>
                      <w:divBdr>
                        <w:top w:val="none" w:sz="0" w:space="0" w:color="auto"/>
                        <w:left w:val="none" w:sz="0" w:space="0" w:color="auto"/>
                        <w:bottom w:val="none" w:sz="0" w:space="0" w:color="auto"/>
                        <w:right w:val="none" w:sz="0" w:space="0" w:color="auto"/>
                      </w:divBdr>
                    </w:div>
                  </w:divsChild>
                </w:div>
                <w:div w:id="763379350">
                  <w:marLeft w:val="0"/>
                  <w:marRight w:val="0"/>
                  <w:marTop w:val="0"/>
                  <w:marBottom w:val="0"/>
                  <w:divBdr>
                    <w:top w:val="single" w:sz="2" w:space="1" w:color="FFFFFF"/>
                    <w:left w:val="single" w:sz="2" w:space="12" w:color="FFFFFF"/>
                    <w:bottom w:val="single" w:sz="2" w:space="1" w:color="FFFFFF"/>
                    <w:right w:val="single" w:sz="2" w:space="4" w:color="FFFFFF"/>
                  </w:divBdr>
                  <w:divsChild>
                    <w:div w:id="1653175489">
                      <w:marLeft w:val="0"/>
                      <w:marRight w:val="0"/>
                      <w:marTop w:val="0"/>
                      <w:marBottom w:val="0"/>
                      <w:divBdr>
                        <w:top w:val="none" w:sz="0" w:space="0" w:color="auto"/>
                        <w:left w:val="none" w:sz="0" w:space="0" w:color="auto"/>
                        <w:bottom w:val="none" w:sz="0" w:space="0" w:color="auto"/>
                        <w:right w:val="none" w:sz="0" w:space="0" w:color="auto"/>
                      </w:divBdr>
                    </w:div>
                  </w:divsChild>
                </w:div>
                <w:div w:id="1976131392">
                  <w:marLeft w:val="0"/>
                  <w:marRight w:val="0"/>
                  <w:marTop w:val="0"/>
                  <w:marBottom w:val="0"/>
                  <w:divBdr>
                    <w:top w:val="single" w:sz="2" w:space="1" w:color="FFFFFF"/>
                    <w:left w:val="single" w:sz="2" w:space="12" w:color="FFFFFF"/>
                    <w:bottom w:val="single" w:sz="2" w:space="1" w:color="FFFFFF"/>
                    <w:right w:val="single" w:sz="2" w:space="4" w:color="FFFFFF"/>
                  </w:divBdr>
                  <w:divsChild>
                    <w:div w:id="192691501">
                      <w:marLeft w:val="0"/>
                      <w:marRight w:val="0"/>
                      <w:marTop w:val="0"/>
                      <w:marBottom w:val="0"/>
                      <w:divBdr>
                        <w:top w:val="none" w:sz="0" w:space="0" w:color="auto"/>
                        <w:left w:val="none" w:sz="0" w:space="0" w:color="auto"/>
                        <w:bottom w:val="none" w:sz="0" w:space="0" w:color="auto"/>
                        <w:right w:val="none" w:sz="0" w:space="0" w:color="auto"/>
                      </w:divBdr>
                    </w:div>
                  </w:divsChild>
                </w:div>
                <w:div w:id="1977445517">
                  <w:marLeft w:val="0"/>
                  <w:marRight w:val="0"/>
                  <w:marTop w:val="0"/>
                  <w:marBottom w:val="0"/>
                  <w:divBdr>
                    <w:top w:val="single" w:sz="2" w:space="1" w:color="FFFFFF"/>
                    <w:left w:val="single" w:sz="2" w:space="12" w:color="FFFFFF"/>
                    <w:bottom w:val="single" w:sz="2" w:space="1" w:color="FFFFFF"/>
                    <w:right w:val="single" w:sz="2" w:space="4" w:color="FFFFFF"/>
                  </w:divBdr>
                  <w:divsChild>
                    <w:div w:id="957880738">
                      <w:marLeft w:val="0"/>
                      <w:marRight w:val="0"/>
                      <w:marTop w:val="0"/>
                      <w:marBottom w:val="0"/>
                      <w:divBdr>
                        <w:top w:val="none" w:sz="0" w:space="0" w:color="auto"/>
                        <w:left w:val="none" w:sz="0" w:space="0" w:color="auto"/>
                        <w:bottom w:val="none" w:sz="0" w:space="0" w:color="auto"/>
                        <w:right w:val="none" w:sz="0" w:space="0" w:color="auto"/>
                      </w:divBdr>
                    </w:div>
                  </w:divsChild>
                </w:div>
                <w:div w:id="206989918">
                  <w:marLeft w:val="0"/>
                  <w:marRight w:val="0"/>
                  <w:marTop w:val="0"/>
                  <w:marBottom w:val="0"/>
                  <w:divBdr>
                    <w:top w:val="single" w:sz="2" w:space="1" w:color="FFFFFF"/>
                    <w:left w:val="single" w:sz="2" w:space="12" w:color="FFFFFF"/>
                    <w:bottom w:val="single" w:sz="2" w:space="4" w:color="FFFFFF"/>
                    <w:right w:val="single" w:sz="2" w:space="4" w:color="FFFFFF"/>
                  </w:divBdr>
                  <w:divsChild>
                    <w:div w:id="33268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606739">
          <w:marLeft w:val="0"/>
          <w:marRight w:val="0"/>
          <w:marTop w:val="0"/>
          <w:marBottom w:val="335"/>
          <w:divBdr>
            <w:top w:val="none" w:sz="0" w:space="0" w:color="auto"/>
            <w:left w:val="none" w:sz="0" w:space="0" w:color="auto"/>
            <w:bottom w:val="none" w:sz="0" w:space="0" w:color="auto"/>
            <w:right w:val="none" w:sz="0" w:space="0" w:color="auto"/>
          </w:divBdr>
          <w:divsChild>
            <w:div w:id="710152512">
              <w:marLeft w:val="0"/>
              <w:marRight w:val="0"/>
              <w:marTop w:val="0"/>
              <w:marBottom w:val="0"/>
              <w:divBdr>
                <w:top w:val="none" w:sz="0" w:space="0" w:color="auto"/>
                <w:left w:val="none" w:sz="0" w:space="0" w:color="auto"/>
                <w:bottom w:val="none" w:sz="0" w:space="0" w:color="auto"/>
                <w:right w:val="none" w:sz="0" w:space="0" w:color="auto"/>
              </w:divBdr>
              <w:divsChild>
                <w:div w:id="260383976">
                  <w:marLeft w:val="0"/>
                  <w:marRight w:val="0"/>
                  <w:marTop w:val="0"/>
                  <w:marBottom w:val="0"/>
                  <w:divBdr>
                    <w:top w:val="single" w:sz="2" w:space="4" w:color="FFFFFF"/>
                    <w:left w:val="single" w:sz="2" w:space="12" w:color="FFFFFF"/>
                    <w:bottom w:val="single" w:sz="2" w:space="1" w:color="FFFFFF"/>
                    <w:right w:val="single" w:sz="2" w:space="4" w:color="FFFFFF"/>
                  </w:divBdr>
                  <w:divsChild>
                    <w:div w:id="2007131834">
                      <w:marLeft w:val="0"/>
                      <w:marRight w:val="0"/>
                      <w:marTop w:val="0"/>
                      <w:marBottom w:val="0"/>
                      <w:divBdr>
                        <w:top w:val="none" w:sz="0" w:space="0" w:color="auto"/>
                        <w:left w:val="none" w:sz="0" w:space="0" w:color="auto"/>
                        <w:bottom w:val="none" w:sz="0" w:space="0" w:color="auto"/>
                        <w:right w:val="none" w:sz="0" w:space="0" w:color="auto"/>
                      </w:divBdr>
                    </w:div>
                  </w:divsChild>
                </w:div>
                <w:div w:id="2071879656">
                  <w:marLeft w:val="0"/>
                  <w:marRight w:val="0"/>
                  <w:marTop w:val="0"/>
                  <w:marBottom w:val="0"/>
                  <w:divBdr>
                    <w:top w:val="single" w:sz="2" w:space="1" w:color="FFFFFF"/>
                    <w:left w:val="single" w:sz="2" w:space="12" w:color="FFFFFF"/>
                    <w:bottom w:val="single" w:sz="2" w:space="1" w:color="FFFFFF"/>
                    <w:right w:val="single" w:sz="2" w:space="4" w:color="FFFFFF"/>
                  </w:divBdr>
                  <w:divsChild>
                    <w:div w:id="2051563346">
                      <w:marLeft w:val="0"/>
                      <w:marRight w:val="0"/>
                      <w:marTop w:val="0"/>
                      <w:marBottom w:val="0"/>
                      <w:divBdr>
                        <w:top w:val="none" w:sz="0" w:space="0" w:color="auto"/>
                        <w:left w:val="none" w:sz="0" w:space="0" w:color="auto"/>
                        <w:bottom w:val="none" w:sz="0" w:space="0" w:color="auto"/>
                        <w:right w:val="none" w:sz="0" w:space="0" w:color="auto"/>
                      </w:divBdr>
                    </w:div>
                  </w:divsChild>
                </w:div>
                <w:div w:id="1302613621">
                  <w:marLeft w:val="0"/>
                  <w:marRight w:val="0"/>
                  <w:marTop w:val="0"/>
                  <w:marBottom w:val="0"/>
                  <w:divBdr>
                    <w:top w:val="single" w:sz="2" w:space="1" w:color="FFFFFF"/>
                    <w:left w:val="single" w:sz="2" w:space="12" w:color="FFFFFF"/>
                    <w:bottom w:val="single" w:sz="2" w:space="1" w:color="FFFFFF"/>
                    <w:right w:val="single" w:sz="2" w:space="4" w:color="FFFFFF"/>
                  </w:divBdr>
                  <w:divsChild>
                    <w:div w:id="1512792470">
                      <w:marLeft w:val="0"/>
                      <w:marRight w:val="0"/>
                      <w:marTop w:val="0"/>
                      <w:marBottom w:val="0"/>
                      <w:divBdr>
                        <w:top w:val="none" w:sz="0" w:space="0" w:color="auto"/>
                        <w:left w:val="none" w:sz="0" w:space="0" w:color="auto"/>
                        <w:bottom w:val="none" w:sz="0" w:space="0" w:color="auto"/>
                        <w:right w:val="none" w:sz="0" w:space="0" w:color="auto"/>
                      </w:divBdr>
                    </w:div>
                  </w:divsChild>
                </w:div>
                <w:div w:id="1837309109">
                  <w:marLeft w:val="0"/>
                  <w:marRight w:val="0"/>
                  <w:marTop w:val="0"/>
                  <w:marBottom w:val="0"/>
                  <w:divBdr>
                    <w:top w:val="single" w:sz="2" w:space="1" w:color="FFFFFF"/>
                    <w:left w:val="single" w:sz="2" w:space="12" w:color="FFFFFF"/>
                    <w:bottom w:val="single" w:sz="2" w:space="1" w:color="FFFFFF"/>
                    <w:right w:val="single" w:sz="2" w:space="4" w:color="FFFFFF"/>
                  </w:divBdr>
                  <w:divsChild>
                    <w:div w:id="46344187">
                      <w:marLeft w:val="0"/>
                      <w:marRight w:val="0"/>
                      <w:marTop w:val="0"/>
                      <w:marBottom w:val="0"/>
                      <w:divBdr>
                        <w:top w:val="none" w:sz="0" w:space="0" w:color="auto"/>
                        <w:left w:val="none" w:sz="0" w:space="0" w:color="auto"/>
                        <w:bottom w:val="none" w:sz="0" w:space="0" w:color="auto"/>
                        <w:right w:val="none" w:sz="0" w:space="0" w:color="auto"/>
                      </w:divBdr>
                    </w:div>
                  </w:divsChild>
                </w:div>
                <w:div w:id="1329672857">
                  <w:marLeft w:val="0"/>
                  <w:marRight w:val="0"/>
                  <w:marTop w:val="0"/>
                  <w:marBottom w:val="0"/>
                  <w:divBdr>
                    <w:top w:val="single" w:sz="2" w:space="1" w:color="FFFFFF"/>
                    <w:left w:val="single" w:sz="2" w:space="12" w:color="FFFFFF"/>
                    <w:bottom w:val="single" w:sz="2" w:space="1" w:color="FFFFFF"/>
                    <w:right w:val="single" w:sz="2" w:space="4" w:color="FFFFFF"/>
                  </w:divBdr>
                  <w:divsChild>
                    <w:div w:id="1828785238">
                      <w:marLeft w:val="0"/>
                      <w:marRight w:val="0"/>
                      <w:marTop w:val="0"/>
                      <w:marBottom w:val="0"/>
                      <w:divBdr>
                        <w:top w:val="none" w:sz="0" w:space="0" w:color="auto"/>
                        <w:left w:val="none" w:sz="0" w:space="0" w:color="auto"/>
                        <w:bottom w:val="none" w:sz="0" w:space="0" w:color="auto"/>
                        <w:right w:val="none" w:sz="0" w:space="0" w:color="auto"/>
                      </w:divBdr>
                    </w:div>
                  </w:divsChild>
                </w:div>
                <w:div w:id="1502546028">
                  <w:marLeft w:val="0"/>
                  <w:marRight w:val="0"/>
                  <w:marTop w:val="0"/>
                  <w:marBottom w:val="0"/>
                  <w:divBdr>
                    <w:top w:val="single" w:sz="2" w:space="1" w:color="FFFFFF"/>
                    <w:left w:val="single" w:sz="2" w:space="12" w:color="FFFFFF"/>
                    <w:bottom w:val="single" w:sz="2" w:space="1" w:color="FFFFFF"/>
                    <w:right w:val="single" w:sz="2" w:space="4" w:color="FFFFFF"/>
                  </w:divBdr>
                  <w:divsChild>
                    <w:div w:id="543105122">
                      <w:marLeft w:val="0"/>
                      <w:marRight w:val="0"/>
                      <w:marTop w:val="0"/>
                      <w:marBottom w:val="0"/>
                      <w:divBdr>
                        <w:top w:val="none" w:sz="0" w:space="0" w:color="auto"/>
                        <w:left w:val="none" w:sz="0" w:space="0" w:color="auto"/>
                        <w:bottom w:val="none" w:sz="0" w:space="0" w:color="auto"/>
                        <w:right w:val="none" w:sz="0" w:space="0" w:color="auto"/>
                      </w:divBdr>
                    </w:div>
                  </w:divsChild>
                </w:div>
                <w:div w:id="285047175">
                  <w:marLeft w:val="0"/>
                  <w:marRight w:val="0"/>
                  <w:marTop w:val="0"/>
                  <w:marBottom w:val="0"/>
                  <w:divBdr>
                    <w:top w:val="single" w:sz="2" w:space="1" w:color="FFFFFF"/>
                    <w:left w:val="single" w:sz="2" w:space="12" w:color="FFFFFF"/>
                    <w:bottom w:val="single" w:sz="2" w:space="1" w:color="FFFFFF"/>
                    <w:right w:val="single" w:sz="2" w:space="4" w:color="FFFFFF"/>
                  </w:divBdr>
                  <w:divsChild>
                    <w:div w:id="302931928">
                      <w:marLeft w:val="0"/>
                      <w:marRight w:val="0"/>
                      <w:marTop w:val="0"/>
                      <w:marBottom w:val="0"/>
                      <w:divBdr>
                        <w:top w:val="none" w:sz="0" w:space="0" w:color="auto"/>
                        <w:left w:val="none" w:sz="0" w:space="0" w:color="auto"/>
                        <w:bottom w:val="none" w:sz="0" w:space="0" w:color="auto"/>
                        <w:right w:val="none" w:sz="0" w:space="0" w:color="auto"/>
                      </w:divBdr>
                    </w:div>
                  </w:divsChild>
                </w:div>
                <w:div w:id="289289328">
                  <w:marLeft w:val="0"/>
                  <w:marRight w:val="0"/>
                  <w:marTop w:val="0"/>
                  <w:marBottom w:val="0"/>
                  <w:divBdr>
                    <w:top w:val="single" w:sz="2" w:space="1" w:color="FFFFFF"/>
                    <w:left w:val="single" w:sz="2" w:space="12" w:color="FFFFFF"/>
                    <w:bottom w:val="single" w:sz="2" w:space="1" w:color="FFFFFF"/>
                    <w:right w:val="single" w:sz="2" w:space="4" w:color="FFFFFF"/>
                  </w:divBdr>
                  <w:divsChild>
                    <w:div w:id="1743940709">
                      <w:marLeft w:val="0"/>
                      <w:marRight w:val="0"/>
                      <w:marTop w:val="0"/>
                      <w:marBottom w:val="0"/>
                      <w:divBdr>
                        <w:top w:val="none" w:sz="0" w:space="0" w:color="auto"/>
                        <w:left w:val="none" w:sz="0" w:space="0" w:color="auto"/>
                        <w:bottom w:val="none" w:sz="0" w:space="0" w:color="auto"/>
                        <w:right w:val="none" w:sz="0" w:space="0" w:color="auto"/>
                      </w:divBdr>
                    </w:div>
                  </w:divsChild>
                </w:div>
                <w:div w:id="1315798159">
                  <w:marLeft w:val="0"/>
                  <w:marRight w:val="0"/>
                  <w:marTop w:val="0"/>
                  <w:marBottom w:val="0"/>
                  <w:divBdr>
                    <w:top w:val="single" w:sz="2" w:space="1" w:color="FFFFFF"/>
                    <w:left w:val="single" w:sz="2" w:space="12" w:color="FFFFFF"/>
                    <w:bottom w:val="single" w:sz="2" w:space="1" w:color="FFFFFF"/>
                    <w:right w:val="single" w:sz="2" w:space="4" w:color="FFFFFF"/>
                  </w:divBdr>
                  <w:divsChild>
                    <w:div w:id="1445808549">
                      <w:marLeft w:val="0"/>
                      <w:marRight w:val="0"/>
                      <w:marTop w:val="0"/>
                      <w:marBottom w:val="0"/>
                      <w:divBdr>
                        <w:top w:val="none" w:sz="0" w:space="0" w:color="auto"/>
                        <w:left w:val="none" w:sz="0" w:space="0" w:color="auto"/>
                        <w:bottom w:val="none" w:sz="0" w:space="0" w:color="auto"/>
                        <w:right w:val="none" w:sz="0" w:space="0" w:color="auto"/>
                      </w:divBdr>
                    </w:div>
                  </w:divsChild>
                </w:div>
                <w:div w:id="1417091063">
                  <w:marLeft w:val="0"/>
                  <w:marRight w:val="0"/>
                  <w:marTop w:val="0"/>
                  <w:marBottom w:val="0"/>
                  <w:divBdr>
                    <w:top w:val="single" w:sz="2" w:space="1" w:color="FFFFFF"/>
                    <w:left w:val="single" w:sz="2" w:space="12" w:color="FFFFFF"/>
                    <w:bottom w:val="single" w:sz="2" w:space="1" w:color="FFFFFF"/>
                    <w:right w:val="single" w:sz="2" w:space="4" w:color="FFFFFF"/>
                  </w:divBdr>
                  <w:divsChild>
                    <w:div w:id="503276583">
                      <w:marLeft w:val="0"/>
                      <w:marRight w:val="0"/>
                      <w:marTop w:val="0"/>
                      <w:marBottom w:val="0"/>
                      <w:divBdr>
                        <w:top w:val="none" w:sz="0" w:space="0" w:color="auto"/>
                        <w:left w:val="none" w:sz="0" w:space="0" w:color="auto"/>
                        <w:bottom w:val="none" w:sz="0" w:space="0" w:color="auto"/>
                        <w:right w:val="none" w:sz="0" w:space="0" w:color="auto"/>
                      </w:divBdr>
                    </w:div>
                  </w:divsChild>
                </w:div>
                <w:div w:id="1168519708">
                  <w:marLeft w:val="0"/>
                  <w:marRight w:val="0"/>
                  <w:marTop w:val="0"/>
                  <w:marBottom w:val="0"/>
                  <w:divBdr>
                    <w:top w:val="single" w:sz="2" w:space="1" w:color="FFFFFF"/>
                    <w:left w:val="single" w:sz="2" w:space="12" w:color="FFFFFF"/>
                    <w:bottom w:val="single" w:sz="2" w:space="1" w:color="FFFFFF"/>
                    <w:right w:val="single" w:sz="2" w:space="4" w:color="FFFFFF"/>
                  </w:divBdr>
                  <w:divsChild>
                    <w:div w:id="1902985626">
                      <w:marLeft w:val="0"/>
                      <w:marRight w:val="0"/>
                      <w:marTop w:val="0"/>
                      <w:marBottom w:val="0"/>
                      <w:divBdr>
                        <w:top w:val="none" w:sz="0" w:space="0" w:color="auto"/>
                        <w:left w:val="none" w:sz="0" w:space="0" w:color="auto"/>
                        <w:bottom w:val="none" w:sz="0" w:space="0" w:color="auto"/>
                        <w:right w:val="none" w:sz="0" w:space="0" w:color="auto"/>
                      </w:divBdr>
                    </w:div>
                  </w:divsChild>
                </w:div>
                <w:div w:id="1842813593">
                  <w:marLeft w:val="0"/>
                  <w:marRight w:val="0"/>
                  <w:marTop w:val="0"/>
                  <w:marBottom w:val="0"/>
                  <w:divBdr>
                    <w:top w:val="single" w:sz="2" w:space="1" w:color="FFFFFF"/>
                    <w:left w:val="single" w:sz="2" w:space="12" w:color="FFFFFF"/>
                    <w:bottom w:val="single" w:sz="2" w:space="1" w:color="FFFFFF"/>
                    <w:right w:val="single" w:sz="2" w:space="4" w:color="FFFFFF"/>
                  </w:divBdr>
                  <w:divsChild>
                    <w:div w:id="1779251564">
                      <w:marLeft w:val="0"/>
                      <w:marRight w:val="0"/>
                      <w:marTop w:val="0"/>
                      <w:marBottom w:val="0"/>
                      <w:divBdr>
                        <w:top w:val="none" w:sz="0" w:space="0" w:color="auto"/>
                        <w:left w:val="none" w:sz="0" w:space="0" w:color="auto"/>
                        <w:bottom w:val="none" w:sz="0" w:space="0" w:color="auto"/>
                        <w:right w:val="none" w:sz="0" w:space="0" w:color="auto"/>
                      </w:divBdr>
                    </w:div>
                  </w:divsChild>
                </w:div>
                <w:div w:id="712462859">
                  <w:marLeft w:val="0"/>
                  <w:marRight w:val="0"/>
                  <w:marTop w:val="0"/>
                  <w:marBottom w:val="0"/>
                  <w:divBdr>
                    <w:top w:val="single" w:sz="2" w:space="1" w:color="FFFFFF"/>
                    <w:left w:val="single" w:sz="2" w:space="12" w:color="FFFFFF"/>
                    <w:bottom w:val="single" w:sz="2" w:space="1" w:color="FFFFFF"/>
                    <w:right w:val="single" w:sz="2" w:space="4" w:color="FFFFFF"/>
                  </w:divBdr>
                  <w:divsChild>
                    <w:div w:id="1618833961">
                      <w:marLeft w:val="0"/>
                      <w:marRight w:val="0"/>
                      <w:marTop w:val="0"/>
                      <w:marBottom w:val="0"/>
                      <w:divBdr>
                        <w:top w:val="none" w:sz="0" w:space="0" w:color="auto"/>
                        <w:left w:val="none" w:sz="0" w:space="0" w:color="auto"/>
                        <w:bottom w:val="none" w:sz="0" w:space="0" w:color="auto"/>
                        <w:right w:val="none" w:sz="0" w:space="0" w:color="auto"/>
                      </w:divBdr>
                    </w:div>
                  </w:divsChild>
                </w:div>
                <w:div w:id="1453280893">
                  <w:marLeft w:val="0"/>
                  <w:marRight w:val="0"/>
                  <w:marTop w:val="0"/>
                  <w:marBottom w:val="0"/>
                  <w:divBdr>
                    <w:top w:val="single" w:sz="2" w:space="1" w:color="FFFFFF"/>
                    <w:left w:val="single" w:sz="2" w:space="12" w:color="FFFFFF"/>
                    <w:bottom w:val="single" w:sz="2" w:space="1" w:color="FFFFFF"/>
                    <w:right w:val="single" w:sz="2" w:space="4" w:color="FFFFFF"/>
                  </w:divBdr>
                  <w:divsChild>
                    <w:div w:id="427779098">
                      <w:marLeft w:val="0"/>
                      <w:marRight w:val="0"/>
                      <w:marTop w:val="0"/>
                      <w:marBottom w:val="0"/>
                      <w:divBdr>
                        <w:top w:val="none" w:sz="0" w:space="0" w:color="auto"/>
                        <w:left w:val="none" w:sz="0" w:space="0" w:color="auto"/>
                        <w:bottom w:val="none" w:sz="0" w:space="0" w:color="auto"/>
                        <w:right w:val="none" w:sz="0" w:space="0" w:color="auto"/>
                      </w:divBdr>
                    </w:div>
                  </w:divsChild>
                </w:div>
                <w:div w:id="2051417342">
                  <w:marLeft w:val="0"/>
                  <w:marRight w:val="0"/>
                  <w:marTop w:val="0"/>
                  <w:marBottom w:val="0"/>
                  <w:divBdr>
                    <w:top w:val="single" w:sz="2" w:space="1" w:color="FFFFFF"/>
                    <w:left w:val="single" w:sz="2" w:space="12" w:color="FFFFFF"/>
                    <w:bottom w:val="single" w:sz="2" w:space="1" w:color="FFFFFF"/>
                    <w:right w:val="single" w:sz="2" w:space="4" w:color="FFFFFF"/>
                  </w:divBdr>
                  <w:divsChild>
                    <w:div w:id="605160818">
                      <w:marLeft w:val="0"/>
                      <w:marRight w:val="0"/>
                      <w:marTop w:val="0"/>
                      <w:marBottom w:val="0"/>
                      <w:divBdr>
                        <w:top w:val="none" w:sz="0" w:space="0" w:color="auto"/>
                        <w:left w:val="none" w:sz="0" w:space="0" w:color="auto"/>
                        <w:bottom w:val="none" w:sz="0" w:space="0" w:color="auto"/>
                        <w:right w:val="none" w:sz="0" w:space="0" w:color="auto"/>
                      </w:divBdr>
                    </w:div>
                  </w:divsChild>
                </w:div>
                <w:div w:id="1817185759">
                  <w:marLeft w:val="0"/>
                  <w:marRight w:val="0"/>
                  <w:marTop w:val="0"/>
                  <w:marBottom w:val="0"/>
                  <w:divBdr>
                    <w:top w:val="single" w:sz="2" w:space="1" w:color="FFFFFF"/>
                    <w:left w:val="single" w:sz="2" w:space="12" w:color="FFFFFF"/>
                    <w:bottom w:val="single" w:sz="2" w:space="1" w:color="FFFFFF"/>
                    <w:right w:val="single" w:sz="2" w:space="4" w:color="FFFFFF"/>
                  </w:divBdr>
                  <w:divsChild>
                    <w:div w:id="845363257">
                      <w:marLeft w:val="0"/>
                      <w:marRight w:val="0"/>
                      <w:marTop w:val="0"/>
                      <w:marBottom w:val="0"/>
                      <w:divBdr>
                        <w:top w:val="none" w:sz="0" w:space="0" w:color="auto"/>
                        <w:left w:val="none" w:sz="0" w:space="0" w:color="auto"/>
                        <w:bottom w:val="none" w:sz="0" w:space="0" w:color="auto"/>
                        <w:right w:val="none" w:sz="0" w:space="0" w:color="auto"/>
                      </w:divBdr>
                    </w:div>
                  </w:divsChild>
                </w:div>
                <w:div w:id="865097400">
                  <w:marLeft w:val="0"/>
                  <w:marRight w:val="0"/>
                  <w:marTop w:val="0"/>
                  <w:marBottom w:val="0"/>
                  <w:divBdr>
                    <w:top w:val="single" w:sz="2" w:space="1" w:color="FFFFFF"/>
                    <w:left w:val="single" w:sz="2" w:space="12" w:color="FFFFFF"/>
                    <w:bottom w:val="single" w:sz="2" w:space="1" w:color="FFFFFF"/>
                    <w:right w:val="single" w:sz="2" w:space="4" w:color="FFFFFF"/>
                  </w:divBdr>
                  <w:divsChild>
                    <w:div w:id="935358209">
                      <w:marLeft w:val="0"/>
                      <w:marRight w:val="0"/>
                      <w:marTop w:val="0"/>
                      <w:marBottom w:val="0"/>
                      <w:divBdr>
                        <w:top w:val="none" w:sz="0" w:space="0" w:color="auto"/>
                        <w:left w:val="none" w:sz="0" w:space="0" w:color="auto"/>
                        <w:bottom w:val="none" w:sz="0" w:space="0" w:color="auto"/>
                        <w:right w:val="none" w:sz="0" w:space="0" w:color="auto"/>
                      </w:divBdr>
                    </w:div>
                  </w:divsChild>
                </w:div>
                <w:div w:id="1719671047">
                  <w:marLeft w:val="0"/>
                  <w:marRight w:val="0"/>
                  <w:marTop w:val="0"/>
                  <w:marBottom w:val="0"/>
                  <w:divBdr>
                    <w:top w:val="single" w:sz="2" w:space="1" w:color="FFFFFF"/>
                    <w:left w:val="single" w:sz="2" w:space="12" w:color="FFFFFF"/>
                    <w:bottom w:val="single" w:sz="2" w:space="1" w:color="FFFFFF"/>
                    <w:right w:val="single" w:sz="2" w:space="4" w:color="FFFFFF"/>
                  </w:divBdr>
                  <w:divsChild>
                    <w:div w:id="1694771392">
                      <w:marLeft w:val="0"/>
                      <w:marRight w:val="0"/>
                      <w:marTop w:val="0"/>
                      <w:marBottom w:val="0"/>
                      <w:divBdr>
                        <w:top w:val="none" w:sz="0" w:space="0" w:color="auto"/>
                        <w:left w:val="none" w:sz="0" w:space="0" w:color="auto"/>
                        <w:bottom w:val="none" w:sz="0" w:space="0" w:color="auto"/>
                        <w:right w:val="none" w:sz="0" w:space="0" w:color="auto"/>
                      </w:divBdr>
                    </w:div>
                  </w:divsChild>
                </w:div>
                <w:div w:id="504783299">
                  <w:marLeft w:val="0"/>
                  <w:marRight w:val="0"/>
                  <w:marTop w:val="0"/>
                  <w:marBottom w:val="0"/>
                  <w:divBdr>
                    <w:top w:val="single" w:sz="2" w:space="1" w:color="FFFFFF"/>
                    <w:left w:val="single" w:sz="2" w:space="12" w:color="FFFFFF"/>
                    <w:bottom w:val="single" w:sz="2" w:space="1" w:color="FFFFFF"/>
                    <w:right w:val="single" w:sz="2" w:space="4" w:color="FFFFFF"/>
                  </w:divBdr>
                  <w:divsChild>
                    <w:div w:id="954294363">
                      <w:marLeft w:val="0"/>
                      <w:marRight w:val="0"/>
                      <w:marTop w:val="0"/>
                      <w:marBottom w:val="0"/>
                      <w:divBdr>
                        <w:top w:val="none" w:sz="0" w:space="0" w:color="auto"/>
                        <w:left w:val="none" w:sz="0" w:space="0" w:color="auto"/>
                        <w:bottom w:val="none" w:sz="0" w:space="0" w:color="auto"/>
                        <w:right w:val="none" w:sz="0" w:space="0" w:color="auto"/>
                      </w:divBdr>
                    </w:div>
                  </w:divsChild>
                </w:div>
                <w:div w:id="1775517716">
                  <w:marLeft w:val="0"/>
                  <w:marRight w:val="0"/>
                  <w:marTop w:val="0"/>
                  <w:marBottom w:val="0"/>
                  <w:divBdr>
                    <w:top w:val="single" w:sz="2" w:space="1" w:color="FFFFFF"/>
                    <w:left w:val="single" w:sz="2" w:space="12" w:color="FFFFFF"/>
                    <w:bottom w:val="single" w:sz="2" w:space="1" w:color="FFFFFF"/>
                    <w:right w:val="single" w:sz="2" w:space="4" w:color="FFFFFF"/>
                  </w:divBdr>
                  <w:divsChild>
                    <w:div w:id="387386141">
                      <w:marLeft w:val="0"/>
                      <w:marRight w:val="0"/>
                      <w:marTop w:val="0"/>
                      <w:marBottom w:val="0"/>
                      <w:divBdr>
                        <w:top w:val="none" w:sz="0" w:space="0" w:color="auto"/>
                        <w:left w:val="none" w:sz="0" w:space="0" w:color="auto"/>
                        <w:bottom w:val="none" w:sz="0" w:space="0" w:color="auto"/>
                        <w:right w:val="none" w:sz="0" w:space="0" w:color="auto"/>
                      </w:divBdr>
                    </w:div>
                  </w:divsChild>
                </w:div>
                <w:div w:id="1369336180">
                  <w:marLeft w:val="0"/>
                  <w:marRight w:val="0"/>
                  <w:marTop w:val="0"/>
                  <w:marBottom w:val="0"/>
                  <w:divBdr>
                    <w:top w:val="single" w:sz="2" w:space="1" w:color="FFFFFF"/>
                    <w:left w:val="single" w:sz="2" w:space="12" w:color="FFFFFF"/>
                    <w:bottom w:val="single" w:sz="2" w:space="1" w:color="FFFFFF"/>
                    <w:right w:val="single" w:sz="2" w:space="4" w:color="FFFFFF"/>
                  </w:divBdr>
                  <w:divsChild>
                    <w:div w:id="1685324515">
                      <w:marLeft w:val="0"/>
                      <w:marRight w:val="0"/>
                      <w:marTop w:val="0"/>
                      <w:marBottom w:val="0"/>
                      <w:divBdr>
                        <w:top w:val="none" w:sz="0" w:space="0" w:color="auto"/>
                        <w:left w:val="none" w:sz="0" w:space="0" w:color="auto"/>
                        <w:bottom w:val="none" w:sz="0" w:space="0" w:color="auto"/>
                        <w:right w:val="none" w:sz="0" w:space="0" w:color="auto"/>
                      </w:divBdr>
                    </w:div>
                  </w:divsChild>
                </w:div>
                <w:div w:id="1190294722">
                  <w:marLeft w:val="0"/>
                  <w:marRight w:val="0"/>
                  <w:marTop w:val="0"/>
                  <w:marBottom w:val="0"/>
                  <w:divBdr>
                    <w:top w:val="single" w:sz="2" w:space="1" w:color="FFFFFF"/>
                    <w:left w:val="single" w:sz="2" w:space="12" w:color="FFFFFF"/>
                    <w:bottom w:val="single" w:sz="2" w:space="1" w:color="FFFFFF"/>
                    <w:right w:val="single" w:sz="2" w:space="4" w:color="FFFFFF"/>
                  </w:divBdr>
                  <w:divsChild>
                    <w:div w:id="805707143">
                      <w:marLeft w:val="0"/>
                      <w:marRight w:val="0"/>
                      <w:marTop w:val="0"/>
                      <w:marBottom w:val="0"/>
                      <w:divBdr>
                        <w:top w:val="none" w:sz="0" w:space="0" w:color="auto"/>
                        <w:left w:val="none" w:sz="0" w:space="0" w:color="auto"/>
                        <w:bottom w:val="none" w:sz="0" w:space="0" w:color="auto"/>
                        <w:right w:val="none" w:sz="0" w:space="0" w:color="auto"/>
                      </w:divBdr>
                    </w:div>
                  </w:divsChild>
                </w:div>
                <w:div w:id="607353024">
                  <w:marLeft w:val="0"/>
                  <w:marRight w:val="0"/>
                  <w:marTop w:val="0"/>
                  <w:marBottom w:val="0"/>
                  <w:divBdr>
                    <w:top w:val="single" w:sz="2" w:space="1" w:color="FFFFFF"/>
                    <w:left w:val="single" w:sz="2" w:space="12" w:color="FFFFFF"/>
                    <w:bottom w:val="single" w:sz="2" w:space="1" w:color="FFFFFF"/>
                    <w:right w:val="single" w:sz="2" w:space="4" w:color="FFFFFF"/>
                  </w:divBdr>
                  <w:divsChild>
                    <w:div w:id="1480732529">
                      <w:marLeft w:val="0"/>
                      <w:marRight w:val="0"/>
                      <w:marTop w:val="0"/>
                      <w:marBottom w:val="0"/>
                      <w:divBdr>
                        <w:top w:val="none" w:sz="0" w:space="0" w:color="auto"/>
                        <w:left w:val="none" w:sz="0" w:space="0" w:color="auto"/>
                        <w:bottom w:val="none" w:sz="0" w:space="0" w:color="auto"/>
                        <w:right w:val="none" w:sz="0" w:space="0" w:color="auto"/>
                      </w:divBdr>
                    </w:div>
                  </w:divsChild>
                </w:div>
                <w:div w:id="2070687327">
                  <w:marLeft w:val="0"/>
                  <w:marRight w:val="0"/>
                  <w:marTop w:val="0"/>
                  <w:marBottom w:val="0"/>
                  <w:divBdr>
                    <w:top w:val="single" w:sz="2" w:space="1" w:color="FFFFFF"/>
                    <w:left w:val="single" w:sz="2" w:space="12" w:color="FFFFFF"/>
                    <w:bottom w:val="single" w:sz="2" w:space="1" w:color="FFFFFF"/>
                    <w:right w:val="single" w:sz="2" w:space="4" w:color="FFFFFF"/>
                  </w:divBdr>
                  <w:divsChild>
                    <w:div w:id="478960670">
                      <w:marLeft w:val="0"/>
                      <w:marRight w:val="0"/>
                      <w:marTop w:val="0"/>
                      <w:marBottom w:val="0"/>
                      <w:divBdr>
                        <w:top w:val="none" w:sz="0" w:space="0" w:color="auto"/>
                        <w:left w:val="none" w:sz="0" w:space="0" w:color="auto"/>
                        <w:bottom w:val="none" w:sz="0" w:space="0" w:color="auto"/>
                        <w:right w:val="none" w:sz="0" w:space="0" w:color="auto"/>
                      </w:divBdr>
                    </w:div>
                  </w:divsChild>
                </w:div>
                <w:div w:id="584845610">
                  <w:marLeft w:val="0"/>
                  <w:marRight w:val="0"/>
                  <w:marTop w:val="0"/>
                  <w:marBottom w:val="0"/>
                  <w:divBdr>
                    <w:top w:val="single" w:sz="2" w:space="1" w:color="FFFFFF"/>
                    <w:left w:val="single" w:sz="2" w:space="12" w:color="FFFFFF"/>
                    <w:bottom w:val="single" w:sz="2" w:space="4" w:color="FFFFFF"/>
                    <w:right w:val="single" w:sz="2" w:space="4" w:color="FFFFFF"/>
                  </w:divBdr>
                  <w:divsChild>
                    <w:div w:id="1993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95258">
          <w:marLeft w:val="0"/>
          <w:marRight w:val="0"/>
          <w:marTop w:val="0"/>
          <w:marBottom w:val="335"/>
          <w:divBdr>
            <w:top w:val="none" w:sz="0" w:space="0" w:color="auto"/>
            <w:left w:val="none" w:sz="0" w:space="0" w:color="auto"/>
            <w:bottom w:val="none" w:sz="0" w:space="0" w:color="auto"/>
            <w:right w:val="none" w:sz="0" w:space="0" w:color="auto"/>
          </w:divBdr>
          <w:divsChild>
            <w:div w:id="1765766767">
              <w:marLeft w:val="0"/>
              <w:marRight w:val="0"/>
              <w:marTop w:val="0"/>
              <w:marBottom w:val="0"/>
              <w:divBdr>
                <w:top w:val="none" w:sz="0" w:space="0" w:color="auto"/>
                <w:left w:val="none" w:sz="0" w:space="0" w:color="auto"/>
                <w:bottom w:val="none" w:sz="0" w:space="0" w:color="auto"/>
                <w:right w:val="none" w:sz="0" w:space="0" w:color="auto"/>
              </w:divBdr>
              <w:divsChild>
                <w:div w:id="904994651">
                  <w:marLeft w:val="0"/>
                  <w:marRight w:val="0"/>
                  <w:marTop w:val="0"/>
                  <w:marBottom w:val="0"/>
                  <w:divBdr>
                    <w:top w:val="single" w:sz="2" w:space="4" w:color="FFFFFF"/>
                    <w:left w:val="single" w:sz="2" w:space="12" w:color="FFFFFF"/>
                    <w:bottom w:val="single" w:sz="2" w:space="1" w:color="FFFFFF"/>
                    <w:right w:val="single" w:sz="2" w:space="4" w:color="FFFFFF"/>
                  </w:divBdr>
                  <w:divsChild>
                    <w:div w:id="1059282331">
                      <w:marLeft w:val="0"/>
                      <w:marRight w:val="0"/>
                      <w:marTop w:val="0"/>
                      <w:marBottom w:val="0"/>
                      <w:divBdr>
                        <w:top w:val="none" w:sz="0" w:space="0" w:color="auto"/>
                        <w:left w:val="none" w:sz="0" w:space="0" w:color="auto"/>
                        <w:bottom w:val="none" w:sz="0" w:space="0" w:color="auto"/>
                        <w:right w:val="none" w:sz="0" w:space="0" w:color="auto"/>
                      </w:divBdr>
                    </w:div>
                  </w:divsChild>
                </w:div>
                <w:div w:id="1874272714">
                  <w:marLeft w:val="0"/>
                  <w:marRight w:val="0"/>
                  <w:marTop w:val="0"/>
                  <w:marBottom w:val="0"/>
                  <w:divBdr>
                    <w:top w:val="single" w:sz="2" w:space="1" w:color="FFFFFF"/>
                    <w:left w:val="single" w:sz="2" w:space="12" w:color="FFFFFF"/>
                    <w:bottom w:val="single" w:sz="2" w:space="1" w:color="FFFFFF"/>
                    <w:right w:val="single" w:sz="2" w:space="4" w:color="FFFFFF"/>
                  </w:divBdr>
                  <w:divsChild>
                    <w:div w:id="70467881">
                      <w:marLeft w:val="0"/>
                      <w:marRight w:val="0"/>
                      <w:marTop w:val="0"/>
                      <w:marBottom w:val="0"/>
                      <w:divBdr>
                        <w:top w:val="none" w:sz="0" w:space="0" w:color="auto"/>
                        <w:left w:val="none" w:sz="0" w:space="0" w:color="auto"/>
                        <w:bottom w:val="none" w:sz="0" w:space="0" w:color="auto"/>
                        <w:right w:val="none" w:sz="0" w:space="0" w:color="auto"/>
                      </w:divBdr>
                    </w:div>
                  </w:divsChild>
                </w:div>
                <w:div w:id="575437854">
                  <w:marLeft w:val="0"/>
                  <w:marRight w:val="0"/>
                  <w:marTop w:val="0"/>
                  <w:marBottom w:val="0"/>
                  <w:divBdr>
                    <w:top w:val="single" w:sz="2" w:space="1" w:color="FFFFFF"/>
                    <w:left w:val="single" w:sz="2" w:space="12" w:color="FFFFFF"/>
                    <w:bottom w:val="single" w:sz="2" w:space="1" w:color="FFFFFF"/>
                    <w:right w:val="single" w:sz="2" w:space="4" w:color="FFFFFF"/>
                  </w:divBdr>
                  <w:divsChild>
                    <w:div w:id="1245412014">
                      <w:marLeft w:val="0"/>
                      <w:marRight w:val="0"/>
                      <w:marTop w:val="0"/>
                      <w:marBottom w:val="0"/>
                      <w:divBdr>
                        <w:top w:val="none" w:sz="0" w:space="0" w:color="auto"/>
                        <w:left w:val="none" w:sz="0" w:space="0" w:color="auto"/>
                        <w:bottom w:val="none" w:sz="0" w:space="0" w:color="auto"/>
                        <w:right w:val="none" w:sz="0" w:space="0" w:color="auto"/>
                      </w:divBdr>
                    </w:div>
                  </w:divsChild>
                </w:div>
                <w:div w:id="586694383">
                  <w:marLeft w:val="0"/>
                  <w:marRight w:val="0"/>
                  <w:marTop w:val="0"/>
                  <w:marBottom w:val="0"/>
                  <w:divBdr>
                    <w:top w:val="single" w:sz="2" w:space="1" w:color="FFFFFF"/>
                    <w:left w:val="single" w:sz="2" w:space="12" w:color="FFFFFF"/>
                    <w:bottom w:val="single" w:sz="2" w:space="1" w:color="FFFFFF"/>
                    <w:right w:val="single" w:sz="2" w:space="4" w:color="FFFFFF"/>
                  </w:divBdr>
                  <w:divsChild>
                    <w:div w:id="746535521">
                      <w:marLeft w:val="0"/>
                      <w:marRight w:val="0"/>
                      <w:marTop w:val="0"/>
                      <w:marBottom w:val="0"/>
                      <w:divBdr>
                        <w:top w:val="none" w:sz="0" w:space="0" w:color="auto"/>
                        <w:left w:val="none" w:sz="0" w:space="0" w:color="auto"/>
                        <w:bottom w:val="none" w:sz="0" w:space="0" w:color="auto"/>
                        <w:right w:val="none" w:sz="0" w:space="0" w:color="auto"/>
                      </w:divBdr>
                    </w:div>
                  </w:divsChild>
                </w:div>
                <w:div w:id="829515537">
                  <w:marLeft w:val="0"/>
                  <w:marRight w:val="0"/>
                  <w:marTop w:val="0"/>
                  <w:marBottom w:val="0"/>
                  <w:divBdr>
                    <w:top w:val="single" w:sz="2" w:space="1" w:color="FFFFFF"/>
                    <w:left w:val="single" w:sz="2" w:space="12" w:color="FFFFFF"/>
                    <w:bottom w:val="single" w:sz="2" w:space="1" w:color="FFFFFF"/>
                    <w:right w:val="single" w:sz="2" w:space="4" w:color="FFFFFF"/>
                  </w:divBdr>
                  <w:divsChild>
                    <w:div w:id="1640527014">
                      <w:marLeft w:val="0"/>
                      <w:marRight w:val="0"/>
                      <w:marTop w:val="0"/>
                      <w:marBottom w:val="0"/>
                      <w:divBdr>
                        <w:top w:val="none" w:sz="0" w:space="0" w:color="auto"/>
                        <w:left w:val="none" w:sz="0" w:space="0" w:color="auto"/>
                        <w:bottom w:val="none" w:sz="0" w:space="0" w:color="auto"/>
                        <w:right w:val="none" w:sz="0" w:space="0" w:color="auto"/>
                      </w:divBdr>
                    </w:div>
                  </w:divsChild>
                </w:div>
                <w:div w:id="2011253983">
                  <w:marLeft w:val="0"/>
                  <w:marRight w:val="0"/>
                  <w:marTop w:val="0"/>
                  <w:marBottom w:val="0"/>
                  <w:divBdr>
                    <w:top w:val="single" w:sz="2" w:space="1" w:color="FFFFFF"/>
                    <w:left w:val="single" w:sz="2" w:space="12" w:color="FFFFFF"/>
                    <w:bottom w:val="single" w:sz="2" w:space="1" w:color="FFFFFF"/>
                    <w:right w:val="single" w:sz="2" w:space="4" w:color="FFFFFF"/>
                  </w:divBdr>
                  <w:divsChild>
                    <w:div w:id="731663785">
                      <w:marLeft w:val="0"/>
                      <w:marRight w:val="0"/>
                      <w:marTop w:val="0"/>
                      <w:marBottom w:val="0"/>
                      <w:divBdr>
                        <w:top w:val="none" w:sz="0" w:space="0" w:color="auto"/>
                        <w:left w:val="none" w:sz="0" w:space="0" w:color="auto"/>
                        <w:bottom w:val="none" w:sz="0" w:space="0" w:color="auto"/>
                        <w:right w:val="none" w:sz="0" w:space="0" w:color="auto"/>
                      </w:divBdr>
                    </w:div>
                  </w:divsChild>
                </w:div>
                <w:div w:id="1316832832">
                  <w:marLeft w:val="0"/>
                  <w:marRight w:val="0"/>
                  <w:marTop w:val="0"/>
                  <w:marBottom w:val="0"/>
                  <w:divBdr>
                    <w:top w:val="single" w:sz="2" w:space="1" w:color="FFFFFF"/>
                    <w:left w:val="single" w:sz="2" w:space="12" w:color="FFFFFF"/>
                    <w:bottom w:val="single" w:sz="2" w:space="1" w:color="FFFFFF"/>
                    <w:right w:val="single" w:sz="2" w:space="4" w:color="FFFFFF"/>
                  </w:divBdr>
                  <w:divsChild>
                    <w:div w:id="499010420">
                      <w:marLeft w:val="0"/>
                      <w:marRight w:val="0"/>
                      <w:marTop w:val="0"/>
                      <w:marBottom w:val="0"/>
                      <w:divBdr>
                        <w:top w:val="none" w:sz="0" w:space="0" w:color="auto"/>
                        <w:left w:val="none" w:sz="0" w:space="0" w:color="auto"/>
                        <w:bottom w:val="none" w:sz="0" w:space="0" w:color="auto"/>
                        <w:right w:val="none" w:sz="0" w:space="0" w:color="auto"/>
                      </w:divBdr>
                    </w:div>
                  </w:divsChild>
                </w:div>
                <w:div w:id="705524156">
                  <w:marLeft w:val="0"/>
                  <w:marRight w:val="0"/>
                  <w:marTop w:val="0"/>
                  <w:marBottom w:val="0"/>
                  <w:divBdr>
                    <w:top w:val="single" w:sz="2" w:space="1" w:color="FFFFFF"/>
                    <w:left w:val="single" w:sz="2" w:space="12" w:color="FFFFFF"/>
                    <w:bottom w:val="single" w:sz="2" w:space="1" w:color="FFFFFF"/>
                    <w:right w:val="single" w:sz="2" w:space="4" w:color="FFFFFF"/>
                  </w:divBdr>
                  <w:divsChild>
                    <w:div w:id="310598954">
                      <w:marLeft w:val="0"/>
                      <w:marRight w:val="0"/>
                      <w:marTop w:val="0"/>
                      <w:marBottom w:val="0"/>
                      <w:divBdr>
                        <w:top w:val="none" w:sz="0" w:space="0" w:color="auto"/>
                        <w:left w:val="none" w:sz="0" w:space="0" w:color="auto"/>
                        <w:bottom w:val="none" w:sz="0" w:space="0" w:color="auto"/>
                        <w:right w:val="none" w:sz="0" w:space="0" w:color="auto"/>
                      </w:divBdr>
                    </w:div>
                  </w:divsChild>
                </w:div>
                <w:div w:id="1214385013">
                  <w:marLeft w:val="0"/>
                  <w:marRight w:val="0"/>
                  <w:marTop w:val="0"/>
                  <w:marBottom w:val="0"/>
                  <w:divBdr>
                    <w:top w:val="single" w:sz="2" w:space="1" w:color="FFFFFF"/>
                    <w:left w:val="single" w:sz="2" w:space="12" w:color="FFFFFF"/>
                    <w:bottom w:val="single" w:sz="2" w:space="1" w:color="FFFFFF"/>
                    <w:right w:val="single" w:sz="2" w:space="4" w:color="FFFFFF"/>
                  </w:divBdr>
                  <w:divsChild>
                    <w:div w:id="1752661129">
                      <w:marLeft w:val="0"/>
                      <w:marRight w:val="0"/>
                      <w:marTop w:val="0"/>
                      <w:marBottom w:val="0"/>
                      <w:divBdr>
                        <w:top w:val="none" w:sz="0" w:space="0" w:color="auto"/>
                        <w:left w:val="none" w:sz="0" w:space="0" w:color="auto"/>
                        <w:bottom w:val="none" w:sz="0" w:space="0" w:color="auto"/>
                        <w:right w:val="none" w:sz="0" w:space="0" w:color="auto"/>
                      </w:divBdr>
                    </w:div>
                  </w:divsChild>
                </w:div>
                <w:div w:id="499395574">
                  <w:marLeft w:val="0"/>
                  <w:marRight w:val="0"/>
                  <w:marTop w:val="0"/>
                  <w:marBottom w:val="0"/>
                  <w:divBdr>
                    <w:top w:val="single" w:sz="2" w:space="1" w:color="FFFFFF"/>
                    <w:left w:val="single" w:sz="2" w:space="12" w:color="FFFFFF"/>
                    <w:bottom w:val="single" w:sz="2" w:space="1" w:color="FFFFFF"/>
                    <w:right w:val="single" w:sz="2" w:space="4" w:color="FFFFFF"/>
                  </w:divBdr>
                  <w:divsChild>
                    <w:div w:id="392511697">
                      <w:marLeft w:val="0"/>
                      <w:marRight w:val="0"/>
                      <w:marTop w:val="0"/>
                      <w:marBottom w:val="0"/>
                      <w:divBdr>
                        <w:top w:val="none" w:sz="0" w:space="0" w:color="auto"/>
                        <w:left w:val="none" w:sz="0" w:space="0" w:color="auto"/>
                        <w:bottom w:val="none" w:sz="0" w:space="0" w:color="auto"/>
                        <w:right w:val="none" w:sz="0" w:space="0" w:color="auto"/>
                      </w:divBdr>
                    </w:div>
                  </w:divsChild>
                </w:div>
                <w:div w:id="951403562">
                  <w:marLeft w:val="0"/>
                  <w:marRight w:val="0"/>
                  <w:marTop w:val="0"/>
                  <w:marBottom w:val="0"/>
                  <w:divBdr>
                    <w:top w:val="single" w:sz="2" w:space="1" w:color="FFFFFF"/>
                    <w:left w:val="single" w:sz="2" w:space="12" w:color="FFFFFF"/>
                    <w:bottom w:val="single" w:sz="2" w:space="1" w:color="FFFFFF"/>
                    <w:right w:val="single" w:sz="2" w:space="4" w:color="FFFFFF"/>
                  </w:divBdr>
                  <w:divsChild>
                    <w:div w:id="510074510">
                      <w:marLeft w:val="0"/>
                      <w:marRight w:val="0"/>
                      <w:marTop w:val="0"/>
                      <w:marBottom w:val="0"/>
                      <w:divBdr>
                        <w:top w:val="none" w:sz="0" w:space="0" w:color="auto"/>
                        <w:left w:val="none" w:sz="0" w:space="0" w:color="auto"/>
                        <w:bottom w:val="none" w:sz="0" w:space="0" w:color="auto"/>
                        <w:right w:val="none" w:sz="0" w:space="0" w:color="auto"/>
                      </w:divBdr>
                    </w:div>
                  </w:divsChild>
                </w:div>
                <w:div w:id="1237933587">
                  <w:marLeft w:val="0"/>
                  <w:marRight w:val="0"/>
                  <w:marTop w:val="0"/>
                  <w:marBottom w:val="0"/>
                  <w:divBdr>
                    <w:top w:val="single" w:sz="2" w:space="1" w:color="FFFFFF"/>
                    <w:left w:val="single" w:sz="2" w:space="12" w:color="FFFFFF"/>
                    <w:bottom w:val="single" w:sz="2" w:space="1" w:color="FFFFFF"/>
                    <w:right w:val="single" w:sz="2" w:space="4" w:color="FFFFFF"/>
                  </w:divBdr>
                  <w:divsChild>
                    <w:div w:id="361564516">
                      <w:marLeft w:val="0"/>
                      <w:marRight w:val="0"/>
                      <w:marTop w:val="0"/>
                      <w:marBottom w:val="0"/>
                      <w:divBdr>
                        <w:top w:val="none" w:sz="0" w:space="0" w:color="auto"/>
                        <w:left w:val="none" w:sz="0" w:space="0" w:color="auto"/>
                        <w:bottom w:val="none" w:sz="0" w:space="0" w:color="auto"/>
                        <w:right w:val="none" w:sz="0" w:space="0" w:color="auto"/>
                      </w:divBdr>
                    </w:div>
                  </w:divsChild>
                </w:div>
                <w:div w:id="530537837">
                  <w:marLeft w:val="0"/>
                  <w:marRight w:val="0"/>
                  <w:marTop w:val="0"/>
                  <w:marBottom w:val="0"/>
                  <w:divBdr>
                    <w:top w:val="single" w:sz="2" w:space="1" w:color="FFFFFF"/>
                    <w:left w:val="single" w:sz="2" w:space="12" w:color="FFFFFF"/>
                    <w:bottom w:val="single" w:sz="2" w:space="1" w:color="FFFFFF"/>
                    <w:right w:val="single" w:sz="2" w:space="4" w:color="FFFFFF"/>
                  </w:divBdr>
                  <w:divsChild>
                    <w:div w:id="648241777">
                      <w:marLeft w:val="0"/>
                      <w:marRight w:val="0"/>
                      <w:marTop w:val="0"/>
                      <w:marBottom w:val="0"/>
                      <w:divBdr>
                        <w:top w:val="none" w:sz="0" w:space="0" w:color="auto"/>
                        <w:left w:val="none" w:sz="0" w:space="0" w:color="auto"/>
                        <w:bottom w:val="none" w:sz="0" w:space="0" w:color="auto"/>
                        <w:right w:val="none" w:sz="0" w:space="0" w:color="auto"/>
                      </w:divBdr>
                    </w:div>
                  </w:divsChild>
                </w:div>
                <w:div w:id="1931815327">
                  <w:marLeft w:val="0"/>
                  <w:marRight w:val="0"/>
                  <w:marTop w:val="0"/>
                  <w:marBottom w:val="0"/>
                  <w:divBdr>
                    <w:top w:val="single" w:sz="2" w:space="1" w:color="FFFFFF"/>
                    <w:left w:val="single" w:sz="2" w:space="12" w:color="FFFFFF"/>
                    <w:bottom w:val="single" w:sz="2" w:space="1" w:color="FFFFFF"/>
                    <w:right w:val="single" w:sz="2" w:space="4" w:color="FFFFFF"/>
                  </w:divBdr>
                  <w:divsChild>
                    <w:div w:id="1123042338">
                      <w:marLeft w:val="0"/>
                      <w:marRight w:val="0"/>
                      <w:marTop w:val="0"/>
                      <w:marBottom w:val="0"/>
                      <w:divBdr>
                        <w:top w:val="none" w:sz="0" w:space="0" w:color="auto"/>
                        <w:left w:val="none" w:sz="0" w:space="0" w:color="auto"/>
                        <w:bottom w:val="none" w:sz="0" w:space="0" w:color="auto"/>
                        <w:right w:val="none" w:sz="0" w:space="0" w:color="auto"/>
                      </w:divBdr>
                    </w:div>
                  </w:divsChild>
                </w:div>
                <w:div w:id="2096592519">
                  <w:marLeft w:val="0"/>
                  <w:marRight w:val="0"/>
                  <w:marTop w:val="0"/>
                  <w:marBottom w:val="0"/>
                  <w:divBdr>
                    <w:top w:val="single" w:sz="2" w:space="1" w:color="FFFFFF"/>
                    <w:left w:val="single" w:sz="2" w:space="12" w:color="FFFFFF"/>
                    <w:bottom w:val="single" w:sz="2" w:space="1" w:color="FFFFFF"/>
                    <w:right w:val="single" w:sz="2" w:space="4" w:color="FFFFFF"/>
                  </w:divBdr>
                  <w:divsChild>
                    <w:div w:id="1367946500">
                      <w:marLeft w:val="0"/>
                      <w:marRight w:val="0"/>
                      <w:marTop w:val="0"/>
                      <w:marBottom w:val="0"/>
                      <w:divBdr>
                        <w:top w:val="none" w:sz="0" w:space="0" w:color="auto"/>
                        <w:left w:val="none" w:sz="0" w:space="0" w:color="auto"/>
                        <w:bottom w:val="none" w:sz="0" w:space="0" w:color="auto"/>
                        <w:right w:val="none" w:sz="0" w:space="0" w:color="auto"/>
                      </w:divBdr>
                    </w:div>
                  </w:divsChild>
                </w:div>
                <w:div w:id="2061588903">
                  <w:marLeft w:val="0"/>
                  <w:marRight w:val="0"/>
                  <w:marTop w:val="0"/>
                  <w:marBottom w:val="0"/>
                  <w:divBdr>
                    <w:top w:val="single" w:sz="2" w:space="1" w:color="FFFFFF"/>
                    <w:left w:val="single" w:sz="2" w:space="12" w:color="FFFFFF"/>
                    <w:bottom w:val="single" w:sz="2" w:space="1" w:color="FFFFFF"/>
                    <w:right w:val="single" w:sz="2" w:space="4" w:color="FFFFFF"/>
                  </w:divBdr>
                  <w:divsChild>
                    <w:div w:id="1069571635">
                      <w:marLeft w:val="0"/>
                      <w:marRight w:val="0"/>
                      <w:marTop w:val="0"/>
                      <w:marBottom w:val="0"/>
                      <w:divBdr>
                        <w:top w:val="none" w:sz="0" w:space="0" w:color="auto"/>
                        <w:left w:val="none" w:sz="0" w:space="0" w:color="auto"/>
                        <w:bottom w:val="none" w:sz="0" w:space="0" w:color="auto"/>
                        <w:right w:val="none" w:sz="0" w:space="0" w:color="auto"/>
                      </w:divBdr>
                    </w:div>
                  </w:divsChild>
                </w:div>
                <w:div w:id="971978811">
                  <w:marLeft w:val="0"/>
                  <w:marRight w:val="0"/>
                  <w:marTop w:val="0"/>
                  <w:marBottom w:val="0"/>
                  <w:divBdr>
                    <w:top w:val="single" w:sz="2" w:space="1" w:color="FFFFFF"/>
                    <w:left w:val="single" w:sz="2" w:space="12" w:color="FFFFFF"/>
                    <w:bottom w:val="single" w:sz="2" w:space="1" w:color="FFFFFF"/>
                    <w:right w:val="single" w:sz="2" w:space="4" w:color="FFFFFF"/>
                  </w:divBdr>
                  <w:divsChild>
                    <w:div w:id="1996256376">
                      <w:marLeft w:val="0"/>
                      <w:marRight w:val="0"/>
                      <w:marTop w:val="0"/>
                      <w:marBottom w:val="0"/>
                      <w:divBdr>
                        <w:top w:val="none" w:sz="0" w:space="0" w:color="auto"/>
                        <w:left w:val="none" w:sz="0" w:space="0" w:color="auto"/>
                        <w:bottom w:val="none" w:sz="0" w:space="0" w:color="auto"/>
                        <w:right w:val="none" w:sz="0" w:space="0" w:color="auto"/>
                      </w:divBdr>
                    </w:div>
                  </w:divsChild>
                </w:div>
                <w:div w:id="658778184">
                  <w:marLeft w:val="0"/>
                  <w:marRight w:val="0"/>
                  <w:marTop w:val="0"/>
                  <w:marBottom w:val="0"/>
                  <w:divBdr>
                    <w:top w:val="single" w:sz="2" w:space="1" w:color="FFFFFF"/>
                    <w:left w:val="single" w:sz="2" w:space="12" w:color="FFFFFF"/>
                    <w:bottom w:val="single" w:sz="2" w:space="1" w:color="FFFFFF"/>
                    <w:right w:val="single" w:sz="2" w:space="4" w:color="FFFFFF"/>
                  </w:divBdr>
                  <w:divsChild>
                    <w:div w:id="1052386241">
                      <w:marLeft w:val="0"/>
                      <w:marRight w:val="0"/>
                      <w:marTop w:val="0"/>
                      <w:marBottom w:val="0"/>
                      <w:divBdr>
                        <w:top w:val="none" w:sz="0" w:space="0" w:color="auto"/>
                        <w:left w:val="none" w:sz="0" w:space="0" w:color="auto"/>
                        <w:bottom w:val="none" w:sz="0" w:space="0" w:color="auto"/>
                        <w:right w:val="none" w:sz="0" w:space="0" w:color="auto"/>
                      </w:divBdr>
                    </w:div>
                  </w:divsChild>
                </w:div>
                <w:div w:id="864515368">
                  <w:marLeft w:val="0"/>
                  <w:marRight w:val="0"/>
                  <w:marTop w:val="0"/>
                  <w:marBottom w:val="0"/>
                  <w:divBdr>
                    <w:top w:val="single" w:sz="2" w:space="1" w:color="FFFFFF"/>
                    <w:left w:val="single" w:sz="2" w:space="12" w:color="FFFFFF"/>
                    <w:bottom w:val="single" w:sz="2" w:space="1" w:color="FFFFFF"/>
                    <w:right w:val="single" w:sz="2" w:space="4" w:color="FFFFFF"/>
                  </w:divBdr>
                  <w:divsChild>
                    <w:div w:id="1860510013">
                      <w:marLeft w:val="0"/>
                      <w:marRight w:val="0"/>
                      <w:marTop w:val="0"/>
                      <w:marBottom w:val="0"/>
                      <w:divBdr>
                        <w:top w:val="none" w:sz="0" w:space="0" w:color="auto"/>
                        <w:left w:val="none" w:sz="0" w:space="0" w:color="auto"/>
                        <w:bottom w:val="none" w:sz="0" w:space="0" w:color="auto"/>
                        <w:right w:val="none" w:sz="0" w:space="0" w:color="auto"/>
                      </w:divBdr>
                    </w:div>
                  </w:divsChild>
                </w:div>
                <w:div w:id="2101020822">
                  <w:marLeft w:val="0"/>
                  <w:marRight w:val="0"/>
                  <w:marTop w:val="0"/>
                  <w:marBottom w:val="0"/>
                  <w:divBdr>
                    <w:top w:val="single" w:sz="2" w:space="1" w:color="FFFFFF"/>
                    <w:left w:val="single" w:sz="2" w:space="12" w:color="FFFFFF"/>
                    <w:bottom w:val="single" w:sz="2" w:space="1" w:color="FFFFFF"/>
                    <w:right w:val="single" w:sz="2" w:space="4" w:color="FFFFFF"/>
                  </w:divBdr>
                  <w:divsChild>
                    <w:div w:id="875703145">
                      <w:marLeft w:val="0"/>
                      <w:marRight w:val="0"/>
                      <w:marTop w:val="0"/>
                      <w:marBottom w:val="0"/>
                      <w:divBdr>
                        <w:top w:val="none" w:sz="0" w:space="0" w:color="auto"/>
                        <w:left w:val="none" w:sz="0" w:space="0" w:color="auto"/>
                        <w:bottom w:val="none" w:sz="0" w:space="0" w:color="auto"/>
                        <w:right w:val="none" w:sz="0" w:space="0" w:color="auto"/>
                      </w:divBdr>
                    </w:div>
                  </w:divsChild>
                </w:div>
                <w:div w:id="804739612">
                  <w:marLeft w:val="0"/>
                  <w:marRight w:val="0"/>
                  <w:marTop w:val="0"/>
                  <w:marBottom w:val="0"/>
                  <w:divBdr>
                    <w:top w:val="single" w:sz="2" w:space="1" w:color="FFFFFF"/>
                    <w:left w:val="single" w:sz="2" w:space="12" w:color="FFFFFF"/>
                    <w:bottom w:val="single" w:sz="2" w:space="1" w:color="FFFFFF"/>
                    <w:right w:val="single" w:sz="2" w:space="4" w:color="FFFFFF"/>
                  </w:divBdr>
                  <w:divsChild>
                    <w:div w:id="1585720368">
                      <w:marLeft w:val="0"/>
                      <w:marRight w:val="0"/>
                      <w:marTop w:val="0"/>
                      <w:marBottom w:val="0"/>
                      <w:divBdr>
                        <w:top w:val="none" w:sz="0" w:space="0" w:color="auto"/>
                        <w:left w:val="none" w:sz="0" w:space="0" w:color="auto"/>
                        <w:bottom w:val="none" w:sz="0" w:space="0" w:color="auto"/>
                        <w:right w:val="none" w:sz="0" w:space="0" w:color="auto"/>
                      </w:divBdr>
                    </w:div>
                  </w:divsChild>
                </w:div>
                <w:div w:id="984432690">
                  <w:marLeft w:val="0"/>
                  <w:marRight w:val="0"/>
                  <w:marTop w:val="0"/>
                  <w:marBottom w:val="0"/>
                  <w:divBdr>
                    <w:top w:val="single" w:sz="2" w:space="1" w:color="FFFFFF"/>
                    <w:left w:val="single" w:sz="2" w:space="12" w:color="FFFFFF"/>
                    <w:bottom w:val="single" w:sz="2" w:space="1" w:color="FFFFFF"/>
                    <w:right w:val="single" w:sz="2" w:space="4" w:color="FFFFFF"/>
                  </w:divBdr>
                  <w:divsChild>
                    <w:div w:id="49424411">
                      <w:marLeft w:val="0"/>
                      <w:marRight w:val="0"/>
                      <w:marTop w:val="0"/>
                      <w:marBottom w:val="0"/>
                      <w:divBdr>
                        <w:top w:val="none" w:sz="0" w:space="0" w:color="auto"/>
                        <w:left w:val="none" w:sz="0" w:space="0" w:color="auto"/>
                        <w:bottom w:val="none" w:sz="0" w:space="0" w:color="auto"/>
                        <w:right w:val="none" w:sz="0" w:space="0" w:color="auto"/>
                      </w:divBdr>
                    </w:div>
                  </w:divsChild>
                </w:div>
                <w:div w:id="1519080378">
                  <w:marLeft w:val="0"/>
                  <w:marRight w:val="0"/>
                  <w:marTop w:val="0"/>
                  <w:marBottom w:val="0"/>
                  <w:divBdr>
                    <w:top w:val="single" w:sz="2" w:space="1" w:color="FFFFFF"/>
                    <w:left w:val="single" w:sz="2" w:space="12" w:color="FFFFFF"/>
                    <w:bottom w:val="single" w:sz="2" w:space="1" w:color="FFFFFF"/>
                    <w:right w:val="single" w:sz="2" w:space="4" w:color="FFFFFF"/>
                  </w:divBdr>
                  <w:divsChild>
                    <w:div w:id="1396245840">
                      <w:marLeft w:val="0"/>
                      <w:marRight w:val="0"/>
                      <w:marTop w:val="0"/>
                      <w:marBottom w:val="0"/>
                      <w:divBdr>
                        <w:top w:val="none" w:sz="0" w:space="0" w:color="auto"/>
                        <w:left w:val="none" w:sz="0" w:space="0" w:color="auto"/>
                        <w:bottom w:val="none" w:sz="0" w:space="0" w:color="auto"/>
                        <w:right w:val="none" w:sz="0" w:space="0" w:color="auto"/>
                      </w:divBdr>
                    </w:div>
                  </w:divsChild>
                </w:div>
                <w:div w:id="1999386380">
                  <w:marLeft w:val="0"/>
                  <w:marRight w:val="0"/>
                  <w:marTop w:val="0"/>
                  <w:marBottom w:val="0"/>
                  <w:divBdr>
                    <w:top w:val="single" w:sz="2" w:space="1" w:color="FFFFFF"/>
                    <w:left w:val="single" w:sz="2" w:space="12" w:color="FFFFFF"/>
                    <w:bottom w:val="single" w:sz="2" w:space="1" w:color="FFFFFF"/>
                    <w:right w:val="single" w:sz="2" w:space="4" w:color="FFFFFF"/>
                  </w:divBdr>
                  <w:divsChild>
                    <w:div w:id="527253541">
                      <w:marLeft w:val="0"/>
                      <w:marRight w:val="0"/>
                      <w:marTop w:val="0"/>
                      <w:marBottom w:val="0"/>
                      <w:divBdr>
                        <w:top w:val="none" w:sz="0" w:space="0" w:color="auto"/>
                        <w:left w:val="none" w:sz="0" w:space="0" w:color="auto"/>
                        <w:bottom w:val="none" w:sz="0" w:space="0" w:color="auto"/>
                        <w:right w:val="none" w:sz="0" w:space="0" w:color="auto"/>
                      </w:divBdr>
                    </w:div>
                  </w:divsChild>
                </w:div>
                <w:div w:id="1456145230">
                  <w:marLeft w:val="0"/>
                  <w:marRight w:val="0"/>
                  <w:marTop w:val="0"/>
                  <w:marBottom w:val="0"/>
                  <w:divBdr>
                    <w:top w:val="single" w:sz="2" w:space="1" w:color="FFFFFF"/>
                    <w:left w:val="single" w:sz="2" w:space="12" w:color="FFFFFF"/>
                    <w:bottom w:val="single" w:sz="2" w:space="1" w:color="FFFFFF"/>
                    <w:right w:val="single" w:sz="2" w:space="4" w:color="FFFFFF"/>
                  </w:divBdr>
                  <w:divsChild>
                    <w:div w:id="1298995401">
                      <w:marLeft w:val="0"/>
                      <w:marRight w:val="0"/>
                      <w:marTop w:val="0"/>
                      <w:marBottom w:val="0"/>
                      <w:divBdr>
                        <w:top w:val="none" w:sz="0" w:space="0" w:color="auto"/>
                        <w:left w:val="none" w:sz="0" w:space="0" w:color="auto"/>
                        <w:bottom w:val="none" w:sz="0" w:space="0" w:color="auto"/>
                        <w:right w:val="none" w:sz="0" w:space="0" w:color="auto"/>
                      </w:divBdr>
                    </w:div>
                  </w:divsChild>
                </w:div>
                <w:div w:id="1042940631">
                  <w:marLeft w:val="0"/>
                  <w:marRight w:val="0"/>
                  <w:marTop w:val="0"/>
                  <w:marBottom w:val="0"/>
                  <w:divBdr>
                    <w:top w:val="single" w:sz="2" w:space="1" w:color="FFFFFF"/>
                    <w:left w:val="single" w:sz="2" w:space="12" w:color="FFFFFF"/>
                    <w:bottom w:val="single" w:sz="2" w:space="1" w:color="FFFFFF"/>
                    <w:right w:val="single" w:sz="2" w:space="4" w:color="FFFFFF"/>
                  </w:divBdr>
                  <w:divsChild>
                    <w:div w:id="1602880844">
                      <w:marLeft w:val="0"/>
                      <w:marRight w:val="0"/>
                      <w:marTop w:val="0"/>
                      <w:marBottom w:val="0"/>
                      <w:divBdr>
                        <w:top w:val="none" w:sz="0" w:space="0" w:color="auto"/>
                        <w:left w:val="none" w:sz="0" w:space="0" w:color="auto"/>
                        <w:bottom w:val="none" w:sz="0" w:space="0" w:color="auto"/>
                        <w:right w:val="none" w:sz="0" w:space="0" w:color="auto"/>
                      </w:divBdr>
                    </w:div>
                  </w:divsChild>
                </w:div>
                <w:div w:id="1790201594">
                  <w:marLeft w:val="0"/>
                  <w:marRight w:val="0"/>
                  <w:marTop w:val="0"/>
                  <w:marBottom w:val="0"/>
                  <w:divBdr>
                    <w:top w:val="single" w:sz="2" w:space="1" w:color="FFFFFF"/>
                    <w:left w:val="single" w:sz="2" w:space="12" w:color="FFFFFF"/>
                    <w:bottom w:val="single" w:sz="2" w:space="1" w:color="FFFFFF"/>
                    <w:right w:val="single" w:sz="2" w:space="4" w:color="FFFFFF"/>
                  </w:divBdr>
                  <w:divsChild>
                    <w:div w:id="193158657">
                      <w:marLeft w:val="0"/>
                      <w:marRight w:val="0"/>
                      <w:marTop w:val="0"/>
                      <w:marBottom w:val="0"/>
                      <w:divBdr>
                        <w:top w:val="none" w:sz="0" w:space="0" w:color="auto"/>
                        <w:left w:val="none" w:sz="0" w:space="0" w:color="auto"/>
                        <w:bottom w:val="none" w:sz="0" w:space="0" w:color="auto"/>
                        <w:right w:val="none" w:sz="0" w:space="0" w:color="auto"/>
                      </w:divBdr>
                    </w:div>
                  </w:divsChild>
                </w:div>
                <w:div w:id="2013874615">
                  <w:marLeft w:val="0"/>
                  <w:marRight w:val="0"/>
                  <w:marTop w:val="0"/>
                  <w:marBottom w:val="0"/>
                  <w:divBdr>
                    <w:top w:val="single" w:sz="2" w:space="1" w:color="FFFFFF"/>
                    <w:left w:val="single" w:sz="2" w:space="12" w:color="FFFFFF"/>
                    <w:bottom w:val="single" w:sz="2" w:space="1" w:color="FFFFFF"/>
                    <w:right w:val="single" w:sz="2" w:space="4" w:color="FFFFFF"/>
                  </w:divBdr>
                  <w:divsChild>
                    <w:div w:id="1853110936">
                      <w:marLeft w:val="0"/>
                      <w:marRight w:val="0"/>
                      <w:marTop w:val="0"/>
                      <w:marBottom w:val="0"/>
                      <w:divBdr>
                        <w:top w:val="none" w:sz="0" w:space="0" w:color="auto"/>
                        <w:left w:val="none" w:sz="0" w:space="0" w:color="auto"/>
                        <w:bottom w:val="none" w:sz="0" w:space="0" w:color="auto"/>
                        <w:right w:val="none" w:sz="0" w:space="0" w:color="auto"/>
                      </w:divBdr>
                    </w:div>
                  </w:divsChild>
                </w:div>
                <w:div w:id="1273707466">
                  <w:marLeft w:val="0"/>
                  <w:marRight w:val="0"/>
                  <w:marTop w:val="0"/>
                  <w:marBottom w:val="0"/>
                  <w:divBdr>
                    <w:top w:val="single" w:sz="2" w:space="1" w:color="FFFFFF"/>
                    <w:left w:val="single" w:sz="2" w:space="12" w:color="FFFFFF"/>
                    <w:bottom w:val="single" w:sz="2" w:space="1" w:color="FFFFFF"/>
                    <w:right w:val="single" w:sz="2" w:space="4" w:color="FFFFFF"/>
                  </w:divBdr>
                  <w:divsChild>
                    <w:div w:id="526330565">
                      <w:marLeft w:val="0"/>
                      <w:marRight w:val="0"/>
                      <w:marTop w:val="0"/>
                      <w:marBottom w:val="0"/>
                      <w:divBdr>
                        <w:top w:val="none" w:sz="0" w:space="0" w:color="auto"/>
                        <w:left w:val="none" w:sz="0" w:space="0" w:color="auto"/>
                        <w:bottom w:val="none" w:sz="0" w:space="0" w:color="auto"/>
                        <w:right w:val="none" w:sz="0" w:space="0" w:color="auto"/>
                      </w:divBdr>
                    </w:div>
                  </w:divsChild>
                </w:div>
                <w:div w:id="744575517">
                  <w:marLeft w:val="0"/>
                  <w:marRight w:val="0"/>
                  <w:marTop w:val="0"/>
                  <w:marBottom w:val="0"/>
                  <w:divBdr>
                    <w:top w:val="single" w:sz="2" w:space="1" w:color="FFFFFF"/>
                    <w:left w:val="single" w:sz="2" w:space="12" w:color="FFFFFF"/>
                    <w:bottom w:val="single" w:sz="2" w:space="1" w:color="FFFFFF"/>
                    <w:right w:val="single" w:sz="2" w:space="4" w:color="FFFFFF"/>
                  </w:divBdr>
                  <w:divsChild>
                    <w:div w:id="1471290147">
                      <w:marLeft w:val="0"/>
                      <w:marRight w:val="0"/>
                      <w:marTop w:val="0"/>
                      <w:marBottom w:val="0"/>
                      <w:divBdr>
                        <w:top w:val="none" w:sz="0" w:space="0" w:color="auto"/>
                        <w:left w:val="none" w:sz="0" w:space="0" w:color="auto"/>
                        <w:bottom w:val="none" w:sz="0" w:space="0" w:color="auto"/>
                        <w:right w:val="none" w:sz="0" w:space="0" w:color="auto"/>
                      </w:divBdr>
                    </w:div>
                  </w:divsChild>
                </w:div>
                <w:div w:id="856120394">
                  <w:marLeft w:val="0"/>
                  <w:marRight w:val="0"/>
                  <w:marTop w:val="0"/>
                  <w:marBottom w:val="0"/>
                  <w:divBdr>
                    <w:top w:val="single" w:sz="2" w:space="1" w:color="FFFFFF"/>
                    <w:left w:val="single" w:sz="2" w:space="12" w:color="FFFFFF"/>
                    <w:bottom w:val="single" w:sz="2" w:space="1" w:color="FFFFFF"/>
                    <w:right w:val="single" w:sz="2" w:space="4" w:color="FFFFFF"/>
                  </w:divBdr>
                  <w:divsChild>
                    <w:div w:id="1081834269">
                      <w:marLeft w:val="0"/>
                      <w:marRight w:val="0"/>
                      <w:marTop w:val="0"/>
                      <w:marBottom w:val="0"/>
                      <w:divBdr>
                        <w:top w:val="none" w:sz="0" w:space="0" w:color="auto"/>
                        <w:left w:val="none" w:sz="0" w:space="0" w:color="auto"/>
                        <w:bottom w:val="none" w:sz="0" w:space="0" w:color="auto"/>
                        <w:right w:val="none" w:sz="0" w:space="0" w:color="auto"/>
                      </w:divBdr>
                    </w:div>
                  </w:divsChild>
                </w:div>
                <w:div w:id="2120491276">
                  <w:marLeft w:val="0"/>
                  <w:marRight w:val="0"/>
                  <w:marTop w:val="0"/>
                  <w:marBottom w:val="0"/>
                  <w:divBdr>
                    <w:top w:val="single" w:sz="2" w:space="1" w:color="FFFFFF"/>
                    <w:left w:val="single" w:sz="2" w:space="12" w:color="FFFFFF"/>
                    <w:bottom w:val="single" w:sz="2" w:space="1" w:color="FFFFFF"/>
                    <w:right w:val="single" w:sz="2" w:space="4" w:color="FFFFFF"/>
                  </w:divBdr>
                  <w:divsChild>
                    <w:div w:id="883759072">
                      <w:marLeft w:val="0"/>
                      <w:marRight w:val="0"/>
                      <w:marTop w:val="0"/>
                      <w:marBottom w:val="0"/>
                      <w:divBdr>
                        <w:top w:val="none" w:sz="0" w:space="0" w:color="auto"/>
                        <w:left w:val="none" w:sz="0" w:space="0" w:color="auto"/>
                        <w:bottom w:val="none" w:sz="0" w:space="0" w:color="auto"/>
                        <w:right w:val="none" w:sz="0" w:space="0" w:color="auto"/>
                      </w:divBdr>
                    </w:div>
                  </w:divsChild>
                </w:div>
                <w:div w:id="1875266446">
                  <w:marLeft w:val="0"/>
                  <w:marRight w:val="0"/>
                  <w:marTop w:val="0"/>
                  <w:marBottom w:val="0"/>
                  <w:divBdr>
                    <w:top w:val="single" w:sz="2" w:space="1" w:color="FFFFFF"/>
                    <w:left w:val="single" w:sz="2" w:space="12" w:color="FFFFFF"/>
                    <w:bottom w:val="single" w:sz="2" w:space="1" w:color="FFFFFF"/>
                    <w:right w:val="single" w:sz="2" w:space="4" w:color="FFFFFF"/>
                  </w:divBdr>
                  <w:divsChild>
                    <w:div w:id="1311711340">
                      <w:marLeft w:val="0"/>
                      <w:marRight w:val="0"/>
                      <w:marTop w:val="0"/>
                      <w:marBottom w:val="0"/>
                      <w:divBdr>
                        <w:top w:val="none" w:sz="0" w:space="0" w:color="auto"/>
                        <w:left w:val="none" w:sz="0" w:space="0" w:color="auto"/>
                        <w:bottom w:val="none" w:sz="0" w:space="0" w:color="auto"/>
                        <w:right w:val="none" w:sz="0" w:space="0" w:color="auto"/>
                      </w:divBdr>
                    </w:div>
                  </w:divsChild>
                </w:div>
                <w:div w:id="532117821">
                  <w:marLeft w:val="0"/>
                  <w:marRight w:val="0"/>
                  <w:marTop w:val="0"/>
                  <w:marBottom w:val="0"/>
                  <w:divBdr>
                    <w:top w:val="single" w:sz="2" w:space="1" w:color="FFFFFF"/>
                    <w:left w:val="single" w:sz="2" w:space="12" w:color="FFFFFF"/>
                    <w:bottom w:val="single" w:sz="2" w:space="1" w:color="FFFFFF"/>
                    <w:right w:val="single" w:sz="2" w:space="4" w:color="FFFFFF"/>
                  </w:divBdr>
                  <w:divsChild>
                    <w:div w:id="795372202">
                      <w:marLeft w:val="0"/>
                      <w:marRight w:val="0"/>
                      <w:marTop w:val="0"/>
                      <w:marBottom w:val="0"/>
                      <w:divBdr>
                        <w:top w:val="none" w:sz="0" w:space="0" w:color="auto"/>
                        <w:left w:val="none" w:sz="0" w:space="0" w:color="auto"/>
                        <w:bottom w:val="none" w:sz="0" w:space="0" w:color="auto"/>
                        <w:right w:val="none" w:sz="0" w:space="0" w:color="auto"/>
                      </w:divBdr>
                    </w:div>
                  </w:divsChild>
                </w:div>
                <w:div w:id="1876892165">
                  <w:marLeft w:val="0"/>
                  <w:marRight w:val="0"/>
                  <w:marTop w:val="0"/>
                  <w:marBottom w:val="0"/>
                  <w:divBdr>
                    <w:top w:val="single" w:sz="2" w:space="1" w:color="FFFFFF"/>
                    <w:left w:val="single" w:sz="2" w:space="12" w:color="FFFFFF"/>
                    <w:bottom w:val="single" w:sz="2" w:space="1" w:color="FFFFFF"/>
                    <w:right w:val="single" w:sz="2" w:space="4" w:color="FFFFFF"/>
                  </w:divBdr>
                  <w:divsChild>
                    <w:div w:id="1192645901">
                      <w:marLeft w:val="0"/>
                      <w:marRight w:val="0"/>
                      <w:marTop w:val="0"/>
                      <w:marBottom w:val="0"/>
                      <w:divBdr>
                        <w:top w:val="none" w:sz="0" w:space="0" w:color="auto"/>
                        <w:left w:val="none" w:sz="0" w:space="0" w:color="auto"/>
                        <w:bottom w:val="none" w:sz="0" w:space="0" w:color="auto"/>
                        <w:right w:val="none" w:sz="0" w:space="0" w:color="auto"/>
                      </w:divBdr>
                    </w:div>
                  </w:divsChild>
                </w:div>
                <w:div w:id="524172586">
                  <w:marLeft w:val="0"/>
                  <w:marRight w:val="0"/>
                  <w:marTop w:val="0"/>
                  <w:marBottom w:val="0"/>
                  <w:divBdr>
                    <w:top w:val="single" w:sz="2" w:space="1" w:color="FFFFFF"/>
                    <w:left w:val="single" w:sz="2" w:space="12" w:color="FFFFFF"/>
                    <w:bottom w:val="single" w:sz="2" w:space="1" w:color="FFFFFF"/>
                    <w:right w:val="single" w:sz="2" w:space="4" w:color="FFFFFF"/>
                  </w:divBdr>
                  <w:divsChild>
                    <w:div w:id="1167818214">
                      <w:marLeft w:val="0"/>
                      <w:marRight w:val="0"/>
                      <w:marTop w:val="0"/>
                      <w:marBottom w:val="0"/>
                      <w:divBdr>
                        <w:top w:val="none" w:sz="0" w:space="0" w:color="auto"/>
                        <w:left w:val="none" w:sz="0" w:space="0" w:color="auto"/>
                        <w:bottom w:val="none" w:sz="0" w:space="0" w:color="auto"/>
                        <w:right w:val="none" w:sz="0" w:space="0" w:color="auto"/>
                      </w:divBdr>
                    </w:div>
                  </w:divsChild>
                </w:div>
                <w:div w:id="1159928386">
                  <w:marLeft w:val="0"/>
                  <w:marRight w:val="0"/>
                  <w:marTop w:val="0"/>
                  <w:marBottom w:val="0"/>
                  <w:divBdr>
                    <w:top w:val="single" w:sz="2" w:space="1" w:color="FFFFFF"/>
                    <w:left w:val="single" w:sz="2" w:space="12" w:color="FFFFFF"/>
                    <w:bottom w:val="single" w:sz="2" w:space="4" w:color="FFFFFF"/>
                    <w:right w:val="single" w:sz="2" w:space="4" w:color="FFFFFF"/>
                  </w:divBdr>
                  <w:divsChild>
                    <w:div w:id="2127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02167">
          <w:marLeft w:val="0"/>
          <w:marRight w:val="0"/>
          <w:marTop w:val="0"/>
          <w:marBottom w:val="335"/>
          <w:divBdr>
            <w:top w:val="none" w:sz="0" w:space="0" w:color="auto"/>
            <w:left w:val="none" w:sz="0" w:space="0" w:color="auto"/>
            <w:bottom w:val="none" w:sz="0" w:space="0" w:color="auto"/>
            <w:right w:val="none" w:sz="0" w:space="0" w:color="auto"/>
          </w:divBdr>
          <w:divsChild>
            <w:div w:id="1521816649">
              <w:marLeft w:val="0"/>
              <w:marRight w:val="0"/>
              <w:marTop w:val="0"/>
              <w:marBottom w:val="0"/>
              <w:divBdr>
                <w:top w:val="none" w:sz="0" w:space="0" w:color="auto"/>
                <w:left w:val="none" w:sz="0" w:space="0" w:color="auto"/>
                <w:bottom w:val="none" w:sz="0" w:space="0" w:color="auto"/>
                <w:right w:val="none" w:sz="0" w:space="0" w:color="auto"/>
              </w:divBdr>
              <w:divsChild>
                <w:div w:id="1001004979">
                  <w:marLeft w:val="0"/>
                  <w:marRight w:val="0"/>
                  <w:marTop w:val="0"/>
                  <w:marBottom w:val="0"/>
                  <w:divBdr>
                    <w:top w:val="single" w:sz="2" w:space="4" w:color="FFFFFF"/>
                    <w:left w:val="single" w:sz="2" w:space="12" w:color="FFFFFF"/>
                    <w:bottom w:val="single" w:sz="2" w:space="1" w:color="FFFFFF"/>
                    <w:right w:val="single" w:sz="2" w:space="4" w:color="FFFFFF"/>
                  </w:divBdr>
                  <w:divsChild>
                    <w:div w:id="543757969">
                      <w:marLeft w:val="0"/>
                      <w:marRight w:val="0"/>
                      <w:marTop w:val="0"/>
                      <w:marBottom w:val="0"/>
                      <w:divBdr>
                        <w:top w:val="none" w:sz="0" w:space="0" w:color="auto"/>
                        <w:left w:val="none" w:sz="0" w:space="0" w:color="auto"/>
                        <w:bottom w:val="none" w:sz="0" w:space="0" w:color="auto"/>
                        <w:right w:val="none" w:sz="0" w:space="0" w:color="auto"/>
                      </w:divBdr>
                    </w:div>
                  </w:divsChild>
                </w:div>
                <w:div w:id="1067066962">
                  <w:marLeft w:val="0"/>
                  <w:marRight w:val="0"/>
                  <w:marTop w:val="0"/>
                  <w:marBottom w:val="0"/>
                  <w:divBdr>
                    <w:top w:val="single" w:sz="2" w:space="1" w:color="FFFFFF"/>
                    <w:left w:val="single" w:sz="2" w:space="12" w:color="FFFFFF"/>
                    <w:bottom w:val="single" w:sz="2" w:space="1" w:color="FFFFFF"/>
                    <w:right w:val="single" w:sz="2" w:space="4" w:color="FFFFFF"/>
                  </w:divBdr>
                  <w:divsChild>
                    <w:div w:id="575093816">
                      <w:marLeft w:val="0"/>
                      <w:marRight w:val="0"/>
                      <w:marTop w:val="0"/>
                      <w:marBottom w:val="0"/>
                      <w:divBdr>
                        <w:top w:val="none" w:sz="0" w:space="0" w:color="auto"/>
                        <w:left w:val="none" w:sz="0" w:space="0" w:color="auto"/>
                        <w:bottom w:val="none" w:sz="0" w:space="0" w:color="auto"/>
                        <w:right w:val="none" w:sz="0" w:space="0" w:color="auto"/>
                      </w:divBdr>
                    </w:div>
                  </w:divsChild>
                </w:div>
                <w:div w:id="540896028">
                  <w:marLeft w:val="0"/>
                  <w:marRight w:val="0"/>
                  <w:marTop w:val="0"/>
                  <w:marBottom w:val="0"/>
                  <w:divBdr>
                    <w:top w:val="single" w:sz="2" w:space="1" w:color="FFFFFF"/>
                    <w:left w:val="single" w:sz="2" w:space="12" w:color="FFFFFF"/>
                    <w:bottom w:val="single" w:sz="2" w:space="1" w:color="FFFFFF"/>
                    <w:right w:val="single" w:sz="2" w:space="4" w:color="FFFFFF"/>
                  </w:divBdr>
                  <w:divsChild>
                    <w:div w:id="919408999">
                      <w:marLeft w:val="0"/>
                      <w:marRight w:val="0"/>
                      <w:marTop w:val="0"/>
                      <w:marBottom w:val="0"/>
                      <w:divBdr>
                        <w:top w:val="none" w:sz="0" w:space="0" w:color="auto"/>
                        <w:left w:val="none" w:sz="0" w:space="0" w:color="auto"/>
                        <w:bottom w:val="none" w:sz="0" w:space="0" w:color="auto"/>
                        <w:right w:val="none" w:sz="0" w:space="0" w:color="auto"/>
                      </w:divBdr>
                    </w:div>
                  </w:divsChild>
                </w:div>
                <w:div w:id="462624936">
                  <w:marLeft w:val="0"/>
                  <w:marRight w:val="0"/>
                  <w:marTop w:val="0"/>
                  <w:marBottom w:val="0"/>
                  <w:divBdr>
                    <w:top w:val="single" w:sz="2" w:space="1" w:color="FFFFFF"/>
                    <w:left w:val="single" w:sz="2" w:space="12" w:color="FFFFFF"/>
                    <w:bottom w:val="single" w:sz="2" w:space="1" w:color="FFFFFF"/>
                    <w:right w:val="single" w:sz="2" w:space="4" w:color="FFFFFF"/>
                  </w:divBdr>
                  <w:divsChild>
                    <w:div w:id="1190221737">
                      <w:marLeft w:val="0"/>
                      <w:marRight w:val="0"/>
                      <w:marTop w:val="0"/>
                      <w:marBottom w:val="0"/>
                      <w:divBdr>
                        <w:top w:val="none" w:sz="0" w:space="0" w:color="auto"/>
                        <w:left w:val="none" w:sz="0" w:space="0" w:color="auto"/>
                        <w:bottom w:val="none" w:sz="0" w:space="0" w:color="auto"/>
                        <w:right w:val="none" w:sz="0" w:space="0" w:color="auto"/>
                      </w:divBdr>
                    </w:div>
                  </w:divsChild>
                </w:div>
                <w:div w:id="2011060795">
                  <w:marLeft w:val="0"/>
                  <w:marRight w:val="0"/>
                  <w:marTop w:val="0"/>
                  <w:marBottom w:val="0"/>
                  <w:divBdr>
                    <w:top w:val="single" w:sz="2" w:space="1" w:color="FFFFFF"/>
                    <w:left w:val="single" w:sz="2" w:space="12" w:color="FFFFFF"/>
                    <w:bottom w:val="single" w:sz="2" w:space="1" w:color="FFFFFF"/>
                    <w:right w:val="single" w:sz="2" w:space="4" w:color="FFFFFF"/>
                  </w:divBdr>
                  <w:divsChild>
                    <w:div w:id="84956102">
                      <w:marLeft w:val="0"/>
                      <w:marRight w:val="0"/>
                      <w:marTop w:val="0"/>
                      <w:marBottom w:val="0"/>
                      <w:divBdr>
                        <w:top w:val="none" w:sz="0" w:space="0" w:color="auto"/>
                        <w:left w:val="none" w:sz="0" w:space="0" w:color="auto"/>
                        <w:bottom w:val="none" w:sz="0" w:space="0" w:color="auto"/>
                        <w:right w:val="none" w:sz="0" w:space="0" w:color="auto"/>
                      </w:divBdr>
                    </w:div>
                  </w:divsChild>
                </w:div>
                <w:div w:id="1842164612">
                  <w:marLeft w:val="0"/>
                  <w:marRight w:val="0"/>
                  <w:marTop w:val="0"/>
                  <w:marBottom w:val="0"/>
                  <w:divBdr>
                    <w:top w:val="single" w:sz="2" w:space="1" w:color="FFFFFF"/>
                    <w:left w:val="single" w:sz="2" w:space="12" w:color="FFFFFF"/>
                    <w:bottom w:val="single" w:sz="2" w:space="1" w:color="FFFFFF"/>
                    <w:right w:val="single" w:sz="2" w:space="4" w:color="FFFFFF"/>
                  </w:divBdr>
                  <w:divsChild>
                    <w:div w:id="860121642">
                      <w:marLeft w:val="0"/>
                      <w:marRight w:val="0"/>
                      <w:marTop w:val="0"/>
                      <w:marBottom w:val="0"/>
                      <w:divBdr>
                        <w:top w:val="none" w:sz="0" w:space="0" w:color="auto"/>
                        <w:left w:val="none" w:sz="0" w:space="0" w:color="auto"/>
                        <w:bottom w:val="none" w:sz="0" w:space="0" w:color="auto"/>
                        <w:right w:val="none" w:sz="0" w:space="0" w:color="auto"/>
                      </w:divBdr>
                    </w:div>
                  </w:divsChild>
                </w:div>
                <w:div w:id="1167866761">
                  <w:marLeft w:val="0"/>
                  <w:marRight w:val="0"/>
                  <w:marTop w:val="0"/>
                  <w:marBottom w:val="0"/>
                  <w:divBdr>
                    <w:top w:val="single" w:sz="2" w:space="1" w:color="FFFFFF"/>
                    <w:left w:val="single" w:sz="2" w:space="12" w:color="FFFFFF"/>
                    <w:bottom w:val="single" w:sz="2" w:space="1" w:color="FFFFFF"/>
                    <w:right w:val="single" w:sz="2" w:space="4" w:color="FFFFFF"/>
                  </w:divBdr>
                  <w:divsChild>
                    <w:div w:id="1887447004">
                      <w:marLeft w:val="0"/>
                      <w:marRight w:val="0"/>
                      <w:marTop w:val="0"/>
                      <w:marBottom w:val="0"/>
                      <w:divBdr>
                        <w:top w:val="none" w:sz="0" w:space="0" w:color="auto"/>
                        <w:left w:val="none" w:sz="0" w:space="0" w:color="auto"/>
                        <w:bottom w:val="none" w:sz="0" w:space="0" w:color="auto"/>
                        <w:right w:val="none" w:sz="0" w:space="0" w:color="auto"/>
                      </w:divBdr>
                    </w:div>
                  </w:divsChild>
                </w:div>
                <w:div w:id="2061440154">
                  <w:marLeft w:val="0"/>
                  <w:marRight w:val="0"/>
                  <w:marTop w:val="0"/>
                  <w:marBottom w:val="0"/>
                  <w:divBdr>
                    <w:top w:val="single" w:sz="2" w:space="1" w:color="FFFFFF"/>
                    <w:left w:val="single" w:sz="2" w:space="12" w:color="FFFFFF"/>
                    <w:bottom w:val="single" w:sz="2" w:space="1" w:color="FFFFFF"/>
                    <w:right w:val="single" w:sz="2" w:space="4" w:color="FFFFFF"/>
                  </w:divBdr>
                  <w:divsChild>
                    <w:div w:id="96802340">
                      <w:marLeft w:val="0"/>
                      <w:marRight w:val="0"/>
                      <w:marTop w:val="0"/>
                      <w:marBottom w:val="0"/>
                      <w:divBdr>
                        <w:top w:val="none" w:sz="0" w:space="0" w:color="auto"/>
                        <w:left w:val="none" w:sz="0" w:space="0" w:color="auto"/>
                        <w:bottom w:val="none" w:sz="0" w:space="0" w:color="auto"/>
                        <w:right w:val="none" w:sz="0" w:space="0" w:color="auto"/>
                      </w:divBdr>
                    </w:div>
                  </w:divsChild>
                </w:div>
                <w:div w:id="739256809">
                  <w:marLeft w:val="0"/>
                  <w:marRight w:val="0"/>
                  <w:marTop w:val="0"/>
                  <w:marBottom w:val="0"/>
                  <w:divBdr>
                    <w:top w:val="single" w:sz="2" w:space="1" w:color="FFFFFF"/>
                    <w:left w:val="single" w:sz="2" w:space="12" w:color="FFFFFF"/>
                    <w:bottom w:val="single" w:sz="2" w:space="4" w:color="FFFFFF"/>
                    <w:right w:val="single" w:sz="2" w:space="4" w:color="FFFFFF"/>
                  </w:divBdr>
                  <w:divsChild>
                    <w:div w:id="15233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5242">
          <w:marLeft w:val="0"/>
          <w:marRight w:val="0"/>
          <w:marTop w:val="0"/>
          <w:marBottom w:val="335"/>
          <w:divBdr>
            <w:top w:val="none" w:sz="0" w:space="0" w:color="auto"/>
            <w:left w:val="none" w:sz="0" w:space="0" w:color="auto"/>
            <w:bottom w:val="none" w:sz="0" w:space="0" w:color="auto"/>
            <w:right w:val="none" w:sz="0" w:space="0" w:color="auto"/>
          </w:divBdr>
          <w:divsChild>
            <w:div w:id="2135517009">
              <w:marLeft w:val="0"/>
              <w:marRight w:val="0"/>
              <w:marTop w:val="0"/>
              <w:marBottom w:val="0"/>
              <w:divBdr>
                <w:top w:val="none" w:sz="0" w:space="0" w:color="auto"/>
                <w:left w:val="none" w:sz="0" w:space="0" w:color="auto"/>
                <w:bottom w:val="none" w:sz="0" w:space="0" w:color="auto"/>
                <w:right w:val="none" w:sz="0" w:space="0" w:color="auto"/>
              </w:divBdr>
              <w:divsChild>
                <w:div w:id="1303194551">
                  <w:marLeft w:val="0"/>
                  <w:marRight w:val="0"/>
                  <w:marTop w:val="0"/>
                  <w:marBottom w:val="0"/>
                  <w:divBdr>
                    <w:top w:val="single" w:sz="2" w:space="4" w:color="FFFFFF"/>
                    <w:left w:val="single" w:sz="2" w:space="12" w:color="FFFFFF"/>
                    <w:bottom w:val="single" w:sz="2" w:space="1" w:color="FFFFFF"/>
                    <w:right w:val="single" w:sz="2" w:space="4" w:color="FFFFFF"/>
                  </w:divBdr>
                  <w:divsChild>
                    <w:div w:id="1796754072">
                      <w:marLeft w:val="0"/>
                      <w:marRight w:val="0"/>
                      <w:marTop w:val="0"/>
                      <w:marBottom w:val="0"/>
                      <w:divBdr>
                        <w:top w:val="none" w:sz="0" w:space="0" w:color="auto"/>
                        <w:left w:val="none" w:sz="0" w:space="0" w:color="auto"/>
                        <w:bottom w:val="none" w:sz="0" w:space="0" w:color="auto"/>
                        <w:right w:val="none" w:sz="0" w:space="0" w:color="auto"/>
                      </w:divBdr>
                    </w:div>
                  </w:divsChild>
                </w:div>
                <w:div w:id="645551238">
                  <w:marLeft w:val="0"/>
                  <w:marRight w:val="0"/>
                  <w:marTop w:val="0"/>
                  <w:marBottom w:val="0"/>
                  <w:divBdr>
                    <w:top w:val="single" w:sz="2" w:space="1" w:color="FFFFFF"/>
                    <w:left w:val="single" w:sz="2" w:space="12" w:color="FFFFFF"/>
                    <w:bottom w:val="single" w:sz="2" w:space="1" w:color="FFFFFF"/>
                    <w:right w:val="single" w:sz="2" w:space="4" w:color="FFFFFF"/>
                  </w:divBdr>
                  <w:divsChild>
                    <w:div w:id="318117113">
                      <w:marLeft w:val="0"/>
                      <w:marRight w:val="0"/>
                      <w:marTop w:val="0"/>
                      <w:marBottom w:val="0"/>
                      <w:divBdr>
                        <w:top w:val="none" w:sz="0" w:space="0" w:color="auto"/>
                        <w:left w:val="none" w:sz="0" w:space="0" w:color="auto"/>
                        <w:bottom w:val="none" w:sz="0" w:space="0" w:color="auto"/>
                        <w:right w:val="none" w:sz="0" w:space="0" w:color="auto"/>
                      </w:divBdr>
                    </w:div>
                  </w:divsChild>
                </w:div>
                <w:div w:id="721102801">
                  <w:marLeft w:val="0"/>
                  <w:marRight w:val="0"/>
                  <w:marTop w:val="0"/>
                  <w:marBottom w:val="0"/>
                  <w:divBdr>
                    <w:top w:val="single" w:sz="2" w:space="1" w:color="FFFFFF"/>
                    <w:left w:val="single" w:sz="2" w:space="12" w:color="FFFFFF"/>
                    <w:bottom w:val="single" w:sz="2" w:space="1" w:color="FFFFFF"/>
                    <w:right w:val="single" w:sz="2" w:space="4" w:color="FFFFFF"/>
                  </w:divBdr>
                  <w:divsChild>
                    <w:div w:id="888801058">
                      <w:marLeft w:val="0"/>
                      <w:marRight w:val="0"/>
                      <w:marTop w:val="0"/>
                      <w:marBottom w:val="0"/>
                      <w:divBdr>
                        <w:top w:val="none" w:sz="0" w:space="0" w:color="auto"/>
                        <w:left w:val="none" w:sz="0" w:space="0" w:color="auto"/>
                        <w:bottom w:val="none" w:sz="0" w:space="0" w:color="auto"/>
                        <w:right w:val="none" w:sz="0" w:space="0" w:color="auto"/>
                      </w:divBdr>
                    </w:div>
                  </w:divsChild>
                </w:div>
                <w:div w:id="1247423529">
                  <w:marLeft w:val="0"/>
                  <w:marRight w:val="0"/>
                  <w:marTop w:val="0"/>
                  <w:marBottom w:val="0"/>
                  <w:divBdr>
                    <w:top w:val="single" w:sz="2" w:space="1" w:color="FFFFFF"/>
                    <w:left w:val="single" w:sz="2" w:space="12" w:color="FFFFFF"/>
                    <w:bottom w:val="single" w:sz="2" w:space="1" w:color="FFFFFF"/>
                    <w:right w:val="single" w:sz="2" w:space="4" w:color="FFFFFF"/>
                  </w:divBdr>
                  <w:divsChild>
                    <w:div w:id="537864670">
                      <w:marLeft w:val="0"/>
                      <w:marRight w:val="0"/>
                      <w:marTop w:val="0"/>
                      <w:marBottom w:val="0"/>
                      <w:divBdr>
                        <w:top w:val="none" w:sz="0" w:space="0" w:color="auto"/>
                        <w:left w:val="none" w:sz="0" w:space="0" w:color="auto"/>
                        <w:bottom w:val="none" w:sz="0" w:space="0" w:color="auto"/>
                        <w:right w:val="none" w:sz="0" w:space="0" w:color="auto"/>
                      </w:divBdr>
                    </w:div>
                  </w:divsChild>
                </w:div>
                <w:div w:id="235283922">
                  <w:marLeft w:val="0"/>
                  <w:marRight w:val="0"/>
                  <w:marTop w:val="0"/>
                  <w:marBottom w:val="0"/>
                  <w:divBdr>
                    <w:top w:val="single" w:sz="2" w:space="1" w:color="FFFFFF"/>
                    <w:left w:val="single" w:sz="2" w:space="12" w:color="FFFFFF"/>
                    <w:bottom w:val="single" w:sz="2" w:space="1" w:color="FFFFFF"/>
                    <w:right w:val="single" w:sz="2" w:space="4" w:color="FFFFFF"/>
                  </w:divBdr>
                  <w:divsChild>
                    <w:div w:id="1217669467">
                      <w:marLeft w:val="0"/>
                      <w:marRight w:val="0"/>
                      <w:marTop w:val="0"/>
                      <w:marBottom w:val="0"/>
                      <w:divBdr>
                        <w:top w:val="none" w:sz="0" w:space="0" w:color="auto"/>
                        <w:left w:val="none" w:sz="0" w:space="0" w:color="auto"/>
                        <w:bottom w:val="none" w:sz="0" w:space="0" w:color="auto"/>
                        <w:right w:val="none" w:sz="0" w:space="0" w:color="auto"/>
                      </w:divBdr>
                    </w:div>
                  </w:divsChild>
                </w:div>
                <w:div w:id="704326833">
                  <w:marLeft w:val="0"/>
                  <w:marRight w:val="0"/>
                  <w:marTop w:val="0"/>
                  <w:marBottom w:val="0"/>
                  <w:divBdr>
                    <w:top w:val="single" w:sz="2" w:space="1" w:color="FFFFFF"/>
                    <w:left w:val="single" w:sz="2" w:space="12" w:color="FFFFFF"/>
                    <w:bottom w:val="single" w:sz="2" w:space="1" w:color="FFFFFF"/>
                    <w:right w:val="single" w:sz="2" w:space="4" w:color="FFFFFF"/>
                  </w:divBdr>
                  <w:divsChild>
                    <w:div w:id="2142459954">
                      <w:marLeft w:val="0"/>
                      <w:marRight w:val="0"/>
                      <w:marTop w:val="0"/>
                      <w:marBottom w:val="0"/>
                      <w:divBdr>
                        <w:top w:val="none" w:sz="0" w:space="0" w:color="auto"/>
                        <w:left w:val="none" w:sz="0" w:space="0" w:color="auto"/>
                        <w:bottom w:val="none" w:sz="0" w:space="0" w:color="auto"/>
                        <w:right w:val="none" w:sz="0" w:space="0" w:color="auto"/>
                      </w:divBdr>
                    </w:div>
                  </w:divsChild>
                </w:div>
                <w:div w:id="1317563530">
                  <w:marLeft w:val="0"/>
                  <w:marRight w:val="0"/>
                  <w:marTop w:val="0"/>
                  <w:marBottom w:val="0"/>
                  <w:divBdr>
                    <w:top w:val="single" w:sz="2" w:space="1" w:color="FFFFFF"/>
                    <w:left w:val="single" w:sz="2" w:space="12" w:color="FFFFFF"/>
                    <w:bottom w:val="single" w:sz="2" w:space="1" w:color="FFFFFF"/>
                    <w:right w:val="single" w:sz="2" w:space="4" w:color="FFFFFF"/>
                  </w:divBdr>
                  <w:divsChild>
                    <w:div w:id="239604796">
                      <w:marLeft w:val="0"/>
                      <w:marRight w:val="0"/>
                      <w:marTop w:val="0"/>
                      <w:marBottom w:val="0"/>
                      <w:divBdr>
                        <w:top w:val="none" w:sz="0" w:space="0" w:color="auto"/>
                        <w:left w:val="none" w:sz="0" w:space="0" w:color="auto"/>
                        <w:bottom w:val="none" w:sz="0" w:space="0" w:color="auto"/>
                        <w:right w:val="none" w:sz="0" w:space="0" w:color="auto"/>
                      </w:divBdr>
                    </w:div>
                  </w:divsChild>
                </w:div>
                <w:div w:id="177156212">
                  <w:marLeft w:val="0"/>
                  <w:marRight w:val="0"/>
                  <w:marTop w:val="0"/>
                  <w:marBottom w:val="0"/>
                  <w:divBdr>
                    <w:top w:val="single" w:sz="2" w:space="1" w:color="FFFFFF"/>
                    <w:left w:val="single" w:sz="2" w:space="12" w:color="FFFFFF"/>
                    <w:bottom w:val="single" w:sz="2" w:space="1" w:color="FFFFFF"/>
                    <w:right w:val="single" w:sz="2" w:space="4" w:color="FFFFFF"/>
                  </w:divBdr>
                  <w:divsChild>
                    <w:div w:id="223564693">
                      <w:marLeft w:val="0"/>
                      <w:marRight w:val="0"/>
                      <w:marTop w:val="0"/>
                      <w:marBottom w:val="0"/>
                      <w:divBdr>
                        <w:top w:val="none" w:sz="0" w:space="0" w:color="auto"/>
                        <w:left w:val="none" w:sz="0" w:space="0" w:color="auto"/>
                        <w:bottom w:val="none" w:sz="0" w:space="0" w:color="auto"/>
                        <w:right w:val="none" w:sz="0" w:space="0" w:color="auto"/>
                      </w:divBdr>
                    </w:div>
                  </w:divsChild>
                </w:div>
                <w:div w:id="331494632">
                  <w:marLeft w:val="0"/>
                  <w:marRight w:val="0"/>
                  <w:marTop w:val="0"/>
                  <w:marBottom w:val="0"/>
                  <w:divBdr>
                    <w:top w:val="single" w:sz="2" w:space="1" w:color="FFFFFF"/>
                    <w:left w:val="single" w:sz="2" w:space="12" w:color="FFFFFF"/>
                    <w:bottom w:val="single" w:sz="2" w:space="1" w:color="FFFFFF"/>
                    <w:right w:val="single" w:sz="2" w:space="4" w:color="FFFFFF"/>
                  </w:divBdr>
                  <w:divsChild>
                    <w:div w:id="1882471382">
                      <w:marLeft w:val="0"/>
                      <w:marRight w:val="0"/>
                      <w:marTop w:val="0"/>
                      <w:marBottom w:val="0"/>
                      <w:divBdr>
                        <w:top w:val="none" w:sz="0" w:space="0" w:color="auto"/>
                        <w:left w:val="none" w:sz="0" w:space="0" w:color="auto"/>
                        <w:bottom w:val="none" w:sz="0" w:space="0" w:color="auto"/>
                        <w:right w:val="none" w:sz="0" w:space="0" w:color="auto"/>
                      </w:divBdr>
                    </w:div>
                  </w:divsChild>
                </w:div>
                <w:div w:id="1243637269">
                  <w:marLeft w:val="0"/>
                  <w:marRight w:val="0"/>
                  <w:marTop w:val="0"/>
                  <w:marBottom w:val="0"/>
                  <w:divBdr>
                    <w:top w:val="single" w:sz="2" w:space="1" w:color="FFFFFF"/>
                    <w:left w:val="single" w:sz="2" w:space="12" w:color="FFFFFF"/>
                    <w:bottom w:val="single" w:sz="2" w:space="1" w:color="FFFFFF"/>
                    <w:right w:val="single" w:sz="2" w:space="4" w:color="FFFFFF"/>
                  </w:divBdr>
                  <w:divsChild>
                    <w:div w:id="987054703">
                      <w:marLeft w:val="0"/>
                      <w:marRight w:val="0"/>
                      <w:marTop w:val="0"/>
                      <w:marBottom w:val="0"/>
                      <w:divBdr>
                        <w:top w:val="none" w:sz="0" w:space="0" w:color="auto"/>
                        <w:left w:val="none" w:sz="0" w:space="0" w:color="auto"/>
                        <w:bottom w:val="none" w:sz="0" w:space="0" w:color="auto"/>
                        <w:right w:val="none" w:sz="0" w:space="0" w:color="auto"/>
                      </w:divBdr>
                    </w:div>
                  </w:divsChild>
                </w:div>
                <w:div w:id="216673441">
                  <w:marLeft w:val="0"/>
                  <w:marRight w:val="0"/>
                  <w:marTop w:val="0"/>
                  <w:marBottom w:val="0"/>
                  <w:divBdr>
                    <w:top w:val="single" w:sz="2" w:space="1" w:color="FFFFFF"/>
                    <w:left w:val="single" w:sz="2" w:space="12" w:color="FFFFFF"/>
                    <w:bottom w:val="single" w:sz="2" w:space="1" w:color="FFFFFF"/>
                    <w:right w:val="single" w:sz="2" w:space="4" w:color="FFFFFF"/>
                  </w:divBdr>
                  <w:divsChild>
                    <w:div w:id="1488786784">
                      <w:marLeft w:val="0"/>
                      <w:marRight w:val="0"/>
                      <w:marTop w:val="0"/>
                      <w:marBottom w:val="0"/>
                      <w:divBdr>
                        <w:top w:val="none" w:sz="0" w:space="0" w:color="auto"/>
                        <w:left w:val="none" w:sz="0" w:space="0" w:color="auto"/>
                        <w:bottom w:val="none" w:sz="0" w:space="0" w:color="auto"/>
                        <w:right w:val="none" w:sz="0" w:space="0" w:color="auto"/>
                      </w:divBdr>
                    </w:div>
                  </w:divsChild>
                </w:div>
                <w:div w:id="1763717289">
                  <w:marLeft w:val="0"/>
                  <w:marRight w:val="0"/>
                  <w:marTop w:val="0"/>
                  <w:marBottom w:val="0"/>
                  <w:divBdr>
                    <w:top w:val="single" w:sz="2" w:space="1" w:color="FFFFFF"/>
                    <w:left w:val="single" w:sz="2" w:space="12" w:color="FFFFFF"/>
                    <w:bottom w:val="single" w:sz="2" w:space="1" w:color="FFFFFF"/>
                    <w:right w:val="single" w:sz="2" w:space="4" w:color="FFFFFF"/>
                  </w:divBdr>
                  <w:divsChild>
                    <w:div w:id="791441428">
                      <w:marLeft w:val="0"/>
                      <w:marRight w:val="0"/>
                      <w:marTop w:val="0"/>
                      <w:marBottom w:val="0"/>
                      <w:divBdr>
                        <w:top w:val="none" w:sz="0" w:space="0" w:color="auto"/>
                        <w:left w:val="none" w:sz="0" w:space="0" w:color="auto"/>
                        <w:bottom w:val="none" w:sz="0" w:space="0" w:color="auto"/>
                        <w:right w:val="none" w:sz="0" w:space="0" w:color="auto"/>
                      </w:divBdr>
                    </w:div>
                  </w:divsChild>
                </w:div>
                <w:div w:id="1503623127">
                  <w:marLeft w:val="0"/>
                  <w:marRight w:val="0"/>
                  <w:marTop w:val="0"/>
                  <w:marBottom w:val="0"/>
                  <w:divBdr>
                    <w:top w:val="single" w:sz="2" w:space="1" w:color="FFFFFF"/>
                    <w:left w:val="single" w:sz="2" w:space="12" w:color="FFFFFF"/>
                    <w:bottom w:val="single" w:sz="2" w:space="1" w:color="FFFFFF"/>
                    <w:right w:val="single" w:sz="2" w:space="4" w:color="FFFFFF"/>
                  </w:divBdr>
                  <w:divsChild>
                    <w:div w:id="1439107328">
                      <w:marLeft w:val="0"/>
                      <w:marRight w:val="0"/>
                      <w:marTop w:val="0"/>
                      <w:marBottom w:val="0"/>
                      <w:divBdr>
                        <w:top w:val="none" w:sz="0" w:space="0" w:color="auto"/>
                        <w:left w:val="none" w:sz="0" w:space="0" w:color="auto"/>
                        <w:bottom w:val="none" w:sz="0" w:space="0" w:color="auto"/>
                        <w:right w:val="none" w:sz="0" w:space="0" w:color="auto"/>
                      </w:divBdr>
                    </w:div>
                  </w:divsChild>
                </w:div>
                <w:div w:id="696931053">
                  <w:marLeft w:val="0"/>
                  <w:marRight w:val="0"/>
                  <w:marTop w:val="0"/>
                  <w:marBottom w:val="0"/>
                  <w:divBdr>
                    <w:top w:val="single" w:sz="2" w:space="1" w:color="FFFFFF"/>
                    <w:left w:val="single" w:sz="2" w:space="12" w:color="FFFFFF"/>
                    <w:bottom w:val="single" w:sz="2" w:space="1" w:color="FFFFFF"/>
                    <w:right w:val="single" w:sz="2" w:space="4" w:color="FFFFFF"/>
                  </w:divBdr>
                  <w:divsChild>
                    <w:div w:id="807212438">
                      <w:marLeft w:val="0"/>
                      <w:marRight w:val="0"/>
                      <w:marTop w:val="0"/>
                      <w:marBottom w:val="0"/>
                      <w:divBdr>
                        <w:top w:val="none" w:sz="0" w:space="0" w:color="auto"/>
                        <w:left w:val="none" w:sz="0" w:space="0" w:color="auto"/>
                        <w:bottom w:val="none" w:sz="0" w:space="0" w:color="auto"/>
                        <w:right w:val="none" w:sz="0" w:space="0" w:color="auto"/>
                      </w:divBdr>
                    </w:div>
                  </w:divsChild>
                </w:div>
                <w:div w:id="468516998">
                  <w:marLeft w:val="0"/>
                  <w:marRight w:val="0"/>
                  <w:marTop w:val="0"/>
                  <w:marBottom w:val="0"/>
                  <w:divBdr>
                    <w:top w:val="single" w:sz="2" w:space="1" w:color="FFFFFF"/>
                    <w:left w:val="single" w:sz="2" w:space="12" w:color="FFFFFF"/>
                    <w:bottom w:val="single" w:sz="2" w:space="1" w:color="FFFFFF"/>
                    <w:right w:val="single" w:sz="2" w:space="4" w:color="FFFFFF"/>
                  </w:divBdr>
                  <w:divsChild>
                    <w:div w:id="1714650832">
                      <w:marLeft w:val="0"/>
                      <w:marRight w:val="0"/>
                      <w:marTop w:val="0"/>
                      <w:marBottom w:val="0"/>
                      <w:divBdr>
                        <w:top w:val="none" w:sz="0" w:space="0" w:color="auto"/>
                        <w:left w:val="none" w:sz="0" w:space="0" w:color="auto"/>
                        <w:bottom w:val="none" w:sz="0" w:space="0" w:color="auto"/>
                        <w:right w:val="none" w:sz="0" w:space="0" w:color="auto"/>
                      </w:divBdr>
                    </w:div>
                  </w:divsChild>
                </w:div>
                <w:div w:id="1865316750">
                  <w:marLeft w:val="0"/>
                  <w:marRight w:val="0"/>
                  <w:marTop w:val="0"/>
                  <w:marBottom w:val="0"/>
                  <w:divBdr>
                    <w:top w:val="single" w:sz="2" w:space="1" w:color="FFFFFF"/>
                    <w:left w:val="single" w:sz="2" w:space="12" w:color="FFFFFF"/>
                    <w:bottom w:val="single" w:sz="2" w:space="1" w:color="FFFFFF"/>
                    <w:right w:val="single" w:sz="2" w:space="4" w:color="FFFFFF"/>
                  </w:divBdr>
                  <w:divsChild>
                    <w:div w:id="485515227">
                      <w:marLeft w:val="0"/>
                      <w:marRight w:val="0"/>
                      <w:marTop w:val="0"/>
                      <w:marBottom w:val="0"/>
                      <w:divBdr>
                        <w:top w:val="none" w:sz="0" w:space="0" w:color="auto"/>
                        <w:left w:val="none" w:sz="0" w:space="0" w:color="auto"/>
                        <w:bottom w:val="none" w:sz="0" w:space="0" w:color="auto"/>
                        <w:right w:val="none" w:sz="0" w:space="0" w:color="auto"/>
                      </w:divBdr>
                    </w:div>
                  </w:divsChild>
                </w:div>
                <w:div w:id="939946525">
                  <w:marLeft w:val="0"/>
                  <w:marRight w:val="0"/>
                  <w:marTop w:val="0"/>
                  <w:marBottom w:val="0"/>
                  <w:divBdr>
                    <w:top w:val="single" w:sz="2" w:space="1" w:color="FFFFFF"/>
                    <w:left w:val="single" w:sz="2" w:space="12" w:color="FFFFFF"/>
                    <w:bottom w:val="single" w:sz="2" w:space="1" w:color="FFFFFF"/>
                    <w:right w:val="single" w:sz="2" w:space="4" w:color="FFFFFF"/>
                  </w:divBdr>
                  <w:divsChild>
                    <w:div w:id="2058627977">
                      <w:marLeft w:val="0"/>
                      <w:marRight w:val="0"/>
                      <w:marTop w:val="0"/>
                      <w:marBottom w:val="0"/>
                      <w:divBdr>
                        <w:top w:val="none" w:sz="0" w:space="0" w:color="auto"/>
                        <w:left w:val="none" w:sz="0" w:space="0" w:color="auto"/>
                        <w:bottom w:val="none" w:sz="0" w:space="0" w:color="auto"/>
                        <w:right w:val="none" w:sz="0" w:space="0" w:color="auto"/>
                      </w:divBdr>
                    </w:div>
                  </w:divsChild>
                </w:div>
                <w:div w:id="564343331">
                  <w:marLeft w:val="0"/>
                  <w:marRight w:val="0"/>
                  <w:marTop w:val="0"/>
                  <w:marBottom w:val="0"/>
                  <w:divBdr>
                    <w:top w:val="single" w:sz="2" w:space="1" w:color="FFFFFF"/>
                    <w:left w:val="single" w:sz="2" w:space="12" w:color="FFFFFF"/>
                    <w:bottom w:val="single" w:sz="2" w:space="1" w:color="FFFFFF"/>
                    <w:right w:val="single" w:sz="2" w:space="4" w:color="FFFFFF"/>
                  </w:divBdr>
                  <w:divsChild>
                    <w:div w:id="2078167854">
                      <w:marLeft w:val="0"/>
                      <w:marRight w:val="0"/>
                      <w:marTop w:val="0"/>
                      <w:marBottom w:val="0"/>
                      <w:divBdr>
                        <w:top w:val="none" w:sz="0" w:space="0" w:color="auto"/>
                        <w:left w:val="none" w:sz="0" w:space="0" w:color="auto"/>
                        <w:bottom w:val="none" w:sz="0" w:space="0" w:color="auto"/>
                        <w:right w:val="none" w:sz="0" w:space="0" w:color="auto"/>
                      </w:divBdr>
                    </w:div>
                  </w:divsChild>
                </w:div>
                <w:div w:id="1426270856">
                  <w:marLeft w:val="0"/>
                  <w:marRight w:val="0"/>
                  <w:marTop w:val="0"/>
                  <w:marBottom w:val="0"/>
                  <w:divBdr>
                    <w:top w:val="single" w:sz="2" w:space="1" w:color="FFFFFF"/>
                    <w:left w:val="single" w:sz="2" w:space="12" w:color="FFFFFF"/>
                    <w:bottom w:val="single" w:sz="2" w:space="1" w:color="FFFFFF"/>
                    <w:right w:val="single" w:sz="2" w:space="4" w:color="FFFFFF"/>
                  </w:divBdr>
                  <w:divsChild>
                    <w:div w:id="288360424">
                      <w:marLeft w:val="0"/>
                      <w:marRight w:val="0"/>
                      <w:marTop w:val="0"/>
                      <w:marBottom w:val="0"/>
                      <w:divBdr>
                        <w:top w:val="none" w:sz="0" w:space="0" w:color="auto"/>
                        <w:left w:val="none" w:sz="0" w:space="0" w:color="auto"/>
                        <w:bottom w:val="none" w:sz="0" w:space="0" w:color="auto"/>
                        <w:right w:val="none" w:sz="0" w:space="0" w:color="auto"/>
                      </w:divBdr>
                    </w:div>
                  </w:divsChild>
                </w:div>
                <w:div w:id="1496605420">
                  <w:marLeft w:val="0"/>
                  <w:marRight w:val="0"/>
                  <w:marTop w:val="0"/>
                  <w:marBottom w:val="0"/>
                  <w:divBdr>
                    <w:top w:val="single" w:sz="2" w:space="1" w:color="FFFFFF"/>
                    <w:left w:val="single" w:sz="2" w:space="12" w:color="FFFFFF"/>
                    <w:bottom w:val="single" w:sz="2" w:space="1" w:color="FFFFFF"/>
                    <w:right w:val="single" w:sz="2" w:space="4" w:color="FFFFFF"/>
                  </w:divBdr>
                  <w:divsChild>
                    <w:div w:id="1159342762">
                      <w:marLeft w:val="0"/>
                      <w:marRight w:val="0"/>
                      <w:marTop w:val="0"/>
                      <w:marBottom w:val="0"/>
                      <w:divBdr>
                        <w:top w:val="none" w:sz="0" w:space="0" w:color="auto"/>
                        <w:left w:val="none" w:sz="0" w:space="0" w:color="auto"/>
                        <w:bottom w:val="none" w:sz="0" w:space="0" w:color="auto"/>
                        <w:right w:val="none" w:sz="0" w:space="0" w:color="auto"/>
                      </w:divBdr>
                    </w:div>
                  </w:divsChild>
                </w:div>
                <w:div w:id="1946688480">
                  <w:marLeft w:val="0"/>
                  <w:marRight w:val="0"/>
                  <w:marTop w:val="0"/>
                  <w:marBottom w:val="0"/>
                  <w:divBdr>
                    <w:top w:val="single" w:sz="2" w:space="1" w:color="FFFFFF"/>
                    <w:left w:val="single" w:sz="2" w:space="12" w:color="FFFFFF"/>
                    <w:bottom w:val="single" w:sz="2" w:space="1" w:color="FFFFFF"/>
                    <w:right w:val="single" w:sz="2" w:space="4" w:color="FFFFFF"/>
                  </w:divBdr>
                  <w:divsChild>
                    <w:div w:id="333804759">
                      <w:marLeft w:val="0"/>
                      <w:marRight w:val="0"/>
                      <w:marTop w:val="0"/>
                      <w:marBottom w:val="0"/>
                      <w:divBdr>
                        <w:top w:val="none" w:sz="0" w:space="0" w:color="auto"/>
                        <w:left w:val="none" w:sz="0" w:space="0" w:color="auto"/>
                        <w:bottom w:val="none" w:sz="0" w:space="0" w:color="auto"/>
                        <w:right w:val="none" w:sz="0" w:space="0" w:color="auto"/>
                      </w:divBdr>
                    </w:div>
                  </w:divsChild>
                </w:div>
                <w:div w:id="593058074">
                  <w:marLeft w:val="0"/>
                  <w:marRight w:val="0"/>
                  <w:marTop w:val="0"/>
                  <w:marBottom w:val="0"/>
                  <w:divBdr>
                    <w:top w:val="single" w:sz="2" w:space="1" w:color="FFFFFF"/>
                    <w:left w:val="single" w:sz="2" w:space="12" w:color="FFFFFF"/>
                    <w:bottom w:val="single" w:sz="2" w:space="1" w:color="FFFFFF"/>
                    <w:right w:val="single" w:sz="2" w:space="4" w:color="FFFFFF"/>
                  </w:divBdr>
                  <w:divsChild>
                    <w:div w:id="1603149233">
                      <w:marLeft w:val="0"/>
                      <w:marRight w:val="0"/>
                      <w:marTop w:val="0"/>
                      <w:marBottom w:val="0"/>
                      <w:divBdr>
                        <w:top w:val="none" w:sz="0" w:space="0" w:color="auto"/>
                        <w:left w:val="none" w:sz="0" w:space="0" w:color="auto"/>
                        <w:bottom w:val="none" w:sz="0" w:space="0" w:color="auto"/>
                        <w:right w:val="none" w:sz="0" w:space="0" w:color="auto"/>
                      </w:divBdr>
                    </w:div>
                  </w:divsChild>
                </w:div>
                <w:div w:id="1267731041">
                  <w:marLeft w:val="0"/>
                  <w:marRight w:val="0"/>
                  <w:marTop w:val="0"/>
                  <w:marBottom w:val="0"/>
                  <w:divBdr>
                    <w:top w:val="single" w:sz="2" w:space="1" w:color="FFFFFF"/>
                    <w:left w:val="single" w:sz="2" w:space="12" w:color="FFFFFF"/>
                    <w:bottom w:val="single" w:sz="2" w:space="1" w:color="FFFFFF"/>
                    <w:right w:val="single" w:sz="2" w:space="4" w:color="FFFFFF"/>
                  </w:divBdr>
                  <w:divsChild>
                    <w:div w:id="1840148226">
                      <w:marLeft w:val="0"/>
                      <w:marRight w:val="0"/>
                      <w:marTop w:val="0"/>
                      <w:marBottom w:val="0"/>
                      <w:divBdr>
                        <w:top w:val="none" w:sz="0" w:space="0" w:color="auto"/>
                        <w:left w:val="none" w:sz="0" w:space="0" w:color="auto"/>
                        <w:bottom w:val="none" w:sz="0" w:space="0" w:color="auto"/>
                        <w:right w:val="none" w:sz="0" w:space="0" w:color="auto"/>
                      </w:divBdr>
                    </w:div>
                  </w:divsChild>
                </w:div>
                <w:div w:id="1359356628">
                  <w:marLeft w:val="0"/>
                  <w:marRight w:val="0"/>
                  <w:marTop w:val="0"/>
                  <w:marBottom w:val="0"/>
                  <w:divBdr>
                    <w:top w:val="single" w:sz="2" w:space="1" w:color="FFFFFF"/>
                    <w:left w:val="single" w:sz="2" w:space="12" w:color="FFFFFF"/>
                    <w:bottom w:val="single" w:sz="2" w:space="1" w:color="FFFFFF"/>
                    <w:right w:val="single" w:sz="2" w:space="4" w:color="FFFFFF"/>
                  </w:divBdr>
                  <w:divsChild>
                    <w:div w:id="1018890242">
                      <w:marLeft w:val="0"/>
                      <w:marRight w:val="0"/>
                      <w:marTop w:val="0"/>
                      <w:marBottom w:val="0"/>
                      <w:divBdr>
                        <w:top w:val="none" w:sz="0" w:space="0" w:color="auto"/>
                        <w:left w:val="none" w:sz="0" w:space="0" w:color="auto"/>
                        <w:bottom w:val="none" w:sz="0" w:space="0" w:color="auto"/>
                        <w:right w:val="none" w:sz="0" w:space="0" w:color="auto"/>
                      </w:divBdr>
                    </w:div>
                  </w:divsChild>
                </w:div>
                <w:div w:id="1427337746">
                  <w:marLeft w:val="0"/>
                  <w:marRight w:val="0"/>
                  <w:marTop w:val="0"/>
                  <w:marBottom w:val="0"/>
                  <w:divBdr>
                    <w:top w:val="single" w:sz="2" w:space="1" w:color="FFFFFF"/>
                    <w:left w:val="single" w:sz="2" w:space="12" w:color="FFFFFF"/>
                    <w:bottom w:val="single" w:sz="2" w:space="1" w:color="FFFFFF"/>
                    <w:right w:val="single" w:sz="2" w:space="4" w:color="FFFFFF"/>
                  </w:divBdr>
                  <w:divsChild>
                    <w:div w:id="671031083">
                      <w:marLeft w:val="0"/>
                      <w:marRight w:val="0"/>
                      <w:marTop w:val="0"/>
                      <w:marBottom w:val="0"/>
                      <w:divBdr>
                        <w:top w:val="none" w:sz="0" w:space="0" w:color="auto"/>
                        <w:left w:val="none" w:sz="0" w:space="0" w:color="auto"/>
                        <w:bottom w:val="none" w:sz="0" w:space="0" w:color="auto"/>
                        <w:right w:val="none" w:sz="0" w:space="0" w:color="auto"/>
                      </w:divBdr>
                    </w:div>
                  </w:divsChild>
                </w:div>
                <w:div w:id="170141374">
                  <w:marLeft w:val="0"/>
                  <w:marRight w:val="0"/>
                  <w:marTop w:val="0"/>
                  <w:marBottom w:val="0"/>
                  <w:divBdr>
                    <w:top w:val="single" w:sz="2" w:space="1" w:color="FFFFFF"/>
                    <w:left w:val="single" w:sz="2" w:space="12" w:color="FFFFFF"/>
                    <w:bottom w:val="single" w:sz="2" w:space="1" w:color="FFFFFF"/>
                    <w:right w:val="single" w:sz="2" w:space="4" w:color="FFFFFF"/>
                  </w:divBdr>
                  <w:divsChild>
                    <w:div w:id="1335650008">
                      <w:marLeft w:val="0"/>
                      <w:marRight w:val="0"/>
                      <w:marTop w:val="0"/>
                      <w:marBottom w:val="0"/>
                      <w:divBdr>
                        <w:top w:val="none" w:sz="0" w:space="0" w:color="auto"/>
                        <w:left w:val="none" w:sz="0" w:space="0" w:color="auto"/>
                        <w:bottom w:val="none" w:sz="0" w:space="0" w:color="auto"/>
                        <w:right w:val="none" w:sz="0" w:space="0" w:color="auto"/>
                      </w:divBdr>
                    </w:div>
                  </w:divsChild>
                </w:div>
                <w:div w:id="748425203">
                  <w:marLeft w:val="0"/>
                  <w:marRight w:val="0"/>
                  <w:marTop w:val="0"/>
                  <w:marBottom w:val="0"/>
                  <w:divBdr>
                    <w:top w:val="single" w:sz="2" w:space="1" w:color="FFFFFF"/>
                    <w:left w:val="single" w:sz="2" w:space="12" w:color="FFFFFF"/>
                    <w:bottom w:val="single" w:sz="2" w:space="1" w:color="FFFFFF"/>
                    <w:right w:val="single" w:sz="2" w:space="4" w:color="FFFFFF"/>
                  </w:divBdr>
                  <w:divsChild>
                    <w:div w:id="1572961416">
                      <w:marLeft w:val="0"/>
                      <w:marRight w:val="0"/>
                      <w:marTop w:val="0"/>
                      <w:marBottom w:val="0"/>
                      <w:divBdr>
                        <w:top w:val="none" w:sz="0" w:space="0" w:color="auto"/>
                        <w:left w:val="none" w:sz="0" w:space="0" w:color="auto"/>
                        <w:bottom w:val="none" w:sz="0" w:space="0" w:color="auto"/>
                        <w:right w:val="none" w:sz="0" w:space="0" w:color="auto"/>
                      </w:divBdr>
                    </w:div>
                  </w:divsChild>
                </w:div>
                <w:div w:id="1366175815">
                  <w:marLeft w:val="0"/>
                  <w:marRight w:val="0"/>
                  <w:marTop w:val="0"/>
                  <w:marBottom w:val="0"/>
                  <w:divBdr>
                    <w:top w:val="single" w:sz="2" w:space="1" w:color="FFFFFF"/>
                    <w:left w:val="single" w:sz="2" w:space="12" w:color="FFFFFF"/>
                    <w:bottom w:val="single" w:sz="2" w:space="1" w:color="FFFFFF"/>
                    <w:right w:val="single" w:sz="2" w:space="4" w:color="FFFFFF"/>
                  </w:divBdr>
                  <w:divsChild>
                    <w:div w:id="1736708349">
                      <w:marLeft w:val="0"/>
                      <w:marRight w:val="0"/>
                      <w:marTop w:val="0"/>
                      <w:marBottom w:val="0"/>
                      <w:divBdr>
                        <w:top w:val="none" w:sz="0" w:space="0" w:color="auto"/>
                        <w:left w:val="none" w:sz="0" w:space="0" w:color="auto"/>
                        <w:bottom w:val="none" w:sz="0" w:space="0" w:color="auto"/>
                        <w:right w:val="none" w:sz="0" w:space="0" w:color="auto"/>
                      </w:divBdr>
                    </w:div>
                  </w:divsChild>
                </w:div>
                <w:div w:id="265431147">
                  <w:marLeft w:val="0"/>
                  <w:marRight w:val="0"/>
                  <w:marTop w:val="0"/>
                  <w:marBottom w:val="0"/>
                  <w:divBdr>
                    <w:top w:val="single" w:sz="2" w:space="1" w:color="FFFFFF"/>
                    <w:left w:val="single" w:sz="2" w:space="12" w:color="FFFFFF"/>
                    <w:bottom w:val="single" w:sz="2" w:space="1" w:color="FFFFFF"/>
                    <w:right w:val="single" w:sz="2" w:space="4" w:color="FFFFFF"/>
                  </w:divBdr>
                  <w:divsChild>
                    <w:div w:id="976447866">
                      <w:marLeft w:val="0"/>
                      <w:marRight w:val="0"/>
                      <w:marTop w:val="0"/>
                      <w:marBottom w:val="0"/>
                      <w:divBdr>
                        <w:top w:val="none" w:sz="0" w:space="0" w:color="auto"/>
                        <w:left w:val="none" w:sz="0" w:space="0" w:color="auto"/>
                        <w:bottom w:val="none" w:sz="0" w:space="0" w:color="auto"/>
                        <w:right w:val="none" w:sz="0" w:space="0" w:color="auto"/>
                      </w:divBdr>
                    </w:div>
                  </w:divsChild>
                </w:div>
                <w:div w:id="983243280">
                  <w:marLeft w:val="0"/>
                  <w:marRight w:val="0"/>
                  <w:marTop w:val="0"/>
                  <w:marBottom w:val="0"/>
                  <w:divBdr>
                    <w:top w:val="single" w:sz="2" w:space="1" w:color="FFFFFF"/>
                    <w:left w:val="single" w:sz="2" w:space="12" w:color="FFFFFF"/>
                    <w:bottom w:val="single" w:sz="2" w:space="1" w:color="FFFFFF"/>
                    <w:right w:val="single" w:sz="2" w:space="4" w:color="FFFFFF"/>
                  </w:divBdr>
                  <w:divsChild>
                    <w:div w:id="403263432">
                      <w:marLeft w:val="0"/>
                      <w:marRight w:val="0"/>
                      <w:marTop w:val="0"/>
                      <w:marBottom w:val="0"/>
                      <w:divBdr>
                        <w:top w:val="none" w:sz="0" w:space="0" w:color="auto"/>
                        <w:left w:val="none" w:sz="0" w:space="0" w:color="auto"/>
                        <w:bottom w:val="none" w:sz="0" w:space="0" w:color="auto"/>
                        <w:right w:val="none" w:sz="0" w:space="0" w:color="auto"/>
                      </w:divBdr>
                    </w:div>
                  </w:divsChild>
                </w:div>
                <w:div w:id="246428289">
                  <w:marLeft w:val="0"/>
                  <w:marRight w:val="0"/>
                  <w:marTop w:val="0"/>
                  <w:marBottom w:val="0"/>
                  <w:divBdr>
                    <w:top w:val="single" w:sz="2" w:space="1" w:color="FFFFFF"/>
                    <w:left w:val="single" w:sz="2" w:space="12" w:color="FFFFFF"/>
                    <w:bottom w:val="single" w:sz="2" w:space="1" w:color="FFFFFF"/>
                    <w:right w:val="single" w:sz="2" w:space="4" w:color="FFFFFF"/>
                  </w:divBdr>
                  <w:divsChild>
                    <w:div w:id="1824195117">
                      <w:marLeft w:val="0"/>
                      <w:marRight w:val="0"/>
                      <w:marTop w:val="0"/>
                      <w:marBottom w:val="0"/>
                      <w:divBdr>
                        <w:top w:val="none" w:sz="0" w:space="0" w:color="auto"/>
                        <w:left w:val="none" w:sz="0" w:space="0" w:color="auto"/>
                        <w:bottom w:val="none" w:sz="0" w:space="0" w:color="auto"/>
                        <w:right w:val="none" w:sz="0" w:space="0" w:color="auto"/>
                      </w:divBdr>
                    </w:div>
                  </w:divsChild>
                </w:div>
                <w:div w:id="433868175">
                  <w:marLeft w:val="0"/>
                  <w:marRight w:val="0"/>
                  <w:marTop w:val="0"/>
                  <w:marBottom w:val="0"/>
                  <w:divBdr>
                    <w:top w:val="single" w:sz="2" w:space="1" w:color="FFFFFF"/>
                    <w:left w:val="single" w:sz="2" w:space="12" w:color="FFFFFF"/>
                    <w:bottom w:val="single" w:sz="2" w:space="1" w:color="FFFFFF"/>
                    <w:right w:val="single" w:sz="2" w:space="4" w:color="FFFFFF"/>
                  </w:divBdr>
                  <w:divsChild>
                    <w:div w:id="52117586">
                      <w:marLeft w:val="0"/>
                      <w:marRight w:val="0"/>
                      <w:marTop w:val="0"/>
                      <w:marBottom w:val="0"/>
                      <w:divBdr>
                        <w:top w:val="none" w:sz="0" w:space="0" w:color="auto"/>
                        <w:left w:val="none" w:sz="0" w:space="0" w:color="auto"/>
                        <w:bottom w:val="none" w:sz="0" w:space="0" w:color="auto"/>
                        <w:right w:val="none" w:sz="0" w:space="0" w:color="auto"/>
                      </w:divBdr>
                    </w:div>
                  </w:divsChild>
                </w:div>
                <w:div w:id="1342512850">
                  <w:marLeft w:val="0"/>
                  <w:marRight w:val="0"/>
                  <w:marTop w:val="0"/>
                  <w:marBottom w:val="0"/>
                  <w:divBdr>
                    <w:top w:val="single" w:sz="2" w:space="1" w:color="FFFFFF"/>
                    <w:left w:val="single" w:sz="2" w:space="12" w:color="FFFFFF"/>
                    <w:bottom w:val="single" w:sz="2" w:space="1" w:color="FFFFFF"/>
                    <w:right w:val="single" w:sz="2" w:space="4" w:color="FFFFFF"/>
                  </w:divBdr>
                  <w:divsChild>
                    <w:div w:id="1961912333">
                      <w:marLeft w:val="0"/>
                      <w:marRight w:val="0"/>
                      <w:marTop w:val="0"/>
                      <w:marBottom w:val="0"/>
                      <w:divBdr>
                        <w:top w:val="none" w:sz="0" w:space="0" w:color="auto"/>
                        <w:left w:val="none" w:sz="0" w:space="0" w:color="auto"/>
                        <w:bottom w:val="none" w:sz="0" w:space="0" w:color="auto"/>
                        <w:right w:val="none" w:sz="0" w:space="0" w:color="auto"/>
                      </w:divBdr>
                    </w:div>
                  </w:divsChild>
                </w:div>
                <w:div w:id="1754889492">
                  <w:marLeft w:val="0"/>
                  <w:marRight w:val="0"/>
                  <w:marTop w:val="0"/>
                  <w:marBottom w:val="0"/>
                  <w:divBdr>
                    <w:top w:val="single" w:sz="2" w:space="1" w:color="FFFFFF"/>
                    <w:left w:val="single" w:sz="2" w:space="12" w:color="FFFFFF"/>
                    <w:bottom w:val="single" w:sz="2" w:space="1" w:color="FFFFFF"/>
                    <w:right w:val="single" w:sz="2" w:space="4" w:color="FFFFFF"/>
                  </w:divBdr>
                  <w:divsChild>
                    <w:div w:id="2142845175">
                      <w:marLeft w:val="0"/>
                      <w:marRight w:val="0"/>
                      <w:marTop w:val="0"/>
                      <w:marBottom w:val="0"/>
                      <w:divBdr>
                        <w:top w:val="none" w:sz="0" w:space="0" w:color="auto"/>
                        <w:left w:val="none" w:sz="0" w:space="0" w:color="auto"/>
                        <w:bottom w:val="none" w:sz="0" w:space="0" w:color="auto"/>
                        <w:right w:val="none" w:sz="0" w:space="0" w:color="auto"/>
                      </w:divBdr>
                    </w:div>
                  </w:divsChild>
                </w:div>
                <w:div w:id="1808549610">
                  <w:marLeft w:val="0"/>
                  <w:marRight w:val="0"/>
                  <w:marTop w:val="0"/>
                  <w:marBottom w:val="0"/>
                  <w:divBdr>
                    <w:top w:val="single" w:sz="2" w:space="1" w:color="FFFFFF"/>
                    <w:left w:val="single" w:sz="2" w:space="12" w:color="FFFFFF"/>
                    <w:bottom w:val="single" w:sz="2" w:space="1" w:color="FFFFFF"/>
                    <w:right w:val="single" w:sz="2" w:space="4" w:color="FFFFFF"/>
                  </w:divBdr>
                  <w:divsChild>
                    <w:div w:id="507523402">
                      <w:marLeft w:val="0"/>
                      <w:marRight w:val="0"/>
                      <w:marTop w:val="0"/>
                      <w:marBottom w:val="0"/>
                      <w:divBdr>
                        <w:top w:val="none" w:sz="0" w:space="0" w:color="auto"/>
                        <w:left w:val="none" w:sz="0" w:space="0" w:color="auto"/>
                        <w:bottom w:val="none" w:sz="0" w:space="0" w:color="auto"/>
                        <w:right w:val="none" w:sz="0" w:space="0" w:color="auto"/>
                      </w:divBdr>
                    </w:div>
                  </w:divsChild>
                </w:div>
                <w:div w:id="885413799">
                  <w:marLeft w:val="0"/>
                  <w:marRight w:val="0"/>
                  <w:marTop w:val="0"/>
                  <w:marBottom w:val="0"/>
                  <w:divBdr>
                    <w:top w:val="single" w:sz="2" w:space="1" w:color="FFFFFF"/>
                    <w:left w:val="single" w:sz="2" w:space="12" w:color="FFFFFF"/>
                    <w:bottom w:val="single" w:sz="2" w:space="1" w:color="FFFFFF"/>
                    <w:right w:val="single" w:sz="2" w:space="4" w:color="FFFFFF"/>
                  </w:divBdr>
                  <w:divsChild>
                    <w:div w:id="756023968">
                      <w:marLeft w:val="0"/>
                      <w:marRight w:val="0"/>
                      <w:marTop w:val="0"/>
                      <w:marBottom w:val="0"/>
                      <w:divBdr>
                        <w:top w:val="none" w:sz="0" w:space="0" w:color="auto"/>
                        <w:left w:val="none" w:sz="0" w:space="0" w:color="auto"/>
                        <w:bottom w:val="none" w:sz="0" w:space="0" w:color="auto"/>
                        <w:right w:val="none" w:sz="0" w:space="0" w:color="auto"/>
                      </w:divBdr>
                    </w:div>
                  </w:divsChild>
                </w:div>
                <w:div w:id="699940935">
                  <w:marLeft w:val="0"/>
                  <w:marRight w:val="0"/>
                  <w:marTop w:val="0"/>
                  <w:marBottom w:val="0"/>
                  <w:divBdr>
                    <w:top w:val="single" w:sz="2" w:space="1" w:color="FFFFFF"/>
                    <w:left w:val="single" w:sz="2" w:space="12" w:color="FFFFFF"/>
                    <w:bottom w:val="single" w:sz="2" w:space="4" w:color="FFFFFF"/>
                    <w:right w:val="single" w:sz="2" w:space="4" w:color="FFFFFF"/>
                  </w:divBdr>
                  <w:divsChild>
                    <w:div w:id="92558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574163">
          <w:marLeft w:val="0"/>
          <w:marRight w:val="0"/>
          <w:marTop w:val="0"/>
          <w:marBottom w:val="335"/>
          <w:divBdr>
            <w:top w:val="none" w:sz="0" w:space="0" w:color="auto"/>
            <w:left w:val="none" w:sz="0" w:space="0" w:color="auto"/>
            <w:bottom w:val="none" w:sz="0" w:space="0" w:color="auto"/>
            <w:right w:val="none" w:sz="0" w:space="0" w:color="auto"/>
          </w:divBdr>
          <w:divsChild>
            <w:div w:id="648560317">
              <w:marLeft w:val="0"/>
              <w:marRight w:val="0"/>
              <w:marTop w:val="0"/>
              <w:marBottom w:val="0"/>
              <w:divBdr>
                <w:top w:val="none" w:sz="0" w:space="0" w:color="auto"/>
                <w:left w:val="none" w:sz="0" w:space="0" w:color="auto"/>
                <w:bottom w:val="none" w:sz="0" w:space="0" w:color="auto"/>
                <w:right w:val="none" w:sz="0" w:space="0" w:color="auto"/>
              </w:divBdr>
              <w:divsChild>
                <w:div w:id="1163012804">
                  <w:marLeft w:val="0"/>
                  <w:marRight w:val="0"/>
                  <w:marTop w:val="0"/>
                  <w:marBottom w:val="0"/>
                  <w:divBdr>
                    <w:top w:val="single" w:sz="2" w:space="4" w:color="FFFFFF"/>
                    <w:left w:val="single" w:sz="2" w:space="12" w:color="FFFFFF"/>
                    <w:bottom w:val="single" w:sz="2" w:space="1" w:color="FFFFFF"/>
                    <w:right w:val="single" w:sz="2" w:space="4" w:color="FFFFFF"/>
                  </w:divBdr>
                  <w:divsChild>
                    <w:div w:id="2067795223">
                      <w:marLeft w:val="0"/>
                      <w:marRight w:val="0"/>
                      <w:marTop w:val="0"/>
                      <w:marBottom w:val="0"/>
                      <w:divBdr>
                        <w:top w:val="none" w:sz="0" w:space="0" w:color="auto"/>
                        <w:left w:val="none" w:sz="0" w:space="0" w:color="auto"/>
                        <w:bottom w:val="none" w:sz="0" w:space="0" w:color="auto"/>
                        <w:right w:val="none" w:sz="0" w:space="0" w:color="auto"/>
                      </w:divBdr>
                    </w:div>
                  </w:divsChild>
                </w:div>
                <w:div w:id="267585893">
                  <w:marLeft w:val="0"/>
                  <w:marRight w:val="0"/>
                  <w:marTop w:val="0"/>
                  <w:marBottom w:val="0"/>
                  <w:divBdr>
                    <w:top w:val="single" w:sz="2" w:space="1" w:color="FFFFFF"/>
                    <w:left w:val="single" w:sz="2" w:space="12" w:color="FFFFFF"/>
                    <w:bottom w:val="single" w:sz="2" w:space="1" w:color="FFFFFF"/>
                    <w:right w:val="single" w:sz="2" w:space="4" w:color="FFFFFF"/>
                  </w:divBdr>
                  <w:divsChild>
                    <w:div w:id="1048451805">
                      <w:marLeft w:val="0"/>
                      <w:marRight w:val="0"/>
                      <w:marTop w:val="0"/>
                      <w:marBottom w:val="0"/>
                      <w:divBdr>
                        <w:top w:val="none" w:sz="0" w:space="0" w:color="auto"/>
                        <w:left w:val="none" w:sz="0" w:space="0" w:color="auto"/>
                        <w:bottom w:val="none" w:sz="0" w:space="0" w:color="auto"/>
                        <w:right w:val="none" w:sz="0" w:space="0" w:color="auto"/>
                      </w:divBdr>
                    </w:div>
                  </w:divsChild>
                </w:div>
                <w:div w:id="587226252">
                  <w:marLeft w:val="0"/>
                  <w:marRight w:val="0"/>
                  <w:marTop w:val="0"/>
                  <w:marBottom w:val="0"/>
                  <w:divBdr>
                    <w:top w:val="single" w:sz="2" w:space="1" w:color="FFFFFF"/>
                    <w:left w:val="single" w:sz="2" w:space="12" w:color="FFFFFF"/>
                    <w:bottom w:val="single" w:sz="2" w:space="1" w:color="FFFFFF"/>
                    <w:right w:val="single" w:sz="2" w:space="4" w:color="FFFFFF"/>
                  </w:divBdr>
                  <w:divsChild>
                    <w:div w:id="1741825945">
                      <w:marLeft w:val="0"/>
                      <w:marRight w:val="0"/>
                      <w:marTop w:val="0"/>
                      <w:marBottom w:val="0"/>
                      <w:divBdr>
                        <w:top w:val="none" w:sz="0" w:space="0" w:color="auto"/>
                        <w:left w:val="none" w:sz="0" w:space="0" w:color="auto"/>
                        <w:bottom w:val="none" w:sz="0" w:space="0" w:color="auto"/>
                        <w:right w:val="none" w:sz="0" w:space="0" w:color="auto"/>
                      </w:divBdr>
                    </w:div>
                  </w:divsChild>
                </w:div>
                <w:div w:id="66347902">
                  <w:marLeft w:val="0"/>
                  <w:marRight w:val="0"/>
                  <w:marTop w:val="0"/>
                  <w:marBottom w:val="0"/>
                  <w:divBdr>
                    <w:top w:val="single" w:sz="2" w:space="1" w:color="FFFFFF"/>
                    <w:left w:val="single" w:sz="2" w:space="12" w:color="FFFFFF"/>
                    <w:bottom w:val="single" w:sz="2" w:space="1" w:color="FFFFFF"/>
                    <w:right w:val="single" w:sz="2" w:space="4" w:color="FFFFFF"/>
                  </w:divBdr>
                  <w:divsChild>
                    <w:div w:id="307904119">
                      <w:marLeft w:val="0"/>
                      <w:marRight w:val="0"/>
                      <w:marTop w:val="0"/>
                      <w:marBottom w:val="0"/>
                      <w:divBdr>
                        <w:top w:val="none" w:sz="0" w:space="0" w:color="auto"/>
                        <w:left w:val="none" w:sz="0" w:space="0" w:color="auto"/>
                        <w:bottom w:val="none" w:sz="0" w:space="0" w:color="auto"/>
                        <w:right w:val="none" w:sz="0" w:space="0" w:color="auto"/>
                      </w:divBdr>
                    </w:div>
                  </w:divsChild>
                </w:div>
                <w:div w:id="1381318542">
                  <w:marLeft w:val="0"/>
                  <w:marRight w:val="0"/>
                  <w:marTop w:val="0"/>
                  <w:marBottom w:val="0"/>
                  <w:divBdr>
                    <w:top w:val="single" w:sz="2" w:space="1" w:color="FFFFFF"/>
                    <w:left w:val="single" w:sz="2" w:space="12" w:color="FFFFFF"/>
                    <w:bottom w:val="single" w:sz="2" w:space="1" w:color="FFFFFF"/>
                    <w:right w:val="single" w:sz="2" w:space="4" w:color="FFFFFF"/>
                  </w:divBdr>
                  <w:divsChild>
                    <w:div w:id="216281671">
                      <w:marLeft w:val="0"/>
                      <w:marRight w:val="0"/>
                      <w:marTop w:val="0"/>
                      <w:marBottom w:val="0"/>
                      <w:divBdr>
                        <w:top w:val="none" w:sz="0" w:space="0" w:color="auto"/>
                        <w:left w:val="none" w:sz="0" w:space="0" w:color="auto"/>
                        <w:bottom w:val="none" w:sz="0" w:space="0" w:color="auto"/>
                        <w:right w:val="none" w:sz="0" w:space="0" w:color="auto"/>
                      </w:divBdr>
                    </w:div>
                  </w:divsChild>
                </w:div>
                <w:div w:id="1605385832">
                  <w:marLeft w:val="0"/>
                  <w:marRight w:val="0"/>
                  <w:marTop w:val="0"/>
                  <w:marBottom w:val="0"/>
                  <w:divBdr>
                    <w:top w:val="single" w:sz="2" w:space="1" w:color="FFFFFF"/>
                    <w:left w:val="single" w:sz="2" w:space="12" w:color="FFFFFF"/>
                    <w:bottom w:val="single" w:sz="2" w:space="1" w:color="FFFFFF"/>
                    <w:right w:val="single" w:sz="2" w:space="4" w:color="FFFFFF"/>
                  </w:divBdr>
                  <w:divsChild>
                    <w:div w:id="1291204925">
                      <w:marLeft w:val="0"/>
                      <w:marRight w:val="0"/>
                      <w:marTop w:val="0"/>
                      <w:marBottom w:val="0"/>
                      <w:divBdr>
                        <w:top w:val="none" w:sz="0" w:space="0" w:color="auto"/>
                        <w:left w:val="none" w:sz="0" w:space="0" w:color="auto"/>
                        <w:bottom w:val="none" w:sz="0" w:space="0" w:color="auto"/>
                        <w:right w:val="none" w:sz="0" w:space="0" w:color="auto"/>
                      </w:divBdr>
                    </w:div>
                  </w:divsChild>
                </w:div>
                <w:div w:id="958027802">
                  <w:marLeft w:val="0"/>
                  <w:marRight w:val="0"/>
                  <w:marTop w:val="0"/>
                  <w:marBottom w:val="0"/>
                  <w:divBdr>
                    <w:top w:val="single" w:sz="2" w:space="1" w:color="FFFFFF"/>
                    <w:left w:val="single" w:sz="2" w:space="12" w:color="FFFFFF"/>
                    <w:bottom w:val="single" w:sz="2" w:space="1" w:color="FFFFFF"/>
                    <w:right w:val="single" w:sz="2" w:space="4" w:color="FFFFFF"/>
                  </w:divBdr>
                  <w:divsChild>
                    <w:div w:id="658657867">
                      <w:marLeft w:val="0"/>
                      <w:marRight w:val="0"/>
                      <w:marTop w:val="0"/>
                      <w:marBottom w:val="0"/>
                      <w:divBdr>
                        <w:top w:val="none" w:sz="0" w:space="0" w:color="auto"/>
                        <w:left w:val="none" w:sz="0" w:space="0" w:color="auto"/>
                        <w:bottom w:val="none" w:sz="0" w:space="0" w:color="auto"/>
                        <w:right w:val="none" w:sz="0" w:space="0" w:color="auto"/>
                      </w:divBdr>
                    </w:div>
                  </w:divsChild>
                </w:div>
                <w:div w:id="275017153">
                  <w:marLeft w:val="0"/>
                  <w:marRight w:val="0"/>
                  <w:marTop w:val="0"/>
                  <w:marBottom w:val="0"/>
                  <w:divBdr>
                    <w:top w:val="single" w:sz="2" w:space="1" w:color="FFFFFF"/>
                    <w:left w:val="single" w:sz="2" w:space="12" w:color="FFFFFF"/>
                    <w:bottom w:val="single" w:sz="2" w:space="1" w:color="FFFFFF"/>
                    <w:right w:val="single" w:sz="2" w:space="4" w:color="FFFFFF"/>
                  </w:divBdr>
                  <w:divsChild>
                    <w:div w:id="1825465041">
                      <w:marLeft w:val="0"/>
                      <w:marRight w:val="0"/>
                      <w:marTop w:val="0"/>
                      <w:marBottom w:val="0"/>
                      <w:divBdr>
                        <w:top w:val="none" w:sz="0" w:space="0" w:color="auto"/>
                        <w:left w:val="none" w:sz="0" w:space="0" w:color="auto"/>
                        <w:bottom w:val="none" w:sz="0" w:space="0" w:color="auto"/>
                        <w:right w:val="none" w:sz="0" w:space="0" w:color="auto"/>
                      </w:divBdr>
                    </w:div>
                  </w:divsChild>
                </w:div>
                <w:div w:id="1435249055">
                  <w:marLeft w:val="0"/>
                  <w:marRight w:val="0"/>
                  <w:marTop w:val="0"/>
                  <w:marBottom w:val="0"/>
                  <w:divBdr>
                    <w:top w:val="single" w:sz="2" w:space="1" w:color="FFFFFF"/>
                    <w:left w:val="single" w:sz="2" w:space="12" w:color="FFFFFF"/>
                    <w:bottom w:val="single" w:sz="2" w:space="1" w:color="FFFFFF"/>
                    <w:right w:val="single" w:sz="2" w:space="4" w:color="FFFFFF"/>
                  </w:divBdr>
                  <w:divsChild>
                    <w:div w:id="653722646">
                      <w:marLeft w:val="0"/>
                      <w:marRight w:val="0"/>
                      <w:marTop w:val="0"/>
                      <w:marBottom w:val="0"/>
                      <w:divBdr>
                        <w:top w:val="none" w:sz="0" w:space="0" w:color="auto"/>
                        <w:left w:val="none" w:sz="0" w:space="0" w:color="auto"/>
                        <w:bottom w:val="none" w:sz="0" w:space="0" w:color="auto"/>
                        <w:right w:val="none" w:sz="0" w:space="0" w:color="auto"/>
                      </w:divBdr>
                    </w:div>
                  </w:divsChild>
                </w:div>
                <w:div w:id="356270565">
                  <w:marLeft w:val="0"/>
                  <w:marRight w:val="0"/>
                  <w:marTop w:val="0"/>
                  <w:marBottom w:val="0"/>
                  <w:divBdr>
                    <w:top w:val="single" w:sz="2" w:space="1" w:color="FFFFFF"/>
                    <w:left w:val="single" w:sz="2" w:space="12" w:color="FFFFFF"/>
                    <w:bottom w:val="single" w:sz="2" w:space="1" w:color="FFFFFF"/>
                    <w:right w:val="single" w:sz="2" w:space="4" w:color="FFFFFF"/>
                  </w:divBdr>
                  <w:divsChild>
                    <w:div w:id="1523083599">
                      <w:marLeft w:val="0"/>
                      <w:marRight w:val="0"/>
                      <w:marTop w:val="0"/>
                      <w:marBottom w:val="0"/>
                      <w:divBdr>
                        <w:top w:val="none" w:sz="0" w:space="0" w:color="auto"/>
                        <w:left w:val="none" w:sz="0" w:space="0" w:color="auto"/>
                        <w:bottom w:val="none" w:sz="0" w:space="0" w:color="auto"/>
                        <w:right w:val="none" w:sz="0" w:space="0" w:color="auto"/>
                      </w:divBdr>
                    </w:div>
                  </w:divsChild>
                </w:div>
                <w:div w:id="1211574111">
                  <w:marLeft w:val="0"/>
                  <w:marRight w:val="0"/>
                  <w:marTop w:val="0"/>
                  <w:marBottom w:val="0"/>
                  <w:divBdr>
                    <w:top w:val="single" w:sz="2" w:space="1" w:color="FFFFFF"/>
                    <w:left w:val="single" w:sz="2" w:space="12" w:color="FFFFFF"/>
                    <w:bottom w:val="single" w:sz="2" w:space="1" w:color="FFFFFF"/>
                    <w:right w:val="single" w:sz="2" w:space="4" w:color="FFFFFF"/>
                  </w:divBdr>
                  <w:divsChild>
                    <w:div w:id="34084557">
                      <w:marLeft w:val="0"/>
                      <w:marRight w:val="0"/>
                      <w:marTop w:val="0"/>
                      <w:marBottom w:val="0"/>
                      <w:divBdr>
                        <w:top w:val="none" w:sz="0" w:space="0" w:color="auto"/>
                        <w:left w:val="none" w:sz="0" w:space="0" w:color="auto"/>
                        <w:bottom w:val="none" w:sz="0" w:space="0" w:color="auto"/>
                        <w:right w:val="none" w:sz="0" w:space="0" w:color="auto"/>
                      </w:divBdr>
                    </w:div>
                  </w:divsChild>
                </w:div>
                <w:div w:id="270892448">
                  <w:marLeft w:val="0"/>
                  <w:marRight w:val="0"/>
                  <w:marTop w:val="0"/>
                  <w:marBottom w:val="0"/>
                  <w:divBdr>
                    <w:top w:val="single" w:sz="2" w:space="1" w:color="FFFFFF"/>
                    <w:left w:val="single" w:sz="2" w:space="12" w:color="FFFFFF"/>
                    <w:bottom w:val="single" w:sz="2" w:space="1" w:color="FFFFFF"/>
                    <w:right w:val="single" w:sz="2" w:space="4" w:color="FFFFFF"/>
                  </w:divBdr>
                  <w:divsChild>
                    <w:div w:id="1804076750">
                      <w:marLeft w:val="0"/>
                      <w:marRight w:val="0"/>
                      <w:marTop w:val="0"/>
                      <w:marBottom w:val="0"/>
                      <w:divBdr>
                        <w:top w:val="none" w:sz="0" w:space="0" w:color="auto"/>
                        <w:left w:val="none" w:sz="0" w:space="0" w:color="auto"/>
                        <w:bottom w:val="none" w:sz="0" w:space="0" w:color="auto"/>
                        <w:right w:val="none" w:sz="0" w:space="0" w:color="auto"/>
                      </w:divBdr>
                    </w:div>
                  </w:divsChild>
                </w:div>
                <w:div w:id="1985112325">
                  <w:marLeft w:val="0"/>
                  <w:marRight w:val="0"/>
                  <w:marTop w:val="0"/>
                  <w:marBottom w:val="0"/>
                  <w:divBdr>
                    <w:top w:val="single" w:sz="2" w:space="1" w:color="FFFFFF"/>
                    <w:left w:val="single" w:sz="2" w:space="12" w:color="FFFFFF"/>
                    <w:bottom w:val="single" w:sz="2" w:space="1" w:color="FFFFFF"/>
                    <w:right w:val="single" w:sz="2" w:space="4" w:color="FFFFFF"/>
                  </w:divBdr>
                  <w:divsChild>
                    <w:div w:id="543062218">
                      <w:marLeft w:val="0"/>
                      <w:marRight w:val="0"/>
                      <w:marTop w:val="0"/>
                      <w:marBottom w:val="0"/>
                      <w:divBdr>
                        <w:top w:val="none" w:sz="0" w:space="0" w:color="auto"/>
                        <w:left w:val="none" w:sz="0" w:space="0" w:color="auto"/>
                        <w:bottom w:val="none" w:sz="0" w:space="0" w:color="auto"/>
                        <w:right w:val="none" w:sz="0" w:space="0" w:color="auto"/>
                      </w:divBdr>
                    </w:div>
                  </w:divsChild>
                </w:div>
                <w:div w:id="928080111">
                  <w:marLeft w:val="0"/>
                  <w:marRight w:val="0"/>
                  <w:marTop w:val="0"/>
                  <w:marBottom w:val="0"/>
                  <w:divBdr>
                    <w:top w:val="single" w:sz="2" w:space="1" w:color="FFFFFF"/>
                    <w:left w:val="single" w:sz="2" w:space="12" w:color="FFFFFF"/>
                    <w:bottom w:val="single" w:sz="2" w:space="1" w:color="FFFFFF"/>
                    <w:right w:val="single" w:sz="2" w:space="4" w:color="FFFFFF"/>
                  </w:divBdr>
                  <w:divsChild>
                    <w:div w:id="341130025">
                      <w:marLeft w:val="0"/>
                      <w:marRight w:val="0"/>
                      <w:marTop w:val="0"/>
                      <w:marBottom w:val="0"/>
                      <w:divBdr>
                        <w:top w:val="none" w:sz="0" w:space="0" w:color="auto"/>
                        <w:left w:val="none" w:sz="0" w:space="0" w:color="auto"/>
                        <w:bottom w:val="none" w:sz="0" w:space="0" w:color="auto"/>
                        <w:right w:val="none" w:sz="0" w:space="0" w:color="auto"/>
                      </w:divBdr>
                    </w:div>
                  </w:divsChild>
                </w:div>
                <w:div w:id="1058625024">
                  <w:marLeft w:val="0"/>
                  <w:marRight w:val="0"/>
                  <w:marTop w:val="0"/>
                  <w:marBottom w:val="0"/>
                  <w:divBdr>
                    <w:top w:val="single" w:sz="2" w:space="1" w:color="FFFFFF"/>
                    <w:left w:val="single" w:sz="2" w:space="12" w:color="FFFFFF"/>
                    <w:bottom w:val="single" w:sz="2" w:space="1" w:color="FFFFFF"/>
                    <w:right w:val="single" w:sz="2" w:space="4" w:color="FFFFFF"/>
                  </w:divBdr>
                  <w:divsChild>
                    <w:div w:id="1452935390">
                      <w:marLeft w:val="0"/>
                      <w:marRight w:val="0"/>
                      <w:marTop w:val="0"/>
                      <w:marBottom w:val="0"/>
                      <w:divBdr>
                        <w:top w:val="none" w:sz="0" w:space="0" w:color="auto"/>
                        <w:left w:val="none" w:sz="0" w:space="0" w:color="auto"/>
                        <w:bottom w:val="none" w:sz="0" w:space="0" w:color="auto"/>
                        <w:right w:val="none" w:sz="0" w:space="0" w:color="auto"/>
                      </w:divBdr>
                    </w:div>
                  </w:divsChild>
                </w:div>
                <w:div w:id="885684770">
                  <w:marLeft w:val="0"/>
                  <w:marRight w:val="0"/>
                  <w:marTop w:val="0"/>
                  <w:marBottom w:val="0"/>
                  <w:divBdr>
                    <w:top w:val="single" w:sz="2" w:space="1" w:color="FFFFFF"/>
                    <w:left w:val="single" w:sz="2" w:space="12" w:color="FFFFFF"/>
                    <w:bottom w:val="single" w:sz="2" w:space="1" w:color="FFFFFF"/>
                    <w:right w:val="single" w:sz="2" w:space="4" w:color="FFFFFF"/>
                  </w:divBdr>
                  <w:divsChild>
                    <w:div w:id="1420448335">
                      <w:marLeft w:val="0"/>
                      <w:marRight w:val="0"/>
                      <w:marTop w:val="0"/>
                      <w:marBottom w:val="0"/>
                      <w:divBdr>
                        <w:top w:val="none" w:sz="0" w:space="0" w:color="auto"/>
                        <w:left w:val="none" w:sz="0" w:space="0" w:color="auto"/>
                        <w:bottom w:val="none" w:sz="0" w:space="0" w:color="auto"/>
                        <w:right w:val="none" w:sz="0" w:space="0" w:color="auto"/>
                      </w:divBdr>
                    </w:div>
                  </w:divsChild>
                </w:div>
                <w:div w:id="420487652">
                  <w:marLeft w:val="0"/>
                  <w:marRight w:val="0"/>
                  <w:marTop w:val="0"/>
                  <w:marBottom w:val="0"/>
                  <w:divBdr>
                    <w:top w:val="single" w:sz="2" w:space="1" w:color="FFFFFF"/>
                    <w:left w:val="single" w:sz="2" w:space="12" w:color="FFFFFF"/>
                    <w:bottom w:val="single" w:sz="2" w:space="1" w:color="FFFFFF"/>
                    <w:right w:val="single" w:sz="2" w:space="4" w:color="FFFFFF"/>
                  </w:divBdr>
                  <w:divsChild>
                    <w:div w:id="200366977">
                      <w:marLeft w:val="0"/>
                      <w:marRight w:val="0"/>
                      <w:marTop w:val="0"/>
                      <w:marBottom w:val="0"/>
                      <w:divBdr>
                        <w:top w:val="none" w:sz="0" w:space="0" w:color="auto"/>
                        <w:left w:val="none" w:sz="0" w:space="0" w:color="auto"/>
                        <w:bottom w:val="none" w:sz="0" w:space="0" w:color="auto"/>
                        <w:right w:val="none" w:sz="0" w:space="0" w:color="auto"/>
                      </w:divBdr>
                    </w:div>
                  </w:divsChild>
                </w:div>
                <w:div w:id="1848904904">
                  <w:marLeft w:val="0"/>
                  <w:marRight w:val="0"/>
                  <w:marTop w:val="0"/>
                  <w:marBottom w:val="0"/>
                  <w:divBdr>
                    <w:top w:val="single" w:sz="2" w:space="1" w:color="FFFFFF"/>
                    <w:left w:val="single" w:sz="2" w:space="12" w:color="FFFFFF"/>
                    <w:bottom w:val="single" w:sz="2" w:space="1" w:color="FFFFFF"/>
                    <w:right w:val="single" w:sz="2" w:space="4" w:color="FFFFFF"/>
                  </w:divBdr>
                  <w:divsChild>
                    <w:div w:id="725683751">
                      <w:marLeft w:val="0"/>
                      <w:marRight w:val="0"/>
                      <w:marTop w:val="0"/>
                      <w:marBottom w:val="0"/>
                      <w:divBdr>
                        <w:top w:val="none" w:sz="0" w:space="0" w:color="auto"/>
                        <w:left w:val="none" w:sz="0" w:space="0" w:color="auto"/>
                        <w:bottom w:val="none" w:sz="0" w:space="0" w:color="auto"/>
                        <w:right w:val="none" w:sz="0" w:space="0" w:color="auto"/>
                      </w:divBdr>
                    </w:div>
                  </w:divsChild>
                </w:div>
                <w:div w:id="1209686925">
                  <w:marLeft w:val="0"/>
                  <w:marRight w:val="0"/>
                  <w:marTop w:val="0"/>
                  <w:marBottom w:val="0"/>
                  <w:divBdr>
                    <w:top w:val="single" w:sz="2" w:space="1" w:color="FFFFFF"/>
                    <w:left w:val="single" w:sz="2" w:space="12" w:color="FFFFFF"/>
                    <w:bottom w:val="single" w:sz="2" w:space="1" w:color="FFFFFF"/>
                    <w:right w:val="single" w:sz="2" w:space="4" w:color="FFFFFF"/>
                  </w:divBdr>
                  <w:divsChild>
                    <w:div w:id="1889606056">
                      <w:marLeft w:val="0"/>
                      <w:marRight w:val="0"/>
                      <w:marTop w:val="0"/>
                      <w:marBottom w:val="0"/>
                      <w:divBdr>
                        <w:top w:val="none" w:sz="0" w:space="0" w:color="auto"/>
                        <w:left w:val="none" w:sz="0" w:space="0" w:color="auto"/>
                        <w:bottom w:val="none" w:sz="0" w:space="0" w:color="auto"/>
                        <w:right w:val="none" w:sz="0" w:space="0" w:color="auto"/>
                      </w:divBdr>
                    </w:div>
                  </w:divsChild>
                </w:div>
                <w:div w:id="1008170723">
                  <w:marLeft w:val="0"/>
                  <w:marRight w:val="0"/>
                  <w:marTop w:val="0"/>
                  <w:marBottom w:val="0"/>
                  <w:divBdr>
                    <w:top w:val="single" w:sz="2" w:space="1" w:color="FFFFFF"/>
                    <w:left w:val="single" w:sz="2" w:space="12" w:color="FFFFFF"/>
                    <w:bottom w:val="single" w:sz="2" w:space="1" w:color="FFFFFF"/>
                    <w:right w:val="single" w:sz="2" w:space="4" w:color="FFFFFF"/>
                  </w:divBdr>
                  <w:divsChild>
                    <w:div w:id="1672564046">
                      <w:marLeft w:val="0"/>
                      <w:marRight w:val="0"/>
                      <w:marTop w:val="0"/>
                      <w:marBottom w:val="0"/>
                      <w:divBdr>
                        <w:top w:val="none" w:sz="0" w:space="0" w:color="auto"/>
                        <w:left w:val="none" w:sz="0" w:space="0" w:color="auto"/>
                        <w:bottom w:val="none" w:sz="0" w:space="0" w:color="auto"/>
                        <w:right w:val="none" w:sz="0" w:space="0" w:color="auto"/>
                      </w:divBdr>
                    </w:div>
                  </w:divsChild>
                </w:div>
                <w:div w:id="2044551473">
                  <w:marLeft w:val="0"/>
                  <w:marRight w:val="0"/>
                  <w:marTop w:val="0"/>
                  <w:marBottom w:val="0"/>
                  <w:divBdr>
                    <w:top w:val="single" w:sz="2" w:space="1" w:color="FFFFFF"/>
                    <w:left w:val="single" w:sz="2" w:space="12" w:color="FFFFFF"/>
                    <w:bottom w:val="single" w:sz="2" w:space="1" w:color="FFFFFF"/>
                    <w:right w:val="single" w:sz="2" w:space="4" w:color="FFFFFF"/>
                  </w:divBdr>
                  <w:divsChild>
                    <w:div w:id="473521178">
                      <w:marLeft w:val="0"/>
                      <w:marRight w:val="0"/>
                      <w:marTop w:val="0"/>
                      <w:marBottom w:val="0"/>
                      <w:divBdr>
                        <w:top w:val="none" w:sz="0" w:space="0" w:color="auto"/>
                        <w:left w:val="none" w:sz="0" w:space="0" w:color="auto"/>
                        <w:bottom w:val="none" w:sz="0" w:space="0" w:color="auto"/>
                        <w:right w:val="none" w:sz="0" w:space="0" w:color="auto"/>
                      </w:divBdr>
                    </w:div>
                  </w:divsChild>
                </w:div>
                <w:div w:id="27610222">
                  <w:marLeft w:val="0"/>
                  <w:marRight w:val="0"/>
                  <w:marTop w:val="0"/>
                  <w:marBottom w:val="0"/>
                  <w:divBdr>
                    <w:top w:val="single" w:sz="2" w:space="1" w:color="FFFFFF"/>
                    <w:left w:val="single" w:sz="2" w:space="12" w:color="FFFFFF"/>
                    <w:bottom w:val="single" w:sz="2" w:space="1" w:color="FFFFFF"/>
                    <w:right w:val="single" w:sz="2" w:space="4" w:color="FFFFFF"/>
                  </w:divBdr>
                  <w:divsChild>
                    <w:div w:id="1024090589">
                      <w:marLeft w:val="0"/>
                      <w:marRight w:val="0"/>
                      <w:marTop w:val="0"/>
                      <w:marBottom w:val="0"/>
                      <w:divBdr>
                        <w:top w:val="none" w:sz="0" w:space="0" w:color="auto"/>
                        <w:left w:val="none" w:sz="0" w:space="0" w:color="auto"/>
                        <w:bottom w:val="none" w:sz="0" w:space="0" w:color="auto"/>
                        <w:right w:val="none" w:sz="0" w:space="0" w:color="auto"/>
                      </w:divBdr>
                    </w:div>
                  </w:divsChild>
                </w:div>
                <w:div w:id="2055301220">
                  <w:marLeft w:val="0"/>
                  <w:marRight w:val="0"/>
                  <w:marTop w:val="0"/>
                  <w:marBottom w:val="0"/>
                  <w:divBdr>
                    <w:top w:val="single" w:sz="2" w:space="1" w:color="FFFFFF"/>
                    <w:left w:val="single" w:sz="2" w:space="12" w:color="FFFFFF"/>
                    <w:bottom w:val="single" w:sz="2" w:space="1" w:color="FFFFFF"/>
                    <w:right w:val="single" w:sz="2" w:space="4" w:color="FFFFFF"/>
                  </w:divBdr>
                  <w:divsChild>
                    <w:div w:id="1124152447">
                      <w:marLeft w:val="0"/>
                      <w:marRight w:val="0"/>
                      <w:marTop w:val="0"/>
                      <w:marBottom w:val="0"/>
                      <w:divBdr>
                        <w:top w:val="none" w:sz="0" w:space="0" w:color="auto"/>
                        <w:left w:val="none" w:sz="0" w:space="0" w:color="auto"/>
                        <w:bottom w:val="none" w:sz="0" w:space="0" w:color="auto"/>
                        <w:right w:val="none" w:sz="0" w:space="0" w:color="auto"/>
                      </w:divBdr>
                    </w:div>
                  </w:divsChild>
                </w:div>
                <w:div w:id="580525865">
                  <w:marLeft w:val="0"/>
                  <w:marRight w:val="0"/>
                  <w:marTop w:val="0"/>
                  <w:marBottom w:val="0"/>
                  <w:divBdr>
                    <w:top w:val="single" w:sz="2" w:space="1" w:color="FFFFFF"/>
                    <w:left w:val="single" w:sz="2" w:space="12" w:color="FFFFFF"/>
                    <w:bottom w:val="single" w:sz="2" w:space="1" w:color="FFFFFF"/>
                    <w:right w:val="single" w:sz="2" w:space="4" w:color="FFFFFF"/>
                  </w:divBdr>
                  <w:divsChild>
                    <w:div w:id="2123651049">
                      <w:marLeft w:val="0"/>
                      <w:marRight w:val="0"/>
                      <w:marTop w:val="0"/>
                      <w:marBottom w:val="0"/>
                      <w:divBdr>
                        <w:top w:val="none" w:sz="0" w:space="0" w:color="auto"/>
                        <w:left w:val="none" w:sz="0" w:space="0" w:color="auto"/>
                        <w:bottom w:val="none" w:sz="0" w:space="0" w:color="auto"/>
                        <w:right w:val="none" w:sz="0" w:space="0" w:color="auto"/>
                      </w:divBdr>
                    </w:div>
                  </w:divsChild>
                </w:div>
                <w:div w:id="1290282594">
                  <w:marLeft w:val="0"/>
                  <w:marRight w:val="0"/>
                  <w:marTop w:val="0"/>
                  <w:marBottom w:val="0"/>
                  <w:divBdr>
                    <w:top w:val="single" w:sz="2" w:space="1" w:color="FFFFFF"/>
                    <w:left w:val="single" w:sz="2" w:space="12" w:color="FFFFFF"/>
                    <w:bottom w:val="single" w:sz="2" w:space="1" w:color="FFFFFF"/>
                    <w:right w:val="single" w:sz="2" w:space="4" w:color="FFFFFF"/>
                  </w:divBdr>
                  <w:divsChild>
                    <w:div w:id="1765684390">
                      <w:marLeft w:val="0"/>
                      <w:marRight w:val="0"/>
                      <w:marTop w:val="0"/>
                      <w:marBottom w:val="0"/>
                      <w:divBdr>
                        <w:top w:val="none" w:sz="0" w:space="0" w:color="auto"/>
                        <w:left w:val="none" w:sz="0" w:space="0" w:color="auto"/>
                        <w:bottom w:val="none" w:sz="0" w:space="0" w:color="auto"/>
                        <w:right w:val="none" w:sz="0" w:space="0" w:color="auto"/>
                      </w:divBdr>
                    </w:div>
                  </w:divsChild>
                </w:div>
                <w:div w:id="1006752">
                  <w:marLeft w:val="0"/>
                  <w:marRight w:val="0"/>
                  <w:marTop w:val="0"/>
                  <w:marBottom w:val="0"/>
                  <w:divBdr>
                    <w:top w:val="single" w:sz="2" w:space="1" w:color="FFFFFF"/>
                    <w:left w:val="single" w:sz="2" w:space="12" w:color="FFFFFF"/>
                    <w:bottom w:val="single" w:sz="2" w:space="1" w:color="FFFFFF"/>
                    <w:right w:val="single" w:sz="2" w:space="4" w:color="FFFFFF"/>
                  </w:divBdr>
                  <w:divsChild>
                    <w:div w:id="446968332">
                      <w:marLeft w:val="0"/>
                      <w:marRight w:val="0"/>
                      <w:marTop w:val="0"/>
                      <w:marBottom w:val="0"/>
                      <w:divBdr>
                        <w:top w:val="none" w:sz="0" w:space="0" w:color="auto"/>
                        <w:left w:val="none" w:sz="0" w:space="0" w:color="auto"/>
                        <w:bottom w:val="none" w:sz="0" w:space="0" w:color="auto"/>
                        <w:right w:val="none" w:sz="0" w:space="0" w:color="auto"/>
                      </w:divBdr>
                    </w:div>
                  </w:divsChild>
                </w:div>
                <w:div w:id="1662346153">
                  <w:marLeft w:val="0"/>
                  <w:marRight w:val="0"/>
                  <w:marTop w:val="0"/>
                  <w:marBottom w:val="0"/>
                  <w:divBdr>
                    <w:top w:val="single" w:sz="2" w:space="1" w:color="FFFFFF"/>
                    <w:left w:val="single" w:sz="2" w:space="12" w:color="FFFFFF"/>
                    <w:bottom w:val="single" w:sz="2" w:space="1" w:color="FFFFFF"/>
                    <w:right w:val="single" w:sz="2" w:space="4" w:color="FFFFFF"/>
                  </w:divBdr>
                  <w:divsChild>
                    <w:div w:id="269704184">
                      <w:marLeft w:val="0"/>
                      <w:marRight w:val="0"/>
                      <w:marTop w:val="0"/>
                      <w:marBottom w:val="0"/>
                      <w:divBdr>
                        <w:top w:val="none" w:sz="0" w:space="0" w:color="auto"/>
                        <w:left w:val="none" w:sz="0" w:space="0" w:color="auto"/>
                        <w:bottom w:val="none" w:sz="0" w:space="0" w:color="auto"/>
                        <w:right w:val="none" w:sz="0" w:space="0" w:color="auto"/>
                      </w:divBdr>
                    </w:div>
                  </w:divsChild>
                </w:div>
                <w:div w:id="1067220661">
                  <w:marLeft w:val="0"/>
                  <w:marRight w:val="0"/>
                  <w:marTop w:val="0"/>
                  <w:marBottom w:val="0"/>
                  <w:divBdr>
                    <w:top w:val="single" w:sz="2" w:space="1" w:color="FFFFFF"/>
                    <w:left w:val="single" w:sz="2" w:space="12" w:color="FFFFFF"/>
                    <w:bottom w:val="single" w:sz="2" w:space="1" w:color="FFFFFF"/>
                    <w:right w:val="single" w:sz="2" w:space="4" w:color="FFFFFF"/>
                  </w:divBdr>
                  <w:divsChild>
                    <w:div w:id="1816489806">
                      <w:marLeft w:val="0"/>
                      <w:marRight w:val="0"/>
                      <w:marTop w:val="0"/>
                      <w:marBottom w:val="0"/>
                      <w:divBdr>
                        <w:top w:val="none" w:sz="0" w:space="0" w:color="auto"/>
                        <w:left w:val="none" w:sz="0" w:space="0" w:color="auto"/>
                        <w:bottom w:val="none" w:sz="0" w:space="0" w:color="auto"/>
                        <w:right w:val="none" w:sz="0" w:space="0" w:color="auto"/>
                      </w:divBdr>
                    </w:div>
                  </w:divsChild>
                </w:div>
                <w:div w:id="259264348">
                  <w:marLeft w:val="0"/>
                  <w:marRight w:val="0"/>
                  <w:marTop w:val="0"/>
                  <w:marBottom w:val="0"/>
                  <w:divBdr>
                    <w:top w:val="single" w:sz="2" w:space="1" w:color="FFFFFF"/>
                    <w:left w:val="single" w:sz="2" w:space="12" w:color="FFFFFF"/>
                    <w:bottom w:val="single" w:sz="2" w:space="1" w:color="FFFFFF"/>
                    <w:right w:val="single" w:sz="2" w:space="4" w:color="FFFFFF"/>
                  </w:divBdr>
                  <w:divsChild>
                    <w:div w:id="389306902">
                      <w:marLeft w:val="0"/>
                      <w:marRight w:val="0"/>
                      <w:marTop w:val="0"/>
                      <w:marBottom w:val="0"/>
                      <w:divBdr>
                        <w:top w:val="none" w:sz="0" w:space="0" w:color="auto"/>
                        <w:left w:val="none" w:sz="0" w:space="0" w:color="auto"/>
                        <w:bottom w:val="none" w:sz="0" w:space="0" w:color="auto"/>
                        <w:right w:val="none" w:sz="0" w:space="0" w:color="auto"/>
                      </w:divBdr>
                    </w:div>
                  </w:divsChild>
                </w:div>
                <w:div w:id="963921113">
                  <w:marLeft w:val="0"/>
                  <w:marRight w:val="0"/>
                  <w:marTop w:val="0"/>
                  <w:marBottom w:val="0"/>
                  <w:divBdr>
                    <w:top w:val="single" w:sz="2" w:space="1" w:color="FFFFFF"/>
                    <w:left w:val="single" w:sz="2" w:space="12" w:color="FFFFFF"/>
                    <w:bottom w:val="single" w:sz="2" w:space="1" w:color="FFFFFF"/>
                    <w:right w:val="single" w:sz="2" w:space="4" w:color="FFFFFF"/>
                  </w:divBdr>
                  <w:divsChild>
                    <w:div w:id="923149993">
                      <w:marLeft w:val="0"/>
                      <w:marRight w:val="0"/>
                      <w:marTop w:val="0"/>
                      <w:marBottom w:val="0"/>
                      <w:divBdr>
                        <w:top w:val="none" w:sz="0" w:space="0" w:color="auto"/>
                        <w:left w:val="none" w:sz="0" w:space="0" w:color="auto"/>
                        <w:bottom w:val="none" w:sz="0" w:space="0" w:color="auto"/>
                        <w:right w:val="none" w:sz="0" w:space="0" w:color="auto"/>
                      </w:divBdr>
                    </w:div>
                  </w:divsChild>
                </w:div>
                <w:div w:id="440564760">
                  <w:marLeft w:val="0"/>
                  <w:marRight w:val="0"/>
                  <w:marTop w:val="0"/>
                  <w:marBottom w:val="0"/>
                  <w:divBdr>
                    <w:top w:val="single" w:sz="2" w:space="1" w:color="FFFFFF"/>
                    <w:left w:val="single" w:sz="2" w:space="12" w:color="FFFFFF"/>
                    <w:bottom w:val="single" w:sz="2" w:space="1" w:color="FFFFFF"/>
                    <w:right w:val="single" w:sz="2" w:space="4" w:color="FFFFFF"/>
                  </w:divBdr>
                  <w:divsChild>
                    <w:div w:id="1414282198">
                      <w:marLeft w:val="0"/>
                      <w:marRight w:val="0"/>
                      <w:marTop w:val="0"/>
                      <w:marBottom w:val="0"/>
                      <w:divBdr>
                        <w:top w:val="none" w:sz="0" w:space="0" w:color="auto"/>
                        <w:left w:val="none" w:sz="0" w:space="0" w:color="auto"/>
                        <w:bottom w:val="none" w:sz="0" w:space="0" w:color="auto"/>
                        <w:right w:val="none" w:sz="0" w:space="0" w:color="auto"/>
                      </w:divBdr>
                    </w:div>
                  </w:divsChild>
                </w:div>
                <w:div w:id="2066758159">
                  <w:marLeft w:val="0"/>
                  <w:marRight w:val="0"/>
                  <w:marTop w:val="0"/>
                  <w:marBottom w:val="0"/>
                  <w:divBdr>
                    <w:top w:val="single" w:sz="2" w:space="1" w:color="FFFFFF"/>
                    <w:left w:val="single" w:sz="2" w:space="12" w:color="FFFFFF"/>
                    <w:bottom w:val="single" w:sz="2" w:space="1" w:color="FFFFFF"/>
                    <w:right w:val="single" w:sz="2" w:space="4" w:color="FFFFFF"/>
                  </w:divBdr>
                  <w:divsChild>
                    <w:div w:id="1105996232">
                      <w:marLeft w:val="0"/>
                      <w:marRight w:val="0"/>
                      <w:marTop w:val="0"/>
                      <w:marBottom w:val="0"/>
                      <w:divBdr>
                        <w:top w:val="none" w:sz="0" w:space="0" w:color="auto"/>
                        <w:left w:val="none" w:sz="0" w:space="0" w:color="auto"/>
                        <w:bottom w:val="none" w:sz="0" w:space="0" w:color="auto"/>
                        <w:right w:val="none" w:sz="0" w:space="0" w:color="auto"/>
                      </w:divBdr>
                    </w:div>
                  </w:divsChild>
                </w:div>
                <w:div w:id="1481924122">
                  <w:marLeft w:val="0"/>
                  <w:marRight w:val="0"/>
                  <w:marTop w:val="0"/>
                  <w:marBottom w:val="0"/>
                  <w:divBdr>
                    <w:top w:val="single" w:sz="2" w:space="1" w:color="FFFFFF"/>
                    <w:left w:val="single" w:sz="2" w:space="12" w:color="FFFFFF"/>
                    <w:bottom w:val="single" w:sz="2" w:space="1" w:color="FFFFFF"/>
                    <w:right w:val="single" w:sz="2" w:space="4" w:color="FFFFFF"/>
                  </w:divBdr>
                  <w:divsChild>
                    <w:div w:id="1766070199">
                      <w:marLeft w:val="0"/>
                      <w:marRight w:val="0"/>
                      <w:marTop w:val="0"/>
                      <w:marBottom w:val="0"/>
                      <w:divBdr>
                        <w:top w:val="none" w:sz="0" w:space="0" w:color="auto"/>
                        <w:left w:val="none" w:sz="0" w:space="0" w:color="auto"/>
                        <w:bottom w:val="none" w:sz="0" w:space="0" w:color="auto"/>
                        <w:right w:val="none" w:sz="0" w:space="0" w:color="auto"/>
                      </w:divBdr>
                    </w:div>
                  </w:divsChild>
                </w:div>
                <w:div w:id="1285233114">
                  <w:marLeft w:val="0"/>
                  <w:marRight w:val="0"/>
                  <w:marTop w:val="0"/>
                  <w:marBottom w:val="0"/>
                  <w:divBdr>
                    <w:top w:val="single" w:sz="2" w:space="1" w:color="FFFFFF"/>
                    <w:left w:val="single" w:sz="2" w:space="12" w:color="FFFFFF"/>
                    <w:bottom w:val="single" w:sz="2" w:space="1" w:color="FFFFFF"/>
                    <w:right w:val="single" w:sz="2" w:space="4" w:color="FFFFFF"/>
                  </w:divBdr>
                  <w:divsChild>
                    <w:div w:id="677388903">
                      <w:marLeft w:val="0"/>
                      <w:marRight w:val="0"/>
                      <w:marTop w:val="0"/>
                      <w:marBottom w:val="0"/>
                      <w:divBdr>
                        <w:top w:val="none" w:sz="0" w:space="0" w:color="auto"/>
                        <w:left w:val="none" w:sz="0" w:space="0" w:color="auto"/>
                        <w:bottom w:val="none" w:sz="0" w:space="0" w:color="auto"/>
                        <w:right w:val="none" w:sz="0" w:space="0" w:color="auto"/>
                      </w:divBdr>
                    </w:div>
                  </w:divsChild>
                </w:div>
                <w:div w:id="2024168151">
                  <w:marLeft w:val="0"/>
                  <w:marRight w:val="0"/>
                  <w:marTop w:val="0"/>
                  <w:marBottom w:val="0"/>
                  <w:divBdr>
                    <w:top w:val="single" w:sz="2" w:space="1" w:color="FFFFFF"/>
                    <w:left w:val="single" w:sz="2" w:space="12" w:color="FFFFFF"/>
                    <w:bottom w:val="single" w:sz="2" w:space="1" w:color="FFFFFF"/>
                    <w:right w:val="single" w:sz="2" w:space="4" w:color="FFFFFF"/>
                  </w:divBdr>
                  <w:divsChild>
                    <w:div w:id="1464225847">
                      <w:marLeft w:val="0"/>
                      <w:marRight w:val="0"/>
                      <w:marTop w:val="0"/>
                      <w:marBottom w:val="0"/>
                      <w:divBdr>
                        <w:top w:val="none" w:sz="0" w:space="0" w:color="auto"/>
                        <w:left w:val="none" w:sz="0" w:space="0" w:color="auto"/>
                        <w:bottom w:val="none" w:sz="0" w:space="0" w:color="auto"/>
                        <w:right w:val="none" w:sz="0" w:space="0" w:color="auto"/>
                      </w:divBdr>
                    </w:div>
                  </w:divsChild>
                </w:div>
                <w:div w:id="1114592087">
                  <w:marLeft w:val="0"/>
                  <w:marRight w:val="0"/>
                  <w:marTop w:val="0"/>
                  <w:marBottom w:val="0"/>
                  <w:divBdr>
                    <w:top w:val="single" w:sz="2" w:space="1" w:color="FFFFFF"/>
                    <w:left w:val="single" w:sz="2" w:space="12" w:color="FFFFFF"/>
                    <w:bottom w:val="single" w:sz="2" w:space="1" w:color="FFFFFF"/>
                    <w:right w:val="single" w:sz="2" w:space="4" w:color="FFFFFF"/>
                  </w:divBdr>
                  <w:divsChild>
                    <w:div w:id="322971716">
                      <w:marLeft w:val="0"/>
                      <w:marRight w:val="0"/>
                      <w:marTop w:val="0"/>
                      <w:marBottom w:val="0"/>
                      <w:divBdr>
                        <w:top w:val="none" w:sz="0" w:space="0" w:color="auto"/>
                        <w:left w:val="none" w:sz="0" w:space="0" w:color="auto"/>
                        <w:bottom w:val="none" w:sz="0" w:space="0" w:color="auto"/>
                        <w:right w:val="none" w:sz="0" w:space="0" w:color="auto"/>
                      </w:divBdr>
                    </w:div>
                  </w:divsChild>
                </w:div>
                <w:div w:id="965039775">
                  <w:marLeft w:val="0"/>
                  <w:marRight w:val="0"/>
                  <w:marTop w:val="0"/>
                  <w:marBottom w:val="0"/>
                  <w:divBdr>
                    <w:top w:val="single" w:sz="2" w:space="1" w:color="FFFFFF"/>
                    <w:left w:val="single" w:sz="2" w:space="12" w:color="FFFFFF"/>
                    <w:bottom w:val="single" w:sz="2" w:space="4" w:color="FFFFFF"/>
                    <w:right w:val="single" w:sz="2" w:space="4" w:color="FFFFFF"/>
                  </w:divBdr>
                  <w:divsChild>
                    <w:div w:id="13773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154648">
          <w:marLeft w:val="0"/>
          <w:marRight w:val="0"/>
          <w:marTop w:val="0"/>
          <w:marBottom w:val="335"/>
          <w:divBdr>
            <w:top w:val="none" w:sz="0" w:space="0" w:color="auto"/>
            <w:left w:val="none" w:sz="0" w:space="0" w:color="auto"/>
            <w:bottom w:val="none" w:sz="0" w:space="0" w:color="auto"/>
            <w:right w:val="none" w:sz="0" w:space="0" w:color="auto"/>
          </w:divBdr>
          <w:divsChild>
            <w:div w:id="937174858">
              <w:marLeft w:val="0"/>
              <w:marRight w:val="0"/>
              <w:marTop w:val="0"/>
              <w:marBottom w:val="0"/>
              <w:divBdr>
                <w:top w:val="none" w:sz="0" w:space="0" w:color="auto"/>
                <w:left w:val="none" w:sz="0" w:space="0" w:color="auto"/>
                <w:bottom w:val="none" w:sz="0" w:space="0" w:color="auto"/>
                <w:right w:val="none" w:sz="0" w:space="0" w:color="auto"/>
              </w:divBdr>
              <w:divsChild>
                <w:div w:id="1276401188">
                  <w:marLeft w:val="0"/>
                  <w:marRight w:val="0"/>
                  <w:marTop w:val="0"/>
                  <w:marBottom w:val="0"/>
                  <w:divBdr>
                    <w:top w:val="single" w:sz="2" w:space="4" w:color="FFFFFF"/>
                    <w:left w:val="single" w:sz="2" w:space="12" w:color="FFFFFF"/>
                    <w:bottom w:val="single" w:sz="2" w:space="1" w:color="FFFFFF"/>
                    <w:right w:val="single" w:sz="2" w:space="4" w:color="FFFFFF"/>
                  </w:divBdr>
                  <w:divsChild>
                    <w:div w:id="1986620108">
                      <w:marLeft w:val="0"/>
                      <w:marRight w:val="0"/>
                      <w:marTop w:val="0"/>
                      <w:marBottom w:val="0"/>
                      <w:divBdr>
                        <w:top w:val="none" w:sz="0" w:space="0" w:color="auto"/>
                        <w:left w:val="none" w:sz="0" w:space="0" w:color="auto"/>
                        <w:bottom w:val="none" w:sz="0" w:space="0" w:color="auto"/>
                        <w:right w:val="none" w:sz="0" w:space="0" w:color="auto"/>
                      </w:divBdr>
                    </w:div>
                  </w:divsChild>
                </w:div>
                <w:div w:id="896237069">
                  <w:marLeft w:val="0"/>
                  <w:marRight w:val="0"/>
                  <w:marTop w:val="0"/>
                  <w:marBottom w:val="0"/>
                  <w:divBdr>
                    <w:top w:val="single" w:sz="2" w:space="1" w:color="FFFFFF"/>
                    <w:left w:val="single" w:sz="2" w:space="12" w:color="FFFFFF"/>
                    <w:bottom w:val="single" w:sz="2" w:space="1" w:color="FFFFFF"/>
                    <w:right w:val="single" w:sz="2" w:space="4" w:color="FFFFFF"/>
                  </w:divBdr>
                  <w:divsChild>
                    <w:div w:id="1131166665">
                      <w:marLeft w:val="0"/>
                      <w:marRight w:val="0"/>
                      <w:marTop w:val="0"/>
                      <w:marBottom w:val="0"/>
                      <w:divBdr>
                        <w:top w:val="none" w:sz="0" w:space="0" w:color="auto"/>
                        <w:left w:val="none" w:sz="0" w:space="0" w:color="auto"/>
                        <w:bottom w:val="none" w:sz="0" w:space="0" w:color="auto"/>
                        <w:right w:val="none" w:sz="0" w:space="0" w:color="auto"/>
                      </w:divBdr>
                    </w:div>
                  </w:divsChild>
                </w:div>
                <w:div w:id="1432774750">
                  <w:marLeft w:val="0"/>
                  <w:marRight w:val="0"/>
                  <w:marTop w:val="0"/>
                  <w:marBottom w:val="0"/>
                  <w:divBdr>
                    <w:top w:val="single" w:sz="2" w:space="1" w:color="FFFFFF"/>
                    <w:left w:val="single" w:sz="2" w:space="12" w:color="FFFFFF"/>
                    <w:bottom w:val="single" w:sz="2" w:space="1" w:color="FFFFFF"/>
                    <w:right w:val="single" w:sz="2" w:space="4" w:color="FFFFFF"/>
                  </w:divBdr>
                  <w:divsChild>
                    <w:div w:id="1396507967">
                      <w:marLeft w:val="0"/>
                      <w:marRight w:val="0"/>
                      <w:marTop w:val="0"/>
                      <w:marBottom w:val="0"/>
                      <w:divBdr>
                        <w:top w:val="none" w:sz="0" w:space="0" w:color="auto"/>
                        <w:left w:val="none" w:sz="0" w:space="0" w:color="auto"/>
                        <w:bottom w:val="none" w:sz="0" w:space="0" w:color="auto"/>
                        <w:right w:val="none" w:sz="0" w:space="0" w:color="auto"/>
                      </w:divBdr>
                    </w:div>
                  </w:divsChild>
                </w:div>
                <w:div w:id="641613878">
                  <w:marLeft w:val="0"/>
                  <w:marRight w:val="0"/>
                  <w:marTop w:val="0"/>
                  <w:marBottom w:val="0"/>
                  <w:divBdr>
                    <w:top w:val="single" w:sz="2" w:space="1" w:color="FFFFFF"/>
                    <w:left w:val="single" w:sz="2" w:space="12" w:color="FFFFFF"/>
                    <w:bottom w:val="single" w:sz="2" w:space="1" w:color="FFFFFF"/>
                    <w:right w:val="single" w:sz="2" w:space="4" w:color="FFFFFF"/>
                  </w:divBdr>
                  <w:divsChild>
                    <w:div w:id="1919049529">
                      <w:marLeft w:val="0"/>
                      <w:marRight w:val="0"/>
                      <w:marTop w:val="0"/>
                      <w:marBottom w:val="0"/>
                      <w:divBdr>
                        <w:top w:val="none" w:sz="0" w:space="0" w:color="auto"/>
                        <w:left w:val="none" w:sz="0" w:space="0" w:color="auto"/>
                        <w:bottom w:val="none" w:sz="0" w:space="0" w:color="auto"/>
                        <w:right w:val="none" w:sz="0" w:space="0" w:color="auto"/>
                      </w:divBdr>
                    </w:div>
                  </w:divsChild>
                </w:div>
                <w:div w:id="708533324">
                  <w:marLeft w:val="0"/>
                  <w:marRight w:val="0"/>
                  <w:marTop w:val="0"/>
                  <w:marBottom w:val="0"/>
                  <w:divBdr>
                    <w:top w:val="single" w:sz="2" w:space="1" w:color="FFFFFF"/>
                    <w:left w:val="single" w:sz="2" w:space="12" w:color="FFFFFF"/>
                    <w:bottom w:val="single" w:sz="2" w:space="1" w:color="FFFFFF"/>
                    <w:right w:val="single" w:sz="2" w:space="4" w:color="FFFFFF"/>
                  </w:divBdr>
                  <w:divsChild>
                    <w:div w:id="1656912806">
                      <w:marLeft w:val="0"/>
                      <w:marRight w:val="0"/>
                      <w:marTop w:val="0"/>
                      <w:marBottom w:val="0"/>
                      <w:divBdr>
                        <w:top w:val="none" w:sz="0" w:space="0" w:color="auto"/>
                        <w:left w:val="none" w:sz="0" w:space="0" w:color="auto"/>
                        <w:bottom w:val="none" w:sz="0" w:space="0" w:color="auto"/>
                        <w:right w:val="none" w:sz="0" w:space="0" w:color="auto"/>
                      </w:divBdr>
                    </w:div>
                  </w:divsChild>
                </w:div>
                <w:div w:id="1280988117">
                  <w:marLeft w:val="0"/>
                  <w:marRight w:val="0"/>
                  <w:marTop w:val="0"/>
                  <w:marBottom w:val="0"/>
                  <w:divBdr>
                    <w:top w:val="single" w:sz="2" w:space="1" w:color="FFFFFF"/>
                    <w:left w:val="single" w:sz="2" w:space="12" w:color="FFFFFF"/>
                    <w:bottom w:val="single" w:sz="2" w:space="1" w:color="FFFFFF"/>
                    <w:right w:val="single" w:sz="2" w:space="4" w:color="FFFFFF"/>
                  </w:divBdr>
                  <w:divsChild>
                    <w:div w:id="2145806328">
                      <w:marLeft w:val="0"/>
                      <w:marRight w:val="0"/>
                      <w:marTop w:val="0"/>
                      <w:marBottom w:val="0"/>
                      <w:divBdr>
                        <w:top w:val="none" w:sz="0" w:space="0" w:color="auto"/>
                        <w:left w:val="none" w:sz="0" w:space="0" w:color="auto"/>
                        <w:bottom w:val="none" w:sz="0" w:space="0" w:color="auto"/>
                        <w:right w:val="none" w:sz="0" w:space="0" w:color="auto"/>
                      </w:divBdr>
                    </w:div>
                  </w:divsChild>
                </w:div>
                <w:div w:id="1958019656">
                  <w:marLeft w:val="0"/>
                  <w:marRight w:val="0"/>
                  <w:marTop w:val="0"/>
                  <w:marBottom w:val="0"/>
                  <w:divBdr>
                    <w:top w:val="single" w:sz="2" w:space="1" w:color="FFFFFF"/>
                    <w:left w:val="single" w:sz="2" w:space="12" w:color="FFFFFF"/>
                    <w:bottom w:val="single" w:sz="2" w:space="1" w:color="FFFFFF"/>
                    <w:right w:val="single" w:sz="2" w:space="4" w:color="FFFFFF"/>
                  </w:divBdr>
                  <w:divsChild>
                    <w:div w:id="766735154">
                      <w:marLeft w:val="0"/>
                      <w:marRight w:val="0"/>
                      <w:marTop w:val="0"/>
                      <w:marBottom w:val="0"/>
                      <w:divBdr>
                        <w:top w:val="none" w:sz="0" w:space="0" w:color="auto"/>
                        <w:left w:val="none" w:sz="0" w:space="0" w:color="auto"/>
                        <w:bottom w:val="none" w:sz="0" w:space="0" w:color="auto"/>
                        <w:right w:val="none" w:sz="0" w:space="0" w:color="auto"/>
                      </w:divBdr>
                    </w:div>
                  </w:divsChild>
                </w:div>
                <w:div w:id="1131166996">
                  <w:marLeft w:val="0"/>
                  <w:marRight w:val="0"/>
                  <w:marTop w:val="0"/>
                  <w:marBottom w:val="0"/>
                  <w:divBdr>
                    <w:top w:val="single" w:sz="2" w:space="1" w:color="FFFFFF"/>
                    <w:left w:val="single" w:sz="2" w:space="12" w:color="FFFFFF"/>
                    <w:bottom w:val="single" w:sz="2" w:space="1" w:color="FFFFFF"/>
                    <w:right w:val="single" w:sz="2" w:space="4" w:color="FFFFFF"/>
                  </w:divBdr>
                  <w:divsChild>
                    <w:div w:id="5911801">
                      <w:marLeft w:val="0"/>
                      <w:marRight w:val="0"/>
                      <w:marTop w:val="0"/>
                      <w:marBottom w:val="0"/>
                      <w:divBdr>
                        <w:top w:val="none" w:sz="0" w:space="0" w:color="auto"/>
                        <w:left w:val="none" w:sz="0" w:space="0" w:color="auto"/>
                        <w:bottom w:val="none" w:sz="0" w:space="0" w:color="auto"/>
                        <w:right w:val="none" w:sz="0" w:space="0" w:color="auto"/>
                      </w:divBdr>
                    </w:div>
                  </w:divsChild>
                </w:div>
                <w:div w:id="1496414299">
                  <w:marLeft w:val="0"/>
                  <w:marRight w:val="0"/>
                  <w:marTop w:val="0"/>
                  <w:marBottom w:val="0"/>
                  <w:divBdr>
                    <w:top w:val="single" w:sz="2" w:space="1" w:color="FFFFFF"/>
                    <w:left w:val="single" w:sz="2" w:space="12" w:color="FFFFFF"/>
                    <w:bottom w:val="single" w:sz="2" w:space="1" w:color="FFFFFF"/>
                    <w:right w:val="single" w:sz="2" w:space="4" w:color="FFFFFF"/>
                  </w:divBdr>
                  <w:divsChild>
                    <w:div w:id="809899869">
                      <w:marLeft w:val="0"/>
                      <w:marRight w:val="0"/>
                      <w:marTop w:val="0"/>
                      <w:marBottom w:val="0"/>
                      <w:divBdr>
                        <w:top w:val="none" w:sz="0" w:space="0" w:color="auto"/>
                        <w:left w:val="none" w:sz="0" w:space="0" w:color="auto"/>
                        <w:bottom w:val="none" w:sz="0" w:space="0" w:color="auto"/>
                        <w:right w:val="none" w:sz="0" w:space="0" w:color="auto"/>
                      </w:divBdr>
                    </w:div>
                  </w:divsChild>
                </w:div>
                <w:div w:id="15933040">
                  <w:marLeft w:val="0"/>
                  <w:marRight w:val="0"/>
                  <w:marTop w:val="0"/>
                  <w:marBottom w:val="0"/>
                  <w:divBdr>
                    <w:top w:val="single" w:sz="2" w:space="1" w:color="FFFFFF"/>
                    <w:left w:val="single" w:sz="2" w:space="12" w:color="FFFFFF"/>
                    <w:bottom w:val="single" w:sz="2" w:space="1" w:color="FFFFFF"/>
                    <w:right w:val="single" w:sz="2" w:space="4" w:color="FFFFFF"/>
                  </w:divBdr>
                  <w:divsChild>
                    <w:div w:id="1912737072">
                      <w:marLeft w:val="0"/>
                      <w:marRight w:val="0"/>
                      <w:marTop w:val="0"/>
                      <w:marBottom w:val="0"/>
                      <w:divBdr>
                        <w:top w:val="none" w:sz="0" w:space="0" w:color="auto"/>
                        <w:left w:val="none" w:sz="0" w:space="0" w:color="auto"/>
                        <w:bottom w:val="none" w:sz="0" w:space="0" w:color="auto"/>
                        <w:right w:val="none" w:sz="0" w:space="0" w:color="auto"/>
                      </w:divBdr>
                    </w:div>
                  </w:divsChild>
                </w:div>
                <w:div w:id="859591510">
                  <w:marLeft w:val="0"/>
                  <w:marRight w:val="0"/>
                  <w:marTop w:val="0"/>
                  <w:marBottom w:val="0"/>
                  <w:divBdr>
                    <w:top w:val="single" w:sz="2" w:space="1" w:color="FFFFFF"/>
                    <w:left w:val="single" w:sz="2" w:space="12" w:color="FFFFFF"/>
                    <w:bottom w:val="single" w:sz="2" w:space="1" w:color="FFFFFF"/>
                    <w:right w:val="single" w:sz="2" w:space="4" w:color="FFFFFF"/>
                  </w:divBdr>
                  <w:divsChild>
                    <w:div w:id="1294796682">
                      <w:marLeft w:val="0"/>
                      <w:marRight w:val="0"/>
                      <w:marTop w:val="0"/>
                      <w:marBottom w:val="0"/>
                      <w:divBdr>
                        <w:top w:val="none" w:sz="0" w:space="0" w:color="auto"/>
                        <w:left w:val="none" w:sz="0" w:space="0" w:color="auto"/>
                        <w:bottom w:val="none" w:sz="0" w:space="0" w:color="auto"/>
                        <w:right w:val="none" w:sz="0" w:space="0" w:color="auto"/>
                      </w:divBdr>
                    </w:div>
                  </w:divsChild>
                </w:div>
                <w:div w:id="681510283">
                  <w:marLeft w:val="0"/>
                  <w:marRight w:val="0"/>
                  <w:marTop w:val="0"/>
                  <w:marBottom w:val="0"/>
                  <w:divBdr>
                    <w:top w:val="single" w:sz="2" w:space="1" w:color="FFFFFF"/>
                    <w:left w:val="single" w:sz="2" w:space="12" w:color="FFFFFF"/>
                    <w:bottom w:val="single" w:sz="2" w:space="1" w:color="FFFFFF"/>
                    <w:right w:val="single" w:sz="2" w:space="4" w:color="FFFFFF"/>
                  </w:divBdr>
                  <w:divsChild>
                    <w:div w:id="749085930">
                      <w:marLeft w:val="0"/>
                      <w:marRight w:val="0"/>
                      <w:marTop w:val="0"/>
                      <w:marBottom w:val="0"/>
                      <w:divBdr>
                        <w:top w:val="none" w:sz="0" w:space="0" w:color="auto"/>
                        <w:left w:val="none" w:sz="0" w:space="0" w:color="auto"/>
                        <w:bottom w:val="none" w:sz="0" w:space="0" w:color="auto"/>
                        <w:right w:val="none" w:sz="0" w:space="0" w:color="auto"/>
                      </w:divBdr>
                    </w:div>
                  </w:divsChild>
                </w:div>
                <w:div w:id="1813669679">
                  <w:marLeft w:val="0"/>
                  <w:marRight w:val="0"/>
                  <w:marTop w:val="0"/>
                  <w:marBottom w:val="0"/>
                  <w:divBdr>
                    <w:top w:val="single" w:sz="2" w:space="1" w:color="FFFFFF"/>
                    <w:left w:val="single" w:sz="2" w:space="12" w:color="FFFFFF"/>
                    <w:bottom w:val="single" w:sz="2" w:space="1" w:color="FFFFFF"/>
                    <w:right w:val="single" w:sz="2" w:space="4" w:color="FFFFFF"/>
                  </w:divBdr>
                  <w:divsChild>
                    <w:div w:id="791434752">
                      <w:marLeft w:val="0"/>
                      <w:marRight w:val="0"/>
                      <w:marTop w:val="0"/>
                      <w:marBottom w:val="0"/>
                      <w:divBdr>
                        <w:top w:val="none" w:sz="0" w:space="0" w:color="auto"/>
                        <w:left w:val="none" w:sz="0" w:space="0" w:color="auto"/>
                        <w:bottom w:val="none" w:sz="0" w:space="0" w:color="auto"/>
                        <w:right w:val="none" w:sz="0" w:space="0" w:color="auto"/>
                      </w:divBdr>
                    </w:div>
                  </w:divsChild>
                </w:div>
                <w:div w:id="1107044958">
                  <w:marLeft w:val="0"/>
                  <w:marRight w:val="0"/>
                  <w:marTop w:val="0"/>
                  <w:marBottom w:val="0"/>
                  <w:divBdr>
                    <w:top w:val="single" w:sz="2" w:space="1" w:color="FFFFFF"/>
                    <w:left w:val="single" w:sz="2" w:space="12" w:color="FFFFFF"/>
                    <w:bottom w:val="single" w:sz="2" w:space="1" w:color="FFFFFF"/>
                    <w:right w:val="single" w:sz="2" w:space="4" w:color="FFFFFF"/>
                  </w:divBdr>
                  <w:divsChild>
                    <w:div w:id="376204454">
                      <w:marLeft w:val="0"/>
                      <w:marRight w:val="0"/>
                      <w:marTop w:val="0"/>
                      <w:marBottom w:val="0"/>
                      <w:divBdr>
                        <w:top w:val="none" w:sz="0" w:space="0" w:color="auto"/>
                        <w:left w:val="none" w:sz="0" w:space="0" w:color="auto"/>
                        <w:bottom w:val="none" w:sz="0" w:space="0" w:color="auto"/>
                        <w:right w:val="none" w:sz="0" w:space="0" w:color="auto"/>
                      </w:divBdr>
                    </w:div>
                  </w:divsChild>
                </w:div>
                <w:div w:id="481846875">
                  <w:marLeft w:val="0"/>
                  <w:marRight w:val="0"/>
                  <w:marTop w:val="0"/>
                  <w:marBottom w:val="0"/>
                  <w:divBdr>
                    <w:top w:val="single" w:sz="2" w:space="1" w:color="FFFFFF"/>
                    <w:left w:val="single" w:sz="2" w:space="12" w:color="FFFFFF"/>
                    <w:bottom w:val="single" w:sz="2" w:space="1" w:color="FFFFFF"/>
                    <w:right w:val="single" w:sz="2" w:space="4" w:color="FFFFFF"/>
                  </w:divBdr>
                  <w:divsChild>
                    <w:div w:id="1659648325">
                      <w:marLeft w:val="0"/>
                      <w:marRight w:val="0"/>
                      <w:marTop w:val="0"/>
                      <w:marBottom w:val="0"/>
                      <w:divBdr>
                        <w:top w:val="none" w:sz="0" w:space="0" w:color="auto"/>
                        <w:left w:val="none" w:sz="0" w:space="0" w:color="auto"/>
                        <w:bottom w:val="none" w:sz="0" w:space="0" w:color="auto"/>
                        <w:right w:val="none" w:sz="0" w:space="0" w:color="auto"/>
                      </w:divBdr>
                    </w:div>
                  </w:divsChild>
                </w:div>
                <w:div w:id="647128978">
                  <w:marLeft w:val="0"/>
                  <w:marRight w:val="0"/>
                  <w:marTop w:val="0"/>
                  <w:marBottom w:val="0"/>
                  <w:divBdr>
                    <w:top w:val="single" w:sz="2" w:space="1" w:color="FFFFFF"/>
                    <w:left w:val="single" w:sz="2" w:space="12" w:color="FFFFFF"/>
                    <w:bottom w:val="single" w:sz="2" w:space="1" w:color="FFFFFF"/>
                    <w:right w:val="single" w:sz="2" w:space="4" w:color="FFFFFF"/>
                  </w:divBdr>
                  <w:divsChild>
                    <w:div w:id="1294096434">
                      <w:marLeft w:val="0"/>
                      <w:marRight w:val="0"/>
                      <w:marTop w:val="0"/>
                      <w:marBottom w:val="0"/>
                      <w:divBdr>
                        <w:top w:val="none" w:sz="0" w:space="0" w:color="auto"/>
                        <w:left w:val="none" w:sz="0" w:space="0" w:color="auto"/>
                        <w:bottom w:val="none" w:sz="0" w:space="0" w:color="auto"/>
                        <w:right w:val="none" w:sz="0" w:space="0" w:color="auto"/>
                      </w:divBdr>
                    </w:div>
                  </w:divsChild>
                </w:div>
                <w:div w:id="215245329">
                  <w:marLeft w:val="0"/>
                  <w:marRight w:val="0"/>
                  <w:marTop w:val="0"/>
                  <w:marBottom w:val="0"/>
                  <w:divBdr>
                    <w:top w:val="single" w:sz="2" w:space="1" w:color="FFFFFF"/>
                    <w:left w:val="single" w:sz="2" w:space="12" w:color="FFFFFF"/>
                    <w:bottom w:val="single" w:sz="2" w:space="1" w:color="FFFFFF"/>
                    <w:right w:val="single" w:sz="2" w:space="4" w:color="FFFFFF"/>
                  </w:divBdr>
                  <w:divsChild>
                    <w:div w:id="1822887594">
                      <w:marLeft w:val="0"/>
                      <w:marRight w:val="0"/>
                      <w:marTop w:val="0"/>
                      <w:marBottom w:val="0"/>
                      <w:divBdr>
                        <w:top w:val="none" w:sz="0" w:space="0" w:color="auto"/>
                        <w:left w:val="none" w:sz="0" w:space="0" w:color="auto"/>
                        <w:bottom w:val="none" w:sz="0" w:space="0" w:color="auto"/>
                        <w:right w:val="none" w:sz="0" w:space="0" w:color="auto"/>
                      </w:divBdr>
                    </w:div>
                  </w:divsChild>
                </w:div>
                <w:div w:id="316344325">
                  <w:marLeft w:val="0"/>
                  <w:marRight w:val="0"/>
                  <w:marTop w:val="0"/>
                  <w:marBottom w:val="0"/>
                  <w:divBdr>
                    <w:top w:val="single" w:sz="2" w:space="1" w:color="FFFFFF"/>
                    <w:left w:val="single" w:sz="2" w:space="12" w:color="FFFFFF"/>
                    <w:bottom w:val="single" w:sz="2" w:space="1" w:color="FFFFFF"/>
                    <w:right w:val="single" w:sz="2" w:space="4" w:color="FFFFFF"/>
                  </w:divBdr>
                  <w:divsChild>
                    <w:div w:id="1201935649">
                      <w:marLeft w:val="0"/>
                      <w:marRight w:val="0"/>
                      <w:marTop w:val="0"/>
                      <w:marBottom w:val="0"/>
                      <w:divBdr>
                        <w:top w:val="none" w:sz="0" w:space="0" w:color="auto"/>
                        <w:left w:val="none" w:sz="0" w:space="0" w:color="auto"/>
                        <w:bottom w:val="none" w:sz="0" w:space="0" w:color="auto"/>
                        <w:right w:val="none" w:sz="0" w:space="0" w:color="auto"/>
                      </w:divBdr>
                    </w:div>
                  </w:divsChild>
                </w:div>
                <w:div w:id="312951437">
                  <w:marLeft w:val="0"/>
                  <w:marRight w:val="0"/>
                  <w:marTop w:val="0"/>
                  <w:marBottom w:val="0"/>
                  <w:divBdr>
                    <w:top w:val="single" w:sz="2" w:space="1" w:color="FFFFFF"/>
                    <w:left w:val="single" w:sz="2" w:space="12" w:color="FFFFFF"/>
                    <w:bottom w:val="single" w:sz="2" w:space="1" w:color="FFFFFF"/>
                    <w:right w:val="single" w:sz="2" w:space="4" w:color="FFFFFF"/>
                  </w:divBdr>
                  <w:divsChild>
                    <w:div w:id="980883835">
                      <w:marLeft w:val="0"/>
                      <w:marRight w:val="0"/>
                      <w:marTop w:val="0"/>
                      <w:marBottom w:val="0"/>
                      <w:divBdr>
                        <w:top w:val="none" w:sz="0" w:space="0" w:color="auto"/>
                        <w:left w:val="none" w:sz="0" w:space="0" w:color="auto"/>
                        <w:bottom w:val="none" w:sz="0" w:space="0" w:color="auto"/>
                        <w:right w:val="none" w:sz="0" w:space="0" w:color="auto"/>
                      </w:divBdr>
                    </w:div>
                  </w:divsChild>
                </w:div>
                <w:div w:id="1224877431">
                  <w:marLeft w:val="0"/>
                  <w:marRight w:val="0"/>
                  <w:marTop w:val="0"/>
                  <w:marBottom w:val="0"/>
                  <w:divBdr>
                    <w:top w:val="single" w:sz="2" w:space="1" w:color="FFFFFF"/>
                    <w:left w:val="single" w:sz="2" w:space="12" w:color="FFFFFF"/>
                    <w:bottom w:val="single" w:sz="2" w:space="1" w:color="FFFFFF"/>
                    <w:right w:val="single" w:sz="2" w:space="4" w:color="FFFFFF"/>
                  </w:divBdr>
                  <w:divsChild>
                    <w:div w:id="1128746458">
                      <w:marLeft w:val="0"/>
                      <w:marRight w:val="0"/>
                      <w:marTop w:val="0"/>
                      <w:marBottom w:val="0"/>
                      <w:divBdr>
                        <w:top w:val="none" w:sz="0" w:space="0" w:color="auto"/>
                        <w:left w:val="none" w:sz="0" w:space="0" w:color="auto"/>
                        <w:bottom w:val="none" w:sz="0" w:space="0" w:color="auto"/>
                        <w:right w:val="none" w:sz="0" w:space="0" w:color="auto"/>
                      </w:divBdr>
                    </w:div>
                  </w:divsChild>
                </w:div>
                <w:div w:id="597714768">
                  <w:marLeft w:val="0"/>
                  <w:marRight w:val="0"/>
                  <w:marTop w:val="0"/>
                  <w:marBottom w:val="0"/>
                  <w:divBdr>
                    <w:top w:val="single" w:sz="2" w:space="1" w:color="FFFFFF"/>
                    <w:left w:val="single" w:sz="2" w:space="12" w:color="FFFFFF"/>
                    <w:bottom w:val="single" w:sz="2" w:space="1" w:color="FFFFFF"/>
                    <w:right w:val="single" w:sz="2" w:space="4" w:color="FFFFFF"/>
                  </w:divBdr>
                  <w:divsChild>
                    <w:div w:id="1342585908">
                      <w:marLeft w:val="0"/>
                      <w:marRight w:val="0"/>
                      <w:marTop w:val="0"/>
                      <w:marBottom w:val="0"/>
                      <w:divBdr>
                        <w:top w:val="none" w:sz="0" w:space="0" w:color="auto"/>
                        <w:left w:val="none" w:sz="0" w:space="0" w:color="auto"/>
                        <w:bottom w:val="none" w:sz="0" w:space="0" w:color="auto"/>
                        <w:right w:val="none" w:sz="0" w:space="0" w:color="auto"/>
                      </w:divBdr>
                    </w:div>
                  </w:divsChild>
                </w:div>
                <w:div w:id="439566066">
                  <w:marLeft w:val="0"/>
                  <w:marRight w:val="0"/>
                  <w:marTop w:val="0"/>
                  <w:marBottom w:val="0"/>
                  <w:divBdr>
                    <w:top w:val="single" w:sz="2" w:space="1" w:color="FFFFFF"/>
                    <w:left w:val="single" w:sz="2" w:space="12" w:color="FFFFFF"/>
                    <w:bottom w:val="single" w:sz="2" w:space="1" w:color="FFFFFF"/>
                    <w:right w:val="single" w:sz="2" w:space="4" w:color="FFFFFF"/>
                  </w:divBdr>
                  <w:divsChild>
                    <w:div w:id="319189778">
                      <w:marLeft w:val="0"/>
                      <w:marRight w:val="0"/>
                      <w:marTop w:val="0"/>
                      <w:marBottom w:val="0"/>
                      <w:divBdr>
                        <w:top w:val="none" w:sz="0" w:space="0" w:color="auto"/>
                        <w:left w:val="none" w:sz="0" w:space="0" w:color="auto"/>
                        <w:bottom w:val="none" w:sz="0" w:space="0" w:color="auto"/>
                        <w:right w:val="none" w:sz="0" w:space="0" w:color="auto"/>
                      </w:divBdr>
                    </w:div>
                  </w:divsChild>
                </w:div>
                <w:div w:id="81606625">
                  <w:marLeft w:val="0"/>
                  <w:marRight w:val="0"/>
                  <w:marTop w:val="0"/>
                  <w:marBottom w:val="0"/>
                  <w:divBdr>
                    <w:top w:val="single" w:sz="2" w:space="1" w:color="FFFFFF"/>
                    <w:left w:val="single" w:sz="2" w:space="12" w:color="FFFFFF"/>
                    <w:bottom w:val="single" w:sz="2" w:space="1" w:color="FFFFFF"/>
                    <w:right w:val="single" w:sz="2" w:space="4" w:color="FFFFFF"/>
                  </w:divBdr>
                  <w:divsChild>
                    <w:div w:id="1843467829">
                      <w:marLeft w:val="0"/>
                      <w:marRight w:val="0"/>
                      <w:marTop w:val="0"/>
                      <w:marBottom w:val="0"/>
                      <w:divBdr>
                        <w:top w:val="none" w:sz="0" w:space="0" w:color="auto"/>
                        <w:left w:val="none" w:sz="0" w:space="0" w:color="auto"/>
                        <w:bottom w:val="none" w:sz="0" w:space="0" w:color="auto"/>
                        <w:right w:val="none" w:sz="0" w:space="0" w:color="auto"/>
                      </w:divBdr>
                    </w:div>
                  </w:divsChild>
                </w:div>
                <w:div w:id="1992129780">
                  <w:marLeft w:val="0"/>
                  <w:marRight w:val="0"/>
                  <w:marTop w:val="0"/>
                  <w:marBottom w:val="0"/>
                  <w:divBdr>
                    <w:top w:val="single" w:sz="2" w:space="1" w:color="FFFFFF"/>
                    <w:left w:val="single" w:sz="2" w:space="12" w:color="FFFFFF"/>
                    <w:bottom w:val="single" w:sz="2" w:space="1" w:color="FFFFFF"/>
                    <w:right w:val="single" w:sz="2" w:space="4" w:color="FFFFFF"/>
                  </w:divBdr>
                  <w:divsChild>
                    <w:div w:id="1272861435">
                      <w:marLeft w:val="0"/>
                      <w:marRight w:val="0"/>
                      <w:marTop w:val="0"/>
                      <w:marBottom w:val="0"/>
                      <w:divBdr>
                        <w:top w:val="none" w:sz="0" w:space="0" w:color="auto"/>
                        <w:left w:val="none" w:sz="0" w:space="0" w:color="auto"/>
                        <w:bottom w:val="none" w:sz="0" w:space="0" w:color="auto"/>
                        <w:right w:val="none" w:sz="0" w:space="0" w:color="auto"/>
                      </w:divBdr>
                    </w:div>
                  </w:divsChild>
                </w:div>
                <w:div w:id="154952141">
                  <w:marLeft w:val="0"/>
                  <w:marRight w:val="0"/>
                  <w:marTop w:val="0"/>
                  <w:marBottom w:val="0"/>
                  <w:divBdr>
                    <w:top w:val="single" w:sz="2" w:space="1" w:color="FFFFFF"/>
                    <w:left w:val="single" w:sz="2" w:space="12" w:color="FFFFFF"/>
                    <w:bottom w:val="single" w:sz="2" w:space="1" w:color="FFFFFF"/>
                    <w:right w:val="single" w:sz="2" w:space="4" w:color="FFFFFF"/>
                  </w:divBdr>
                  <w:divsChild>
                    <w:div w:id="935333672">
                      <w:marLeft w:val="0"/>
                      <w:marRight w:val="0"/>
                      <w:marTop w:val="0"/>
                      <w:marBottom w:val="0"/>
                      <w:divBdr>
                        <w:top w:val="none" w:sz="0" w:space="0" w:color="auto"/>
                        <w:left w:val="none" w:sz="0" w:space="0" w:color="auto"/>
                        <w:bottom w:val="none" w:sz="0" w:space="0" w:color="auto"/>
                        <w:right w:val="none" w:sz="0" w:space="0" w:color="auto"/>
                      </w:divBdr>
                    </w:div>
                  </w:divsChild>
                </w:div>
                <w:div w:id="810176919">
                  <w:marLeft w:val="0"/>
                  <w:marRight w:val="0"/>
                  <w:marTop w:val="0"/>
                  <w:marBottom w:val="0"/>
                  <w:divBdr>
                    <w:top w:val="single" w:sz="2" w:space="1" w:color="FFFFFF"/>
                    <w:left w:val="single" w:sz="2" w:space="12" w:color="FFFFFF"/>
                    <w:bottom w:val="single" w:sz="2" w:space="1" w:color="FFFFFF"/>
                    <w:right w:val="single" w:sz="2" w:space="4" w:color="FFFFFF"/>
                  </w:divBdr>
                  <w:divsChild>
                    <w:div w:id="430391325">
                      <w:marLeft w:val="0"/>
                      <w:marRight w:val="0"/>
                      <w:marTop w:val="0"/>
                      <w:marBottom w:val="0"/>
                      <w:divBdr>
                        <w:top w:val="none" w:sz="0" w:space="0" w:color="auto"/>
                        <w:left w:val="none" w:sz="0" w:space="0" w:color="auto"/>
                        <w:bottom w:val="none" w:sz="0" w:space="0" w:color="auto"/>
                        <w:right w:val="none" w:sz="0" w:space="0" w:color="auto"/>
                      </w:divBdr>
                    </w:div>
                  </w:divsChild>
                </w:div>
                <w:div w:id="912009870">
                  <w:marLeft w:val="0"/>
                  <w:marRight w:val="0"/>
                  <w:marTop w:val="0"/>
                  <w:marBottom w:val="0"/>
                  <w:divBdr>
                    <w:top w:val="single" w:sz="2" w:space="1" w:color="FFFFFF"/>
                    <w:left w:val="single" w:sz="2" w:space="12" w:color="FFFFFF"/>
                    <w:bottom w:val="single" w:sz="2" w:space="1" w:color="FFFFFF"/>
                    <w:right w:val="single" w:sz="2" w:space="4" w:color="FFFFFF"/>
                  </w:divBdr>
                  <w:divsChild>
                    <w:div w:id="901064625">
                      <w:marLeft w:val="0"/>
                      <w:marRight w:val="0"/>
                      <w:marTop w:val="0"/>
                      <w:marBottom w:val="0"/>
                      <w:divBdr>
                        <w:top w:val="none" w:sz="0" w:space="0" w:color="auto"/>
                        <w:left w:val="none" w:sz="0" w:space="0" w:color="auto"/>
                        <w:bottom w:val="none" w:sz="0" w:space="0" w:color="auto"/>
                        <w:right w:val="none" w:sz="0" w:space="0" w:color="auto"/>
                      </w:divBdr>
                    </w:div>
                  </w:divsChild>
                </w:div>
                <w:div w:id="1880125120">
                  <w:marLeft w:val="0"/>
                  <w:marRight w:val="0"/>
                  <w:marTop w:val="0"/>
                  <w:marBottom w:val="0"/>
                  <w:divBdr>
                    <w:top w:val="single" w:sz="2" w:space="1" w:color="FFFFFF"/>
                    <w:left w:val="single" w:sz="2" w:space="12" w:color="FFFFFF"/>
                    <w:bottom w:val="single" w:sz="2" w:space="1" w:color="FFFFFF"/>
                    <w:right w:val="single" w:sz="2" w:space="4" w:color="FFFFFF"/>
                  </w:divBdr>
                  <w:divsChild>
                    <w:div w:id="478376904">
                      <w:marLeft w:val="0"/>
                      <w:marRight w:val="0"/>
                      <w:marTop w:val="0"/>
                      <w:marBottom w:val="0"/>
                      <w:divBdr>
                        <w:top w:val="none" w:sz="0" w:space="0" w:color="auto"/>
                        <w:left w:val="none" w:sz="0" w:space="0" w:color="auto"/>
                        <w:bottom w:val="none" w:sz="0" w:space="0" w:color="auto"/>
                        <w:right w:val="none" w:sz="0" w:space="0" w:color="auto"/>
                      </w:divBdr>
                    </w:div>
                  </w:divsChild>
                </w:div>
                <w:div w:id="1825579871">
                  <w:marLeft w:val="0"/>
                  <w:marRight w:val="0"/>
                  <w:marTop w:val="0"/>
                  <w:marBottom w:val="0"/>
                  <w:divBdr>
                    <w:top w:val="single" w:sz="2" w:space="1" w:color="FFFFFF"/>
                    <w:left w:val="single" w:sz="2" w:space="12" w:color="FFFFFF"/>
                    <w:bottom w:val="single" w:sz="2" w:space="1" w:color="FFFFFF"/>
                    <w:right w:val="single" w:sz="2" w:space="4" w:color="FFFFFF"/>
                  </w:divBdr>
                  <w:divsChild>
                    <w:div w:id="1416198399">
                      <w:marLeft w:val="0"/>
                      <w:marRight w:val="0"/>
                      <w:marTop w:val="0"/>
                      <w:marBottom w:val="0"/>
                      <w:divBdr>
                        <w:top w:val="none" w:sz="0" w:space="0" w:color="auto"/>
                        <w:left w:val="none" w:sz="0" w:space="0" w:color="auto"/>
                        <w:bottom w:val="none" w:sz="0" w:space="0" w:color="auto"/>
                        <w:right w:val="none" w:sz="0" w:space="0" w:color="auto"/>
                      </w:divBdr>
                    </w:div>
                  </w:divsChild>
                </w:div>
                <w:div w:id="171456884">
                  <w:marLeft w:val="0"/>
                  <w:marRight w:val="0"/>
                  <w:marTop w:val="0"/>
                  <w:marBottom w:val="0"/>
                  <w:divBdr>
                    <w:top w:val="single" w:sz="2" w:space="1" w:color="FFFFFF"/>
                    <w:left w:val="single" w:sz="2" w:space="12" w:color="FFFFFF"/>
                    <w:bottom w:val="single" w:sz="2" w:space="1" w:color="FFFFFF"/>
                    <w:right w:val="single" w:sz="2" w:space="4" w:color="FFFFFF"/>
                  </w:divBdr>
                  <w:divsChild>
                    <w:div w:id="223956898">
                      <w:marLeft w:val="0"/>
                      <w:marRight w:val="0"/>
                      <w:marTop w:val="0"/>
                      <w:marBottom w:val="0"/>
                      <w:divBdr>
                        <w:top w:val="none" w:sz="0" w:space="0" w:color="auto"/>
                        <w:left w:val="none" w:sz="0" w:space="0" w:color="auto"/>
                        <w:bottom w:val="none" w:sz="0" w:space="0" w:color="auto"/>
                        <w:right w:val="none" w:sz="0" w:space="0" w:color="auto"/>
                      </w:divBdr>
                    </w:div>
                  </w:divsChild>
                </w:div>
                <w:div w:id="797801874">
                  <w:marLeft w:val="0"/>
                  <w:marRight w:val="0"/>
                  <w:marTop w:val="0"/>
                  <w:marBottom w:val="0"/>
                  <w:divBdr>
                    <w:top w:val="single" w:sz="2" w:space="1" w:color="FFFFFF"/>
                    <w:left w:val="single" w:sz="2" w:space="12" w:color="FFFFFF"/>
                    <w:bottom w:val="single" w:sz="2" w:space="1" w:color="FFFFFF"/>
                    <w:right w:val="single" w:sz="2" w:space="4" w:color="FFFFFF"/>
                  </w:divBdr>
                  <w:divsChild>
                    <w:div w:id="763304613">
                      <w:marLeft w:val="0"/>
                      <w:marRight w:val="0"/>
                      <w:marTop w:val="0"/>
                      <w:marBottom w:val="0"/>
                      <w:divBdr>
                        <w:top w:val="none" w:sz="0" w:space="0" w:color="auto"/>
                        <w:left w:val="none" w:sz="0" w:space="0" w:color="auto"/>
                        <w:bottom w:val="none" w:sz="0" w:space="0" w:color="auto"/>
                        <w:right w:val="none" w:sz="0" w:space="0" w:color="auto"/>
                      </w:divBdr>
                    </w:div>
                  </w:divsChild>
                </w:div>
                <w:div w:id="337586959">
                  <w:marLeft w:val="0"/>
                  <w:marRight w:val="0"/>
                  <w:marTop w:val="0"/>
                  <w:marBottom w:val="0"/>
                  <w:divBdr>
                    <w:top w:val="single" w:sz="2" w:space="1" w:color="FFFFFF"/>
                    <w:left w:val="single" w:sz="2" w:space="12" w:color="FFFFFF"/>
                    <w:bottom w:val="single" w:sz="2" w:space="1" w:color="FFFFFF"/>
                    <w:right w:val="single" w:sz="2" w:space="4" w:color="FFFFFF"/>
                  </w:divBdr>
                  <w:divsChild>
                    <w:div w:id="2003461458">
                      <w:marLeft w:val="0"/>
                      <w:marRight w:val="0"/>
                      <w:marTop w:val="0"/>
                      <w:marBottom w:val="0"/>
                      <w:divBdr>
                        <w:top w:val="none" w:sz="0" w:space="0" w:color="auto"/>
                        <w:left w:val="none" w:sz="0" w:space="0" w:color="auto"/>
                        <w:bottom w:val="none" w:sz="0" w:space="0" w:color="auto"/>
                        <w:right w:val="none" w:sz="0" w:space="0" w:color="auto"/>
                      </w:divBdr>
                    </w:div>
                  </w:divsChild>
                </w:div>
                <w:div w:id="327251661">
                  <w:marLeft w:val="0"/>
                  <w:marRight w:val="0"/>
                  <w:marTop w:val="0"/>
                  <w:marBottom w:val="0"/>
                  <w:divBdr>
                    <w:top w:val="single" w:sz="2" w:space="1" w:color="FFFFFF"/>
                    <w:left w:val="single" w:sz="2" w:space="12" w:color="FFFFFF"/>
                    <w:bottom w:val="single" w:sz="2" w:space="1" w:color="FFFFFF"/>
                    <w:right w:val="single" w:sz="2" w:space="4" w:color="FFFFFF"/>
                  </w:divBdr>
                  <w:divsChild>
                    <w:div w:id="88892704">
                      <w:marLeft w:val="0"/>
                      <w:marRight w:val="0"/>
                      <w:marTop w:val="0"/>
                      <w:marBottom w:val="0"/>
                      <w:divBdr>
                        <w:top w:val="none" w:sz="0" w:space="0" w:color="auto"/>
                        <w:left w:val="none" w:sz="0" w:space="0" w:color="auto"/>
                        <w:bottom w:val="none" w:sz="0" w:space="0" w:color="auto"/>
                        <w:right w:val="none" w:sz="0" w:space="0" w:color="auto"/>
                      </w:divBdr>
                    </w:div>
                  </w:divsChild>
                </w:div>
                <w:div w:id="1654484011">
                  <w:marLeft w:val="0"/>
                  <w:marRight w:val="0"/>
                  <w:marTop w:val="0"/>
                  <w:marBottom w:val="0"/>
                  <w:divBdr>
                    <w:top w:val="single" w:sz="2" w:space="1" w:color="FFFFFF"/>
                    <w:left w:val="single" w:sz="2" w:space="12" w:color="FFFFFF"/>
                    <w:bottom w:val="single" w:sz="2" w:space="1" w:color="FFFFFF"/>
                    <w:right w:val="single" w:sz="2" w:space="4" w:color="FFFFFF"/>
                  </w:divBdr>
                  <w:divsChild>
                    <w:div w:id="857357295">
                      <w:marLeft w:val="0"/>
                      <w:marRight w:val="0"/>
                      <w:marTop w:val="0"/>
                      <w:marBottom w:val="0"/>
                      <w:divBdr>
                        <w:top w:val="none" w:sz="0" w:space="0" w:color="auto"/>
                        <w:left w:val="none" w:sz="0" w:space="0" w:color="auto"/>
                        <w:bottom w:val="none" w:sz="0" w:space="0" w:color="auto"/>
                        <w:right w:val="none" w:sz="0" w:space="0" w:color="auto"/>
                      </w:divBdr>
                    </w:div>
                  </w:divsChild>
                </w:div>
                <w:div w:id="1969776853">
                  <w:marLeft w:val="0"/>
                  <w:marRight w:val="0"/>
                  <w:marTop w:val="0"/>
                  <w:marBottom w:val="0"/>
                  <w:divBdr>
                    <w:top w:val="single" w:sz="2" w:space="1" w:color="FFFFFF"/>
                    <w:left w:val="single" w:sz="2" w:space="12" w:color="FFFFFF"/>
                    <w:bottom w:val="single" w:sz="2" w:space="1" w:color="FFFFFF"/>
                    <w:right w:val="single" w:sz="2" w:space="4" w:color="FFFFFF"/>
                  </w:divBdr>
                  <w:divsChild>
                    <w:div w:id="1623196685">
                      <w:marLeft w:val="0"/>
                      <w:marRight w:val="0"/>
                      <w:marTop w:val="0"/>
                      <w:marBottom w:val="0"/>
                      <w:divBdr>
                        <w:top w:val="none" w:sz="0" w:space="0" w:color="auto"/>
                        <w:left w:val="none" w:sz="0" w:space="0" w:color="auto"/>
                        <w:bottom w:val="none" w:sz="0" w:space="0" w:color="auto"/>
                        <w:right w:val="none" w:sz="0" w:space="0" w:color="auto"/>
                      </w:divBdr>
                    </w:div>
                  </w:divsChild>
                </w:div>
                <w:div w:id="274408383">
                  <w:marLeft w:val="0"/>
                  <w:marRight w:val="0"/>
                  <w:marTop w:val="0"/>
                  <w:marBottom w:val="0"/>
                  <w:divBdr>
                    <w:top w:val="single" w:sz="2" w:space="1" w:color="FFFFFF"/>
                    <w:left w:val="single" w:sz="2" w:space="12" w:color="FFFFFF"/>
                    <w:bottom w:val="single" w:sz="2" w:space="1" w:color="FFFFFF"/>
                    <w:right w:val="single" w:sz="2" w:space="4" w:color="FFFFFF"/>
                  </w:divBdr>
                  <w:divsChild>
                    <w:div w:id="1486044338">
                      <w:marLeft w:val="0"/>
                      <w:marRight w:val="0"/>
                      <w:marTop w:val="0"/>
                      <w:marBottom w:val="0"/>
                      <w:divBdr>
                        <w:top w:val="none" w:sz="0" w:space="0" w:color="auto"/>
                        <w:left w:val="none" w:sz="0" w:space="0" w:color="auto"/>
                        <w:bottom w:val="none" w:sz="0" w:space="0" w:color="auto"/>
                        <w:right w:val="none" w:sz="0" w:space="0" w:color="auto"/>
                      </w:divBdr>
                    </w:div>
                  </w:divsChild>
                </w:div>
                <w:div w:id="346686149">
                  <w:marLeft w:val="0"/>
                  <w:marRight w:val="0"/>
                  <w:marTop w:val="0"/>
                  <w:marBottom w:val="0"/>
                  <w:divBdr>
                    <w:top w:val="single" w:sz="2" w:space="1" w:color="FFFFFF"/>
                    <w:left w:val="single" w:sz="2" w:space="12" w:color="FFFFFF"/>
                    <w:bottom w:val="single" w:sz="2" w:space="4" w:color="FFFFFF"/>
                    <w:right w:val="single" w:sz="2" w:space="4" w:color="FFFFFF"/>
                  </w:divBdr>
                  <w:divsChild>
                    <w:div w:id="190016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204689">
          <w:marLeft w:val="0"/>
          <w:marRight w:val="0"/>
          <w:marTop w:val="0"/>
          <w:marBottom w:val="335"/>
          <w:divBdr>
            <w:top w:val="none" w:sz="0" w:space="0" w:color="auto"/>
            <w:left w:val="none" w:sz="0" w:space="0" w:color="auto"/>
            <w:bottom w:val="none" w:sz="0" w:space="0" w:color="auto"/>
            <w:right w:val="none" w:sz="0" w:space="0" w:color="auto"/>
          </w:divBdr>
          <w:divsChild>
            <w:div w:id="1127116796">
              <w:marLeft w:val="0"/>
              <w:marRight w:val="0"/>
              <w:marTop w:val="0"/>
              <w:marBottom w:val="0"/>
              <w:divBdr>
                <w:top w:val="none" w:sz="0" w:space="0" w:color="auto"/>
                <w:left w:val="none" w:sz="0" w:space="0" w:color="auto"/>
                <w:bottom w:val="none" w:sz="0" w:space="0" w:color="auto"/>
                <w:right w:val="none" w:sz="0" w:space="0" w:color="auto"/>
              </w:divBdr>
              <w:divsChild>
                <w:div w:id="334655594">
                  <w:marLeft w:val="0"/>
                  <w:marRight w:val="0"/>
                  <w:marTop w:val="0"/>
                  <w:marBottom w:val="0"/>
                  <w:divBdr>
                    <w:top w:val="single" w:sz="2" w:space="4" w:color="FFFFFF"/>
                    <w:left w:val="single" w:sz="2" w:space="12" w:color="FFFFFF"/>
                    <w:bottom w:val="single" w:sz="2" w:space="1" w:color="FFFFFF"/>
                    <w:right w:val="single" w:sz="2" w:space="4" w:color="FFFFFF"/>
                  </w:divBdr>
                  <w:divsChild>
                    <w:div w:id="753167875">
                      <w:marLeft w:val="0"/>
                      <w:marRight w:val="0"/>
                      <w:marTop w:val="0"/>
                      <w:marBottom w:val="0"/>
                      <w:divBdr>
                        <w:top w:val="none" w:sz="0" w:space="0" w:color="auto"/>
                        <w:left w:val="none" w:sz="0" w:space="0" w:color="auto"/>
                        <w:bottom w:val="none" w:sz="0" w:space="0" w:color="auto"/>
                        <w:right w:val="none" w:sz="0" w:space="0" w:color="auto"/>
                      </w:divBdr>
                    </w:div>
                  </w:divsChild>
                </w:div>
                <w:div w:id="145560693">
                  <w:marLeft w:val="0"/>
                  <w:marRight w:val="0"/>
                  <w:marTop w:val="0"/>
                  <w:marBottom w:val="0"/>
                  <w:divBdr>
                    <w:top w:val="single" w:sz="2" w:space="1" w:color="FFFFFF"/>
                    <w:left w:val="single" w:sz="2" w:space="12" w:color="FFFFFF"/>
                    <w:bottom w:val="single" w:sz="2" w:space="1" w:color="FFFFFF"/>
                    <w:right w:val="single" w:sz="2" w:space="4" w:color="FFFFFF"/>
                  </w:divBdr>
                  <w:divsChild>
                    <w:div w:id="1054894531">
                      <w:marLeft w:val="0"/>
                      <w:marRight w:val="0"/>
                      <w:marTop w:val="0"/>
                      <w:marBottom w:val="0"/>
                      <w:divBdr>
                        <w:top w:val="none" w:sz="0" w:space="0" w:color="auto"/>
                        <w:left w:val="none" w:sz="0" w:space="0" w:color="auto"/>
                        <w:bottom w:val="none" w:sz="0" w:space="0" w:color="auto"/>
                        <w:right w:val="none" w:sz="0" w:space="0" w:color="auto"/>
                      </w:divBdr>
                    </w:div>
                  </w:divsChild>
                </w:div>
                <w:div w:id="737216188">
                  <w:marLeft w:val="0"/>
                  <w:marRight w:val="0"/>
                  <w:marTop w:val="0"/>
                  <w:marBottom w:val="0"/>
                  <w:divBdr>
                    <w:top w:val="single" w:sz="2" w:space="1" w:color="FFFFFF"/>
                    <w:left w:val="single" w:sz="2" w:space="12" w:color="FFFFFF"/>
                    <w:bottom w:val="single" w:sz="2" w:space="1" w:color="FFFFFF"/>
                    <w:right w:val="single" w:sz="2" w:space="4" w:color="FFFFFF"/>
                  </w:divBdr>
                  <w:divsChild>
                    <w:div w:id="1316453386">
                      <w:marLeft w:val="0"/>
                      <w:marRight w:val="0"/>
                      <w:marTop w:val="0"/>
                      <w:marBottom w:val="0"/>
                      <w:divBdr>
                        <w:top w:val="none" w:sz="0" w:space="0" w:color="auto"/>
                        <w:left w:val="none" w:sz="0" w:space="0" w:color="auto"/>
                        <w:bottom w:val="none" w:sz="0" w:space="0" w:color="auto"/>
                        <w:right w:val="none" w:sz="0" w:space="0" w:color="auto"/>
                      </w:divBdr>
                    </w:div>
                  </w:divsChild>
                </w:div>
                <w:div w:id="1119881430">
                  <w:marLeft w:val="0"/>
                  <w:marRight w:val="0"/>
                  <w:marTop w:val="0"/>
                  <w:marBottom w:val="0"/>
                  <w:divBdr>
                    <w:top w:val="single" w:sz="2" w:space="1" w:color="FFFFFF"/>
                    <w:left w:val="single" w:sz="2" w:space="12" w:color="FFFFFF"/>
                    <w:bottom w:val="single" w:sz="2" w:space="1" w:color="FFFFFF"/>
                    <w:right w:val="single" w:sz="2" w:space="4" w:color="FFFFFF"/>
                  </w:divBdr>
                  <w:divsChild>
                    <w:div w:id="1922521790">
                      <w:marLeft w:val="0"/>
                      <w:marRight w:val="0"/>
                      <w:marTop w:val="0"/>
                      <w:marBottom w:val="0"/>
                      <w:divBdr>
                        <w:top w:val="none" w:sz="0" w:space="0" w:color="auto"/>
                        <w:left w:val="none" w:sz="0" w:space="0" w:color="auto"/>
                        <w:bottom w:val="none" w:sz="0" w:space="0" w:color="auto"/>
                        <w:right w:val="none" w:sz="0" w:space="0" w:color="auto"/>
                      </w:divBdr>
                    </w:div>
                  </w:divsChild>
                </w:div>
                <w:div w:id="506945774">
                  <w:marLeft w:val="0"/>
                  <w:marRight w:val="0"/>
                  <w:marTop w:val="0"/>
                  <w:marBottom w:val="0"/>
                  <w:divBdr>
                    <w:top w:val="single" w:sz="2" w:space="1" w:color="FFFFFF"/>
                    <w:left w:val="single" w:sz="2" w:space="12" w:color="FFFFFF"/>
                    <w:bottom w:val="single" w:sz="2" w:space="1" w:color="FFFFFF"/>
                    <w:right w:val="single" w:sz="2" w:space="4" w:color="FFFFFF"/>
                  </w:divBdr>
                  <w:divsChild>
                    <w:div w:id="1925918867">
                      <w:marLeft w:val="0"/>
                      <w:marRight w:val="0"/>
                      <w:marTop w:val="0"/>
                      <w:marBottom w:val="0"/>
                      <w:divBdr>
                        <w:top w:val="none" w:sz="0" w:space="0" w:color="auto"/>
                        <w:left w:val="none" w:sz="0" w:space="0" w:color="auto"/>
                        <w:bottom w:val="none" w:sz="0" w:space="0" w:color="auto"/>
                        <w:right w:val="none" w:sz="0" w:space="0" w:color="auto"/>
                      </w:divBdr>
                    </w:div>
                  </w:divsChild>
                </w:div>
                <w:div w:id="1118139668">
                  <w:marLeft w:val="0"/>
                  <w:marRight w:val="0"/>
                  <w:marTop w:val="0"/>
                  <w:marBottom w:val="0"/>
                  <w:divBdr>
                    <w:top w:val="single" w:sz="2" w:space="1" w:color="FFFFFF"/>
                    <w:left w:val="single" w:sz="2" w:space="12" w:color="FFFFFF"/>
                    <w:bottom w:val="single" w:sz="2" w:space="1" w:color="FFFFFF"/>
                    <w:right w:val="single" w:sz="2" w:space="4" w:color="FFFFFF"/>
                  </w:divBdr>
                  <w:divsChild>
                    <w:div w:id="703869267">
                      <w:marLeft w:val="0"/>
                      <w:marRight w:val="0"/>
                      <w:marTop w:val="0"/>
                      <w:marBottom w:val="0"/>
                      <w:divBdr>
                        <w:top w:val="none" w:sz="0" w:space="0" w:color="auto"/>
                        <w:left w:val="none" w:sz="0" w:space="0" w:color="auto"/>
                        <w:bottom w:val="none" w:sz="0" w:space="0" w:color="auto"/>
                        <w:right w:val="none" w:sz="0" w:space="0" w:color="auto"/>
                      </w:divBdr>
                    </w:div>
                  </w:divsChild>
                </w:div>
                <w:div w:id="2053337740">
                  <w:marLeft w:val="0"/>
                  <w:marRight w:val="0"/>
                  <w:marTop w:val="0"/>
                  <w:marBottom w:val="0"/>
                  <w:divBdr>
                    <w:top w:val="single" w:sz="2" w:space="1" w:color="FFFFFF"/>
                    <w:left w:val="single" w:sz="2" w:space="12" w:color="FFFFFF"/>
                    <w:bottom w:val="single" w:sz="2" w:space="1" w:color="FFFFFF"/>
                    <w:right w:val="single" w:sz="2" w:space="4" w:color="FFFFFF"/>
                  </w:divBdr>
                  <w:divsChild>
                    <w:div w:id="566038749">
                      <w:marLeft w:val="0"/>
                      <w:marRight w:val="0"/>
                      <w:marTop w:val="0"/>
                      <w:marBottom w:val="0"/>
                      <w:divBdr>
                        <w:top w:val="none" w:sz="0" w:space="0" w:color="auto"/>
                        <w:left w:val="none" w:sz="0" w:space="0" w:color="auto"/>
                        <w:bottom w:val="none" w:sz="0" w:space="0" w:color="auto"/>
                        <w:right w:val="none" w:sz="0" w:space="0" w:color="auto"/>
                      </w:divBdr>
                    </w:div>
                  </w:divsChild>
                </w:div>
                <w:div w:id="1046375066">
                  <w:marLeft w:val="0"/>
                  <w:marRight w:val="0"/>
                  <w:marTop w:val="0"/>
                  <w:marBottom w:val="0"/>
                  <w:divBdr>
                    <w:top w:val="single" w:sz="2" w:space="1" w:color="FFFFFF"/>
                    <w:left w:val="single" w:sz="2" w:space="12" w:color="FFFFFF"/>
                    <w:bottom w:val="single" w:sz="2" w:space="1" w:color="FFFFFF"/>
                    <w:right w:val="single" w:sz="2" w:space="4" w:color="FFFFFF"/>
                  </w:divBdr>
                  <w:divsChild>
                    <w:div w:id="148717567">
                      <w:marLeft w:val="0"/>
                      <w:marRight w:val="0"/>
                      <w:marTop w:val="0"/>
                      <w:marBottom w:val="0"/>
                      <w:divBdr>
                        <w:top w:val="none" w:sz="0" w:space="0" w:color="auto"/>
                        <w:left w:val="none" w:sz="0" w:space="0" w:color="auto"/>
                        <w:bottom w:val="none" w:sz="0" w:space="0" w:color="auto"/>
                        <w:right w:val="none" w:sz="0" w:space="0" w:color="auto"/>
                      </w:divBdr>
                    </w:div>
                  </w:divsChild>
                </w:div>
                <w:div w:id="464278641">
                  <w:marLeft w:val="0"/>
                  <w:marRight w:val="0"/>
                  <w:marTop w:val="0"/>
                  <w:marBottom w:val="0"/>
                  <w:divBdr>
                    <w:top w:val="single" w:sz="2" w:space="1" w:color="FFFFFF"/>
                    <w:left w:val="single" w:sz="2" w:space="12" w:color="FFFFFF"/>
                    <w:bottom w:val="single" w:sz="2" w:space="1" w:color="FFFFFF"/>
                    <w:right w:val="single" w:sz="2" w:space="4" w:color="FFFFFF"/>
                  </w:divBdr>
                  <w:divsChild>
                    <w:div w:id="1085105667">
                      <w:marLeft w:val="0"/>
                      <w:marRight w:val="0"/>
                      <w:marTop w:val="0"/>
                      <w:marBottom w:val="0"/>
                      <w:divBdr>
                        <w:top w:val="none" w:sz="0" w:space="0" w:color="auto"/>
                        <w:left w:val="none" w:sz="0" w:space="0" w:color="auto"/>
                        <w:bottom w:val="none" w:sz="0" w:space="0" w:color="auto"/>
                        <w:right w:val="none" w:sz="0" w:space="0" w:color="auto"/>
                      </w:divBdr>
                    </w:div>
                  </w:divsChild>
                </w:div>
                <w:div w:id="1733576627">
                  <w:marLeft w:val="0"/>
                  <w:marRight w:val="0"/>
                  <w:marTop w:val="0"/>
                  <w:marBottom w:val="0"/>
                  <w:divBdr>
                    <w:top w:val="single" w:sz="2" w:space="1" w:color="FFFFFF"/>
                    <w:left w:val="single" w:sz="2" w:space="12" w:color="FFFFFF"/>
                    <w:bottom w:val="single" w:sz="2" w:space="1" w:color="FFFFFF"/>
                    <w:right w:val="single" w:sz="2" w:space="4" w:color="FFFFFF"/>
                  </w:divBdr>
                  <w:divsChild>
                    <w:div w:id="70468916">
                      <w:marLeft w:val="0"/>
                      <w:marRight w:val="0"/>
                      <w:marTop w:val="0"/>
                      <w:marBottom w:val="0"/>
                      <w:divBdr>
                        <w:top w:val="none" w:sz="0" w:space="0" w:color="auto"/>
                        <w:left w:val="none" w:sz="0" w:space="0" w:color="auto"/>
                        <w:bottom w:val="none" w:sz="0" w:space="0" w:color="auto"/>
                        <w:right w:val="none" w:sz="0" w:space="0" w:color="auto"/>
                      </w:divBdr>
                    </w:div>
                  </w:divsChild>
                </w:div>
                <w:div w:id="64645812">
                  <w:marLeft w:val="0"/>
                  <w:marRight w:val="0"/>
                  <w:marTop w:val="0"/>
                  <w:marBottom w:val="0"/>
                  <w:divBdr>
                    <w:top w:val="single" w:sz="2" w:space="1" w:color="FFFFFF"/>
                    <w:left w:val="single" w:sz="2" w:space="12" w:color="FFFFFF"/>
                    <w:bottom w:val="single" w:sz="2" w:space="1" w:color="FFFFFF"/>
                    <w:right w:val="single" w:sz="2" w:space="4" w:color="FFFFFF"/>
                  </w:divBdr>
                  <w:divsChild>
                    <w:div w:id="700520146">
                      <w:marLeft w:val="0"/>
                      <w:marRight w:val="0"/>
                      <w:marTop w:val="0"/>
                      <w:marBottom w:val="0"/>
                      <w:divBdr>
                        <w:top w:val="none" w:sz="0" w:space="0" w:color="auto"/>
                        <w:left w:val="none" w:sz="0" w:space="0" w:color="auto"/>
                        <w:bottom w:val="none" w:sz="0" w:space="0" w:color="auto"/>
                        <w:right w:val="none" w:sz="0" w:space="0" w:color="auto"/>
                      </w:divBdr>
                    </w:div>
                  </w:divsChild>
                </w:div>
                <w:div w:id="1592160551">
                  <w:marLeft w:val="0"/>
                  <w:marRight w:val="0"/>
                  <w:marTop w:val="0"/>
                  <w:marBottom w:val="0"/>
                  <w:divBdr>
                    <w:top w:val="single" w:sz="2" w:space="1" w:color="FFFFFF"/>
                    <w:left w:val="single" w:sz="2" w:space="12" w:color="FFFFFF"/>
                    <w:bottom w:val="single" w:sz="2" w:space="1" w:color="FFFFFF"/>
                    <w:right w:val="single" w:sz="2" w:space="4" w:color="FFFFFF"/>
                  </w:divBdr>
                  <w:divsChild>
                    <w:div w:id="694573722">
                      <w:marLeft w:val="0"/>
                      <w:marRight w:val="0"/>
                      <w:marTop w:val="0"/>
                      <w:marBottom w:val="0"/>
                      <w:divBdr>
                        <w:top w:val="none" w:sz="0" w:space="0" w:color="auto"/>
                        <w:left w:val="none" w:sz="0" w:space="0" w:color="auto"/>
                        <w:bottom w:val="none" w:sz="0" w:space="0" w:color="auto"/>
                        <w:right w:val="none" w:sz="0" w:space="0" w:color="auto"/>
                      </w:divBdr>
                    </w:div>
                  </w:divsChild>
                </w:div>
                <w:div w:id="1218739062">
                  <w:marLeft w:val="0"/>
                  <w:marRight w:val="0"/>
                  <w:marTop w:val="0"/>
                  <w:marBottom w:val="0"/>
                  <w:divBdr>
                    <w:top w:val="single" w:sz="2" w:space="1" w:color="FFFFFF"/>
                    <w:left w:val="single" w:sz="2" w:space="12" w:color="FFFFFF"/>
                    <w:bottom w:val="single" w:sz="2" w:space="1" w:color="FFFFFF"/>
                    <w:right w:val="single" w:sz="2" w:space="4" w:color="FFFFFF"/>
                  </w:divBdr>
                  <w:divsChild>
                    <w:div w:id="37972344">
                      <w:marLeft w:val="0"/>
                      <w:marRight w:val="0"/>
                      <w:marTop w:val="0"/>
                      <w:marBottom w:val="0"/>
                      <w:divBdr>
                        <w:top w:val="none" w:sz="0" w:space="0" w:color="auto"/>
                        <w:left w:val="none" w:sz="0" w:space="0" w:color="auto"/>
                        <w:bottom w:val="none" w:sz="0" w:space="0" w:color="auto"/>
                        <w:right w:val="none" w:sz="0" w:space="0" w:color="auto"/>
                      </w:divBdr>
                    </w:div>
                  </w:divsChild>
                </w:div>
                <w:div w:id="1005280905">
                  <w:marLeft w:val="0"/>
                  <w:marRight w:val="0"/>
                  <w:marTop w:val="0"/>
                  <w:marBottom w:val="0"/>
                  <w:divBdr>
                    <w:top w:val="single" w:sz="2" w:space="1" w:color="FFFFFF"/>
                    <w:left w:val="single" w:sz="2" w:space="12" w:color="FFFFFF"/>
                    <w:bottom w:val="single" w:sz="2" w:space="1" w:color="FFFFFF"/>
                    <w:right w:val="single" w:sz="2" w:space="4" w:color="FFFFFF"/>
                  </w:divBdr>
                  <w:divsChild>
                    <w:div w:id="64105907">
                      <w:marLeft w:val="0"/>
                      <w:marRight w:val="0"/>
                      <w:marTop w:val="0"/>
                      <w:marBottom w:val="0"/>
                      <w:divBdr>
                        <w:top w:val="none" w:sz="0" w:space="0" w:color="auto"/>
                        <w:left w:val="none" w:sz="0" w:space="0" w:color="auto"/>
                        <w:bottom w:val="none" w:sz="0" w:space="0" w:color="auto"/>
                        <w:right w:val="none" w:sz="0" w:space="0" w:color="auto"/>
                      </w:divBdr>
                    </w:div>
                  </w:divsChild>
                </w:div>
                <w:div w:id="345526460">
                  <w:marLeft w:val="0"/>
                  <w:marRight w:val="0"/>
                  <w:marTop w:val="0"/>
                  <w:marBottom w:val="0"/>
                  <w:divBdr>
                    <w:top w:val="single" w:sz="2" w:space="1" w:color="FFFFFF"/>
                    <w:left w:val="single" w:sz="2" w:space="12" w:color="FFFFFF"/>
                    <w:bottom w:val="single" w:sz="2" w:space="1" w:color="FFFFFF"/>
                    <w:right w:val="single" w:sz="2" w:space="4" w:color="FFFFFF"/>
                  </w:divBdr>
                  <w:divsChild>
                    <w:div w:id="1283882914">
                      <w:marLeft w:val="0"/>
                      <w:marRight w:val="0"/>
                      <w:marTop w:val="0"/>
                      <w:marBottom w:val="0"/>
                      <w:divBdr>
                        <w:top w:val="none" w:sz="0" w:space="0" w:color="auto"/>
                        <w:left w:val="none" w:sz="0" w:space="0" w:color="auto"/>
                        <w:bottom w:val="none" w:sz="0" w:space="0" w:color="auto"/>
                        <w:right w:val="none" w:sz="0" w:space="0" w:color="auto"/>
                      </w:divBdr>
                    </w:div>
                  </w:divsChild>
                </w:div>
                <w:div w:id="1111508504">
                  <w:marLeft w:val="0"/>
                  <w:marRight w:val="0"/>
                  <w:marTop w:val="0"/>
                  <w:marBottom w:val="0"/>
                  <w:divBdr>
                    <w:top w:val="single" w:sz="2" w:space="1" w:color="FFFFFF"/>
                    <w:left w:val="single" w:sz="2" w:space="12" w:color="FFFFFF"/>
                    <w:bottom w:val="single" w:sz="2" w:space="1" w:color="FFFFFF"/>
                    <w:right w:val="single" w:sz="2" w:space="4" w:color="FFFFFF"/>
                  </w:divBdr>
                  <w:divsChild>
                    <w:div w:id="1790201329">
                      <w:marLeft w:val="0"/>
                      <w:marRight w:val="0"/>
                      <w:marTop w:val="0"/>
                      <w:marBottom w:val="0"/>
                      <w:divBdr>
                        <w:top w:val="none" w:sz="0" w:space="0" w:color="auto"/>
                        <w:left w:val="none" w:sz="0" w:space="0" w:color="auto"/>
                        <w:bottom w:val="none" w:sz="0" w:space="0" w:color="auto"/>
                        <w:right w:val="none" w:sz="0" w:space="0" w:color="auto"/>
                      </w:divBdr>
                    </w:div>
                  </w:divsChild>
                </w:div>
                <w:div w:id="1803309775">
                  <w:marLeft w:val="0"/>
                  <w:marRight w:val="0"/>
                  <w:marTop w:val="0"/>
                  <w:marBottom w:val="0"/>
                  <w:divBdr>
                    <w:top w:val="single" w:sz="2" w:space="1" w:color="FFFFFF"/>
                    <w:left w:val="single" w:sz="2" w:space="12" w:color="FFFFFF"/>
                    <w:bottom w:val="single" w:sz="2" w:space="1" w:color="FFFFFF"/>
                    <w:right w:val="single" w:sz="2" w:space="4" w:color="FFFFFF"/>
                  </w:divBdr>
                  <w:divsChild>
                    <w:div w:id="331882721">
                      <w:marLeft w:val="0"/>
                      <w:marRight w:val="0"/>
                      <w:marTop w:val="0"/>
                      <w:marBottom w:val="0"/>
                      <w:divBdr>
                        <w:top w:val="none" w:sz="0" w:space="0" w:color="auto"/>
                        <w:left w:val="none" w:sz="0" w:space="0" w:color="auto"/>
                        <w:bottom w:val="none" w:sz="0" w:space="0" w:color="auto"/>
                        <w:right w:val="none" w:sz="0" w:space="0" w:color="auto"/>
                      </w:divBdr>
                    </w:div>
                  </w:divsChild>
                </w:div>
                <w:div w:id="694773798">
                  <w:marLeft w:val="0"/>
                  <w:marRight w:val="0"/>
                  <w:marTop w:val="0"/>
                  <w:marBottom w:val="0"/>
                  <w:divBdr>
                    <w:top w:val="single" w:sz="2" w:space="1" w:color="FFFFFF"/>
                    <w:left w:val="single" w:sz="2" w:space="12" w:color="FFFFFF"/>
                    <w:bottom w:val="single" w:sz="2" w:space="1" w:color="FFFFFF"/>
                    <w:right w:val="single" w:sz="2" w:space="4" w:color="FFFFFF"/>
                  </w:divBdr>
                  <w:divsChild>
                    <w:div w:id="1816484111">
                      <w:marLeft w:val="0"/>
                      <w:marRight w:val="0"/>
                      <w:marTop w:val="0"/>
                      <w:marBottom w:val="0"/>
                      <w:divBdr>
                        <w:top w:val="none" w:sz="0" w:space="0" w:color="auto"/>
                        <w:left w:val="none" w:sz="0" w:space="0" w:color="auto"/>
                        <w:bottom w:val="none" w:sz="0" w:space="0" w:color="auto"/>
                        <w:right w:val="none" w:sz="0" w:space="0" w:color="auto"/>
                      </w:divBdr>
                    </w:div>
                  </w:divsChild>
                </w:div>
                <w:div w:id="1476603340">
                  <w:marLeft w:val="0"/>
                  <w:marRight w:val="0"/>
                  <w:marTop w:val="0"/>
                  <w:marBottom w:val="0"/>
                  <w:divBdr>
                    <w:top w:val="single" w:sz="2" w:space="1" w:color="FFFFFF"/>
                    <w:left w:val="single" w:sz="2" w:space="12" w:color="FFFFFF"/>
                    <w:bottom w:val="single" w:sz="2" w:space="1" w:color="FFFFFF"/>
                    <w:right w:val="single" w:sz="2" w:space="4" w:color="FFFFFF"/>
                  </w:divBdr>
                  <w:divsChild>
                    <w:div w:id="647244692">
                      <w:marLeft w:val="0"/>
                      <w:marRight w:val="0"/>
                      <w:marTop w:val="0"/>
                      <w:marBottom w:val="0"/>
                      <w:divBdr>
                        <w:top w:val="none" w:sz="0" w:space="0" w:color="auto"/>
                        <w:left w:val="none" w:sz="0" w:space="0" w:color="auto"/>
                        <w:bottom w:val="none" w:sz="0" w:space="0" w:color="auto"/>
                        <w:right w:val="none" w:sz="0" w:space="0" w:color="auto"/>
                      </w:divBdr>
                    </w:div>
                  </w:divsChild>
                </w:div>
                <w:div w:id="648747960">
                  <w:marLeft w:val="0"/>
                  <w:marRight w:val="0"/>
                  <w:marTop w:val="0"/>
                  <w:marBottom w:val="0"/>
                  <w:divBdr>
                    <w:top w:val="single" w:sz="2" w:space="1" w:color="FFFFFF"/>
                    <w:left w:val="single" w:sz="2" w:space="12" w:color="FFFFFF"/>
                    <w:bottom w:val="single" w:sz="2" w:space="1" w:color="FFFFFF"/>
                    <w:right w:val="single" w:sz="2" w:space="4" w:color="FFFFFF"/>
                  </w:divBdr>
                  <w:divsChild>
                    <w:div w:id="2061401131">
                      <w:marLeft w:val="0"/>
                      <w:marRight w:val="0"/>
                      <w:marTop w:val="0"/>
                      <w:marBottom w:val="0"/>
                      <w:divBdr>
                        <w:top w:val="none" w:sz="0" w:space="0" w:color="auto"/>
                        <w:left w:val="none" w:sz="0" w:space="0" w:color="auto"/>
                        <w:bottom w:val="none" w:sz="0" w:space="0" w:color="auto"/>
                        <w:right w:val="none" w:sz="0" w:space="0" w:color="auto"/>
                      </w:divBdr>
                    </w:div>
                  </w:divsChild>
                </w:div>
                <w:div w:id="394473236">
                  <w:marLeft w:val="0"/>
                  <w:marRight w:val="0"/>
                  <w:marTop w:val="0"/>
                  <w:marBottom w:val="0"/>
                  <w:divBdr>
                    <w:top w:val="single" w:sz="2" w:space="1" w:color="FFFFFF"/>
                    <w:left w:val="single" w:sz="2" w:space="12" w:color="FFFFFF"/>
                    <w:bottom w:val="single" w:sz="2" w:space="1" w:color="FFFFFF"/>
                    <w:right w:val="single" w:sz="2" w:space="4" w:color="FFFFFF"/>
                  </w:divBdr>
                  <w:divsChild>
                    <w:div w:id="1797747757">
                      <w:marLeft w:val="0"/>
                      <w:marRight w:val="0"/>
                      <w:marTop w:val="0"/>
                      <w:marBottom w:val="0"/>
                      <w:divBdr>
                        <w:top w:val="none" w:sz="0" w:space="0" w:color="auto"/>
                        <w:left w:val="none" w:sz="0" w:space="0" w:color="auto"/>
                        <w:bottom w:val="none" w:sz="0" w:space="0" w:color="auto"/>
                        <w:right w:val="none" w:sz="0" w:space="0" w:color="auto"/>
                      </w:divBdr>
                    </w:div>
                  </w:divsChild>
                </w:div>
                <w:div w:id="1105686300">
                  <w:marLeft w:val="0"/>
                  <w:marRight w:val="0"/>
                  <w:marTop w:val="0"/>
                  <w:marBottom w:val="0"/>
                  <w:divBdr>
                    <w:top w:val="single" w:sz="2" w:space="1" w:color="FFFFFF"/>
                    <w:left w:val="single" w:sz="2" w:space="12" w:color="FFFFFF"/>
                    <w:bottom w:val="single" w:sz="2" w:space="1" w:color="FFFFFF"/>
                    <w:right w:val="single" w:sz="2" w:space="4" w:color="FFFFFF"/>
                  </w:divBdr>
                  <w:divsChild>
                    <w:div w:id="779568762">
                      <w:marLeft w:val="0"/>
                      <w:marRight w:val="0"/>
                      <w:marTop w:val="0"/>
                      <w:marBottom w:val="0"/>
                      <w:divBdr>
                        <w:top w:val="none" w:sz="0" w:space="0" w:color="auto"/>
                        <w:left w:val="none" w:sz="0" w:space="0" w:color="auto"/>
                        <w:bottom w:val="none" w:sz="0" w:space="0" w:color="auto"/>
                        <w:right w:val="none" w:sz="0" w:space="0" w:color="auto"/>
                      </w:divBdr>
                    </w:div>
                  </w:divsChild>
                </w:div>
                <w:div w:id="861014975">
                  <w:marLeft w:val="0"/>
                  <w:marRight w:val="0"/>
                  <w:marTop w:val="0"/>
                  <w:marBottom w:val="0"/>
                  <w:divBdr>
                    <w:top w:val="single" w:sz="2" w:space="1" w:color="FFFFFF"/>
                    <w:left w:val="single" w:sz="2" w:space="12" w:color="FFFFFF"/>
                    <w:bottom w:val="single" w:sz="2" w:space="1" w:color="FFFFFF"/>
                    <w:right w:val="single" w:sz="2" w:space="4" w:color="FFFFFF"/>
                  </w:divBdr>
                  <w:divsChild>
                    <w:div w:id="571622726">
                      <w:marLeft w:val="0"/>
                      <w:marRight w:val="0"/>
                      <w:marTop w:val="0"/>
                      <w:marBottom w:val="0"/>
                      <w:divBdr>
                        <w:top w:val="none" w:sz="0" w:space="0" w:color="auto"/>
                        <w:left w:val="none" w:sz="0" w:space="0" w:color="auto"/>
                        <w:bottom w:val="none" w:sz="0" w:space="0" w:color="auto"/>
                        <w:right w:val="none" w:sz="0" w:space="0" w:color="auto"/>
                      </w:divBdr>
                    </w:div>
                  </w:divsChild>
                </w:div>
                <w:div w:id="436872973">
                  <w:marLeft w:val="0"/>
                  <w:marRight w:val="0"/>
                  <w:marTop w:val="0"/>
                  <w:marBottom w:val="0"/>
                  <w:divBdr>
                    <w:top w:val="single" w:sz="2" w:space="1" w:color="FFFFFF"/>
                    <w:left w:val="single" w:sz="2" w:space="12" w:color="FFFFFF"/>
                    <w:bottom w:val="single" w:sz="2" w:space="1" w:color="FFFFFF"/>
                    <w:right w:val="single" w:sz="2" w:space="4" w:color="FFFFFF"/>
                  </w:divBdr>
                  <w:divsChild>
                    <w:div w:id="654841384">
                      <w:marLeft w:val="0"/>
                      <w:marRight w:val="0"/>
                      <w:marTop w:val="0"/>
                      <w:marBottom w:val="0"/>
                      <w:divBdr>
                        <w:top w:val="none" w:sz="0" w:space="0" w:color="auto"/>
                        <w:left w:val="none" w:sz="0" w:space="0" w:color="auto"/>
                        <w:bottom w:val="none" w:sz="0" w:space="0" w:color="auto"/>
                        <w:right w:val="none" w:sz="0" w:space="0" w:color="auto"/>
                      </w:divBdr>
                    </w:div>
                  </w:divsChild>
                </w:div>
                <w:div w:id="2104953710">
                  <w:marLeft w:val="0"/>
                  <w:marRight w:val="0"/>
                  <w:marTop w:val="0"/>
                  <w:marBottom w:val="0"/>
                  <w:divBdr>
                    <w:top w:val="single" w:sz="2" w:space="1" w:color="FFFFFF"/>
                    <w:left w:val="single" w:sz="2" w:space="12" w:color="FFFFFF"/>
                    <w:bottom w:val="single" w:sz="2" w:space="1" w:color="FFFFFF"/>
                    <w:right w:val="single" w:sz="2" w:space="4" w:color="FFFFFF"/>
                  </w:divBdr>
                  <w:divsChild>
                    <w:div w:id="566693372">
                      <w:marLeft w:val="0"/>
                      <w:marRight w:val="0"/>
                      <w:marTop w:val="0"/>
                      <w:marBottom w:val="0"/>
                      <w:divBdr>
                        <w:top w:val="none" w:sz="0" w:space="0" w:color="auto"/>
                        <w:left w:val="none" w:sz="0" w:space="0" w:color="auto"/>
                        <w:bottom w:val="none" w:sz="0" w:space="0" w:color="auto"/>
                        <w:right w:val="none" w:sz="0" w:space="0" w:color="auto"/>
                      </w:divBdr>
                    </w:div>
                  </w:divsChild>
                </w:div>
                <w:div w:id="1772965965">
                  <w:marLeft w:val="0"/>
                  <w:marRight w:val="0"/>
                  <w:marTop w:val="0"/>
                  <w:marBottom w:val="0"/>
                  <w:divBdr>
                    <w:top w:val="single" w:sz="2" w:space="1" w:color="FFFFFF"/>
                    <w:left w:val="single" w:sz="2" w:space="12" w:color="FFFFFF"/>
                    <w:bottom w:val="single" w:sz="2" w:space="1" w:color="FFFFFF"/>
                    <w:right w:val="single" w:sz="2" w:space="4" w:color="FFFFFF"/>
                  </w:divBdr>
                  <w:divsChild>
                    <w:div w:id="2124378549">
                      <w:marLeft w:val="0"/>
                      <w:marRight w:val="0"/>
                      <w:marTop w:val="0"/>
                      <w:marBottom w:val="0"/>
                      <w:divBdr>
                        <w:top w:val="none" w:sz="0" w:space="0" w:color="auto"/>
                        <w:left w:val="none" w:sz="0" w:space="0" w:color="auto"/>
                        <w:bottom w:val="none" w:sz="0" w:space="0" w:color="auto"/>
                        <w:right w:val="none" w:sz="0" w:space="0" w:color="auto"/>
                      </w:divBdr>
                    </w:div>
                  </w:divsChild>
                </w:div>
                <w:div w:id="1948005257">
                  <w:marLeft w:val="0"/>
                  <w:marRight w:val="0"/>
                  <w:marTop w:val="0"/>
                  <w:marBottom w:val="0"/>
                  <w:divBdr>
                    <w:top w:val="single" w:sz="2" w:space="1" w:color="FFFFFF"/>
                    <w:left w:val="single" w:sz="2" w:space="12" w:color="FFFFFF"/>
                    <w:bottom w:val="single" w:sz="2" w:space="1" w:color="FFFFFF"/>
                    <w:right w:val="single" w:sz="2" w:space="4" w:color="FFFFFF"/>
                  </w:divBdr>
                  <w:divsChild>
                    <w:div w:id="1156609105">
                      <w:marLeft w:val="0"/>
                      <w:marRight w:val="0"/>
                      <w:marTop w:val="0"/>
                      <w:marBottom w:val="0"/>
                      <w:divBdr>
                        <w:top w:val="none" w:sz="0" w:space="0" w:color="auto"/>
                        <w:left w:val="none" w:sz="0" w:space="0" w:color="auto"/>
                        <w:bottom w:val="none" w:sz="0" w:space="0" w:color="auto"/>
                        <w:right w:val="none" w:sz="0" w:space="0" w:color="auto"/>
                      </w:divBdr>
                    </w:div>
                  </w:divsChild>
                </w:div>
                <w:div w:id="736898567">
                  <w:marLeft w:val="0"/>
                  <w:marRight w:val="0"/>
                  <w:marTop w:val="0"/>
                  <w:marBottom w:val="0"/>
                  <w:divBdr>
                    <w:top w:val="single" w:sz="2" w:space="1" w:color="FFFFFF"/>
                    <w:left w:val="single" w:sz="2" w:space="12" w:color="FFFFFF"/>
                    <w:bottom w:val="single" w:sz="2" w:space="1" w:color="FFFFFF"/>
                    <w:right w:val="single" w:sz="2" w:space="4" w:color="FFFFFF"/>
                  </w:divBdr>
                  <w:divsChild>
                    <w:div w:id="612518681">
                      <w:marLeft w:val="0"/>
                      <w:marRight w:val="0"/>
                      <w:marTop w:val="0"/>
                      <w:marBottom w:val="0"/>
                      <w:divBdr>
                        <w:top w:val="none" w:sz="0" w:space="0" w:color="auto"/>
                        <w:left w:val="none" w:sz="0" w:space="0" w:color="auto"/>
                        <w:bottom w:val="none" w:sz="0" w:space="0" w:color="auto"/>
                        <w:right w:val="none" w:sz="0" w:space="0" w:color="auto"/>
                      </w:divBdr>
                    </w:div>
                  </w:divsChild>
                </w:div>
                <w:div w:id="58406470">
                  <w:marLeft w:val="0"/>
                  <w:marRight w:val="0"/>
                  <w:marTop w:val="0"/>
                  <w:marBottom w:val="0"/>
                  <w:divBdr>
                    <w:top w:val="single" w:sz="2" w:space="1" w:color="FFFFFF"/>
                    <w:left w:val="single" w:sz="2" w:space="12" w:color="FFFFFF"/>
                    <w:bottom w:val="single" w:sz="2" w:space="1" w:color="FFFFFF"/>
                    <w:right w:val="single" w:sz="2" w:space="4" w:color="FFFFFF"/>
                  </w:divBdr>
                  <w:divsChild>
                    <w:div w:id="1779106002">
                      <w:marLeft w:val="0"/>
                      <w:marRight w:val="0"/>
                      <w:marTop w:val="0"/>
                      <w:marBottom w:val="0"/>
                      <w:divBdr>
                        <w:top w:val="none" w:sz="0" w:space="0" w:color="auto"/>
                        <w:left w:val="none" w:sz="0" w:space="0" w:color="auto"/>
                        <w:bottom w:val="none" w:sz="0" w:space="0" w:color="auto"/>
                        <w:right w:val="none" w:sz="0" w:space="0" w:color="auto"/>
                      </w:divBdr>
                    </w:div>
                  </w:divsChild>
                </w:div>
                <w:div w:id="1931963306">
                  <w:marLeft w:val="0"/>
                  <w:marRight w:val="0"/>
                  <w:marTop w:val="0"/>
                  <w:marBottom w:val="0"/>
                  <w:divBdr>
                    <w:top w:val="single" w:sz="2" w:space="1" w:color="FFFFFF"/>
                    <w:left w:val="single" w:sz="2" w:space="12" w:color="FFFFFF"/>
                    <w:bottom w:val="single" w:sz="2" w:space="1" w:color="FFFFFF"/>
                    <w:right w:val="single" w:sz="2" w:space="4" w:color="FFFFFF"/>
                  </w:divBdr>
                  <w:divsChild>
                    <w:div w:id="550306232">
                      <w:marLeft w:val="0"/>
                      <w:marRight w:val="0"/>
                      <w:marTop w:val="0"/>
                      <w:marBottom w:val="0"/>
                      <w:divBdr>
                        <w:top w:val="none" w:sz="0" w:space="0" w:color="auto"/>
                        <w:left w:val="none" w:sz="0" w:space="0" w:color="auto"/>
                        <w:bottom w:val="none" w:sz="0" w:space="0" w:color="auto"/>
                        <w:right w:val="none" w:sz="0" w:space="0" w:color="auto"/>
                      </w:divBdr>
                    </w:div>
                  </w:divsChild>
                </w:div>
                <w:div w:id="1426924252">
                  <w:marLeft w:val="0"/>
                  <w:marRight w:val="0"/>
                  <w:marTop w:val="0"/>
                  <w:marBottom w:val="0"/>
                  <w:divBdr>
                    <w:top w:val="single" w:sz="2" w:space="1" w:color="FFFFFF"/>
                    <w:left w:val="single" w:sz="2" w:space="12" w:color="FFFFFF"/>
                    <w:bottom w:val="single" w:sz="2" w:space="1" w:color="FFFFFF"/>
                    <w:right w:val="single" w:sz="2" w:space="4" w:color="FFFFFF"/>
                  </w:divBdr>
                  <w:divsChild>
                    <w:div w:id="1935017606">
                      <w:marLeft w:val="0"/>
                      <w:marRight w:val="0"/>
                      <w:marTop w:val="0"/>
                      <w:marBottom w:val="0"/>
                      <w:divBdr>
                        <w:top w:val="none" w:sz="0" w:space="0" w:color="auto"/>
                        <w:left w:val="none" w:sz="0" w:space="0" w:color="auto"/>
                        <w:bottom w:val="none" w:sz="0" w:space="0" w:color="auto"/>
                        <w:right w:val="none" w:sz="0" w:space="0" w:color="auto"/>
                      </w:divBdr>
                    </w:div>
                  </w:divsChild>
                </w:div>
                <w:div w:id="1882933257">
                  <w:marLeft w:val="0"/>
                  <w:marRight w:val="0"/>
                  <w:marTop w:val="0"/>
                  <w:marBottom w:val="0"/>
                  <w:divBdr>
                    <w:top w:val="single" w:sz="2" w:space="1" w:color="FFFFFF"/>
                    <w:left w:val="single" w:sz="2" w:space="12" w:color="FFFFFF"/>
                    <w:bottom w:val="single" w:sz="2" w:space="1" w:color="FFFFFF"/>
                    <w:right w:val="single" w:sz="2" w:space="4" w:color="FFFFFF"/>
                  </w:divBdr>
                  <w:divsChild>
                    <w:div w:id="1622959454">
                      <w:marLeft w:val="0"/>
                      <w:marRight w:val="0"/>
                      <w:marTop w:val="0"/>
                      <w:marBottom w:val="0"/>
                      <w:divBdr>
                        <w:top w:val="none" w:sz="0" w:space="0" w:color="auto"/>
                        <w:left w:val="none" w:sz="0" w:space="0" w:color="auto"/>
                        <w:bottom w:val="none" w:sz="0" w:space="0" w:color="auto"/>
                        <w:right w:val="none" w:sz="0" w:space="0" w:color="auto"/>
                      </w:divBdr>
                    </w:div>
                  </w:divsChild>
                </w:div>
                <w:div w:id="1732922790">
                  <w:marLeft w:val="0"/>
                  <w:marRight w:val="0"/>
                  <w:marTop w:val="0"/>
                  <w:marBottom w:val="0"/>
                  <w:divBdr>
                    <w:top w:val="single" w:sz="2" w:space="1" w:color="FFFFFF"/>
                    <w:left w:val="single" w:sz="2" w:space="12" w:color="FFFFFF"/>
                    <w:bottom w:val="single" w:sz="2" w:space="1" w:color="FFFFFF"/>
                    <w:right w:val="single" w:sz="2" w:space="4" w:color="FFFFFF"/>
                  </w:divBdr>
                  <w:divsChild>
                    <w:div w:id="409625206">
                      <w:marLeft w:val="0"/>
                      <w:marRight w:val="0"/>
                      <w:marTop w:val="0"/>
                      <w:marBottom w:val="0"/>
                      <w:divBdr>
                        <w:top w:val="none" w:sz="0" w:space="0" w:color="auto"/>
                        <w:left w:val="none" w:sz="0" w:space="0" w:color="auto"/>
                        <w:bottom w:val="none" w:sz="0" w:space="0" w:color="auto"/>
                        <w:right w:val="none" w:sz="0" w:space="0" w:color="auto"/>
                      </w:divBdr>
                    </w:div>
                  </w:divsChild>
                </w:div>
                <w:div w:id="2137674495">
                  <w:marLeft w:val="0"/>
                  <w:marRight w:val="0"/>
                  <w:marTop w:val="0"/>
                  <w:marBottom w:val="0"/>
                  <w:divBdr>
                    <w:top w:val="single" w:sz="2" w:space="1" w:color="FFFFFF"/>
                    <w:left w:val="single" w:sz="2" w:space="12" w:color="FFFFFF"/>
                    <w:bottom w:val="single" w:sz="2" w:space="1" w:color="FFFFFF"/>
                    <w:right w:val="single" w:sz="2" w:space="4" w:color="FFFFFF"/>
                  </w:divBdr>
                  <w:divsChild>
                    <w:div w:id="2040351589">
                      <w:marLeft w:val="0"/>
                      <w:marRight w:val="0"/>
                      <w:marTop w:val="0"/>
                      <w:marBottom w:val="0"/>
                      <w:divBdr>
                        <w:top w:val="none" w:sz="0" w:space="0" w:color="auto"/>
                        <w:left w:val="none" w:sz="0" w:space="0" w:color="auto"/>
                        <w:bottom w:val="none" w:sz="0" w:space="0" w:color="auto"/>
                        <w:right w:val="none" w:sz="0" w:space="0" w:color="auto"/>
                      </w:divBdr>
                    </w:div>
                  </w:divsChild>
                </w:div>
                <w:div w:id="1471245529">
                  <w:marLeft w:val="0"/>
                  <w:marRight w:val="0"/>
                  <w:marTop w:val="0"/>
                  <w:marBottom w:val="0"/>
                  <w:divBdr>
                    <w:top w:val="single" w:sz="2" w:space="1" w:color="FFFFFF"/>
                    <w:left w:val="single" w:sz="2" w:space="12" w:color="FFFFFF"/>
                    <w:bottom w:val="single" w:sz="2" w:space="1" w:color="FFFFFF"/>
                    <w:right w:val="single" w:sz="2" w:space="4" w:color="FFFFFF"/>
                  </w:divBdr>
                  <w:divsChild>
                    <w:div w:id="633608850">
                      <w:marLeft w:val="0"/>
                      <w:marRight w:val="0"/>
                      <w:marTop w:val="0"/>
                      <w:marBottom w:val="0"/>
                      <w:divBdr>
                        <w:top w:val="none" w:sz="0" w:space="0" w:color="auto"/>
                        <w:left w:val="none" w:sz="0" w:space="0" w:color="auto"/>
                        <w:bottom w:val="none" w:sz="0" w:space="0" w:color="auto"/>
                        <w:right w:val="none" w:sz="0" w:space="0" w:color="auto"/>
                      </w:divBdr>
                    </w:div>
                  </w:divsChild>
                </w:div>
                <w:div w:id="1753503291">
                  <w:marLeft w:val="0"/>
                  <w:marRight w:val="0"/>
                  <w:marTop w:val="0"/>
                  <w:marBottom w:val="0"/>
                  <w:divBdr>
                    <w:top w:val="single" w:sz="2" w:space="1" w:color="FFFFFF"/>
                    <w:left w:val="single" w:sz="2" w:space="12" w:color="FFFFFF"/>
                    <w:bottom w:val="single" w:sz="2" w:space="4" w:color="FFFFFF"/>
                    <w:right w:val="single" w:sz="2" w:space="4" w:color="FFFFFF"/>
                  </w:divBdr>
                  <w:divsChild>
                    <w:div w:id="156599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94794">
      <w:bodyDiv w:val="1"/>
      <w:marLeft w:val="0"/>
      <w:marRight w:val="0"/>
      <w:marTop w:val="0"/>
      <w:marBottom w:val="0"/>
      <w:divBdr>
        <w:top w:val="none" w:sz="0" w:space="0" w:color="auto"/>
        <w:left w:val="none" w:sz="0" w:space="0" w:color="auto"/>
        <w:bottom w:val="none" w:sz="0" w:space="0" w:color="auto"/>
        <w:right w:val="none" w:sz="0" w:space="0" w:color="auto"/>
      </w:divBdr>
      <w:divsChild>
        <w:div w:id="1160774369">
          <w:marLeft w:val="0"/>
          <w:marRight w:val="0"/>
          <w:marTop w:val="0"/>
          <w:marBottom w:val="0"/>
          <w:divBdr>
            <w:top w:val="none" w:sz="0" w:space="0" w:color="auto"/>
            <w:left w:val="none" w:sz="0" w:space="0" w:color="auto"/>
            <w:bottom w:val="none" w:sz="0" w:space="0" w:color="auto"/>
            <w:right w:val="none" w:sz="0" w:space="0" w:color="auto"/>
          </w:divBdr>
        </w:div>
        <w:div w:id="2028363671">
          <w:marLeft w:val="0"/>
          <w:marRight w:val="0"/>
          <w:marTop w:val="0"/>
          <w:marBottom w:val="335"/>
          <w:divBdr>
            <w:top w:val="none" w:sz="0" w:space="0" w:color="auto"/>
            <w:left w:val="none" w:sz="0" w:space="0" w:color="auto"/>
            <w:bottom w:val="none" w:sz="0" w:space="0" w:color="auto"/>
            <w:right w:val="none" w:sz="0" w:space="0" w:color="auto"/>
          </w:divBdr>
          <w:divsChild>
            <w:div w:id="609313498">
              <w:marLeft w:val="0"/>
              <w:marRight w:val="0"/>
              <w:marTop w:val="0"/>
              <w:marBottom w:val="0"/>
              <w:divBdr>
                <w:top w:val="none" w:sz="0" w:space="0" w:color="auto"/>
                <w:left w:val="none" w:sz="0" w:space="0" w:color="auto"/>
                <w:bottom w:val="none" w:sz="0" w:space="0" w:color="auto"/>
                <w:right w:val="none" w:sz="0" w:space="0" w:color="auto"/>
              </w:divBdr>
              <w:divsChild>
                <w:div w:id="2090082400">
                  <w:marLeft w:val="0"/>
                  <w:marRight w:val="0"/>
                  <w:marTop w:val="0"/>
                  <w:marBottom w:val="0"/>
                  <w:divBdr>
                    <w:top w:val="single" w:sz="2" w:space="4" w:color="FFFFFF"/>
                    <w:left w:val="single" w:sz="2" w:space="12" w:color="FFFFFF"/>
                    <w:bottom w:val="single" w:sz="2" w:space="1" w:color="FFFFFF"/>
                    <w:right w:val="single" w:sz="2" w:space="4" w:color="FFFFFF"/>
                  </w:divBdr>
                  <w:divsChild>
                    <w:div w:id="643238822">
                      <w:marLeft w:val="0"/>
                      <w:marRight w:val="0"/>
                      <w:marTop w:val="0"/>
                      <w:marBottom w:val="0"/>
                      <w:divBdr>
                        <w:top w:val="none" w:sz="0" w:space="0" w:color="auto"/>
                        <w:left w:val="none" w:sz="0" w:space="0" w:color="auto"/>
                        <w:bottom w:val="none" w:sz="0" w:space="0" w:color="auto"/>
                        <w:right w:val="none" w:sz="0" w:space="0" w:color="auto"/>
                      </w:divBdr>
                    </w:div>
                  </w:divsChild>
                </w:div>
                <w:div w:id="1644390906">
                  <w:marLeft w:val="0"/>
                  <w:marRight w:val="0"/>
                  <w:marTop w:val="0"/>
                  <w:marBottom w:val="0"/>
                  <w:divBdr>
                    <w:top w:val="single" w:sz="2" w:space="1" w:color="FFFFFF"/>
                    <w:left w:val="single" w:sz="2" w:space="12" w:color="FFFFFF"/>
                    <w:bottom w:val="single" w:sz="2" w:space="1" w:color="FFFFFF"/>
                    <w:right w:val="single" w:sz="2" w:space="4" w:color="FFFFFF"/>
                  </w:divBdr>
                  <w:divsChild>
                    <w:div w:id="258874312">
                      <w:marLeft w:val="0"/>
                      <w:marRight w:val="0"/>
                      <w:marTop w:val="0"/>
                      <w:marBottom w:val="0"/>
                      <w:divBdr>
                        <w:top w:val="none" w:sz="0" w:space="0" w:color="auto"/>
                        <w:left w:val="none" w:sz="0" w:space="0" w:color="auto"/>
                        <w:bottom w:val="none" w:sz="0" w:space="0" w:color="auto"/>
                        <w:right w:val="none" w:sz="0" w:space="0" w:color="auto"/>
                      </w:divBdr>
                    </w:div>
                  </w:divsChild>
                </w:div>
                <w:div w:id="413205252">
                  <w:marLeft w:val="0"/>
                  <w:marRight w:val="0"/>
                  <w:marTop w:val="0"/>
                  <w:marBottom w:val="0"/>
                  <w:divBdr>
                    <w:top w:val="single" w:sz="2" w:space="1" w:color="FFFFFF"/>
                    <w:left w:val="single" w:sz="2" w:space="12" w:color="FFFFFF"/>
                    <w:bottom w:val="single" w:sz="2" w:space="1" w:color="FFFFFF"/>
                    <w:right w:val="single" w:sz="2" w:space="4" w:color="FFFFFF"/>
                  </w:divBdr>
                  <w:divsChild>
                    <w:div w:id="1324699037">
                      <w:marLeft w:val="0"/>
                      <w:marRight w:val="0"/>
                      <w:marTop w:val="0"/>
                      <w:marBottom w:val="0"/>
                      <w:divBdr>
                        <w:top w:val="none" w:sz="0" w:space="0" w:color="auto"/>
                        <w:left w:val="none" w:sz="0" w:space="0" w:color="auto"/>
                        <w:bottom w:val="none" w:sz="0" w:space="0" w:color="auto"/>
                        <w:right w:val="none" w:sz="0" w:space="0" w:color="auto"/>
                      </w:divBdr>
                    </w:div>
                  </w:divsChild>
                </w:div>
                <w:div w:id="1187984491">
                  <w:marLeft w:val="0"/>
                  <w:marRight w:val="0"/>
                  <w:marTop w:val="0"/>
                  <w:marBottom w:val="0"/>
                  <w:divBdr>
                    <w:top w:val="single" w:sz="2" w:space="1" w:color="FFFFFF"/>
                    <w:left w:val="single" w:sz="2" w:space="12" w:color="FFFFFF"/>
                    <w:bottom w:val="single" w:sz="2" w:space="1" w:color="FFFFFF"/>
                    <w:right w:val="single" w:sz="2" w:space="4" w:color="FFFFFF"/>
                  </w:divBdr>
                  <w:divsChild>
                    <w:div w:id="1149327865">
                      <w:marLeft w:val="0"/>
                      <w:marRight w:val="0"/>
                      <w:marTop w:val="0"/>
                      <w:marBottom w:val="0"/>
                      <w:divBdr>
                        <w:top w:val="none" w:sz="0" w:space="0" w:color="auto"/>
                        <w:left w:val="none" w:sz="0" w:space="0" w:color="auto"/>
                        <w:bottom w:val="none" w:sz="0" w:space="0" w:color="auto"/>
                        <w:right w:val="none" w:sz="0" w:space="0" w:color="auto"/>
                      </w:divBdr>
                    </w:div>
                  </w:divsChild>
                </w:div>
                <w:div w:id="1407342562">
                  <w:marLeft w:val="0"/>
                  <w:marRight w:val="0"/>
                  <w:marTop w:val="0"/>
                  <w:marBottom w:val="0"/>
                  <w:divBdr>
                    <w:top w:val="single" w:sz="2" w:space="1" w:color="FFFFFF"/>
                    <w:left w:val="single" w:sz="2" w:space="12" w:color="FFFFFF"/>
                    <w:bottom w:val="single" w:sz="2" w:space="1" w:color="FFFFFF"/>
                    <w:right w:val="single" w:sz="2" w:space="4" w:color="FFFFFF"/>
                  </w:divBdr>
                  <w:divsChild>
                    <w:div w:id="287442610">
                      <w:marLeft w:val="0"/>
                      <w:marRight w:val="0"/>
                      <w:marTop w:val="0"/>
                      <w:marBottom w:val="0"/>
                      <w:divBdr>
                        <w:top w:val="none" w:sz="0" w:space="0" w:color="auto"/>
                        <w:left w:val="none" w:sz="0" w:space="0" w:color="auto"/>
                        <w:bottom w:val="none" w:sz="0" w:space="0" w:color="auto"/>
                        <w:right w:val="none" w:sz="0" w:space="0" w:color="auto"/>
                      </w:divBdr>
                    </w:div>
                  </w:divsChild>
                </w:div>
                <w:div w:id="765803733">
                  <w:marLeft w:val="0"/>
                  <w:marRight w:val="0"/>
                  <w:marTop w:val="0"/>
                  <w:marBottom w:val="0"/>
                  <w:divBdr>
                    <w:top w:val="single" w:sz="2" w:space="1" w:color="FFFFFF"/>
                    <w:left w:val="single" w:sz="2" w:space="12" w:color="FFFFFF"/>
                    <w:bottom w:val="single" w:sz="2" w:space="1" w:color="FFFFFF"/>
                    <w:right w:val="single" w:sz="2" w:space="4" w:color="FFFFFF"/>
                  </w:divBdr>
                  <w:divsChild>
                    <w:div w:id="226107819">
                      <w:marLeft w:val="0"/>
                      <w:marRight w:val="0"/>
                      <w:marTop w:val="0"/>
                      <w:marBottom w:val="0"/>
                      <w:divBdr>
                        <w:top w:val="none" w:sz="0" w:space="0" w:color="auto"/>
                        <w:left w:val="none" w:sz="0" w:space="0" w:color="auto"/>
                        <w:bottom w:val="none" w:sz="0" w:space="0" w:color="auto"/>
                        <w:right w:val="none" w:sz="0" w:space="0" w:color="auto"/>
                      </w:divBdr>
                    </w:div>
                  </w:divsChild>
                </w:div>
                <w:div w:id="1949048853">
                  <w:marLeft w:val="0"/>
                  <w:marRight w:val="0"/>
                  <w:marTop w:val="0"/>
                  <w:marBottom w:val="0"/>
                  <w:divBdr>
                    <w:top w:val="single" w:sz="2" w:space="1" w:color="FFFFFF"/>
                    <w:left w:val="single" w:sz="2" w:space="12" w:color="FFFFFF"/>
                    <w:bottom w:val="single" w:sz="2" w:space="1" w:color="FFFFFF"/>
                    <w:right w:val="single" w:sz="2" w:space="4" w:color="FFFFFF"/>
                  </w:divBdr>
                  <w:divsChild>
                    <w:div w:id="1304119968">
                      <w:marLeft w:val="0"/>
                      <w:marRight w:val="0"/>
                      <w:marTop w:val="0"/>
                      <w:marBottom w:val="0"/>
                      <w:divBdr>
                        <w:top w:val="none" w:sz="0" w:space="0" w:color="auto"/>
                        <w:left w:val="none" w:sz="0" w:space="0" w:color="auto"/>
                        <w:bottom w:val="none" w:sz="0" w:space="0" w:color="auto"/>
                        <w:right w:val="none" w:sz="0" w:space="0" w:color="auto"/>
                      </w:divBdr>
                    </w:div>
                  </w:divsChild>
                </w:div>
                <w:div w:id="1068454666">
                  <w:marLeft w:val="0"/>
                  <w:marRight w:val="0"/>
                  <w:marTop w:val="0"/>
                  <w:marBottom w:val="0"/>
                  <w:divBdr>
                    <w:top w:val="single" w:sz="2" w:space="1" w:color="FFFFFF"/>
                    <w:left w:val="single" w:sz="2" w:space="12" w:color="FFFFFF"/>
                    <w:bottom w:val="single" w:sz="2" w:space="1" w:color="FFFFFF"/>
                    <w:right w:val="single" w:sz="2" w:space="4" w:color="FFFFFF"/>
                  </w:divBdr>
                  <w:divsChild>
                    <w:div w:id="1294947322">
                      <w:marLeft w:val="0"/>
                      <w:marRight w:val="0"/>
                      <w:marTop w:val="0"/>
                      <w:marBottom w:val="0"/>
                      <w:divBdr>
                        <w:top w:val="none" w:sz="0" w:space="0" w:color="auto"/>
                        <w:left w:val="none" w:sz="0" w:space="0" w:color="auto"/>
                        <w:bottom w:val="none" w:sz="0" w:space="0" w:color="auto"/>
                        <w:right w:val="none" w:sz="0" w:space="0" w:color="auto"/>
                      </w:divBdr>
                    </w:div>
                  </w:divsChild>
                </w:div>
                <w:div w:id="874807013">
                  <w:marLeft w:val="0"/>
                  <w:marRight w:val="0"/>
                  <w:marTop w:val="0"/>
                  <w:marBottom w:val="0"/>
                  <w:divBdr>
                    <w:top w:val="single" w:sz="2" w:space="1" w:color="FFFFFF"/>
                    <w:left w:val="single" w:sz="2" w:space="12" w:color="FFFFFF"/>
                    <w:bottom w:val="single" w:sz="2" w:space="1" w:color="FFFFFF"/>
                    <w:right w:val="single" w:sz="2" w:space="4" w:color="FFFFFF"/>
                  </w:divBdr>
                  <w:divsChild>
                    <w:div w:id="1419600767">
                      <w:marLeft w:val="0"/>
                      <w:marRight w:val="0"/>
                      <w:marTop w:val="0"/>
                      <w:marBottom w:val="0"/>
                      <w:divBdr>
                        <w:top w:val="none" w:sz="0" w:space="0" w:color="auto"/>
                        <w:left w:val="none" w:sz="0" w:space="0" w:color="auto"/>
                        <w:bottom w:val="none" w:sz="0" w:space="0" w:color="auto"/>
                        <w:right w:val="none" w:sz="0" w:space="0" w:color="auto"/>
                      </w:divBdr>
                    </w:div>
                  </w:divsChild>
                </w:div>
                <w:div w:id="1160345566">
                  <w:marLeft w:val="0"/>
                  <w:marRight w:val="0"/>
                  <w:marTop w:val="0"/>
                  <w:marBottom w:val="0"/>
                  <w:divBdr>
                    <w:top w:val="single" w:sz="2" w:space="1" w:color="FFFFFF"/>
                    <w:left w:val="single" w:sz="2" w:space="12" w:color="FFFFFF"/>
                    <w:bottom w:val="single" w:sz="2" w:space="1" w:color="FFFFFF"/>
                    <w:right w:val="single" w:sz="2" w:space="4" w:color="FFFFFF"/>
                  </w:divBdr>
                  <w:divsChild>
                    <w:div w:id="1258445492">
                      <w:marLeft w:val="0"/>
                      <w:marRight w:val="0"/>
                      <w:marTop w:val="0"/>
                      <w:marBottom w:val="0"/>
                      <w:divBdr>
                        <w:top w:val="none" w:sz="0" w:space="0" w:color="auto"/>
                        <w:left w:val="none" w:sz="0" w:space="0" w:color="auto"/>
                        <w:bottom w:val="none" w:sz="0" w:space="0" w:color="auto"/>
                        <w:right w:val="none" w:sz="0" w:space="0" w:color="auto"/>
                      </w:divBdr>
                    </w:div>
                  </w:divsChild>
                </w:div>
                <w:div w:id="1454179359">
                  <w:marLeft w:val="0"/>
                  <w:marRight w:val="0"/>
                  <w:marTop w:val="0"/>
                  <w:marBottom w:val="0"/>
                  <w:divBdr>
                    <w:top w:val="single" w:sz="2" w:space="1" w:color="FFFFFF"/>
                    <w:left w:val="single" w:sz="2" w:space="12" w:color="FFFFFF"/>
                    <w:bottom w:val="single" w:sz="2" w:space="1" w:color="FFFFFF"/>
                    <w:right w:val="single" w:sz="2" w:space="4" w:color="FFFFFF"/>
                  </w:divBdr>
                  <w:divsChild>
                    <w:div w:id="842546199">
                      <w:marLeft w:val="0"/>
                      <w:marRight w:val="0"/>
                      <w:marTop w:val="0"/>
                      <w:marBottom w:val="0"/>
                      <w:divBdr>
                        <w:top w:val="none" w:sz="0" w:space="0" w:color="auto"/>
                        <w:left w:val="none" w:sz="0" w:space="0" w:color="auto"/>
                        <w:bottom w:val="none" w:sz="0" w:space="0" w:color="auto"/>
                        <w:right w:val="none" w:sz="0" w:space="0" w:color="auto"/>
                      </w:divBdr>
                    </w:div>
                  </w:divsChild>
                </w:div>
                <w:div w:id="488403599">
                  <w:marLeft w:val="0"/>
                  <w:marRight w:val="0"/>
                  <w:marTop w:val="0"/>
                  <w:marBottom w:val="0"/>
                  <w:divBdr>
                    <w:top w:val="single" w:sz="2" w:space="1" w:color="FFFFFF"/>
                    <w:left w:val="single" w:sz="2" w:space="12" w:color="FFFFFF"/>
                    <w:bottom w:val="single" w:sz="2" w:space="1" w:color="FFFFFF"/>
                    <w:right w:val="single" w:sz="2" w:space="4" w:color="FFFFFF"/>
                  </w:divBdr>
                  <w:divsChild>
                    <w:div w:id="497424296">
                      <w:marLeft w:val="0"/>
                      <w:marRight w:val="0"/>
                      <w:marTop w:val="0"/>
                      <w:marBottom w:val="0"/>
                      <w:divBdr>
                        <w:top w:val="none" w:sz="0" w:space="0" w:color="auto"/>
                        <w:left w:val="none" w:sz="0" w:space="0" w:color="auto"/>
                        <w:bottom w:val="none" w:sz="0" w:space="0" w:color="auto"/>
                        <w:right w:val="none" w:sz="0" w:space="0" w:color="auto"/>
                      </w:divBdr>
                    </w:div>
                  </w:divsChild>
                </w:div>
                <w:div w:id="2110469834">
                  <w:marLeft w:val="0"/>
                  <w:marRight w:val="0"/>
                  <w:marTop w:val="0"/>
                  <w:marBottom w:val="0"/>
                  <w:divBdr>
                    <w:top w:val="single" w:sz="2" w:space="1" w:color="FFFFFF"/>
                    <w:left w:val="single" w:sz="2" w:space="12" w:color="FFFFFF"/>
                    <w:bottom w:val="single" w:sz="2" w:space="1" w:color="FFFFFF"/>
                    <w:right w:val="single" w:sz="2" w:space="4" w:color="FFFFFF"/>
                  </w:divBdr>
                  <w:divsChild>
                    <w:div w:id="1935698524">
                      <w:marLeft w:val="0"/>
                      <w:marRight w:val="0"/>
                      <w:marTop w:val="0"/>
                      <w:marBottom w:val="0"/>
                      <w:divBdr>
                        <w:top w:val="none" w:sz="0" w:space="0" w:color="auto"/>
                        <w:left w:val="none" w:sz="0" w:space="0" w:color="auto"/>
                        <w:bottom w:val="none" w:sz="0" w:space="0" w:color="auto"/>
                        <w:right w:val="none" w:sz="0" w:space="0" w:color="auto"/>
                      </w:divBdr>
                    </w:div>
                  </w:divsChild>
                </w:div>
                <w:div w:id="208151758">
                  <w:marLeft w:val="0"/>
                  <w:marRight w:val="0"/>
                  <w:marTop w:val="0"/>
                  <w:marBottom w:val="0"/>
                  <w:divBdr>
                    <w:top w:val="single" w:sz="2" w:space="1" w:color="FFFFFF"/>
                    <w:left w:val="single" w:sz="2" w:space="12" w:color="FFFFFF"/>
                    <w:bottom w:val="single" w:sz="2" w:space="1" w:color="FFFFFF"/>
                    <w:right w:val="single" w:sz="2" w:space="4" w:color="FFFFFF"/>
                  </w:divBdr>
                  <w:divsChild>
                    <w:div w:id="119690683">
                      <w:marLeft w:val="0"/>
                      <w:marRight w:val="0"/>
                      <w:marTop w:val="0"/>
                      <w:marBottom w:val="0"/>
                      <w:divBdr>
                        <w:top w:val="none" w:sz="0" w:space="0" w:color="auto"/>
                        <w:left w:val="none" w:sz="0" w:space="0" w:color="auto"/>
                        <w:bottom w:val="none" w:sz="0" w:space="0" w:color="auto"/>
                        <w:right w:val="none" w:sz="0" w:space="0" w:color="auto"/>
                      </w:divBdr>
                    </w:div>
                  </w:divsChild>
                </w:div>
                <w:div w:id="1146898931">
                  <w:marLeft w:val="0"/>
                  <w:marRight w:val="0"/>
                  <w:marTop w:val="0"/>
                  <w:marBottom w:val="0"/>
                  <w:divBdr>
                    <w:top w:val="single" w:sz="2" w:space="1" w:color="FFFFFF"/>
                    <w:left w:val="single" w:sz="2" w:space="12" w:color="FFFFFF"/>
                    <w:bottom w:val="single" w:sz="2" w:space="1" w:color="FFFFFF"/>
                    <w:right w:val="single" w:sz="2" w:space="4" w:color="FFFFFF"/>
                  </w:divBdr>
                  <w:divsChild>
                    <w:div w:id="122846532">
                      <w:marLeft w:val="0"/>
                      <w:marRight w:val="0"/>
                      <w:marTop w:val="0"/>
                      <w:marBottom w:val="0"/>
                      <w:divBdr>
                        <w:top w:val="none" w:sz="0" w:space="0" w:color="auto"/>
                        <w:left w:val="none" w:sz="0" w:space="0" w:color="auto"/>
                        <w:bottom w:val="none" w:sz="0" w:space="0" w:color="auto"/>
                        <w:right w:val="none" w:sz="0" w:space="0" w:color="auto"/>
                      </w:divBdr>
                    </w:div>
                  </w:divsChild>
                </w:div>
                <w:div w:id="114830402">
                  <w:marLeft w:val="0"/>
                  <w:marRight w:val="0"/>
                  <w:marTop w:val="0"/>
                  <w:marBottom w:val="0"/>
                  <w:divBdr>
                    <w:top w:val="single" w:sz="2" w:space="1" w:color="FFFFFF"/>
                    <w:left w:val="single" w:sz="2" w:space="12" w:color="FFFFFF"/>
                    <w:bottom w:val="single" w:sz="2" w:space="1" w:color="FFFFFF"/>
                    <w:right w:val="single" w:sz="2" w:space="4" w:color="FFFFFF"/>
                  </w:divBdr>
                  <w:divsChild>
                    <w:div w:id="35474264">
                      <w:marLeft w:val="0"/>
                      <w:marRight w:val="0"/>
                      <w:marTop w:val="0"/>
                      <w:marBottom w:val="0"/>
                      <w:divBdr>
                        <w:top w:val="none" w:sz="0" w:space="0" w:color="auto"/>
                        <w:left w:val="none" w:sz="0" w:space="0" w:color="auto"/>
                        <w:bottom w:val="none" w:sz="0" w:space="0" w:color="auto"/>
                        <w:right w:val="none" w:sz="0" w:space="0" w:color="auto"/>
                      </w:divBdr>
                    </w:div>
                  </w:divsChild>
                </w:div>
                <w:div w:id="998265781">
                  <w:marLeft w:val="0"/>
                  <w:marRight w:val="0"/>
                  <w:marTop w:val="0"/>
                  <w:marBottom w:val="0"/>
                  <w:divBdr>
                    <w:top w:val="single" w:sz="2" w:space="1" w:color="FFFFFF"/>
                    <w:left w:val="single" w:sz="2" w:space="12" w:color="FFFFFF"/>
                    <w:bottom w:val="single" w:sz="2" w:space="1" w:color="FFFFFF"/>
                    <w:right w:val="single" w:sz="2" w:space="4" w:color="FFFFFF"/>
                  </w:divBdr>
                  <w:divsChild>
                    <w:div w:id="1644893133">
                      <w:marLeft w:val="0"/>
                      <w:marRight w:val="0"/>
                      <w:marTop w:val="0"/>
                      <w:marBottom w:val="0"/>
                      <w:divBdr>
                        <w:top w:val="none" w:sz="0" w:space="0" w:color="auto"/>
                        <w:left w:val="none" w:sz="0" w:space="0" w:color="auto"/>
                        <w:bottom w:val="none" w:sz="0" w:space="0" w:color="auto"/>
                        <w:right w:val="none" w:sz="0" w:space="0" w:color="auto"/>
                      </w:divBdr>
                    </w:div>
                  </w:divsChild>
                </w:div>
                <w:div w:id="1324813671">
                  <w:marLeft w:val="0"/>
                  <w:marRight w:val="0"/>
                  <w:marTop w:val="0"/>
                  <w:marBottom w:val="0"/>
                  <w:divBdr>
                    <w:top w:val="single" w:sz="2" w:space="1" w:color="FFFFFF"/>
                    <w:left w:val="single" w:sz="2" w:space="12" w:color="FFFFFF"/>
                    <w:bottom w:val="single" w:sz="2" w:space="1" w:color="FFFFFF"/>
                    <w:right w:val="single" w:sz="2" w:space="4" w:color="FFFFFF"/>
                  </w:divBdr>
                  <w:divsChild>
                    <w:div w:id="1732384028">
                      <w:marLeft w:val="0"/>
                      <w:marRight w:val="0"/>
                      <w:marTop w:val="0"/>
                      <w:marBottom w:val="0"/>
                      <w:divBdr>
                        <w:top w:val="none" w:sz="0" w:space="0" w:color="auto"/>
                        <w:left w:val="none" w:sz="0" w:space="0" w:color="auto"/>
                        <w:bottom w:val="none" w:sz="0" w:space="0" w:color="auto"/>
                        <w:right w:val="none" w:sz="0" w:space="0" w:color="auto"/>
                      </w:divBdr>
                    </w:div>
                  </w:divsChild>
                </w:div>
                <w:div w:id="1786150624">
                  <w:marLeft w:val="0"/>
                  <w:marRight w:val="0"/>
                  <w:marTop w:val="0"/>
                  <w:marBottom w:val="0"/>
                  <w:divBdr>
                    <w:top w:val="single" w:sz="2" w:space="1" w:color="FFFFFF"/>
                    <w:left w:val="single" w:sz="2" w:space="12" w:color="FFFFFF"/>
                    <w:bottom w:val="single" w:sz="2" w:space="1" w:color="FFFFFF"/>
                    <w:right w:val="single" w:sz="2" w:space="4" w:color="FFFFFF"/>
                  </w:divBdr>
                  <w:divsChild>
                    <w:div w:id="919364234">
                      <w:marLeft w:val="0"/>
                      <w:marRight w:val="0"/>
                      <w:marTop w:val="0"/>
                      <w:marBottom w:val="0"/>
                      <w:divBdr>
                        <w:top w:val="none" w:sz="0" w:space="0" w:color="auto"/>
                        <w:left w:val="none" w:sz="0" w:space="0" w:color="auto"/>
                        <w:bottom w:val="none" w:sz="0" w:space="0" w:color="auto"/>
                        <w:right w:val="none" w:sz="0" w:space="0" w:color="auto"/>
                      </w:divBdr>
                    </w:div>
                  </w:divsChild>
                </w:div>
                <w:div w:id="712509623">
                  <w:marLeft w:val="0"/>
                  <w:marRight w:val="0"/>
                  <w:marTop w:val="0"/>
                  <w:marBottom w:val="0"/>
                  <w:divBdr>
                    <w:top w:val="single" w:sz="2" w:space="1" w:color="FFFFFF"/>
                    <w:left w:val="single" w:sz="2" w:space="12" w:color="FFFFFF"/>
                    <w:bottom w:val="single" w:sz="2" w:space="1" w:color="FFFFFF"/>
                    <w:right w:val="single" w:sz="2" w:space="4" w:color="FFFFFF"/>
                  </w:divBdr>
                  <w:divsChild>
                    <w:div w:id="1946040241">
                      <w:marLeft w:val="0"/>
                      <w:marRight w:val="0"/>
                      <w:marTop w:val="0"/>
                      <w:marBottom w:val="0"/>
                      <w:divBdr>
                        <w:top w:val="none" w:sz="0" w:space="0" w:color="auto"/>
                        <w:left w:val="none" w:sz="0" w:space="0" w:color="auto"/>
                        <w:bottom w:val="none" w:sz="0" w:space="0" w:color="auto"/>
                        <w:right w:val="none" w:sz="0" w:space="0" w:color="auto"/>
                      </w:divBdr>
                    </w:div>
                  </w:divsChild>
                </w:div>
                <w:div w:id="2079864663">
                  <w:marLeft w:val="0"/>
                  <w:marRight w:val="0"/>
                  <w:marTop w:val="0"/>
                  <w:marBottom w:val="0"/>
                  <w:divBdr>
                    <w:top w:val="single" w:sz="2" w:space="1" w:color="FFFFFF"/>
                    <w:left w:val="single" w:sz="2" w:space="12" w:color="FFFFFF"/>
                    <w:bottom w:val="single" w:sz="2" w:space="1" w:color="FFFFFF"/>
                    <w:right w:val="single" w:sz="2" w:space="4" w:color="FFFFFF"/>
                  </w:divBdr>
                  <w:divsChild>
                    <w:div w:id="1680043299">
                      <w:marLeft w:val="0"/>
                      <w:marRight w:val="0"/>
                      <w:marTop w:val="0"/>
                      <w:marBottom w:val="0"/>
                      <w:divBdr>
                        <w:top w:val="none" w:sz="0" w:space="0" w:color="auto"/>
                        <w:left w:val="none" w:sz="0" w:space="0" w:color="auto"/>
                        <w:bottom w:val="none" w:sz="0" w:space="0" w:color="auto"/>
                        <w:right w:val="none" w:sz="0" w:space="0" w:color="auto"/>
                      </w:divBdr>
                    </w:div>
                  </w:divsChild>
                </w:div>
                <w:div w:id="1535457349">
                  <w:marLeft w:val="0"/>
                  <w:marRight w:val="0"/>
                  <w:marTop w:val="0"/>
                  <w:marBottom w:val="0"/>
                  <w:divBdr>
                    <w:top w:val="single" w:sz="2" w:space="1" w:color="FFFFFF"/>
                    <w:left w:val="single" w:sz="2" w:space="12" w:color="FFFFFF"/>
                    <w:bottom w:val="single" w:sz="2" w:space="1" w:color="FFFFFF"/>
                    <w:right w:val="single" w:sz="2" w:space="4" w:color="FFFFFF"/>
                  </w:divBdr>
                  <w:divsChild>
                    <w:div w:id="302661065">
                      <w:marLeft w:val="0"/>
                      <w:marRight w:val="0"/>
                      <w:marTop w:val="0"/>
                      <w:marBottom w:val="0"/>
                      <w:divBdr>
                        <w:top w:val="none" w:sz="0" w:space="0" w:color="auto"/>
                        <w:left w:val="none" w:sz="0" w:space="0" w:color="auto"/>
                        <w:bottom w:val="none" w:sz="0" w:space="0" w:color="auto"/>
                        <w:right w:val="none" w:sz="0" w:space="0" w:color="auto"/>
                      </w:divBdr>
                    </w:div>
                  </w:divsChild>
                </w:div>
                <w:div w:id="875890634">
                  <w:marLeft w:val="0"/>
                  <w:marRight w:val="0"/>
                  <w:marTop w:val="0"/>
                  <w:marBottom w:val="0"/>
                  <w:divBdr>
                    <w:top w:val="single" w:sz="2" w:space="1" w:color="FFFFFF"/>
                    <w:left w:val="single" w:sz="2" w:space="12" w:color="FFFFFF"/>
                    <w:bottom w:val="single" w:sz="2" w:space="1" w:color="FFFFFF"/>
                    <w:right w:val="single" w:sz="2" w:space="4" w:color="FFFFFF"/>
                  </w:divBdr>
                  <w:divsChild>
                    <w:div w:id="1099638334">
                      <w:marLeft w:val="0"/>
                      <w:marRight w:val="0"/>
                      <w:marTop w:val="0"/>
                      <w:marBottom w:val="0"/>
                      <w:divBdr>
                        <w:top w:val="none" w:sz="0" w:space="0" w:color="auto"/>
                        <w:left w:val="none" w:sz="0" w:space="0" w:color="auto"/>
                        <w:bottom w:val="none" w:sz="0" w:space="0" w:color="auto"/>
                        <w:right w:val="none" w:sz="0" w:space="0" w:color="auto"/>
                      </w:divBdr>
                    </w:div>
                  </w:divsChild>
                </w:div>
                <w:div w:id="1123230272">
                  <w:marLeft w:val="0"/>
                  <w:marRight w:val="0"/>
                  <w:marTop w:val="0"/>
                  <w:marBottom w:val="0"/>
                  <w:divBdr>
                    <w:top w:val="single" w:sz="2" w:space="1" w:color="FFFFFF"/>
                    <w:left w:val="single" w:sz="2" w:space="12" w:color="FFFFFF"/>
                    <w:bottom w:val="single" w:sz="2" w:space="1" w:color="FFFFFF"/>
                    <w:right w:val="single" w:sz="2" w:space="4" w:color="FFFFFF"/>
                  </w:divBdr>
                  <w:divsChild>
                    <w:div w:id="1606183475">
                      <w:marLeft w:val="0"/>
                      <w:marRight w:val="0"/>
                      <w:marTop w:val="0"/>
                      <w:marBottom w:val="0"/>
                      <w:divBdr>
                        <w:top w:val="none" w:sz="0" w:space="0" w:color="auto"/>
                        <w:left w:val="none" w:sz="0" w:space="0" w:color="auto"/>
                        <w:bottom w:val="none" w:sz="0" w:space="0" w:color="auto"/>
                        <w:right w:val="none" w:sz="0" w:space="0" w:color="auto"/>
                      </w:divBdr>
                    </w:div>
                  </w:divsChild>
                </w:div>
                <w:div w:id="1018045778">
                  <w:marLeft w:val="0"/>
                  <w:marRight w:val="0"/>
                  <w:marTop w:val="0"/>
                  <w:marBottom w:val="0"/>
                  <w:divBdr>
                    <w:top w:val="single" w:sz="2" w:space="1" w:color="FFFFFF"/>
                    <w:left w:val="single" w:sz="2" w:space="12" w:color="FFFFFF"/>
                    <w:bottom w:val="single" w:sz="2" w:space="1" w:color="FFFFFF"/>
                    <w:right w:val="single" w:sz="2" w:space="4" w:color="FFFFFF"/>
                  </w:divBdr>
                  <w:divsChild>
                    <w:div w:id="2011054440">
                      <w:marLeft w:val="0"/>
                      <w:marRight w:val="0"/>
                      <w:marTop w:val="0"/>
                      <w:marBottom w:val="0"/>
                      <w:divBdr>
                        <w:top w:val="none" w:sz="0" w:space="0" w:color="auto"/>
                        <w:left w:val="none" w:sz="0" w:space="0" w:color="auto"/>
                        <w:bottom w:val="none" w:sz="0" w:space="0" w:color="auto"/>
                        <w:right w:val="none" w:sz="0" w:space="0" w:color="auto"/>
                      </w:divBdr>
                    </w:div>
                  </w:divsChild>
                </w:div>
                <w:div w:id="407925258">
                  <w:marLeft w:val="0"/>
                  <w:marRight w:val="0"/>
                  <w:marTop w:val="0"/>
                  <w:marBottom w:val="0"/>
                  <w:divBdr>
                    <w:top w:val="single" w:sz="2" w:space="1" w:color="FFFFFF"/>
                    <w:left w:val="single" w:sz="2" w:space="12" w:color="FFFFFF"/>
                    <w:bottom w:val="single" w:sz="2" w:space="1" w:color="FFFFFF"/>
                    <w:right w:val="single" w:sz="2" w:space="4" w:color="FFFFFF"/>
                  </w:divBdr>
                  <w:divsChild>
                    <w:div w:id="1453669241">
                      <w:marLeft w:val="0"/>
                      <w:marRight w:val="0"/>
                      <w:marTop w:val="0"/>
                      <w:marBottom w:val="0"/>
                      <w:divBdr>
                        <w:top w:val="none" w:sz="0" w:space="0" w:color="auto"/>
                        <w:left w:val="none" w:sz="0" w:space="0" w:color="auto"/>
                        <w:bottom w:val="none" w:sz="0" w:space="0" w:color="auto"/>
                        <w:right w:val="none" w:sz="0" w:space="0" w:color="auto"/>
                      </w:divBdr>
                    </w:div>
                  </w:divsChild>
                </w:div>
                <w:div w:id="1888180485">
                  <w:marLeft w:val="0"/>
                  <w:marRight w:val="0"/>
                  <w:marTop w:val="0"/>
                  <w:marBottom w:val="0"/>
                  <w:divBdr>
                    <w:top w:val="single" w:sz="2" w:space="1" w:color="FFFFFF"/>
                    <w:left w:val="single" w:sz="2" w:space="12" w:color="FFFFFF"/>
                    <w:bottom w:val="single" w:sz="2" w:space="1" w:color="FFFFFF"/>
                    <w:right w:val="single" w:sz="2" w:space="4" w:color="FFFFFF"/>
                  </w:divBdr>
                  <w:divsChild>
                    <w:div w:id="435640976">
                      <w:marLeft w:val="0"/>
                      <w:marRight w:val="0"/>
                      <w:marTop w:val="0"/>
                      <w:marBottom w:val="0"/>
                      <w:divBdr>
                        <w:top w:val="none" w:sz="0" w:space="0" w:color="auto"/>
                        <w:left w:val="none" w:sz="0" w:space="0" w:color="auto"/>
                        <w:bottom w:val="none" w:sz="0" w:space="0" w:color="auto"/>
                        <w:right w:val="none" w:sz="0" w:space="0" w:color="auto"/>
                      </w:divBdr>
                    </w:div>
                  </w:divsChild>
                </w:div>
                <w:div w:id="1057898459">
                  <w:marLeft w:val="0"/>
                  <w:marRight w:val="0"/>
                  <w:marTop w:val="0"/>
                  <w:marBottom w:val="0"/>
                  <w:divBdr>
                    <w:top w:val="single" w:sz="2" w:space="1" w:color="FFFFFF"/>
                    <w:left w:val="single" w:sz="2" w:space="12" w:color="FFFFFF"/>
                    <w:bottom w:val="single" w:sz="2" w:space="1" w:color="FFFFFF"/>
                    <w:right w:val="single" w:sz="2" w:space="4" w:color="FFFFFF"/>
                  </w:divBdr>
                  <w:divsChild>
                    <w:div w:id="1243444914">
                      <w:marLeft w:val="0"/>
                      <w:marRight w:val="0"/>
                      <w:marTop w:val="0"/>
                      <w:marBottom w:val="0"/>
                      <w:divBdr>
                        <w:top w:val="none" w:sz="0" w:space="0" w:color="auto"/>
                        <w:left w:val="none" w:sz="0" w:space="0" w:color="auto"/>
                        <w:bottom w:val="none" w:sz="0" w:space="0" w:color="auto"/>
                        <w:right w:val="none" w:sz="0" w:space="0" w:color="auto"/>
                      </w:divBdr>
                    </w:div>
                  </w:divsChild>
                </w:div>
                <w:div w:id="779645041">
                  <w:marLeft w:val="0"/>
                  <w:marRight w:val="0"/>
                  <w:marTop w:val="0"/>
                  <w:marBottom w:val="0"/>
                  <w:divBdr>
                    <w:top w:val="single" w:sz="2" w:space="1" w:color="FFFFFF"/>
                    <w:left w:val="single" w:sz="2" w:space="12" w:color="FFFFFF"/>
                    <w:bottom w:val="single" w:sz="2" w:space="1" w:color="FFFFFF"/>
                    <w:right w:val="single" w:sz="2" w:space="4" w:color="FFFFFF"/>
                  </w:divBdr>
                  <w:divsChild>
                    <w:div w:id="1013537503">
                      <w:marLeft w:val="0"/>
                      <w:marRight w:val="0"/>
                      <w:marTop w:val="0"/>
                      <w:marBottom w:val="0"/>
                      <w:divBdr>
                        <w:top w:val="none" w:sz="0" w:space="0" w:color="auto"/>
                        <w:left w:val="none" w:sz="0" w:space="0" w:color="auto"/>
                        <w:bottom w:val="none" w:sz="0" w:space="0" w:color="auto"/>
                        <w:right w:val="none" w:sz="0" w:space="0" w:color="auto"/>
                      </w:divBdr>
                    </w:div>
                  </w:divsChild>
                </w:div>
                <w:div w:id="1210652801">
                  <w:marLeft w:val="0"/>
                  <w:marRight w:val="0"/>
                  <w:marTop w:val="0"/>
                  <w:marBottom w:val="0"/>
                  <w:divBdr>
                    <w:top w:val="single" w:sz="2" w:space="1" w:color="FFFFFF"/>
                    <w:left w:val="single" w:sz="2" w:space="12" w:color="FFFFFF"/>
                    <w:bottom w:val="single" w:sz="2" w:space="4" w:color="FFFFFF"/>
                    <w:right w:val="single" w:sz="2" w:space="4" w:color="FFFFFF"/>
                  </w:divBdr>
                  <w:divsChild>
                    <w:div w:id="108537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4757">
          <w:marLeft w:val="0"/>
          <w:marRight w:val="0"/>
          <w:marTop w:val="0"/>
          <w:marBottom w:val="335"/>
          <w:divBdr>
            <w:top w:val="none" w:sz="0" w:space="0" w:color="auto"/>
            <w:left w:val="none" w:sz="0" w:space="0" w:color="auto"/>
            <w:bottom w:val="none" w:sz="0" w:space="0" w:color="auto"/>
            <w:right w:val="none" w:sz="0" w:space="0" w:color="auto"/>
          </w:divBdr>
          <w:divsChild>
            <w:div w:id="1250847173">
              <w:marLeft w:val="0"/>
              <w:marRight w:val="0"/>
              <w:marTop w:val="0"/>
              <w:marBottom w:val="0"/>
              <w:divBdr>
                <w:top w:val="none" w:sz="0" w:space="0" w:color="auto"/>
                <w:left w:val="none" w:sz="0" w:space="0" w:color="auto"/>
                <w:bottom w:val="none" w:sz="0" w:space="0" w:color="auto"/>
                <w:right w:val="none" w:sz="0" w:space="0" w:color="auto"/>
              </w:divBdr>
              <w:divsChild>
                <w:div w:id="697855642">
                  <w:marLeft w:val="0"/>
                  <w:marRight w:val="0"/>
                  <w:marTop w:val="0"/>
                  <w:marBottom w:val="0"/>
                  <w:divBdr>
                    <w:top w:val="single" w:sz="2" w:space="4" w:color="FFFFFF"/>
                    <w:left w:val="single" w:sz="2" w:space="12" w:color="FFFFFF"/>
                    <w:bottom w:val="single" w:sz="2" w:space="1" w:color="FFFFFF"/>
                    <w:right w:val="single" w:sz="2" w:space="4" w:color="FFFFFF"/>
                  </w:divBdr>
                  <w:divsChild>
                    <w:div w:id="267155028">
                      <w:marLeft w:val="0"/>
                      <w:marRight w:val="0"/>
                      <w:marTop w:val="0"/>
                      <w:marBottom w:val="0"/>
                      <w:divBdr>
                        <w:top w:val="none" w:sz="0" w:space="0" w:color="auto"/>
                        <w:left w:val="none" w:sz="0" w:space="0" w:color="auto"/>
                        <w:bottom w:val="none" w:sz="0" w:space="0" w:color="auto"/>
                        <w:right w:val="none" w:sz="0" w:space="0" w:color="auto"/>
                      </w:divBdr>
                    </w:div>
                  </w:divsChild>
                </w:div>
                <w:div w:id="563032511">
                  <w:marLeft w:val="0"/>
                  <w:marRight w:val="0"/>
                  <w:marTop w:val="0"/>
                  <w:marBottom w:val="0"/>
                  <w:divBdr>
                    <w:top w:val="single" w:sz="2" w:space="1" w:color="FFFFFF"/>
                    <w:left w:val="single" w:sz="2" w:space="12" w:color="FFFFFF"/>
                    <w:bottom w:val="single" w:sz="2" w:space="1" w:color="FFFFFF"/>
                    <w:right w:val="single" w:sz="2" w:space="4" w:color="FFFFFF"/>
                  </w:divBdr>
                  <w:divsChild>
                    <w:div w:id="925769994">
                      <w:marLeft w:val="0"/>
                      <w:marRight w:val="0"/>
                      <w:marTop w:val="0"/>
                      <w:marBottom w:val="0"/>
                      <w:divBdr>
                        <w:top w:val="none" w:sz="0" w:space="0" w:color="auto"/>
                        <w:left w:val="none" w:sz="0" w:space="0" w:color="auto"/>
                        <w:bottom w:val="none" w:sz="0" w:space="0" w:color="auto"/>
                        <w:right w:val="none" w:sz="0" w:space="0" w:color="auto"/>
                      </w:divBdr>
                    </w:div>
                  </w:divsChild>
                </w:div>
                <w:div w:id="1954700688">
                  <w:marLeft w:val="0"/>
                  <w:marRight w:val="0"/>
                  <w:marTop w:val="0"/>
                  <w:marBottom w:val="0"/>
                  <w:divBdr>
                    <w:top w:val="single" w:sz="2" w:space="1" w:color="FFFFFF"/>
                    <w:left w:val="single" w:sz="2" w:space="12" w:color="FFFFFF"/>
                    <w:bottom w:val="single" w:sz="2" w:space="1" w:color="FFFFFF"/>
                    <w:right w:val="single" w:sz="2" w:space="4" w:color="FFFFFF"/>
                  </w:divBdr>
                  <w:divsChild>
                    <w:div w:id="94837224">
                      <w:marLeft w:val="0"/>
                      <w:marRight w:val="0"/>
                      <w:marTop w:val="0"/>
                      <w:marBottom w:val="0"/>
                      <w:divBdr>
                        <w:top w:val="none" w:sz="0" w:space="0" w:color="auto"/>
                        <w:left w:val="none" w:sz="0" w:space="0" w:color="auto"/>
                        <w:bottom w:val="none" w:sz="0" w:space="0" w:color="auto"/>
                        <w:right w:val="none" w:sz="0" w:space="0" w:color="auto"/>
                      </w:divBdr>
                    </w:div>
                  </w:divsChild>
                </w:div>
                <w:div w:id="1334189229">
                  <w:marLeft w:val="0"/>
                  <w:marRight w:val="0"/>
                  <w:marTop w:val="0"/>
                  <w:marBottom w:val="0"/>
                  <w:divBdr>
                    <w:top w:val="single" w:sz="2" w:space="1" w:color="FFFFFF"/>
                    <w:left w:val="single" w:sz="2" w:space="12" w:color="FFFFFF"/>
                    <w:bottom w:val="single" w:sz="2" w:space="1" w:color="FFFFFF"/>
                    <w:right w:val="single" w:sz="2" w:space="4" w:color="FFFFFF"/>
                  </w:divBdr>
                  <w:divsChild>
                    <w:div w:id="181162929">
                      <w:marLeft w:val="0"/>
                      <w:marRight w:val="0"/>
                      <w:marTop w:val="0"/>
                      <w:marBottom w:val="0"/>
                      <w:divBdr>
                        <w:top w:val="none" w:sz="0" w:space="0" w:color="auto"/>
                        <w:left w:val="none" w:sz="0" w:space="0" w:color="auto"/>
                        <w:bottom w:val="none" w:sz="0" w:space="0" w:color="auto"/>
                        <w:right w:val="none" w:sz="0" w:space="0" w:color="auto"/>
                      </w:divBdr>
                    </w:div>
                  </w:divsChild>
                </w:div>
                <w:div w:id="875892342">
                  <w:marLeft w:val="0"/>
                  <w:marRight w:val="0"/>
                  <w:marTop w:val="0"/>
                  <w:marBottom w:val="0"/>
                  <w:divBdr>
                    <w:top w:val="single" w:sz="2" w:space="1" w:color="FFFFFF"/>
                    <w:left w:val="single" w:sz="2" w:space="12" w:color="FFFFFF"/>
                    <w:bottom w:val="single" w:sz="2" w:space="1" w:color="FFFFFF"/>
                    <w:right w:val="single" w:sz="2" w:space="4" w:color="FFFFFF"/>
                  </w:divBdr>
                  <w:divsChild>
                    <w:div w:id="599415278">
                      <w:marLeft w:val="0"/>
                      <w:marRight w:val="0"/>
                      <w:marTop w:val="0"/>
                      <w:marBottom w:val="0"/>
                      <w:divBdr>
                        <w:top w:val="none" w:sz="0" w:space="0" w:color="auto"/>
                        <w:left w:val="none" w:sz="0" w:space="0" w:color="auto"/>
                        <w:bottom w:val="none" w:sz="0" w:space="0" w:color="auto"/>
                        <w:right w:val="none" w:sz="0" w:space="0" w:color="auto"/>
                      </w:divBdr>
                    </w:div>
                  </w:divsChild>
                </w:div>
                <w:div w:id="1134368460">
                  <w:marLeft w:val="0"/>
                  <w:marRight w:val="0"/>
                  <w:marTop w:val="0"/>
                  <w:marBottom w:val="0"/>
                  <w:divBdr>
                    <w:top w:val="single" w:sz="2" w:space="1" w:color="FFFFFF"/>
                    <w:left w:val="single" w:sz="2" w:space="12" w:color="FFFFFF"/>
                    <w:bottom w:val="single" w:sz="2" w:space="1" w:color="FFFFFF"/>
                    <w:right w:val="single" w:sz="2" w:space="4" w:color="FFFFFF"/>
                  </w:divBdr>
                  <w:divsChild>
                    <w:div w:id="1389722691">
                      <w:marLeft w:val="0"/>
                      <w:marRight w:val="0"/>
                      <w:marTop w:val="0"/>
                      <w:marBottom w:val="0"/>
                      <w:divBdr>
                        <w:top w:val="none" w:sz="0" w:space="0" w:color="auto"/>
                        <w:left w:val="none" w:sz="0" w:space="0" w:color="auto"/>
                        <w:bottom w:val="none" w:sz="0" w:space="0" w:color="auto"/>
                        <w:right w:val="none" w:sz="0" w:space="0" w:color="auto"/>
                      </w:divBdr>
                    </w:div>
                  </w:divsChild>
                </w:div>
                <w:div w:id="655260965">
                  <w:marLeft w:val="0"/>
                  <w:marRight w:val="0"/>
                  <w:marTop w:val="0"/>
                  <w:marBottom w:val="0"/>
                  <w:divBdr>
                    <w:top w:val="single" w:sz="2" w:space="1" w:color="FFFFFF"/>
                    <w:left w:val="single" w:sz="2" w:space="12" w:color="FFFFFF"/>
                    <w:bottom w:val="single" w:sz="2" w:space="1" w:color="FFFFFF"/>
                    <w:right w:val="single" w:sz="2" w:space="4" w:color="FFFFFF"/>
                  </w:divBdr>
                  <w:divsChild>
                    <w:div w:id="729422948">
                      <w:marLeft w:val="0"/>
                      <w:marRight w:val="0"/>
                      <w:marTop w:val="0"/>
                      <w:marBottom w:val="0"/>
                      <w:divBdr>
                        <w:top w:val="none" w:sz="0" w:space="0" w:color="auto"/>
                        <w:left w:val="none" w:sz="0" w:space="0" w:color="auto"/>
                        <w:bottom w:val="none" w:sz="0" w:space="0" w:color="auto"/>
                        <w:right w:val="none" w:sz="0" w:space="0" w:color="auto"/>
                      </w:divBdr>
                    </w:div>
                  </w:divsChild>
                </w:div>
                <w:div w:id="985278042">
                  <w:marLeft w:val="0"/>
                  <w:marRight w:val="0"/>
                  <w:marTop w:val="0"/>
                  <w:marBottom w:val="0"/>
                  <w:divBdr>
                    <w:top w:val="single" w:sz="2" w:space="1" w:color="FFFFFF"/>
                    <w:left w:val="single" w:sz="2" w:space="12" w:color="FFFFFF"/>
                    <w:bottom w:val="single" w:sz="2" w:space="1" w:color="FFFFFF"/>
                    <w:right w:val="single" w:sz="2" w:space="4" w:color="FFFFFF"/>
                  </w:divBdr>
                  <w:divsChild>
                    <w:div w:id="793906759">
                      <w:marLeft w:val="0"/>
                      <w:marRight w:val="0"/>
                      <w:marTop w:val="0"/>
                      <w:marBottom w:val="0"/>
                      <w:divBdr>
                        <w:top w:val="none" w:sz="0" w:space="0" w:color="auto"/>
                        <w:left w:val="none" w:sz="0" w:space="0" w:color="auto"/>
                        <w:bottom w:val="none" w:sz="0" w:space="0" w:color="auto"/>
                        <w:right w:val="none" w:sz="0" w:space="0" w:color="auto"/>
                      </w:divBdr>
                    </w:div>
                  </w:divsChild>
                </w:div>
                <w:div w:id="1629049575">
                  <w:marLeft w:val="0"/>
                  <w:marRight w:val="0"/>
                  <w:marTop w:val="0"/>
                  <w:marBottom w:val="0"/>
                  <w:divBdr>
                    <w:top w:val="single" w:sz="2" w:space="1" w:color="FFFFFF"/>
                    <w:left w:val="single" w:sz="2" w:space="12" w:color="FFFFFF"/>
                    <w:bottom w:val="single" w:sz="2" w:space="1" w:color="FFFFFF"/>
                    <w:right w:val="single" w:sz="2" w:space="4" w:color="FFFFFF"/>
                  </w:divBdr>
                  <w:divsChild>
                    <w:div w:id="1761634734">
                      <w:marLeft w:val="0"/>
                      <w:marRight w:val="0"/>
                      <w:marTop w:val="0"/>
                      <w:marBottom w:val="0"/>
                      <w:divBdr>
                        <w:top w:val="none" w:sz="0" w:space="0" w:color="auto"/>
                        <w:left w:val="none" w:sz="0" w:space="0" w:color="auto"/>
                        <w:bottom w:val="none" w:sz="0" w:space="0" w:color="auto"/>
                        <w:right w:val="none" w:sz="0" w:space="0" w:color="auto"/>
                      </w:divBdr>
                    </w:div>
                  </w:divsChild>
                </w:div>
                <w:div w:id="1284925570">
                  <w:marLeft w:val="0"/>
                  <w:marRight w:val="0"/>
                  <w:marTop w:val="0"/>
                  <w:marBottom w:val="0"/>
                  <w:divBdr>
                    <w:top w:val="single" w:sz="2" w:space="1" w:color="FFFFFF"/>
                    <w:left w:val="single" w:sz="2" w:space="12" w:color="FFFFFF"/>
                    <w:bottom w:val="single" w:sz="2" w:space="1" w:color="FFFFFF"/>
                    <w:right w:val="single" w:sz="2" w:space="4" w:color="FFFFFF"/>
                  </w:divBdr>
                  <w:divsChild>
                    <w:div w:id="418791550">
                      <w:marLeft w:val="0"/>
                      <w:marRight w:val="0"/>
                      <w:marTop w:val="0"/>
                      <w:marBottom w:val="0"/>
                      <w:divBdr>
                        <w:top w:val="none" w:sz="0" w:space="0" w:color="auto"/>
                        <w:left w:val="none" w:sz="0" w:space="0" w:color="auto"/>
                        <w:bottom w:val="none" w:sz="0" w:space="0" w:color="auto"/>
                        <w:right w:val="none" w:sz="0" w:space="0" w:color="auto"/>
                      </w:divBdr>
                    </w:div>
                  </w:divsChild>
                </w:div>
                <w:div w:id="2039816505">
                  <w:marLeft w:val="0"/>
                  <w:marRight w:val="0"/>
                  <w:marTop w:val="0"/>
                  <w:marBottom w:val="0"/>
                  <w:divBdr>
                    <w:top w:val="single" w:sz="2" w:space="1" w:color="FFFFFF"/>
                    <w:left w:val="single" w:sz="2" w:space="12" w:color="FFFFFF"/>
                    <w:bottom w:val="single" w:sz="2" w:space="1" w:color="FFFFFF"/>
                    <w:right w:val="single" w:sz="2" w:space="4" w:color="FFFFFF"/>
                  </w:divBdr>
                  <w:divsChild>
                    <w:div w:id="1822231953">
                      <w:marLeft w:val="0"/>
                      <w:marRight w:val="0"/>
                      <w:marTop w:val="0"/>
                      <w:marBottom w:val="0"/>
                      <w:divBdr>
                        <w:top w:val="none" w:sz="0" w:space="0" w:color="auto"/>
                        <w:left w:val="none" w:sz="0" w:space="0" w:color="auto"/>
                        <w:bottom w:val="none" w:sz="0" w:space="0" w:color="auto"/>
                        <w:right w:val="none" w:sz="0" w:space="0" w:color="auto"/>
                      </w:divBdr>
                    </w:div>
                  </w:divsChild>
                </w:div>
                <w:div w:id="615717191">
                  <w:marLeft w:val="0"/>
                  <w:marRight w:val="0"/>
                  <w:marTop w:val="0"/>
                  <w:marBottom w:val="0"/>
                  <w:divBdr>
                    <w:top w:val="single" w:sz="2" w:space="1" w:color="FFFFFF"/>
                    <w:left w:val="single" w:sz="2" w:space="12" w:color="FFFFFF"/>
                    <w:bottom w:val="single" w:sz="2" w:space="1" w:color="FFFFFF"/>
                    <w:right w:val="single" w:sz="2" w:space="4" w:color="FFFFFF"/>
                  </w:divBdr>
                  <w:divsChild>
                    <w:div w:id="376663622">
                      <w:marLeft w:val="0"/>
                      <w:marRight w:val="0"/>
                      <w:marTop w:val="0"/>
                      <w:marBottom w:val="0"/>
                      <w:divBdr>
                        <w:top w:val="none" w:sz="0" w:space="0" w:color="auto"/>
                        <w:left w:val="none" w:sz="0" w:space="0" w:color="auto"/>
                        <w:bottom w:val="none" w:sz="0" w:space="0" w:color="auto"/>
                        <w:right w:val="none" w:sz="0" w:space="0" w:color="auto"/>
                      </w:divBdr>
                    </w:div>
                  </w:divsChild>
                </w:div>
                <w:div w:id="1045056410">
                  <w:marLeft w:val="0"/>
                  <w:marRight w:val="0"/>
                  <w:marTop w:val="0"/>
                  <w:marBottom w:val="0"/>
                  <w:divBdr>
                    <w:top w:val="single" w:sz="2" w:space="1" w:color="FFFFFF"/>
                    <w:left w:val="single" w:sz="2" w:space="12" w:color="FFFFFF"/>
                    <w:bottom w:val="single" w:sz="2" w:space="1" w:color="FFFFFF"/>
                    <w:right w:val="single" w:sz="2" w:space="4" w:color="FFFFFF"/>
                  </w:divBdr>
                  <w:divsChild>
                    <w:div w:id="993528958">
                      <w:marLeft w:val="0"/>
                      <w:marRight w:val="0"/>
                      <w:marTop w:val="0"/>
                      <w:marBottom w:val="0"/>
                      <w:divBdr>
                        <w:top w:val="none" w:sz="0" w:space="0" w:color="auto"/>
                        <w:left w:val="none" w:sz="0" w:space="0" w:color="auto"/>
                        <w:bottom w:val="none" w:sz="0" w:space="0" w:color="auto"/>
                        <w:right w:val="none" w:sz="0" w:space="0" w:color="auto"/>
                      </w:divBdr>
                    </w:div>
                  </w:divsChild>
                </w:div>
                <w:div w:id="1012756009">
                  <w:marLeft w:val="0"/>
                  <w:marRight w:val="0"/>
                  <w:marTop w:val="0"/>
                  <w:marBottom w:val="0"/>
                  <w:divBdr>
                    <w:top w:val="single" w:sz="2" w:space="1" w:color="FFFFFF"/>
                    <w:left w:val="single" w:sz="2" w:space="12" w:color="FFFFFF"/>
                    <w:bottom w:val="single" w:sz="2" w:space="1" w:color="FFFFFF"/>
                    <w:right w:val="single" w:sz="2" w:space="4" w:color="FFFFFF"/>
                  </w:divBdr>
                  <w:divsChild>
                    <w:div w:id="44914392">
                      <w:marLeft w:val="0"/>
                      <w:marRight w:val="0"/>
                      <w:marTop w:val="0"/>
                      <w:marBottom w:val="0"/>
                      <w:divBdr>
                        <w:top w:val="none" w:sz="0" w:space="0" w:color="auto"/>
                        <w:left w:val="none" w:sz="0" w:space="0" w:color="auto"/>
                        <w:bottom w:val="none" w:sz="0" w:space="0" w:color="auto"/>
                        <w:right w:val="none" w:sz="0" w:space="0" w:color="auto"/>
                      </w:divBdr>
                    </w:div>
                  </w:divsChild>
                </w:div>
                <w:div w:id="826634273">
                  <w:marLeft w:val="0"/>
                  <w:marRight w:val="0"/>
                  <w:marTop w:val="0"/>
                  <w:marBottom w:val="0"/>
                  <w:divBdr>
                    <w:top w:val="single" w:sz="2" w:space="1" w:color="FFFFFF"/>
                    <w:left w:val="single" w:sz="2" w:space="12" w:color="FFFFFF"/>
                    <w:bottom w:val="single" w:sz="2" w:space="1" w:color="FFFFFF"/>
                    <w:right w:val="single" w:sz="2" w:space="4" w:color="FFFFFF"/>
                  </w:divBdr>
                  <w:divsChild>
                    <w:div w:id="933439842">
                      <w:marLeft w:val="0"/>
                      <w:marRight w:val="0"/>
                      <w:marTop w:val="0"/>
                      <w:marBottom w:val="0"/>
                      <w:divBdr>
                        <w:top w:val="none" w:sz="0" w:space="0" w:color="auto"/>
                        <w:left w:val="none" w:sz="0" w:space="0" w:color="auto"/>
                        <w:bottom w:val="none" w:sz="0" w:space="0" w:color="auto"/>
                        <w:right w:val="none" w:sz="0" w:space="0" w:color="auto"/>
                      </w:divBdr>
                    </w:div>
                  </w:divsChild>
                </w:div>
                <w:div w:id="1439448073">
                  <w:marLeft w:val="0"/>
                  <w:marRight w:val="0"/>
                  <w:marTop w:val="0"/>
                  <w:marBottom w:val="0"/>
                  <w:divBdr>
                    <w:top w:val="single" w:sz="2" w:space="1" w:color="FFFFFF"/>
                    <w:left w:val="single" w:sz="2" w:space="12" w:color="FFFFFF"/>
                    <w:bottom w:val="single" w:sz="2" w:space="1" w:color="FFFFFF"/>
                    <w:right w:val="single" w:sz="2" w:space="4" w:color="FFFFFF"/>
                  </w:divBdr>
                  <w:divsChild>
                    <w:div w:id="1326938486">
                      <w:marLeft w:val="0"/>
                      <w:marRight w:val="0"/>
                      <w:marTop w:val="0"/>
                      <w:marBottom w:val="0"/>
                      <w:divBdr>
                        <w:top w:val="none" w:sz="0" w:space="0" w:color="auto"/>
                        <w:left w:val="none" w:sz="0" w:space="0" w:color="auto"/>
                        <w:bottom w:val="none" w:sz="0" w:space="0" w:color="auto"/>
                        <w:right w:val="none" w:sz="0" w:space="0" w:color="auto"/>
                      </w:divBdr>
                    </w:div>
                  </w:divsChild>
                </w:div>
                <w:div w:id="801919516">
                  <w:marLeft w:val="0"/>
                  <w:marRight w:val="0"/>
                  <w:marTop w:val="0"/>
                  <w:marBottom w:val="0"/>
                  <w:divBdr>
                    <w:top w:val="single" w:sz="2" w:space="1" w:color="FFFFFF"/>
                    <w:left w:val="single" w:sz="2" w:space="12" w:color="FFFFFF"/>
                    <w:bottom w:val="single" w:sz="2" w:space="1" w:color="FFFFFF"/>
                    <w:right w:val="single" w:sz="2" w:space="4" w:color="FFFFFF"/>
                  </w:divBdr>
                  <w:divsChild>
                    <w:div w:id="770131417">
                      <w:marLeft w:val="0"/>
                      <w:marRight w:val="0"/>
                      <w:marTop w:val="0"/>
                      <w:marBottom w:val="0"/>
                      <w:divBdr>
                        <w:top w:val="none" w:sz="0" w:space="0" w:color="auto"/>
                        <w:left w:val="none" w:sz="0" w:space="0" w:color="auto"/>
                        <w:bottom w:val="none" w:sz="0" w:space="0" w:color="auto"/>
                        <w:right w:val="none" w:sz="0" w:space="0" w:color="auto"/>
                      </w:divBdr>
                    </w:div>
                  </w:divsChild>
                </w:div>
                <w:div w:id="1819230214">
                  <w:marLeft w:val="0"/>
                  <w:marRight w:val="0"/>
                  <w:marTop w:val="0"/>
                  <w:marBottom w:val="0"/>
                  <w:divBdr>
                    <w:top w:val="single" w:sz="2" w:space="1" w:color="FFFFFF"/>
                    <w:left w:val="single" w:sz="2" w:space="12" w:color="FFFFFF"/>
                    <w:bottom w:val="single" w:sz="2" w:space="1" w:color="FFFFFF"/>
                    <w:right w:val="single" w:sz="2" w:space="4" w:color="FFFFFF"/>
                  </w:divBdr>
                  <w:divsChild>
                    <w:div w:id="394091946">
                      <w:marLeft w:val="0"/>
                      <w:marRight w:val="0"/>
                      <w:marTop w:val="0"/>
                      <w:marBottom w:val="0"/>
                      <w:divBdr>
                        <w:top w:val="none" w:sz="0" w:space="0" w:color="auto"/>
                        <w:left w:val="none" w:sz="0" w:space="0" w:color="auto"/>
                        <w:bottom w:val="none" w:sz="0" w:space="0" w:color="auto"/>
                        <w:right w:val="none" w:sz="0" w:space="0" w:color="auto"/>
                      </w:divBdr>
                    </w:div>
                  </w:divsChild>
                </w:div>
                <w:div w:id="94403049">
                  <w:marLeft w:val="0"/>
                  <w:marRight w:val="0"/>
                  <w:marTop w:val="0"/>
                  <w:marBottom w:val="0"/>
                  <w:divBdr>
                    <w:top w:val="single" w:sz="2" w:space="1" w:color="FFFFFF"/>
                    <w:left w:val="single" w:sz="2" w:space="12" w:color="FFFFFF"/>
                    <w:bottom w:val="single" w:sz="2" w:space="1" w:color="FFFFFF"/>
                    <w:right w:val="single" w:sz="2" w:space="4" w:color="FFFFFF"/>
                  </w:divBdr>
                  <w:divsChild>
                    <w:div w:id="1212035552">
                      <w:marLeft w:val="0"/>
                      <w:marRight w:val="0"/>
                      <w:marTop w:val="0"/>
                      <w:marBottom w:val="0"/>
                      <w:divBdr>
                        <w:top w:val="none" w:sz="0" w:space="0" w:color="auto"/>
                        <w:left w:val="none" w:sz="0" w:space="0" w:color="auto"/>
                        <w:bottom w:val="none" w:sz="0" w:space="0" w:color="auto"/>
                        <w:right w:val="none" w:sz="0" w:space="0" w:color="auto"/>
                      </w:divBdr>
                    </w:div>
                  </w:divsChild>
                </w:div>
                <w:div w:id="303195267">
                  <w:marLeft w:val="0"/>
                  <w:marRight w:val="0"/>
                  <w:marTop w:val="0"/>
                  <w:marBottom w:val="0"/>
                  <w:divBdr>
                    <w:top w:val="single" w:sz="2" w:space="1" w:color="FFFFFF"/>
                    <w:left w:val="single" w:sz="2" w:space="12" w:color="FFFFFF"/>
                    <w:bottom w:val="single" w:sz="2" w:space="1" w:color="FFFFFF"/>
                    <w:right w:val="single" w:sz="2" w:space="4" w:color="FFFFFF"/>
                  </w:divBdr>
                  <w:divsChild>
                    <w:div w:id="356080760">
                      <w:marLeft w:val="0"/>
                      <w:marRight w:val="0"/>
                      <w:marTop w:val="0"/>
                      <w:marBottom w:val="0"/>
                      <w:divBdr>
                        <w:top w:val="none" w:sz="0" w:space="0" w:color="auto"/>
                        <w:left w:val="none" w:sz="0" w:space="0" w:color="auto"/>
                        <w:bottom w:val="none" w:sz="0" w:space="0" w:color="auto"/>
                        <w:right w:val="none" w:sz="0" w:space="0" w:color="auto"/>
                      </w:divBdr>
                    </w:div>
                  </w:divsChild>
                </w:div>
                <w:div w:id="1335953661">
                  <w:marLeft w:val="0"/>
                  <w:marRight w:val="0"/>
                  <w:marTop w:val="0"/>
                  <w:marBottom w:val="0"/>
                  <w:divBdr>
                    <w:top w:val="single" w:sz="2" w:space="1" w:color="FFFFFF"/>
                    <w:left w:val="single" w:sz="2" w:space="12" w:color="FFFFFF"/>
                    <w:bottom w:val="single" w:sz="2" w:space="1" w:color="FFFFFF"/>
                    <w:right w:val="single" w:sz="2" w:space="4" w:color="FFFFFF"/>
                  </w:divBdr>
                  <w:divsChild>
                    <w:div w:id="408505551">
                      <w:marLeft w:val="0"/>
                      <w:marRight w:val="0"/>
                      <w:marTop w:val="0"/>
                      <w:marBottom w:val="0"/>
                      <w:divBdr>
                        <w:top w:val="none" w:sz="0" w:space="0" w:color="auto"/>
                        <w:left w:val="none" w:sz="0" w:space="0" w:color="auto"/>
                        <w:bottom w:val="none" w:sz="0" w:space="0" w:color="auto"/>
                        <w:right w:val="none" w:sz="0" w:space="0" w:color="auto"/>
                      </w:divBdr>
                    </w:div>
                  </w:divsChild>
                </w:div>
                <w:div w:id="725377493">
                  <w:marLeft w:val="0"/>
                  <w:marRight w:val="0"/>
                  <w:marTop w:val="0"/>
                  <w:marBottom w:val="0"/>
                  <w:divBdr>
                    <w:top w:val="single" w:sz="2" w:space="1" w:color="FFFFFF"/>
                    <w:left w:val="single" w:sz="2" w:space="12" w:color="FFFFFF"/>
                    <w:bottom w:val="single" w:sz="2" w:space="1" w:color="FFFFFF"/>
                    <w:right w:val="single" w:sz="2" w:space="4" w:color="FFFFFF"/>
                  </w:divBdr>
                  <w:divsChild>
                    <w:div w:id="1432386086">
                      <w:marLeft w:val="0"/>
                      <w:marRight w:val="0"/>
                      <w:marTop w:val="0"/>
                      <w:marBottom w:val="0"/>
                      <w:divBdr>
                        <w:top w:val="none" w:sz="0" w:space="0" w:color="auto"/>
                        <w:left w:val="none" w:sz="0" w:space="0" w:color="auto"/>
                        <w:bottom w:val="none" w:sz="0" w:space="0" w:color="auto"/>
                        <w:right w:val="none" w:sz="0" w:space="0" w:color="auto"/>
                      </w:divBdr>
                    </w:div>
                  </w:divsChild>
                </w:div>
                <w:div w:id="1947422243">
                  <w:marLeft w:val="0"/>
                  <w:marRight w:val="0"/>
                  <w:marTop w:val="0"/>
                  <w:marBottom w:val="0"/>
                  <w:divBdr>
                    <w:top w:val="single" w:sz="2" w:space="1" w:color="FFFFFF"/>
                    <w:left w:val="single" w:sz="2" w:space="12" w:color="FFFFFF"/>
                    <w:bottom w:val="single" w:sz="2" w:space="1" w:color="FFFFFF"/>
                    <w:right w:val="single" w:sz="2" w:space="4" w:color="FFFFFF"/>
                  </w:divBdr>
                  <w:divsChild>
                    <w:div w:id="1240870938">
                      <w:marLeft w:val="0"/>
                      <w:marRight w:val="0"/>
                      <w:marTop w:val="0"/>
                      <w:marBottom w:val="0"/>
                      <w:divBdr>
                        <w:top w:val="none" w:sz="0" w:space="0" w:color="auto"/>
                        <w:left w:val="none" w:sz="0" w:space="0" w:color="auto"/>
                        <w:bottom w:val="none" w:sz="0" w:space="0" w:color="auto"/>
                        <w:right w:val="none" w:sz="0" w:space="0" w:color="auto"/>
                      </w:divBdr>
                    </w:div>
                  </w:divsChild>
                </w:div>
                <w:div w:id="1418867649">
                  <w:marLeft w:val="0"/>
                  <w:marRight w:val="0"/>
                  <w:marTop w:val="0"/>
                  <w:marBottom w:val="0"/>
                  <w:divBdr>
                    <w:top w:val="single" w:sz="2" w:space="1" w:color="FFFFFF"/>
                    <w:left w:val="single" w:sz="2" w:space="12" w:color="FFFFFF"/>
                    <w:bottom w:val="single" w:sz="2" w:space="1" w:color="FFFFFF"/>
                    <w:right w:val="single" w:sz="2" w:space="4" w:color="FFFFFF"/>
                  </w:divBdr>
                  <w:divsChild>
                    <w:div w:id="1147819059">
                      <w:marLeft w:val="0"/>
                      <w:marRight w:val="0"/>
                      <w:marTop w:val="0"/>
                      <w:marBottom w:val="0"/>
                      <w:divBdr>
                        <w:top w:val="none" w:sz="0" w:space="0" w:color="auto"/>
                        <w:left w:val="none" w:sz="0" w:space="0" w:color="auto"/>
                        <w:bottom w:val="none" w:sz="0" w:space="0" w:color="auto"/>
                        <w:right w:val="none" w:sz="0" w:space="0" w:color="auto"/>
                      </w:divBdr>
                    </w:div>
                  </w:divsChild>
                </w:div>
                <w:div w:id="2035692844">
                  <w:marLeft w:val="0"/>
                  <w:marRight w:val="0"/>
                  <w:marTop w:val="0"/>
                  <w:marBottom w:val="0"/>
                  <w:divBdr>
                    <w:top w:val="single" w:sz="2" w:space="1" w:color="FFFFFF"/>
                    <w:left w:val="single" w:sz="2" w:space="12" w:color="FFFFFF"/>
                    <w:bottom w:val="single" w:sz="2" w:space="1" w:color="FFFFFF"/>
                    <w:right w:val="single" w:sz="2" w:space="4" w:color="FFFFFF"/>
                  </w:divBdr>
                  <w:divsChild>
                    <w:div w:id="211120963">
                      <w:marLeft w:val="0"/>
                      <w:marRight w:val="0"/>
                      <w:marTop w:val="0"/>
                      <w:marBottom w:val="0"/>
                      <w:divBdr>
                        <w:top w:val="none" w:sz="0" w:space="0" w:color="auto"/>
                        <w:left w:val="none" w:sz="0" w:space="0" w:color="auto"/>
                        <w:bottom w:val="none" w:sz="0" w:space="0" w:color="auto"/>
                        <w:right w:val="none" w:sz="0" w:space="0" w:color="auto"/>
                      </w:divBdr>
                    </w:div>
                  </w:divsChild>
                </w:div>
                <w:div w:id="1464811310">
                  <w:marLeft w:val="0"/>
                  <w:marRight w:val="0"/>
                  <w:marTop w:val="0"/>
                  <w:marBottom w:val="0"/>
                  <w:divBdr>
                    <w:top w:val="single" w:sz="2" w:space="1" w:color="FFFFFF"/>
                    <w:left w:val="single" w:sz="2" w:space="12" w:color="FFFFFF"/>
                    <w:bottom w:val="single" w:sz="2" w:space="1" w:color="FFFFFF"/>
                    <w:right w:val="single" w:sz="2" w:space="4" w:color="FFFFFF"/>
                  </w:divBdr>
                  <w:divsChild>
                    <w:div w:id="1914971418">
                      <w:marLeft w:val="0"/>
                      <w:marRight w:val="0"/>
                      <w:marTop w:val="0"/>
                      <w:marBottom w:val="0"/>
                      <w:divBdr>
                        <w:top w:val="none" w:sz="0" w:space="0" w:color="auto"/>
                        <w:left w:val="none" w:sz="0" w:space="0" w:color="auto"/>
                        <w:bottom w:val="none" w:sz="0" w:space="0" w:color="auto"/>
                        <w:right w:val="none" w:sz="0" w:space="0" w:color="auto"/>
                      </w:divBdr>
                    </w:div>
                  </w:divsChild>
                </w:div>
                <w:div w:id="464592391">
                  <w:marLeft w:val="0"/>
                  <w:marRight w:val="0"/>
                  <w:marTop w:val="0"/>
                  <w:marBottom w:val="0"/>
                  <w:divBdr>
                    <w:top w:val="single" w:sz="2" w:space="1" w:color="FFFFFF"/>
                    <w:left w:val="single" w:sz="2" w:space="12" w:color="FFFFFF"/>
                    <w:bottom w:val="single" w:sz="2" w:space="1" w:color="FFFFFF"/>
                    <w:right w:val="single" w:sz="2" w:space="4" w:color="FFFFFF"/>
                  </w:divBdr>
                  <w:divsChild>
                    <w:div w:id="1925020411">
                      <w:marLeft w:val="0"/>
                      <w:marRight w:val="0"/>
                      <w:marTop w:val="0"/>
                      <w:marBottom w:val="0"/>
                      <w:divBdr>
                        <w:top w:val="none" w:sz="0" w:space="0" w:color="auto"/>
                        <w:left w:val="none" w:sz="0" w:space="0" w:color="auto"/>
                        <w:bottom w:val="none" w:sz="0" w:space="0" w:color="auto"/>
                        <w:right w:val="none" w:sz="0" w:space="0" w:color="auto"/>
                      </w:divBdr>
                    </w:div>
                  </w:divsChild>
                </w:div>
                <w:div w:id="1718118972">
                  <w:marLeft w:val="0"/>
                  <w:marRight w:val="0"/>
                  <w:marTop w:val="0"/>
                  <w:marBottom w:val="0"/>
                  <w:divBdr>
                    <w:top w:val="single" w:sz="2" w:space="1" w:color="FFFFFF"/>
                    <w:left w:val="single" w:sz="2" w:space="12" w:color="FFFFFF"/>
                    <w:bottom w:val="single" w:sz="2" w:space="1" w:color="FFFFFF"/>
                    <w:right w:val="single" w:sz="2" w:space="4" w:color="FFFFFF"/>
                  </w:divBdr>
                  <w:divsChild>
                    <w:div w:id="2108498292">
                      <w:marLeft w:val="0"/>
                      <w:marRight w:val="0"/>
                      <w:marTop w:val="0"/>
                      <w:marBottom w:val="0"/>
                      <w:divBdr>
                        <w:top w:val="none" w:sz="0" w:space="0" w:color="auto"/>
                        <w:left w:val="none" w:sz="0" w:space="0" w:color="auto"/>
                        <w:bottom w:val="none" w:sz="0" w:space="0" w:color="auto"/>
                        <w:right w:val="none" w:sz="0" w:space="0" w:color="auto"/>
                      </w:divBdr>
                    </w:div>
                  </w:divsChild>
                </w:div>
                <w:div w:id="1747923753">
                  <w:marLeft w:val="0"/>
                  <w:marRight w:val="0"/>
                  <w:marTop w:val="0"/>
                  <w:marBottom w:val="0"/>
                  <w:divBdr>
                    <w:top w:val="single" w:sz="2" w:space="1" w:color="FFFFFF"/>
                    <w:left w:val="single" w:sz="2" w:space="12" w:color="FFFFFF"/>
                    <w:bottom w:val="single" w:sz="2" w:space="1" w:color="FFFFFF"/>
                    <w:right w:val="single" w:sz="2" w:space="4" w:color="FFFFFF"/>
                  </w:divBdr>
                  <w:divsChild>
                    <w:div w:id="499586529">
                      <w:marLeft w:val="0"/>
                      <w:marRight w:val="0"/>
                      <w:marTop w:val="0"/>
                      <w:marBottom w:val="0"/>
                      <w:divBdr>
                        <w:top w:val="none" w:sz="0" w:space="0" w:color="auto"/>
                        <w:left w:val="none" w:sz="0" w:space="0" w:color="auto"/>
                        <w:bottom w:val="none" w:sz="0" w:space="0" w:color="auto"/>
                        <w:right w:val="none" w:sz="0" w:space="0" w:color="auto"/>
                      </w:divBdr>
                    </w:div>
                  </w:divsChild>
                </w:div>
                <w:div w:id="977493874">
                  <w:marLeft w:val="0"/>
                  <w:marRight w:val="0"/>
                  <w:marTop w:val="0"/>
                  <w:marBottom w:val="0"/>
                  <w:divBdr>
                    <w:top w:val="single" w:sz="2" w:space="1" w:color="FFFFFF"/>
                    <w:left w:val="single" w:sz="2" w:space="12" w:color="FFFFFF"/>
                    <w:bottom w:val="single" w:sz="2" w:space="4" w:color="FFFFFF"/>
                    <w:right w:val="single" w:sz="2" w:space="4" w:color="FFFFFF"/>
                  </w:divBdr>
                  <w:divsChild>
                    <w:div w:id="13118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66548">
          <w:marLeft w:val="0"/>
          <w:marRight w:val="0"/>
          <w:marTop w:val="0"/>
          <w:marBottom w:val="335"/>
          <w:divBdr>
            <w:top w:val="none" w:sz="0" w:space="0" w:color="auto"/>
            <w:left w:val="none" w:sz="0" w:space="0" w:color="auto"/>
            <w:bottom w:val="none" w:sz="0" w:space="0" w:color="auto"/>
            <w:right w:val="none" w:sz="0" w:space="0" w:color="auto"/>
          </w:divBdr>
          <w:divsChild>
            <w:div w:id="1487939939">
              <w:marLeft w:val="0"/>
              <w:marRight w:val="0"/>
              <w:marTop w:val="0"/>
              <w:marBottom w:val="0"/>
              <w:divBdr>
                <w:top w:val="none" w:sz="0" w:space="0" w:color="auto"/>
                <w:left w:val="none" w:sz="0" w:space="0" w:color="auto"/>
                <w:bottom w:val="none" w:sz="0" w:space="0" w:color="auto"/>
                <w:right w:val="none" w:sz="0" w:space="0" w:color="auto"/>
              </w:divBdr>
              <w:divsChild>
                <w:div w:id="369114748">
                  <w:marLeft w:val="0"/>
                  <w:marRight w:val="0"/>
                  <w:marTop w:val="0"/>
                  <w:marBottom w:val="0"/>
                  <w:divBdr>
                    <w:top w:val="single" w:sz="2" w:space="4" w:color="FFFFFF"/>
                    <w:left w:val="single" w:sz="2" w:space="12" w:color="FFFFFF"/>
                    <w:bottom w:val="single" w:sz="2" w:space="1" w:color="FFFFFF"/>
                    <w:right w:val="single" w:sz="2" w:space="4" w:color="FFFFFF"/>
                  </w:divBdr>
                  <w:divsChild>
                    <w:div w:id="1795053097">
                      <w:marLeft w:val="0"/>
                      <w:marRight w:val="0"/>
                      <w:marTop w:val="0"/>
                      <w:marBottom w:val="0"/>
                      <w:divBdr>
                        <w:top w:val="none" w:sz="0" w:space="0" w:color="auto"/>
                        <w:left w:val="none" w:sz="0" w:space="0" w:color="auto"/>
                        <w:bottom w:val="none" w:sz="0" w:space="0" w:color="auto"/>
                        <w:right w:val="none" w:sz="0" w:space="0" w:color="auto"/>
                      </w:divBdr>
                    </w:div>
                  </w:divsChild>
                </w:div>
                <w:div w:id="1948807109">
                  <w:marLeft w:val="0"/>
                  <w:marRight w:val="0"/>
                  <w:marTop w:val="0"/>
                  <w:marBottom w:val="0"/>
                  <w:divBdr>
                    <w:top w:val="single" w:sz="2" w:space="1" w:color="FFFFFF"/>
                    <w:left w:val="single" w:sz="2" w:space="12" w:color="FFFFFF"/>
                    <w:bottom w:val="single" w:sz="2" w:space="1" w:color="FFFFFF"/>
                    <w:right w:val="single" w:sz="2" w:space="4" w:color="FFFFFF"/>
                  </w:divBdr>
                  <w:divsChild>
                    <w:div w:id="746420012">
                      <w:marLeft w:val="0"/>
                      <w:marRight w:val="0"/>
                      <w:marTop w:val="0"/>
                      <w:marBottom w:val="0"/>
                      <w:divBdr>
                        <w:top w:val="none" w:sz="0" w:space="0" w:color="auto"/>
                        <w:left w:val="none" w:sz="0" w:space="0" w:color="auto"/>
                        <w:bottom w:val="none" w:sz="0" w:space="0" w:color="auto"/>
                        <w:right w:val="none" w:sz="0" w:space="0" w:color="auto"/>
                      </w:divBdr>
                    </w:div>
                  </w:divsChild>
                </w:div>
                <w:div w:id="1016619367">
                  <w:marLeft w:val="0"/>
                  <w:marRight w:val="0"/>
                  <w:marTop w:val="0"/>
                  <w:marBottom w:val="0"/>
                  <w:divBdr>
                    <w:top w:val="single" w:sz="2" w:space="1" w:color="FFFFFF"/>
                    <w:left w:val="single" w:sz="2" w:space="12" w:color="FFFFFF"/>
                    <w:bottom w:val="single" w:sz="2" w:space="1" w:color="FFFFFF"/>
                    <w:right w:val="single" w:sz="2" w:space="4" w:color="FFFFFF"/>
                  </w:divBdr>
                  <w:divsChild>
                    <w:div w:id="255940219">
                      <w:marLeft w:val="0"/>
                      <w:marRight w:val="0"/>
                      <w:marTop w:val="0"/>
                      <w:marBottom w:val="0"/>
                      <w:divBdr>
                        <w:top w:val="none" w:sz="0" w:space="0" w:color="auto"/>
                        <w:left w:val="none" w:sz="0" w:space="0" w:color="auto"/>
                        <w:bottom w:val="none" w:sz="0" w:space="0" w:color="auto"/>
                        <w:right w:val="none" w:sz="0" w:space="0" w:color="auto"/>
                      </w:divBdr>
                    </w:div>
                  </w:divsChild>
                </w:div>
                <w:div w:id="1255482254">
                  <w:marLeft w:val="0"/>
                  <w:marRight w:val="0"/>
                  <w:marTop w:val="0"/>
                  <w:marBottom w:val="0"/>
                  <w:divBdr>
                    <w:top w:val="single" w:sz="2" w:space="1" w:color="FFFFFF"/>
                    <w:left w:val="single" w:sz="2" w:space="12" w:color="FFFFFF"/>
                    <w:bottom w:val="single" w:sz="2" w:space="1" w:color="FFFFFF"/>
                    <w:right w:val="single" w:sz="2" w:space="4" w:color="FFFFFF"/>
                  </w:divBdr>
                  <w:divsChild>
                    <w:div w:id="1183587305">
                      <w:marLeft w:val="0"/>
                      <w:marRight w:val="0"/>
                      <w:marTop w:val="0"/>
                      <w:marBottom w:val="0"/>
                      <w:divBdr>
                        <w:top w:val="none" w:sz="0" w:space="0" w:color="auto"/>
                        <w:left w:val="none" w:sz="0" w:space="0" w:color="auto"/>
                        <w:bottom w:val="none" w:sz="0" w:space="0" w:color="auto"/>
                        <w:right w:val="none" w:sz="0" w:space="0" w:color="auto"/>
                      </w:divBdr>
                    </w:div>
                  </w:divsChild>
                </w:div>
                <w:div w:id="1141265877">
                  <w:marLeft w:val="0"/>
                  <w:marRight w:val="0"/>
                  <w:marTop w:val="0"/>
                  <w:marBottom w:val="0"/>
                  <w:divBdr>
                    <w:top w:val="single" w:sz="2" w:space="1" w:color="FFFFFF"/>
                    <w:left w:val="single" w:sz="2" w:space="12" w:color="FFFFFF"/>
                    <w:bottom w:val="single" w:sz="2" w:space="1" w:color="FFFFFF"/>
                    <w:right w:val="single" w:sz="2" w:space="4" w:color="FFFFFF"/>
                  </w:divBdr>
                  <w:divsChild>
                    <w:div w:id="247345481">
                      <w:marLeft w:val="0"/>
                      <w:marRight w:val="0"/>
                      <w:marTop w:val="0"/>
                      <w:marBottom w:val="0"/>
                      <w:divBdr>
                        <w:top w:val="none" w:sz="0" w:space="0" w:color="auto"/>
                        <w:left w:val="none" w:sz="0" w:space="0" w:color="auto"/>
                        <w:bottom w:val="none" w:sz="0" w:space="0" w:color="auto"/>
                        <w:right w:val="none" w:sz="0" w:space="0" w:color="auto"/>
                      </w:divBdr>
                    </w:div>
                  </w:divsChild>
                </w:div>
                <w:div w:id="174653622">
                  <w:marLeft w:val="0"/>
                  <w:marRight w:val="0"/>
                  <w:marTop w:val="0"/>
                  <w:marBottom w:val="0"/>
                  <w:divBdr>
                    <w:top w:val="single" w:sz="2" w:space="1" w:color="FFFFFF"/>
                    <w:left w:val="single" w:sz="2" w:space="12" w:color="FFFFFF"/>
                    <w:bottom w:val="single" w:sz="2" w:space="1" w:color="FFFFFF"/>
                    <w:right w:val="single" w:sz="2" w:space="4" w:color="FFFFFF"/>
                  </w:divBdr>
                  <w:divsChild>
                    <w:div w:id="1739328910">
                      <w:marLeft w:val="0"/>
                      <w:marRight w:val="0"/>
                      <w:marTop w:val="0"/>
                      <w:marBottom w:val="0"/>
                      <w:divBdr>
                        <w:top w:val="none" w:sz="0" w:space="0" w:color="auto"/>
                        <w:left w:val="none" w:sz="0" w:space="0" w:color="auto"/>
                        <w:bottom w:val="none" w:sz="0" w:space="0" w:color="auto"/>
                        <w:right w:val="none" w:sz="0" w:space="0" w:color="auto"/>
                      </w:divBdr>
                    </w:div>
                  </w:divsChild>
                </w:div>
                <w:div w:id="1126318065">
                  <w:marLeft w:val="0"/>
                  <w:marRight w:val="0"/>
                  <w:marTop w:val="0"/>
                  <w:marBottom w:val="0"/>
                  <w:divBdr>
                    <w:top w:val="single" w:sz="2" w:space="1" w:color="FFFFFF"/>
                    <w:left w:val="single" w:sz="2" w:space="12" w:color="FFFFFF"/>
                    <w:bottom w:val="single" w:sz="2" w:space="1" w:color="FFFFFF"/>
                    <w:right w:val="single" w:sz="2" w:space="4" w:color="FFFFFF"/>
                  </w:divBdr>
                  <w:divsChild>
                    <w:div w:id="1333532322">
                      <w:marLeft w:val="0"/>
                      <w:marRight w:val="0"/>
                      <w:marTop w:val="0"/>
                      <w:marBottom w:val="0"/>
                      <w:divBdr>
                        <w:top w:val="none" w:sz="0" w:space="0" w:color="auto"/>
                        <w:left w:val="none" w:sz="0" w:space="0" w:color="auto"/>
                        <w:bottom w:val="none" w:sz="0" w:space="0" w:color="auto"/>
                        <w:right w:val="none" w:sz="0" w:space="0" w:color="auto"/>
                      </w:divBdr>
                    </w:div>
                  </w:divsChild>
                </w:div>
                <w:div w:id="199439582">
                  <w:marLeft w:val="0"/>
                  <w:marRight w:val="0"/>
                  <w:marTop w:val="0"/>
                  <w:marBottom w:val="0"/>
                  <w:divBdr>
                    <w:top w:val="single" w:sz="2" w:space="1" w:color="FFFFFF"/>
                    <w:left w:val="single" w:sz="2" w:space="12" w:color="FFFFFF"/>
                    <w:bottom w:val="single" w:sz="2" w:space="1" w:color="FFFFFF"/>
                    <w:right w:val="single" w:sz="2" w:space="4" w:color="FFFFFF"/>
                  </w:divBdr>
                  <w:divsChild>
                    <w:div w:id="565797712">
                      <w:marLeft w:val="0"/>
                      <w:marRight w:val="0"/>
                      <w:marTop w:val="0"/>
                      <w:marBottom w:val="0"/>
                      <w:divBdr>
                        <w:top w:val="none" w:sz="0" w:space="0" w:color="auto"/>
                        <w:left w:val="none" w:sz="0" w:space="0" w:color="auto"/>
                        <w:bottom w:val="none" w:sz="0" w:space="0" w:color="auto"/>
                        <w:right w:val="none" w:sz="0" w:space="0" w:color="auto"/>
                      </w:divBdr>
                    </w:div>
                  </w:divsChild>
                </w:div>
                <w:div w:id="895820915">
                  <w:marLeft w:val="0"/>
                  <w:marRight w:val="0"/>
                  <w:marTop w:val="0"/>
                  <w:marBottom w:val="0"/>
                  <w:divBdr>
                    <w:top w:val="single" w:sz="2" w:space="1" w:color="FFFFFF"/>
                    <w:left w:val="single" w:sz="2" w:space="12" w:color="FFFFFF"/>
                    <w:bottom w:val="single" w:sz="2" w:space="1" w:color="FFFFFF"/>
                    <w:right w:val="single" w:sz="2" w:space="4" w:color="FFFFFF"/>
                  </w:divBdr>
                  <w:divsChild>
                    <w:div w:id="993799473">
                      <w:marLeft w:val="0"/>
                      <w:marRight w:val="0"/>
                      <w:marTop w:val="0"/>
                      <w:marBottom w:val="0"/>
                      <w:divBdr>
                        <w:top w:val="none" w:sz="0" w:space="0" w:color="auto"/>
                        <w:left w:val="none" w:sz="0" w:space="0" w:color="auto"/>
                        <w:bottom w:val="none" w:sz="0" w:space="0" w:color="auto"/>
                        <w:right w:val="none" w:sz="0" w:space="0" w:color="auto"/>
                      </w:divBdr>
                    </w:div>
                  </w:divsChild>
                </w:div>
                <w:div w:id="450978243">
                  <w:marLeft w:val="0"/>
                  <w:marRight w:val="0"/>
                  <w:marTop w:val="0"/>
                  <w:marBottom w:val="0"/>
                  <w:divBdr>
                    <w:top w:val="single" w:sz="2" w:space="1" w:color="FFFFFF"/>
                    <w:left w:val="single" w:sz="2" w:space="12" w:color="FFFFFF"/>
                    <w:bottom w:val="single" w:sz="2" w:space="1" w:color="FFFFFF"/>
                    <w:right w:val="single" w:sz="2" w:space="4" w:color="FFFFFF"/>
                  </w:divBdr>
                  <w:divsChild>
                    <w:div w:id="1575696785">
                      <w:marLeft w:val="0"/>
                      <w:marRight w:val="0"/>
                      <w:marTop w:val="0"/>
                      <w:marBottom w:val="0"/>
                      <w:divBdr>
                        <w:top w:val="none" w:sz="0" w:space="0" w:color="auto"/>
                        <w:left w:val="none" w:sz="0" w:space="0" w:color="auto"/>
                        <w:bottom w:val="none" w:sz="0" w:space="0" w:color="auto"/>
                        <w:right w:val="none" w:sz="0" w:space="0" w:color="auto"/>
                      </w:divBdr>
                    </w:div>
                  </w:divsChild>
                </w:div>
                <w:div w:id="1073360456">
                  <w:marLeft w:val="0"/>
                  <w:marRight w:val="0"/>
                  <w:marTop w:val="0"/>
                  <w:marBottom w:val="0"/>
                  <w:divBdr>
                    <w:top w:val="single" w:sz="2" w:space="1" w:color="FFFFFF"/>
                    <w:left w:val="single" w:sz="2" w:space="12" w:color="FFFFFF"/>
                    <w:bottom w:val="single" w:sz="2" w:space="1" w:color="FFFFFF"/>
                    <w:right w:val="single" w:sz="2" w:space="4" w:color="FFFFFF"/>
                  </w:divBdr>
                  <w:divsChild>
                    <w:div w:id="166749289">
                      <w:marLeft w:val="0"/>
                      <w:marRight w:val="0"/>
                      <w:marTop w:val="0"/>
                      <w:marBottom w:val="0"/>
                      <w:divBdr>
                        <w:top w:val="none" w:sz="0" w:space="0" w:color="auto"/>
                        <w:left w:val="none" w:sz="0" w:space="0" w:color="auto"/>
                        <w:bottom w:val="none" w:sz="0" w:space="0" w:color="auto"/>
                        <w:right w:val="none" w:sz="0" w:space="0" w:color="auto"/>
                      </w:divBdr>
                    </w:div>
                  </w:divsChild>
                </w:div>
                <w:div w:id="1171025123">
                  <w:marLeft w:val="0"/>
                  <w:marRight w:val="0"/>
                  <w:marTop w:val="0"/>
                  <w:marBottom w:val="0"/>
                  <w:divBdr>
                    <w:top w:val="single" w:sz="2" w:space="1" w:color="FFFFFF"/>
                    <w:left w:val="single" w:sz="2" w:space="12" w:color="FFFFFF"/>
                    <w:bottom w:val="single" w:sz="2" w:space="1" w:color="FFFFFF"/>
                    <w:right w:val="single" w:sz="2" w:space="4" w:color="FFFFFF"/>
                  </w:divBdr>
                  <w:divsChild>
                    <w:div w:id="285818316">
                      <w:marLeft w:val="0"/>
                      <w:marRight w:val="0"/>
                      <w:marTop w:val="0"/>
                      <w:marBottom w:val="0"/>
                      <w:divBdr>
                        <w:top w:val="none" w:sz="0" w:space="0" w:color="auto"/>
                        <w:left w:val="none" w:sz="0" w:space="0" w:color="auto"/>
                        <w:bottom w:val="none" w:sz="0" w:space="0" w:color="auto"/>
                        <w:right w:val="none" w:sz="0" w:space="0" w:color="auto"/>
                      </w:divBdr>
                    </w:div>
                  </w:divsChild>
                </w:div>
                <w:div w:id="1812017184">
                  <w:marLeft w:val="0"/>
                  <w:marRight w:val="0"/>
                  <w:marTop w:val="0"/>
                  <w:marBottom w:val="0"/>
                  <w:divBdr>
                    <w:top w:val="single" w:sz="2" w:space="1" w:color="FFFFFF"/>
                    <w:left w:val="single" w:sz="2" w:space="12" w:color="FFFFFF"/>
                    <w:bottom w:val="single" w:sz="2" w:space="1" w:color="FFFFFF"/>
                    <w:right w:val="single" w:sz="2" w:space="4" w:color="FFFFFF"/>
                  </w:divBdr>
                  <w:divsChild>
                    <w:div w:id="1667243103">
                      <w:marLeft w:val="0"/>
                      <w:marRight w:val="0"/>
                      <w:marTop w:val="0"/>
                      <w:marBottom w:val="0"/>
                      <w:divBdr>
                        <w:top w:val="none" w:sz="0" w:space="0" w:color="auto"/>
                        <w:left w:val="none" w:sz="0" w:space="0" w:color="auto"/>
                        <w:bottom w:val="none" w:sz="0" w:space="0" w:color="auto"/>
                        <w:right w:val="none" w:sz="0" w:space="0" w:color="auto"/>
                      </w:divBdr>
                    </w:div>
                  </w:divsChild>
                </w:div>
                <w:div w:id="107622537">
                  <w:marLeft w:val="0"/>
                  <w:marRight w:val="0"/>
                  <w:marTop w:val="0"/>
                  <w:marBottom w:val="0"/>
                  <w:divBdr>
                    <w:top w:val="single" w:sz="2" w:space="1" w:color="FFFFFF"/>
                    <w:left w:val="single" w:sz="2" w:space="12" w:color="FFFFFF"/>
                    <w:bottom w:val="single" w:sz="2" w:space="1" w:color="FFFFFF"/>
                    <w:right w:val="single" w:sz="2" w:space="4" w:color="FFFFFF"/>
                  </w:divBdr>
                  <w:divsChild>
                    <w:div w:id="1572615118">
                      <w:marLeft w:val="0"/>
                      <w:marRight w:val="0"/>
                      <w:marTop w:val="0"/>
                      <w:marBottom w:val="0"/>
                      <w:divBdr>
                        <w:top w:val="none" w:sz="0" w:space="0" w:color="auto"/>
                        <w:left w:val="none" w:sz="0" w:space="0" w:color="auto"/>
                        <w:bottom w:val="none" w:sz="0" w:space="0" w:color="auto"/>
                        <w:right w:val="none" w:sz="0" w:space="0" w:color="auto"/>
                      </w:divBdr>
                    </w:div>
                  </w:divsChild>
                </w:div>
                <w:div w:id="1935549558">
                  <w:marLeft w:val="0"/>
                  <w:marRight w:val="0"/>
                  <w:marTop w:val="0"/>
                  <w:marBottom w:val="0"/>
                  <w:divBdr>
                    <w:top w:val="single" w:sz="2" w:space="1" w:color="FFFFFF"/>
                    <w:left w:val="single" w:sz="2" w:space="12" w:color="FFFFFF"/>
                    <w:bottom w:val="single" w:sz="2" w:space="1" w:color="FFFFFF"/>
                    <w:right w:val="single" w:sz="2" w:space="4" w:color="FFFFFF"/>
                  </w:divBdr>
                  <w:divsChild>
                    <w:div w:id="222833266">
                      <w:marLeft w:val="0"/>
                      <w:marRight w:val="0"/>
                      <w:marTop w:val="0"/>
                      <w:marBottom w:val="0"/>
                      <w:divBdr>
                        <w:top w:val="none" w:sz="0" w:space="0" w:color="auto"/>
                        <w:left w:val="none" w:sz="0" w:space="0" w:color="auto"/>
                        <w:bottom w:val="none" w:sz="0" w:space="0" w:color="auto"/>
                        <w:right w:val="none" w:sz="0" w:space="0" w:color="auto"/>
                      </w:divBdr>
                    </w:div>
                  </w:divsChild>
                </w:div>
                <w:div w:id="493185292">
                  <w:marLeft w:val="0"/>
                  <w:marRight w:val="0"/>
                  <w:marTop w:val="0"/>
                  <w:marBottom w:val="0"/>
                  <w:divBdr>
                    <w:top w:val="single" w:sz="2" w:space="1" w:color="FFFFFF"/>
                    <w:left w:val="single" w:sz="2" w:space="12" w:color="FFFFFF"/>
                    <w:bottom w:val="single" w:sz="2" w:space="1" w:color="FFFFFF"/>
                    <w:right w:val="single" w:sz="2" w:space="4" w:color="FFFFFF"/>
                  </w:divBdr>
                  <w:divsChild>
                    <w:div w:id="1682850748">
                      <w:marLeft w:val="0"/>
                      <w:marRight w:val="0"/>
                      <w:marTop w:val="0"/>
                      <w:marBottom w:val="0"/>
                      <w:divBdr>
                        <w:top w:val="none" w:sz="0" w:space="0" w:color="auto"/>
                        <w:left w:val="none" w:sz="0" w:space="0" w:color="auto"/>
                        <w:bottom w:val="none" w:sz="0" w:space="0" w:color="auto"/>
                        <w:right w:val="none" w:sz="0" w:space="0" w:color="auto"/>
                      </w:divBdr>
                    </w:div>
                  </w:divsChild>
                </w:div>
                <w:div w:id="356543459">
                  <w:marLeft w:val="0"/>
                  <w:marRight w:val="0"/>
                  <w:marTop w:val="0"/>
                  <w:marBottom w:val="0"/>
                  <w:divBdr>
                    <w:top w:val="single" w:sz="2" w:space="1" w:color="FFFFFF"/>
                    <w:left w:val="single" w:sz="2" w:space="12" w:color="FFFFFF"/>
                    <w:bottom w:val="single" w:sz="2" w:space="1" w:color="FFFFFF"/>
                    <w:right w:val="single" w:sz="2" w:space="4" w:color="FFFFFF"/>
                  </w:divBdr>
                  <w:divsChild>
                    <w:div w:id="183979691">
                      <w:marLeft w:val="0"/>
                      <w:marRight w:val="0"/>
                      <w:marTop w:val="0"/>
                      <w:marBottom w:val="0"/>
                      <w:divBdr>
                        <w:top w:val="none" w:sz="0" w:space="0" w:color="auto"/>
                        <w:left w:val="none" w:sz="0" w:space="0" w:color="auto"/>
                        <w:bottom w:val="none" w:sz="0" w:space="0" w:color="auto"/>
                        <w:right w:val="none" w:sz="0" w:space="0" w:color="auto"/>
                      </w:divBdr>
                    </w:div>
                  </w:divsChild>
                </w:div>
                <w:div w:id="162429713">
                  <w:marLeft w:val="0"/>
                  <w:marRight w:val="0"/>
                  <w:marTop w:val="0"/>
                  <w:marBottom w:val="0"/>
                  <w:divBdr>
                    <w:top w:val="single" w:sz="2" w:space="1" w:color="FFFFFF"/>
                    <w:left w:val="single" w:sz="2" w:space="12" w:color="FFFFFF"/>
                    <w:bottom w:val="single" w:sz="2" w:space="1" w:color="FFFFFF"/>
                    <w:right w:val="single" w:sz="2" w:space="4" w:color="FFFFFF"/>
                  </w:divBdr>
                  <w:divsChild>
                    <w:div w:id="501239510">
                      <w:marLeft w:val="0"/>
                      <w:marRight w:val="0"/>
                      <w:marTop w:val="0"/>
                      <w:marBottom w:val="0"/>
                      <w:divBdr>
                        <w:top w:val="none" w:sz="0" w:space="0" w:color="auto"/>
                        <w:left w:val="none" w:sz="0" w:space="0" w:color="auto"/>
                        <w:bottom w:val="none" w:sz="0" w:space="0" w:color="auto"/>
                        <w:right w:val="none" w:sz="0" w:space="0" w:color="auto"/>
                      </w:divBdr>
                    </w:div>
                  </w:divsChild>
                </w:div>
                <w:div w:id="268900293">
                  <w:marLeft w:val="0"/>
                  <w:marRight w:val="0"/>
                  <w:marTop w:val="0"/>
                  <w:marBottom w:val="0"/>
                  <w:divBdr>
                    <w:top w:val="single" w:sz="2" w:space="1" w:color="FFFFFF"/>
                    <w:left w:val="single" w:sz="2" w:space="12" w:color="FFFFFF"/>
                    <w:bottom w:val="single" w:sz="2" w:space="1" w:color="FFFFFF"/>
                    <w:right w:val="single" w:sz="2" w:space="4" w:color="FFFFFF"/>
                  </w:divBdr>
                  <w:divsChild>
                    <w:div w:id="1740637878">
                      <w:marLeft w:val="0"/>
                      <w:marRight w:val="0"/>
                      <w:marTop w:val="0"/>
                      <w:marBottom w:val="0"/>
                      <w:divBdr>
                        <w:top w:val="none" w:sz="0" w:space="0" w:color="auto"/>
                        <w:left w:val="none" w:sz="0" w:space="0" w:color="auto"/>
                        <w:bottom w:val="none" w:sz="0" w:space="0" w:color="auto"/>
                        <w:right w:val="none" w:sz="0" w:space="0" w:color="auto"/>
                      </w:divBdr>
                    </w:div>
                  </w:divsChild>
                </w:div>
                <w:div w:id="91095306">
                  <w:marLeft w:val="0"/>
                  <w:marRight w:val="0"/>
                  <w:marTop w:val="0"/>
                  <w:marBottom w:val="0"/>
                  <w:divBdr>
                    <w:top w:val="single" w:sz="2" w:space="1" w:color="FFFFFF"/>
                    <w:left w:val="single" w:sz="2" w:space="12" w:color="FFFFFF"/>
                    <w:bottom w:val="single" w:sz="2" w:space="1" w:color="FFFFFF"/>
                    <w:right w:val="single" w:sz="2" w:space="4" w:color="FFFFFF"/>
                  </w:divBdr>
                  <w:divsChild>
                    <w:div w:id="2119788044">
                      <w:marLeft w:val="0"/>
                      <w:marRight w:val="0"/>
                      <w:marTop w:val="0"/>
                      <w:marBottom w:val="0"/>
                      <w:divBdr>
                        <w:top w:val="none" w:sz="0" w:space="0" w:color="auto"/>
                        <w:left w:val="none" w:sz="0" w:space="0" w:color="auto"/>
                        <w:bottom w:val="none" w:sz="0" w:space="0" w:color="auto"/>
                        <w:right w:val="none" w:sz="0" w:space="0" w:color="auto"/>
                      </w:divBdr>
                    </w:div>
                  </w:divsChild>
                </w:div>
                <w:div w:id="1953630391">
                  <w:marLeft w:val="0"/>
                  <w:marRight w:val="0"/>
                  <w:marTop w:val="0"/>
                  <w:marBottom w:val="0"/>
                  <w:divBdr>
                    <w:top w:val="single" w:sz="2" w:space="1" w:color="FFFFFF"/>
                    <w:left w:val="single" w:sz="2" w:space="12" w:color="FFFFFF"/>
                    <w:bottom w:val="single" w:sz="2" w:space="1" w:color="FFFFFF"/>
                    <w:right w:val="single" w:sz="2" w:space="4" w:color="FFFFFF"/>
                  </w:divBdr>
                  <w:divsChild>
                    <w:div w:id="1480267917">
                      <w:marLeft w:val="0"/>
                      <w:marRight w:val="0"/>
                      <w:marTop w:val="0"/>
                      <w:marBottom w:val="0"/>
                      <w:divBdr>
                        <w:top w:val="none" w:sz="0" w:space="0" w:color="auto"/>
                        <w:left w:val="none" w:sz="0" w:space="0" w:color="auto"/>
                        <w:bottom w:val="none" w:sz="0" w:space="0" w:color="auto"/>
                        <w:right w:val="none" w:sz="0" w:space="0" w:color="auto"/>
                      </w:divBdr>
                    </w:div>
                  </w:divsChild>
                </w:div>
                <w:div w:id="1623458156">
                  <w:marLeft w:val="0"/>
                  <w:marRight w:val="0"/>
                  <w:marTop w:val="0"/>
                  <w:marBottom w:val="0"/>
                  <w:divBdr>
                    <w:top w:val="single" w:sz="2" w:space="1" w:color="FFFFFF"/>
                    <w:left w:val="single" w:sz="2" w:space="12" w:color="FFFFFF"/>
                    <w:bottom w:val="single" w:sz="2" w:space="1" w:color="FFFFFF"/>
                    <w:right w:val="single" w:sz="2" w:space="4" w:color="FFFFFF"/>
                  </w:divBdr>
                  <w:divsChild>
                    <w:div w:id="1673727289">
                      <w:marLeft w:val="0"/>
                      <w:marRight w:val="0"/>
                      <w:marTop w:val="0"/>
                      <w:marBottom w:val="0"/>
                      <w:divBdr>
                        <w:top w:val="none" w:sz="0" w:space="0" w:color="auto"/>
                        <w:left w:val="none" w:sz="0" w:space="0" w:color="auto"/>
                        <w:bottom w:val="none" w:sz="0" w:space="0" w:color="auto"/>
                        <w:right w:val="none" w:sz="0" w:space="0" w:color="auto"/>
                      </w:divBdr>
                    </w:div>
                  </w:divsChild>
                </w:div>
                <w:div w:id="522135140">
                  <w:marLeft w:val="0"/>
                  <w:marRight w:val="0"/>
                  <w:marTop w:val="0"/>
                  <w:marBottom w:val="0"/>
                  <w:divBdr>
                    <w:top w:val="single" w:sz="2" w:space="1" w:color="FFFFFF"/>
                    <w:left w:val="single" w:sz="2" w:space="12" w:color="FFFFFF"/>
                    <w:bottom w:val="single" w:sz="2" w:space="1" w:color="FFFFFF"/>
                    <w:right w:val="single" w:sz="2" w:space="4" w:color="FFFFFF"/>
                  </w:divBdr>
                  <w:divsChild>
                    <w:div w:id="298147070">
                      <w:marLeft w:val="0"/>
                      <w:marRight w:val="0"/>
                      <w:marTop w:val="0"/>
                      <w:marBottom w:val="0"/>
                      <w:divBdr>
                        <w:top w:val="none" w:sz="0" w:space="0" w:color="auto"/>
                        <w:left w:val="none" w:sz="0" w:space="0" w:color="auto"/>
                        <w:bottom w:val="none" w:sz="0" w:space="0" w:color="auto"/>
                        <w:right w:val="none" w:sz="0" w:space="0" w:color="auto"/>
                      </w:divBdr>
                    </w:div>
                  </w:divsChild>
                </w:div>
                <w:div w:id="1142429474">
                  <w:marLeft w:val="0"/>
                  <w:marRight w:val="0"/>
                  <w:marTop w:val="0"/>
                  <w:marBottom w:val="0"/>
                  <w:divBdr>
                    <w:top w:val="single" w:sz="2" w:space="1" w:color="FFFFFF"/>
                    <w:left w:val="single" w:sz="2" w:space="12" w:color="FFFFFF"/>
                    <w:bottom w:val="single" w:sz="2" w:space="1" w:color="FFFFFF"/>
                    <w:right w:val="single" w:sz="2" w:space="4" w:color="FFFFFF"/>
                  </w:divBdr>
                  <w:divsChild>
                    <w:div w:id="1385911514">
                      <w:marLeft w:val="0"/>
                      <w:marRight w:val="0"/>
                      <w:marTop w:val="0"/>
                      <w:marBottom w:val="0"/>
                      <w:divBdr>
                        <w:top w:val="none" w:sz="0" w:space="0" w:color="auto"/>
                        <w:left w:val="none" w:sz="0" w:space="0" w:color="auto"/>
                        <w:bottom w:val="none" w:sz="0" w:space="0" w:color="auto"/>
                        <w:right w:val="none" w:sz="0" w:space="0" w:color="auto"/>
                      </w:divBdr>
                    </w:div>
                  </w:divsChild>
                </w:div>
                <w:div w:id="856387">
                  <w:marLeft w:val="0"/>
                  <w:marRight w:val="0"/>
                  <w:marTop w:val="0"/>
                  <w:marBottom w:val="0"/>
                  <w:divBdr>
                    <w:top w:val="single" w:sz="2" w:space="1" w:color="FFFFFF"/>
                    <w:left w:val="single" w:sz="2" w:space="12" w:color="FFFFFF"/>
                    <w:bottom w:val="single" w:sz="2" w:space="1" w:color="FFFFFF"/>
                    <w:right w:val="single" w:sz="2" w:space="4" w:color="FFFFFF"/>
                  </w:divBdr>
                  <w:divsChild>
                    <w:div w:id="353963536">
                      <w:marLeft w:val="0"/>
                      <w:marRight w:val="0"/>
                      <w:marTop w:val="0"/>
                      <w:marBottom w:val="0"/>
                      <w:divBdr>
                        <w:top w:val="none" w:sz="0" w:space="0" w:color="auto"/>
                        <w:left w:val="none" w:sz="0" w:space="0" w:color="auto"/>
                        <w:bottom w:val="none" w:sz="0" w:space="0" w:color="auto"/>
                        <w:right w:val="none" w:sz="0" w:space="0" w:color="auto"/>
                      </w:divBdr>
                    </w:div>
                  </w:divsChild>
                </w:div>
                <w:div w:id="601912320">
                  <w:marLeft w:val="0"/>
                  <w:marRight w:val="0"/>
                  <w:marTop w:val="0"/>
                  <w:marBottom w:val="0"/>
                  <w:divBdr>
                    <w:top w:val="single" w:sz="2" w:space="1" w:color="FFFFFF"/>
                    <w:left w:val="single" w:sz="2" w:space="12" w:color="FFFFFF"/>
                    <w:bottom w:val="single" w:sz="2" w:space="1" w:color="FFFFFF"/>
                    <w:right w:val="single" w:sz="2" w:space="4" w:color="FFFFFF"/>
                  </w:divBdr>
                  <w:divsChild>
                    <w:div w:id="1394163744">
                      <w:marLeft w:val="0"/>
                      <w:marRight w:val="0"/>
                      <w:marTop w:val="0"/>
                      <w:marBottom w:val="0"/>
                      <w:divBdr>
                        <w:top w:val="none" w:sz="0" w:space="0" w:color="auto"/>
                        <w:left w:val="none" w:sz="0" w:space="0" w:color="auto"/>
                        <w:bottom w:val="none" w:sz="0" w:space="0" w:color="auto"/>
                        <w:right w:val="none" w:sz="0" w:space="0" w:color="auto"/>
                      </w:divBdr>
                    </w:div>
                  </w:divsChild>
                </w:div>
                <w:div w:id="1685748056">
                  <w:marLeft w:val="0"/>
                  <w:marRight w:val="0"/>
                  <w:marTop w:val="0"/>
                  <w:marBottom w:val="0"/>
                  <w:divBdr>
                    <w:top w:val="single" w:sz="2" w:space="1" w:color="FFFFFF"/>
                    <w:left w:val="single" w:sz="2" w:space="12" w:color="FFFFFF"/>
                    <w:bottom w:val="single" w:sz="2" w:space="4" w:color="FFFFFF"/>
                    <w:right w:val="single" w:sz="2" w:space="4" w:color="FFFFFF"/>
                  </w:divBdr>
                  <w:divsChild>
                    <w:div w:id="10776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682585">
          <w:marLeft w:val="0"/>
          <w:marRight w:val="0"/>
          <w:marTop w:val="0"/>
          <w:marBottom w:val="335"/>
          <w:divBdr>
            <w:top w:val="none" w:sz="0" w:space="0" w:color="auto"/>
            <w:left w:val="none" w:sz="0" w:space="0" w:color="auto"/>
            <w:bottom w:val="none" w:sz="0" w:space="0" w:color="auto"/>
            <w:right w:val="none" w:sz="0" w:space="0" w:color="auto"/>
          </w:divBdr>
          <w:divsChild>
            <w:div w:id="974262871">
              <w:marLeft w:val="0"/>
              <w:marRight w:val="0"/>
              <w:marTop w:val="0"/>
              <w:marBottom w:val="0"/>
              <w:divBdr>
                <w:top w:val="none" w:sz="0" w:space="0" w:color="auto"/>
                <w:left w:val="none" w:sz="0" w:space="0" w:color="auto"/>
                <w:bottom w:val="none" w:sz="0" w:space="0" w:color="auto"/>
                <w:right w:val="none" w:sz="0" w:space="0" w:color="auto"/>
              </w:divBdr>
              <w:divsChild>
                <w:div w:id="336542124">
                  <w:marLeft w:val="0"/>
                  <w:marRight w:val="0"/>
                  <w:marTop w:val="0"/>
                  <w:marBottom w:val="0"/>
                  <w:divBdr>
                    <w:top w:val="single" w:sz="2" w:space="4" w:color="FFFFFF"/>
                    <w:left w:val="single" w:sz="2" w:space="12" w:color="FFFFFF"/>
                    <w:bottom w:val="single" w:sz="2" w:space="1" w:color="FFFFFF"/>
                    <w:right w:val="single" w:sz="2" w:space="4" w:color="FFFFFF"/>
                  </w:divBdr>
                  <w:divsChild>
                    <w:div w:id="646517461">
                      <w:marLeft w:val="0"/>
                      <w:marRight w:val="0"/>
                      <w:marTop w:val="0"/>
                      <w:marBottom w:val="0"/>
                      <w:divBdr>
                        <w:top w:val="none" w:sz="0" w:space="0" w:color="auto"/>
                        <w:left w:val="none" w:sz="0" w:space="0" w:color="auto"/>
                        <w:bottom w:val="none" w:sz="0" w:space="0" w:color="auto"/>
                        <w:right w:val="none" w:sz="0" w:space="0" w:color="auto"/>
                      </w:divBdr>
                    </w:div>
                  </w:divsChild>
                </w:div>
                <w:div w:id="1471750647">
                  <w:marLeft w:val="0"/>
                  <w:marRight w:val="0"/>
                  <w:marTop w:val="0"/>
                  <w:marBottom w:val="0"/>
                  <w:divBdr>
                    <w:top w:val="single" w:sz="2" w:space="1" w:color="FFFFFF"/>
                    <w:left w:val="single" w:sz="2" w:space="12" w:color="FFFFFF"/>
                    <w:bottom w:val="single" w:sz="2" w:space="1" w:color="FFFFFF"/>
                    <w:right w:val="single" w:sz="2" w:space="4" w:color="FFFFFF"/>
                  </w:divBdr>
                  <w:divsChild>
                    <w:div w:id="420373757">
                      <w:marLeft w:val="0"/>
                      <w:marRight w:val="0"/>
                      <w:marTop w:val="0"/>
                      <w:marBottom w:val="0"/>
                      <w:divBdr>
                        <w:top w:val="none" w:sz="0" w:space="0" w:color="auto"/>
                        <w:left w:val="none" w:sz="0" w:space="0" w:color="auto"/>
                        <w:bottom w:val="none" w:sz="0" w:space="0" w:color="auto"/>
                        <w:right w:val="none" w:sz="0" w:space="0" w:color="auto"/>
                      </w:divBdr>
                    </w:div>
                  </w:divsChild>
                </w:div>
                <w:div w:id="943152416">
                  <w:marLeft w:val="0"/>
                  <w:marRight w:val="0"/>
                  <w:marTop w:val="0"/>
                  <w:marBottom w:val="0"/>
                  <w:divBdr>
                    <w:top w:val="single" w:sz="2" w:space="1" w:color="FFFFFF"/>
                    <w:left w:val="single" w:sz="2" w:space="12" w:color="FFFFFF"/>
                    <w:bottom w:val="single" w:sz="2" w:space="1" w:color="FFFFFF"/>
                    <w:right w:val="single" w:sz="2" w:space="4" w:color="FFFFFF"/>
                  </w:divBdr>
                  <w:divsChild>
                    <w:div w:id="528495831">
                      <w:marLeft w:val="0"/>
                      <w:marRight w:val="0"/>
                      <w:marTop w:val="0"/>
                      <w:marBottom w:val="0"/>
                      <w:divBdr>
                        <w:top w:val="none" w:sz="0" w:space="0" w:color="auto"/>
                        <w:left w:val="none" w:sz="0" w:space="0" w:color="auto"/>
                        <w:bottom w:val="none" w:sz="0" w:space="0" w:color="auto"/>
                        <w:right w:val="none" w:sz="0" w:space="0" w:color="auto"/>
                      </w:divBdr>
                    </w:div>
                  </w:divsChild>
                </w:div>
                <w:div w:id="2106998401">
                  <w:marLeft w:val="0"/>
                  <w:marRight w:val="0"/>
                  <w:marTop w:val="0"/>
                  <w:marBottom w:val="0"/>
                  <w:divBdr>
                    <w:top w:val="single" w:sz="2" w:space="1" w:color="FFFFFF"/>
                    <w:left w:val="single" w:sz="2" w:space="12" w:color="FFFFFF"/>
                    <w:bottom w:val="single" w:sz="2" w:space="1" w:color="FFFFFF"/>
                    <w:right w:val="single" w:sz="2" w:space="4" w:color="FFFFFF"/>
                  </w:divBdr>
                  <w:divsChild>
                    <w:div w:id="805854488">
                      <w:marLeft w:val="0"/>
                      <w:marRight w:val="0"/>
                      <w:marTop w:val="0"/>
                      <w:marBottom w:val="0"/>
                      <w:divBdr>
                        <w:top w:val="none" w:sz="0" w:space="0" w:color="auto"/>
                        <w:left w:val="none" w:sz="0" w:space="0" w:color="auto"/>
                        <w:bottom w:val="none" w:sz="0" w:space="0" w:color="auto"/>
                        <w:right w:val="none" w:sz="0" w:space="0" w:color="auto"/>
                      </w:divBdr>
                    </w:div>
                  </w:divsChild>
                </w:div>
                <w:div w:id="440031722">
                  <w:marLeft w:val="0"/>
                  <w:marRight w:val="0"/>
                  <w:marTop w:val="0"/>
                  <w:marBottom w:val="0"/>
                  <w:divBdr>
                    <w:top w:val="single" w:sz="2" w:space="1" w:color="FFFFFF"/>
                    <w:left w:val="single" w:sz="2" w:space="12" w:color="FFFFFF"/>
                    <w:bottom w:val="single" w:sz="2" w:space="1" w:color="FFFFFF"/>
                    <w:right w:val="single" w:sz="2" w:space="4" w:color="FFFFFF"/>
                  </w:divBdr>
                  <w:divsChild>
                    <w:div w:id="1738285706">
                      <w:marLeft w:val="0"/>
                      <w:marRight w:val="0"/>
                      <w:marTop w:val="0"/>
                      <w:marBottom w:val="0"/>
                      <w:divBdr>
                        <w:top w:val="none" w:sz="0" w:space="0" w:color="auto"/>
                        <w:left w:val="none" w:sz="0" w:space="0" w:color="auto"/>
                        <w:bottom w:val="none" w:sz="0" w:space="0" w:color="auto"/>
                        <w:right w:val="none" w:sz="0" w:space="0" w:color="auto"/>
                      </w:divBdr>
                    </w:div>
                  </w:divsChild>
                </w:div>
                <w:div w:id="65417261">
                  <w:marLeft w:val="0"/>
                  <w:marRight w:val="0"/>
                  <w:marTop w:val="0"/>
                  <w:marBottom w:val="0"/>
                  <w:divBdr>
                    <w:top w:val="single" w:sz="2" w:space="1" w:color="FFFFFF"/>
                    <w:left w:val="single" w:sz="2" w:space="12" w:color="FFFFFF"/>
                    <w:bottom w:val="single" w:sz="2" w:space="1" w:color="FFFFFF"/>
                    <w:right w:val="single" w:sz="2" w:space="4" w:color="FFFFFF"/>
                  </w:divBdr>
                  <w:divsChild>
                    <w:div w:id="62607703">
                      <w:marLeft w:val="0"/>
                      <w:marRight w:val="0"/>
                      <w:marTop w:val="0"/>
                      <w:marBottom w:val="0"/>
                      <w:divBdr>
                        <w:top w:val="none" w:sz="0" w:space="0" w:color="auto"/>
                        <w:left w:val="none" w:sz="0" w:space="0" w:color="auto"/>
                        <w:bottom w:val="none" w:sz="0" w:space="0" w:color="auto"/>
                        <w:right w:val="none" w:sz="0" w:space="0" w:color="auto"/>
                      </w:divBdr>
                    </w:div>
                  </w:divsChild>
                </w:div>
                <w:div w:id="2028630156">
                  <w:marLeft w:val="0"/>
                  <w:marRight w:val="0"/>
                  <w:marTop w:val="0"/>
                  <w:marBottom w:val="0"/>
                  <w:divBdr>
                    <w:top w:val="single" w:sz="2" w:space="1" w:color="FFFFFF"/>
                    <w:left w:val="single" w:sz="2" w:space="12" w:color="FFFFFF"/>
                    <w:bottom w:val="single" w:sz="2" w:space="1" w:color="FFFFFF"/>
                    <w:right w:val="single" w:sz="2" w:space="4" w:color="FFFFFF"/>
                  </w:divBdr>
                  <w:divsChild>
                    <w:div w:id="1085150426">
                      <w:marLeft w:val="0"/>
                      <w:marRight w:val="0"/>
                      <w:marTop w:val="0"/>
                      <w:marBottom w:val="0"/>
                      <w:divBdr>
                        <w:top w:val="none" w:sz="0" w:space="0" w:color="auto"/>
                        <w:left w:val="none" w:sz="0" w:space="0" w:color="auto"/>
                        <w:bottom w:val="none" w:sz="0" w:space="0" w:color="auto"/>
                        <w:right w:val="none" w:sz="0" w:space="0" w:color="auto"/>
                      </w:divBdr>
                    </w:div>
                  </w:divsChild>
                </w:div>
                <w:div w:id="2111390642">
                  <w:marLeft w:val="0"/>
                  <w:marRight w:val="0"/>
                  <w:marTop w:val="0"/>
                  <w:marBottom w:val="0"/>
                  <w:divBdr>
                    <w:top w:val="single" w:sz="2" w:space="1" w:color="FFFFFF"/>
                    <w:left w:val="single" w:sz="2" w:space="12" w:color="FFFFFF"/>
                    <w:bottom w:val="single" w:sz="2" w:space="1" w:color="FFFFFF"/>
                    <w:right w:val="single" w:sz="2" w:space="4" w:color="FFFFFF"/>
                  </w:divBdr>
                  <w:divsChild>
                    <w:div w:id="1721440594">
                      <w:marLeft w:val="0"/>
                      <w:marRight w:val="0"/>
                      <w:marTop w:val="0"/>
                      <w:marBottom w:val="0"/>
                      <w:divBdr>
                        <w:top w:val="none" w:sz="0" w:space="0" w:color="auto"/>
                        <w:left w:val="none" w:sz="0" w:space="0" w:color="auto"/>
                        <w:bottom w:val="none" w:sz="0" w:space="0" w:color="auto"/>
                        <w:right w:val="none" w:sz="0" w:space="0" w:color="auto"/>
                      </w:divBdr>
                    </w:div>
                  </w:divsChild>
                </w:div>
                <w:div w:id="1385594280">
                  <w:marLeft w:val="0"/>
                  <w:marRight w:val="0"/>
                  <w:marTop w:val="0"/>
                  <w:marBottom w:val="0"/>
                  <w:divBdr>
                    <w:top w:val="single" w:sz="2" w:space="1" w:color="FFFFFF"/>
                    <w:left w:val="single" w:sz="2" w:space="12" w:color="FFFFFF"/>
                    <w:bottom w:val="single" w:sz="2" w:space="1" w:color="FFFFFF"/>
                    <w:right w:val="single" w:sz="2" w:space="4" w:color="FFFFFF"/>
                  </w:divBdr>
                  <w:divsChild>
                    <w:div w:id="335571203">
                      <w:marLeft w:val="0"/>
                      <w:marRight w:val="0"/>
                      <w:marTop w:val="0"/>
                      <w:marBottom w:val="0"/>
                      <w:divBdr>
                        <w:top w:val="none" w:sz="0" w:space="0" w:color="auto"/>
                        <w:left w:val="none" w:sz="0" w:space="0" w:color="auto"/>
                        <w:bottom w:val="none" w:sz="0" w:space="0" w:color="auto"/>
                        <w:right w:val="none" w:sz="0" w:space="0" w:color="auto"/>
                      </w:divBdr>
                    </w:div>
                  </w:divsChild>
                </w:div>
                <w:div w:id="997922598">
                  <w:marLeft w:val="0"/>
                  <w:marRight w:val="0"/>
                  <w:marTop w:val="0"/>
                  <w:marBottom w:val="0"/>
                  <w:divBdr>
                    <w:top w:val="single" w:sz="2" w:space="1" w:color="FFFFFF"/>
                    <w:left w:val="single" w:sz="2" w:space="12" w:color="FFFFFF"/>
                    <w:bottom w:val="single" w:sz="2" w:space="1" w:color="FFFFFF"/>
                    <w:right w:val="single" w:sz="2" w:space="4" w:color="FFFFFF"/>
                  </w:divBdr>
                  <w:divsChild>
                    <w:div w:id="820729707">
                      <w:marLeft w:val="0"/>
                      <w:marRight w:val="0"/>
                      <w:marTop w:val="0"/>
                      <w:marBottom w:val="0"/>
                      <w:divBdr>
                        <w:top w:val="none" w:sz="0" w:space="0" w:color="auto"/>
                        <w:left w:val="none" w:sz="0" w:space="0" w:color="auto"/>
                        <w:bottom w:val="none" w:sz="0" w:space="0" w:color="auto"/>
                        <w:right w:val="none" w:sz="0" w:space="0" w:color="auto"/>
                      </w:divBdr>
                    </w:div>
                  </w:divsChild>
                </w:div>
                <w:div w:id="945306232">
                  <w:marLeft w:val="0"/>
                  <w:marRight w:val="0"/>
                  <w:marTop w:val="0"/>
                  <w:marBottom w:val="0"/>
                  <w:divBdr>
                    <w:top w:val="single" w:sz="2" w:space="1" w:color="FFFFFF"/>
                    <w:left w:val="single" w:sz="2" w:space="12" w:color="FFFFFF"/>
                    <w:bottom w:val="single" w:sz="2" w:space="1" w:color="FFFFFF"/>
                    <w:right w:val="single" w:sz="2" w:space="4" w:color="FFFFFF"/>
                  </w:divBdr>
                  <w:divsChild>
                    <w:div w:id="489367713">
                      <w:marLeft w:val="0"/>
                      <w:marRight w:val="0"/>
                      <w:marTop w:val="0"/>
                      <w:marBottom w:val="0"/>
                      <w:divBdr>
                        <w:top w:val="none" w:sz="0" w:space="0" w:color="auto"/>
                        <w:left w:val="none" w:sz="0" w:space="0" w:color="auto"/>
                        <w:bottom w:val="none" w:sz="0" w:space="0" w:color="auto"/>
                        <w:right w:val="none" w:sz="0" w:space="0" w:color="auto"/>
                      </w:divBdr>
                    </w:div>
                  </w:divsChild>
                </w:div>
                <w:div w:id="1920482638">
                  <w:marLeft w:val="0"/>
                  <w:marRight w:val="0"/>
                  <w:marTop w:val="0"/>
                  <w:marBottom w:val="0"/>
                  <w:divBdr>
                    <w:top w:val="single" w:sz="2" w:space="1" w:color="FFFFFF"/>
                    <w:left w:val="single" w:sz="2" w:space="12" w:color="FFFFFF"/>
                    <w:bottom w:val="single" w:sz="2" w:space="1" w:color="FFFFFF"/>
                    <w:right w:val="single" w:sz="2" w:space="4" w:color="FFFFFF"/>
                  </w:divBdr>
                  <w:divsChild>
                    <w:div w:id="447313704">
                      <w:marLeft w:val="0"/>
                      <w:marRight w:val="0"/>
                      <w:marTop w:val="0"/>
                      <w:marBottom w:val="0"/>
                      <w:divBdr>
                        <w:top w:val="none" w:sz="0" w:space="0" w:color="auto"/>
                        <w:left w:val="none" w:sz="0" w:space="0" w:color="auto"/>
                        <w:bottom w:val="none" w:sz="0" w:space="0" w:color="auto"/>
                        <w:right w:val="none" w:sz="0" w:space="0" w:color="auto"/>
                      </w:divBdr>
                    </w:div>
                  </w:divsChild>
                </w:div>
                <w:div w:id="581254512">
                  <w:marLeft w:val="0"/>
                  <w:marRight w:val="0"/>
                  <w:marTop w:val="0"/>
                  <w:marBottom w:val="0"/>
                  <w:divBdr>
                    <w:top w:val="single" w:sz="2" w:space="1" w:color="FFFFFF"/>
                    <w:left w:val="single" w:sz="2" w:space="12" w:color="FFFFFF"/>
                    <w:bottom w:val="single" w:sz="2" w:space="1" w:color="FFFFFF"/>
                    <w:right w:val="single" w:sz="2" w:space="4" w:color="FFFFFF"/>
                  </w:divBdr>
                  <w:divsChild>
                    <w:div w:id="2061051220">
                      <w:marLeft w:val="0"/>
                      <w:marRight w:val="0"/>
                      <w:marTop w:val="0"/>
                      <w:marBottom w:val="0"/>
                      <w:divBdr>
                        <w:top w:val="none" w:sz="0" w:space="0" w:color="auto"/>
                        <w:left w:val="none" w:sz="0" w:space="0" w:color="auto"/>
                        <w:bottom w:val="none" w:sz="0" w:space="0" w:color="auto"/>
                        <w:right w:val="none" w:sz="0" w:space="0" w:color="auto"/>
                      </w:divBdr>
                    </w:div>
                  </w:divsChild>
                </w:div>
                <w:div w:id="722489802">
                  <w:marLeft w:val="0"/>
                  <w:marRight w:val="0"/>
                  <w:marTop w:val="0"/>
                  <w:marBottom w:val="0"/>
                  <w:divBdr>
                    <w:top w:val="single" w:sz="2" w:space="1" w:color="FFFFFF"/>
                    <w:left w:val="single" w:sz="2" w:space="12" w:color="FFFFFF"/>
                    <w:bottom w:val="single" w:sz="2" w:space="1" w:color="FFFFFF"/>
                    <w:right w:val="single" w:sz="2" w:space="4" w:color="FFFFFF"/>
                  </w:divBdr>
                  <w:divsChild>
                    <w:div w:id="498812537">
                      <w:marLeft w:val="0"/>
                      <w:marRight w:val="0"/>
                      <w:marTop w:val="0"/>
                      <w:marBottom w:val="0"/>
                      <w:divBdr>
                        <w:top w:val="none" w:sz="0" w:space="0" w:color="auto"/>
                        <w:left w:val="none" w:sz="0" w:space="0" w:color="auto"/>
                        <w:bottom w:val="none" w:sz="0" w:space="0" w:color="auto"/>
                        <w:right w:val="none" w:sz="0" w:space="0" w:color="auto"/>
                      </w:divBdr>
                    </w:div>
                  </w:divsChild>
                </w:div>
                <w:div w:id="265695179">
                  <w:marLeft w:val="0"/>
                  <w:marRight w:val="0"/>
                  <w:marTop w:val="0"/>
                  <w:marBottom w:val="0"/>
                  <w:divBdr>
                    <w:top w:val="single" w:sz="2" w:space="1" w:color="FFFFFF"/>
                    <w:left w:val="single" w:sz="2" w:space="12" w:color="FFFFFF"/>
                    <w:bottom w:val="single" w:sz="2" w:space="1" w:color="FFFFFF"/>
                    <w:right w:val="single" w:sz="2" w:space="4" w:color="FFFFFF"/>
                  </w:divBdr>
                  <w:divsChild>
                    <w:div w:id="1107776421">
                      <w:marLeft w:val="0"/>
                      <w:marRight w:val="0"/>
                      <w:marTop w:val="0"/>
                      <w:marBottom w:val="0"/>
                      <w:divBdr>
                        <w:top w:val="none" w:sz="0" w:space="0" w:color="auto"/>
                        <w:left w:val="none" w:sz="0" w:space="0" w:color="auto"/>
                        <w:bottom w:val="none" w:sz="0" w:space="0" w:color="auto"/>
                        <w:right w:val="none" w:sz="0" w:space="0" w:color="auto"/>
                      </w:divBdr>
                    </w:div>
                  </w:divsChild>
                </w:div>
                <w:div w:id="42601226">
                  <w:marLeft w:val="0"/>
                  <w:marRight w:val="0"/>
                  <w:marTop w:val="0"/>
                  <w:marBottom w:val="0"/>
                  <w:divBdr>
                    <w:top w:val="single" w:sz="2" w:space="1" w:color="FFFFFF"/>
                    <w:left w:val="single" w:sz="2" w:space="12" w:color="FFFFFF"/>
                    <w:bottom w:val="single" w:sz="2" w:space="1" w:color="FFFFFF"/>
                    <w:right w:val="single" w:sz="2" w:space="4" w:color="FFFFFF"/>
                  </w:divBdr>
                  <w:divsChild>
                    <w:div w:id="327756326">
                      <w:marLeft w:val="0"/>
                      <w:marRight w:val="0"/>
                      <w:marTop w:val="0"/>
                      <w:marBottom w:val="0"/>
                      <w:divBdr>
                        <w:top w:val="none" w:sz="0" w:space="0" w:color="auto"/>
                        <w:left w:val="none" w:sz="0" w:space="0" w:color="auto"/>
                        <w:bottom w:val="none" w:sz="0" w:space="0" w:color="auto"/>
                        <w:right w:val="none" w:sz="0" w:space="0" w:color="auto"/>
                      </w:divBdr>
                    </w:div>
                  </w:divsChild>
                </w:div>
                <w:div w:id="276177553">
                  <w:marLeft w:val="0"/>
                  <w:marRight w:val="0"/>
                  <w:marTop w:val="0"/>
                  <w:marBottom w:val="0"/>
                  <w:divBdr>
                    <w:top w:val="single" w:sz="2" w:space="1" w:color="FFFFFF"/>
                    <w:left w:val="single" w:sz="2" w:space="12" w:color="FFFFFF"/>
                    <w:bottom w:val="single" w:sz="2" w:space="1" w:color="FFFFFF"/>
                    <w:right w:val="single" w:sz="2" w:space="4" w:color="FFFFFF"/>
                  </w:divBdr>
                  <w:divsChild>
                    <w:div w:id="316736956">
                      <w:marLeft w:val="0"/>
                      <w:marRight w:val="0"/>
                      <w:marTop w:val="0"/>
                      <w:marBottom w:val="0"/>
                      <w:divBdr>
                        <w:top w:val="none" w:sz="0" w:space="0" w:color="auto"/>
                        <w:left w:val="none" w:sz="0" w:space="0" w:color="auto"/>
                        <w:bottom w:val="none" w:sz="0" w:space="0" w:color="auto"/>
                        <w:right w:val="none" w:sz="0" w:space="0" w:color="auto"/>
                      </w:divBdr>
                    </w:div>
                  </w:divsChild>
                </w:div>
                <w:div w:id="1882477407">
                  <w:marLeft w:val="0"/>
                  <w:marRight w:val="0"/>
                  <w:marTop w:val="0"/>
                  <w:marBottom w:val="0"/>
                  <w:divBdr>
                    <w:top w:val="single" w:sz="2" w:space="1" w:color="FFFFFF"/>
                    <w:left w:val="single" w:sz="2" w:space="12" w:color="FFFFFF"/>
                    <w:bottom w:val="single" w:sz="2" w:space="1" w:color="FFFFFF"/>
                    <w:right w:val="single" w:sz="2" w:space="4" w:color="FFFFFF"/>
                  </w:divBdr>
                  <w:divsChild>
                    <w:div w:id="846285348">
                      <w:marLeft w:val="0"/>
                      <w:marRight w:val="0"/>
                      <w:marTop w:val="0"/>
                      <w:marBottom w:val="0"/>
                      <w:divBdr>
                        <w:top w:val="none" w:sz="0" w:space="0" w:color="auto"/>
                        <w:left w:val="none" w:sz="0" w:space="0" w:color="auto"/>
                        <w:bottom w:val="none" w:sz="0" w:space="0" w:color="auto"/>
                        <w:right w:val="none" w:sz="0" w:space="0" w:color="auto"/>
                      </w:divBdr>
                    </w:div>
                  </w:divsChild>
                </w:div>
                <w:div w:id="36588184">
                  <w:marLeft w:val="0"/>
                  <w:marRight w:val="0"/>
                  <w:marTop w:val="0"/>
                  <w:marBottom w:val="0"/>
                  <w:divBdr>
                    <w:top w:val="single" w:sz="2" w:space="1" w:color="FFFFFF"/>
                    <w:left w:val="single" w:sz="2" w:space="12" w:color="FFFFFF"/>
                    <w:bottom w:val="single" w:sz="2" w:space="1" w:color="FFFFFF"/>
                    <w:right w:val="single" w:sz="2" w:space="4" w:color="FFFFFF"/>
                  </w:divBdr>
                  <w:divsChild>
                    <w:div w:id="394551066">
                      <w:marLeft w:val="0"/>
                      <w:marRight w:val="0"/>
                      <w:marTop w:val="0"/>
                      <w:marBottom w:val="0"/>
                      <w:divBdr>
                        <w:top w:val="none" w:sz="0" w:space="0" w:color="auto"/>
                        <w:left w:val="none" w:sz="0" w:space="0" w:color="auto"/>
                        <w:bottom w:val="none" w:sz="0" w:space="0" w:color="auto"/>
                        <w:right w:val="none" w:sz="0" w:space="0" w:color="auto"/>
                      </w:divBdr>
                    </w:div>
                  </w:divsChild>
                </w:div>
                <w:div w:id="988437360">
                  <w:marLeft w:val="0"/>
                  <w:marRight w:val="0"/>
                  <w:marTop w:val="0"/>
                  <w:marBottom w:val="0"/>
                  <w:divBdr>
                    <w:top w:val="single" w:sz="2" w:space="1" w:color="FFFFFF"/>
                    <w:left w:val="single" w:sz="2" w:space="12" w:color="FFFFFF"/>
                    <w:bottom w:val="single" w:sz="2" w:space="1" w:color="FFFFFF"/>
                    <w:right w:val="single" w:sz="2" w:space="4" w:color="FFFFFF"/>
                  </w:divBdr>
                  <w:divsChild>
                    <w:div w:id="994794871">
                      <w:marLeft w:val="0"/>
                      <w:marRight w:val="0"/>
                      <w:marTop w:val="0"/>
                      <w:marBottom w:val="0"/>
                      <w:divBdr>
                        <w:top w:val="none" w:sz="0" w:space="0" w:color="auto"/>
                        <w:left w:val="none" w:sz="0" w:space="0" w:color="auto"/>
                        <w:bottom w:val="none" w:sz="0" w:space="0" w:color="auto"/>
                        <w:right w:val="none" w:sz="0" w:space="0" w:color="auto"/>
                      </w:divBdr>
                    </w:div>
                  </w:divsChild>
                </w:div>
                <w:div w:id="220752596">
                  <w:marLeft w:val="0"/>
                  <w:marRight w:val="0"/>
                  <w:marTop w:val="0"/>
                  <w:marBottom w:val="0"/>
                  <w:divBdr>
                    <w:top w:val="single" w:sz="2" w:space="1" w:color="FFFFFF"/>
                    <w:left w:val="single" w:sz="2" w:space="12" w:color="FFFFFF"/>
                    <w:bottom w:val="single" w:sz="2" w:space="1" w:color="FFFFFF"/>
                    <w:right w:val="single" w:sz="2" w:space="4" w:color="FFFFFF"/>
                  </w:divBdr>
                  <w:divsChild>
                    <w:div w:id="228031577">
                      <w:marLeft w:val="0"/>
                      <w:marRight w:val="0"/>
                      <w:marTop w:val="0"/>
                      <w:marBottom w:val="0"/>
                      <w:divBdr>
                        <w:top w:val="none" w:sz="0" w:space="0" w:color="auto"/>
                        <w:left w:val="none" w:sz="0" w:space="0" w:color="auto"/>
                        <w:bottom w:val="none" w:sz="0" w:space="0" w:color="auto"/>
                        <w:right w:val="none" w:sz="0" w:space="0" w:color="auto"/>
                      </w:divBdr>
                    </w:div>
                  </w:divsChild>
                </w:div>
                <w:div w:id="1145851824">
                  <w:marLeft w:val="0"/>
                  <w:marRight w:val="0"/>
                  <w:marTop w:val="0"/>
                  <w:marBottom w:val="0"/>
                  <w:divBdr>
                    <w:top w:val="single" w:sz="2" w:space="1" w:color="FFFFFF"/>
                    <w:left w:val="single" w:sz="2" w:space="12" w:color="FFFFFF"/>
                    <w:bottom w:val="single" w:sz="2" w:space="4" w:color="FFFFFF"/>
                    <w:right w:val="single" w:sz="2" w:space="4" w:color="FFFFFF"/>
                  </w:divBdr>
                  <w:divsChild>
                    <w:div w:id="185626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96014">
      <w:bodyDiv w:val="1"/>
      <w:marLeft w:val="0"/>
      <w:marRight w:val="0"/>
      <w:marTop w:val="0"/>
      <w:marBottom w:val="0"/>
      <w:divBdr>
        <w:top w:val="none" w:sz="0" w:space="0" w:color="auto"/>
        <w:left w:val="none" w:sz="0" w:space="0" w:color="auto"/>
        <w:bottom w:val="none" w:sz="0" w:space="0" w:color="auto"/>
        <w:right w:val="none" w:sz="0" w:space="0" w:color="auto"/>
      </w:divBdr>
      <w:divsChild>
        <w:div w:id="1287663976">
          <w:marLeft w:val="0"/>
          <w:marRight w:val="0"/>
          <w:marTop w:val="0"/>
          <w:marBottom w:val="0"/>
          <w:divBdr>
            <w:top w:val="none" w:sz="0" w:space="0" w:color="auto"/>
            <w:left w:val="none" w:sz="0" w:space="0" w:color="auto"/>
            <w:bottom w:val="none" w:sz="0" w:space="0" w:color="auto"/>
            <w:right w:val="none" w:sz="0" w:space="0" w:color="auto"/>
          </w:divBdr>
        </w:div>
        <w:div w:id="1652829593">
          <w:marLeft w:val="0"/>
          <w:marRight w:val="0"/>
          <w:marTop w:val="0"/>
          <w:marBottom w:val="335"/>
          <w:divBdr>
            <w:top w:val="none" w:sz="0" w:space="0" w:color="auto"/>
            <w:left w:val="none" w:sz="0" w:space="0" w:color="auto"/>
            <w:bottom w:val="none" w:sz="0" w:space="0" w:color="auto"/>
            <w:right w:val="none" w:sz="0" w:space="0" w:color="auto"/>
          </w:divBdr>
          <w:divsChild>
            <w:div w:id="903295315">
              <w:marLeft w:val="0"/>
              <w:marRight w:val="0"/>
              <w:marTop w:val="0"/>
              <w:marBottom w:val="0"/>
              <w:divBdr>
                <w:top w:val="none" w:sz="0" w:space="0" w:color="auto"/>
                <w:left w:val="none" w:sz="0" w:space="0" w:color="auto"/>
                <w:bottom w:val="none" w:sz="0" w:space="0" w:color="auto"/>
                <w:right w:val="none" w:sz="0" w:space="0" w:color="auto"/>
              </w:divBdr>
              <w:divsChild>
                <w:div w:id="2138989910">
                  <w:marLeft w:val="0"/>
                  <w:marRight w:val="0"/>
                  <w:marTop w:val="0"/>
                  <w:marBottom w:val="0"/>
                  <w:divBdr>
                    <w:top w:val="single" w:sz="2" w:space="4" w:color="FFFFFF"/>
                    <w:left w:val="single" w:sz="2" w:space="12" w:color="FFFFFF"/>
                    <w:bottom w:val="single" w:sz="2" w:space="1" w:color="FFFFFF"/>
                    <w:right w:val="single" w:sz="2" w:space="4" w:color="FFFFFF"/>
                  </w:divBdr>
                  <w:divsChild>
                    <w:div w:id="139856193">
                      <w:marLeft w:val="0"/>
                      <w:marRight w:val="0"/>
                      <w:marTop w:val="0"/>
                      <w:marBottom w:val="0"/>
                      <w:divBdr>
                        <w:top w:val="none" w:sz="0" w:space="0" w:color="auto"/>
                        <w:left w:val="none" w:sz="0" w:space="0" w:color="auto"/>
                        <w:bottom w:val="none" w:sz="0" w:space="0" w:color="auto"/>
                        <w:right w:val="none" w:sz="0" w:space="0" w:color="auto"/>
                      </w:divBdr>
                    </w:div>
                  </w:divsChild>
                </w:div>
                <w:div w:id="1822040682">
                  <w:marLeft w:val="0"/>
                  <w:marRight w:val="0"/>
                  <w:marTop w:val="0"/>
                  <w:marBottom w:val="0"/>
                  <w:divBdr>
                    <w:top w:val="single" w:sz="2" w:space="1" w:color="FFFFFF"/>
                    <w:left w:val="single" w:sz="2" w:space="12" w:color="FFFFFF"/>
                    <w:bottom w:val="single" w:sz="2" w:space="1" w:color="FFFFFF"/>
                    <w:right w:val="single" w:sz="2" w:space="4" w:color="FFFFFF"/>
                  </w:divBdr>
                  <w:divsChild>
                    <w:div w:id="921059652">
                      <w:marLeft w:val="0"/>
                      <w:marRight w:val="0"/>
                      <w:marTop w:val="0"/>
                      <w:marBottom w:val="0"/>
                      <w:divBdr>
                        <w:top w:val="none" w:sz="0" w:space="0" w:color="auto"/>
                        <w:left w:val="none" w:sz="0" w:space="0" w:color="auto"/>
                        <w:bottom w:val="none" w:sz="0" w:space="0" w:color="auto"/>
                        <w:right w:val="none" w:sz="0" w:space="0" w:color="auto"/>
                      </w:divBdr>
                    </w:div>
                  </w:divsChild>
                </w:div>
                <w:div w:id="825246315">
                  <w:marLeft w:val="0"/>
                  <w:marRight w:val="0"/>
                  <w:marTop w:val="0"/>
                  <w:marBottom w:val="0"/>
                  <w:divBdr>
                    <w:top w:val="single" w:sz="2" w:space="1" w:color="FFFFFF"/>
                    <w:left w:val="single" w:sz="2" w:space="12" w:color="FFFFFF"/>
                    <w:bottom w:val="single" w:sz="2" w:space="1" w:color="FFFFFF"/>
                    <w:right w:val="single" w:sz="2" w:space="4" w:color="FFFFFF"/>
                  </w:divBdr>
                  <w:divsChild>
                    <w:div w:id="1156337304">
                      <w:marLeft w:val="0"/>
                      <w:marRight w:val="0"/>
                      <w:marTop w:val="0"/>
                      <w:marBottom w:val="0"/>
                      <w:divBdr>
                        <w:top w:val="none" w:sz="0" w:space="0" w:color="auto"/>
                        <w:left w:val="none" w:sz="0" w:space="0" w:color="auto"/>
                        <w:bottom w:val="none" w:sz="0" w:space="0" w:color="auto"/>
                        <w:right w:val="none" w:sz="0" w:space="0" w:color="auto"/>
                      </w:divBdr>
                    </w:div>
                  </w:divsChild>
                </w:div>
                <w:div w:id="22363116">
                  <w:marLeft w:val="0"/>
                  <w:marRight w:val="0"/>
                  <w:marTop w:val="0"/>
                  <w:marBottom w:val="0"/>
                  <w:divBdr>
                    <w:top w:val="single" w:sz="2" w:space="1" w:color="FFFFFF"/>
                    <w:left w:val="single" w:sz="2" w:space="12" w:color="FFFFFF"/>
                    <w:bottom w:val="single" w:sz="2" w:space="1" w:color="FFFFFF"/>
                    <w:right w:val="single" w:sz="2" w:space="4" w:color="FFFFFF"/>
                  </w:divBdr>
                  <w:divsChild>
                    <w:div w:id="341706249">
                      <w:marLeft w:val="0"/>
                      <w:marRight w:val="0"/>
                      <w:marTop w:val="0"/>
                      <w:marBottom w:val="0"/>
                      <w:divBdr>
                        <w:top w:val="none" w:sz="0" w:space="0" w:color="auto"/>
                        <w:left w:val="none" w:sz="0" w:space="0" w:color="auto"/>
                        <w:bottom w:val="none" w:sz="0" w:space="0" w:color="auto"/>
                        <w:right w:val="none" w:sz="0" w:space="0" w:color="auto"/>
                      </w:divBdr>
                    </w:div>
                  </w:divsChild>
                </w:div>
                <w:div w:id="1341927700">
                  <w:marLeft w:val="0"/>
                  <w:marRight w:val="0"/>
                  <w:marTop w:val="0"/>
                  <w:marBottom w:val="0"/>
                  <w:divBdr>
                    <w:top w:val="single" w:sz="2" w:space="1" w:color="FFFFFF"/>
                    <w:left w:val="single" w:sz="2" w:space="12" w:color="FFFFFF"/>
                    <w:bottom w:val="single" w:sz="2" w:space="1" w:color="FFFFFF"/>
                    <w:right w:val="single" w:sz="2" w:space="4" w:color="FFFFFF"/>
                  </w:divBdr>
                  <w:divsChild>
                    <w:div w:id="1470057059">
                      <w:marLeft w:val="0"/>
                      <w:marRight w:val="0"/>
                      <w:marTop w:val="0"/>
                      <w:marBottom w:val="0"/>
                      <w:divBdr>
                        <w:top w:val="none" w:sz="0" w:space="0" w:color="auto"/>
                        <w:left w:val="none" w:sz="0" w:space="0" w:color="auto"/>
                        <w:bottom w:val="none" w:sz="0" w:space="0" w:color="auto"/>
                        <w:right w:val="none" w:sz="0" w:space="0" w:color="auto"/>
                      </w:divBdr>
                    </w:div>
                  </w:divsChild>
                </w:div>
                <w:div w:id="955060619">
                  <w:marLeft w:val="0"/>
                  <w:marRight w:val="0"/>
                  <w:marTop w:val="0"/>
                  <w:marBottom w:val="0"/>
                  <w:divBdr>
                    <w:top w:val="single" w:sz="2" w:space="1" w:color="FFFFFF"/>
                    <w:left w:val="single" w:sz="2" w:space="12" w:color="FFFFFF"/>
                    <w:bottom w:val="single" w:sz="2" w:space="1" w:color="FFFFFF"/>
                    <w:right w:val="single" w:sz="2" w:space="4" w:color="FFFFFF"/>
                  </w:divBdr>
                  <w:divsChild>
                    <w:div w:id="1536313414">
                      <w:marLeft w:val="0"/>
                      <w:marRight w:val="0"/>
                      <w:marTop w:val="0"/>
                      <w:marBottom w:val="0"/>
                      <w:divBdr>
                        <w:top w:val="none" w:sz="0" w:space="0" w:color="auto"/>
                        <w:left w:val="none" w:sz="0" w:space="0" w:color="auto"/>
                        <w:bottom w:val="none" w:sz="0" w:space="0" w:color="auto"/>
                        <w:right w:val="none" w:sz="0" w:space="0" w:color="auto"/>
                      </w:divBdr>
                    </w:div>
                  </w:divsChild>
                </w:div>
                <w:div w:id="221719888">
                  <w:marLeft w:val="0"/>
                  <w:marRight w:val="0"/>
                  <w:marTop w:val="0"/>
                  <w:marBottom w:val="0"/>
                  <w:divBdr>
                    <w:top w:val="single" w:sz="2" w:space="1" w:color="FFFFFF"/>
                    <w:left w:val="single" w:sz="2" w:space="12" w:color="FFFFFF"/>
                    <w:bottom w:val="single" w:sz="2" w:space="1" w:color="FFFFFF"/>
                    <w:right w:val="single" w:sz="2" w:space="4" w:color="FFFFFF"/>
                  </w:divBdr>
                  <w:divsChild>
                    <w:div w:id="559557535">
                      <w:marLeft w:val="0"/>
                      <w:marRight w:val="0"/>
                      <w:marTop w:val="0"/>
                      <w:marBottom w:val="0"/>
                      <w:divBdr>
                        <w:top w:val="none" w:sz="0" w:space="0" w:color="auto"/>
                        <w:left w:val="none" w:sz="0" w:space="0" w:color="auto"/>
                        <w:bottom w:val="none" w:sz="0" w:space="0" w:color="auto"/>
                        <w:right w:val="none" w:sz="0" w:space="0" w:color="auto"/>
                      </w:divBdr>
                    </w:div>
                  </w:divsChild>
                </w:div>
                <w:div w:id="1211454211">
                  <w:marLeft w:val="0"/>
                  <w:marRight w:val="0"/>
                  <w:marTop w:val="0"/>
                  <w:marBottom w:val="0"/>
                  <w:divBdr>
                    <w:top w:val="single" w:sz="2" w:space="1" w:color="FFFFFF"/>
                    <w:left w:val="single" w:sz="2" w:space="12" w:color="FFFFFF"/>
                    <w:bottom w:val="single" w:sz="2" w:space="1" w:color="FFFFFF"/>
                    <w:right w:val="single" w:sz="2" w:space="4" w:color="FFFFFF"/>
                  </w:divBdr>
                  <w:divsChild>
                    <w:div w:id="1632397972">
                      <w:marLeft w:val="0"/>
                      <w:marRight w:val="0"/>
                      <w:marTop w:val="0"/>
                      <w:marBottom w:val="0"/>
                      <w:divBdr>
                        <w:top w:val="none" w:sz="0" w:space="0" w:color="auto"/>
                        <w:left w:val="none" w:sz="0" w:space="0" w:color="auto"/>
                        <w:bottom w:val="none" w:sz="0" w:space="0" w:color="auto"/>
                        <w:right w:val="none" w:sz="0" w:space="0" w:color="auto"/>
                      </w:divBdr>
                    </w:div>
                  </w:divsChild>
                </w:div>
                <w:div w:id="405540896">
                  <w:marLeft w:val="0"/>
                  <w:marRight w:val="0"/>
                  <w:marTop w:val="0"/>
                  <w:marBottom w:val="0"/>
                  <w:divBdr>
                    <w:top w:val="single" w:sz="2" w:space="1" w:color="FFFFFF"/>
                    <w:left w:val="single" w:sz="2" w:space="12" w:color="FFFFFF"/>
                    <w:bottom w:val="single" w:sz="2" w:space="1" w:color="FFFFFF"/>
                    <w:right w:val="single" w:sz="2" w:space="4" w:color="FFFFFF"/>
                  </w:divBdr>
                  <w:divsChild>
                    <w:div w:id="776483604">
                      <w:marLeft w:val="0"/>
                      <w:marRight w:val="0"/>
                      <w:marTop w:val="0"/>
                      <w:marBottom w:val="0"/>
                      <w:divBdr>
                        <w:top w:val="none" w:sz="0" w:space="0" w:color="auto"/>
                        <w:left w:val="none" w:sz="0" w:space="0" w:color="auto"/>
                        <w:bottom w:val="none" w:sz="0" w:space="0" w:color="auto"/>
                        <w:right w:val="none" w:sz="0" w:space="0" w:color="auto"/>
                      </w:divBdr>
                    </w:div>
                  </w:divsChild>
                </w:div>
                <w:div w:id="1892616812">
                  <w:marLeft w:val="0"/>
                  <w:marRight w:val="0"/>
                  <w:marTop w:val="0"/>
                  <w:marBottom w:val="0"/>
                  <w:divBdr>
                    <w:top w:val="single" w:sz="2" w:space="1" w:color="FFFFFF"/>
                    <w:left w:val="single" w:sz="2" w:space="12" w:color="FFFFFF"/>
                    <w:bottom w:val="single" w:sz="2" w:space="1" w:color="FFFFFF"/>
                    <w:right w:val="single" w:sz="2" w:space="4" w:color="FFFFFF"/>
                  </w:divBdr>
                  <w:divsChild>
                    <w:div w:id="675427461">
                      <w:marLeft w:val="0"/>
                      <w:marRight w:val="0"/>
                      <w:marTop w:val="0"/>
                      <w:marBottom w:val="0"/>
                      <w:divBdr>
                        <w:top w:val="none" w:sz="0" w:space="0" w:color="auto"/>
                        <w:left w:val="none" w:sz="0" w:space="0" w:color="auto"/>
                        <w:bottom w:val="none" w:sz="0" w:space="0" w:color="auto"/>
                        <w:right w:val="none" w:sz="0" w:space="0" w:color="auto"/>
                      </w:divBdr>
                    </w:div>
                  </w:divsChild>
                </w:div>
                <w:div w:id="127088736">
                  <w:marLeft w:val="0"/>
                  <w:marRight w:val="0"/>
                  <w:marTop w:val="0"/>
                  <w:marBottom w:val="0"/>
                  <w:divBdr>
                    <w:top w:val="single" w:sz="2" w:space="1" w:color="FFFFFF"/>
                    <w:left w:val="single" w:sz="2" w:space="12" w:color="FFFFFF"/>
                    <w:bottom w:val="single" w:sz="2" w:space="1" w:color="FFFFFF"/>
                    <w:right w:val="single" w:sz="2" w:space="4" w:color="FFFFFF"/>
                  </w:divBdr>
                  <w:divsChild>
                    <w:div w:id="1828747629">
                      <w:marLeft w:val="0"/>
                      <w:marRight w:val="0"/>
                      <w:marTop w:val="0"/>
                      <w:marBottom w:val="0"/>
                      <w:divBdr>
                        <w:top w:val="none" w:sz="0" w:space="0" w:color="auto"/>
                        <w:left w:val="none" w:sz="0" w:space="0" w:color="auto"/>
                        <w:bottom w:val="none" w:sz="0" w:space="0" w:color="auto"/>
                        <w:right w:val="none" w:sz="0" w:space="0" w:color="auto"/>
                      </w:divBdr>
                    </w:div>
                  </w:divsChild>
                </w:div>
                <w:div w:id="1006325908">
                  <w:marLeft w:val="0"/>
                  <w:marRight w:val="0"/>
                  <w:marTop w:val="0"/>
                  <w:marBottom w:val="0"/>
                  <w:divBdr>
                    <w:top w:val="single" w:sz="2" w:space="1" w:color="FFFFFF"/>
                    <w:left w:val="single" w:sz="2" w:space="12" w:color="FFFFFF"/>
                    <w:bottom w:val="single" w:sz="2" w:space="1" w:color="FFFFFF"/>
                    <w:right w:val="single" w:sz="2" w:space="4" w:color="FFFFFF"/>
                  </w:divBdr>
                  <w:divsChild>
                    <w:div w:id="1346596440">
                      <w:marLeft w:val="0"/>
                      <w:marRight w:val="0"/>
                      <w:marTop w:val="0"/>
                      <w:marBottom w:val="0"/>
                      <w:divBdr>
                        <w:top w:val="none" w:sz="0" w:space="0" w:color="auto"/>
                        <w:left w:val="none" w:sz="0" w:space="0" w:color="auto"/>
                        <w:bottom w:val="none" w:sz="0" w:space="0" w:color="auto"/>
                        <w:right w:val="none" w:sz="0" w:space="0" w:color="auto"/>
                      </w:divBdr>
                    </w:div>
                  </w:divsChild>
                </w:div>
                <w:div w:id="1488983423">
                  <w:marLeft w:val="0"/>
                  <w:marRight w:val="0"/>
                  <w:marTop w:val="0"/>
                  <w:marBottom w:val="0"/>
                  <w:divBdr>
                    <w:top w:val="single" w:sz="2" w:space="1" w:color="FFFFFF"/>
                    <w:left w:val="single" w:sz="2" w:space="12" w:color="FFFFFF"/>
                    <w:bottom w:val="single" w:sz="2" w:space="1" w:color="FFFFFF"/>
                    <w:right w:val="single" w:sz="2" w:space="4" w:color="FFFFFF"/>
                  </w:divBdr>
                  <w:divsChild>
                    <w:div w:id="1594125615">
                      <w:marLeft w:val="0"/>
                      <w:marRight w:val="0"/>
                      <w:marTop w:val="0"/>
                      <w:marBottom w:val="0"/>
                      <w:divBdr>
                        <w:top w:val="none" w:sz="0" w:space="0" w:color="auto"/>
                        <w:left w:val="none" w:sz="0" w:space="0" w:color="auto"/>
                        <w:bottom w:val="none" w:sz="0" w:space="0" w:color="auto"/>
                        <w:right w:val="none" w:sz="0" w:space="0" w:color="auto"/>
                      </w:divBdr>
                    </w:div>
                  </w:divsChild>
                </w:div>
                <w:div w:id="1858107488">
                  <w:marLeft w:val="0"/>
                  <w:marRight w:val="0"/>
                  <w:marTop w:val="0"/>
                  <w:marBottom w:val="0"/>
                  <w:divBdr>
                    <w:top w:val="single" w:sz="2" w:space="1" w:color="FFFFFF"/>
                    <w:left w:val="single" w:sz="2" w:space="12" w:color="FFFFFF"/>
                    <w:bottom w:val="single" w:sz="2" w:space="1" w:color="FFFFFF"/>
                    <w:right w:val="single" w:sz="2" w:space="4" w:color="FFFFFF"/>
                  </w:divBdr>
                  <w:divsChild>
                    <w:div w:id="968824930">
                      <w:marLeft w:val="0"/>
                      <w:marRight w:val="0"/>
                      <w:marTop w:val="0"/>
                      <w:marBottom w:val="0"/>
                      <w:divBdr>
                        <w:top w:val="none" w:sz="0" w:space="0" w:color="auto"/>
                        <w:left w:val="none" w:sz="0" w:space="0" w:color="auto"/>
                        <w:bottom w:val="none" w:sz="0" w:space="0" w:color="auto"/>
                        <w:right w:val="none" w:sz="0" w:space="0" w:color="auto"/>
                      </w:divBdr>
                    </w:div>
                  </w:divsChild>
                </w:div>
                <w:div w:id="922299587">
                  <w:marLeft w:val="0"/>
                  <w:marRight w:val="0"/>
                  <w:marTop w:val="0"/>
                  <w:marBottom w:val="0"/>
                  <w:divBdr>
                    <w:top w:val="single" w:sz="2" w:space="1" w:color="FFFFFF"/>
                    <w:left w:val="single" w:sz="2" w:space="12" w:color="FFFFFF"/>
                    <w:bottom w:val="single" w:sz="2" w:space="1" w:color="FFFFFF"/>
                    <w:right w:val="single" w:sz="2" w:space="4" w:color="FFFFFF"/>
                  </w:divBdr>
                  <w:divsChild>
                    <w:div w:id="962079188">
                      <w:marLeft w:val="0"/>
                      <w:marRight w:val="0"/>
                      <w:marTop w:val="0"/>
                      <w:marBottom w:val="0"/>
                      <w:divBdr>
                        <w:top w:val="none" w:sz="0" w:space="0" w:color="auto"/>
                        <w:left w:val="none" w:sz="0" w:space="0" w:color="auto"/>
                        <w:bottom w:val="none" w:sz="0" w:space="0" w:color="auto"/>
                        <w:right w:val="none" w:sz="0" w:space="0" w:color="auto"/>
                      </w:divBdr>
                    </w:div>
                  </w:divsChild>
                </w:div>
                <w:div w:id="533732687">
                  <w:marLeft w:val="0"/>
                  <w:marRight w:val="0"/>
                  <w:marTop w:val="0"/>
                  <w:marBottom w:val="0"/>
                  <w:divBdr>
                    <w:top w:val="single" w:sz="2" w:space="1" w:color="FFFFFF"/>
                    <w:left w:val="single" w:sz="2" w:space="12" w:color="FFFFFF"/>
                    <w:bottom w:val="single" w:sz="2" w:space="1" w:color="FFFFFF"/>
                    <w:right w:val="single" w:sz="2" w:space="4" w:color="FFFFFF"/>
                  </w:divBdr>
                  <w:divsChild>
                    <w:div w:id="1367873221">
                      <w:marLeft w:val="0"/>
                      <w:marRight w:val="0"/>
                      <w:marTop w:val="0"/>
                      <w:marBottom w:val="0"/>
                      <w:divBdr>
                        <w:top w:val="none" w:sz="0" w:space="0" w:color="auto"/>
                        <w:left w:val="none" w:sz="0" w:space="0" w:color="auto"/>
                        <w:bottom w:val="none" w:sz="0" w:space="0" w:color="auto"/>
                        <w:right w:val="none" w:sz="0" w:space="0" w:color="auto"/>
                      </w:divBdr>
                    </w:div>
                  </w:divsChild>
                </w:div>
                <w:div w:id="1422025310">
                  <w:marLeft w:val="0"/>
                  <w:marRight w:val="0"/>
                  <w:marTop w:val="0"/>
                  <w:marBottom w:val="0"/>
                  <w:divBdr>
                    <w:top w:val="single" w:sz="2" w:space="1" w:color="FFFFFF"/>
                    <w:left w:val="single" w:sz="2" w:space="12" w:color="FFFFFF"/>
                    <w:bottom w:val="single" w:sz="2" w:space="1" w:color="FFFFFF"/>
                    <w:right w:val="single" w:sz="2" w:space="4" w:color="FFFFFF"/>
                  </w:divBdr>
                  <w:divsChild>
                    <w:div w:id="1864509845">
                      <w:marLeft w:val="0"/>
                      <w:marRight w:val="0"/>
                      <w:marTop w:val="0"/>
                      <w:marBottom w:val="0"/>
                      <w:divBdr>
                        <w:top w:val="none" w:sz="0" w:space="0" w:color="auto"/>
                        <w:left w:val="none" w:sz="0" w:space="0" w:color="auto"/>
                        <w:bottom w:val="none" w:sz="0" w:space="0" w:color="auto"/>
                        <w:right w:val="none" w:sz="0" w:space="0" w:color="auto"/>
                      </w:divBdr>
                    </w:div>
                  </w:divsChild>
                </w:div>
                <w:div w:id="1090083027">
                  <w:marLeft w:val="0"/>
                  <w:marRight w:val="0"/>
                  <w:marTop w:val="0"/>
                  <w:marBottom w:val="0"/>
                  <w:divBdr>
                    <w:top w:val="single" w:sz="2" w:space="1" w:color="FFFFFF"/>
                    <w:left w:val="single" w:sz="2" w:space="12" w:color="FFFFFF"/>
                    <w:bottom w:val="single" w:sz="2" w:space="1" w:color="FFFFFF"/>
                    <w:right w:val="single" w:sz="2" w:space="4" w:color="FFFFFF"/>
                  </w:divBdr>
                  <w:divsChild>
                    <w:div w:id="1562902957">
                      <w:marLeft w:val="0"/>
                      <w:marRight w:val="0"/>
                      <w:marTop w:val="0"/>
                      <w:marBottom w:val="0"/>
                      <w:divBdr>
                        <w:top w:val="none" w:sz="0" w:space="0" w:color="auto"/>
                        <w:left w:val="none" w:sz="0" w:space="0" w:color="auto"/>
                        <w:bottom w:val="none" w:sz="0" w:space="0" w:color="auto"/>
                        <w:right w:val="none" w:sz="0" w:space="0" w:color="auto"/>
                      </w:divBdr>
                    </w:div>
                  </w:divsChild>
                </w:div>
                <w:div w:id="447046188">
                  <w:marLeft w:val="0"/>
                  <w:marRight w:val="0"/>
                  <w:marTop w:val="0"/>
                  <w:marBottom w:val="0"/>
                  <w:divBdr>
                    <w:top w:val="single" w:sz="2" w:space="1" w:color="FFFFFF"/>
                    <w:left w:val="single" w:sz="2" w:space="12" w:color="FFFFFF"/>
                    <w:bottom w:val="single" w:sz="2" w:space="1" w:color="FFFFFF"/>
                    <w:right w:val="single" w:sz="2" w:space="4" w:color="FFFFFF"/>
                  </w:divBdr>
                  <w:divsChild>
                    <w:div w:id="1189682679">
                      <w:marLeft w:val="0"/>
                      <w:marRight w:val="0"/>
                      <w:marTop w:val="0"/>
                      <w:marBottom w:val="0"/>
                      <w:divBdr>
                        <w:top w:val="none" w:sz="0" w:space="0" w:color="auto"/>
                        <w:left w:val="none" w:sz="0" w:space="0" w:color="auto"/>
                        <w:bottom w:val="none" w:sz="0" w:space="0" w:color="auto"/>
                        <w:right w:val="none" w:sz="0" w:space="0" w:color="auto"/>
                      </w:divBdr>
                    </w:div>
                  </w:divsChild>
                </w:div>
                <w:div w:id="1512917752">
                  <w:marLeft w:val="0"/>
                  <w:marRight w:val="0"/>
                  <w:marTop w:val="0"/>
                  <w:marBottom w:val="0"/>
                  <w:divBdr>
                    <w:top w:val="single" w:sz="2" w:space="1" w:color="FFFFFF"/>
                    <w:left w:val="single" w:sz="2" w:space="12" w:color="FFFFFF"/>
                    <w:bottom w:val="single" w:sz="2" w:space="1" w:color="FFFFFF"/>
                    <w:right w:val="single" w:sz="2" w:space="4" w:color="FFFFFF"/>
                  </w:divBdr>
                  <w:divsChild>
                    <w:div w:id="1316377261">
                      <w:marLeft w:val="0"/>
                      <w:marRight w:val="0"/>
                      <w:marTop w:val="0"/>
                      <w:marBottom w:val="0"/>
                      <w:divBdr>
                        <w:top w:val="none" w:sz="0" w:space="0" w:color="auto"/>
                        <w:left w:val="none" w:sz="0" w:space="0" w:color="auto"/>
                        <w:bottom w:val="none" w:sz="0" w:space="0" w:color="auto"/>
                        <w:right w:val="none" w:sz="0" w:space="0" w:color="auto"/>
                      </w:divBdr>
                    </w:div>
                  </w:divsChild>
                </w:div>
                <w:div w:id="2030252221">
                  <w:marLeft w:val="0"/>
                  <w:marRight w:val="0"/>
                  <w:marTop w:val="0"/>
                  <w:marBottom w:val="0"/>
                  <w:divBdr>
                    <w:top w:val="single" w:sz="2" w:space="1" w:color="FFFFFF"/>
                    <w:left w:val="single" w:sz="2" w:space="12" w:color="FFFFFF"/>
                    <w:bottom w:val="single" w:sz="2" w:space="1" w:color="FFFFFF"/>
                    <w:right w:val="single" w:sz="2" w:space="4" w:color="FFFFFF"/>
                  </w:divBdr>
                  <w:divsChild>
                    <w:div w:id="652679973">
                      <w:marLeft w:val="0"/>
                      <w:marRight w:val="0"/>
                      <w:marTop w:val="0"/>
                      <w:marBottom w:val="0"/>
                      <w:divBdr>
                        <w:top w:val="none" w:sz="0" w:space="0" w:color="auto"/>
                        <w:left w:val="none" w:sz="0" w:space="0" w:color="auto"/>
                        <w:bottom w:val="none" w:sz="0" w:space="0" w:color="auto"/>
                        <w:right w:val="none" w:sz="0" w:space="0" w:color="auto"/>
                      </w:divBdr>
                    </w:div>
                  </w:divsChild>
                </w:div>
                <w:div w:id="1175682661">
                  <w:marLeft w:val="0"/>
                  <w:marRight w:val="0"/>
                  <w:marTop w:val="0"/>
                  <w:marBottom w:val="0"/>
                  <w:divBdr>
                    <w:top w:val="single" w:sz="2" w:space="1" w:color="FFFFFF"/>
                    <w:left w:val="single" w:sz="2" w:space="12" w:color="FFFFFF"/>
                    <w:bottom w:val="single" w:sz="2" w:space="1" w:color="FFFFFF"/>
                    <w:right w:val="single" w:sz="2" w:space="4" w:color="FFFFFF"/>
                  </w:divBdr>
                  <w:divsChild>
                    <w:div w:id="1291979231">
                      <w:marLeft w:val="0"/>
                      <w:marRight w:val="0"/>
                      <w:marTop w:val="0"/>
                      <w:marBottom w:val="0"/>
                      <w:divBdr>
                        <w:top w:val="none" w:sz="0" w:space="0" w:color="auto"/>
                        <w:left w:val="none" w:sz="0" w:space="0" w:color="auto"/>
                        <w:bottom w:val="none" w:sz="0" w:space="0" w:color="auto"/>
                        <w:right w:val="none" w:sz="0" w:space="0" w:color="auto"/>
                      </w:divBdr>
                    </w:div>
                  </w:divsChild>
                </w:div>
                <w:div w:id="986595154">
                  <w:marLeft w:val="0"/>
                  <w:marRight w:val="0"/>
                  <w:marTop w:val="0"/>
                  <w:marBottom w:val="0"/>
                  <w:divBdr>
                    <w:top w:val="single" w:sz="2" w:space="1" w:color="FFFFFF"/>
                    <w:left w:val="single" w:sz="2" w:space="12" w:color="FFFFFF"/>
                    <w:bottom w:val="single" w:sz="2" w:space="1" w:color="FFFFFF"/>
                    <w:right w:val="single" w:sz="2" w:space="4" w:color="FFFFFF"/>
                  </w:divBdr>
                  <w:divsChild>
                    <w:div w:id="660742718">
                      <w:marLeft w:val="0"/>
                      <w:marRight w:val="0"/>
                      <w:marTop w:val="0"/>
                      <w:marBottom w:val="0"/>
                      <w:divBdr>
                        <w:top w:val="none" w:sz="0" w:space="0" w:color="auto"/>
                        <w:left w:val="none" w:sz="0" w:space="0" w:color="auto"/>
                        <w:bottom w:val="none" w:sz="0" w:space="0" w:color="auto"/>
                        <w:right w:val="none" w:sz="0" w:space="0" w:color="auto"/>
                      </w:divBdr>
                    </w:div>
                  </w:divsChild>
                </w:div>
                <w:div w:id="1826318436">
                  <w:marLeft w:val="0"/>
                  <w:marRight w:val="0"/>
                  <w:marTop w:val="0"/>
                  <w:marBottom w:val="0"/>
                  <w:divBdr>
                    <w:top w:val="single" w:sz="2" w:space="1" w:color="FFFFFF"/>
                    <w:left w:val="single" w:sz="2" w:space="12" w:color="FFFFFF"/>
                    <w:bottom w:val="single" w:sz="2" w:space="1" w:color="FFFFFF"/>
                    <w:right w:val="single" w:sz="2" w:space="4" w:color="FFFFFF"/>
                  </w:divBdr>
                  <w:divsChild>
                    <w:div w:id="1278677313">
                      <w:marLeft w:val="0"/>
                      <w:marRight w:val="0"/>
                      <w:marTop w:val="0"/>
                      <w:marBottom w:val="0"/>
                      <w:divBdr>
                        <w:top w:val="none" w:sz="0" w:space="0" w:color="auto"/>
                        <w:left w:val="none" w:sz="0" w:space="0" w:color="auto"/>
                        <w:bottom w:val="none" w:sz="0" w:space="0" w:color="auto"/>
                        <w:right w:val="none" w:sz="0" w:space="0" w:color="auto"/>
                      </w:divBdr>
                    </w:div>
                  </w:divsChild>
                </w:div>
                <w:div w:id="369913580">
                  <w:marLeft w:val="0"/>
                  <w:marRight w:val="0"/>
                  <w:marTop w:val="0"/>
                  <w:marBottom w:val="0"/>
                  <w:divBdr>
                    <w:top w:val="single" w:sz="2" w:space="1" w:color="FFFFFF"/>
                    <w:left w:val="single" w:sz="2" w:space="12" w:color="FFFFFF"/>
                    <w:bottom w:val="single" w:sz="2" w:space="1" w:color="FFFFFF"/>
                    <w:right w:val="single" w:sz="2" w:space="4" w:color="FFFFFF"/>
                  </w:divBdr>
                  <w:divsChild>
                    <w:div w:id="1866871375">
                      <w:marLeft w:val="0"/>
                      <w:marRight w:val="0"/>
                      <w:marTop w:val="0"/>
                      <w:marBottom w:val="0"/>
                      <w:divBdr>
                        <w:top w:val="none" w:sz="0" w:space="0" w:color="auto"/>
                        <w:left w:val="none" w:sz="0" w:space="0" w:color="auto"/>
                        <w:bottom w:val="none" w:sz="0" w:space="0" w:color="auto"/>
                        <w:right w:val="none" w:sz="0" w:space="0" w:color="auto"/>
                      </w:divBdr>
                    </w:div>
                  </w:divsChild>
                </w:div>
                <w:div w:id="1119884341">
                  <w:marLeft w:val="0"/>
                  <w:marRight w:val="0"/>
                  <w:marTop w:val="0"/>
                  <w:marBottom w:val="0"/>
                  <w:divBdr>
                    <w:top w:val="single" w:sz="2" w:space="1" w:color="FFFFFF"/>
                    <w:left w:val="single" w:sz="2" w:space="12" w:color="FFFFFF"/>
                    <w:bottom w:val="single" w:sz="2" w:space="1" w:color="FFFFFF"/>
                    <w:right w:val="single" w:sz="2" w:space="4" w:color="FFFFFF"/>
                  </w:divBdr>
                  <w:divsChild>
                    <w:div w:id="1947495523">
                      <w:marLeft w:val="0"/>
                      <w:marRight w:val="0"/>
                      <w:marTop w:val="0"/>
                      <w:marBottom w:val="0"/>
                      <w:divBdr>
                        <w:top w:val="none" w:sz="0" w:space="0" w:color="auto"/>
                        <w:left w:val="none" w:sz="0" w:space="0" w:color="auto"/>
                        <w:bottom w:val="none" w:sz="0" w:space="0" w:color="auto"/>
                        <w:right w:val="none" w:sz="0" w:space="0" w:color="auto"/>
                      </w:divBdr>
                    </w:div>
                  </w:divsChild>
                </w:div>
                <w:div w:id="1784953711">
                  <w:marLeft w:val="0"/>
                  <w:marRight w:val="0"/>
                  <w:marTop w:val="0"/>
                  <w:marBottom w:val="0"/>
                  <w:divBdr>
                    <w:top w:val="single" w:sz="2" w:space="1" w:color="FFFFFF"/>
                    <w:left w:val="single" w:sz="2" w:space="12" w:color="FFFFFF"/>
                    <w:bottom w:val="single" w:sz="2" w:space="1" w:color="FFFFFF"/>
                    <w:right w:val="single" w:sz="2" w:space="4" w:color="FFFFFF"/>
                  </w:divBdr>
                  <w:divsChild>
                    <w:div w:id="924145980">
                      <w:marLeft w:val="0"/>
                      <w:marRight w:val="0"/>
                      <w:marTop w:val="0"/>
                      <w:marBottom w:val="0"/>
                      <w:divBdr>
                        <w:top w:val="none" w:sz="0" w:space="0" w:color="auto"/>
                        <w:left w:val="none" w:sz="0" w:space="0" w:color="auto"/>
                        <w:bottom w:val="none" w:sz="0" w:space="0" w:color="auto"/>
                        <w:right w:val="none" w:sz="0" w:space="0" w:color="auto"/>
                      </w:divBdr>
                    </w:div>
                  </w:divsChild>
                </w:div>
                <w:div w:id="1883010637">
                  <w:marLeft w:val="0"/>
                  <w:marRight w:val="0"/>
                  <w:marTop w:val="0"/>
                  <w:marBottom w:val="0"/>
                  <w:divBdr>
                    <w:top w:val="single" w:sz="2" w:space="1" w:color="FFFFFF"/>
                    <w:left w:val="single" w:sz="2" w:space="12" w:color="FFFFFF"/>
                    <w:bottom w:val="single" w:sz="2" w:space="1" w:color="FFFFFF"/>
                    <w:right w:val="single" w:sz="2" w:space="4" w:color="FFFFFF"/>
                  </w:divBdr>
                  <w:divsChild>
                    <w:div w:id="880629766">
                      <w:marLeft w:val="0"/>
                      <w:marRight w:val="0"/>
                      <w:marTop w:val="0"/>
                      <w:marBottom w:val="0"/>
                      <w:divBdr>
                        <w:top w:val="none" w:sz="0" w:space="0" w:color="auto"/>
                        <w:left w:val="none" w:sz="0" w:space="0" w:color="auto"/>
                        <w:bottom w:val="none" w:sz="0" w:space="0" w:color="auto"/>
                        <w:right w:val="none" w:sz="0" w:space="0" w:color="auto"/>
                      </w:divBdr>
                    </w:div>
                  </w:divsChild>
                </w:div>
                <w:div w:id="574584655">
                  <w:marLeft w:val="0"/>
                  <w:marRight w:val="0"/>
                  <w:marTop w:val="0"/>
                  <w:marBottom w:val="0"/>
                  <w:divBdr>
                    <w:top w:val="single" w:sz="2" w:space="1" w:color="FFFFFF"/>
                    <w:left w:val="single" w:sz="2" w:space="12" w:color="FFFFFF"/>
                    <w:bottom w:val="single" w:sz="2" w:space="1" w:color="FFFFFF"/>
                    <w:right w:val="single" w:sz="2" w:space="4" w:color="FFFFFF"/>
                  </w:divBdr>
                  <w:divsChild>
                    <w:div w:id="475494566">
                      <w:marLeft w:val="0"/>
                      <w:marRight w:val="0"/>
                      <w:marTop w:val="0"/>
                      <w:marBottom w:val="0"/>
                      <w:divBdr>
                        <w:top w:val="none" w:sz="0" w:space="0" w:color="auto"/>
                        <w:left w:val="none" w:sz="0" w:space="0" w:color="auto"/>
                        <w:bottom w:val="none" w:sz="0" w:space="0" w:color="auto"/>
                        <w:right w:val="none" w:sz="0" w:space="0" w:color="auto"/>
                      </w:divBdr>
                    </w:div>
                  </w:divsChild>
                </w:div>
                <w:div w:id="781341726">
                  <w:marLeft w:val="0"/>
                  <w:marRight w:val="0"/>
                  <w:marTop w:val="0"/>
                  <w:marBottom w:val="0"/>
                  <w:divBdr>
                    <w:top w:val="single" w:sz="2" w:space="1" w:color="FFFFFF"/>
                    <w:left w:val="single" w:sz="2" w:space="12" w:color="FFFFFF"/>
                    <w:bottom w:val="single" w:sz="2" w:space="1" w:color="FFFFFF"/>
                    <w:right w:val="single" w:sz="2" w:space="4" w:color="FFFFFF"/>
                  </w:divBdr>
                  <w:divsChild>
                    <w:div w:id="887300126">
                      <w:marLeft w:val="0"/>
                      <w:marRight w:val="0"/>
                      <w:marTop w:val="0"/>
                      <w:marBottom w:val="0"/>
                      <w:divBdr>
                        <w:top w:val="none" w:sz="0" w:space="0" w:color="auto"/>
                        <w:left w:val="none" w:sz="0" w:space="0" w:color="auto"/>
                        <w:bottom w:val="none" w:sz="0" w:space="0" w:color="auto"/>
                        <w:right w:val="none" w:sz="0" w:space="0" w:color="auto"/>
                      </w:divBdr>
                    </w:div>
                  </w:divsChild>
                </w:div>
                <w:div w:id="248852421">
                  <w:marLeft w:val="0"/>
                  <w:marRight w:val="0"/>
                  <w:marTop w:val="0"/>
                  <w:marBottom w:val="0"/>
                  <w:divBdr>
                    <w:top w:val="single" w:sz="2" w:space="1" w:color="FFFFFF"/>
                    <w:left w:val="single" w:sz="2" w:space="12" w:color="FFFFFF"/>
                    <w:bottom w:val="single" w:sz="2" w:space="1" w:color="FFFFFF"/>
                    <w:right w:val="single" w:sz="2" w:space="4" w:color="FFFFFF"/>
                  </w:divBdr>
                  <w:divsChild>
                    <w:div w:id="522594641">
                      <w:marLeft w:val="0"/>
                      <w:marRight w:val="0"/>
                      <w:marTop w:val="0"/>
                      <w:marBottom w:val="0"/>
                      <w:divBdr>
                        <w:top w:val="none" w:sz="0" w:space="0" w:color="auto"/>
                        <w:left w:val="none" w:sz="0" w:space="0" w:color="auto"/>
                        <w:bottom w:val="none" w:sz="0" w:space="0" w:color="auto"/>
                        <w:right w:val="none" w:sz="0" w:space="0" w:color="auto"/>
                      </w:divBdr>
                    </w:div>
                  </w:divsChild>
                </w:div>
                <w:div w:id="1790736893">
                  <w:marLeft w:val="0"/>
                  <w:marRight w:val="0"/>
                  <w:marTop w:val="0"/>
                  <w:marBottom w:val="0"/>
                  <w:divBdr>
                    <w:top w:val="single" w:sz="2" w:space="1" w:color="FFFFFF"/>
                    <w:left w:val="single" w:sz="2" w:space="12" w:color="FFFFFF"/>
                    <w:bottom w:val="single" w:sz="2" w:space="1" w:color="FFFFFF"/>
                    <w:right w:val="single" w:sz="2" w:space="4" w:color="FFFFFF"/>
                  </w:divBdr>
                  <w:divsChild>
                    <w:div w:id="1028792812">
                      <w:marLeft w:val="0"/>
                      <w:marRight w:val="0"/>
                      <w:marTop w:val="0"/>
                      <w:marBottom w:val="0"/>
                      <w:divBdr>
                        <w:top w:val="none" w:sz="0" w:space="0" w:color="auto"/>
                        <w:left w:val="none" w:sz="0" w:space="0" w:color="auto"/>
                        <w:bottom w:val="none" w:sz="0" w:space="0" w:color="auto"/>
                        <w:right w:val="none" w:sz="0" w:space="0" w:color="auto"/>
                      </w:divBdr>
                    </w:div>
                  </w:divsChild>
                </w:div>
                <w:div w:id="2130007846">
                  <w:marLeft w:val="0"/>
                  <w:marRight w:val="0"/>
                  <w:marTop w:val="0"/>
                  <w:marBottom w:val="0"/>
                  <w:divBdr>
                    <w:top w:val="single" w:sz="2" w:space="1" w:color="FFFFFF"/>
                    <w:left w:val="single" w:sz="2" w:space="12" w:color="FFFFFF"/>
                    <w:bottom w:val="single" w:sz="2" w:space="1" w:color="FFFFFF"/>
                    <w:right w:val="single" w:sz="2" w:space="4" w:color="FFFFFF"/>
                  </w:divBdr>
                  <w:divsChild>
                    <w:div w:id="149827887">
                      <w:marLeft w:val="0"/>
                      <w:marRight w:val="0"/>
                      <w:marTop w:val="0"/>
                      <w:marBottom w:val="0"/>
                      <w:divBdr>
                        <w:top w:val="none" w:sz="0" w:space="0" w:color="auto"/>
                        <w:left w:val="none" w:sz="0" w:space="0" w:color="auto"/>
                        <w:bottom w:val="none" w:sz="0" w:space="0" w:color="auto"/>
                        <w:right w:val="none" w:sz="0" w:space="0" w:color="auto"/>
                      </w:divBdr>
                    </w:div>
                  </w:divsChild>
                </w:div>
                <w:div w:id="1943872639">
                  <w:marLeft w:val="0"/>
                  <w:marRight w:val="0"/>
                  <w:marTop w:val="0"/>
                  <w:marBottom w:val="0"/>
                  <w:divBdr>
                    <w:top w:val="single" w:sz="2" w:space="1" w:color="FFFFFF"/>
                    <w:left w:val="single" w:sz="2" w:space="12" w:color="FFFFFF"/>
                    <w:bottom w:val="single" w:sz="2" w:space="4" w:color="FFFFFF"/>
                    <w:right w:val="single" w:sz="2" w:space="4" w:color="FFFFFF"/>
                  </w:divBdr>
                  <w:divsChild>
                    <w:div w:id="197363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08677">
          <w:marLeft w:val="0"/>
          <w:marRight w:val="0"/>
          <w:marTop w:val="0"/>
          <w:marBottom w:val="335"/>
          <w:divBdr>
            <w:top w:val="none" w:sz="0" w:space="0" w:color="auto"/>
            <w:left w:val="none" w:sz="0" w:space="0" w:color="auto"/>
            <w:bottom w:val="none" w:sz="0" w:space="0" w:color="auto"/>
            <w:right w:val="none" w:sz="0" w:space="0" w:color="auto"/>
          </w:divBdr>
          <w:divsChild>
            <w:div w:id="656227585">
              <w:marLeft w:val="0"/>
              <w:marRight w:val="0"/>
              <w:marTop w:val="0"/>
              <w:marBottom w:val="0"/>
              <w:divBdr>
                <w:top w:val="none" w:sz="0" w:space="0" w:color="auto"/>
                <w:left w:val="none" w:sz="0" w:space="0" w:color="auto"/>
                <w:bottom w:val="none" w:sz="0" w:space="0" w:color="auto"/>
                <w:right w:val="none" w:sz="0" w:space="0" w:color="auto"/>
              </w:divBdr>
              <w:divsChild>
                <w:div w:id="149447069">
                  <w:marLeft w:val="0"/>
                  <w:marRight w:val="0"/>
                  <w:marTop w:val="0"/>
                  <w:marBottom w:val="0"/>
                  <w:divBdr>
                    <w:top w:val="single" w:sz="2" w:space="4" w:color="FFFFFF"/>
                    <w:left w:val="single" w:sz="2" w:space="12" w:color="FFFFFF"/>
                    <w:bottom w:val="single" w:sz="2" w:space="1" w:color="FFFFFF"/>
                    <w:right w:val="single" w:sz="2" w:space="4" w:color="FFFFFF"/>
                  </w:divBdr>
                  <w:divsChild>
                    <w:div w:id="1669477496">
                      <w:marLeft w:val="0"/>
                      <w:marRight w:val="0"/>
                      <w:marTop w:val="0"/>
                      <w:marBottom w:val="0"/>
                      <w:divBdr>
                        <w:top w:val="none" w:sz="0" w:space="0" w:color="auto"/>
                        <w:left w:val="none" w:sz="0" w:space="0" w:color="auto"/>
                        <w:bottom w:val="none" w:sz="0" w:space="0" w:color="auto"/>
                        <w:right w:val="none" w:sz="0" w:space="0" w:color="auto"/>
                      </w:divBdr>
                    </w:div>
                  </w:divsChild>
                </w:div>
                <w:div w:id="2105614587">
                  <w:marLeft w:val="0"/>
                  <w:marRight w:val="0"/>
                  <w:marTop w:val="0"/>
                  <w:marBottom w:val="0"/>
                  <w:divBdr>
                    <w:top w:val="single" w:sz="2" w:space="1" w:color="FFFFFF"/>
                    <w:left w:val="single" w:sz="2" w:space="12" w:color="FFFFFF"/>
                    <w:bottom w:val="single" w:sz="2" w:space="1" w:color="FFFFFF"/>
                    <w:right w:val="single" w:sz="2" w:space="4" w:color="FFFFFF"/>
                  </w:divBdr>
                  <w:divsChild>
                    <w:div w:id="1963031590">
                      <w:marLeft w:val="0"/>
                      <w:marRight w:val="0"/>
                      <w:marTop w:val="0"/>
                      <w:marBottom w:val="0"/>
                      <w:divBdr>
                        <w:top w:val="none" w:sz="0" w:space="0" w:color="auto"/>
                        <w:left w:val="none" w:sz="0" w:space="0" w:color="auto"/>
                        <w:bottom w:val="none" w:sz="0" w:space="0" w:color="auto"/>
                        <w:right w:val="none" w:sz="0" w:space="0" w:color="auto"/>
                      </w:divBdr>
                    </w:div>
                  </w:divsChild>
                </w:div>
                <w:div w:id="1597981100">
                  <w:marLeft w:val="0"/>
                  <w:marRight w:val="0"/>
                  <w:marTop w:val="0"/>
                  <w:marBottom w:val="0"/>
                  <w:divBdr>
                    <w:top w:val="single" w:sz="2" w:space="1" w:color="FFFFFF"/>
                    <w:left w:val="single" w:sz="2" w:space="12" w:color="FFFFFF"/>
                    <w:bottom w:val="single" w:sz="2" w:space="1" w:color="FFFFFF"/>
                    <w:right w:val="single" w:sz="2" w:space="4" w:color="FFFFFF"/>
                  </w:divBdr>
                  <w:divsChild>
                    <w:div w:id="1533569374">
                      <w:marLeft w:val="0"/>
                      <w:marRight w:val="0"/>
                      <w:marTop w:val="0"/>
                      <w:marBottom w:val="0"/>
                      <w:divBdr>
                        <w:top w:val="none" w:sz="0" w:space="0" w:color="auto"/>
                        <w:left w:val="none" w:sz="0" w:space="0" w:color="auto"/>
                        <w:bottom w:val="none" w:sz="0" w:space="0" w:color="auto"/>
                        <w:right w:val="none" w:sz="0" w:space="0" w:color="auto"/>
                      </w:divBdr>
                    </w:div>
                  </w:divsChild>
                </w:div>
                <w:div w:id="1398941424">
                  <w:marLeft w:val="0"/>
                  <w:marRight w:val="0"/>
                  <w:marTop w:val="0"/>
                  <w:marBottom w:val="0"/>
                  <w:divBdr>
                    <w:top w:val="single" w:sz="2" w:space="1" w:color="FFFFFF"/>
                    <w:left w:val="single" w:sz="2" w:space="12" w:color="FFFFFF"/>
                    <w:bottom w:val="single" w:sz="2" w:space="1" w:color="FFFFFF"/>
                    <w:right w:val="single" w:sz="2" w:space="4" w:color="FFFFFF"/>
                  </w:divBdr>
                  <w:divsChild>
                    <w:div w:id="1913809479">
                      <w:marLeft w:val="0"/>
                      <w:marRight w:val="0"/>
                      <w:marTop w:val="0"/>
                      <w:marBottom w:val="0"/>
                      <w:divBdr>
                        <w:top w:val="none" w:sz="0" w:space="0" w:color="auto"/>
                        <w:left w:val="none" w:sz="0" w:space="0" w:color="auto"/>
                        <w:bottom w:val="none" w:sz="0" w:space="0" w:color="auto"/>
                        <w:right w:val="none" w:sz="0" w:space="0" w:color="auto"/>
                      </w:divBdr>
                    </w:div>
                  </w:divsChild>
                </w:div>
                <w:div w:id="793866109">
                  <w:marLeft w:val="0"/>
                  <w:marRight w:val="0"/>
                  <w:marTop w:val="0"/>
                  <w:marBottom w:val="0"/>
                  <w:divBdr>
                    <w:top w:val="single" w:sz="2" w:space="1" w:color="FFFFFF"/>
                    <w:left w:val="single" w:sz="2" w:space="12" w:color="FFFFFF"/>
                    <w:bottom w:val="single" w:sz="2" w:space="1" w:color="FFFFFF"/>
                    <w:right w:val="single" w:sz="2" w:space="4" w:color="FFFFFF"/>
                  </w:divBdr>
                  <w:divsChild>
                    <w:div w:id="1383989873">
                      <w:marLeft w:val="0"/>
                      <w:marRight w:val="0"/>
                      <w:marTop w:val="0"/>
                      <w:marBottom w:val="0"/>
                      <w:divBdr>
                        <w:top w:val="none" w:sz="0" w:space="0" w:color="auto"/>
                        <w:left w:val="none" w:sz="0" w:space="0" w:color="auto"/>
                        <w:bottom w:val="none" w:sz="0" w:space="0" w:color="auto"/>
                        <w:right w:val="none" w:sz="0" w:space="0" w:color="auto"/>
                      </w:divBdr>
                    </w:div>
                  </w:divsChild>
                </w:div>
                <w:div w:id="693729774">
                  <w:marLeft w:val="0"/>
                  <w:marRight w:val="0"/>
                  <w:marTop w:val="0"/>
                  <w:marBottom w:val="0"/>
                  <w:divBdr>
                    <w:top w:val="single" w:sz="2" w:space="1" w:color="FFFFFF"/>
                    <w:left w:val="single" w:sz="2" w:space="12" w:color="FFFFFF"/>
                    <w:bottom w:val="single" w:sz="2" w:space="1" w:color="FFFFFF"/>
                    <w:right w:val="single" w:sz="2" w:space="4" w:color="FFFFFF"/>
                  </w:divBdr>
                  <w:divsChild>
                    <w:div w:id="1199926637">
                      <w:marLeft w:val="0"/>
                      <w:marRight w:val="0"/>
                      <w:marTop w:val="0"/>
                      <w:marBottom w:val="0"/>
                      <w:divBdr>
                        <w:top w:val="none" w:sz="0" w:space="0" w:color="auto"/>
                        <w:left w:val="none" w:sz="0" w:space="0" w:color="auto"/>
                        <w:bottom w:val="none" w:sz="0" w:space="0" w:color="auto"/>
                        <w:right w:val="none" w:sz="0" w:space="0" w:color="auto"/>
                      </w:divBdr>
                    </w:div>
                  </w:divsChild>
                </w:div>
                <w:div w:id="998195633">
                  <w:marLeft w:val="0"/>
                  <w:marRight w:val="0"/>
                  <w:marTop w:val="0"/>
                  <w:marBottom w:val="0"/>
                  <w:divBdr>
                    <w:top w:val="single" w:sz="2" w:space="1" w:color="FFFFFF"/>
                    <w:left w:val="single" w:sz="2" w:space="12" w:color="FFFFFF"/>
                    <w:bottom w:val="single" w:sz="2" w:space="1" w:color="FFFFFF"/>
                    <w:right w:val="single" w:sz="2" w:space="4" w:color="FFFFFF"/>
                  </w:divBdr>
                  <w:divsChild>
                    <w:div w:id="1102071621">
                      <w:marLeft w:val="0"/>
                      <w:marRight w:val="0"/>
                      <w:marTop w:val="0"/>
                      <w:marBottom w:val="0"/>
                      <w:divBdr>
                        <w:top w:val="none" w:sz="0" w:space="0" w:color="auto"/>
                        <w:left w:val="none" w:sz="0" w:space="0" w:color="auto"/>
                        <w:bottom w:val="none" w:sz="0" w:space="0" w:color="auto"/>
                        <w:right w:val="none" w:sz="0" w:space="0" w:color="auto"/>
                      </w:divBdr>
                    </w:div>
                  </w:divsChild>
                </w:div>
                <w:div w:id="1922715353">
                  <w:marLeft w:val="0"/>
                  <w:marRight w:val="0"/>
                  <w:marTop w:val="0"/>
                  <w:marBottom w:val="0"/>
                  <w:divBdr>
                    <w:top w:val="single" w:sz="2" w:space="1" w:color="FFFFFF"/>
                    <w:left w:val="single" w:sz="2" w:space="12" w:color="FFFFFF"/>
                    <w:bottom w:val="single" w:sz="2" w:space="1" w:color="FFFFFF"/>
                    <w:right w:val="single" w:sz="2" w:space="4" w:color="FFFFFF"/>
                  </w:divBdr>
                  <w:divsChild>
                    <w:div w:id="1296177443">
                      <w:marLeft w:val="0"/>
                      <w:marRight w:val="0"/>
                      <w:marTop w:val="0"/>
                      <w:marBottom w:val="0"/>
                      <w:divBdr>
                        <w:top w:val="none" w:sz="0" w:space="0" w:color="auto"/>
                        <w:left w:val="none" w:sz="0" w:space="0" w:color="auto"/>
                        <w:bottom w:val="none" w:sz="0" w:space="0" w:color="auto"/>
                        <w:right w:val="none" w:sz="0" w:space="0" w:color="auto"/>
                      </w:divBdr>
                    </w:div>
                  </w:divsChild>
                </w:div>
                <w:div w:id="1662543340">
                  <w:marLeft w:val="0"/>
                  <w:marRight w:val="0"/>
                  <w:marTop w:val="0"/>
                  <w:marBottom w:val="0"/>
                  <w:divBdr>
                    <w:top w:val="single" w:sz="2" w:space="1" w:color="FFFFFF"/>
                    <w:left w:val="single" w:sz="2" w:space="12" w:color="FFFFFF"/>
                    <w:bottom w:val="single" w:sz="2" w:space="1" w:color="FFFFFF"/>
                    <w:right w:val="single" w:sz="2" w:space="4" w:color="FFFFFF"/>
                  </w:divBdr>
                  <w:divsChild>
                    <w:div w:id="79719601">
                      <w:marLeft w:val="0"/>
                      <w:marRight w:val="0"/>
                      <w:marTop w:val="0"/>
                      <w:marBottom w:val="0"/>
                      <w:divBdr>
                        <w:top w:val="none" w:sz="0" w:space="0" w:color="auto"/>
                        <w:left w:val="none" w:sz="0" w:space="0" w:color="auto"/>
                        <w:bottom w:val="none" w:sz="0" w:space="0" w:color="auto"/>
                        <w:right w:val="none" w:sz="0" w:space="0" w:color="auto"/>
                      </w:divBdr>
                    </w:div>
                  </w:divsChild>
                </w:div>
                <w:div w:id="662009874">
                  <w:marLeft w:val="0"/>
                  <w:marRight w:val="0"/>
                  <w:marTop w:val="0"/>
                  <w:marBottom w:val="0"/>
                  <w:divBdr>
                    <w:top w:val="single" w:sz="2" w:space="1" w:color="FFFFFF"/>
                    <w:left w:val="single" w:sz="2" w:space="12" w:color="FFFFFF"/>
                    <w:bottom w:val="single" w:sz="2" w:space="1" w:color="FFFFFF"/>
                    <w:right w:val="single" w:sz="2" w:space="4" w:color="FFFFFF"/>
                  </w:divBdr>
                  <w:divsChild>
                    <w:div w:id="854684674">
                      <w:marLeft w:val="0"/>
                      <w:marRight w:val="0"/>
                      <w:marTop w:val="0"/>
                      <w:marBottom w:val="0"/>
                      <w:divBdr>
                        <w:top w:val="none" w:sz="0" w:space="0" w:color="auto"/>
                        <w:left w:val="none" w:sz="0" w:space="0" w:color="auto"/>
                        <w:bottom w:val="none" w:sz="0" w:space="0" w:color="auto"/>
                        <w:right w:val="none" w:sz="0" w:space="0" w:color="auto"/>
                      </w:divBdr>
                    </w:div>
                  </w:divsChild>
                </w:div>
                <w:div w:id="1549565120">
                  <w:marLeft w:val="0"/>
                  <w:marRight w:val="0"/>
                  <w:marTop w:val="0"/>
                  <w:marBottom w:val="0"/>
                  <w:divBdr>
                    <w:top w:val="single" w:sz="2" w:space="1" w:color="FFFFFF"/>
                    <w:left w:val="single" w:sz="2" w:space="12" w:color="FFFFFF"/>
                    <w:bottom w:val="single" w:sz="2" w:space="1" w:color="FFFFFF"/>
                    <w:right w:val="single" w:sz="2" w:space="4" w:color="FFFFFF"/>
                  </w:divBdr>
                  <w:divsChild>
                    <w:div w:id="18439520">
                      <w:marLeft w:val="0"/>
                      <w:marRight w:val="0"/>
                      <w:marTop w:val="0"/>
                      <w:marBottom w:val="0"/>
                      <w:divBdr>
                        <w:top w:val="none" w:sz="0" w:space="0" w:color="auto"/>
                        <w:left w:val="none" w:sz="0" w:space="0" w:color="auto"/>
                        <w:bottom w:val="none" w:sz="0" w:space="0" w:color="auto"/>
                        <w:right w:val="none" w:sz="0" w:space="0" w:color="auto"/>
                      </w:divBdr>
                    </w:div>
                  </w:divsChild>
                </w:div>
                <w:div w:id="1965844026">
                  <w:marLeft w:val="0"/>
                  <w:marRight w:val="0"/>
                  <w:marTop w:val="0"/>
                  <w:marBottom w:val="0"/>
                  <w:divBdr>
                    <w:top w:val="single" w:sz="2" w:space="1" w:color="FFFFFF"/>
                    <w:left w:val="single" w:sz="2" w:space="12" w:color="FFFFFF"/>
                    <w:bottom w:val="single" w:sz="2" w:space="1" w:color="FFFFFF"/>
                    <w:right w:val="single" w:sz="2" w:space="4" w:color="FFFFFF"/>
                  </w:divBdr>
                  <w:divsChild>
                    <w:div w:id="163251170">
                      <w:marLeft w:val="0"/>
                      <w:marRight w:val="0"/>
                      <w:marTop w:val="0"/>
                      <w:marBottom w:val="0"/>
                      <w:divBdr>
                        <w:top w:val="none" w:sz="0" w:space="0" w:color="auto"/>
                        <w:left w:val="none" w:sz="0" w:space="0" w:color="auto"/>
                        <w:bottom w:val="none" w:sz="0" w:space="0" w:color="auto"/>
                        <w:right w:val="none" w:sz="0" w:space="0" w:color="auto"/>
                      </w:divBdr>
                    </w:div>
                  </w:divsChild>
                </w:div>
                <w:div w:id="1634477599">
                  <w:marLeft w:val="0"/>
                  <w:marRight w:val="0"/>
                  <w:marTop w:val="0"/>
                  <w:marBottom w:val="0"/>
                  <w:divBdr>
                    <w:top w:val="single" w:sz="2" w:space="1" w:color="FFFFFF"/>
                    <w:left w:val="single" w:sz="2" w:space="12" w:color="FFFFFF"/>
                    <w:bottom w:val="single" w:sz="2" w:space="1" w:color="FFFFFF"/>
                    <w:right w:val="single" w:sz="2" w:space="4" w:color="FFFFFF"/>
                  </w:divBdr>
                  <w:divsChild>
                    <w:div w:id="1949116578">
                      <w:marLeft w:val="0"/>
                      <w:marRight w:val="0"/>
                      <w:marTop w:val="0"/>
                      <w:marBottom w:val="0"/>
                      <w:divBdr>
                        <w:top w:val="none" w:sz="0" w:space="0" w:color="auto"/>
                        <w:left w:val="none" w:sz="0" w:space="0" w:color="auto"/>
                        <w:bottom w:val="none" w:sz="0" w:space="0" w:color="auto"/>
                        <w:right w:val="none" w:sz="0" w:space="0" w:color="auto"/>
                      </w:divBdr>
                    </w:div>
                  </w:divsChild>
                </w:div>
                <w:div w:id="533617926">
                  <w:marLeft w:val="0"/>
                  <w:marRight w:val="0"/>
                  <w:marTop w:val="0"/>
                  <w:marBottom w:val="0"/>
                  <w:divBdr>
                    <w:top w:val="single" w:sz="2" w:space="1" w:color="FFFFFF"/>
                    <w:left w:val="single" w:sz="2" w:space="12" w:color="FFFFFF"/>
                    <w:bottom w:val="single" w:sz="2" w:space="1" w:color="FFFFFF"/>
                    <w:right w:val="single" w:sz="2" w:space="4" w:color="FFFFFF"/>
                  </w:divBdr>
                  <w:divsChild>
                    <w:div w:id="1976597183">
                      <w:marLeft w:val="0"/>
                      <w:marRight w:val="0"/>
                      <w:marTop w:val="0"/>
                      <w:marBottom w:val="0"/>
                      <w:divBdr>
                        <w:top w:val="none" w:sz="0" w:space="0" w:color="auto"/>
                        <w:left w:val="none" w:sz="0" w:space="0" w:color="auto"/>
                        <w:bottom w:val="none" w:sz="0" w:space="0" w:color="auto"/>
                        <w:right w:val="none" w:sz="0" w:space="0" w:color="auto"/>
                      </w:divBdr>
                    </w:div>
                  </w:divsChild>
                </w:div>
                <w:div w:id="844396793">
                  <w:marLeft w:val="0"/>
                  <w:marRight w:val="0"/>
                  <w:marTop w:val="0"/>
                  <w:marBottom w:val="0"/>
                  <w:divBdr>
                    <w:top w:val="single" w:sz="2" w:space="1" w:color="FFFFFF"/>
                    <w:left w:val="single" w:sz="2" w:space="12" w:color="FFFFFF"/>
                    <w:bottom w:val="single" w:sz="2" w:space="1" w:color="FFFFFF"/>
                    <w:right w:val="single" w:sz="2" w:space="4" w:color="FFFFFF"/>
                  </w:divBdr>
                  <w:divsChild>
                    <w:div w:id="1362785276">
                      <w:marLeft w:val="0"/>
                      <w:marRight w:val="0"/>
                      <w:marTop w:val="0"/>
                      <w:marBottom w:val="0"/>
                      <w:divBdr>
                        <w:top w:val="none" w:sz="0" w:space="0" w:color="auto"/>
                        <w:left w:val="none" w:sz="0" w:space="0" w:color="auto"/>
                        <w:bottom w:val="none" w:sz="0" w:space="0" w:color="auto"/>
                        <w:right w:val="none" w:sz="0" w:space="0" w:color="auto"/>
                      </w:divBdr>
                    </w:div>
                  </w:divsChild>
                </w:div>
                <w:div w:id="1865556737">
                  <w:marLeft w:val="0"/>
                  <w:marRight w:val="0"/>
                  <w:marTop w:val="0"/>
                  <w:marBottom w:val="0"/>
                  <w:divBdr>
                    <w:top w:val="single" w:sz="2" w:space="1" w:color="FFFFFF"/>
                    <w:left w:val="single" w:sz="2" w:space="12" w:color="FFFFFF"/>
                    <w:bottom w:val="single" w:sz="2" w:space="1" w:color="FFFFFF"/>
                    <w:right w:val="single" w:sz="2" w:space="4" w:color="FFFFFF"/>
                  </w:divBdr>
                  <w:divsChild>
                    <w:div w:id="474642683">
                      <w:marLeft w:val="0"/>
                      <w:marRight w:val="0"/>
                      <w:marTop w:val="0"/>
                      <w:marBottom w:val="0"/>
                      <w:divBdr>
                        <w:top w:val="none" w:sz="0" w:space="0" w:color="auto"/>
                        <w:left w:val="none" w:sz="0" w:space="0" w:color="auto"/>
                        <w:bottom w:val="none" w:sz="0" w:space="0" w:color="auto"/>
                        <w:right w:val="none" w:sz="0" w:space="0" w:color="auto"/>
                      </w:divBdr>
                    </w:div>
                  </w:divsChild>
                </w:div>
                <w:div w:id="1019624577">
                  <w:marLeft w:val="0"/>
                  <w:marRight w:val="0"/>
                  <w:marTop w:val="0"/>
                  <w:marBottom w:val="0"/>
                  <w:divBdr>
                    <w:top w:val="single" w:sz="2" w:space="1" w:color="FFFFFF"/>
                    <w:left w:val="single" w:sz="2" w:space="12" w:color="FFFFFF"/>
                    <w:bottom w:val="single" w:sz="2" w:space="1" w:color="FFFFFF"/>
                    <w:right w:val="single" w:sz="2" w:space="4" w:color="FFFFFF"/>
                  </w:divBdr>
                  <w:divsChild>
                    <w:div w:id="1720664430">
                      <w:marLeft w:val="0"/>
                      <w:marRight w:val="0"/>
                      <w:marTop w:val="0"/>
                      <w:marBottom w:val="0"/>
                      <w:divBdr>
                        <w:top w:val="none" w:sz="0" w:space="0" w:color="auto"/>
                        <w:left w:val="none" w:sz="0" w:space="0" w:color="auto"/>
                        <w:bottom w:val="none" w:sz="0" w:space="0" w:color="auto"/>
                        <w:right w:val="none" w:sz="0" w:space="0" w:color="auto"/>
                      </w:divBdr>
                    </w:div>
                  </w:divsChild>
                </w:div>
                <w:div w:id="685640499">
                  <w:marLeft w:val="0"/>
                  <w:marRight w:val="0"/>
                  <w:marTop w:val="0"/>
                  <w:marBottom w:val="0"/>
                  <w:divBdr>
                    <w:top w:val="single" w:sz="2" w:space="1" w:color="FFFFFF"/>
                    <w:left w:val="single" w:sz="2" w:space="12" w:color="FFFFFF"/>
                    <w:bottom w:val="single" w:sz="2" w:space="1" w:color="FFFFFF"/>
                    <w:right w:val="single" w:sz="2" w:space="4" w:color="FFFFFF"/>
                  </w:divBdr>
                  <w:divsChild>
                    <w:div w:id="1061320059">
                      <w:marLeft w:val="0"/>
                      <w:marRight w:val="0"/>
                      <w:marTop w:val="0"/>
                      <w:marBottom w:val="0"/>
                      <w:divBdr>
                        <w:top w:val="none" w:sz="0" w:space="0" w:color="auto"/>
                        <w:left w:val="none" w:sz="0" w:space="0" w:color="auto"/>
                        <w:bottom w:val="none" w:sz="0" w:space="0" w:color="auto"/>
                        <w:right w:val="none" w:sz="0" w:space="0" w:color="auto"/>
                      </w:divBdr>
                    </w:div>
                  </w:divsChild>
                </w:div>
                <w:div w:id="815730046">
                  <w:marLeft w:val="0"/>
                  <w:marRight w:val="0"/>
                  <w:marTop w:val="0"/>
                  <w:marBottom w:val="0"/>
                  <w:divBdr>
                    <w:top w:val="single" w:sz="2" w:space="1" w:color="FFFFFF"/>
                    <w:left w:val="single" w:sz="2" w:space="12" w:color="FFFFFF"/>
                    <w:bottom w:val="single" w:sz="2" w:space="1" w:color="FFFFFF"/>
                    <w:right w:val="single" w:sz="2" w:space="4" w:color="FFFFFF"/>
                  </w:divBdr>
                  <w:divsChild>
                    <w:div w:id="1010059747">
                      <w:marLeft w:val="0"/>
                      <w:marRight w:val="0"/>
                      <w:marTop w:val="0"/>
                      <w:marBottom w:val="0"/>
                      <w:divBdr>
                        <w:top w:val="none" w:sz="0" w:space="0" w:color="auto"/>
                        <w:left w:val="none" w:sz="0" w:space="0" w:color="auto"/>
                        <w:bottom w:val="none" w:sz="0" w:space="0" w:color="auto"/>
                        <w:right w:val="none" w:sz="0" w:space="0" w:color="auto"/>
                      </w:divBdr>
                    </w:div>
                  </w:divsChild>
                </w:div>
                <w:div w:id="199250442">
                  <w:marLeft w:val="0"/>
                  <w:marRight w:val="0"/>
                  <w:marTop w:val="0"/>
                  <w:marBottom w:val="0"/>
                  <w:divBdr>
                    <w:top w:val="single" w:sz="2" w:space="1" w:color="FFFFFF"/>
                    <w:left w:val="single" w:sz="2" w:space="12" w:color="FFFFFF"/>
                    <w:bottom w:val="single" w:sz="2" w:space="1" w:color="FFFFFF"/>
                    <w:right w:val="single" w:sz="2" w:space="4" w:color="FFFFFF"/>
                  </w:divBdr>
                  <w:divsChild>
                    <w:div w:id="760295054">
                      <w:marLeft w:val="0"/>
                      <w:marRight w:val="0"/>
                      <w:marTop w:val="0"/>
                      <w:marBottom w:val="0"/>
                      <w:divBdr>
                        <w:top w:val="none" w:sz="0" w:space="0" w:color="auto"/>
                        <w:left w:val="none" w:sz="0" w:space="0" w:color="auto"/>
                        <w:bottom w:val="none" w:sz="0" w:space="0" w:color="auto"/>
                        <w:right w:val="none" w:sz="0" w:space="0" w:color="auto"/>
                      </w:divBdr>
                    </w:div>
                  </w:divsChild>
                </w:div>
                <w:div w:id="1269898327">
                  <w:marLeft w:val="0"/>
                  <w:marRight w:val="0"/>
                  <w:marTop w:val="0"/>
                  <w:marBottom w:val="0"/>
                  <w:divBdr>
                    <w:top w:val="single" w:sz="2" w:space="1" w:color="FFFFFF"/>
                    <w:left w:val="single" w:sz="2" w:space="12" w:color="FFFFFF"/>
                    <w:bottom w:val="single" w:sz="2" w:space="1" w:color="FFFFFF"/>
                    <w:right w:val="single" w:sz="2" w:space="4" w:color="FFFFFF"/>
                  </w:divBdr>
                  <w:divsChild>
                    <w:div w:id="1899780361">
                      <w:marLeft w:val="0"/>
                      <w:marRight w:val="0"/>
                      <w:marTop w:val="0"/>
                      <w:marBottom w:val="0"/>
                      <w:divBdr>
                        <w:top w:val="none" w:sz="0" w:space="0" w:color="auto"/>
                        <w:left w:val="none" w:sz="0" w:space="0" w:color="auto"/>
                        <w:bottom w:val="none" w:sz="0" w:space="0" w:color="auto"/>
                        <w:right w:val="none" w:sz="0" w:space="0" w:color="auto"/>
                      </w:divBdr>
                    </w:div>
                  </w:divsChild>
                </w:div>
                <w:div w:id="28847638">
                  <w:marLeft w:val="0"/>
                  <w:marRight w:val="0"/>
                  <w:marTop w:val="0"/>
                  <w:marBottom w:val="0"/>
                  <w:divBdr>
                    <w:top w:val="single" w:sz="2" w:space="1" w:color="FFFFFF"/>
                    <w:left w:val="single" w:sz="2" w:space="12" w:color="FFFFFF"/>
                    <w:bottom w:val="single" w:sz="2" w:space="4" w:color="FFFFFF"/>
                    <w:right w:val="single" w:sz="2" w:space="4" w:color="FFFFFF"/>
                  </w:divBdr>
                  <w:divsChild>
                    <w:div w:id="8607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53267">
          <w:marLeft w:val="0"/>
          <w:marRight w:val="0"/>
          <w:marTop w:val="0"/>
          <w:marBottom w:val="335"/>
          <w:divBdr>
            <w:top w:val="none" w:sz="0" w:space="0" w:color="auto"/>
            <w:left w:val="none" w:sz="0" w:space="0" w:color="auto"/>
            <w:bottom w:val="none" w:sz="0" w:space="0" w:color="auto"/>
            <w:right w:val="none" w:sz="0" w:space="0" w:color="auto"/>
          </w:divBdr>
          <w:divsChild>
            <w:div w:id="1261833158">
              <w:marLeft w:val="0"/>
              <w:marRight w:val="0"/>
              <w:marTop w:val="0"/>
              <w:marBottom w:val="0"/>
              <w:divBdr>
                <w:top w:val="none" w:sz="0" w:space="0" w:color="auto"/>
                <w:left w:val="none" w:sz="0" w:space="0" w:color="auto"/>
                <w:bottom w:val="none" w:sz="0" w:space="0" w:color="auto"/>
                <w:right w:val="none" w:sz="0" w:space="0" w:color="auto"/>
              </w:divBdr>
              <w:divsChild>
                <w:div w:id="53243584">
                  <w:marLeft w:val="0"/>
                  <w:marRight w:val="0"/>
                  <w:marTop w:val="0"/>
                  <w:marBottom w:val="0"/>
                  <w:divBdr>
                    <w:top w:val="single" w:sz="2" w:space="4" w:color="FFFFFF"/>
                    <w:left w:val="single" w:sz="2" w:space="12" w:color="FFFFFF"/>
                    <w:bottom w:val="single" w:sz="2" w:space="1" w:color="FFFFFF"/>
                    <w:right w:val="single" w:sz="2" w:space="4" w:color="FFFFFF"/>
                  </w:divBdr>
                  <w:divsChild>
                    <w:div w:id="662709234">
                      <w:marLeft w:val="0"/>
                      <w:marRight w:val="0"/>
                      <w:marTop w:val="0"/>
                      <w:marBottom w:val="0"/>
                      <w:divBdr>
                        <w:top w:val="none" w:sz="0" w:space="0" w:color="auto"/>
                        <w:left w:val="none" w:sz="0" w:space="0" w:color="auto"/>
                        <w:bottom w:val="none" w:sz="0" w:space="0" w:color="auto"/>
                        <w:right w:val="none" w:sz="0" w:space="0" w:color="auto"/>
                      </w:divBdr>
                    </w:div>
                  </w:divsChild>
                </w:div>
                <w:div w:id="525867240">
                  <w:marLeft w:val="0"/>
                  <w:marRight w:val="0"/>
                  <w:marTop w:val="0"/>
                  <w:marBottom w:val="0"/>
                  <w:divBdr>
                    <w:top w:val="single" w:sz="2" w:space="1" w:color="FFFFFF"/>
                    <w:left w:val="single" w:sz="2" w:space="12" w:color="FFFFFF"/>
                    <w:bottom w:val="single" w:sz="2" w:space="1" w:color="FFFFFF"/>
                    <w:right w:val="single" w:sz="2" w:space="4" w:color="FFFFFF"/>
                  </w:divBdr>
                  <w:divsChild>
                    <w:div w:id="1681155400">
                      <w:marLeft w:val="0"/>
                      <w:marRight w:val="0"/>
                      <w:marTop w:val="0"/>
                      <w:marBottom w:val="0"/>
                      <w:divBdr>
                        <w:top w:val="none" w:sz="0" w:space="0" w:color="auto"/>
                        <w:left w:val="none" w:sz="0" w:space="0" w:color="auto"/>
                        <w:bottom w:val="none" w:sz="0" w:space="0" w:color="auto"/>
                        <w:right w:val="none" w:sz="0" w:space="0" w:color="auto"/>
                      </w:divBdr>
                    </w:div>
                  </w:divsChild>
                </w:div>
                <w:div w:id="523861332">
                  <w:marLeft w:val="0"/>
                  <w:marRight w:val="0"/>
                  <w:marTop w:val="0"/>
                  <w:marBottom w:val="0"/>
                  <w:divBdr>
                    <w:top w:val="single" w:sz="2" w:space="1" w:color="FFFFFF"/>
                    <w:left w:val="single" w:sz="2" w:space="12" w:color="FFFFFF"/>
                    <w:bottom w:val="single" w:sz="2" w:space="1" w:color="FFFFFF"/>
                    <w:right w:val="single" w:sz="2" w:space="4" w:color="FFFFFF"/>
                  </w:divBdr>
                  <w:divsChild>
                    <w:div w:id="163013776">
                      <w:marLeft w:val="0"/>
                      <w:marRight w:val="0"/>
                      <w:marTop w:val="0"/>
                      <w:marBottom w:val="0"/>
                      <w:divBdr>
                        <w:top w:val="none" w:sz="0" w:space="0" w:color="auto"/>
                        <w:left w:val="none" w:sz="0" w:space="0" w:color="auto"/>
                        <w:bottom w:val="none" w:sz="0" w:space="0" w:color="auto"/>
                        <w:right w:val="none" w:sz="0" w:space="0" w:color="auto"/>
                      </w:divBdr>
                    </w:div>
                  </w:divsChild>
                </w:div>
                <w:div w:id="1197891881">
                  <w:marLeft w:val="0"/>
                  <w:marRight w:val="0"/>
                  <w:marTop w:val="0"/>
                  <w:marBottom w:val="0"/>
                  <w:divBdr>
                    <w:top w:val="single" w:sz="2" w:space="1" w:color="FFFFFF"/>
                    <w:left w:val="single" w:sz="2" w:space="12" w:color="FFFFFF"/>
                    <w:bottom w:val="single" w:sz="2" w:space="1" w:color="FFFFFF"/>
                    <w:right w:val="single" w:sz="2" w:space="4" w:color="FFFFFF"/>
                  </w:divBdr>
                  <w:divsChild>
                    <w:div w:id="454565748">
                      <w:marLeft w:val="0"/>
                      <w:marRight w:val="0"/>
                      <w:marTop w:val="0"/>
                      <w:marBottom w:val="0"/>
                      <w:divBdr>
                        <w:top w:val="none" w:sz="0" w:space="0" w:color="auto"/>
                        <w:left w:val="none" w:sz="0" w:space="0" w:color="auto"/>
                        <w:bottom w:val="none" w:sz="0" w:space="0" w:color="auto"/>
                        <w:right w:val="none" w:sz="0" w:space="0" w:color="auto"/>
                      </w:divBdr>
                    </w:div>
                  </w:divsChild>
                </w:div>
                <w:div w:id="64651015">
                  <w:marLeft w:val="0"/>
                  <w:marRight w:val="0"/>
                  <w:marTop w:val="0"/>
                  <w:marBottom w:val="0"/>
                  <w:divBdr>
                    <w:top w:val="single" w:sz="2" w:space="1" w:color="FFFFFF"/>
                    <w:left w:val="single" w:sz="2" w:space="12" w:color="FFFFFF"/>
                    <w:bottom w:val="single" w:sz="2" w:space="1" w:color="FFFFFF"/>
                    <w:right w:val="single" w:sz="2" w:space="4" w:color="FFFFFF"/>
                  </w:divBdr>
                  <w:divsChild>
                    <w:div w:id="286278427">
                      <w:marLeft w:val="0"/>
                      <w:marRight w:val="0"/>
                      <w:marTop w:val="0"/>
                      <w:marBottom w:val="0"/>
                      <w:divBdr>
                        <w:top w:val="none" w:sz="0" w:space="0" w:color="auto"/>
                        <w:left w:val="none" w:sz="0" w:space="0" w:color="auto"/>
                        <w:bottom w:val="none" w:sz="0" w:space="0" w:color="auto"/>
                        <w:right w:val="none" w:sz="0" w:space="0" w:color="auto"/>
                      </w:divBdr>
                    </w:div>
                  </w:divsChild>
                </w:div>
                <w:div w:id="156501452">
                  <w:marLeft w:val="0"/>
                  <w:marRight w:val="0"/>
                  <w:marTop w:val="0"/>
                  <w:marBottom w:val="0"/>
                  <w:divBdr>
                    <w:top w:val="single" w:sz="2" w:space="1" w:color="FFFFFF"/>
                    <w:left w:val="single" w:sz="2" w:space="12" w:color="FFFFFF"/>
                    <w:bottom w:val="single" w:sz="2" w:space="1" w:color="FFFFFF"/>
                    <w:right w:val="single" w:sz="2" w:space="4" w:color="FFFFFF"/>
                  </w:divBdr>
                  <w:divsChild>
                    <w:div w:id="1599680192">
                      <w:marLeft w:val="0"/>
                      <w:marRight w:val="0"/>
                      <w:marTop w:val="0"/>
                      <w:marBottom w:val="0"/>
                      <w:divBdr>
                        <w:top w:val="none" w:sz="0" w:space="0" w:color="auto"/>
                        <w:left w:val="none" w:sz="0" w:space="0" w:color="auto"/>
                        <w:bottom w:val="none" w:sz="0" w:space="0" w:color="auto"/>
                        <w:right w:val="none" w:sz="0" w:space="0" w:color="auto"/>
                      </w:divBdr>
                    </w:div>
                  </w:divsChild>
                </w:div>
                <w:div w:id="1001011589">
                  <w:marLeft w:val="0"/>
                  <w:marRight w:val="0"/>
                  <w:marTop w:val="0"/>
                  <w:marBottom w:val="0"/>
                  <w:divBdr>
                    <w:top w:val="single" w:sz="2" w:space="1" w:color="FFFFFF"/>
                    <w:left w:val="single" w:sz="2" w:space="12" w:color="FFFFFF"/>
                    <w:bottom w:val="single" w:sz="2" w:space="1" w:color="FFFFFF"/>
                    <w:right w:val="single" w:sz="2" w:space="4" w:color="FFFFFF"/>
                  </w:divBdr>
                  <w:divsChild>
                    <w:div w:id="1801535187">
                      <w:marLeft w:val="0"/>
                      <w:marRight w:val="0"/>
                      <w:marTop w:val="0"/>
                      <w:marBottom w:val="0"/>
                      <w:divBdr>
                        <w:top w:val="none" w:sz="0" w:space="0" w:color="auto"/>
                        <w:left w:val="none" w:sz="0" w:space="0" w:color="auto"/>
                        <w:bottom w:val="none" w:sz="0" w:space="0" w:color="auto"/>
                        <w:right w:val="none" w:sz="0" w:space="0" w:color="auto"/>
                      </w:divBdr>
                    </w:div>
                  </w:divsChild>
                </w:div>
                <w:div w:id="1727290268">
                  <w:marLeft w:val="0"/>
                  <w:marRight w:val="0"/>
                  <w:marTop w:val="0"/>
                  <w:marBottom w:val="0"/>
                  <w:divBdr>
                    <w:top w:val="single" w:sz="2" w:space="1" w:color="FFFFFF"/>
                    <w:left w:val="single" w:sz="2" w:space="12" w:color="FFFFFF"/>
                    <w:bottom w:val="single" w:sz="2" w:space="1" w:color="FFFFFF"/>
                    <w:right w:val="single" w:sz="2" w:space="4" w:color="FFFFFF"/>
                  </w:divBdr>
                  <w:divsChild>
                    <w:div w:id="966203373">
                      <w:marLeft w:val="0"/>
                      <w:marRight w:val="0"/>
                      <w:marTop w:val="0"/>
                      <w:marBottom w:val="0"/>
                      <w:divBdr>
                        <w:top w:val="none" w:sz="0" w:space="0" w:color="auto"/>
                        <w:left w:val="none" w:sz="0" w:space="0" w:color="auto"/>
                        <w:bottom w:val="none" w:sz="0" w:space="0" w:color="auto"/>
                        <w:right w:val="none" w:sz="0" w:space="0" w:color="auto"/>
                      </w:divBdr>
                    </w:div>
                  </w:divsChild>
                </w:div>
                <w:div w:id="1284994771">
                  <w:marLeft w:val="0"/>
                  <w:marRight w:val="0"/>
                  <w:marTop w:val="0"/>
                  <w:marBottom w:val="0"/>
                  <w:divBdr>
                    <w:top w:val="single" w:sz="2" w:space="1" w:color="FFFFFF"/>
                    <w:left w:val="single" w:sz="2" w:space="12" w:color="FFFFFF"/>
                    <w:bottom w:val="single" w:sz="2" w:space="1" w:color="FFFFFF"/>
                    <w:right w:val="single" w:sz="2" w:space="4" w:color="FFFFFF"/>
                  </w:divBdr>
                  <w:divsChild>
                    <w:div w:id="262152967">
                      <w:marLeft w:val="0"/>
                      <w:marRight w:val="0"/>
                      <w:marTop w:val="0"/>
                      <w:marBottom w:val="0"/>
                      <w:divBdr>
                        <w:top w:val="none" w:sz="0" w:space="0" w:color="auto"/>
                        <w:left w:val="none" w:sz="0" w:space="0" w:color="auto"/>
                        <w:bottom w:val="none" w:sz="0" w:space="0" w:color="auto"/>
                        <w:right w:val="none" w:sz="0" w:space="0" w:color="auto"/>
                      </w:divBdr>
                    </w:div>
                  </w:divsChild>
                </w:div>
                <w:div w:id="365712592">
                  <w:marLeft w:val="0"/>
                  <w:marRight w:val="0"/>
                  <w:marTop w:val="0"/>
                  <w:marBottom w:val="0"/>
                  <w:divBdr>
                    <w:top w:val="single" w:sz="2" w:space="1" w:color="FFFFFF"/>
                    <w:left w:val="single" w:sz="2" w:space="12" w:color="FFFFFF"/>
                    <w:bottom w:val="single" w:sz="2" w:space="1" w:color="FFFFFF"/>
                    <w:right w:val="single" w:sz="2" w:space="4" w:color="FFFFFF"/>
                  </w:divBdr>
                  <w:divsChild>
                    <w:div w:id="612782947">
                      <w:marLeft w:val="0"/>
                      <w:marRight w:val="0"/>
                      <w:marTop w:val="0"/>
                      <w:marBottom w:val="0"/>
                      <w:divBdr>
                        <w:top w:val="none" w:sz="0" w:space="0" w:color="auto"/>
                        <w:left w:val="none" w:sz="0" w:space="0" w:color="auto"/>
                        <w:bottom w:val="none" w:sz="0" w:space="0" w:color="auto"/>
                        <w:right w:val="none" w:sz="0" w:space="0" w:color="auto"/>
                      </w:divBdr>
                    </w:div>
                  </w:divsChild>
                </w:div>
                <w:div w:id="1515074473">
                  <w:marLeft w:val="0"/>
                  <w:marRight w:val="0"/>
                  <w:marTop w:val="0"/>
                  <w:marBottom w:val="0"/>
                  <w:divBdr>
                    <w:top w:val="single" w:sz="2" w:space="1" w:color="FFFFFF"/>
                    <w:left w:val="single" w:sz="2" w:space="12" w:color="FFFFFF"/>
                    <w:bottom w:val="single" w:sz="2" w:space="1" w:color="FFFFFF"/>
                    <w:right w:val="single" w:sz="2" w:space="4" w:color="FFFFFF"/>
                  </w:divBdr>
                  <w:divsChild>
                    <w:div w:id="1608196347">
                      <w:marLeft w:val="0"/>
                      <w:marRight w:val="0"/>
                      <w:marTop w:val="0"/>
                      <w:marBottom w:val="0"/>
                      <w:divBdr>
                        <w:top w:val="none" w:sz="0" w:space="0" w:color="auto"/>
                        <w:left w:val="none" w:sz="0" w:space="0" w:color="auto"/>
                        <w:bottom w:val="none" w:sz="0" w:space="0" w:color="auto"/>
                        <w:right w:val="none" w:sz="0" w:space="0" w:color="auto"/>
                      </w:divBdr>
                    </w:div>
                  </w:divsChild>
                </w:div>
                <w:div w:id="447361200">
                  <w:marLeft w:val="0"/>
                  <w:marRight w:val="0"/>
                  <w:marTop w:val="0"/>
                  <w:marBottom w:val="0"/>
                  <w:divBdr>
                    <w:top w:val="single" w:sz="2" w:space="1" w:color="FFFFFF"/>
                    <w:left w:val="single" w:sz="2" w:space="12" w:color="FFFFFF"/>
                    <w:bottom w:val="single" w:sz="2" w:space="1" w:color="FFFFFF"/>
                    <w:right w:val="single" w:sz="2" w:space="4" w:color="FFFFFF"/>
                  </w:divBdr>
                  <w:divsChild>
                    <w:div w:id="1821386288">
                      <w:marLeft w:val="0"/>
                      <w:marRight w:val="0"/>
                      <w:marTop w:val="0"/>
                      <w:marBottom w:val="0"/>
                      <w:divBdr>
                        <w:top w:val="none" w:sz="0" w:space="0" w:color="auto"/>
                        <w:left w:val="none" w:sz="0" w:space="0" w:color="auto"/>
                        <w:bottom w:val="none" w:sz="0" w:space="0" w:color="auto"/>
                        <w:right w:val="none" w:sz="0" w:space="0" w:color="auto"/>
                      </w:divBdr>
                    </w:div>
                  </w:divsChild>
                </w:div>
                <w:div w:id="1387679460">
                  <w:marLeft w:val="0"/>
                  <w:marRight w:val="0"/>
                  <w:marTop w:val="0"/>
                  <w:marBottom w:val="0"/>
                  <w:divBdr>
                    <w:top w:val="single" w:sz="2" w:space="1" w:color="FFFFFF"/>
                    <w:left w:val="single" w:sz="2" w:space="12" w:color="FFFFFF"/>
                    <w:bottom w:val="single" w:sz="2" w:space="1" w:color="FFFFFF"/>
                    <w:right w:val="single" w:sz="2" w:space="4" w:color="FFFFFF"/>
                  </w:divBdr>
                  <w:divsChild>
                    <w:div w:id="1671979634">
                      <w:marLeft w:val="0"/>
                      <w:marRight w:val="0"/>
                      <w:marTop w:val="0"/>
                      <w:marBottom w:val="0"/>
                      <w:divBdr>
                        <w:top w:val="none" w:sz="0" w:space="0" w:color="auto"/>
                        <w:left w:val="none" w:sz="0" w:space="0" w:color="auto"/>
                        <w:bottom w:val="none" w:sz="0" w:space="0" w:color="auto"/>
                        <w:right w:val="none" w:sz="0" w:space="0" w:color="auto"/>
                      </w:divBdr>
                    </w:div>
                  </w:divsChild>
                </w:div>
                <w:div w:id="1431002604">
                  <w:marLeft w:val="0"/>
                  <w:marRight w:val="0"/>
                  <w:marTop w:val="0"/>
                  <w:marBottom w:val="0"/>
                  <w:divBdr>
                    <w:top w:val="single" w:sz="2" w:space="1" w:color="FFFFFF"/>
                    <w:left w:val="single" w:sz="2" w:space="12" w:color="FFFFFF"/>
                    <w:bottom w:val="single" w:sz="2" w:space="1" w:color="FFFFFF"/>
                    <w:right w:val="single" w:sz="2" w:space="4" w:color="FFFFFF"/>
                  </w:divBdr>
                  <w:divsChild>
                    <w:div w:id="261498818">
                      <w:marLeft w:val="0"/>
                      <w:marRight w:val="0"/>
                      <w:marTop w:val="0"/>
                      <w:marBottom w:val="0"/>
                      <w:divBdr>
                        <w:top w:val="none" w:sz="0" w:space="0" w:color="auto"/>
                        <w:left w:val="none" w:sz="0" w:space="0" w:color="auto"/>
                        <w:bottom w:val="none" w:sz="0" w:space="0" w:color="auto"/>
                        <w:right w:val="none" w:sz="0" w:space="0" w:color="auto"/>
                      </w:divBdr>
                    </w:div>
                  </w:divsChild>
                </w:div>
                <w:div w:id="1214805451">
                  <w:marLeft w:val="0"/>
                  <w:marRight w:val="0"/>
                  <w:marTop w:val="0"/>
                  <w:marBottom w:val="0"/>
                  <w:divBdr>
                    <w:top w:val="single" w:sz="2" w:space="1" w:color="FFFFFF"/>
                    <w:left w:val="single" w:sz="2" w:space="12" w:color="FFFFFF"/>
                    <w:bottom w:val="single" w:sz="2" w:space="1" w:color="FFFFFF"/>
                    <w:right w:val="single" w:sz="2" w:space="4" w:color="FFFFFF"/>
                  </w:divBdr>
                  <w:divsChild>
                    <w:div w:id="1000162364">
                      <w:marLeft w:val="0"/>
                      <w:marRight w:val="0"/>
                      <w:marTop w:val="0"/>
                      <w:marBottom w:val="0"/>
                      <w:divBdr>
                        <w:top w:val="none" w:sz="0" w:space="0" w:color="auto"/>
                        <w:left w:val="none" w:sz="0" w:space="0" w:color="auto"/>
                        <w:bottom w:val="none" w:sz="0" w:space="0" w:color="auto"/>
                        <w:right w:val="none" w:sz="0" w:space="0" w:color="auto"/>
                      </w:divBdr>
                    </w:div>
                  </w:divsChild>
                </w:div>
                <w:div w:id="1681195859">
                  <w:marLeft w:val="0"/>
                  <w:marRight w:val="0"/>
                  <w:marTop w:val="0"/>
                  <w:marBottom w:val="0"/>
                  <w:divBdr>
                    <w:top w:val="single" w:sz="2" w:space="1" w:color="FFFFFF"/>
                    <w:left w:val="single" w:sz="2" w:space="12" w:color="FFFFFF"/>
                    <w:bottom w:val="single" w:sz="2" w:space="1" w:color="FFFFFF"/>
                    <w:right w:val="single" w:sz="2" w:space="4" w:color="FFFFFF"/>
                  </w:divBdr>
                  <w:divsChild>
                    <w:div w:id="141435569">
                      <w:marLeft w:val="0"/>
                      <w:marRight w:val="0"/>
                      <w:marTop w:val="0"/>
                      <w:marBottom w:val="0"/>
                      <w:divBdr>
                        <w:top w:val="none" w:sz="0" w:space="0" w:color="auto"/>
                        <w:left w:val="none" w:sz="0" w:space="0" w:color="auto"/>
                        <w:bottom w:val="none" w:sz="0" w:space="0" w:color="auto"/>
                        <w:right w:val="none" w:sz="0" w:space="0" w:color="auto"/>
                      </w:divBdr>
                    </w:div>
                  </w:divsChild>
                </w:div>
                <w:div w:id="1809591324">
                  <w:marLeft w:val="0"/>
                  <w:marRight w:val="0"/>
                  <w:marTop w:val="0"/>
                  <w:marBottom w:val="0"/>
                  <w:divBdr>
                    <w:top w:val="single" w:sz="2" w:space="1" w:color="FFFFFF"/>
                    <w:left w:val="single" w:sz="2" w:space="12" w:color="FFFFFF"/>
                    <w:bottom w:val="single" w:sz="2" w:space="1" w:color="FFFFFF"/>
                    <w:right w:val="single" w:sz="2" w:space="4" w:color="FFFFFF"/>
                  </w:divBdr>
                  <w:divsChild>
                    <w:div w:id="370810741">
                      <w:marLeft w:val="0"/>
                      <w:marRight w:val="0"/>
                      <w:marTop w:val="0"/>
                      <w:marBottom w:val="0"/>
                      <w:divBdr>
                        <w:top w:val="none" w:sz="0" w:space="0" w:color="auto"/>
                        <w:left w:val="none" w:sz="0" w:space="0" w:color="auto"/>
                        <w:bottom w:val="none" w:sz="0" w:space="0" w:color="auto"/>
                        <w:right w:val="none" w:sz="0" w:space="0" w:color="auto"/>
                      </w:divBdr>
                    </w:div>
                  </w:divsChild>
                </w:div>
                <w:div w:id="51083744">
                  <w:marLeft w:val="0"/>
                  <w:marRight w:val="0"/>
                  <w:marTop w:val="0"/>
                  <w:marBottom w:val="0"/>
                  <w:divBdr>
                    <w:top w:val="single" w:sz="2" w:space="1" w:color="FFFFFF"/>
                    <w:left w:val="single" w:sz="2" w:space="12" w:color="FFFFFF"/>
                    <w:bottom w:val="single" w:sz="2" w:space="1" w:color="FFFFFF"/>
                    <w:right w:val="single" w:sz="2" w:space="4" w:color="FFFFFF"/>
                  </w:divBdr>
                  <w:divsChild>
                    <w:div w:id="807356528">
                      <w:marLeft w:val="0"/>
                      <w:marRight w:val="0"/>
                      <w:marTop w:val="0"/>
                      <w:marBottom w:val="0"/>
                      <w:divBdr>
                        <w:top w:val="none" w:sz="0" w:space="0" w:color="auto"/>
                        <w:left w:val="none" w:sz="0" w:space="0" w:color="auto"/>
                        <w:bottom w:val="none" w:sz="0" w:space="0" w:color="auto"/>
                        <w:right w:val="none" w:sz="0" w:space="0" w:color="auto"/>
                      </w:divBdr>
                    </w:div>
                  </w:divsChild>
                </w:div>
                <w:div w:id="1636719055">
                  <w:marLeft w:val="0"/>
                  <w:marRight w:val="0"/>
                  <w:marTop w:val="0"/>
                  <w:marBottom w:val="0"/>
                  <w:divBdr>
                    <w:top w:val="single" w:sz="2" w:space="1" w:color="FFFFFF"/>
                    <w:left w:val="single" w:sz="2" w:space="12" w:color="FFFFFF"/>
                    <w:bottom w:val="single" w:sz="2" w:space="1" w:color="FFFFFF"/>
                    <w:right w:val="single" w:sz="2" w:space="4" w:color="FFFFFF"/>
                  </w:divBdr>
                  <w:divsChild>
                    <w:div w:id="1144084705">
                      <w:marLeft w:val="0"/>
                      <w:marRight w:val="0"/>
                      <w:marTop w:val="0"/>
                      <w:marBottom w:val="0"/>
                      <w:divBdr>
                        <w:top w:val="none" w:sz="0" w:space="0" w:color="auto"/>
                        <w:left w:val="none" w:sz="0" w:space="0" w:color="auto"/>
                        <w:bottom w:val="none" w:sz="0" w:space="0" w:color="auto"/>
                        <w:right w:val="none" w:sz="0" w:space="0" w:color="auto"/>
                      </w:divBdr>
                    </w:div>
                  </w:divsChild>
                </w:div>
                <w:div w:id="201330940">
                  <w:marLeft w:val="0"/>
                  <w:marRight w:val="0"/>
                  <w:marTop w:val="0"/>
                  <w:marBottom w:val="0"/>
                  <w:divBdr>
                    <w:top w:val="single" w:sz="2" w:space="1" w:color="FFFFFF"/>
                    <w:left w:val="single" w:sz="2" w:space="12" w:color="FFFFFF"/>
                    <w:bottom w:val="single" w:sz="2" w:space="1" w:color="FFFFFF"/>
                    <w:right w:val="single" w:sz="2" w:space="4" w:color="FFFFFF"/>
                  </w:divBdr>
                  <w:divsChild>
                    <w:div w:id="2140831012">
                      <w:marLeft w:val="0"/>
                      <w:marRight w:val="0"/>
                      <w:marTop w:val="0"/>
                      <w:marBottom w:val="0"/>
                      <w:divBdr>
                        <w:top w:val="none" w:sz="0" w:space="0" w:color="auto"/>
                        <w:left w:val="none" w:sz="0" w:space="0" w:color="auto"/>
                        <w:bottom w:val="none" w:sz="0" w:space="0" w:color="auto"/>
                        <w:right w:val="none" w:sz="0" w:space="0" w:color="auto"/>
                      </w:divBdr>
                    </w:div>
                  </w:divsChild>
                </w:div>
                <w:div w:id="1781492360">
                  <w:marLeft w:val="0"/>
                  <w:marRight w:val="0"/>
                  <w:marTop w:val="0"/>
                  <w:marBottom w:val="0"/>
                  <w:divBdr>
                    <w:top w:val="single" w:sz="2" w:space="1" w:color="FFFFFF"/>
                    <w:left w:val="single" w:sz="2" w:space="12" w:color="FFFFFF"/>
                    <w:bottom w:val="single" w:sz="2" w:space="1" w:color="FFFFFF"/>
                    <w:right w:val="single" w:sz="2" w:space="4" w:color="FFFFFF"/>
                  </w:divBdr>
                  <w:divsChild>
                    <w:div w:id="290282869">
                      <w:marLeft w:val="0"/>
                      <w:marRight w:val="0"/>
                      <w:marTop w:val="0"/>
                      <w:marBottom w:val="0"/>
                      <w:divBdr>
                        <w:top w:val="none" w:sz="0" w:space="0" w:color="auto"/>
                        <w:left w:val="none" w:sz="0" w:space="0" w:color="auto"/>
                        <w:bottom w:val="none" w:sz="0" w:space="0" w:color="auto"/>
                        <w:right w:val="none" w:sz="0" w:space="0" w:color="auto"/>
                      </w:divBdr>
                    </w:div>
                  </w:divsChild>
                </w:div>
                <w:div w:id="718406224">
                  <w:marLeft w:val="0"/>
                  <w:marRight w:val="0"/>
                  <w:marTop w:val="0"/>
                  <w:marBottom w:val="0"/>
                  <w:divBdr>
                    <w:top w:val="single" w:sz="2" w:space="1" w:color="FFFFFF"/>
                    <w:left w:val="single" w:sz="2" w:space="12" w:color="FFFFFF"/>
                    <w:bottom w:val="single" w:sz="2" w:space="1" w:color="FFFFFF"/>
                    <w:right w:val="single" w:sz="2" w:space="4" w:color="FFFFFF"/>
                  </w:divBdr>
                  <w:divsChild>
                    <w:div w:id="2076081942">
                      <w:marLeft w:val="0"/>
                      <w:marRight w:val="0"/>
                      <w:marTop w:val="0"/>
                      <w:marBottom w:val="0"/>
                      <w:divBdr>
                        <w:top w:val="none" w:sz="0" w:space="0" w:color="auto"/>
                        <w:left w:val="none" w:sz="0" w:space="0" w:color="auto"/>
                        <w:bottom w:val="none" w:sz="0" w:space="0" w:color="auto"/>
                        <w:right w:val="none" w:sz="0" w:space="0" w:color="auto"/>
                      </w:divBdr>
                    </w:div>
                  </w:divsChild>
                </w:div>
                <w:div w:id="1500073140">
                  <w:marLeft w:val="0"/>
                  <w:marRight w:val="0"/>
                  <w:marTop w:val="0"/>
                  <w:marBottom w:val="0"/>
                  <w:divBdr>
                    <w:top w:val="single" w:sz="2" w:space="1" w:color="FFFFFF"/>
                    <w:left w:val="single" w:sz="2" w:space="12" w:color="FFFFFF"/>
                    <w:bottom w:val="single" w:sz="2" w:space="1" w:color="FFFFFF"/>
                    <w:right w:val="single" w:sz="2" w:space="4" w:color="FFFFFF"/>
                  </w:divBdr>
                  <w:divsChild>
                    <w:div w:id="1225142751">
                      <w:marLeft w:val="0"/>
                      <w:marRight w:val="0"/>
                      <w:marTop w:val="0"/>
                      <w:marBottom w:val="0"/>
                      <w:divBdr>
                        <w:top w:val="none" w:sz="0" w:space="0" w:color="auto"/>
                        <w:left w:val="none" w:sz="0" w:space="0" w:color="auto"/>
                        <w:bottom w:val="none" w:sz="0" w:space="0" w:color="auto"/>
                        <w:right w:val="none" w:sz="0" w:space="0" w:color="auto"/>
                      </w:divBdr>
                    </w:div>
                  </w:divsChild>
                </w:div>
                <w:div w:id="407188841">
                  <w:marLeft w:val="0"/>
                  <w:marRight w:val="0"/>
                  <w:marTop w:val="0"/>
                  <w:marBottom w:val="0"/>
                  <w:divBdr>
                    <w:top w:val="single" w:sz="2" w:space="1" w:color="FFFFFF"/>
                    <w:left w:val="single" w:sz="2" w:space="12" w:color="FFFFFF"/>
                    <w:bottom w:val="single" w:sz="2" w:space="1" w:color="FFFFFF"/>
                    <w:right w:val="single" w:sz="2" w:space="4" w:color="FFFFFF"/>
                  </w:divBdr>
                  <w:divsChild>
                    <w:div w:id="753403898">
                      <w:marLeft w:val="0"/>
                      <w:marRight w:val="0"/>
                      <w:marTop w:val="0"/>
                      <w:marBottom w:val="0"/>
                      <w:divBdr>
                        <w:top w:val="none" w:sz="0" w:space="0" w:color="auto"/>
                        <w:left w:val="none" w:sz="0" w:space="0" w:color="auto"/>
                        <w:bottom w:val="none" w:sz="0" w:space="0" w:color="auto"/>
                        <w:right w:val="none" w:sz="0" w:space="0" w:color="auto"/>
                      </w:divBdr>
                    </w:div>
                  </w:divsChild>
                </w:div>
                <w:div w:id="2010405304">
                  <w:marLeft w:val="0"/>
                  <w:marRight w:val="0"/>
                  <w:marTop w:val="0"/>
                  <w:marBottom w:val="0"/>
                  <w:divBdr>
                    <w:top w:val="single" w:sz="2" w:space="1" w:color="FFFFFF"/>
                    <w:left w:val="single" w:sz="2" w:space="12" w:color="FFFFFF"/>
                    <w:bottom w:val="single" w:sz="2" w:space="1" w:color="FFFFFF"/>
                    <w:right w:val="single" w:sz="2" w:space="4" w:color="FFFFFF"/>
                  </w:divBdr>
                  <w:divsChild>
                    <w:div w:id="616525291">
                      <w:marLeft w:val="0"/>
                      <w:marRight w:val="0"/>
                      <w:marTop w:val="0"/>
                      <w:marBottom w:val="0"/>
                      <w:divBdr>
                        <w:top w:val="none" w:sz="0" w:space="0" w:color="auto"/>
                        <w:left w:val="none" w:sz="0" w:space="0" w:color="auto"/>
                        <w:bottom w:val="none" w:sz="0" w:space="0" w:color="auto"/>
                        <w:right w:val="none" w:sz="0" w:space="0" w:color="auto"/>
                      </w:divBdr>
                    </w:div>
                  </w:divsChild>
                </w:div>
                <w:div w:id="489947622">
                  <w:marLeft w:val="0"/>
                  <w:marRight w:val="0"/>
                  <w:marTop w:val="0"/>
                  <w:marBottom w:val="0"/>
                  <w:divBdr>
                    <w:top w:val="single" w:sz="2" w:space="1" w:color="FFFFFF"/>
                    <w:left w:val="single" w:sz="2" w:space="12" w:color="FFFFFF"/>
                    <w:bottom w:val="single" w:sz="2" w:space="1" w:color="FFFFFF"/>
                    <w:right w:val="single" w:sz="2" w:space="4" w:color="FFFFFF"/>
                  </w:divBdr>
                  <w:divsChild>
                    <w:div w:id="391732685">
                      <w:marLeft w:val="0"/>
                      <w:marRight w:val="0"/>
                      <w:marTop w:val="0"/>
                      <w:marBottom w:val="0"/>
                      <w:divBdr>
                        <w:top w:val="none" w:sz="0" w:space="0" w:color="auto"/>
                        <w:left w:val="none" w:sz="0" w:space="0" w:color="auto"/>
                        <w:bottom w:val="none" w:sz="0" w:space="0" w:color="auto"/>
                        <w:right w:val="none" w:sz="0" w:space="0" w:color="auto"/>
                      </w:divBdr>
                    </w:div>
                  </w:divsChild>
                </w:div>
                <w:div w:id="1346321171">
                  <w:marLeft w:val="0"/>
                  <w:marRight w:val="0"/>
                  <w:marTop w:val="0"/>
                  <w:marBottom w:val="0"/>
                  <w:divBdr>
                    <w:top w:val="single" w:sz="2" w:space="1" w:color="FFFFFF"/>
                    <w:left w:val="single" w:sz="2" w:space="12" w:color="FFFFFF"/>
                    <w:bottom w:val="single" w:sz="2" w:space="1" w:color="FFFFFF"/>
                    <w:right w:val="single" w:sz="2" w:space="4" w:color="FFFFFF"/>
                  </w:divBdr>
                  <w:divsChild>
                    <w:div w:id="1670795408">
                      <w:marLeft w:val="0"/>
                      <w:marRight w:val="0"/>
                      <w:marTop w:val="0"/>
                      <w:marBottom w:val="0"/>
                      <w:divBdr>
                        <w:top w:val="none" w:sz="0" w:space="0" w:color="auto"/>
                        <w:left w:val="none" w:sz="0" w:space="0" w:color="auto"/>
                        <w:bottom w:val="none" w:sz="0" w:space="0" w:color="auto"/>
                        <w:right w:val="none" w:sz="0" w:space="0" w:color="auto"/>
                      </w:divBdr>
                    </w:div>
                  </w:divsChild>
                </w:div>
                <w:div w:id="602759643">
                  <w:marLeft w:val="0"/>
                  <w:marRight w:val="0"/>
                  <w:marTop w:val="0"/>
                  <w:marBottom w:val="0"/>
                  <w:divBdr>
                    <w:top w:val="single" w:sz="2" w:space="1" w:color="FFFFFF"/>
                    <w:left w:val="single" w:sz="2" w:space="12" w:color="FFFFFF"/>
                    <w:bottom w:val="single" w:sz="2" w:space="1" w:color="FFFFFF"/>
                    <w:right w:val="single" w:sz="2" w:space="4" w:color="FFFFFF"/>
                  </w:divBdr>
                  <w:divsChild>
                    <w:div w:id="1554079908">
                      <w:marLeft w:val="0"/>
                      <w:marRight w:val="0"/>
                      <w:marTop w:val="0"/>
                      <w:marBottom w:val="0"/>
                      <w:divBdr>
                        <w:top w:val="none" w:sz="0" w:space="0" w:color="auto"/>
                        <w:left w:val="none" w:sz="0" w:space="0" w:color="auto"/>
                        <w:bottom w:val="none" w:sz="0" w:space="0" w:color="auto"/>
                        <w:right w:val="none" w:sz="0" w:space="0" w:color="auto"/>
                      </w:divBdr>
                    </w:div>
                  </w:divsChild>
                </w:div>
                <w:div w:id="750740736">
                  <w:marLeft w:val="0"/>
                  <w:marRight w:val="0"/>
                  <w:marTop w:val="0"/>
                  <w:marBottom w:val="0"/>
                  <w:divBdr>
                    <w:top w:val="single" w:sz="2" w:space="1" w:color="FFFFFF"/>
                    <w:left w:val="single" w:sz="2" w:space="12" w:color="FFFFFF"/>
                    <w:bottom w:val="single" w:sz="2" w:space="1" w:color="FFFFFF"/>
                    <w:right w:val="single" w:sz="2" w:space="4" w:color="FFFFFF"/>
                  </w:divBdr>
                  <w:divsChild>
                    <w:div w:id="591670420">
                      <w:marLeft w:val="0"/>
                      <w:marRight w:val="0"/>
                      <w:marTop w:val="0"/>
                      <w:marBottom w:val="0"/>
                      <w:divBdr>
                        <w:top w:val="none" w:sz="0" w:space="0" w:color="auto"/>
                        <w:left w:val="none" w:sz="0" w:space="0" w:color="auto"/>
                        <w:bottom w:val="none" w:sz="0" w:space="0" w:color="auto"/>
                        <w:right w:val="none" w:sz="0" w:space="0" w:color="auto"/>
                      </w:divBdr>
                    </w:div>
                  </w:divsChild>
                </w:div>
                <w:div w:id="2015566698">
                  <w:marLeft w:val="0"/>
                  <w:marRight w:val="0"/>
                  <w:marTop w:val="0"/>
                  <w:marBottom w:val="0"/>
                  <w:divBdr>
                    <w:top w:val="single" w:sz="2" w:space="1" w:color="FFFFFF"/>
                    <w:left w:val="single" w:sz="2" w:space="12" w:color="FFFFFF"/>
                    <w:bottom w:val="single" w:sz="2" w:space="1" w:color="FFFFFF"/>
                    <w:right w:val="single" w:sz="2" w:space="4" w:color="FFFFFF"/>
                  </w:divBdr>
                  <w:divsChild>
                    <w:div w:id="1582255743">
                      <w:marLeft w:val="0"/>
                      <w:marRight w:val="0"/>
                      <w:marTop w:val="0"/>
                      <w:marBottom w:val="0"/>
                      <w:divBdr>
                        <w:top w:val="none" w:sz="0" w:space="0" w:color="auto"/>
                        <w:left w:val="none" w:sz="0" w:space="0" w:color="auto"/>
                        <w:bottom w:val="none" w:sz="0" w:space="0" w:color="auto"/>
                        <w:right w:val="none" w:sz="0" w:space="0" w:color="auto"/>
                      </w:divBdr>
                    </w:div>
                  </w:divsChild>
                </w:div>
                <w:div w:id="299966909">
                  <w:marLeft w:val="0"/>
                  <w:marRight w:val="0"/>
                  <w:marTop w:val="0"/>
                  <w:marBottom w:val="0"/>
                  <w:divBdr>
                    <w:top w:val="single" w:sz="2" w:space="1" w:color="FFFFFF"/>
                    <w:left w:val="single" w:sz="2" w:space="12" w:color="FFFFFF"/>
                    <w:bottom w:val="single" w:sz="2" w:space="1" w:color="FFFFFF"/>
                    <w:right w:val="single" w:sz="2" w:space="4" w:color="FFFFFF"/>
                  </w:divBdr>
                  <w:divsChild>
                    <w:div w:id="1224412858">
                      <w:marLeft w:val="0"/>
                      <w:marRight w:val="0"/>
                      <w:marTop w:val="0"/>
                      <w:marBottom w:val="0"/>
                      <w:divBdr>
                        <w:top w:val="none" w:sz="0" w:space="0" w:color="auto"/>
                        <w:left w:val="none" w:sz="0" w:space="0" w:color="auto"/>
                        <w:bottom w:val="none" w:sz="0" w:space="0" w:color="auto"/>
                        <w:right w:val="none" w:sz="0" w:space="0" w:color="auto"/>
                      </w:divBdr>
                    </w:div>
                  </w:divsChild>
                </w:div>
                <w:div w:id="264579326">
                  <w:marLeft w:val="0"/>
                  <w:marRight w:val="0"/>
                  <w:marTop w:val="0"/>
                  <w:marBottom w:val="0"/>
                  <w:divBdr>
                    <w:top w:val="single" w:sz="2" w:space="1" w:color="FFFFFF"/>
                    <w:left w:val="single" w:sz="2" w:space="12" w:color="FFFFFF"/>
                    <w:bottom w:val="single" w:sz="2" w:space="1" w:color="FFFFFF"/>
                    <w:right w:val="single" w:sz="2" w:space="4" w:color="FFFFFF"/>
                  </w:divBdr>
                  <w:divsChild>
                    <w:div w:id="1510296258">
                      <w:marLeft w:val="0"/>
                      <w:marRight w:val="0"/>
                      <w:marTop w:val="0"/>
                      <w:marBottom w:val="0"/>
                      <w:divBdr>
                        <w:top w:val="none" w:sz="0" w:space="0" w:color="auto"/>
                        <w:left w:val="none" w:sz="0" w:space="0" w:color="auto"/>
                        <w:bottom w:val="none" w:sz="0" w:space="0" w:color="auto"/>
                        <w:right w:val="none" w:sz="0" w:space="0" w:color="auto"/>
                      </w:divBdr>
                    </w:div>
                  </w:divsChild>
                </w:div>
                <w:div w:id="1992247572">
                  <w:marLeft w:val="0"/>
                  <w:marRight w:val="0"/>
                  <w:marTop w:val="0"/>
                  <w:marBottom w:val="0"/>
                  <w:divBdr>
                    <w:top w:val="single" w:sz="2" w:space="1" w:color="FFFFFF"/>
                    <w:left w:val="single" w:sz="2" w:space="12" w:color="FFFFFF"/>
                    <w:bottom w:val="single" w:sz="2" w:space="1" w:color="FFFFFF"/>
                    <w:right w:val="single" w:sz="2" w:space="4" w:color="FFFFFF"/>
                  </w:divBdr>
                  <w:divsChild>
                    <w:div w:id="468204925">
                      <w:marLeft w:val="0"/>
                      <w:marRight w:val="0"/>
                      <w:marTop w:val="0"/>
                      <w:marBottom w:val="0"/>
                      <w:divBdr>
                        <w:top w:val="none" w:sz="0" w:space="0" w:color="auto"/>
                        <w:left w:val="none" w:sz="0" w:space="0" w:color="auto"/>
                        <w:bottom w:val="none" w:sz="0" w:space="0" w:color="auto"/>
                        <w:right w:val="none" w:sz="0" w:space="0" w:color="auto"/>
                      </w:divBdr>
                    </w:div>
                  </w:divsChild>
                </w:div>
                <w:div w:id="517431443">
                  <w:marLeft w:val="0"/>
                  <w:marRight w:val="0"/>
                  <w:marTop w:val="0"/>
                  <w:marBottom w:val="0"/>
                  <w:divBdr>
                    <w:top w:val="single" w:sz="2" w:space="1" w:color="FFFFFF"/>
                    <w:left w:val="single" w:sz="2" w:space="12" w:color="FFFFFF"/>
                    <w:bottom w:val="single" w:sz="2" w:space="1" w:color="FFFFFF"/>
                    <w:right w:val="single" w:sz="2" w:space="4" w:color="FFFFFF"/>
                  </w:divBdr>
                  <w:divsChild>
                    <w:div w:id="763497540">
                      <w:marLeft w:val="0"/>
                      <w:marRight w:val="0"/>
                      <w:marTop w:val="0"/>
                      <w:marBottom w:val="0"/>
                      <w:divBdr>
                        <w:top w:val="none" w:sz="0" w:space="0" w:color="auto"/>
                        <w:left w:val="none" w:sz="0" w:space="0" w:color="auto"/>
                        <w:bottom w:val="none" w:sz="0" w:space="0" w:color="auto"/>
                        <w:right w:val="none" w:sz="0" w:space="0" w:color="auto"/>
                      </w:divBdr>
                    </w:div>
                  </w:divsChild>
                </w:div>
                <w:div w:id="1614820768">
                  <w:marLeft w:val="0"/>
                  <w:marRight w:val="0"/>
                  <w:marTop w:val="0"/>
                  <w:marBottom w:val="0"/>
                  <w:divBdr>
                    <w:top w:val="single" w:sz="2" w:space="1" w:color="FFFFFF"/>
                    <w:left w:val="single" w:sz="2" w:space="12" w:color="FFFFFF"/>
                    <w:bottom w:val="single" w:sz="2" w:space="4" w:color="FFFFFF"/>
                    <w:right w:val="single" w:sz="2" w:space="4" w:color="FFFFFF"/>
                  </w:divBdr>
                  <w:divsChild>
                    <w:div w:id="241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518600">
      <w:bodyDiv w:val="1"/>
      <w:marLeft w:val="0"/>
      <w:marRight w:val="0"/>
      <w:marTop w:val="0"/>
      <w:marBottom w:val="0"/>
      <w:divBdr>
        <w:top w:val="none" w:sz="0" w:space="0" w:color="auto"/>
        <w:left w:val="none" w:sz="0" w:space="0" w:color="auto"/>
        <w:bottom w:val="none" w:sz="0" w:space="0" w:color="auto"/>
        <w:right w:val="none" w:sz="0" w:space="0" w:color="auto"/>
      </w:divBdr>
      <w:divsChild>
        <w:div w:id="1110659182">
          <w:marLeft w:val="0"/>
          <w:marRight w:val="0"/>
          <w:marTop w:val="0"/>
          <w:marBottom w:val="0"/>
          <w:divBdr>
            <w:top w:val="none" w:sz="0" w:space="0" w:color="auto"/>
            <w:left w:val="none" w:sz="0" w:space="0" w:color="auto"/>
            <w:bottom w:val="none" w:sz="0" w:space="0" w:color="auto"/>
            <w:right w:val="none" w:sz="0" w:space="0" w:color="auto"/>
          </w:divBdr>
        </w:div>
        <w:div w:id="372383328">
          <w:marLeft w:val="0"/>
          <w:marRight w:val="0"/>
          <w:marTop w:val="0"/>
          <w:marBottom w:val="335"/>
          <w:divBdr>
            <w:top w:val="none" w:sz="0" w:space="0" w:color="auto"/>
            <w:left w:val="none" w:sz="0" w:space="0" w:color="auto"/>
            <w:bottom w:val="none" w:sz="0" w:space="0" w:color="auto"/>
            <w:right w:val="none" w:sz="0" w:space="0" w:color="auto"/>
          </w:divBdr>
          <w:divsChild>
            <w:div w:id="1915696826">
              <w:marLeft w:val="0"/>
              <w:marRight w:val="0"/>
              <w:marTop w:val="0"/>
              <w:marBottom w:val="0"/>
              <w:divBdr>
                <w:top w:val="none" w:sz="0" w:space="0" w:color="auto"/>
                <w:left w:val="none" w:sz="0" w:space="0" w:color="auto"/>
                <w:bottom w:val="none" w:sz="0" w:space="0" w:color="auto"/>
                <w:right w:val="none" w:sz="0" w:space="0" w:color="auto"/>
              </w:divBdr>
              <w:divsChild>
                <w:div w:id="1467040812">
                  <w:marLeft w:val="0"/>
                  <w:marRight w:val="0"/>
                  <w:marTop w:val="0"/>
                  <w:marBottom w:val="0"/>
                  <w:divBdr>
                    <w:top w:val="single" w:sz="2" w:space="4" w:color="FFFFFF"/>
                    <w:left w:val="single" w:sz="2" w:space="12" w:color="FFFFFF"/>
                    <w:bottom w:val="single" w:sz="2" w:space="1" w:color="FFFFFF"/>
                    <w:right w:val="single" w:sz="2" w:space="4" w:color="FFFFFF"/>
                  </w:divBdr>
                  <w:divsChild>
                    <w:div w:id="977144405">
                      <w:marLeft w:val="0"/>
                      <w:marRight w:val="0"/>
                      <w:marTop w:val="0"/>
                      <w:marBottom w:val="0"/>
                      <w:divBdr>
                        <w:top w:val="none" w:sz="0" w:space="0" w:color="auto"/>
                        <w:left w:val="none" w:sz="0" w:space="0" w:color="auto"/>
                        <w:bottom w:val="none" w:sz="0" w:space="0" w:color="auto"/>
                        <w:right w:val="none" w:sz="0" w:space="0" w:color="auto"/>
                      </w:divBdr>
                    </w:div>
                  </w:divsChild>
                </w:div>
                <w:div w:id="1349217742">
                  <w:marLeft w:val="0"/>
                  <w:marRight w:val="0"/>
                  <w:marTop w:val="0"/>
                  <w:marBottom w:val="0"/>
                  <w:divBdr>
                    <w:top w:val="single" w:sz="2" w:space="1" w:color="FFFFFF"/>
                    <w:left w:val="single" w:sz="2" w:space="12" w:color="FFFFFF"/>
                    <w:bottom w:val="single" w:sz="2" w:space="1" w:color="FFFFFF"/>
                    <w:right w:val="single" w:sz="2" w:space="4" w:color="FFFFFF"/>
                  </w:divBdr>
                  <w:divsChild>
                    <w:div w:id="1746342832">
                      <w:marLeft w:val="0"/>
                      <w:marRight w:val="0"/>
                      <w:marTop w:val="0"/>
                      <w:marBottom w:val="0"/>
                      <w:divBdr>
                        <w:top w:val="none" w:sz="0" w:space="0" w:color="auto"/>
                        <w:left w:val="none" w:sz="0" w:space="0" w:color="auto"/>
                        <w:bottom w:val="none" w:sz="0" w:space="0" w:color="auto"/>
                        <w:right w:val="none" w:sz="0" w:space="0" w:color="auto"/>
                      </w:divBdr>
                    </w:div>
                  </w:divsChild>
                </w:div>
                <w:div w:id="1810827322">
                  <w:marLeft w:val="0"/>
                  <w:marRight w:val="0"/>
                  <w:marTop w:val="0"/>
                  <w:marBottom w:val="0"/>
                  <w:divBdr>
                    <w:top w:val="single" w:sz="2" w:space="1" w:color="FFFFFF"/>
                    <w:left w:val="single" w:sz="2" w:space="12" w:color="FFFFFF"/>
                    <w:bottom w:val="single" w:sz="2" w:space="1" w:color="FFFFFF"/>
                    <w:right w:val="single" w:sz="2" w:space="4" w:color="FFFFFF"/>
                  </w:divBdr>
                  <w:divsChild>
                    <w:div w:id="339744762">
                      <w:marLeft w:val="0"/>
                      <w:marRight w:val="0"/>
                      <w:marTop w:val="0"/>
                      <w:marBottom w:val="0"/>
                      <w:divBdr>
                        <w:top w:val="none" w:sz="0" w:space="0" w:color="auto"/>
                        <w:left w:val="none" w:sz="0" w:space="0" w:color="auto"/>
                        <w:bottom w:val="none" w:sz="0" w:space="0" w:color="auto"/>
                        <w:right w:val="none" w:sz="0" w:space="0" w:color="auto"/>
                      </w:divBdr>
                    </w:div>
                  </w:divsChild>
                </w:div>
                <w:div w:id="1050687113">
                  <w:marLeft w:val="0"/>
                  <w:marRight w:val="0"/>
                  <w:marTop w:val="0"/>
                  <w:marBottom w:val="0"/>
                  <w:divBdr>
                    <w:top w:val="single" w:sz="2" w:space="1" w:color="FFFFFF"/>
                    <w:left w:val="single" w:sz="2" w:space="12" w:color="FFFFFF"/>
                    <w:bottom w:val="single" w:sz="2" w:space="1" w:color="FFFFFF"/>
                    <w:right w:val="single" w:sz="2" w:space="4" w:color="FFFFFF"/>
                  </w:divBdr>
                  <w:divsChild>
                    <w:div w:id="531111996">
                      <w:marLeft w:val="0"/>
                      <w:marRight w:val="0"/>
                      <w:marTop w:val="0"/>
                      <w:marBottom w:val="0"/>
                      <w:divBdr>
                        <w:top w:val="none" w:sz="0" w:space="0" w:color="auto"/>
                        <w:left w:val="none" w:sz="0" w:space="0" w:color="auto"/>
                        <w:bottom w:val="none" w:sz="0" w:space="0" w:color="auto"/>
                        <w:right w:val="none" w:sz="0" w:space="0" w:color="auto"/>
                      </w:divBdr>
                    </w:div>
                  </w:divsChild>
                </w:div>
                <w:div w:id="1213688345">
                  <w:marLeft w:val="0"/>
                  <w:marRight w:val="0"/>
                  <w:marTop w:val="0"/>
                  <w:marBottom w:val="0"/>
                  <w:divBdr>
                    <w:top w:val="single" w:sz="2" w:space="1" w:color="FFFFFF"/>
                    <w:left w:val="single" w:sz="2" w:space="12" w:color="FFFFFF"/>
                    <w:bottom w:val="single" w:sz="2" w:space="1" w:color="FFFFFF"/>
                    <w:right w:val="single" w:sz="2" w:space="4" w:color="FFFFFF"/>
                  </w:divBdr>
                  <w:divsChild>
                    <w:div w:id="1335112586">
                      <w:marLeft w:val="0"/>
                      <w:marRight w:val="0"/>
                      <w:marTop w:val="0"/>
                      <w:marBottom w:val="0"/>
                      <w:divBdr>
                        <w:top w:val="none" w:sz="0" w:space="0" w:color="auto"/>
                        <w:left w:val="none" w:sz="0" w:space="0" w:color="auto"/>
                        <w:bottom w:val="none" w:sz="0" w:space="0" w:color="auto"/>
                        <w:right w:val="none" w:sz="0" w:space="0" w:color="auto"/>
                      </w:divBdr>
                    </w:div>
                  </w:divsChild>
                </w:div>
                <w:div w:id="655501551">
                  <w:marLeft w:val="0"/>
                  <w:marRight w:val="0"/>
                  <w:marTop w:val="0"/>
                  <w:marBottom w:val="0"/>
                  <w:divBdr>
                    <w:top w:val="single" w:sz="2" w:space="1" w:color="FFFFFF"/>
                    <w:left w:val="single" w:sz="2" w:space="12" w:color="FFFFFF"/>
                    <w:bottom w:val="single" w:sz="2" w:space="1" w:color="FFFFFF"/>
                    <w:right w:val="single" w:sz="2" w:space="4" w:color="FFFFFF"/>
                  </w:divBdr>
                  <w:divsChild>
                    <w:div w:id="1762483251">
                      <w:marLeft w:val="0"/>
                      <w:marRight w:val="0"/>
                      <w:marTop w:val="0"/>
                      <w:marBottom w:val="0"/>
                      <w:divBdr>
                        <w:top w:val="none" w:sz="0" w:space="0" w:color="auto"/>
                        <w:left w:val="none" w:sz="0" w:space="0" w:color="auto"/>
                        <w:bottom w:val="none" w:sz="0" w:space="0" w:color="auto"/>
                        <w:right w:val="none" w:sz="0" w:space="0" w:color="auto"/>
                      </w:divBdr>
                    </w:div>
                  </w:divsChild>
                </w:div>
                <w:div w:id="1344867409">
                  <w:marLeft w:val="0"/>
                  <w:marRight w:val="0"/>
                  <w:marTop w:val="0"/>
                  <w:marBottom w:val="0"/>
                  <w:divBdr>
                    <w:top w:val="single" w:sz="2" w:space="1" w:color="FFFFFF"/>
                    <w:left w:val="single" w:sz="2" w:space="12" w:color="FFFFFF"/>
                    <w:bottom w:val="single" w:sz="2" w:space="1" w:color="FFFFFF"/>
                    <w:right w:val="single" w:sz="2" w:space="4" w:color="FFFFFF"/>
                  </w:divBdr>
                  <w:divsChild>
                    <w:div w:id="1935280304">
                      <w:marLeft w:val="0"/>
                      <w:marRight w:val="0"/>
                      <w:marTop w:val="0"/>
                      <w:marBottom w:val="0"/>
                      <w:divBdr>
                        <w:top w:val="none" w:sz="0" w:space="0" w:color="auto"/>
                        <w:left w:val="none" w:sz="0" w:space="0" w:color="auto"/>
                        <w:bottom w:val="none" w:sz="0" w:space="0" w:color="auto"/>
                        <w:right w:val="none" w:sz="0" w:space="0" w:color="auto"/>
                      </w:divBdr>
                    </w:div>
                  </w:divsChild>
                </w:div>
                <w:div w:id="1237784847">
                  <w:marLeft w:val="0"/>
                  <w:marRight w:val="0"/>
                  <w:marTop w:val="0"/>
                  <w:marBottom w:val="0"/>
                  <w:divBdr>
                    <w:top w:val="single" w:sz="2" w:space="1" w:color="FFFFFF"/>
                    <w:left w:val="single" w:sz="2" w:space="12" w:color="FFFFFF"/>
                    <w:bottom w:val="single" w:sz="2" w:space="1" w:color="FFFFFF"/>
                    <w:right w:val="single" w:sz="2" w:space="4" w:color="FFFFFF"/>
                  </w:divBdr>
                  <w:divsChild>
                    <w:div w:id="2073039605">
                      <w:marLeft w:val="0"/>
                      <w:marRight w:val="0"/>
                      <w:marTop w:val="0"/>
                      <w:marBottom w:val="0"/>
                      <w:divBdr>
                        <w:top w:val="none" w:sz="0" w:space="0" w:color="auto"/>
                        <w:left w:val="none" w:sz="0" w:space="0" w:color="auto"/>
                        <w:bottom w:val="none" w:sz="0" w:space="0" w:color="auto"/>
                        <w:right w:val="none" w:sz="0" w:space="0" w:color="auto"/>
                      </w:divBdr>
                    </w:div>
                  </w:divsChild>
                </w:div>
                <w:div w:id="586382011">
                  <w:marLeft w:val="0"/>
                  <w:marRight w:val="0"/>
                  <w:marTop w:val="0"/>
                  <w:marBottom w:val="0"/>
                  <w:divBdr>
                    <w:top w:val="single" w:sz="2" w:space="1" w:color="FFFFFF"/>
                    <w:left w:val="single" w:sz="2" w:space="12" w:color="FFFFFF"/>
                    <w:bottom w:val="single" w:sz="2" w:space="1" w:color="FFFFFF"/>
                    <w:right w:val="single" w:sz="2" w:space="4" w:color="FFFFFF"/>
                  </w:divBdr>
                  <w:divsChild>
                    <w:div w:id="1422146475">
                      <w:marLeft w:val="0"/>
                      <w:marRight w:val="0"/>
                      <w:marTop w:val="0"/>
                      <w:marBottom w:val="0"/>
                      <w:divBdr>
                        <w:top w:val="none" w:sz="0" w:space="0" w:color="auto"/>
                        <w:left w:val="none" w:sz="0" w:space="0" w:color="auto"/>
                        <w:bottom w:val="none" w:sz="0" w:space="0" w:color="auto"/>
                        <w:right w:val="none" w:sz="0" w:space="0" w:color="auto"/>
                      </w:divBdr>
                    </w:div>
                  </w:divsChild>
                </w:div>
                <w:div w:id="562373509">
                  <w:marLeft w:val="0"/>
                  <w:marRight w:val="0"/>
                  <w:marTop w:val="0"/>
                  <w:marBottom w:val="0"/>
                  <w:divBdr>
                    <w:top w:val="single" w:sz="2" w:space="1" w:color="FFFFFF"/>
                    <w:left w:val="single" w:sz="2" w:space="12" w:color="FFFFFF"/>
                    <w:bottom w:val="single" w:sz="2" w:space="1" w:color="FFFFFF"/>
                    <w:right w:val="single" w:sz="2" w:space="4" w:color="FFFFFF"/>
                  </w:divBdr>
                  <w:divsChild>
                    <w:div w:id="261232916">
                      <w:marLeft w:val="0"/>
                      <w:marRight w:val="0"/>
                      <w:marTop w:val="0"/>
                      <w:marBottom w:val="0"/>
                      <w:divBdr>
                        <w:top w:val="none" w:sz="0" w:space="0" w:color="auto"/>
                        <w:left w:val="none" w:sz="0" w:space="0" w:color="auto"/>
                        <w:bottom w:val="none" w:sz="0" w:space="0" w:color="auto"/>
                        <w:right w:val="none" w:sz="0" w:space="0" w:color="auto"/>
                      </w:divBdr>
                    </w:div>
                  </w:divsChild>
                </w:div>
                <w:div w:id="576208236">
                  <w:marLeft w:val="0"/>
                  <w:marRight w:val="0"/>
                  <w:marTop w:val="0"/>
                  <w:marBottom w:val="0"/>
                  <w:divBdr>
                    <w:top w:val="single" w:sz="2" w:space="1" w:color="FFFFFF"/>
                    <w:left w:val="single" w:sz="2" w:space="12" w:color="FFFFFF"/>
                    <w:bottom w:val="single" w:sz="2" w:space="1" w:color="FFFFFF"/>
                    <w:right w:val="single" w:sz="2" w:space="4" w:color="FFFFFF"/>
                  </w:divBdr>
                  <w:divsChild>
                    <w:div w:id="688484040">
                      <w:marLeft w:val="0"/>
                      <w:marRight w:val="0"/>
                      <w:marTop w:val="0"/>
                      <w:marBottom w:val="0"/>
                      <w:divBdr>
                        <w:top w:val="none" w:sz="0" w:space="0" w:color="auto"/>
                        <w:left w:val="none" w:sz="0" w:space="0" w:color="auto"/>
                        <w:bottom w:val="none" w:sz="0" w:space="0" w:color="auto"/>
                        <w:right w:val="none" w:sz="0" w:space="0" w:color="auto"/>
                      </w:divBdr>
                    </w:div>
                  </w:divsChild>
                </w:div>
                <w:div w:id="1142888815">
                  <w:marLeft w:val="0"/>
                  <w:marRight w:val="0"/>
                  <w:marTop w:val="0"/>
                  <w:marBottom w:val="0"/>
                  <w:divBdr>
                    <w:top w:val="single" w:sz="2" w:space="1" w:color="FFFFFF"/>
                    <w:left w:val="single" w:sz="2" w:space="12" w:color="FFFFFF"/>
                    <w:bottom w:val="single" w:sz="2" w:space="1" w:color="FFFFFF"/>
                    <w:right w:val="single" w:sz="2" w:space="4" w:color="FFFFFF"/>
                  </w:divBdr>
                  <w:divsChild>
                    <w:div w:id="1958221117">
                      <w:marLeft w:val="0"/>
                      <w:marRight w:val="0"/>
                      <w:marTop w:val="0"/>
                      <w:marBottom w:val="0"/>
                      <w:divBdr>
                        <w:top w:val="none" w:sz="0" w:space="0" w:color="auto"/>
                        <w:left w:val="none" w:sz="0" w:space="0" w:color="auto"/>
                        <w:bottom w:val="none" w:sz="0" w:space="0" w:color="auto"/>
                        <w:right w:val="none" w:sz="0" w:space="0" w:color="auto"/>
                      </w:divBdr>
                    </w:div>
                  </w:divsChild>
                </w:div>
                <w:div w:id="259681082">
                  <w:marLeft w:val="0"/>
                  <w:marRight w:val="0"/>
                  <w:marTop w:val="0"/>
                  <w:marBottom w:val="0"/>
                  <w:divBdr>
                    <w:top w:val="single" w:sz="2" w:space="1" w:color="FFFFFF"/>
                    <w:left w:val="single" w:sz="2" w:space="12" w:color="FFFFFF"/>
                    <w:bottom w:val="single" w:sz="2" w:space="1" w:color="FFFFFF"/>
                    <w:right w:val="single" w:sz="2" w:space="4" w:color="FFFFFF"/>
                  </w:divBdr>
                  <w:divsChild>
                    <w:div w:id="947662641">
                      <w:marLeft w:val="0"/>
                      <w:marRight w:val="0"/>
                      <w:marTop w:val="0"/>
                      <w:marBottom w:val="0"/>
                      <w:divBdr>
                        <w:top w:val="none" w:sz="0" w:space="0" w:color="auto"/>
                        <w:left w:val="none" w:sz="0" w:space="0" w:color="auto"/>
                        <w:bottom w:val="none" w:sz="0" w:space="0" w:color="auto"/>
                        <w:right w:val="none" w:sz="0" w:space="0" w:color="auto"/>
                      </w:divBdr>
                    </w:div>
                  </w:divsChild>
                </w:div>
                <w:div w:id="1563907271">
                  <w:marLeft w:val="0"/>
                  <w:marRight w:val="0"/>
                  <w:marTop w:val="0"/>
                  <w:marBottom w:val="0"/>
                  <w:divBdr>
                    <w:top w:val="single" w:sz="2" w:space="1" w:color="FFFFFF"/>
                    <w:left w:val="single" w:sz="2" w:space="12" w:color="FFFFFF"/>
                    <w:bottom w:val="single" w:sz="2" w:space="1" w:color="FFFFFF"/>
                    <w:right w:val="single" w:sz="2" w:space="4" w:color="FFFFFF"/>
                  </w:divBdr>
                  <w:divsChild>
                    <w:div w:id="769786636">
                      <w:marLeft w:val="0"/>
                      <w:marRight w:val="0"/>
                      <w:marTop w:val="0"/>
                      <w:marBottom w:val="0"/>
                      <w:divBdr>
                        <w:top w:val="none" w:sz="0" w:space="0" w:color="auto"/>
                        <w:left w:val="none" w:sz="0" w:space="0" w:color="auto"/>
                        <w:bottom w:val="none" w:sz="0" w:space="0" w:color="auto"/>
                        <w:right w:val="none" w:sz="0" w:space="0" w:color="auto"/>
                      </w:divBdr>
                    </w:div>
                  </w:divsChild>
                </w:div>
                <w:div w:id="1758867862">
                  <w:marLeft w:val="0"/>
                  <w:marRight w:val="0"/>
                  <w:marTop w:val="0"/>
                  <w:marBottom w:val="0"/>
                  <w:divBdr>
                    <w:top w:val="single" w:sz="2" w:space="1" w:color="FFFFFF"/>
                    <w:left w:val="single" w:sz="2" w:space="12" w:color="FFFFFF"/>
                    <w:bottom w:val="single" w:sz="2" w:space="1" w:color="FFFFFF"/>
                    <w:right w:val="single" w:sz="2" w:space="4" w:color="FFFFFF"/>
                  </w:divBdr>
                  <w:divsChild>
                    <w:div w:id="1877697342">
                      <w:marLeft w:val="0"/>
                      <w:marRight w:val="0"/>
                      <w:marTop w:val="0"/>
                      <w:marBottom w:val="0"/>
                      <w:divBdr>
                        <w:top w:val="none" w:sz="0" w:space="0" w:color="auto"/>
                        <w:left w:val="none" w:sz="0" w:space="0" w:color="auto"/>
                        <w:bottom w:val="none" w:sz="0" w:space="0" w:color="auto"/>
                        <w:right w:val="none" w:sz="0" w:space="0" w:color="auto"/>
                      </w:divBdr>
                    </w:div>
                  </w:divsChild>
                </w:div>
                <w:div w:id="1560164769">
                  <w:marLeft w:val="0"/>
                  <w:marRight w:val="0"/>
                  <w:marTop w:val="0"/>
                  <w:marBottom w:val="0"/>
                  <w:divBdr>
                    <w:top w:val="single" w:sz="2" w:space="1" w:color="FFFFFF"/>
                    <w:left w:val="single" w:sz="2" w:space="12" w:color="FFFFFF"/>
                    <w:bottom w:val="single" w:sz="2" w:space="1" w:color="FFFFFF"/>
                    <w:right w:val="single" w:sz="2" w:space="4" w:color="FFFFFF"/>
                  </w:divBdr>
                  <w:divsChild>
                    <w:div w:id="1639341038">
                      <w:marLeft w:val="0"/>
                      <w:marRight w:val="0"/>
                      <w:marTop w:val="0"/>
                      <w:marBottom w:val="0"/>
                      <w:divBdr>
                        <w:top w:val="none" w:sz="0" w:space="0" w:color="auto"/>
                        <w:left w:val="none" w:sz="0" w:space="0" w:color="auto"/>
                        <w:bottom w:val="none" w:sz="0" w:space="0" w:color="auto"/>
                        <w:right w:val="none" w:sz="0" w:space="0" w:color="auto"/>
                      </w:divBdr>
                    </w:div>
                  </w:divsChild>
                </w:div>
                <w:div w:id="1310283795">
                  <w:marLeft w:val="0"/>
                  <w:marRight w:val="0"/>
                  <w:marTop w:val="0"/>
                  <w:marBottom w:val="0"/>
                  <w:divBdr>
                    <w:top w:val="single" w:sz="2" w:space="1" w:color="FFFFFF"/>
                    <w:left w:val="single" w:sz="2" w:space="12" w:color="FFFFFF"/>
                    <w:bottom w:val="single" w:sz="2" w:space="1" w:color="FFFFFF"/>
                    <w:right w:val="single" w:sz="2" w:space="4" w:color="FFFFFF"/>
                  </w:divBdr>
                  <w:divsChild>
                    <w:div w:id="19667838">
                      <w:marLeft w:val="0"/>
                      <w:marRight w:val="0"/>
                      <w:marTop w:val="0"/>
                      <w:marBottom w:val="0"/>
                      <w:divBdr>
                        <w:top w:val="none" w:sz="0" w:space="0" w:color="auto"/>
                        <w:left w:val="none" w:sz="0" w:space="0" w:color="auto"/>
                        <w:bottom w:val="none" w:sz="0" w:space="0" w:color="auto"/>
                        <w:right w:val="none" w:sz="0" w:space="0" w:color="auto"/>
                      </w:divBdr>
                    </w:div>
                  </w:divsChild>
                </w:div>
                <w:div w:id="882401931">
                  <w:marLeft w:val="0"/>
                  <w:marRight w:val="0"/>
                  <w:marTop w:val="0"/>
                  <w:marBottom w:val="0"/>
                  <w:divBdr>
                    <w:top w:val="single" w:sz="2" w:space="1" w:color="FFFFFF"/>
                    <w:left w:val="single" w:sz="2" w:space="12" w:color="FFFFFF"/>
                    <w:bottom w:val="single" w:sz="2" w:space="1" w:color="FFFFFF"/>
                    <w:right w:val="single" w:sz="2" w:space="4" w:color="FFFFFF"/>
                  </w:divBdr>
                  <w:divsChild>
                    <w:div w:id="2024434970">
                      <w:marLeft w:val="0"/>
                      <w:marRight w:val="0"/>
                      <w:marTop w:val="0"/>
                      <w:marBottom w:val="0"/>
                      <w:divBdr>
                        <w:top w:val="none" w:sz="0" w:space="0" w:color="auto"/>
                        <w:left w:val="none" w:sz="0" w:space="0" w:color="auto"/>
                        <w:bottom w:val="none" w:sz="0" w:space="0" w:color="auto"/>
                        <w:right w:val="none" w:sz="0" w:space="0" w:color="auto"/>
                      </w:divBdr>
                    </w:div>
                  </w:divsChild>
                </w:div>
                <w:div w:id="1139155283">
                  <w:marLeft w:val="0"/>
                  <w:marRight w:val="0"/>
                  <w:marTop w:val="0"/>
                  <w:marBottom w:val="0"/>
                  <w:divBdr>
                    <w:top w:val="single" w:sz="2" w:space="1" w:color="FFFFFF"/>
                    <w:left w:val="single" w:sz="2" w:space="12" w:color="FFFFFF"/>
                    <w:bottom w:val="single" w:sz="2" w:space="4" w:color="FFFFFF"/>
                    <w:right w:val="single" w:sz="2" w:space="4" w:color="FFFFFF"/>
                  </w:divBdr>
                  <w:divsChild>
                    <w:div w:id="23200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507228">
          <w:marLeft w:val="0"/>
          <w:marRight w:val="0"/>
          <w:marTop w:val="0"/>
          <w:marBottom w:val="335"/>
          <w:divBdr>
            <w:top w:val="none" w:sz="0" w:space="0" w:color="auto"/>
            <w:left w:val="none" w:sz="0" w:space="0" w:color="auto"/>
            <w:bottom w:val="none" w:sz="0" w:space="0" w:color="auto"/>
            <w:right w:val="none" w:sz="0" w:space="0" w:color="auto"/>
          </w:divBdr>
          <w:divsChild>
            <w:div w:id="1047100529">
              <w:marLeft w:val="0"/>
              <w:marRight w:val="0"/>
              <w:marTop w:val="0"/>
              <w:marBottom w:val="0"/>
              <w:divBdr>
                <w:top w:val="none" w:sz="0" w:space="0" w:color="auto"/>
                <w:left w:val="none" w:sz="0" w:space="0" w:color="auto"/>
                <w:bottom w:val="none" w:sz="0" w:space="0" w:color="auto"/>
                <w:right w:val="none" w:sz="0" w:space="0" w:color="auto"/>
              </w:divBdr>
              <w:divsChild>
                <w:div w:id="1711997748">
                  <w:marLeft w:val="0"/>
                  <w:marRight w:val="0"/>
                  <w:marTop w:val="0"/>
                  <w:marBottom w:val="0"/>
                  <w:divBdr>
                    <w:top w:val="single" w:sz="2" w:space="4" w:color="FFFFFF"/>
                    <w:left w:val="single" w:sz="2" w:space="12" w:color="FFFFFF"/>
                    <w:bottom w:val="single" w:sz="2" w:space="1" w:color="FFFFFF"/>
                    <w:right w:val="single" w:sz="2" w:space="4" w:color="FFFFFF"/>
                  </w:divBdr>
                  <w:divsChild>
                    <w:div w:id="1279945905">
                      <w:marLeft w:val="0"/>
                      <w:marRight w:val="0"/>
                      <w:marTop w:val="0"/>
                      <w:marBottom w:val="0"/>
                      <w:divBdr>
                        <w:top w:val="none" w:sz="0" w:space="0" w:color="auto"/>
                        <w:left w:val="none" w:sz="0" w:space="0" w:color="auto"/>
                        <w:bottom w:val="none" w:sz="0" w:space="0" w:color="auto"/>
                        <w:right w:val="none" w:sz="0" w:space="0" w:color="auto"/>
                      </w:divBdr>
                    </w:div>
                  </w:divsChild>
                </w:div>
                <w:div w:id="557056720">
                  <w:marLeft w:val="0"/>
                  <w:marRight w:val="0"/>
                  <w:marTop w:val="0"/>
                  <w:marBottom w:val="0"/>
                  <w:divBdr>
                    <w:top w:val="single" w:sz="2" w:space="1" w:color="FFFFFF"/>
                    <w:left w:val="single" w:sz="2" w:space="12" w:color="FFFFFF"/>
                    <w:bottom w:val="single" w:sz="2" w:space="1" w:color="FFFFFF"/>
                    <w:right w:val="single" w:sz="2" w:space="4" w:color="FFFFFF"/>
                  </w:divBdr>
                  <w:divsChild>
                    <w:div w:id="1888292859">
                      <w:marLeft w:val="0"/>
                      <w:marRight w:val="0"/>
                      <w:marTop w:val="0"/>
                      <w:marBottom w:val="0"/>
                      <w:divBdr>
                        <w:top w:val="none" w:sz="0" w:space="0" w:color="auto"/>
                        <w:left w:val="none" w:sz="0" w:space="0" w:color="auto"/>
                        <w:bottom w:val="none" w:sz="0" w:space="0" w:color="auto"/>
                        <w:right w:val="none" w:sz="0" w:space="0" w:color="auto"/>
                      </w:divBdr>
                    </w:div>
                  </w:divsChild>
                </w:div>
                <w:div w:id="1036656520">
                  <w:marLeft w:val="0"/>
                  <w:marRight w:val="0"/>
                  <w:marTop w:val="0"/>
                  <w:marBottom w:val="0"/>
                  <w:divBdr>
                    <w:top w:val="single" w:sz="2" w:space="1" w:color="FFFFFF"/>
                    <w:left w:val="single" w:sz="2" w:space="12" w:color="FFFFFF"/>
                    <w:bottom w:val="single" w:sz="2" w:space="1" w:color="FFFFFF"/>
                    <w:right w:val="single" w:sz="2" w:space="4" w:color="FFFFFF"/>
                  </w:divBdr>
                  <w:divsChild>
                    <w:div w:id="2019308699">
                      <w:marLeft w:val="0"/>
                      <w:marRight w:val="0"/>
                      <w:marTop w:val="0"/>
                      <w:marBottom w:val="0"/>
                      <w:divBdr>
                        <w:top w:val="none" w:sz="0" w:space="0" w:color="auto"/>
                        <w:left w:val="none" w:sz="0" w:space="0" w:color="auto"/>
                        <w:bottom w:val="none" w:sz="0" w:space="0" w:color="auto"/>
                        <w:right w:val="none" w:sz="0" w:space="0" w:color="auto"/>
                      </w:divBdr>
                    </w:div>
                  </w:divsChild>
                </w:div>
                <w:div w:id="2007054238">
                  <w:marLeft w:val="0"/>
                  <w:marRight w:val="0"/>
                  <w:marTop w:val="0"/>
                  <w:marBottom w:val="0"/>
                  <w:divBdr>
                    <w:top w:val="single" w:sz="2" w:space="1" w:color="FFFFFF"/>
                    <w:left w:val="single" w:sz="2" w:space="12" w:color="FFFFFF"/>
                    <w:bottom w:val="single" w:sz="2" w:space="1" w:color="FFFFFF"/>
                    <w:right w:val="single" w:sz="2" w:space="4" w:color="FFFFFF"/>
                  </w:divBdr>
                  <w:divsChild>
                    <w:div w:id="800734512">
                      <w:marLeft w:val="0"/>
                      <w:marRight w:val="0"/>
                      <w:marTop w:val="0"/>
                      <w:marBottom w:val="0"/>
                      <w:divBdr>
                        <w:top w:val="none" w:sz="0" w:space="0" w:color="auto"/>
                        <w:left w:val="none" w:sz="0" w:space="0" w:color="auto"/>
                        <w:bottom w:val="none" w:sz="0" w:space="0" w:color="auto"/>
                        <w:right w:val="none" w:sz="0" w:space="0" w:color="auto"/>
                      </w:divBdr>
                    </w:div>
                  </w:divsChild>
                </w:div>
                <w:div w:id="1562255469">
                  <w:marLeft w:val="0"/>
                  <w:marRight w:val="0"/>
                  <w:marTop w:val="0"/>
                  <w:marBottom w:val="0"/>
                  <w:divBdr>
                    <w:top w:val="single" w:sz="2" w:space="1" w:color="FFFFFF"/>
                    <w:left w:val="single" w:sz="2" w:space="12" w:color="FFFFFF"/>
                    <w:bottom w:val="single" w:sz="2" w:space="1" w:color="FFFFFF"/>
                    <w:right w:val="single" w:sz="2" w:space="4" w:color="FFFFFF"/>
                  </w:divBdr>
                  <w:divsChild>
                    <w:div w:id="867447554">
                      <w:marLeft w:val="0"/>
                      <w:marRight w:val="0"/>
                      <w:marTop w:val="0"/>
                      <w:marBottom w:val="0"/>
                      <w:divBdr>
                        <w:top w:val="none" w:sz="0" w:space="0" w:color="auto"/>
                        <w:left w:val="none" w:sz="0" w:space="0" w:color="auto"/>
                        <w:bottom w:val="none" w:sz="0" w:space="0" w:color="auto"/>
                        <w:right w:val="none" w:sz="0" w:space="0" w:color="auto"/>
                      </w:divBdr>
                    </w:div>
                  </w:divsChild>
                </w:div>
                <w:div w:id="1273395856">
                  <w:marLeft w:val="0"/>
                  <w:marRight w:val="0"/>
                  <w:marTop w:val="0"/>
                  <w:marBottom w:val="0"/>
                  <w:divBdr>
                    <w:top w:val="single" w:sz="2" w:space="1" w:color="FFFFFF"/>
                    <w:left w:val="single" w:sz="2" w:space="12" w:color="FFFFFF"/>
                    <w:bottom w:val="single" w:sz="2" w:space="1" w:color="FFFFFF"/>
                    <w:right w:val="single" w:sz="2" w:space="4" w:color="FFFFFF"/>
                  </w:divBdr>
                  <w:divsChild>
                    <w:div w:id="1990353949">
                      <w:marLeft w:val="0"/>
                      <w:marRight w:val="0"/>
                      <w:marTop w:val="0"/>
                      <w:marBottom w:val="0"/>
                      <w:divBdr>
                        <w:top w:val="none" w:sz="0" w:space="0" w:color="auto"/>
                        <w:left w:val="none" w:sz="0" w:space="0" w:color="auto"/>
                        <w:bottom w:val="none" w:sz="0" w:space="0" w:color="auto"/>
                        <w:right w:val="none" w:sz="0" w:space="0" w:color="auto"/>
                      </w:divBdr>
                    </w:div>
                  </w:divsChild>
                </w:div>
                <w:div w:id="275646717">
                  <w:marLeft w:val="0"/>
                  <w:marRight w:val="0"/>
                  <w:marTop w:val="0"/>
                  <w:marBottom w:val="0"/>
                  <w:divBdr>
                    <w:top w:val="single" w:sz="2" w:space="1" w:color="FFFFFF"/>
                    <w:left w:val="single" w:sz="2" w:space="12" w:color="FFFFFF"/>
                    <w:bottom w:val="single" w:sz="2" w:space="1" w:color="FFFFFF"/>
                    <w:right w:val="single" w:sz="2" w:space="4" w:color="FFFFFF"/>
                  </w:divBdr>
                  <w:divsChild>
                    <w:div w:id="519272600">
                      <w:marLeft w:val="0"/>
                      <w:marRight w:val="0"/>
                      <w:marTop w:val="0"/>
                      <w:marBottom w:val="0"/>
                      <w:divBdr>
                        <w:top w:val="none" w:sz="0" w:space="0" w:color="auto"/>
                        <w:left w:val="none" w:sz="0" w:space="0" w:color="auto"/>
                        <w:bottom w:val="none" w:sz="0" w:space="0" w:color="auto"/>
                        <w:right w:val="none" w:sz="0" w:space="0" w:color="auto"/>
                      </w:divBdr>
                    </w:div>
                  </w:divsChild>
                </w:div>
                <w:div w:id="1862477471">
                  <w:marLeft w:val="0"/>
                  <w:marRight w:val="0"/>
                  <w:marTop w:val="0"/>
                  <w:marBottom w:val="0"/>
                  <w:divBdr>
                    <w:top w:val="single" w:sz="2" w:space="1" w:color="FFFFFF"/>
                    <w:left w:val="single" w:sz="2" w:space="12" w:color="FFFFFF"/>
                    <w:bottom w:val="single" w:sz="2" w:space="1" w:color="FFFFFF"/>
                    <w:right w:val="single" w:sz="2" w:space="4" w:color="FFFFFF"/>
                  </w:divBdr>
                  <w:divsChild>
                    <w:div w:id="1755784978">
                      <w:marLeft w:val="0"/>
                      <w:marRight w:val="0"/>
                      <w:marTop w:val="0"/>
                      <w:marBottom w:val="0"/>
                      <w:divBdr>
                        <w:top w:val="none" w:sz="0" w:space="0" w:color="auto"/>
                        <w:left w:val="none" w:sz="0" w:space="0" w:color="auto"/>
                        <w:bottom w:val="none" w:sz="0" w:space="0" w:color="auto"/>
                        <w:right w:val="none" w:sz="0" w:space="0" w:color="auto"/>
                      </w:divBdr>
                    </w:div>
                  </w:divsChild>
                </w:div>
                <w:div w:id="950816296">
                  <w:marLeft w:val="0"/>
                  <w:marRight w:val="0"/>
                  <w:marTop w:val="0"/>
                  <w:marBottom w:val="0"/>
                  <w:divBdr>
                    <w:top w:val="single" w:sz="2" w:space="1" w:color="FFFFFF"/>
                    <w:left w:val="single" w:sz="2" w:space="12" w:color="FFFFFF"/>
                    <w:bottom w:val="single" w:sz="2" w:space="1" w:color="FFFFFF"/>
                    <w:right w:val="single" w:sz="2" w:space="4" w:color="FFFFFF"/>
                  </w:divBdr>
                  <w:divsChild>
                    <w:div w:id="700016392">
                      <w:marLeft w:val="0"/>
                      <w:marRight w:val="0"/>
                      <w:marTop w:val="0"/>
                      <w:marBottom w:val="0"/>
                      <w:divBdr>
                        <w:top w:val="none" w:sz="0" w:space="0" w:color="auto"/>
                        <w:left w:val="none" w:sz="0" w:space="0" w:color="auto"/>
                        <w:bottom w:val="none" w:sz="0" w:space="0" w:color="auto"/>
                        <w:right w:val="none" w:sz="0" w:space="0" w:color="auto"/>
                      </w:divBdr>
                    </w:div>
                  </w:divsChild>
                </w:div>
                <w:div w:id="2047949460">
                  <w:marLeft w:val="0"/>
                  <w:marRight w:val="0"/>
                  <w:marTop w:val="0"/>
                  <w:marBottom w:val="0"/>
                  <w:divBdr>
                    <w:top w:val="single" w:sz="2" w:space="1" w:color="FFFFFF"/>
                    <w:left w:val="single" w:sz="2" w:space="12" w:color="FFFFFF"/>
                    <w:bottom w:val="single" w:sz="2" w:space="1" w:color="FFFFFF"/>
                    <w:right w:val="single" w:sz="2" w:space="4" w:color="FFFFFF"/>
                  </w:divBdr>
                  <w:divsChild>
                    <w:div w:id="1828740422">
                      <w:marLeft w:val="0"/>
                      <w:marRight w:val="0"/>
                      <w:marTop w:val="0"/>
                      <w:marBottom w:val="0"/>
                      <w:divBdr>
                        <w:top w:val="none" w:sz="0" w:space="0" w:color="auto"/>
                        <w:left w:val="none" w:sz="0" w:space="0" w:color="auto"/>
                        <w:bottom w:val="none" w:sz="0" w:space="0" w:color="auto"/>
                        <w:right w:val="none" w:sz="0" w:space="0" w:color="auto"/>
                      </w:divBdr>
                    </w:div>
                  </w:divsChild>
                </w:div>
                <w:div w:id="1589077197">
                  <w:marLeft w:val="0"/>
                  <w:marRight w:val="0"/>
                  <w:marTop w:val="0"/>
                  <w:marBottom w:val="0"/>
                  <w:divBdr>
                    <w:top w:val="single" w:sz="2" w:space="1" w:color="FFFFFF"/>
                    <w:left w:val="single" w:sz="2" w:space="12" w:color="FFFFFF"/>
                    <w:bottom w:val="single" w:sz="2" w:space="1" w:color="FFFFFF"/>
                    <w:right w:val="single" w:sz="2" w:space="4" w:color="FFFFFF"/>
                  </w:divBdr>
                  <w:divsChild>
                    <w:div w:id="1367949295">
                      <w:marLeft w:val="0"/>
                      <w:marRight w:val="0"/>
                      <w:marTop w:val="0"/>
                      <w:marBottom w:val="0"/>
                      <w:divBdr>
                        <w:top w:val="none" w:sz="0" w:space="0" w:color="auto"/>
                        <w:left w:val="none" w:sz="0" w:space="0" w:color="auto"/>
                        <w:bottom w:val="none" w:sz="0" w:space="0" w:color="auto"/>
                        <w:right w:val="none" w:sz="0" w:space="0" w:color="auto"/>
                      </w:divBdr>
                    </w:div>
                  </w:divsChild>
                </w:div>
                <w:div w:id="1614284243">
                  <w:marLeft w:val="0"/>
                  <w:marRight w:val="0"/>
                  <w:marTop w:val="0"/>
                  <w:marBottom w:val="0"/>
                  <w:divBdr>
                    <w:top w:val="single" w:sz="2" w:space="1" w:color="FFFFFF"/>
                    <w:left w:val="single" w:sz="2" w:space="12" w:color="FFFFFF"/>
                    <w:bottom w:val="single" w:sz="2" w:space="1" w:color="FFFFFF"/>
                    <w:right w:val="single" w:sz="2" w:space="4" w:color="FFFFFF"/>
                  </w:divBdr>
                  <w:divsChild>
                    <w:div w:id="640695950">
                      <w:marLeft w:val="0"/>
                      <w:marRight w:val="0"/>
                      <w:marTop w:val="0"/>
                      <w:marBottom w:val="0"/>
                      <w:divBdr>
                        <w:top w:val="none" w:sz="0" w:space="0" w:color="auto"/>
                        <w:left w:val="none" w:sz="0" w:space="0" w:color="auto"/>
                        <w:bottom w:val="none" w:sz="0" w:space="0" w:color="auto"/>
                        <w:right w:val="none" w:sz="0" w:space="0" w:color="auto"/>
                      </w:divBdr>
                    </w:div>
                  </w:divsChild>
                </w:div>
                <w:div w:id="568855532">
                  <w:marLeft w:val="0"/>
                  <w:marRight w:val="0"/>
                  <w:marTop w:val="0"/>
                  <w:marBottom w:val="0"/>
                  <w:divBdr>
                    <w:top w:val="single" w:sz="2" w:space="1" w:color="FFFFFF"/>
                    <w:left w:val="single" w:sz="2" w:space="12" w:color="FFFFFF"/>
                    <w:bottom w:val="single" w:sz="2" w:space="1" w:color="FFFFFF"/>
                    <w:right w:val="single" w:sz="2" w:space="4" w:color="FFFFFF"/>
                  </w:divBdr>
                  <w:divsChild>
                    <w:div w:id="2104184782">
                      <w:marLeft w:val="0"/>
                      <w:marRight w:val="0"/>
                      <w:marTop w:val="0"/>
                      <w:marBottom w:val="0"/>
                      <w:divBdr>
                        <w:top w:val="none" w:sz="0" w:space="0" w:color="auto"/>
                        <w:left w:val="none" w:sz="0" w:space="0" w:color="auto"/>
                        <w:bottom w:val="none" w:sz="0" w:space="0" w:color="auto"/>
                        <w:right w:val="none" w:sz="0" w:space="0" w:color="auto"/>
                      </w:divBdr>
                    </w:div>
                  </w:divsChild>
                </w:div>
                <w:div w:id="1394305782">
                  <w:marLeft w:val="0"/>
                  <w:marRight w:val="0"/>
                  <w:marTop w:val="0"/>
                  <w:marBottom w:val="0"/>
                  <w:divBdr>
                    <w:top w:val="single" w:sz="2" w:space="1" w:color="FFFFFF"/>
                    <w:left w:val="single" w:sz="2" w:space="12" w:color="FFFFFF"/>
                    <w:bottom w:val="single" w:sz="2" w:space="1" w:color="FFFFFF"/>
                    <w:right w:val="single" w:sz="2" w:space="4" w:color="FFFFFF"/>
                  </w:divBdr>
                  <w:divsChild>
                    <w:div w:id="1845242995">
                      <w:marLeft w:val="0"/>
                      <w:marRight w:val="0"/>
                      <w:marTop w:val="0"/>
                      <w:marBottom w:val="0"/>
                      <w:divBdr>
                        <w:top w:val="none" w:sz="0" w:space="0" w:color="auto"/>
                        <w:left w:val="none" w:sz="0" w:space="0" w:color="auto"/>
                        <w:bottom w:val="none" w:sz="0" w:space="0" w:color="auto"/>
                        <w:right w:val="none" w:sz="0" w:space="0" w:color="auto"/>
                      </w:divBdr>
                    </w:div>
                  </w:divsChild>
                </w:div>
                <w:div w:id="1605308369">
                  <w:marLeft w:val="0"/>
                  <w:marRight w:val="0"/>
                  <w:marTop w:val="0"/>
                  <w:marBottom w:val="0"/>
                  <w:divBdr>
                    <w:top w:val="single" w:sz="2" w:space="1" w:color="FFFFFF"/>
                    <w:left w:val="single" w:sz="2" w:space="12" w:color="FFFFFF"/>
                    <w:bottom w:val="single" w:sz="2" w:space="1" w:color="FFFFFF"/>
                    <w:right w:val="single" w:sz="2" w:space="4" w:color="FFFFFF"/>
                  </w:divBdr>
                  <w:divsChild>
                    <w:div w:id="394083231">
                      <w:marLeft w:val="0"/>
                      <w:marRight w:val="0"/>
                      <w:marTop w:val="0"/>
                      <w:marBottom w:val="0"/>
                      <w:divBdr>
                        <w:top w:val="none" w:sz="0" w:space="0" w:color="auto"/>
                        <w:left w:val="none" w:sz="0" w:space="0" w:color="auto"/>
                        <w:bottom w:val="none" w:sz="0" w:space="0" w:color="auto"/>
                        <w:right w:val="none" w:sz="0" w:space="0" w:color="auto"/>
                      </w:divBdr>
                    </w:div>
                  </w:divsChild>
                </w:div>
                <w:div w:id="317655698">
                  <w:marLeft w:val="0"/>
                  <w:marRight w:val="0"/>
                  <w:marTop w:val="0"/>
                  <w:marBottom w:val="0"/>
                  <w:divBdr>
                    <w:top w:val="single" w:sz="2" w:space="1" w:color="FFFFFF"/>
                    <w:left w:val="single" w:sz="2" w:space="12" w:color="FFFFFF"/>
                    <w:bottom w:val="single" w:sz="2" w:space="1" w:color="FFFFFF"/>
                    <w:right w:val="single" w:sz="2" w:space="4" w:color="FFFFFF"/>
                  </w:divBdr>
                  <w:divsChild>
                    <w:div w:id="1100560955">
                      <w:marLeft w:val="0"/>
                      <w:marRight w:val="0"/>
                      <w:marTop w:val="0"/>
                      <w:marBottom w:val="0"/>
                      <w:divBdr>
                        <w:top w:val="none" w:sz="0" w:space="0" w:color="auto"/>
                        <w:left w:val="none" w:sz="0" w:space="0" w:color="auto"/>
                        <w:bottom w:val="none" w:sz="0" w:space="0" w:color="auto"/>
                        <w:right w:val="none" w:sz="0" w:space="0" w:color="auto"/>
                      </w:divBdr>
                    </w:div>
                  </w:divsChild>
                </w:div>
                <w:div w:id="1295407117">
                  <w:marLeft w:val="0"/>
                  <w:marRight w:val="0"/>
                  <w:marTop w:val="0"/>
                  <w:marBottom w:val="0"/>
                  <w:divBdr>
                    <w:top w:val="single" w:sz="2" w:space="1" w:color="FFFFFF"/>
                    <w:left w:val="single" w:sz="2" w:space="12" w:color="FFFFFF"/>
                    <w:bottom w:val="single" w:sz="2" w:space="1" w:color="FFFFFF"/>
                    <w:right w:val="single" w:sz="2" w:space="4" w:color="FFFFFF"/>
                  </w:divBdr>
                  <w:divsChild>
                    <w:div w:id="247466293">
                      <w:marLeft w:val="0"/>
                      <w:marRight w:val="0"/>
                      <w:marTop w:val="0"/>
                      <w:marBottom w:val="0"/>
                      <w:divBdr>
                        <w:top w:val="none" w:sz="0" w:space="0" w:color="auto"/>
                        <w:left w:val="none" w:sz="0" w:space="0" w:color="auto"/>
                        <w:bottom w:val="none" w:sz="0" w:space="0" w:color="auto"/>
                        <w:right w:val="none" w:sz="0" w:space="0" w:color="auto"/>
                      </w:divBdr>
                    </w:div>
                  </w:divsChild>
                </w:div>
                <w:div w:id="1130518614">
                  <w:marLeft w:val="0"/>
                  <w:marRight w:val="0"/>
                  <w:marTop w:val="0"/>
                  <w:marBottom w:val="0"/>
                  <w:divBdr>
                    <w:top w:val="single" w:sz="2" w:space="1" w:color="FFFFFF"/>
                    <w:left w:val="single" w:sz="2" w:space="12" w:color="FFFFFF"/>
                    <w:bottom w:val="single" w:sz="2" w:space="1" w:color="FFFFFF"/>
                    <w:right w:val="single" w:sz="2" w:space="4" w:color="FFFFFF"/>
                  </w:divBdr>
                  <w:divsChild>
                    <w:div w:id="311906445">
                      <w:marLeft w:val="0"/>
                      <w:marRight w:val="0"/>
                      <w:marTop w:val="0"/>
                      <w:marBottom w:val="0"/>
                      <w:divBdr>
                        <w:top w:val="none" w:sz="0" w:space="0" w:color="auto"/>
                        <w:left w:val="none" w:sz="0" w:space="0" w:color="auto"/>
                        <w:bottom w:val="none" w:sz="0" w:space="0" w:color="auto"/>
                        <w:right w:val="none" w:sz="0" w:space="0" w:color="auto"/>
                      </w:divBdr>
                    </w:div>
                  </w:divsChild>
                </w:div>
                <w:div w:id="730539143">
                  <w:marLeft w:val="0"/>
                  <w:marRight w:val="0"/>
                  <w:marTop w:val="0"/>
                  <w:marBottom w:val="0"/>
                  <w:divBdr>
                    <w:top w:val="single" w:sz="2" w:space="1" w:color="FFFFFF"/>
                    <w:left w:val="single" w:sz="2" w:space="12" w:color="FFFFFF"/>
                    <w:bottom w:val="single" w:sz="2" w:space="1" w:color="FFFFFF"/>
                    <w:right w:val="single" w:sz="2" w:space="4" w:color="FFFFFF"/>
                  </w:divBdr>
                  <w:divsChild>
                    <w:div w:id="1915697641">
                      <w:marLeft w:val="0"/>
                      <w:marRight w:val="0"/>
                      <w:marTop w:val="0"/>
                      <w:marBottom w:val="0"/>
                      <w:divBdr>
                        <w:top w:val="none" w:sz="0" w:space="0" w:color="auto"/>
                        <w:left w:val="none" w:sz="0" w:space="0" w:color="auto"/>
                        <w:bottom w:val="none" w:sz="0" w:space="0" w:color="auto"/>
                        <w:right w:val="none" w:sz="0" w:space="0" w:color="auto"/>
                      </w:divBdr>
                    </w:div>
                  </w:divsChild>
                </w:div>
                <w:div w:id="821894414">
                  <w:marLeft w:val="0"/>
                  <w:marRight w:val="0"/>
                  <w:marTop w:val="0"/>
                  <w:marBottom w:val="0"/>
                  <w:divBdr>
                    <w:top w:val="single" w:sz="2" w:space="1" w:color="FFFFFF"/>
                    <w:left w:val="single" w:sz="2" w:space="12" w:color="FFFFFF"/>
                    <w:bottom w:val="single" w:sz="2" w:space="4" w:color="FFFFFF"/>
                    <w:right w:val="single" w:sz="2" w:space="4" w:color="FFFFFF"/>
                  </w:divBdr>
                  <w:divsChild>
                    <w:div w:id="146442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950437">
          <w:marLeft w:val="0"/>
          <w:marRight w:val="0"/>
          <w:marTop w:val="0"/>
          <w:marBottom w:val="335"/>
          <w:divBdr>
            <w:top w:val="none" w:sz="0" w:space="0" w:color="auto"/>
            <w:left w:val="none" w:sz="0" w:space="0" w:color="auto"/>
            <w:bottom w:val="none" w:sz="0" w:space="0" w:color="auto"/>
            <w:right w:val="none" w:sz="0" w:space="0" w:color="auto"/>
          </w:divBdr>
          <w:divsChild>
            <w:div w:id="1900629669">
              <w:marLeft w:val="0"/>
              <w:marRight w:val="0"/>
              <w:marTop w:val="0"/>
              <w:marBottom w:val="0"/>
              <w:divBdr>
                <w:top w:val="none" w:sz="0" w:space="0" w:color="auto"/>
                <w:left w:val="none" w:sz="0" w:space="0" w:color="auto"/>
                <w:bottom w:val="none" w:sz="0" w:space="0" w:color="auto"/>
                <w:right w:val="none" w:sz="0" w:space="0" w:color="auto"/>
              </w:divBdr>
              <w:divsChild>
                <w:div w:id="1046299405">
                  <w:marLeft w:val="0"/>
                  <w:marRight w:val="0"/>
                  <w:marTop w:val="0"/>
                  <w:marBottom w:val="0"/>
                  <w:divBdr>
                    <w:top w:val="single" w:sz="2" w:space="4" w:color="FFFFFF"/>
                    <w:left w:val="single" w:sz="2" w:space="12" w:color="FFFFFF"/>
                    <w:bottom w:val="single" w:sz="2" w:space="1" w:color="FFFFFF"/>
                    <w:right w:val="single" w:sz="2" w:space="4" w:color="FFFFFF"/>
                  </w:divBdr>
                  <w:divsChild>
                    <w:div w:id="585842841">
                      <w:marLeft w:val="0"/>
                      <w:marRight w:val="0"/>
                      <w:marTop w:val="0"/>
                      <w:marBottom w:val="0"/>
                      <w:divBdr>
                        <w:top w:val="none" w:sz="0" w:space="0" w:color="auto"/>
                        <w:left w:val="none" w:sz="0" w:space="0" w:color="auto"/>
                        <w:bottom w:val="none" w:sz="0" w:space="0" w:color="auto"/>
                        <w:right w:val="none" w:sz="0" w:space="0" w:color="auto"/>
                      </w:divBdr>
                    </w:div>
                  </w:divsChild>
                </w:div>
                <w:div w:id="1772583907">
                  <w:marLeft w:val="0"/>
                  <w:marRight w:val="0"/>
                  <w:marTop w:val="0"/>
                  <w:marBottom w:val="0"/>
                  <w:divBdr>
                    <w:top w:val="single" w:sz="2" w:space="1" w:color="FFFFFF"/>
                    <w:left w:val="single" w:sz="2" w:space="12" w:color="FFFFFF"/>
                    <w:bottom w:val="single" w:sz="2" w:space="1" w:color="FFFFFF"/>
                    <w:right w:val="single" w:sz="2" w:space="4" w:color="FFFFFF"/>
                  </w:divBdr>
                  <w:divsChild>
                    <w:div w:id="1446346246">
                      <w:marLeft w:val="0"/>
                      <w:marRight w:val="0"/>
                      <w:marTop w:val="0"/>
                      <w:marBottom w:val="0"/>
                      <w:divBdr>
                        <w:top w:val="none" w:sz="0" w:space="0" w:color="auto"/>
                        <w:left w:val="none" w:sz="0" w:space="0" w:color="auto"/>
                        <w:bottom w:val="none" w:sz="0" w:space="0" w:color="auto"/>
                        <w:right w:val="none" w:sz="0" w:space="0" w:color="auto"/>
                      </w:divBdr>
                    </w:div>
                  </w:divsChild>
                </w:div>
                <w:div w:id="1839226386">
                  <w:marLeft w:val="0"/>
                  <w:marRight w:val="0"/>
                  <w:marTop w:val="0"/>
                  <w:marBottom w:val="0"/>
                  <w:divBdr>
                    <w:top w:val="single" w:sz="2" w:space="1" w:color="FFFFFF"/>
                    <w:left w:val="single" w:sz="2" w:space="12" w:color="FFFFFF"/>
                    <w:bottom w:val="single" w:sz="2" w:space="1" w:color="FFFFFF"/>
                    <w:right w:val="single" w:sz="2" w:space="4" w:color="FFFFFF"/>
                  </w:divBdr>
                  <w:divsChild>
                    <w:div w:id="1880704698">
                      <w:marLeft w:val="0"/>
                      <w:marRight w:val="0"/>
                      <w:marTop w:val="0"/>
                      <w:marBottom w:val="0"/>
                      <w:divBdr>
                        <w:top w:val="none" w:sz="0" w:space="0" w:color="auto"/>
                        <w:left w:val="none" w:sz="0" w:space="0" w:color="auto"/>
                        <w:bottom w:val="none" w:sz="0" w:space="0" w:color="auto"/>
                        <w:right w:val="none" w:sz="0" w:space="0" w:color="auto"/>
                      </w:divBdr>
                    </w:div>
                  </w:divsChild>
                </w:div>
                <w:div w:id="1026443568">
                  <w:marLeft w:val="0"/>
                  <w:marRight w:val="0"/>
                  <w:marTop w:val="0"/>
                  <w:marBottom w:val="0"/>
                  <w:divBdr>
                    <w:top w:val="single" w:sz="2" w:space="1" w:color="FFFFFF"/>
                    <w:left w:val="single" w:sz="2" w:space="12" w:color="FFFFFF"/>
                    <w:bottom w:val="single" w:sz="2" w:space="1" w:color="FFFFFF"/>
                    <w:right w:val="single" w:sz="2" w:space="4" w:color="FFFFFF"/>
                  </w:divBdr>
                  <w:divsChild>
                    <w:div w:id="86512049">
                      <w:marLeft w:val="0"/>
                      <w:marRight w:val="0"/>
                      <w:marTop w:val="0"/>
                      <w:marBottom w:val="0"/>
                      <w:divBdr>
                        <w:top w:val="none" w:sz="0" w:space="0" w:color="auto"/>
                        <w:left w:val="none" w:sz="0" w:space="0" w:color="auto"/>
                        <w:bottom w:val="none" w:sz="0" w:space="0" w:color="auto"/>
                        <w:right w:val="none" w:sz="0" w:space="0" w:color="auto"/>
                      </w:divBdr>
                    </w:div>
                  </w:divsChild>
                </w:div>
                <w:div w:id="870647536">
                  <w:marLeft w:val="0"/>
                  <w:marRight w:val="0"/>
                  <w:marTop w:val="0"/>
                  <w:marBottom w:val="0"/>
                  <w:divBdr>
                    <w:top w:val="single" w:sz="2" w:space="1" w:color="FFFFFF"/>
                    <w:left w:val="single" w:sz="2" w:space="12" w:color="FFFFFF"/>
                    <w:bottom w:val="single" w:sz="2" w:space="1" w:color="FFFFFF"/>
                    <w:right w:val="single" w:sz="2" w:space="4" w:color="FFFFFF"/>
                  </w:divBdr>
                  <w:divsChild>
                    <w:div w:id="1289510233">
                      <w:marLeft w:val="0"/>
                      <w:marRight w:val="0"/>
                      <w:marTop w:val="0"/>
                      <w:marBottom w:val="0"/>
                      <w:divBdr>
                        <w:top w:val="none" w:sz="0" w:space="0" w:color="auto"/>
                        <w:left w:val="none" w:sz="0" w:space="0" w:color="auto"/>
                        <w:bottom w:val="none" w:sz="0" w:space="0" w:color="auto"/>
                        <w:right w:val="none" w:sz="0" w:space="0" w:color="auto"/>
                      </w:divBdr>
                    </w:div>
                  </w:divsChild>
                </w:div>
                <w:div w:id="493691221">
                  <w:marLeft w:val="0"/>
                  <w:marRight w:val="0"/>
                  <w:marTop w:val="0"/>
                  <w:marBottom w:val="0"/>
                  <w:divBdr>
                    <w:top w:val="single" w:sz="2" w:space="1" w:color="FFFFFF"/>
                    <w:left w:val="single" w:sz="2" w:space="12" w:color="FFFFFF"/>
                    <w:bottom w:val="single" w:sz="2" w:space="1" w:color="FFFFFF"/>
                    <w:right w:val="single" w:sz="2" w:space="4" w:color="FFFFFF"/>
                  </w:divBdr>
                  <w:divsChild>
                    <w:div w:id="662660724">
                      <w:marLeft w:val="0"/>
                      <w:marRight w:val="0"/>
                      <w:marTop w:val="0"/>
                      <w:marBottom w:val="0"/>
                      <w:divBdr>
                        <w:top w:val="none" w:sz="0" w:space="0" w:color="auto"/>
                        <w:left w:val="none" w:sz="0" w:space="0" w:color="auto"/>
                        <w:bottom w:val="none" w:sz="0" w:space="0" w:color="auto"/>
                        <w:right w:val="none" w:sz="0" w:space="0" w:color="auto"/>
                      </w:divBdr>
                    </w:div>
                  </w:divsChild>
                </w:div>
                <w:div w:id="1358501497">
                  <w:marLeft w:val="0"/>
                  <w:marRight w:val="0"/>
                  <w:marTop w:val="0"/>
                  <w:marBottom w:val="0"/>
                  <w:divBdr>
                    <w:top w:val="single" w:sz="2" w:space="1" w:color="FFFFFF"/>
                    <w:left w:val="single" w:sz="2" w:space="12" w:color="FFFFFF"/>
                    <w:bottom w:val="single" w:sz="2" w:space="1" w:color="FFFFFF"/>
                    <w:right w:val="single" w:sz="2" w:space="4" w:color="FFFFFF"/>
                  </w:divBdr>
                  <w:divsChild>
                    <w:div w:id="1509365080">
                      <w:marLeft w:val="0"/>
                      <w:marRight w:val="0"/>
                      <w:marTop w:val="0"/>
                      <w:marBottom w:val="0"/>
                      <w:divBdr>
                        <w:top w:val="none" w:sz="0" w:space="0" w:color="auto"/>
                        <w:left w:val="none" w:sz="0" w:space="0" w:color="auto"/>
                        <w:bottom w:val="none" w:sz="0" w:space="0" w:color="auto"/>
                        <w:right w:val="none" w:sz="0" w:space="0" w:color="auto"/>
                      </w:divBdr>
                    </w:div>
                  </w:divsChild>
                </w:div>
                <w:div w:id="1532453759">
                  <w:marLeft w:val="0"/>
                  <w:marRight w:val="0"/>
                  <w:marTop w:val="0"/>
                  <w:marBottom w:val="0"/>
                  <w:divBdr>
                    <w:top w:val="single" w:sz="2" w:space="1" w:color="FFFFFF"/>
                    <w:left w:val="single" w:sz="2" w:space="12" w:color="FFFFFF"/>
                    <w:bottom w:val="single" w:sz="2" w:space="1" w:color="FFFFFF"/>
                    <w:right w:val="single" w:sz="2" w:space="4" w:color="FFFFFF"/>
                  </w:divBdr>
                  <w:divsChild>
                    <w:div w:id="952202244">
                      <w:marLeft w:val="0"/>
                      <w:marRight w:val="0"/>
                      <w:marTop w:val="0"/>
                      <w:marBottom w:val="0"/>
                      <w:divBdr>
                        <w:top w:val="none" w:sz="0" w:space="0" w:color="auto"/>
                        <w:left w:val="none" w:sz="0" w:space="0" w:color="auto"/>
                        <w:bottom w:val="none" w:sz="0" w:space="0" w:color="auto"/>
                        <w:right w:val="none" w:sz="0" w:space="0" w:color="auto"/>
                      </w:divBdr>
                    </w:div>
                  </w:divsChild>
                </w:div>
                <w:div w:id="1169371447">
                  <w:marLeft w:val="0"/>
                  <w:marRight w:val="0"/>
                  <w:marTop w:val="0"/>
                  <w:marBottom w:val="0"/>
                  <w:divBdr>
                    <w:top w:val="single" w:sz="2" w:space="1" w:color="FFFFFF"/>
                    <w:left w:val="single" w:sz="2" w:space="12" w:color="FFFFFF"/>
                    <w:bottom w:val="single" w:sz="2" w:space="1" w:color="FFFFFF"/>
                    <w:right w:val="single" w:sz="2" w:space="4" w:color="FFFFFF"/>
                  </w:divBdr>
                  <w:divsChild>
                    <w:div w:id="850027789">
                      <w:marLeft w:val="0"/>
                      <w:marRight w:val="0"/>
                      <w:marTop w:val="0"/>
                      <w:marBottom w:val="0"/>
                      <w:divBdr>
                        <w:top w:val="none" w:sz="0" w:space="0" w:color="auto"/>
                        <w:left w:val="none" w:sz="0" w:space="0" w:color="auto"/>
                        <w:bottom w:val="none" w:sz="0" w:space="0" w:color="auto"/>
                        <w:right w:val="none" w:sz="0" w:space="0" w:color="auto"/>
                      </w:divBdr>
                    </w:div>
                  </w:divsChild>
                </w:div>
                <w:div w:id="1067263231">
                  <w:marLeft w:val="0"/>
                  <w:marRight w:val="0"/>
                  <w:marTop w:val="0"/>
                  <w:marBottom w:val="0"/>
                  <w:divBdr>
                    <w:top w:val="single" w:sz="2" w:space="1" w:color="FFFFFF"/>
                    <w:left w:val="single" w:sz="2" w:space="12" w:color="FFFFFF"/>
                    <w:bottom w:val="single" w:sz="2" w:space="1" w:color="FFFFFF"/>
                    <w:right w:val="single" w:sz="2" w:space="4" w:color="FFFFFF"/>
                  </w:divBdr>
                  <w:divsChild>
                    <w:div w:id="826214219">
                      <w:marLeft w:val="0"/>
                      <w:marRight w:val="0"/>
                      <w:marTop w:val="0"/>
                      <w:marBottom w:val="0"/>
                      <w:divBdr>
                        <w:top w:val="none" w:sz="0" w:space="0" w:color="auto"/>
                        <w:left w:val="none" w:sz="0" w:space="0" w:color="auto"/>
                        <w:bottom w:val="none" w:sz="0" w:space="0" w:color="auto"/>
                        <w:right w:val="none" w:sz="0" w:space="0" w:color="auto"/>
                      </w:divBdr>
                    </w:div>
                  </w:divsChild>
                </w:div>
                <w:div w:id="1284382210">
                  <w:marLeft w:val="0"/>
                  <w:marRight w:val="0"/>
                  <w:marTop w:val="0"/>
                  <w:marBottom w:val="0"/>
                  <w:divBdr>
                    <w:top w:val="single" w:sz="2" w:space="1" w:color="FFFFFF"/>
                    <w:left w:val="single" w:sz="2" w:space="12" w:color="FFFFFF"/>
                    <w:bottom w:val="single" w:sz="2" w:space="1" w:color="FFFFFF"/>
                    <w:right w:val="single" w:sz="2" w:space="4" w:color="FFFFFF"/>
                  </w:divBdr>
                  <w:divsChild>
                    <w:div w:id="1557621132">
                      <w:marLeft w:val="0"/>
                      <w:marRight w:val="0"/>
                      <w:marTop w:val="0"/>
                      <w:marBottom w:val="0"/>
                      <w:divBdr>
                        <w:top w:val="none" w:sz="0" w:space="0" w:color="auto"/>
                        <w:left w:val="none" w:sz="0" w:space="0" w:color="auto"/>
                        <w:bottom w:val="none" w:sz="0" w:space="0" w:color="auto"/>
                        <w:right w:val="none" w:sz="0" w:space="0" w:color="auto"/>
                      </w:divBdr>
                    </w:div>
                  </w:divsChild>
                </w:div>
                <w:div w:id="1777942740">
                  <w:marLeft w:val="0"/>
                  <w:marRight w:val="0"/>
                  <w:marTop w:val="0"/>
                  <w:marBottom w:val="0"/>
                  <w:divBdr>
                    <w:top w:val="single" w:sz="2" w:space="1" w:color="FFFFFF"/>
                    <w:left w:val="single" w:sz="2" w:space="12" w:color="FFFFFF"/>
                    <w:bottom w:val="single" w:sz="2" w:space="1" w:color="FFFFFF"/>
                    <w:right w:val="single" w:sz="2" w:space="4" w:color="FFFFFF"/>
                  </w:divBdr>
                  <w:divsChild>
                    <w:div w:id="1308439318">
                      <w:marLeft w:val="0"/>
                      <w:marRight w:val="0"/>
                      <w:marTop w:val="0"/>
                      <w:marBottom w:val="0"/>
                      <w:divBdr>
                        <w:top w:val="none" w:sz="0" w:space="0" w:color="auto"/>
                        <w:left w:val="none" w:sz="0" w:space="0" w:color="auto"/>
                        <w:bottom w:val="none" w:sz="0" w:space="0" w:color="auto"/>
                        <w:right w:val="none" w:sz="0" w:space="0" w:color="auto"/>
                      </w:divBdr>
                    </w:div>
                  </w:divsChild>
                </w:div>
                <w:div w:id="477386756">
                  <w:marLeft w:val="0"/>
                  <w:marRight w:val="0"/>
                  <w:marTop w:val="0"/>
                  <w:marBottom w:val="0"/>
                  <w:divBdr>
                    <w:top w:val="single" w:sz="2" w:space="1" w:color="FFFFFF"/>
                    <w:left w:val="single" w:sz="2" w:space="12" w:color="FFFFFF"/>
                    <w:bottom w:val="single" w:sz="2" w:space="1" w:color="FFFFFF"/>
                    <w:right w:val="single" w:sz="2" w:space="4" w:color="FFFFFF"/>
                  </w:divBdr>
                  <w:divsChild>
                    <w:div w:id="249046426">
                      <w:marLeft w:val="0"/>
                      <w:marRight w:val="0"/>
                      <w:marTop w:val="0"/>
                      <w:marBottom w:val="0"/>
                      <w:divBdr>
                        <w:top w:val="none" w:sz="0" w:space="0" w:color="auto"/>
                        <w:left w:val="none" w:sz="0" w:space="0" w:color="auto"/>
                        <w:bottom w:val="none" w:sz="0" w:space="0" w:color="auto"/>
                        <w:right w:val="none" w:sz="0" w:space="0" w:color="auto"/>
                      </w:divBdr>
                    </w:div>
                  </w:divsChild>
                </w:div>
                <w:div w:id="1954244704">
                  <w:marLeft w:val="0"/>
                  <w:marRight w:val="0"/>
                  <w:marTop w:val="0"/>
                  <w:marBottom w:val="0"/>
                  <w:divBdr>
                    <w:top w:val="single" w:sz="2" w:space="1" w:color="FFFFFF"/>
                    <w:left w:val="single" w:sz="2" w:space="12" w:color="FFFFFF"/>
                    <w:bottom w:val="single" w:sz="2" w:space="1" w:color="FFFFFF"/>
                    <w:right w:val="single" w:sz="2" w:space="4" w:color="FFFFFF"/>
                  </w:divBdr>
                  <w:divsChild>
                    <w:div w:id="816728859">
                      <w:marLeft w:val="0"/>
                      <w:marRight w:val="0"/>
                      <w:marTop w:val="0"/>
                      <w:marBottom w:val="0"/>
                      <w:divBdr>
                        <w:top w:val="none" w:sz="0" w:space="0" w:color="auto"/>
                        <w:left w:val="none" w:sz="0" w:space="0" w:color="auto"/>
                        <w:bottom w:val="none" w:sz="0" w:space="0" w:color="auto"/>
                        <w:right w:val="none" w:sz="0" w:space="0" w:color="auto"/>
                      </w:divBdr>
                    </w:div>
                  </w:divsChild>
                </w:div>
                <w:div w:id="750733818">
                  <w:marLeft w:val="0"/>
                  <w:marRight w:val="0"/>
                  <w:marTop w:val="0"/>
                  <w:marBottom w:val="0"/>
                  <w:divBdr>
                    <w:top w:val="single" w:sz="2" w:space="1" w:color="FFFFFF"/>
                    <w:left w:val="single" w:sz="2" w:space="12" w:color="FFFFFF"/>
                    <w:bottom w:val="single" w:sz="2" w:space="1" w:color="FFFFFF"/>
                    <w:right w:val="single" w:sz="2" w:space="4" w:color="FFFFFF"/>
                  </w:divBdr>
                  <w:divsChild>
                    <w:div w:id="1301231324">
                      <w:marLeft w:val="0"/>
                      <w:marRight w:val="0"/>
                      <w:marTop w:val="0"/>
                      <w:marBottom w:val="0"/>
                      <w:divBdr>
                        <w:top w:val="none" w:sz="0" w:space="0" w:color="auto"/>
                        <w:left w:val="none" w:sz="0" w:space="0" w:color="auto"/>
                        <w:bottom w:val="none" w:sz="0" w:space="0" w:color="auto"/>
                        <w:right w:val="none" w:sz="0" w:space="0" w:color="auto"/>
                      </w:divBdr>
                    </w:div>
                  </w:divsChild>
                </w:div>
                <w:div w:id="777600757">
                  <w:marLeft w:val="0"/>
                  <w:marRight w:val="0"/>
                  <w:marTop w:val="0"/>
                  <w:marBottom w:val="0"/>
                  <w:divBdr>
                    <w:top w:val="single" w:sz="2" w:space="1" w:color="FFFFFF"/>
                    <w:left w:val="single" w:sz="2" w:space="12" w:color="FFFFFF"/>
                    <w:bottom w:val="single" w:sz="2" w:space="1" w:color="FFFFFF"/>
                    <w:right w:val="single" w:sz="2" w:space="4" w:color="FFFFFF"/>
                  </w:divBdr>
                  <w:divsChild>
                    <w:div w:id="551498713">
                      <w:marLeft w:val="0"/>
                      <w:marRight w:val="0"/>
                      <w:marTop w:val="0"/>
                      <w:marBottom w:val="0"/>
                      <w:divBdr>
                        <w:top w:val="none" w:sz="0" w:space="0" w:color="auto"/>
                        <w:left w:val="none" w:sz="0" w:space="0" w:color="auto"/>
                        <w:bottom w:val="none" w:sz="0" w:space="0" w:color="auto"/>
                        <w:right w:val="none" w:sz="0" w:space="0" w:color="auto"/>
                      </w:divBdr>
                    </w:div>
                  </w:divsChild>
                </w:div>
                <w:div w:id="2034500313">
                  <w:marLeft w:val="0"/>
                  <w:marRight w:val="0"/>
                  <w:marTop w:val="0"/>
                  <w:marBottom w:val="0"/>
                  <w:divBdr>
                    <w:top w:val="single" w:sz="2" w:space="1" w:color="FFFFFF"/>
                    <w:left w:val="single" w:sz="2" w:space="12" w:color="FFFFFF"/>
                    <w:bottom w:val="single" w:sz="2" w:space="1" w:color="FFFFFF"/>
                    <w:right w:val="single" w:sz="2" w:space="4" w:color="FFFFFF"/>
                  </w:divBdr>
                  <w:divsChild>
                    <w:div w:id="1268270191">
                      <w:marLeft w:val="0"/>
                      <w:marRight w:val="0"/>
                      <w:marTop w:val="0"/>
                      <w:marBottom w:val="0"/>
                      <w:divBdr>
                        <w:top w:val="none" w:sz="0" w:space="0" w:color="auto"/>
                        <w:left w:val="none" w:sz="0" w:space="0" w:color="auto"/>
                        <w:bottom w:val="none" w:sz="0" w:space="0" w:color="auto"/>
                        <w:right w:val="none" w:sz="0" w:space="0" w:color="auto"/>
                      </w:divBdr>
                    </w:div>
                  </w:divsChild>
                </w:div>
                <w:div w:id="930623025">
                  <w:marLeft w:val="0"/>
                  <w:marRight w:val="0"/>
                  <w:marTop w:val="0"/>
                  <w:marBottom w:val="0"/>
                  <w:divBdr>
                    <w:top w:val="single" w:sz="2" w:space="1" w:color="FFFFFF"/>
                    <w:left w:val="single" w:sz="2" w:space="12" w:color="FFFFFF"/>
                    <w:bottom w:val="single" w:sz="2" w:space="1" w:color="FFFFFF"/>
                    <w:right w:val="single" w:sz="2" w:space="4" w:color="FFFFFF"/>
                  </w:divBdr>
                  <w:divsChild>
                    <w:div w:id="947274878">
                      <w:marLeft w:val="0"/>
                      <w:marRight w:val="0"/>
                      <w:marTop w:val="0"/>
                      <w:marBottom w:val="0"/>
                      <w:divBdr>
                        <w:top w:val="none" w:sz="0" w:space="0" w:color="auto"/>
                        <w:left w:val="none" w:sz="0" w:space="0" w:color="auto"/>
                        <w:bottom w:val="none" w:sz="0" w:space="0" w:color="auto"/>
                        <w:right w:val="none" w:sz="0" w:space="0" w:color="auto"/>
                      </w:divBdr>
                    </w:div>
                  </w:divsChild>
                </w:div>
                <w:div w:id="264273433">
                  <w:marLeft w:val="0"/>
                  <w:marRight w:val="0"/>
                  <w:marTop w:val="0"/>
                  <w:marBottom w:val="0"/>
                  <w:divBdr>
                    <w:top w:val="single" w:sz="2" w:space="1" w:color="FFFFFF"/>
                    <w:left w:val="single" w:sz="2" w:space="12" w:color="FFFFFF"/>
                    <w:bottom w:val="single" w:sz="2" w:space="1" w:color="FFFFFF"/>
                    <w:right w:val="single" w:sz="2" w:space="4" w:color="FFFFFF"/>
                  </w:divBdr>
                  <w:divsChild>
                    <w:div w:id="869101436">
                      <w:marLeft w:val="0"/>
                      <w:marRight w:val="0"/>
                      <w:marTop w:val="0"/>
                      <w:marBottom w:val="0"/>
                      <w:divBdr>
                        <w:top w:val="none" w:sz="0" w:space="0" w:color="auto"/>
                        <w:left w:val="none" w:sz="0" w:space="0" w:color="auto"/>
                        <w:bottom w:val="none" w:sz="0" w:space="0" w:color="auto"/>
                        <w:right w:val="none" w:sz="0" w:space="0" w:color="auto"/>
                      </w:divBdr>
                    </w:div>
                  </w:divsChild>
                </w:div>
                <w:div w:id="1105878346">
                  <w:marLeft w:val="0"/>
                  <w:marRight w:val="0"/>
                  <w:marTop w:val="0"/>
                  <w:marBottom w:val="0"/>
                  <w:divBdr>
                    <w:top w:val="single" w:sz="2" w:space="1" w:color="FFFFFF"/>
                    <w:left w:val="single" w:sz="2" w:space="12" w:color="FFFFFF"/>
                    <w:bottom w:val="single" w:sz="2" w:space="1" w:color="FFFFFF"/>
                    <w:right w:val="single" w:sz="2" w:space="4" w:color="FFFFFF"/>
                  </w:divBdr>
                  <w:divsChild>
                    <w:div w:id="916209924">
                      <w:marLeft w:val="0"/>
                      <w:marRight w:val="0"/>
                      <w:marTop w:val="0"/>
                      <w:marBottom w:val="0"/>
                      <w:divBdr>
                        <w:top w:val="none" w:sz="0" w:space="0" w:color="auto"/>
                        <w:left w:val="none" w:sz="0" w:space="0" w:color="auto"/>
                        <w:bottom w:val="none" w:sz="0" w:space="0" w:color="auto"/>
                        <w:right w:val="none" w:sz="0" w:space="0" w:color="auto"/>
                      </w:divBdr>
                    </w:div>
                  </w:divsChild>
                </w:div>
                <w:div w:id="1502818312">
                  <w:marLeft w:val="0"/>
                  <w:marRight w:val="0"/>
                  <w:marTop w:val="0"/>
                  <w:marBottom w:val="0"/>
                  <w:divBdr>
                    <w:top w:val="single" w:sz="2" w:space="1" w:color="FFFFFF"/>
                    <w:left w:val="single" w:sz="2" w:space="12" w:color="FFFFFF"/>
                    <w:bottom w:val="single" w:sz="2" w:space="1" w:color="FFFFFF"/>
                    <w:right w:val="single" w:sz="2" w:space="4" w:color="FFFFFF"/>
                  </w:divBdr>
                  <w:divsChild>
                    <w:div w:id="1917595273">
                      <w:marLeft w:val="0"/>
                      <w:marRight w:val="0"/>
                      <w:marTop w:val="0"/>
                      <w:marBottom w:val="0"/>
                      <w:divBdr>
                        <w:top w:val="none" w:sz="0" w:space="0" w:color="auto"/>
                        <w:left w:val="none" w:sz="0" w:space="0" w:color="auto"/>
                        <w:bottom w:val="none" w:sz="0" w:space="0" w:color="auto"/>
                        <w:right w:val="none" w:sz="0" w:space="0" w:color="auto"/>
                      </w:divBdr>
                    </w:div>
                  </w:divsChild>
                </w:div>
                <w:div w:id="618803050">
                  <w:marLeft w:val="0"/>
                  <w:marRight w:val="0"/>
                  <w:marTop w:val="0"/>
                  <w:marBottom w:val="0"/>
                  <w:divBdr>
                    <w:top w:val="single" w:sz="2" w:space="1" w:color="FFFFFF"/>
                    <w:left w:val="single" w:sz="2" w:space="12" w:color="FFFFFF"/>
                    <w:bottom w:val="single" w:sz="2" w:space="1" w:color="FFFFFF"/>
                    <w:right w:val="single" w:sz="2" w:space="4" w:color="FFFFFF"/>
                  </w:divBdr>
                  <w:divsChild>
                    <w:div w:id="1007442447">
                      <w:marLeft w:val="0"/>
                      <w:marRight w:val="0"/>
                      <w:marTop w:val="0"/>
                      <w:marBottom w:val="0"/>
                      <w:divBdr>
                        <w:top w:val="none" w:sz="0" w:space="0" w:color="auto"/>
                        <w:left w:val="none" w:sz="0" w:space="0" w:color="auto"/>
                        <w:bottom w:val="none" w:sz="0" w:space="0" w:color="auto"/>
                        <w:right w:val="none" w:sz="0" w:space="0" w:color="auto"/>
                      </w:divBdr>
                    </w:div>
                  </w:divsChild>
                </w:div>
                <w:div w:id="1900827329">
                  <w:marLeft w:val="0"/>
                  <w:marRight w:val="0"/>
                  <w:marTop w:val="0"/>
                  <w:marBottom w:val="0"/>
                  <w:divBdr>
                    <w:top w:val="single" w:sz="2" w:space="1" w:color="FFFFFF"/>
                    <w:left w:val="single" w:sz="2" w:space="12" w:color="FFFFFF"/>
                    <w:bottom w:val="single" w:sz="2" w:space="1" w:color="FFFFFF"/>
                    <w:right w:val="single" w:sz="2" w:space="4" w:color="FFFFFF"/>
                  </w:divBdr>
                  <w:divsChild>
                    <w:div w:id="219051122">
                      <w:marLeft w:val="0"/>
                      <w:marRight w:val="0"/>
                      <w:marTop w:val="0"/>
                      <w:marBottom w:val="0"/>
                      <w:divBdr>
                        <w:top w:val="none" w:sz="0" w:space="0" w:color="auto"/>
                        <w:left w:val="none" w:sz="0" w:space="0" w:color="auto"/>
                        <w:bottom w:val="none" w:sz="0" w:space="0" w:color="auto"/>
                        <w:right w:val="none" w:sz="0" w:space="0" w:color="auto"/>
                      </w:divBdr>
                    </w:div>
                  </w:divsChild>
                </w:div>
                <w:div w:id="1582980652">
                  <w:marLeft w:val="0"/>
                  <w:marRight w:val="0"/>
                  <w:marTop w:val="0"/>
                  <w:marBottom w:val="0"/>
                  <w:divBdr>
                    <w:top w:val="single" w:sz="2" w:space="1" w:color="FFFFFF"/>
                    <w:left w:val="single" w:sz="2" w:space="12" w:color="FFFFFF"/>
                    <w:bottom w:val="single" w:sz="2" w:space="4" w:color="FFFFFF"/>
                    <w:right w:val="single" w:sz="2" w:space="4" w:color="FFFFFF"/>
                  </w:divBdr>
                  <w:divsChild>
                    <w:div w:id="12607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6063">
          <w:marLeft w:val="0"/>
          <w:marRight w:val="0"/>
          <w:marTop w:val="0"/>
          <w:marBottom w:val="335"/>
          <w:divBdr>
            <w:top w:val="none" w:sz="0" w:space="0" w:color="auto"/>
            <w:left w:val="none" w:sz="0" w:space="0" w:color="auto"/>
            <w:bottom w:val="none" w:sz="0" w:space="0" w:color="auto"/>
            <w:right w:val="none" w:sz="0" w:space="0" w:color="auto"/>
          </w:divBdr>
          <w:divsChild>
            <w:div w:id="701636038">
              <w:marLeft w:val="0"/>
              <w:marRight w:val="0"/>
              <w:marTop w:val="0"/>
              <w:marBottom w:val="0"/>
              <w:divBdr>
                <w:top w:val="none" w:sz="0" w:space="0" w:color="auto"/>
                <w:left w:val="none" w:sz="0" w:space="0" w:color="auto"/>
                <w:bottom w:val="none" w:sz="0" w:space="0" w:color="auto"/>
                <w:right w:val="none" w:sz="0" w:space="0" w:color="auto"/>
              </w:divBdr>
              <w:divsChild>
                <w:div w:id="1222134258">
                  <w:marLeft w:val="0"/>
                  <w:marRight w:val="0"/>
                  <w:marTop w:val="0"/>
                  <w:marBottom w:val="0"/>
                  <w:divBdr>
                    <w:top w:val="single" w:sz="2" w:space="4" w:color="FFFFFF"/>
                    <w:left w:val="single" w:sz="2" w:space="12" w:color="FFFFFF"/>
                    <w:bottom w:val="single" w:sz="2" w:space="1" w:color="FFFFFF"/>
                    <w:right w:val="single" w:sz="2" w:space="4" w:color="FFFFFF"/>
                  </w:divBdr>
                  <w:divsChild>
                    <w:div w:id="1690258980">
                      <w:marLeft w:val="0"/>
                      <w:marRight w:val="0"/>
                      <w:marTop w:val="0"/>
                      <w:marBottom w:val="0"/>
                      <w:divBdr>
                        <w:top w:val="none" w:sz="0" w:space="0" w:color="auto"/>
                        <w:left w:val="none" w:sz="0" w:space="0" w:color="auto"/>
                        <w:bottom w:val="none" w:sz="0" w:space="0" w:color="auto"/>
                        <w:right w:val="none" w:sz="0" w:space="0" w:color="auto"/>
                      </w:divBdr>
                    </w:div>
                  </w:divsChild>
                </w:div>
                <w:div w:id="3094692">
                  <w:marLeft w:val="0"/>
                  <w:marRight w:val="0"/>
                  <w:marTop w:val="0"/>
                  <w:marBottom w:val="0"/>
                  <w:divBdr>
                    <w:top w:val="single" w:sz="2" w:space="1" w:color="FFFFFF"/>
                    <w:left w:val="single" w:sz="2" w:space="12" w:color="FFFFFF"/>
                    <w:bottom w:val="single" w:sz="2" w:space="1" w:color="FFFFFF"/>
                    <w:right w:val="single" w:sz="2" w:space="4" w:color="FFFFFF"/>
                  </w:divBdr>
                  <w:divsChild>
                    <w:div w:id="1937134261">
                      <w:marLeft w:val="0"/>
                      <w:marRight w:val="0"/>
                      <w:marTop w:val="0"/>
                      <w:marBottom w:val="0"/>
                      <w:divBdr>
                        <w:top w:val="none" w:sz="0" w:space="0" w:color="auto"/>
                        <w:left w:val="none" w:sz="0" w:space="0" w:color="auto"/>
                        <w:bottom w:val="none" w:sz="0" w:space="0" w:color="auto"/>
                        <w:right w:val="none" w:sz="0" w:space="0" w:color="auto"/>
                      </w:divBdr>
                    </w:div>
                  </w:divsChild>
                </w:div>
                <w:div w:id="1410687922">
                  <w:marLeft w:val="0"/>
                  <w:marRight w:val="0"/>
                  <w:marTop w:val="0"/>
                  <w:marBottom w:val="0"/>
                  <w:divBdr>
                    <w:top w:val="single" w:sz="2" w:space="1" w:color="FFFFFF"/>
                    <w:left w:val="single" w:sz="2" w:space="12" w:color="FFFFFF"/>
                    <w:bottom w:val="single" w:sz="2" w:space="1" w:color="FFFFFF"/>
                    <w:right w:val="single" w:sz="2" w:space="4" w:color="FFFFFF"/>
                  </w:divBdr>
                  <w:divsChild>
                    <w:div w:id="2022007000">
                      <w:marLeft w:val="0"/>
                      <w:marRight w:val="0"/>
                      <w:marTop w:val="0"/>
                      <w:marBottom w:val="0"/>
                      <w:divBdr>
                        <w:top w:val="none" w:sz="0" w:space="0" w:color="auto"/>
                        <w:left w:val="none" w:sz="0" w:space="0" w:color="auto"/>
                        <w:bottom w:val="none" w:sz="0" w:space="0" w:color="auto"/>
                        <w:right w:val="none" w:sz="0" w:space="0" w:color="auto"/>
                      </w:divBdr>
                    </w:div>
                  </w:divsChild>
                </w:div>
                <w:div w:id="1876698121">
                  <w:marLeft w:val="0"/>
                  <w:marRight w:val="0"/>
                  <w:marTop w:val="0"/>
                  <w:marBottom w:val="0"/>
                  <w:divBdr>
                    <w:top w:val="single" w:sz="2" w:space="1" w:color="FFFFFF"/>
                    <w:left w:val="single" w:sz="2" w:space="12" w:color="FFFFFF"/>
                    <w:bottom w:val="single" w:sz="2" w:space="1" w:color="FFFFFF"/>
                    <w:right w:val="single" w:sz="2" w:space="4" w:color="FFFFFF"/>
                  </w:divBdr>
                  <w:divsChild>
                    <w:div w:id="1247107351">
                      <w:marLeft w:val="0"/>
                      <w:marRight w:val="0"/>
                      <w:marTop w:val="0"/>
                      <w:marBottom w:val="0"/>
                      <w:divBdr>
                        <w:top w:val="none" w:sz="0" w:space="0" w:color="auto"/>
                        <w:left w:val="none" w:sz="0" w:space="0" w:color="auto"/>
                        <w:bottom w:val="none" w:sz="0" w:space="0" w:color="auto"/>
                        <w:right w:val="none" w:sz="0" w:space="0" w:color="auto"/>
                      </w:divBdr>
                    </w:div>
                  </w:divsChild>
                </w:div>
                <w:div w:id="1884243049">
                  <w:marLeft w:val="0"/>
                  <w:marRight w:val="0"/>
                  <w:marTop w:val="0"/>
                  <w:marBottom w:val="0"/>
                  <w:divBdr>
                    <w:top w:val="single" w:sz="2" w:space="1" w:color="FFFFFF"/>
                    <w:left w:val="single" w:sz="2" w:space="12" w:color="FFFFFF"/>
                    <w:bottom w:val="single" w:sz="2" w:space="1" w:color="FFFFFF"/>
                    <w:right w:val="single" w:sz="2" w:space="4" w:color="FFFFFF"/>
                  </w:divBdr>
                  <w:divsChild>
                    <w:div w:id="1960603782">
                      <w:marLeft w:val="0"/>
                      <w:marRight w:val="0"/>
                      <w:marTop w:val="0"/>
                      <w:marBottom w:val="0"/>
                      <w:divBdr>
                        <w:top w:val="none" w:sz="0" w:space="0" w:color="auto"/>
                        <w:left w:val="none" w:sz="0" w:space="0" w:color="auto"/>
                        <w:bottom w:val="none" w:sz="0" w:space="0" w:color="auto"/>
                        <w:right w:val="none" w:sz="0" w:space="0" w:color="auto"/>
                      </w:divBdr>
                    </w:div>
                  </w:divsChild>
                </w:div>
                <w:div w:id="1885285009">
                  <w:marLeft w:val="0"/>
                  <w:marRight w:val="0"/>
                  <w:marTop w:val="0"/>
                  <w:marBottom w:val="0"/>
                  <w:divBdr>
                    <w:top w:val="single" w:sz="2" w:space="1" w:color="FFFFFF"/>
                    <w:left w:val="single" w:sz="2" w:space="12" w:color="FFFFFF"/>
                    <w:bottom w:val="single" w:sz="2" w:space="1" w:color="FFFFFF"/>
                    <w:right w:val="single" w:sz="2" w:space="4" w:color="FFFFFF"/>
                  </w:divBdr>
                  <w:divsChild>
                    <w:div w:id="142548360">
                      <w:marLeft w:val="0"/>
                      <w:marRight w:val="0"/>
                      <w:marTop w:val="0"/>
                      <w:marBottom w:val="0"/>
                      <w:divBdr>
                        <w:top w:val="none" w:sz="0" w:space="0" w:color="auto"/>
                        <w:left w:val="none" w:sz="0" w:space="0" w:color="auto"/>
                        <w:bottom w:val="none" w:sz="0" w:space="0" w:color="auto"/>
                        <w:right w:val="none" w:sz="0" w:space="0" w:color="auto"/>
                      </w:divBdr>
                    </w:div>
                  </w:divsChild>
                </w:div>
                <w:div w:id="1440561997">
                  <w:marLeft w:val="0"/>
                  <w:marRight w:val="0"/>
                  <w:marTop w:val="0"/>
                  <w:marBottom w:val="0"/>
                  <w:divBdr>
                    <w:top w:val="single" w:sz="2" w:space="1" w:color="FFFFFF"/>
                    <w:left w:val="single" w:sz="2" w:space="12" w:color="FFFFFF"/>
                    <w:bottom w:val="single" w:sz="2" w:space="1" w:color="FFFFFF"/>
                    <w:right w:val="single" w:sz="2" w:space="4" w:color="FFFFFF"/>
                  </w:divBdr>
                  <w:divsChild>
                    <w:div w:id="211892193">
                      <w:marLeft w:val="0"/>
                      <w:marRight w:val="0"/>
                      <w:marTop w:val="0"/>
                      <w:marBottom w:val="0"/>
                      <w:divBdr>
                        <w:top w:val="none" w:sz="0" w:space="0" w:color="auto"/>
                        <w:left w:val="none" w:sz="0" w:space="0" w:color="auto"/>
                        <w:bottom w:val="none" w:sz="0" w:space="0" w:color="auto"/>
                        <w:right w:val="none" w:sz="0" w:space="0" w:color="auto"/>
                      </w:divBdr>
                    </w:div>
                  </w:divsChild>
                </w:div>
                <w:div w:id="1144615145">
                  <w:marLeft w:val="0"/>
                  <w:marRight w:val="0"/>
                  <w:marTop w:val="0"/>
                  <w:marBottom w:val="0"/>
                  <w:divBdr>
                    <w:top w:val="single" w:sz="2" w:space="1" w:color="FFFFFF"/>
                    <w:left w:val="single" w:sz="2" w:space="12" w:color="FFFFFF"/>
                    <w:bottom w:val="single" w:sz="2" w:space="1" w:color="FFFFFF"/>
                    <w:right w:val="single" w:sz="2" w:space="4" w:color="FFFFFF"/>
                  </w:divBdr>
                  <w:divsChild>
                    <w:div w:id="173418971">
                      <w:marLeft w:val="0"/>
                      <w:marRight w:val="0"/>
                      <w:marTop w:val="0"/>
                      <w:marBottom w:val="0"/>
                      <w:divBdr>
                        <w:top w:val="none" w:sz="0" w:space="0" w:color="auto"/>
                        <w:left w:val="none" w:sz="0" w:space="0" w:color="auto"/>
                        <w:bottom w:val="none" w:sz="0" w:space="0" w:color="auto"/>
                        <w:right w:val="none" w:sz="0" w:space="0" w:color="auto"/>
                      </w:divBdr>
                    </w:div>
                  </w:divsChild>
                </w:div>
                <w:div w:id="1986083003">
                  <w:marLeft w:val="0"/>
                  <w:marRight w:val="0"/>
                  <w:marTop w:val="0"/>
                  <w:marBottom w:val="0"/>
                  <w:divBdr>
                    <w:top w:val="single" w:sz="2" w:space="1" w:color="FFFFFF"/>
                    <w:left w:val="single" w:sz="2" w:space="12" w:color="FFFFFF"/>
                    <w:bottom w:val="single" w:sz="2" w:space="1" w:color="FFFFFF"/>
                    <w:right w:val="single" w:sz="2" w:space="4" w:color="FFFFFF"/>
                  </w:divBdr>
                  <w:divsChild>
                    <w:div w:id="1098453740">
                      <w:marLeft w:val="0"/>
                      <w:marRight w:val="0"/>
                      <w:marTop w:val="0"/>
                      <w:marBottom w:val="0"/>
                      <w:divBdr>
                        <w:top w:val="none" w:sz="0" w:space="0" w:color="auto"/>
                        <w:left w:val="none" w:sz="0" w:space="0" w:color="auto"/>
                        <w:bottom w:val="none" w:sz="0" w:space="0" w:color="auto"/>
                        <w:right w:val="none" w:sz="0" w:space="0" w:color="auto"/>
                      </w:divBdr>
                    </w:div>
                  </w:divsChild>
                </w:div>
                <w:div w:id="794567592">
                  <w:marLeft w:val="0"/>
                  <w:marRight w:val="0"/>
                  <w:marTop w:val="0"/>
                  <w:marBottom w:val="0"/>
                  <w:divBdr>
                    <w:top w:val="single" w:sz="2" w:space="1" w:color="FFFFFF"/>
                    <w:left w:val="single" w:sz="2" w:space="12" w:color="FFFFFF"/>
                    <w:bottom w:val="single" w:sz="2" w:space="1" w:color="FFFFFF"/>
                    <w:right w:val="single" w:sz="2" w:space="4" w:color="FFFFFF"/>
                  </w:divBdr>
                  <w:divsChild>
                    <w:div w:id="1739934209">
                      <w:marLeft w:val="0"/>
                      <w:marRight w:val="0"/>
                      <w:marTop w:val="0"/>
                      <w:marBottom w:val="0"/>
                      <w:divBdr>
                        <w:top w:val="none" w:sz="0" w:space="0" w:color="auto"/>
                        <w:left w:val="none" w:sz="0" w:space="0" w:color="auto"/>
                        <w:bottom w:val="none" w:sz="0" w:space="0" w:color="auto"/>
                        <w:right w:val="none" w:sz="0" w:space="0" w:color="auto"/>
                      </w:divBdr>
                    </w:div>
                  </w:divsChild>
                </w:div>
                <w:div w:id="2134052802">
                  <w:marLeft w:val="0"/>
                  <w:marRight w:val="0"/>
                  <w:marTop w:val="0"/>
                  <w:marBottom w:val="0"/>
                  <w:divBdr>
                    <w:top w:val="single" w:sz="2" w:space="1" w:color="FFFFFF"/>
                    <w:left w:val="single" w:sz="2" w:space="12" w:color="FFFFFF"/>
                    <w:bottom w:val="single" w:sz="2" w:space="1" w:color="FFFFFF"/>
                    <w:right w:val="single" w:sz="2" w:space="4" w:color="FFFFFF"/>
                  </w:divBdr>
                  <w:divsChild>
                    <w:div w:id="1830439908">
                      <w:marLeft w:val="0"/>
                      <w:marRight w:val="0"/>
                      <w:marTop w:val="0"/>
                      <w:marBottom w:val="0"/>
                      <w:divBdr>
                        <w:top w:val="none" w:sz="0" w:space="0" w:color="auto"/>
                        <w:left w:val="none" w:sz="0" w:space="0" w:color="auto"/>
                        <w:bottom w:val="none" w:sz="0" w:space="0" w:color="auto"/>
                        <w:right w:val="none" w:sz="0" w:space="0" w:color="auto"/>
                      </w:divBdr>
                    </w:div>
                  </w:divsChild>
                </w:div>
                <w:div w:id="1032457637">
                  <w:marLeft w:val="0"/>
                  <w:marRight w:val="0"/>
                  <w:marTop w:val="0"/>
                  <w:marBottom w:val="0"/>
                  <w:divBdr>
                    <w:top w:val="single" w:sz="2" w:space="1" w:color="FFFFFF"/>
                    <w:left w:val="single" w:sz="2" w:space="12" w:color="FFFFFF"/>
                    <w:bottom w:val="single" w:sz="2" w:space="1" w:color="FFFFFF"/>
                    <w:right w:val="single" w:sz="2" w:space="4" w:color="FFFFFF"/>
                  </w:divBdr>
                  <w:divsChild>
                    <w:div w:id="338118616">
                      <w:marLeft w:val="0"/>
                      <w:marRight w:val="0"/>
                      <w:marTop w:val="0"/>
                      <w:marBottom w:val="0"/>
                      <w:divBdr>
                        <w:top w:val="none" w:sz="0" w:space="0" w:color="auto"/>
                        <w:left w:val="none" w:sz="0" w:space="0" w:color="auto"/>
                        <w:bottom w:val="none" w:sz="0" w:space="0" w:color="auto"/>
                        <w:right w:val="none" w:sz="0" w:space="0" w:color="auto"/>
                      </w:divBdr>
                    </w:div>
                  </w:divsChild>
                </w:div>
                <w:div w:id="865095816">
                  <w:marLeft w:val="0"/>
                  <w:marRight w:val="0"/>
                  <w:marTop w:val="0"/>
                  <w:marBottom w:val="0"/>
                  <w:divBdr>
                    <w:top w:val="single" w:sz="2" w:space="1" w:color="FFFFFF"/>
                    <w:left w:val="single" w:sz="2" w:space="12" w:color="FFFFFF"/>
                    <w:bottom w:val="single" w:sz="2" w:space="1" w:color="FFFFFF"/>
                    <w:right w:val="single" w:sz="2" w:space="4" w:color="FFFFFF"/>
                  </w:divBdr>
                  <w:divsChild>
                    <w:div w:id="2048212551">
                      <w:marLeft w:val="0"/>
                      <w:marRight w:val="0"/>
                      <w:marTop w:val="0"/>
                      <w:marBottom w:val="0"/>
                      <w:divBdr>
                        <w:top w:val="none" w:sz="0" w:space="0" w:color="auto"/>
                        <w:left w:val="none" w:sz="0" w:space="0" w:color="auto"/>
                        <w:bottom w:val="none" w:sz="0" w:space="0" w:color="auto"/>
                        <w:right w:val="none" w:sz="0" w:space="0" w:color="auto"/>
                      </w:divBdr>
                    </w:div>
                  </w:divsChild>
                </w:div>
                <w:div w:id="1204563174">
                  <w:marLeft w:val="0"/>
                  <w:marRight w:val="0"/>
                  <w:marTop w:val="0"/>
                  <w:marBottom w:val="0"/>
                  <w:divBdr>
                    <w:top w:val="single" w:sz="2" w:space="1" w:color="FFFFFF"/>
                    <w:left w:val="single" w:sz="2" w:space="12" w:color="FFFFFF"/>
                    <w:bottom w:val="single" w:sz="2" w:space="1" w:color="FFFFFF"/>
                    <w:right w:val="single" w:sz="2" w:space="4" w:color="FFFFFF"/>
                  </w:divBdr>
                  <w:divsChild>
                    <w:div w:id="362706981">
                      <w:marLeft w:val="0"/>
                      <w:marRight w:val="0"/>
                      <w:marTop w:val="0"/>
                      <w:marBottom w:val="0"/>
                      <w:divBdr>
                        <w:top w:val="none" w:sz="0" w:space="0" w:color="auto"/>
                        <w:left w:val="none" w:sz="0" w:space="0" w:color="auto"/>
                        <w:bottom w:val="none" w:sz="0" w:space="0" w:color="auto"/>
                        <w:right w:val="none" w:sz="0" w:space="0" w:color="auto"/>
                      </w:divBdr>
                    </w:div>
                  </w:divsChild>
                </w:div>
                <w:div w:id="1086997085">
                  <w:marLeft w:val="0"/>
                  <w:marRight w:val="0"/>
                  <w:marTop w:val="0"/>
                  <w:marBottom w:val="0"/>
                  <w:divBdr>
                    <w:top w:val="single" w:sz="2" w:space="1" w:color="FFFFFF"/>
                    <w:left w:val="single" w:sz="2" w:space="12" w:color="FFFFFF"/>
                    <w:bottom w:val="single" w:sz="2" w:space="1" w:color="FFFFFF"/>
                    <w:right w:val="single" w:sz="2" w:space="4" w:color="FFFFFF"/>
                  </w:divBdr>
                  <w:divsChild>
                    <w:div w:id="2018992427">
                      <w:marLeft w:val="0"/>
                      <w:marRight w:val="0"/>
                      <w:marTop w:val="0"/>
                      <w:marBottom w:val="0"/>
                      <w:divBdr>
                        <w:top w:val="none" w:sz="0" w:space="0" w:color="auto"/>
                        <w:left w:val="none" w:sz="0" w:space="0" w:color="auto"/>
                        <w:bottom w:val="none" w:sz="0" w:space="0" w:color="auto"/>
                        <w:right w:val="none" w:sz="0" w:space="0" w:color="auto"/>
                      </w:divBdr>
                    </w:div>
                  </w:divsChild>
                </w:div>
                <w:div w:id="668169022">
                  <w:marLeft w:val="0"/>
                  <w:marRight w:val="0"/>
                  <w:marTop w:val="0"/>
                  <w:marBottom w:val="0"/>
                  <w:divBdr>
                    <w:top w:val="single" w:sz="2" w:space="1" w:color="FFFFFF"/>
                    <w:left w:val="single" w:sz="2" w:space="12" w:color="FFFFFF"/>
                    <w:bottom w:val="single" w:sz="2" w:space="1" w:color="FFFFFF"/>
                    <w:right w:val="single" w:sz="2" w:space="4" w:color="FFFFFF"/>
                  </w:divBdr>
                  <w:divsChild>
                    <w:div w:id="241767917">
                      <w:marLeft w:val="0"/>
                      <w:marRight w:val="0"/>
                      <w:marTop w:val="0"/>
                      <w:marBottom w:val="0"/>
                      <w:divBdr>
                        <w:top w:val="none" w:sz="0" w:space="0" w:color="auto"/>
                        <w:left w:val="none" w:sz="0" w:space="0" w:color="auto"/>
                        <w:bottom w:val="none" w:sz="0" w:space="0" w:color="auto"/>
                        <w:right w:val="none" w:sz="0" w:space="0" w:color="auto"/>
                      </w:divBdr>
                    </w:div>
                  </w:divsChild>
                </w:div>
                <w:div w:id="8147149">
                  <w:marLeft w:val="0"/>
                  <w:marRight w:val="0"/>
                  <w:marTop w:val="0"/>
                  <w:marBottom w:val="0"/>
                  <w:divBdr>
                    <w:top w:val="single" w:sz="2" w:space="1" w:color="FFFFFF"/>
                    <w:left w:val="single" w:sz="2" w:space="12" w:color="FFFFFF"/>
                    <w:bottom w:val="single" w:sz="2" w:space="1" w:color="FFFFFF"/>
                    <w:right w:val="single" w:sz="2" w:space="4" w:color="FFFFFF"/>
                  </w:divBdr>
                  <w:divsChild>
                    <w:div w:id="1057704575">
                      <w:marLeft w:val="0"/>
                      <w:marRight w:val="0"/>
                      <w:marTop w:val="0"/>
                      <w:marBottom w:val="0"/>
                      <w:divBdr>
                        <w:top w:val="none" w:sz="0" w:space="0" w:color="auto"/>
                        <w:left w:val="none" w:sz="0" w:space="0" w:color="auto"/>
                        <w:bottom w:val="none" w:sz="0" w:space="0" w:color="auto"/>
                        <w:right w:val="none" w:sz="0" w:space="0" w:color="auto"/>
                      </w:divBdr>
                    </w:div>
                  </w:divsChild>
                </w:div>
                <w:div w:id="384107999">
                  <w:marLeft w:val="0"/>
                  <w:marRight w:val="0"/>
                  <w:marTop w:val="0"/>
                  <w:marBottom w:val="0"/>
                  <w:divBdr>
                    <w:top w:val="single" w:sz="2" w:space="1" w:color="FFFFFF"/>
                    <w:left w:val="single" w:sz="2" w:space="12" w:color="FFFFFF"/>
                    <w:bottom w:val="single" w:sz="2" w:space="1" w:color="FFFFFF"/>
                    <w:right w:val="single" w:sz="2" w:space="4" w:color="FFFFFF"/>
                  </w:divBdr>
                  <w:divsChild>
                    <w:div w:id="1582719043">
                      <w:marLeft w:val="0"/>
                      <w:marRight w:val="0"/>
                      <w:marTop w:val="0"/>
                      <w:marBottom w:val="0"/>
                      <w:divBdr>
                        <w:top w:val="none" w:sz="0" w:space="0" w:color="auto"/>
                        <w:left w:val="none" w:sz="0" w:space="0" w:color="auto"/>
                        <w:bottom w:val="none" w:sz="0" w:space="0" w:color="auto"/>
                        <w:right w:val="none" w:sz="0" w:space="0" w:color="auto"/>
                      </w:divBdr>
                    </w:div>
                  </w:divsChild>
                </w:div>
                <w:div w:id="1949777688">
                  <w:marLeft w:val="0"/>
                  <w:marRight w:val="0"/>
                  <w:marTop w:val="0"/>
                  <w:marBottom w:val="0"/>
                  <w:divBdr>
                    <w:top w:val="single" w:sz="2" w:space="1" w:color="FFFFFF"/>
                    <w:left w:val="single" w:sz="2" w:space="12" w:color="FFFFFF"/>
                    <w:bottom w:val="single" w:sz="2" w:space="1" w:color="FFFFFF"/>
                    <w:right w:val="single" w:sz="2" w:space="4" w:color="FFFFFF"/>
                  </w:divBdr>
                  <w:divsChild>
                    <w:div w:id="1257789866">
                      <w:marLeft w:val="0"/>
                      <w:marRight w:val="0"/>
                      <w:marTop w:val="0"/>
                      <w:marBottom w:val="0"/>
                      <w:divBdr>
                        <w:top w:val="none" w:sz="0" w:space="0" w:color="auto"/>
                        <w:left w:val="none" w:sz="0" w:space="0" w:color="auto"/>
                        <w:bottom w:val="none" w:sz="0" w:space="0" w:color="auto"/>
                        <w:right w:val="none" w:sz="0" w:space="0" w:color="auto"/>
                      </w:divBdr>
                    </w:div>
                  </w:divsChild>
                </w:div>
                <w:div w:id="2111076622">
                  <w:marLeft w:val="0"/>
                  <w:marRight w:val="0"/>
                  <w:marTop w:val="0"/>
                  <w:marBottom w:val="0"/>
                  <w:divBdr>
                    <w:top w:val="single" w:sz="2" w:space="1" w:color="FFFFFF"/>
                    <w:left w:val="single" w:sz="2" w:space="12" w:color="FFFFFF"/>
                    <w:bottom w:val="single" w:sz="2" w:space="1" w:color="FFFFFF"/>
                    <w:right w:val="single" w:sz="2" w:space="4" w:color="FFFFFF"/>
                  </w:divBdr>
                  <w:divsChild>
                    <w:div w:id="117577182">
                      <w:marLeft w:val="0"/>
                      <w:marRight w:val="0"/>
                      <w:marTop w:val="0"/>
                      <w:marBottom w:val="0"/>
                      <w:divBdr>
                        <w:top w:val="none" w:sz="0" w:space="0" w:color="auto"/>
                        <w:left w:val="none" w:sz="0" w:space="0" w:color="auto"/>
                        <w:bottom w:val="none" w:sz="0" w:space="0" w:color="auto"/>
                        <w:right w:val="none" w:sz="0" w:space="0" w:color="auto"/>
                      </w:divBdr>
                    </w:div>
                  </w:divsChild>
                </w:div>
                <w:div w:id="1851483793">
                  <w:marLeft w:val="0"/>
                  <w:marRight w:val="0"/>
                  <w:marTop w:val="0"/>
                  <w:marBottom w:val="0"/>
                  <w:divBdr>
                    <w:top w:val="single" w:sz="2" w:space="1" w:color="FFFFFF"/>
                    <w:left w:val="single" w:sz="2" w:space="12" w:color="FFFFFF"/>
                    <w:bottom w:val="single" w:sz="2" w:space="1" w:color="FFFFFF"/>
                    <w:right w:val="single" w:sz="2" w:space="4" w:color="FFFFFF"/>
                  </w:divBdr>
                  <w:divsChild>
                    <w:div w:id="889849312">
                      <w:marLeft w:val="0"/>
                      <w:marRight w:val="0"/>
                      <w:marTop w:val="0"/>
                      <w:marBottom w:val="0"/>
                      <w:divBdr>
                        <w:top w:val="none" w:sz="0" w:space="0" w:color="auto"/>
                        <w:left w:val="none" w:sz="0" w:space="0" w:color="auto"/>
                        <w:bottom w:val="none" w:sz="0" w:space="0" w:color="auto"/>
                        <w:right w:val="none" w:sz="0" w:space="0" w:color="auto"/>
                      </w:divBdr>
                    </w:div>
                  </w:divsChild>
                </w:div>
                <w:div w:id="892161342">
                  <w:marLeft w:val="0"/>
                  <w:marRight w:val="0"/>
                  <w:marTop w:val="0"/>
                  <w:marBottom w:val="0"/>
                  <w:divBdr>
                    <w:top w:val="single" w:sz="2" w:space="1" w:color="FFFFFF"/>
                    <w:left w:val="single" w:sz="2" w:space="12" w:color="FFFFFF"/>
                    <w:bottom w:val="single" w:sz="2" w:space="1" w:color="FFFFFF"/>
                    <w:right w:val="single" w:sz="2" w:space="4" w:color="FFFFFF"/>
                  </w:divBdr>
                  <w:divsChild>
                    <w:div w:id="1903252254">
                      <w:marLeft w:val="0"/>
                      <w:marRight w:val="0"/>
                      <w:marTop w:val="0"/>
                      <w:marBottom w:val="0"/>
                      <w:divBdr>
                        <w:top w:val="none" w:sz="0" w:space="0" w:color="auto"/>
                        <w:left w:val="none" w:sz="0" w:space="0" w:color="auto"/>
                        <w:bottom w:val="none" w:sz="0" w:space="0" w:color="auto"/>
                        <w:right w:val="none" w:sz="0" w:space="0" w:color="auto"/>
                      </w:divBdr>
                    </w:div>
                  </w:divsChild>
                </w:div>
                <w:div w:id="1776055615">
                  <w:marLeft w:val="0"/>
                  <w:marRight w:val="0"/>
                  <w:marTop w:val="0"/>
                  <w:marBottom w:val="0"/>
                  <w:divBdr>
                    <w:top w:val="single" w:sz="2" w:space="1" w:color="FFFFFF"/>
                    <w:left w:val="single" w:sz="2" w:space="12" w:color="FFFFFF"/>
                    <w:bottom w:val="single" w:sz="2" w:space="4" w:color="FFFFFF"/>
                    <w:right w:val="single" w:sz="2" w:space="4" w:color="FFFFFF"/>
                  </w:divBdr>
                  <w:divsChild>
                    <w:div w:id="15707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570649">
          <w:marLeft w:val="0"/>
          <w:marRight w:val="0"/>
          <w:marTop w:val="0"/>
          <w:marBottom w:val="335"/>
          <w:divBdr>
            <w:top w:val="none" w:sz="0" w:space="0" w:color="auto"/>
            <w:left w:val="none" w:sz="0" w:space="0" w:color="auto"/>
            <w:bottom w:val="none" w:sz="0" w:space="0" w:color="auto"/>
            <w:right w:val="none" w:sz="0" w:space="0" w:color="auto"/>
          </w:divBdr>
          <w:divsChild>
            <w:div w:id="1513376407">
              <w:marLeft w:val="0"/>
              <w:marRight w:val="0"/>
              <w:marTop w:val="0"/>
              <w:marBottom w:val="0"/>
              <w:divBdr>
                <w:top w:val="none" w:sz="0" w:space="0" w:color="auto"/>
                <w:left w:val="none" w:sz="0" w:space="0" w:color="auto"/>
                <w:bottom w:val="none" w:sz="0" w:space="0" w:color="auto"/>
                <w:right w:val="none" w:sz="0" w:space="0" w:color="auto"/>
              </w:divBdr>
              <w:divsChild>
                <w:div w:id="1773278539">
                  <w:marLeft w:val="0"/>
                  <w:marRight w:val="0"/>
                  <w:marTop w:val="0"/>
                  <w:marBottom w:val="0"/>
                  <w:divBdr>
                    <w:top w:val="single" w:sz="2" w:space="4" w:color="FFFFFF"/>
                    <w:left w:val="single" w:sz="2" w:space="12" w:color="FFFFFF"/>
                    <w:bottom w:val="single" w:sz="2" w:space="1" w:color="FFFFFF"/>
                    <w:right w:val="single" w:sz="2" w:space="4" w:color="FFFFFF"/>
                  </w:divBdr>
                  <w:divsChild>
                    <w:div w:id="473526186">
                      <w:marLeft w:val="0"/>
                      <w:marRight w:val="0"/>
                      <w:marTop w:val="0"/>
                      <w:marBottom w:val="0"/>
                      <w:divBdr>
                        <w:top w:val="none" w:sz="0" w:space="0" w:color="auto"/>
                        <w:left w:val="none" w:sz="0" w:space="0" w:color="auto"/>
                        <w:bottom w:val="none" w:sz="0" w:space="0" w:color="auto"/>
                        <w:right w:val="none" w:sz="0" w:space="0" w:color="auto"/>
                      </w:divBdr>
                    </w:div>
                  </w:divsChild>
                </w:div>
                <w:div w:id="771053413">
                  <w:marLeft w:val="0"/>
                  <w:marRight w:val="0"/>
                  <w:marTop w:val="0"/>
                  <w:marBottom w:val="0"/>
                  <w:divBdr>
                    <w:top w:val="single" w:sz="2" w:space="1" w:color="FFFFFF"/>
                    <w:left w:val="single" w:sz="2" w:space="12" w:color="FFFFFF"/>
                    <w:bottom w:val="single" w:sz="2" w:space="1" w:color="FFFFFF"/>
                    <w:right w:val="single" w:sz="2" w:space="4" w:color="FFFFFF"/>
                  </w:divBdr>
                  <w:divsChild>
                    <w:div w:id="1717390252">
                      <w:marLeft w:val="0"/>
                      <w:marRight w:val="0"/>
                      <w:marTop w:val="0"/>
                      <w:marBottom w:val="0"/>
                      <w:divBdr>
                        <w:top w:val="none" w:sz="0" w:space="0" w:color="auto"/>
                        <w:left w:val="none" w:sz="0" w:space="0" w:color="auto"/>
                        <w:bottom w:val="none" w:sz="0" w:space="0" w:color="auto"/>
                        <w:right w:val="none" w:sz="0" w:space="0" w:color="auto"/>
                      </w:divBdr>
                    </w:div>
                  </w:divsChild>
                </w:div>
                <w:div w:id="89205146">
                  <w:marLeft w:val="0"/>
                  <w:marRight w:val="0"/>
                  <w:marTop w:val="0"/>
                  <w:marBottom w:val="0"/>
                  <w:divBdr>
                    <w:top w:val="single" w:sz="2" w:space="1" w:color="FFFFFF"/>
                    <w:left w:val="single" w:sz="2" w:space="12" w:color="FFFFFF"/>
                    <w:bottom w:val="single" w:sz="2" w:space="1" w:color="FFFFFF"/>
                    <w:right w:val="single" w:sz="2" w:space="4" w:color="FFFFFF"/>
                  </w:divBdr>
                  <w:divsChild>
                    <w:div w:id="1471510480">
                      <w:marLeft w:val="0"/>
                      <w:marRight w:val="0"/>
                      <w:marTop w:val="0"/>
                      <w:marBottom w:val="0"/>
                      <w:divBdr>
                        <w:top w:val="none" w:sz="0" w:space="0" w:color="auto"/>
                        <w:left w:val="none" w:sz="0" w:space="0" w:color="auto"/>
                        <w:bottom w:val="none" w:sz="0" w:space="0" w:color="auto"/>
                        <w:right w:val="none" w:sz="0" w:space="0" w:color="auto"/>
                      </w:divBdr>
                    </w:div>
                  </w:divsChild>
                </w:div>
                <w:div w:id="48186412">
                  <w:marLeft w:val="0"/>
                  <w:marRight w:val="0"/>
                  <w:marTop w:val="0"/>
                  <w:marBottom w:val="0"/>
                  <w:divBdr>
                    <w:top w:val="single" w:sz="2" w:space="1" w:color="FFFFFF"/>
                    <w:left w:val="single" w:sz="2" w:space="12" w:color="FFFFFF"/>
                    <w:bottom w:val="single" w:sz="2" w:space="1" w:color="FFFFFF"/>
                    <w:right w:val="single" w:sz="2" w:space="4" w:color="FFFFFF"/>
                  </w:divBdr>
                  <w:divsChild>
                    <w:div w:id="58093636">
                      <w:marLeft w:val="0"/>
                      <w:marRight w:val="0"/>
                      <w:marTop w:val="0"/>
                      <w:marBottom w:val="0"/>
                      <w:divBdr>
                        <w:top w:val="none" w:sz="0" w:space="0" w:color="auto"/>
                        <w:left w:val="none" w:sz="0" w:space="0" w:color="auto"/>
                        <w:bottom w:val="none" w:sz="0" w:space="0" w:color="auto"/>
                        <w:right w:val="none" w:sz="0" w:space="0" w:color="auto"/>
                      </w:divBdr>
                    </w:div>
                  </w:divsChild>
                </w:div>
                <w:div w:id="82579702">
                  <w:marLeft w:val="0"/>
                  <w:marRight w:val="0"/>
                  <w:marTop w:val="0"/>
                  <w:marBottom w:val="0"/>
                  <w:divBdr>
                    <w:top w:val="single" w:sz="2" w:space="1" w:color="FFFFFF"/>
                    <w:left w:val="single" w:sz="2" w:space="12" w:color="FFFFFF"/>
                    <w:bottom w:val="single" w:sz="2" w:space="1" w:color="FFFFFF"/>
                    <w:right w:val="single" w:sz="2" w:space="4" w:color="FFFFFF"/>
                  </w:divBdr>
                  <w:divsChild>
                    <w:div w:id="1432244710">
                      <w:marLeft w:val="0"/>
                      <w:marRight w:val="0"/>
                      <w:marTop w:val="0"/>
                      <w:marBottom w:val="0"/>
                      <w:divBdr>
                        <w:top w:val="none" w:sz="0" w:space="0" w:color="auto"/>
                        <w:left w:val="none" w:sz="0" w:space="0" w:color="auto"/>
                        <w:bottom w:val="none" w:sz="0" w:space="0" w:color="auto"/>
                        <w:right w:val="none" w:sz="0" w:space="0" w:color="auto"/>
                      </w:divBdr>
                    </w:div>
                  </w:divsChild>
                </w:div>
                <w:div w:id="1890146309">
                  <w:marLeft w:val="0"/>
                  <w:marRight w:val="0"/>
                  <w:marTop w:val="0"/>
                  <w:marBottom w:val="0"/>
                  <w:divBdr>
                    <w:top w:val="single" w:sz="2" w:space="1" w:color="FFFFFF"/>
                    <w:left w:val="single" w:sz="2" w:space="12" w:color="FFFFFF"/>
                    <w:bottom w:val="single" w:sz="2" w:space="1" w:color="FFFFFF"/>
                    <w:right w:val="single" w:sz="2" w:space="4" w:color="FFFFFF"/>
                  </w:divBdr>
                  <w:divsChild>
                    <w:div w:id="832456735">
                      <w:marLeft w:val="0"/>
                      <w:marRight w:val="0"/>
                      <w:marTop w:val="0"/>
                      <w:marBottom w:val="0"/>
                      <w:divBdr>
                        <w:top w:val="none" w:sz="0" w:space="0" w:color="auto"/>
                        <w:left w:val="none" w:sz="0" w:space="0" w:color="auto"/>
                        <w:bottom w:val="none" w:sz="0" w:space="0" w:color="auto"/>
                        <w:right w:val="none" w:sz="0" w:space="0" w:color="auto"/>
                      </w:divBdr>
                    </w:div>
                  </w:divsChild>
                </w:div>
                <w:div w:id="1167284338">
                  <w:marLeft w:val="0"/>
                  <w:marRight w:val="0"/>
                  <w:marTop w:val="0"/>
                  <w:marBottom w:val="0"/>
                  <w:divBdr>
                    <w:top w:val="single" w:sz="2" w:space="1" w:color="FFFFFF"/>
                    <w:left w:val="single" w:sz="2" w:space="12" w:color="FFFFFF"/>
                    <w:bottom w:val="single" w:sz="2" w:space="1" w:color="FFFFFF"/>
                    <w:right w:val="single" w:sz="2" w:space="4" w:color="FFFFFF"/>
                  </w:divBdr>
                  <w:divsChild>
                    <w:div w:id="1757366229">
                      <w:marLeft w:val="0"/>
                      <w:marRight w:val="0"/>
                      <w:marTop w:val="0"/>
                      <w:marBottom w:val="0"/>
                      <w:divBdr>
                        <w:top w:val="none" w:sz="0" w:space="0" w:color="auto"/>
                        <w:left w:val="none" w:sz="0" w:space="0" w:color="auto"/>
                        <w:bottom w:val="none" w:sz="0" w:space="0" w:color="auto"/>
                        <w:right w:val="none" w:sz="0" w:space="0" w:color="auto"/>
                      </w:divBdr>
                    </w:div>
                  </w:divsChild>
                </w:div>
                <w:div w:id="967932376">
                  <w:marLeft w:val="0"/>
                  <w:marRight w:val="0"/>
                  <w:marTop w:val="0"/>
                  <w:marBottom w:val="0"/>
                  <w:divBdr>
                    <w:top w:val="single" w:sz="2" w:space="1" w:color="FFFFFF"/>
                    <w:left w:val="single" w:sz="2" w:space="12" w:color="FFFFFF"/>
                    <w:bottom w:val="single" w:sz="2" w:space="1" w:color="FFFFFF"/>
                    <w:right w:val="single" w:sz="2" w:space="4" w:color="FFFFFF"/>
                  </w:divBdr>
                  <w:divsChild>
                    <w:div w:id="1061294947">
                      <w:marLeft w:val="0"/>
                      <w:marRight w:val="0"/>
                      <w:marTop w:val="0"/>
                      <w:marBottom w:val="0"/>
                      <w:divBdr>
                        <w:top w:val="none" w:sz="0" w:space="0" w:color="auto"/>
                        <w:left w:val="none" w:sz="0" w:space="0" w:color="auto"/>
                        <w:bottom w:val="none" w:sz="0" w:space="0" w:color="auto"/>
                        <w:right w:val="none" w:sz="0" w:space="0" w:color="auto"/>
                      </w:divBdr>
                    </w:div>
                  </w:divsChild>
                </w:div>
                <w:div w:id="1691950519">
                  <w:marLeft w:val="0"/>
                  <w:marRight w:val="0"/>
                  <w:marTop w:val="0"/>
                  <w:marBottom w:val="0"/>
                  <w:divBdr>
                    <w:top w:val="single" w:sz="2" w:space="1" w:color="FFFFFF"/>
                    <w:left w:val="single" w:sz="2" w:space="12" w:color="FFFFFF"/>
                    <w:bottom w:val="single" w:sz="2" w:space="1" w:color="FFFFFF"/>
                    <w:right w:val="single" w:sz="2" w:space="4" w:color="FFFFFF"/>
                  </w:divBdr>
                  <w:divsChild>
                    <w:div w:id="136381953">
                      <w:marLeft w:val="0"/>
                      <w:marRight w:val="0"/>
                      <w:marTop w:val="0"/>
                      <w:marBottom w:val="0"/>
                      <w:divBdr>
                        <w:top w:val="none" w:sz="0" w:space="0" w:color="auto"/>
                        <w:left w:val="none" w:sz="0" w:space="0" w:color="auto"/>
                        <w:bottom w:val="none" w:sz="0" w:space="0" w:color="auto"/>
                        <w:right w:val="none" w:sz="0" w:space="0" w:color="auto"/>
                      </w:divBdr>
                    </w:div>
                  </w:divsChild>
                </w:div>
                <w:div w:id="539634914">
                  <w:marLeft w:val="0"/>
                  <w:marRight w:val="0"/>
                  <w:marTop w:val="0"/>
                  <w:marBottom w:val="0"/>
                  <w:divBdr>
                    <w:top w:val="single" w:sz="2" w:space="1" w:color="FFFFFF"/>
                    <w:left w:val="single" w:sz="2" w:space="12" w:color="FFFFFF"/>
                    <w:bottom w:val="single" w:sz="2" w:space="1" w:color="FFFFFF"/>
                    <w:right w:val="single" w:sz="2" w:space="4" w:color="FFFFFF"/>
                  </w:divBdr>
                  <w:divsChild>
                    <w:div w:id="388766879">
                      <w:marLeft w:val="0"/>
                      <w:marRight w:val="0"/>
                      <w:marTop w:val="0"/>
                      <w:marBottom w:val="0"/>
                      <w:divBdr>
                        <w:top w:val="none" w:sz="0" w:space="0" w:color="auto"/>
                        <w:left w:val="none" w:sz="0" w:space="0" w:color="auto"/>
                        <w:bottom w:val="none" w:sz="0" w:space="0" w:color="auto"/>
                        <w:right w:val="none" w:sz="0" w:space="0" w:color="auto"/>
                      </w:divBdr>
                    </w:div>
                  </w:divsChild>
                </w:div>
                <w:div w:id="697244805">
                  <w:marLeft w:val="0"/>
                  <w:marRight w:val="0"/>
                  <w:marTop w:val="0"/>
                  <w:marBottom w:val="0"/>
                  <w:divBdr>
                    <w:top w:val="single" w:sz="2" w:space="1" w:color="FFFFFF"/>
                    <w:left w:val="single" w:sz="2" w:space="12" w:color="FFFFFF"/>
                    <w:bottom w:val="single" w:sz="2" w:space="1" w:color="FFFFFF"/>
                    <w:right w:val="single" w:sz="2" w:space="4" w:color="FFFFFF"/>
                  </w:divBdr>
                  <w:divsChild>
                    <w:div w:id="1572085553">
                      <w:marLeft w:val="0"/>
                      <w:marRight w:val="0"/>
                      <w:marTop w:val="0"/>
                      <w:marBottom w:val="0"/>
                      <w:divBdr>
                        <w:top w:val="none" w:sz="0" w:space="0" w:color="auto"/>
                        <w:left w:val="none" w:sz="0" w:space="0" w:color="auto"/>
                        <w:bottom w:val="none" w:sz="0" w:space="0" w:color="auto"/>
                        <w:right w:val="none" w:sz="0" w:space="0" w:color="auto"/>
                      </w:divBdr>
                    </w:div>
                  </w:divsChild>
                </w:div>
                <w:div w:id="1765876791">
                  <w:marLeft w:val="0"/>
                  <w:marRight w:val="0"/>
                  <w:marTop w:val="0"/>
                  <w:marBottom w:val="0"/>
                  <w:divBdr>
                    <w:top w:val="single" w:sz="2" w:space="1" w:color="FFFFFF"/>
                    <w:left w:val="single" w:sz="2" w:space="12" w:color="FFFFFF"/>
                    <w:bottom w:val="single" w:sz="2" w:space="1" w:color="FFFFFF"/>
                    <w:right w:val="single" w:sz="2" w:space="4" w:color="FFFFFF"/>
                  </w:divBdr>
                  <w:divsChild>
                    <w:div w:id="800225047">
                      <w:marLeft w:val="0"/>
                      <w:marRight w:val="0"/>
                      <w:marTop w:val="0"/>
                      <w:marBottom w:val="0"/>
                      <w:divBdr>
                        <w:top w:val="none" w:sz="0" w:space="0" w:color="auto"/>
                        <w:left w:val="none" w:sz="0" w:space="0" w:color="auto"/>
                        <w:bottom w:val="none" w:sz="0" w:space="0" w:color="auto"/>
                        <w:right w:val="none" w:sz="0" w:space="0" w:color="auto"/>
                      </w:divBdr>
                    </w:div>
                  </w:divsChild>
                </w:div>
                <w:div w:id="859513292">
                  <w:marLeft w:val="0"/>
                  <w:marRight w:val="0"/>
                  <w:marTop w:val="0"/>
                  <w:marBottom w:val="0"/>
                  <w:divBdr>
                    <w:top w:val="single" w:sz="2" w:space="1" w:color="FFFFFF"/>
                    <w:left w:val="single" w:sz="2" w:space="12" w:color="FFFFFF"/>
                    <w:bottom w:val="single" w:sz="2" w:space="1" w:color="FFFFFF"/>
                    <w:right w:val="single" w:sz="2" w:space="4" w:color="FFFFFF"/>
                  </w:divBdr>
                  <w:divsChild>
                    <w:div w:id="1899589434">
                      <w:marLeft w:val="0"/>
                      <w:marRight w:val="0"/>
                      <w:marTop w:val="0"/>
                      <w:marBottom w:val="0"/>
                      <w:divBdr>
                        <w:top w:val="none" w:sz="0" w:space="0" w:color="auto"/>
                        <w:left w:val="none" w:sz="0" w:space="0" w:color="auto"/>
                        <w:bottom w:val="none" w:sz="0" w:space="0" w:color="auto"/>
                        <w:right w:val="none" w:sz="0" w:space="0" w:color="auto"/>
                      </w:divBdr>
                    </w:div>
                  </w:divsChild>
                </w:div>
                <w:div w:id="1881287122">
                  <w:marLeft w:val="0"/>
                  <w:marRight w:val="0"/>
                  <w:marTop w:val="0"/>
                  <w:marBottom w:val="0"/>
                  <w:divBdr>
                    <w:top w:val="single" w:sz="2" w:space="1" w:color="FFFFFF"/>
                    <w:left w:val="single" w:sz="2" w:space="12" w:color="FFFFFF"/>
                    <w:bottom w:val="single" w:sz="2" w:space="1" w:color="FFFFFF"/>
                    <w:right w:val="single" w:sz="2" w:space="4" w:color="FFFFFF"/>
                  </w:divBdr>
                  <w:divsChild>
                    <w:div w:id="466360435">
                      <w:marLeft w:val="0"/>
                      <w:marRight w:val="0"/>
                      <w:marTop w:val="0"/>
                      <w:marBottom w:val="0"/>
                      <w:divBdr>
                        <w:top w:val="none" w:sz="0" w:space="0" w:color="auto"/>
                        <w:left w:val="none" w:sz="0" w:space="0" w:color="auto"/>
                        <w:bottom w:val="none" w:sz="0" w:space="0" w:color="auto"/>
                        <w:right w:val="none" w:sz="0" w:space="0" w:color="auto"/>
                      </w:divBdr>
                    </w:div>
                  </w:divsChild>
                </w:div>
                <w:div w:id="1805614234">
                  <w:marLeft w:val="0"/>
                  <w:marRight w:val="0"/>
                  <w:marTop w:val="0"/>
                  <w:marBottom w:val="0"/>
                  <w:divBdr>
                    <w:top w:val="single" w:sz="2" w:space="1" w:color="FFFFFF"/>
                    <w:left w:val="single" w:sz="2" w:space="12" w:color="FFFFFF"/>
                    <w:bottom w:val="single" w:sz="2" w:space="1" w:color="FFFFFF"/>
                    <w:right w:val="single" w:sz="2" w:space="4" w:color="FFFFFF"/>
                  </w:divBdr>
                  <w:divsChild>
                    <w:div w:id="1659114023">
                      <w:marLeft w:val="0"/>
                      <w:marRight w:val="0"/>
                      <w:marTop w:val="0"/>
                      <w:marBottom w:val="0"/>
                      <w:divBdr>
                        <w:top w:val="none" w:sz="0" w:space="0" w:color="auto"/>
                        <w:left w:val="none" w:sz="0" w:space="0" w:color="auto"/>
                        <w:bottom w:val="none" w:sz="0" w:space="0" w:color="auto"/>
                        <w:right w:val="none" w:sz="0" w:space="0" w:color="auto"/>
                      </w:divBdr>
                    </w:div>
                  </w:divsChild>
                </w:div>
                <w:div w:id="1909488724">
                  <w:marLeft w:val="0"/>
                  <w:marRight w:val="0"/>
                  <w:marTop w:val="0"/>
                  <w:marBottom w:val="0"/>
                  <w:divBdr>
                    <w:top w:val="single" w:sz="2" w:space="1" w:color="FFFFFF"/>
                    <w:left w:val="single" w:sz="2" w:space="12" w:color="FFFFFF"/>
                    <w:bottom w:val="single" w:sz="2" w:space="1" w:color="FFFFFF"/>
                    <w:right w:val="single" w:sz="2" w:space="4" w:color="FFFFFF"/>
                  </w:divBdr>
                  <w:divsChild>
                    <w:div w:id="1386635340">
                      <w:marLeft w:val="0"/>
                      <w:marRight w:val="0"/>
                      <w:marTop w:val="0"/>
                      <w:marBottom w:val="0"/>
                      <w:divBdr>
                        <w:top w:val="none" w:sz="0" w:space="0" w:color="auto"/>
                        <w:left w:val="none" w:sz="0" w:space="0" w:color="auto"/>
                        <w:bottom w:val="none" w:sz="0" w:space="0" w:color="auto"/>
                        <w:right w:val="none" w:sz="0" w:space="0" w:color="auto"/>
                      </w:divBdr>
                    </w:div>
                  </w:divsChild>
                </w:div>
                <w:div w:id="263467123">
                  <w:marLeft w:val="0"/>
                  <w:marRight w:val="0"/>
                  <w:marTop w:val="0"/>
                  <w:marBottom w:val="0"/>
                  <w:divBdr>
                    <w:top w:val="single" w:sz="2" w:space="1" w:color="FFFFFF"/>
                    <w:left w:val="single" w:sz="2" w:space="12" w:color="FFFFFF"/>
                    <w:bottom w:val="single" w:sz="2" w:space="1" w:color="FFFFFF"/>
                    <w:right w:val="single" w:sz="2" w:space="4" w:color="FFFFFF"/>
                  </w:divBdr>
                  <w:divsChild>
                    <w:div w:id="1258755314">
                      <w:marLeft w:val="0"/>
                      <w:marRight w:val="0"/>
                      <w:marTop w:val="0"/>
                      <w:marBottom w:val="0"/>
                      <w:divBdr>
                        <w:top w:val="none" w:sz="0" w:space="0" w:color="auto"/>
                        <w:left w:val="none" w:sz="0" w:space="0" w:color="auto"/>
                        <w:bottom w:val="none" w:sz="0" w:space="0" w:color="auto"/>
                        <w:right w:val="none" w:sz="0" w:space="0" w:color="auto"/>
                      </w:divBdr>
                    </w:div>
                  </w:divsChild>
                </w:div>
                <w:div w:id="881557255">
                  <w:marLeft w:val="0"/>
                  <w:marRight w:val="0"/>
                  <w:marTop w:val="0"/>
                  <w:marBottom w:val="0"/>
                  <w:divBdr>
                    <w:top w:val="single" w:sz="2" w:space="1" w:color="FFFFFF"/>
                    <w:left w:val="single" w:sz="2" w:space="12" w:color="FFFFFF"/>
                    <w:bottom w:val="single" w:sz="2" w:space="1" w:color="FFFFFF"/>
                    <w:right w:val="single" w:sz="2" w:space="4" w:color="FFFFFF"/>
                  </w:divBdr>
                  <w:divsChild>
                    <w:div w:id="883101705">
                      <w:marLeft w:val="0"/>
                      <w:marRight w:val="0"/>
                      <w:marTop w:val="0"/>
                      <w:marBottom w:val="0"/>
                      <w:divBdr>
                        <w:top w:val="none" w:sz="0" w:space="0" w:color="auto"/>
                        <w:left w:val="none" w:sz="0" w:space="0" w:color="auto"/>
                        <w:bottom w:val="none" w:sz="0" w:space="0" w:color="auto"/>
                        <w:right w:val="none" w:sz="0" w:space="0" w:color="auto"/>
                      </w:divBdr>
                    </w:div>
                  </w:divsChild>
                </w:div>
                <w:div w:id="559511899">
                  <w:marLeft w:val="0"/>
                  <w:marRight w:val="0"/>
                  <w:marTop w:val="0"/>
                  <w:marBottom w:val="0"/>
                  <w:divBdr>
                    <w:top w:val="single" w:sz="2" w:space="1" w:color="FFFFFF"/>
                    <w:left w:val="single" w:sz="2" w:space="12" w:color="FFFFFF"/>
                    <w:bottom w:val="single" w:sz="2" w:space="1" w:color="FFFFFF"/>
                    <w:right w:val="single" w:sz="2" w:space="4" w:color="FFFFFF"/>
                  </w:divBdr>
                  <w:divsChild>
                    <w:div w:id="1461654700">
                      <w:marLeft w:val="0"/>
                      <w:marRight w:val="0"/>
                      <w:marTop w:val="0"/>
                      <w:marBottom w:val="0"/>
                      <w:divBdr>
                        <w:top w:val="none" w:sz="0" w:space="0" w:color="auto"/>
                        <w:left w:val="none" w:sz="0" w:space="0" w:color="auto"/>
                        <w:bottom w:val="none" w:sz="0" w:space="0" w:color="auto"/>
                        <w:right w:val="none" w:sz="0" w:space="0" w:color="auto"/>
                      </w:divBdr>
                    </w:div>
                  </w:divsChild>
                </w:div>
                <w:div w:id="613293921">
                  <w:marLeft w:val="0"/>
                  <w:marRight w:val="0"/>
                  <w:marTop w:val="0"/>
                  <w:marBottom w:val="0"/>
                  <w:divBdr>
                    <w:top w:val="single" w:sz="2" w:space="1" w:color="FFFFFF"/>
                    <w:left w:val="single" w:sz="2" w:space="12" w:color="FFFFFF"/>
                    <w:bottom w:val="single" w:sz="2" w:space="4" w:color="FFFFFF"/>
                    <w:right w:val="single" w:sz="2" w:space="4" w:color="FFFFFF"/>
                  </w:divBdr>
                  <w:divsChild>
                    <w:div w:id="86463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3018">
      <w:bodyDiv w:val="1"/>
      <w:marLeft w:val="0"/>
      <w:marRight w:val="0"/>
      <w:marTop w:val="0"/>
      <w:marBottom w:val="0"/>
      <w:divBdr>
        <w:top w:val="none" w:sz="0" w:space="0" w:color="auto"/>
        <w:left w:val="none" w:sz="0" w:space="0" w:color="auto"/>
        <w:bottom w:val="none" w:sz="0" w:space="0" w:color="auto"/>
        <w:right w:val="none" w:sz="0" w:space="0" w:color="auto"/>
      </w:divBdr>
      <w:divsChild>
        <w:div w:id="899172602">
          <w:marLeft w:val="0"/>
          <w:marRight w:val="0"/>
          <w:marTop w:val="0"/>
          <w:marBottom w:val="0"/>
          <w:divBdr>
            <w:top w:val="none" w:sz="0" w:space="0" w:color="auto"/>
            <w:left w:val="none" w:sz="0" w:space="0" w:color="auto"/>
            <w:bottom w:val="none" w:sz="0" w:space="0" w:color="auto"/>
            <w:right w:val="none" w:sz="0" w:space="0" w:color="auto"/>
          </w:divBdr>
        </w:div>
        <w:div w:id="46956513">
          <w:marLeft w:val="0"/>
          <w:marRight w:val="0"/>
          <w:marTop w:val="0"/>
          <w:marBottom w:val="335"/>
          <w:divBdr>
            <w:top w:val="none" w:sz="0" w:space="0" w:color="auto"/>
            <w:left w:val="none" w:sz="0" w:space="0" w:color="auto"/>
            <w:bottom w:val="none" w:sz="0" w:space="0" w:color="auto"/>
            <w:right w:val="none" w:sz="0" w:space="0" w:color="auto"/>
          </w:divBdr>
          <w:divsChild>
            <w:div w:id="2077168535">
              <w:marLeft w:val="0"/>
              <w:marRight w:val="0"/>
              <w:marTop w:val="0"/>
              <w:marBottom w:val="0"/>
              <w:divBdr>
                <w:top w:val="none" w:sz="0" w:space="0" w:color="auto"/>
                <w:left w:val="none" w:sz="0" w:space="0" w:color="auto"/>
                <w:bottom w:val="none" w:sz="0" w:space="0" w:color="auto"/>
                <w:right w:val="none" w:sz="0" w:space="0" w:color="auto"/>
              </w:divBdr>
              <w:divsChild>
                <w:div w:id="1901403100">
                  <w:marLeft w:val="0"/>
                  <w:marRight w:val="0"/>
                  <w:marTop w:val="0"/>
                  <w:marBottom w:val="0"/>
                  <w:divBdr>
                    <w:top w:val="single" w:sz="2" w:space="4" w:color="FFFFFF"/>
                    <w:left w:val="single" w:sz="2" w:space="12" w:color="FFFFFF"/>
                    <w:bottom w:val="single" w:sz="2" w:space="1" w:color="FFFFFF"/>
                    <w:right w:val="single" w:sz="2" w:space="4" w:color="FFFFFF"/>
                  </w:divBdr>
                  <w:divsChild>
                    <w:div w:id="1151485559">
                      <w:marLeft w:val="0"/>
                      <w:marRight w:val="0"/>
                      <w:marTop w:val="0"/>
                      <w:marBottom w:val="0"/>
                      <w:divBdr>
                        <w:top w:val="none" w:sz="0" w:space="0" w:color="auto"/>
                        <w:left w:val="none" w:sz="0" w:space="0" w:color="auto"/>
                        <w:bottom w:val="none" w:sz="0" w:space="0" w:color="auto"/>
                        <w:right w:val="none" w:sz="0" w:space="0" w:color="auto"/>
                      </w:divBdr>
                    </w:div>
                  </w:divsChild>
                </w:div>
                <w:div w:id="2096896358">
                  <w:marLeft w:val="0"/>
                  <w:marRight w:val="0"/>
                  <w:marTop w:val="0"/>
                  <w:marBottom w:val="0"/>
                  <w:divBdr>
                    <w:top w:val="single" w:sz="2" w:space="1" w:color="FFFFFF"/>
                    <w:left w:val="single" w:sz="2" w:space="12" w:color="FFFFFF"/>
                    <w:bottom w:val="single" w:sz="2" w:space="1" w:color="FFFFFF"/>
                    <w:right w:val="single" w:sz="2" w:space="4" w:color="FFFFFF"/>
                  </w:divBdr>
                  <w:divsChild>
                    <w:div w:id="1217276347">
                      <w:marLeft w:val="0"/>
                      <w:marRight w:val="0"/>
                      <w:marTop w:val="0"/>
                      <w:marBottom w:val="0"/>
                      <w:divBdr>
                        <w:top w:val="none" w:sz="0" w:space="0" w:color="auto"/>
                        <w:left w:val="none" w:sz="0" w:space="0" w:color="auto"/>
                        <w:bottom w:val="none" w:sz="0" w:space="0" w:color="auto"/>
                        <w:right w:val="none" w:sz="0" w:space="0" w:color="auto"/>
                      </w:divBdr>
                    </w:div>
                  </w:divsChild>
                </w:div>
                <w:div w:id="1729110886">
                  <w:marLeft w:val="0"/>
                  <w:marRight w:val="0"/>
                  <w:marTop w:val="0"/>
                  <w:marBottom w:val="0"/>
                  <w:divBdr>
                    <w:top w:val="single" w:sz="2" w:space="1" w:color="FFFFFF"/>
                    <w:left w:val="single" w:sz="2" w:space="12" w:color="FFFFFF"/>
                    <w:bottom w:val="single" w:sz="2" w:space="1" w:color="FFFFFF"/>
                    <w:right w:val="single" w:sz="2" w:space="4" w:color="FFFFFF"/>
                  </w:divBdr>
                  <w:divsChild>
                    <w:div w:id="1678116500">
                      <w:marLeft w:val="0"/>
                      <w:marRight w:val="0"/>
                      <w:marTop w:val="0"/>
                      <w:marBottom w:val="0"/>
                      <w:divBdr>
                        <w:top w:val="none" w:sz="0" w:space="0" w:color="auto"/>
                        <w:left w:val="none" w:sz="0" w:space="0" w:color="auto"/>
                        <w:bottom w:val="none" w:sz="0" w:space="0" w:color="auto"/>
                        <w:right w:val="none" w:sz="0" w:space="0" w:color="auto"/>
                      </w:divBdr>
                    </w:div>
                  </w:divsChild>
                </w:div>
                <w:div w:id="67580389">
                  <w:marLeft w:val="0"/>
                  <w:marRight w:val="0"/>
                  <w:marTop w:val="0"/>
                  <w:marBottom w:val="0"/>
                  <w:divBdr>
                    <w:top w:val="single" w:sz="2" w:space="1" w:color="FFFFFF"/>
                    <w:left w:val="single" w:sz="2" w:space="12" w:color="FFFFFF"/>
                    <w:bottom w:val="single" w:sz="2" w:space="1" w:color="FFFFFF"/>
                    <w:right w:val="single" w:sz="2" w:space="4" w:color="FFFFFF"/>
                  </w:divBdr>
                  <w:divsChild>
                    <w:div w:id="328218378">
                      <w:marLeft w:val="0"/>
                      <w:marRight w:val="0"/>
                      <w:marTop w:val="0"/>
                      <w:marBottom w:val="0"/>
                      <w:divBdr>
                        <w:top w:val="none" w:sz="0" w:space="0" w:color="auto"/>
                        <w:left w:val="none" w:sz="0" w:space="0" w:color="auto"/>
                        <w:bottom w:val="none" w:sz="0" w:space="0" w:color="auto"/>
                        <w:right w:val="none" w:sz="0" w:space="0" w:color="auto"/>
                      </w:divBdr>
                    </w:div>
                  </w:divsChild>
                </w:div>
                <w:div w:id="168952465">
                  <w:marLeft w:val="0"/>
                  <w:marRight w:val="0"/>
                  <w:marTop w:val="0"/>
                  <w:marBottom w:val="0"/>
                  <w:divBdr>
                    <w:top w:val="single" w:sz="2" w:space="1" w:color="FFFFFF"/>
                    <w:left w:val="single" w:sz="2" w:space="12" w:color="FFFFFF"/>
                    <w:bottom w:val="single" w:sz="2" w:space="1" w:color="FFFFFF"/>
                    <w:right w:val="single" w:sz="2" w:space="4" w:color="FFFFFF"/>
                  </w:divBdr>
                  <w:divsChild>
                    <w:div w:id="1190951214">
                      <w:marLeft w:val="0"/>
                      <w:marRight w:val="0"/>
                      <w:marTop w:val="0"/>
                      <w:marBottom w:val="0"/>
                      <w:divBdr>
                        <w:top w:val="none" w:sz="0" w:space="0" w:color="auto"/>
                        <w:left w:val="none" w:sz="0" w:space="0" w:color="auto"/>
                        <w:bottom w:val="none" w:sz="0" w:space="0" w:color="auto"/>
                        <w:right w:val="none" w:sz="0" w:space="0" w:color="auto"/>
                      </w:divBdr>
                    </w:div>
                  </w:divsChild>
                </w:div>
                <w:div w:id="1681735028">
                  <w:marLeft w:val="0"/>
                  <w:marRight w:val="0"/>
                  <w:marTop w:val="0"/>
                  <w:marBottom w:val="0"/>
                  <w:divBdr>
                    <w:top w:val="single" w:sz="2" w:space="1" w:color="FFFFFF"/>
                    <w:left w:val="single" w:sz="2" w:space="12" w:color="FFFFFF"/>
                    <w:bottom w:val="single" w:sz="2" w:space="1" w:color="FFFFFF"/>
                    <w:right w:val="single" w:sz="2" w:space="4" w:color="FFFFFF"/>
                  </w:divBdr>
                  <w:divsChild>
                    <w:div w:id="1899629798">
                      <w:marLeft w:val="0"/>
                      <w:marRight w:val="0"/>
                      <w:marTop w:val="0"/>
                      <w:marBottom w:val="0"/>
                      <w:divBdr>
                        <w:top w:val="none" w:sz="0" w:space="0" w:color="auto"/>
                        <w:left w:val="none" w:sz="0" w:space="0" w:color="auto"/>
                        <w:bottom w:val="none" w:sz="0" w:space="0" w:color="auto"/>
                        <w:right w:val="none" w:sz="0" w:space="0" w:color="auto"/>
                      </w:divBdr>
                    </w:div>
                  </w:divsChild>
                </w:div>
                <w:div w:id="734622733">
                  <w:marLeft w:val="0"/>
                  <w:marRight w:val="0"/>
                  <w:marTop w:val="0"/>
                  <w:marBottom w:val="0"/>
                  <w:divBdr>
                    <w:top w:val="single" w:sz="2" w:space="1" w:color="FFFFFF"/>
                    <w:left w:val="single" w:sz="2" w:space="12" w:color="FFFFFF"/>
                    <w:bottom w:val="single" w:sz="2" w:space="1" w:color="FFFFFF"/>
                    <w:right w:val="single" w:sz="2" w:space="4" w:color="FFFFFF"/>
                  </w:divBdr>
                  <w:divsChild>
                    <w:div w:id="482358050">
                      <w:marLeft w:val="0"/>
                      <w:marRight w:val="0"/>
                      <w:marTop w:val="0"/>
                      <w:marBottom w:val="0"/>
                      <w:divBdr>
                        <w:top w:val="none" w:sz="0" w:space="0" w:color="auto"/>
                        <w:left w:val="none" w:sz="0" w:space="0" w:color="auto"/>
                        <w:bottom w:val="none" w:sz="0" w:space="0" w:color="auto"/>
                        <w:right w:val="none" w:sz="0" w:space="0" w:color="auto"/>
                      </w:divBdr>
                    </w:div>
                  </w:divsChild>
                </w:div>
                <w:div w:id="326370343">
                  <w:marLeft w:val="0"/>
                  <w:marRight w:val="0"/>
                  <w:marTop w:val="0"/>
                  <w:marBottom w:val="0"/>
                  <w:divBdr>
                    <w:top w:val="single" w:sz="2" w:space="1" w:color="FFFFFF"/>
                    <w:left w:val="single" w:sz="2" w:space="12" w:color="FFFFFF"/>
                    <w:bottom w:val="single" w:sz="2" w:space="1" w:color="FFFFFF"/>
                    <w:right w:val="single" w:sz="2" w:space="4" w:color="FFFFFF"/>
                  </w:divBdr>
                  <w:divsChild>
                    <w:div w:id="1364940279">
                      <w:marLeft w:val="0"/>
                      <w:marRight w:val="0"/>
                      <w:marTop w:val="0"/>
                      <w:marBottom w:val="0"/>
                      <w:divBdr>
                        <w:top w:val="none" w:sz="0" w:space="0" w:color="auto"/>
                        <w:left w:val="none" w:sz="0" w:space="0" w:color="auto"/>
                        <w:bottom w:val="none" w:sz="0" w:space="0" w:color="auto"/>
                        <w:right w:val="none" w:sz="0" w:space="0" w:color="auto"/>
                      </w:divBdr>
                    </w:div>
                  </w:divsChild>
                </w:div>
                <w:div w:id="1559781912">
                  <w:marLeft w:val="0"/>
                  <w:marRight w:val="0"/>
                  <w:marTop w:val="0"/>
                  <w:marBottom w:val="0"/>
                  <w:divBdr>
                    <w:top w:val="single" w:sz="2" w:space="1" w:color="FFFFFF"/>
                    <w:left w:val="single" w:sz="2" w:space="12" w:color="FFFFFF"/>
                    <w:bottom w:val="single" w:sz="2" w:space="1" w:color="FFFFFF"/>
                    <w:right w:val="single" w:sz="2" w:space="4" w:color="FFFFFF"/>
                  </w:divBdr>
                  <w:divsChild>
                    <w:div w:id="1530601600">
                      <w:marLeft w:val="0"/>
                      <w:marRight w:val="0"/>
                      <w:marTop w:val="0"/>
                      <w:marBottom w:val="0"/>
                      <w:divBdr>
                        <w:top w:val="none" w:sz="0" w:space="0" w:color="auto"/>
                        <w:left w:val="none" w:sz="0" w:space="0" w:color="auto"/>
                        <w:bottom w:val="none" w:sz="0" w:space="0" w:color="auto"/>
                        <w:right w:val="none" w:sz="0" w:space="0" w:color="auto"/>
                      </w:divBdr>
                    </w:div>
                  </w:divsChild>
                </w:div>
                <w:div w:id="314452209">
                  <w:marLeft w:val="0"/>
                  <w:marRight w:val="0"/>
                  <w:marTop w:val="0"/>
                  <w:marBottom w:val="0"/>
                  <w:divBdr>
                    <w:top w:val="single" w:sz="2" w:space="1" w:color="FFFFFF"/>
                    <w:left w:val="single" w:sz="2" w:space="12" w:color="FFFFFF"/>
                    <w:bottom w:val="single" w:sz="2" w:space="1" w:color="FFFFFF"/>
                    <w:right w:val="single" w:sz="2" w:space="4" w:color="FFFFFF"/>
                  </w:divBdr>
                  <w:divsChild>
                    <w:div w:id="1283153473">
                      <w:marLeft w:val="0"/>
                      <w:marRight w:val="0"/>
                      <w:marTop w:val="0"/>
                      <w:marBottom w:val="0"/>
                      <w:divBdr>
                        <w:top w:val="none" w:sz="0" w:space="0" w:color="auto"/>
                        <w:left w:val="none" w:sz="0" w:space="0" w:color="auto"/>
                        <w:bottom w:val="none" w:sz="0" w:space="0" w:color="auto"/>
                        <w:right w:val="none" w:sz="0" w:space="0" w:color="auto"/>
                      </w:divBdr>
                    </w:div>
                  </w:divsChild>
                </w:div>
                <w:div w:id="1140921625">
                  <w:marLeft w:val="0"/>
                  <w:marRight w:val="0"/>
                  <w:marTop w:val="0"/>
                  <w:marBottom w:val="0"/>
                  <w:divBdr>
                    <w:top w:val="single" w:sz="2" w:space="1" w:color="FFFFFF"/>
                    <w:left w:val="single" w:sz="2" w:space="12" w:color="FFFFFF"/>
                    <w:bottom w:val="single" w:sz="2" w:space="1" w:color="FFFFFF"/>
                    <w:right w:val="single" w:sz="2" w:space="4" w:color="FFFFFF"/>
                  </w:divBdr>
                  <w:divsChild>
                    <w:div w:id="1169372502">
                      <w:marLeft w:val="0"/>
                      <w:marRight w:val="0"/>
                      <w:marTop w:val="0"/>
                      <w:marBottom w:val="0"/>
                      <w:divBdr>
                        <w:top w:val="none" w:sz="0" w:space="0" w:color="auto"/>
                        <w:left w:val="none" w:sz="0" w:space="0" w:color="auto"/>
                        <w:bottom w:val="none" w:sz="0" w:space="0" w:color="auto"/>
                        <w:right w:val="none" w:sz="0" w:space="0" w:color="auto"/>
                      </w:divBdr>
                    </w:div>
                  </w:divsChild>
                </w:div>
                <w:div w:id="1385639884">
                  <w:marLeft w:val="0"/>
                  <w:marRight w:val="0"/>
                  <w:marTop w:val="0"/>
                  <w:marBottom w:val="0"/>
                  <w:divBdr>
                    <w:top w:val="single" w:sz="2" w:space="1" w:color="FFFFFF"/>
                    <w:left w:val="single" w:sz="2" w:space="12" w:color="FFFFFF"/>
                    <w:bottom w:val="single" w:sz="2" w:space="1" w:color="FFFFFF"/>
                    <w:right w:val="single" w:sz="2" w:space="4" w:color="FFFFFF"/>
                  </w:divBdr>
                  <w:divsChild>
                    <w:div w:id="1912620863">
                      <w:marLeft w:val="0"/>
                      <w:marRight w:val="0"/>
                      <w:marTop w:val="0"/>
                      <w:marBottom w:val="0"/>
                      <w:divBdr>
                        <w:top w:val="none" w:sz="0" w:space="0" w:color="auto"/>
                        <w:left w:val="none" w:sz="0" w:space="0" w:color="auto"/>
                        <w:bottom w:val="none" w:sz="0" w:space="0" w:color="auto"/>
                        <w:right w:val="none" w:sz="0" w:space="0" w:color="auto"/>
                      </w:divBdr>
                    </w:div>
                  </w:divsChild>
                </w:div>
                <w:div w:id="1207598926">
                  <w:marLeft w:val="0"/>
                  <w:marRight w:val="0"/>
                  <w:marTop w:val="0"/>
                  <w:marBottom w:val="0"/>
                  <w:divBdr>
                    <w:top w:val="single" w:sz="2" w:space="1" w:color="FFFFFF"/>
                    <w:left w:val="single" w:sz="2" w:space="12" w:color="FFFFFF"/>
                    <w:bottom w:val="single" w:sz="2" w:space="1" w:color="FFFFFF"/>
                    <w:right w:val="single" w:sz="2" w:space="4" w:color="FFFFFF"/>
                  </w:divBdr>
                  <w:divsChild>
                    <w:div w:id="1244334606">
                      <w:marLeft w:val="0"/>
                      <w:marRight w:val="0"/>
                      <w:marTop w:val="0"/>
                      <w:marBottom w:val="0"/>
                      <w:divBdr>
                        <w:top w:val="none" w:sz="0" w:space="0" w:color="auto"/>
                        <w:left w:val="none" w:sz="0" w:space="0" w:color="auto"/>
                        <w:bottom w:val="none" w:sz="0" w:space="0" w:color="auto"/>
                        <w:right w:val="none" w:sz="0" w:space="0" w:color="auto"/>
                      </w:divBdr>
                    </w:div>
                  </w:divsChild>
                </w:div>
                <w:div w:id="294140606">
                  <w:marLeft w:val="0"/>
                  <w:marRight w:val="0"/>
                  <w:marTop w:val="0"/>
                  <w:marBottom w:val="0"/>
                  <w:divBdr>
                    <w:top w:val="single" w:sz="2" w:space="1" w:color="FFFFFF"/>
                    <w:left w:val="single" w:sz="2" w:space="12" w:color="FFFFFF"/>
                    <w:bottom w:val="single" w:sz="2" w:space="1" w:color="FFFFFF"/>
                    <w:right w:val="single" w:sz="2" w:space="4" w:color="FFFFFF"/>
                  </w:divBdr>
                  <w:divsChild>
                    <w:div w:id="217203504">
                      <w:marLeft w:val="0"/>
                      <w:marRight w:val="0"/>
                      <w:marTop w:val="0"/>
                      <w:marBottom w:val="0"/>
                      <w:divBdr>
                        <w:top w:val="none" w:sz="0" w:space="0" w:color="auto"/>
                        <w:left w:val="none" w:sz="0" w:space="0" w:color="auto"/>
                        <w:bottom w:val="none" w:sz="0" w:space="0" w:color="auto"/>
                        <w:right w:val="none" w:sz="0" w:space="0" w:color="auto"/>
                      </w:divBdr>
                    </w:div>
                  </w:divsChild>
                </w:div>
                <w:div w:id="303855359">
                  <w:marLeft w:val="0"/>
                  <w:marRight w:val="0"/>
                  <w:marTop w:val="0"/>
                  <w:marBottom w:val="0"/>
                  <w:divBdr>
                    <w:top w:val="single" w:sz="2" w:space="1" w:color="FFFFFF"/>
                    <w:left w:val="single" w:sz="2" w:space="12" w:color="FFFFFF"/>
                    <w:bottom w:val="single" w:sz="2" w:space="1" w:color="FFFFFF"/>
                    <w:right w:val="single" w:sz="2" w:space="4" w:color="FFFFFF"/>
                  </w:divBdr>
                  <w:divsChild>
                    <w:div w:id="709960376">
                      <w:marLeft w:val="0"/>
                      <w:marRight w:val="0"/>
                      <w:marTop w:val="0"/>
                      <w:marBottom w:val="0"/>
                      <w:divBdr>
                        <w:top w:val="none" w:sz="0" w:space="0" w:color="auto"/>
                        <w:left w:val="none" w:sz="0" w:space="0" w:color="auto"/>
                        <w:bottom w:val="none" w:sz="0" w:space="0" w:color="auto"/>
                        <w:right w:val="none" w:sz="0" w:space="0" w:color="auto"/>
                      </w:divBdr>
                    </w:div>
                  </w:divsChild>
                </w:div>
                <w:div w:id="1529903846">
                  <w:marLeft w:val="0"/>
                  <w:marRight w:val="0"/>
                  <w:marTop w:val="0"/>
                  <w:marBottom w:val="0"/>
                  <w:divBdr>
                    <w:top w:val="single" w:sz="2" w:space="1" w:color="FFFFFF"/>
                    <w:left w:val="single" w:sz="2" w:space="12" w:color="FFFFFF"/>
                    <w:bottom w:val="single" w:sz="2" w:space="1" w:color="FFFFFF"/>
                    <w:right w:val="single" w:sz="2" w:space="4" w:color="FFFFFF"/>
                  </w:divBdr>
                  <w:divsChild>
                    <w:div w:id="851915588">
                      <w:marLeft w:val="0"/>
                      <w:marRight w:val="0"/>
                      <w:marTop w:val="0"/>
                      <w:marBottom w:val="0"/>
                      <w:divBdr>
                        <w:top w:val="none" w:sz="0" w:space="0" w:color="auto"/>
                        <w:left w:val="none" w:sz="0" w:space="0" w:color="auto"/>
                        <w:bottom w:val="none" w:sz="0" w:space="0" w:color="auto"/>
                        <w:right w:val="none" w:sz="0" w:space="0" w:color="auto"/>
                      </w:divBdr>
                    </w:div>
                  </w:divsChild>
                </w:div>
                <w:div w:id="427972359">
                  <w:marLeft w:val="0"/>
                  <w:marRight w:val="0"/>
                  <w:marTop w:val="0"/>
                  <w:marBottom w:val="0"/>
                  <w:divBdr>
                    <w:top w:val="single" w:sz="2" w:space="1" w:color="FFFFFF"/>
                    <w:left w:val="single" w:sz="2" w:space="12" w:color="FFFFFF"/>
                    <w:bottom w:val="single" w:sz="2" w:space="1" w:color="FFFFFF"/>
                    <w:right w:val="single" w:sz="2" w:space="4" w:color="FFFFFF"/>
                  </w:divBdr>
                  <w:divsChild>
                    <w:div w:id="1945795850">
                      <w:marLeft w:val="0"/>
                      <w:marRight w:val="0"/>
                      <w:marTop w:val="0"/>
                      <w:marBottom w:val="0"/>
                      <w:divBdr>
                        <w:top w:val="none" w:sz="0" w:space="0" w:color="auto"/>
                        <w:left w:val="none" w:sz="0" w:space="0" w:color="auto"/>
                        <w:bottom w:val="none" w:sz="0" w:space="0" w:color="auto"/>
                        <w:right w:val="none" w:sz="0" w:space="0" w:color="auto"/>
                      </w:divBdr>
                    </w:div>
                  </w:divsChild>
                </w:div>
                <w:div w:id="486437950">
                  <w:marLeft w:val="0"/>
                  <w:marRight w:val="0"/>
                  <w:marTop w:val="0"/>
                  <w:marBottom w:val="0"/>
                  <w:divBdr>
                    <w:top w:val="single" w:sz="2" w:space="1" w:color="FFFFFF"/>
                    <w:left w:val="single" w:sz="2" w:space="12" w:color="FFFFFF"/>
                    <w:bottom w:val="single" w:sz="2" w:space="1" w:color="FFFFFF"/>
                    <w:right w:val="single" w:sz="2" w:space="4" w:color="FFFFFF"/>
                  </w:divBdr>
                  <w:divsChild>
                    <w:div w:id="1444764489">
                      <w:marLeft w:val="0"/>
                      <w:marRight w:val="0"/>
                      <w:marTop w:val="0"/>
                      <w:marBottom w:val="0"/>
                      <w:divBdr>
                        <w:top w:val="none" w:sz="0" w:space="0" w:color="auto"/>
                        <w:left w:val="none" w:sz="0" w:space="0" w:color="auto"/>
                        <w:bottom w:val="none" w:sz="0" w:space="0" w:color="auto"/>
                        <w:right w:val="none" w:sz="0" w:space="0" w:color="auto"/>
                      </w:divBdr>
                    </w:div>
                  </w:divsChild>
                </w:div>
                <w:div w:id="1954285551">
                  <w:marLeft w:val="0"/>
                  <w:marRight w:val="0"/>
                  <w:marTop w:val="0"/>
                  <w:marBottom w:val="0"/>
                  <w:divBdr>
                    <w:top w:val="single" w:sz="2" w:space="1" w:color="FFFFFF"/>
                    <w:left w:val="single" w:sz="2" w:space="12" w:color="FFFFFF"/>
                    <w:bottom w:val="single" w:sz="2" w:space="1" w:color="FFFFFF"/>
                    <w:right w:val="single" w:sz="2" w:space="4" w:color="FFFFFF"/>
                  </w:divBdr>
                  <w:divsChild>
                    <w:div w:id="205458522">
                      <w:marLeft w:val="0"/>
                      <w:marRight w:val="0"/>
                      <w:marTop w:val="0"/>
                      <w:marBottom w:val="0"/>
                      <w:divBdr>
                        <w:top w:val="none" w:sz="0" w:space="0" w:color="auto"/>
                        <w:left w:val="none" w:sz="0" w:space="0" w:color="auto"/>
                        <w:bottom w:val="none" w:sz="0" w:space="0" w:color="auto"/>
                        <w:right w:val="none" w:sz="0" w:space="0" w:color="auto"/>
                      </w:divBdr>
                    </w:div>
                  </w:divsChild>
                </w:div>
                <w:div w:id="532228135">
                  <w:marLeft w:val="0"/>
                  <w:marRight w:val="0"/>
                  <w:marTop w:val="0"/>
                  <w:marBottom w:val="0"/>
                  <w:divBdr>
                    <w:top w:val="single" w:sz="2" w:space="1" w:color="FFFFFF"/>
                    <w:left w:val="single" w:sz="2" w:space="12" w:color="FFFFFF"/>
                    <w:bottom w:val="single" w:sz="2" w:space="4" w:color="FFFFFF"/>
                    <w:right w:val="single" w:sz="2" w:space="4" w:color="FFFFFF"/>
                  </w:divBdr>
                  <w:divsChild>
                    <w:div w:id="147475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1942">
          <w:marLeft w:val="0"/>
          <w:marRight w:val="0"/>
          <w:marTop w:val="0"/>
          <w:marBottom w:val="335"/>
          <w:divBdr>
            <w:top w:val="none" w:sz="0" w:space="0" w:color="auto"/>
            <w:left w:val="none" w:sz="0" w:space="0" w:color="auto"/>
            <w:bottom w:val="none" w:sz="0" w:space="0" w:color="auto"/>
            <w:right w:val="none" w:sz="0" w:space="0" w:color="auto"/>
          </w:divBdr>
          <w:divsChild>
            <w:div w:id="1989357608">
              <w:marLeft w:val="0"/>
              <w:marRight w:val="0"/>
              <w:marTop w:val="0"/>
              <w:marBottom w:val="0"/>
              <w:divBdr>
                <w:top w:val="none" w:sz="0" w:space="0" w:color="auto"/>
                <w:left w:val="none" w:sz="0" w:space="0" w:color="auto"/>
                <w:bottom w:val="none" w:sz="0" w:space="0" w:color="auto"/>
                <w:right w:val="none" w:sz="0" w:space="0" w:color="auto"/>
              </w:divBdr>
              <w:divsChild>
                <w:div w:id="1809974969">
                  <w:marLeft w:val="0"/>
                  <w:marRight w:val="0"/>
                  <w:marTop w:val="0"/>
                  <w:marBottom w:val="0"/>
                  <w:divBdr>
                    <w:top w:val="single" w:sz="2" w:space="4" w:color="FFFFFF"/>
                    <w:left w:val="single" w:sz="2" w:space="12" w:color="FFFFFF"/>
                    <w:bottom w:val="single" w:sz="2" w:space="1" w:color="FFFFFF"/>
                    <w:right w:val="single" w:sz="2" w:space="4" w:color="FFFFFF"/>
                  </w:divBdr>
                  <w:divsChild>
                    <w:div w:id="2093357311">
                      <w:marLeft w:val="0"/>
                      <w:marRight w:val="0"/>
                      <w:marTop w:val="0"/>
                      <w:marBottom w:val="0"/>
                      <w:divBdr>
                        <w:top w:val="none" w:sz="0" w:space="0" w:color="auto"/>
                        <w:left w:val="none" w:sz="0" w:space="0" w:color="auto"/>
                        <w:bottom w:val="none" w:sz="0" w:space="0" w:color="auto"/>
                        <w:right w:val="none" w:sz="0" w:space="0" w:color="auto"/>
                      </w:divBdr>
                    </w:div>
                  </w:divsChild>
                </w:div>
                <w:div w:id="1956325692">
                  <w:marLeft w:val="0"/>
                  <w:marRight w:val="0"/>
                  <w:marTop w:val="0"/>
                  <w:marBottom w:val="0"/>
                  <w:divBdr>
                    <w:top w:val="single" w:sz="2" w:space="1" w:color="FFFFFF"/>
                    <w:left w:val="single" w:sz="2" w:space="12" w:color="FFFFFF"/>
                    <w:bottom w:val="single" w:sz="2" w:space="1" w:color="FFFFFF"/>
                    <w:right w:val="single" w:sz="2" w:space="4" w:color="FFFFFF"/>
                  </w:divBdr>
                  <w:divsChild>
                    <w:div w:id="1774669002">
                      <w:marLeft w:val="0"/>
                      <w:marRight w:val="0"/>
                      <w:marTop w:val="0"/>
                      <w:marBottom w:val="0"/>
                      <w:divBdr>
                        <w:top w:val="none" w:sz="0" w:space="0" w:color="auto"/>
                        <w:left w:val="none" w:sz="0" w:space="0" w:color="auto"/>
                        <w:bottom w:val="none" w:sz="0" w:space="0" w:color="auto"/>
                        <w:right w:val="none" w:sz="0" w:space="0" w:color="auto"/>
                      </w:divBdr>
                    </w:div>
                  </w:divsChild>
                </w:div>
                <w:div w:id="1629512472">
                  <w:marLeft w:val="0"/>
                  <w:marRight w:val="0"/>
                  <w:marTop w:val="0"/>
                  <w:marBottom w:val="0"/>
                  <w:divBdr>
                    <w:top w:val="single" w:sz="2" w:space="1" w:color="FFFFFF"/>
                    <w:left w:val="single" w:sz="2" w:space="12" w:color="FFFFFF"/>
                    <w:bottom w:val="single" w:sz="2" w:space="1" w:color="FFFFFF"/>
                    <w:right w:val="single" w:sz="2" w:space="4" w:color="FFFFFF"/>
                  </w:divBdr>
                  <w:divsChild>
                    <w:div w:id="30503102">
                      <w:marLeft w:val="0"/>
                      <w:marRight w:val="0"/>
                      <w:marTop w:val="0"/>
                      <w:marBottom w:val="0"/>
                      <w:divBdr>
                        <w:top w:val="none" w:sz="0" w:space="0" w:color="auto"/>
                        <w:left w:val="none" w:sz="0" w:space="0" w:color="auto"/>
                        <w:bottom w:val="none" w:sz="0" w:space="0" w:color="auto"/>
                        <w:right w:val="none" w:sz="0" w:space="0" w:color="auto"/>
                      </w:divBdr>
                    </w:div>
                  </w:divsChild>
                </w:div>
                <w:div w:id="1810585012">
                  <w:marLeft w:val="0"/>
                  <w:marRight w:val="0"/>
                  <w:marTop w:val="0"/>
                  <w:marBottom w:val="0"/>
                  <w:divBdr>
                    <w:top w:val="single" w:sz="2" w:space="1" w:color="FFFFFF"/>
                    <w:left w:val="single" w:sz="2" w:space="12" w:color="FFFFFF"/>
                    <w:bottom w:val="single" w:sz="2" w:space="1" w:color="FFFFFF"/>
                    <w:right w:val="single" w:sz="2" w:space="4" w:color="FFFFFF"/>
                  </w:divBdr>
                  <w:divsChild>
                    <w:div w:id="635377081">
                      <w:marLeft w:val="0"/>
                      <w:marRight w:val="0"/>
                      <w:marTop w:val="0"/>
                      <w:marBottom w:val="0"/>
                      <w:divBdr>
                        <w:top w:val="none" w:sz="0" w:space="0" w:color="auto"/>
                        <w:left w:val="none" w:sz="0" w:space="0" w:color="auto"/>
                        <w:bottom w:val="none" w:sz="0" w:space="0" w:color="auto"/>
                        <w:right w:val="none" w:sz="0" w:space="0" w:color="auto"/>
                      </w:divBdr>
                    </w:div>
                  </w:divsChild>
                </w:div>
                <w:div w:id="1786078103">
                  <w:marLeft w:val="0"/>
                  <w:marRight w:val="0"/>
                  <w:marTop w:val="0"/>
                  <w:marBottom w:val="0"/>
                  <w:divBdr>
                    <w:top w:val="single" w:sz="2" w:space="1" w:color="FFFFFF"/>
                    <w:left w:val="single" w:sz="2" w:space="12" w:color="FFFFFF"/>
                    <w:bottom w:val="single" w:sz="2" w:space="1" w:color="FFFFFF"/>
                    <w:right w:val="single" w:sz="2" w:space="4" w:color="FFFFFF"/>
                  </w:divBdr>
                  <w:divsChild>
                    <w:div w:id="1783913615">
                      <w:marLeft w:val="0"/>
                      <w:marRight w:val="0"/>
                      <w:marTop w:val="0"/>
                      <w:marBottom w:val="0"/>
                      <w:divBdr>
                        <w:top w:val="none" w:sz="0" w:space="0" w:color="auto"/>
                        <w:left w:val="none" w:sz="0" w:space="0" w:color="auto"/>
                        <w:bottom w:val="none" w:sz="0" w:space="0" w:color="auto"/>
                        <w:right w:val="none" w:sz="0" w:space="0" w:color="auto"/>
                      </w:divBdr>
                    </w:div>
                  </w:divsChild>
                </w:div>
                <w:div w:id="1707631685">
                  <w:marLeft w:val="0"/>
                  <w:marRight w:val="0"/>
                  <w:marTop w:val="0"/>
                  <w:marBottom w:val="0"/>
                  <w:divBdr>
                    <w:top w:val="single" w:sz="2" w:space="1" w:color="FFFFFF"/>
                    <w:left w:val="single" w:sz="2" w:space="12" w:color="FFFFFF"/>
                    <w:bottom w:val="single" w:sz="2" w:space="1" w:color="FFFFFF"/>
                    <w:right w:val="single" w:sz="2" w:space="4" w:color="FFFFFF"/>
                  </w:divBdr>
                  <w:divsChild>
                    <w:div w:id="1197158619">
                      <w:marLeft w:val="0"/>
                      <w:marRight w:val="0"/>
                      <w:marTop w:val="0"/>
                      <w:marBottom w:val="0"/>
                      <w:divBdr>
                        <w:top w:val="none" w:sz="0" w:space="0" w:color="auto"/>
                        <w:left w:val="none" w:sz="0" w:space="0" w:color="auto"/>
                        <w:bottom w:val="none" w:sz="0" w:space="0" w:color="auto"/>
                        <w:right w:val="none" w:sz="0" w:space="0" w:color="auto"/>
                      </w:divBdr>
                    </w:div>
                  </w:divsChild>
                </w:div>
                <w:div w:id="1623875951">
                  <w:marLeft w:val="0"/>
                  <w:marRight w:val="0"/>
                  <w:marTop w:val="0"/>
                  <w:marBottom w:val="0"/>
                  <w:divBdr>
                    <w:top w:val="single" w:sz="2" w:space="1" w:color="FFFFFF"/>
                    <w:left w:val="single" w:sz="2" w:space="12" w:color="FFFFFF"/>
                    <w:bottom w:val="single" w:sz="2" w:space="1" w:color="FFFFFF"/>
                    <w:right w:val="single" w:sz="2" w:space="4" w:color="FFFFFF"/>
                  </w:divBdr>
                  <w:divsChild>
                    <w:div w:id="1373117675">
                      <w:marLeft w:val="0"/>
                      <w:marRight w:val="0"/>
                      <w:marTop w:val="0"/>
                      <w:marBottom w:val="0"/>
                      <w:divBdr>
                        <w:top w:val="none" w:sz="0" w:space="0" w:color="auto"/>
                        <w:left w:val="none" w:sz="0" w:space="0" w:color="auto"/>
                        <w:bottom w:val="none" w:sz="0" w:space="0" w:color="auto"/>
                        <w:right w:val="none" w:sz="0" w:space="0" w:color="auto"/>
                      </w:divBdr>
                    </w:div>
                  </w:divsChild>
                </w:div>
                <w:div w:id="282657983">
                  <w:marLeft w:val="0"/>
                  <w:marRight w:val="0"/>
                  <w:marTop w:val="0"/>
                  <w:marBottom w:val="0"/>
                  <w:divBdr>
                    <w:top w:val="single" w:sz="2" w:space="1" w:color="FFFFFF"/>
                    <w:left w:val="single" w:sz="2" w:space="12" w:color="FFFFFF"/>
                    <w:bottom w:val="single" w:sz="2" w:space="1" w:color="FFFFFF"/>
                    <w:right w:val="single" w:sz="2" w:space="4" w:color="FFFFFF"/>
                  </w:divBdr>
                  <w:divsChild>
                    <w:div w:id="1910579079">
                      <w:marLeft w:val="0"/>
                      <w:marRight w:val="0"/>
                      <w:marTop w:val="0"/>
                      <w:marBottom w:val="0"/>
                      <w:divBdr>
                        <w:top w:val="none" w:sz="0" w:space="0" w:color="auto"/>
                        <w:left w:val="none" w:sz="0" w:space="0" w:color="auto"/>
                        <w:bottom w:val="none" w:sz="0" w:space="0" w:color="auto"/>
                        <w:right w:val="none" w:sz="0" w:space="0" w:color="auto"/>
                      </w:divBdr>
                    </w:div>
                  </w:divsChild>
                </w:div>
                <w:div w:id="336619019">
                  <w:marLeft w:val="0"/>
                  <w:marRight w:val="0"/>
                  <w:marTop w:val="0"/>
                  <w:marBottom w:val="0"/>
                  <w:divBdr>
                    <w:top w:val="single" w:sz="2" w:space="1" w:color="FFFFFF"/>
                    <w:left w:val="single" w:sz="2" w:space="12" w:color="FFFFFF"/>
                    <w:bottom w:val="single" w:sz="2" w:space="1" w:color="FFFFFF"/>
                    <w:right w:val="single" w:sz="2" w:space="4" w:color="FFFFFF"/>
                  </w:divBdr>
                  <w:divsChild>
                    <w:div w:id="618413838">
                      <w:marLeft w:val="0"/>
                      <w:marRight w:val="0"/>
                      <w:marTop w:val="0"/>
                      <w:marBottom w:val="0"/>
                      <w:divBdr>
                        <w:top w:val="none" w:sz="0" w:space="0" w:color="auto"/>
                        <w:left w:val="none" w:sz="0" w:space="0" w:color="auto"/>
                        <w:bottom w:val="none" w:sz="0" w:space="0" w:color="auto"/>
                        <w:right w:val="none" w:sz="0" w:space="0" w:color="auto"/>
                      </w:divBdr>
                    </w:div>
                  </w:divsChild>
                </w:div>
                <w:div w:id="668599838">
                  <w:marLeft w:val="0"/>
                  <w:marRight w:val="0"/>
                  <w:marTop w:val="0"/>
                  <w:marBottom w:val="0"/>
                  <w:divBdr>
                    <w:top w:val="single" w:sz="2" w:space="1" w:color="FFFFFF"/>
                    <w:left w:val="single" w:sz="2" w:space="12" w:color="FFFFFF"/>
                    <w:bottom w:val="single" w:sz="2" w:space="1" w:color="FFFFFF"/>
                    <w:right w:val="single" w:sz="2" w:space="4" w:color="FFFFFF"/>
                  </w:divBdr>
                  <w:divsChild>
                    <w:div w:id="1634015678">
                      <w:marLeft w:val="0"/>
                      <w:marRight w:val="0"/>
                      <w:marTop w:val="0"/>
                      <w:marBottom w:val="0"/>
                      <w:divBdr>
                        <w:top w:val="none" w:sz="0" w:space="0" w:color="auto"/>
                        <w:left w:val="none" w:sz="0" w:space="0" w:color="auto"/>
                        <w:bottom w:val="none" w:sz="0" w:space="0" w:color="auto"/>
                        <w:right w:val="none" w:sz="0" w:space="0" w:color="auto"/>
                      </w:divBdr>
                    </w:div>
                  </w:divsChild>
                </w:div>
                <w:div w:id="1437747612">
                  <w:marLeft w:val="0"/>
                  <w:marRight w:val="0"/>
                  <w:marTop w:val="0"/>
                  <w:marBottom w:val="0"/>
                  <w:divBdr>
                    <w:top w:val="single" w:sz="2" w:space="1" w:color="FFFFFF"/>
                    <w:left w:val="single" w:sz="2" w:space="12" w:color="FFFFFF"/>
                    <w:bottom w:val="single" w:sz="2" w:space="1" w:color="FFFFFF"/>
                    <w:right w:val="single" w:sz="2" w:space="4" w:color="FFFFFF"/>
                  </w:divBdr>
                  <w:divsChild>
                    <w:div w:id="827671085">
                      <w:marLeft w:val="0"/>
                      <w:marRight w:val="0"/>
                      <w:marTop w:val="0"/>
                      <w:marBottom w:val="0"/>
                      <w:divBdr>
                        <w:top w:val="none" w:sz="0" w:space="0" w:color="auto"/>
                        <w:left w:val="none" w:sz="0" w:space="0" w:color="auto"/>
                        <w:bottom w:val="none" w:sz="0" w:space="0" w:color="auto"/>
                        <w:right w:val="none" w:sz="0" w:space="0" w:color="auto"/>
                      </w:divBdr>
                    </w:div>
                  </w:divsChild>
                </w:div>
                <w:div w:id="181019614">
                  <w:marLeft w:val="0"/>
                  <w:marRight w:val="0"/>
                  <w:marTop w:val="0"/>
                  <w:marBottom w:val="0"/>
                  <w:divBdr>
                    <w:top w:val="single" w:sz="2" w:space="1" w:color="FFFFFF"/>
                    <w:left w:val="single" w:sz="2" w:space="12" w:color="FFFFFF"/>
                    <w:bottom w:val="single" w:sz="2" w:space="1" w:color="FFFFFF"/>
                    <w:right w:val="single" w:sz="2" w:space="4" w:color="FFFFFF"/>
                  </w:divBdr>
                  <w:divsChild>
                    <w:div w:id="171528084">
                      <w:marLeft w:val="0"/>
                      <w:marRight w:val="0"/>
                      <w:marTop w:val="0"/>
                      <w:marBottom w:val="0"/>
                      <w:divBdr>
                        <w:top w:val="none" w:sz="0" w:space="0" w:color="auto"/>
                        <w:left w:val="none" w:sz="0" w:space="0" w:color="auto"/>
                        <w:bottom w:val="none" w:sz="0" w:space="0" w:color="auto"/>
                        <w:right w:val="none" w:sz="0" w:space="0" w:color="auto"/>
                      </w:divBdr>
                    </w:div>
                  </w:divsChild>
                </w:div>
                <w:div w:id="742333639">
                  <w:marLeft w:val="0"/>
                  <w:marRight w:val="0"/>
                  <w:marTop w:val="0"/>
                  <w:marBottom w:val="0"/>
                  <w:divBdr>
                    <w:top w:val="single" w:sz="2" w:space="1" w:color="FFFFFF"/>
                    <w:left w:val="single" w:sz="2" w:space="12" w:color="FFFFFF"/>
                    <w:bottom w:val="single" w:sz="2" w:space="1" w:color="FFFFFF"/>
                    <w:right w:val="single" w:sz="2" w:space="4" w:color="FFFFFF"/>
                  </w:divBdr>
                  <w:divsChild>
                    <w:div w:id="296296958">
                      <w:marLeft w:val="0"/>
                      <w:marRight w:val="0"/>
                      <w:marTop w:val="0"/>
                      <w:marBottom w:val="0"/>
                      <w:divBdr>
                        <w:top w:val="none" w:sz="0" w:space="0" w:color="auto"/>
                        <w:left w:val="none" w:sz="0" w:space="0" w:color="auto"/>
                        <w:bottom w:val="none" w:sz="0" w:space="0" w:color="auto"/>
                        <w:right w:val="none" w:sz="0" w:space="0" w:color="auto"/>
                      </w:divBdr>
                    </w:div>
                  </w:divsChild>
                </w:div>
                <w:div w:id="59452133">
                  <w:marLeft w:val="0"/>
                  <w:marRight w:val="0"/>
                  <w:marTop w:val="0"/>
                  <w:marBottom w:val="0"/>
                  <w:divBdr>
                    <w:top w:val="single" w:sz="2" w:space="1" w:color="FFFFFF"/>
                    <w:left w:val="single" w:sz="2" w:space="12" w:color="FFFFFF"/>
                    <w:bottom w:val="single" w:sz="2" w:space="1" w:color="FFFFFF"/>
                    <w:right w:val="single" w:sz="2" w:space="4" w:color="FFFFFF"/>
                  </w:divBdr>
                  <w:divsChild>
                    <w:div w:id="281035177">
                      <w:marLeft w:val="0"/>
                      <w:marRight w:val="0"/>
                      <w:marTop w:val="0"/>
                      <w:marBottom w:val="0"/>
                      <w:divBdr>
                        <w:top w:val="none" w:sz="0" w:space="0" w:color="auto"/>
                        <w:left w:val="none" w:sz="0" w:space="0" w:color="auto"/>
                        <w:bottom w:val="none" w:sz="0" w:space="0" w:color="auto"/>
                        <w:right w:val="none" w:sz="0" w:space="0" w:color="auto"/>
                      </w:divBdr>
                    </w:div>
                  </w:divsChild>
                </w:div>
                <w:div w:id="2099210184">
                  <w:marLeft w:val="0"/>
                  <w:marRight w:val="0"/>
                  <w:marTop w:val="0"/>
                  <w:marBottom w:val="0"/>
                  <w:divBdr>
                    <w:top w:val="single" w:sz="2" w:space="1" w:color="FFFFFF"/>
                    <w:left w:val="single" w:sz="2" w:space="12" w:color="FFFFFF"/>
                    <w:bottom w:val="single" w:sz="2" w:space="1" w:color="FFFFFF"/>
                    <w:right w:val="single" w:sz="2" w:space="4" w:color="FFFFFF"/>
                  </w:divBdr>
                  <w:divsChild>
                    <w:div w:id="882641043">
                      <w:marLeft w:val="0"/>
                      <w:marRight w:val="0"/>
                      <w:marTop w:val="0"/>
                      <w:marBottom w:val="0"/>
                      <w:divBdr>
                        <w:top w:val="none" w:sz="0" w:space="0" w:color="auto"/>
                        <w:left w:val="none" w:sz="0" w:space="0" w:color="auto"/>
                        <w:bottom w:val="none" w:sz="0" w:space="0" w:color="auto"/>
                        <w:right w:val="none" w:sz="0" w:space="0" w:color="auto"/>
                      </w:divBdr>
                    </w:div>
                  </w:divsChild>
                </w:div>
                <w:div w:id="1136024273">
                  <w:marLeft w:val="0"/>
                  <w:marRight w:val="0"/>
                  <w:marTop w:val="0"/>
                  <w:marBottom w:val="0"/>
                  <w:divBdr>
                    <w:top w:val="single" w:sz="2" w:space="1" w:color="FFFFFF"/>
                    <w:left w:val="single" w:sz="2" w:space="12" w:color="FFFFFF"/>
                    <w:bottom w:val="single" w:sz="2" w:space="1" w:color="FFFFFF"/>
                    <w:right w:val="single" w:sz="2" w:space="4" w:color="FFFFFF"/>
                  </w:divBdr>
                  <w:divsChild>
                    <w:div w:id="380061636">
                      <w:marLeft w:val="0"/>
                      <w:marRight w:val="0"/>
                      <w:marTop w:val="0"/>
                      <w:marBottom w:val="0"/>
                      <w:divBdr>
                        <w:top w:val="none" w:sz="0" w:space="0" w:color="auto"/>
                        <w:left w:val="none" w:sz="0" w:space="0" w:color="auto"/>
                        <w:bottom w:val="none" w:sz="0" w:space="0" w:color="auto"/>
                        <w:right w:val="none" w:sz="0" w:space="0" w:color="auto"/>
                      </w:divBdr>
                    </w:div>
                  </w:divsChild>
                </w:div>
                <w:div w:id="1121532330">
                  <w:marLeft w:val="0"/>
                  <w:marRight w:val="0"/>
                  <w:marTop w:val="0"/>
                  <w:marBottom w:val="0"/>
                  <w:divBdr>
                    <w:top w:val="single" w:sz="2" w:space="1" w:color="FFFFFF"/>
                    <w:left w:val="single" w:sz="2" w:space="12" w:color="FFFFFF"/>
                    <w:bottom w:val="single" w:sz="2" w:space="1" w:color="FFFFFF"/>
                    <w:right w:val="single" w:sz="2" w:space="4" w:color="FFFFFF"/>
                  </w:divBdr>
                  <w:divsChild>
                    <w:div w:id="566112047">
                      <w:marLeft w:val="0"/>
                      <w:marRight w:val="0"/>
                      <w:marTop w:val="0"/>
                      <w:marBottom w:val="0"/>
                      <w:divBdr>
                        <w:top w:val="none" w:sz="0" w:space="0" w:color="auto"/>
                        <w:left w:val="none" w:sz="0" w:space="0" w:color="auto"/>
                        <w:bottom w:val="none" w:sz="0" w:space="0" w:color="auto"/>
                        <w:right w:val="none" w:sz="0" w:space="0" w:color="auto"/>
                      </w:divBdr>
                    </w:div>
                  </w:divsChild>
                </w:div>
                <w:div w:id="532689592">
                  <w:marLeft w:val="0"/>
                  <w:marRight w:val="0"/>
                  <w:marTop w:val="0"/>
                  <w:marBottom w:val="0"/>
                  <w:divBdr>
                    <w:top w:val="single" w:sz="2" w:space="1" w:color="FFFFFF"/>
                    <w:left w:val="single" w:sz="2" w:space="12" w:color="FFFFFF"/>
                    <w:bottom w:val="single" w:sz="2" w:space="1" w:color="FFFFFF"/>
                    <w:right w:val="single" w:sz="2" w:space="4" w:color="FFFFFF"/>
                  </w:divBdr>
                  <w:divsChild>
                    <w:div w:id="1193617298">
                      <w:marLeft w:val="0"/>
                      <w:marRight w:val="0"/>
                      <w:marTop w:val="0"/>
                      <w:marBottom w:val="0"/>
                      <w:divBdr>
                        <w:top w:val="none" w:sz="0" w:space="0" w:color="auto"/>
                        <w:left w:val="none" w:sz="0" w:space="0" w:color="auto"/>
                        <w:bottom w:val="none" w:sz="0" w:space="0" w:color="auto"/>
                        <w:right w:val="none" w:sz="0" w:space="0" w:color="auto"/>
                      </w:divBdr>
                    </w:div>
                  </w:divsChild>
                </w:div>
                <w:div w:id="94401258">
                  <w:marLeft w:val="0"/>
                  <w:marRight w:val="0"/>
                  <w:marTop w:val="0"/>
                  <w:marBottom w:val="0"/>
                  <w:divBdr>
                    <w:top w:val="single" w:sz="2" w:space="1" w:color="FFFFFF"/>
                    <w:left w:val="single" w:sz="2" w:space="12" w:color="FFFFFF"/>
                    <w:bottom w:val="single" w:sz="2" w:space="1" w:color="FFFFFF"/>
                    <w:right w:val="single" w:sz="2" w:space="4" w:color="FFFFFF"/>
                  </w:divBdr>
                  <w:divsChild>
                    <w:div w:id="1691372966">
                      <w:marLeft w:val="0"/>
                      <w:marRight w:val="0"/>
                      <w:marTop w:val="0"/>
                      <w:marBottom w:val="0"/>
                      <w:divBdr>
                        <w:top w:val="none" w:sz="0" w:space="0" w:color="auto"/>
                        <w:left w:val="none" w:sz="0" w:space="0" w:color="auto"/>
                        <w:bottom w:val="none" w:sz="0" w:space="0" w:color="auto"/>
                        <w:right w:val="none" w:sz="0" w:space="0" w:color="auto"/>
                      </w:divBdr>
                    </w:div>
                  </w:divsChild>
                </w:div>
                <w:div w:id="1671056122">
                  <w:marLeft w:val="0"/>
                  <w:marRight w:val="0"/>
                  <w:marTop w:val="0"/>
                  <w:marBottom w:val="0"/>
                  <w:divBdr>
                    <w:top w:val="single" w:sz="2" w:space="1" w:color="FFFFFF"/>
                    <w:left w:val="single" w:sz="2" w:space="12" w:color="FFFFFF"/>
                    <w:bottom w:val="single" w:sz="2" w:space="4" w:color="FFFFFF"/>
                    <w:right w:val="single" w:sz="2" w:space="4" w:color="FFFFFF"/>
                  </w:divBdr>
                  <w:divsChild>
                    <w:div w:id="4759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934843">
          <w:marLeft w:val="0"/>
          <w:marRight w:val="0"/>
          <w:marTop w:val="0"/>
          <w:marBottom w:val="335"/>
          <w:divBdr>
            <w:top w:val="none" w:sz="0" w:space="0" w:color="auto"/>
            <w:left w:val="none" w:sz="0" w:space="0" w:color="auto"/>
            <w:bottom w:val="none" w:sz="0" w:space="0" w:color="auto"/>
            <w:right w:val="none" w:sz="0" w:space="0" w:color="auto"/>
          </w:divBdr>
          <w:divsChild>
            <w:div w:id="2138839171">
              <w:marLeft w:val="0"/>
              <w:marRight w:val="0"/>
              <w:marTop w:val="0"/>
              <w:marBottom w:val="0"/>
              <w:divBdr>
                <w:top w:val="none" w:sz="0" w:space="0" w:color="auto"/>
                <w:left w:val="none" w:sz="0" w:space="0" w:color="auto"/>
                <w:bottom w:val="none" w:sz="0" w:space="0" w:color="auto"/>
                <w:right w:val="none" w:sz="0" w:space="0" w:color="auto"/>
              </w:divBdr>
              <w:divsChild>
                <w:div w:id="608048928">
                  <w:marLeft w:val="0"/>
                  <w:marRight w:val="0"/>
                  <w:marTop w:val="0"/>
                  <w:marBottom w:val="0"/>
                  <w:divBdr>
                    <w:top w:val="single" w:sz="2" w:space="4" w:color="FFFFFF"/>
                    <w:left w:val="single" w:sz="2" w:space="12" w:color="FFFFFF"/>
                    <w:bottom w:val="single" w:sz="2" w:space="1" w:color="FFFFFF"/>
                    <w:right w:val="single" w:sz="2" w:space="4" w:color="FFFFFF"/>
                  </w:divBdr>
                  <w:divsChild>
                    <w:div w:id="1409383437">
                      <w:marLeft w:val="0"/>
                      <w:marRight w:val="0"/>
                      <w:marTop w:val="0"/>
                      <w:marBottom w:val="0"/>
                      <w:divBdr>
                        <w:top w:val="none" w:sz="0" w:space="0" w:color="auto"/>
                        <w:left w:val="none" w:sz="0" w:space="0" w:color="auto"/>
                        <w:bottom w:val="none" w:sz="0" w:space="0" w:color="auto"/>
                        <w:right w:val="none" w:sz="0" w:space="0" w:color="auto"/>
                      </w:divBdr>
                    </w:div>
                  </w:divsChild>
                </w:div>
                <w:div w:id="1626353283">
                  <w:marLeft w:val="0"/>
                  <w:marRight w:val="0"/>
                  <w:marTop w:val="0"/>
                  <w:marBottom w:val="0"/>
                  <w:divBdr>
                    <w:top w:val="single" w:sz="2" w:space="1" w:color="FFFFFF"/>
                    <w:left w:val="single" w:sz="2" w:space="12" w:color="FFFFFF"/>
                    <w:bottom w:val="single" w:sz="2" w:space="1" w:color="FFFFFF"/>
                    <w:right w:val="single" w:sz="2" w:space="4" w:color="FFFFFF"/>
                  </w:divBdr>
                  <w:divsChild>
                    <w:div w:id="1015696485">
                      <w:marLeft w:val="0"/>
                      <w:marRight w:val="0"/>
                      <w:marTop w:val="0"/>
                      <w:marBottom w:val="0"/>
                      <w:divBdr>
                        <w:top w:val="none" w:sz="0" w:space="0" w:color="auto"/>
                        <w:left w:val="none" w:sz="0" w:space="0" w:color="auto"/>
                        <w:bottom w:val="none" w:sz="0" w:space="0" w:color="auto"/>
                        <w:right w:val="none" w:sz="0" w:space="0" w:color="auto"/>
                      </w:divBdr>
                    </w:div>
                  </w:divsChild>
                </w:div>
                <w:div w:id="1187332000">
                  <w:marLeft w:val="0"/>
                  <w:marRight w:val="0"/>
                  <w:marTop w:val="0"/>
                  <w:marBottom w:val="0"/>
                  <w:divBdr>
                    <w:top w:val="single" w:sz="2" w:space="1" w:color="FFFFFF"/>
                    <w:left w:val="single" w:sz="2" w:space="12" w:color="FFFFFF"/>
                    <w:bottom w:val="single" w:sz="2" w:space="1" w:color="FFFFFF"/>
                    <w:right w:val="single" w:sz="2" w:space="4" w:color="FFFFFF"/>
                  </w:divBdr>
                  <w:divsChild>
                    <w:div w:id="1757746846">
                      <w:marLeft w:val="0"/>
                      <w:marRight w:val="0"/>
                      <w:marTop w:val="0"/>
                      <w:marBottom w:val="0"/>
                      <w:divBdr>
                        <w:top w:val="none" w:sz="0" w:space="0" w:color="auto"/>
                        <w:left w:val="none" w:sz="0" w:space="0" w:color="auto"/>
                        <w:bottom w:val="none" w:sz="0" w:space="0" w:color="auto"/>
                        <w:right w:val="none" w:sz="0" w:space="0" w:color="auto"/>
                      </w:divBdr>
                    </w:div>
                  </w:divsChild>
                </w:div>
                <w:div w:id="900755564">
                  <w:marLeft w:val="0"/>
                  <w:marRight w:val="0"/>
                  <w:marTop w:val="0"/>
                  <w:marBottom w:val="0"/>
                  <w:divBdr>
                    <w:top w:val="single" w:sz="2" w:space="1" w:color="FFFFFF"/>
                    <w:left w:val="single" w:sz="2" w:space="12" w:color="FFFFFF"/>
                    <w:bottom w:val="single" w:sz="2" w:space="1" w:color="FFFFFF"/>
                    <w:right w:val="single" w:sz="2" w:space="4" w:color="FFFFFF"/>
                  </w:divBdr>
                  <w:divsChild>
                    <w:div w:id="1695300200">
                      <w:marLeft w:val="0"/>
                      <w:marRight w:val="0"/>
                      <w:marTop w:val="0"/>
                      <w:marBottom w:val="0"/>
                      <w:divBdr>
                        <w:top w:val="none" w:sz="0" w:space="0" w:color="auto"/>
                        <w:left w:val="none" w:sz="0" w:space="0" w:color="auto"/>
                        <w:bottom w:val="none" w:sz="0" w:space="0" w:color="auto"/>
                        <w:right w:val="none" w:sz="0" w:space="0" w:color="auto"/>
                      </w:divBdr>
                    </w:div>
                  </w:divsChild>
                </w:div>
                <w:div w:id="2059041506">
                  <w:marLeft w:val="0"/>
                  <w:marRight w:val="0"/>
                  <w:marTop w:val="0"/>
                  <w:marBottom w:val="0"/>
                  <w:divBdr>
                    <w:top w:val="single" w:sz="2" w:space="1" w:color="FFFFFF"/>
                    <w:left w:val="single" w:sz="2" w:space="12" w:color="FFFFFF"/>
                    <w:bottom w:val="single" w:sz="2" w:space="1" w:color="FFFFFF"/>
                    <w:right w:val="single" w:sz="2" w:space="4" w:color="FFFFFF"/>
                  </w:divBdr>
                  <w:divsChild>
                    <w:div w:id="131363698">
                      <w:marLeft w:val="0"/>
                      <w:marRight w:val="0"/>
                      <w:marTop w:val="0"/>
                      <w:marBottom w:val="0"/>
                      <w:divBdr>
                        <w:top w:val="none" w:sz="0" w:space="0" w:color="auto"/>
                        <w:left w:val="none" w:sz="0" w:space="0" w:color="auto"/>
                        <w:bottom w:val="none" w:sz="0" w:space="0" w:color="auto"/>
                        <w:right w:val="none" w:sz="0" w:space="0" w:color="auto"/>
                      </w:divBdr>
                    </w:div>
                  </w:divsChild>
                </w:div>
                <w:div w:id="698287400">
                  <w:marLeft w:val="0"/>
                  <w:marRight w:val="0"/>
                  <w:marTop w:val="0"/>
                  <w:marBottom w:val="0"/>
                  <w:divBdr>
                    <w:top w:val="single" w:sz="2" w:space="1" w:color="FFFFFF"/>
                    <w:left w:val="single" w:sz="2" w:space="12" w:color="FFFFFF"/>
                    <w:bottom w:val="single" w:sz="2" w:space="1" w:color="FFFFFF"/>
                    <w:right w:val="single" w:sz="2" w:space="4" w:color="FFFFFF"/>
                  </w:divBdr>
                  <w:divsChild>
                    <w:div w:id="1872765462">
                      <w:marLeft w:val="0"/>
                      <w:marRight w:val="0"/>
                      <w:marTop w:val="0"/>
                      <w:marBottom w:val="0"/>
                      <w:divBdr>
                        <w:top w:val="none" w:sz="0" w:space="0" w:color="auto"/>
                        <w:left w:val="none" w:sz="0" w:space="0" w:color="auto"/>
                        <w:bottom w:val="none" w:sz="0" w:space="0" w:color="auto"/>
                        <w:right w:val="none" w:sz="0" w:space="0" w:color="auto"/>
                      </w:divBdr>
                    </w:div>
                  </w:divsChild>
                </w:div>
                <w:div w:id="1191258883">
                  <w:marLeft w:val="0"/>
                  <w:marRight w:val="0"/>
                  <w:marTop w:val="0"/>
                  <w:marBottom w:val="0"/>
                  <w:divBdr>
                    <w:top w:val="single" w:sz="2" w:space="1" w:color="FFFFFF"/>
                    <w:left w:val="single" w:sz="2" w:space="12" w:color="FFFFFF"/>
                    <w:bottom w:val="single" w:sz="2" w:space="1" w:color="FFFFFF"/>
                    <w:right w:val="single" w:sz="2" w:space="4" w:color="FFFFFF"/>
                  </w:divBdr>
                  <w:divsChild>
                    <w:div w:id="1441071816">
                      <w:marLeft w:val="0"/>
                      <w:marRight w:val="0"/>
                      <w:marTop w:val="0"/>
                      <w:marBottom w:val="0"/>
                      <w:divBdr>
                        <w:top w:val="none" w:sz="0" w:space="0" w:color="auto"/>
                        <w:left w:val="none" w:sz="0" w:space="0" w:color="auto"/>
                        <w:bottom w:val="none" w:sz="0" w:space="0" w:color="auto"/>
                        <w:right w:val="none" w:sz="0" w:space="0" w:color="auto"/>
                      </w:divBdr>
                    </w:div>
                  </w:divsChild>
                </w:div>
                <w:div w:id="1183402530">
                  <w:marLeft w:val="0"/>
                  <w:marRight w:val="0"/>
                  <w:marTop w:val="0"/>
                  <w:marBottom w:val="0"/>
                  <w:divBdr>
                    <w:top w:val="single" w:sz="2" w:space="1" w:color="FFFFFF"/>
                    <w:left w:val="single" w:sz="2" w:space="12" w:color="FFFFFF"/>
                    <w:bottom w:val="single" w:sz="2" w:space="1" w:color="FFFFFF"/>
                    <w:right w:val="single" w:sz="2" w:space="4" w:color="FFFFFF"/>
                  </w:divBdr>
                  <w:divsChild>
                    <w:div w:id="464009559">
                      <w:marLeft w:val="0"/>
                      <w:marRight w:val="0"/>
                      <w:marTop w:val="0"/>
                      <w:marBottom w:val="0"/>
                      <w:divBdr>
                        <w:top w:val="none" w:sz="0" w:space="0" w:color="auto"/>
                        <w:left w:val="none" w:sz="0" w:space="0" w:color="auto"/>
                        <w:bottom w:val="none" w:sz="0" w:space="0" w:color="auto"/>
                        <w:right w:val="none" w:sz="0" w:space="0" w:color="auto"/>
                      </w:divBdr>
                    </w:div>
                  </w:divsChild>
                </w:div>
                <w:div w:id="1279679870">
                  <w:marLeft w:val="0"/>
                  <w:marRight w:val="0"/>
                  <w:marTop w:val="0"/>
                  <w:marBottom w:val="0"/>
                  <w:divBdr>
                    <w:top w:val="single" w:sz="2" w:space="1" w:color="FFFFFF"/>
                    <w:left w:val="single" w:sz="2" w:space="12" w:color="FFFFFF"/>
                    <w:bottom w:val="single" w:sz="2" w:space="1" w:color="FFFFFF"/>
                    <w:right w:val="single" w:sz="2" w:space="4" w:color="FFFFFF"/>
                  </w:divBdr>
                  <w:divsChild>
                    <w:div w:id="620575203">
                      <w:marLeft w:val="0"/>
                      <w:marRight w:val="0"/>
                      <w:marTop w:val="0"/>
                      <w:marBottom w:val="0"/>
                      <w:divBdr>
                        <w:top w:val="none" w:sz="0" w:space="0" w:color="auto"/>
                        <w:left w:val="none" w:sz="0" w:space="0" w:color="auto"/>
                        <w:bottom w:val="none" w:sz="0" w:space="0" w:color="auto"/>
                        <w:right w:val="none" w:sz="0" w:space="0" w:color="auto"/>
                      </w:divBdr>
                    </w:div>
                  </w:divsChild>
                </w:div>
                <w:div w:id="2000384667">
                  <w:marLeft w:val="0"/>
                  <w:marRight w:val="0"/>
                  <w:marTop w:val="0"/>
                  <w:marBottom w:val="0"/>
                  <w:divBdr>
                    <w:top w:val="single" w:sz="2" w:space="1" w:color="FFFFFF"/>
                    <w:left w:val="single" w:sz="2" w:space="12" w:color="FFFFFF"/>
                    <w:bottom w:val="single" w:sz="2" w:space="1" w:color="FFFFFF"/>
                    <w:right w:val="single" w:sz="2" w:space="4" w:color="FFFFFF"/>
                  </w:divBdr>
                  <w:divsChild>
                    <w:div w:id="1005939342">
                      <w:marLeft w:val="0"/>
                      <w:marRight w:val="0"/>
                      <w:marTop w:val="0"/>
                      <w:marBottom w:val="0"/>
                      <w:divBdr>
                        <w:top w:val="none" w:sz="0" w:space="0" w:color="auto"/>
                        <w:left w:val="none" w:sz="0" w:space="0" w:color="auto"/>
                        <w:bottom w:val="none" w:sz="0" w:space="0" w:color="auto"/>
                        <w:right w:val="none" w:sz="0" w:space="0" w:color="auto"/>
                      </w:divBdr>
                    </w:div>
                  </w:divsChild>
                </w:div>
                <w:div w:id="591496">
                  <w:marLeft w:val="0"/>
                  <w:marRight w:val="0"/>
                  <w:marTop w:val="0"/>
                  <w:marBottom w:val="0"/>
                  <w:divBdr>
                    <w:top w:val="single" w:sz="2" w:space="1" w:color="FFFFFF"/>
                    <w:left w:val="single" w:sz="2" w:space="12" w:color="FFFFFF"/>
                    <w:bottom w:val="single" w:sz="2" w:space="1" w:color="FFFFFF"/>
                    <w:right w:val="single" w:sz="2" w:space="4" w:color="FFFFFF"/>
                  </w:divBdr>
                  <w:divsChild>
                    <w:div w:id="1314141618">
                      <w:marLeft w:val="0"/>
                      <w:marRight w:val="0"/>
                      <w:marTop w:val="0"/>
                      <w:marBottom w:val="0"/>
                      <w:divBdr>
                        <w:top w:val="none" w:sz="0" w:space="0" w:color="auto"/>
                        <w:left w:val="none" w:sz="0" w:space="0" w:color="auto"/>
                        <w:bottom w:val="none" w:sz="0" w:space="0" w:color="auto"/>
                        <w:right w:val="none" w:sz="0" w:space="0" w:color="auto"/>
                      </w:divBdr>
                    </w:div>
                  </w:divsChild>
                </w:div>
                <w:div w:id="1350133707">
                  <w:marLeft w:val="0"/>
                  <w:marRight w:val="0"/>
                  <w:marTop w:val="0"/>
                  <w:marBottom w:val="0"/>
                  <w:divBdr>
                    <w:top w:val="single" w:sz="2" w:space="1" w:color="FFFFFF"/>
                    <w:left w:val="single" w:sz="2" w:space="12" w:color="FFFFFF"/>
                    <w:bottom w:val="single" w:sz="2" w:space="1" w:color="FFFFFF"/>
                    <w:right w:val="single" w:sz="2" w:space="4" w:color="FFFFFF"/>
                  </w:divBdr>
                  <w:divsChild>
                    <w:div w:id="281230829">
                      <w:marLeft w:val="0"/>
                      <w:marRight w:val="0"/>
                      <w:marTop w:val="0"/>
                      <w:marBottom w:val="0"/>
                      <w:divBdr>
                        <w:top w:val="none" w:sz="0" w:space="0" w:color="auto"/>
                        <w:left w:val="none" w:sz="0" w:space="0" w:color="auto"/>
                        <w:bottom w:val="none" w:sz="0" w:space="0" w:color="auto"/>
                        <w:right w:val="none" w:sz="0" w:space="0" w:color="auto"/>
                      </w:divBdr>
                    </w:div>
                  </w:divsChild>
                </w:div>
                <w:div w:id="451948342">
                  <w:marLeft w:val="0"/>
                  <w:marRight w:val="0"/>
                  <w:marTop w:val="0"/>
                  <w:marBottom w:val="0"/>
                  <w:divBdr>
                    <w:top w:val="single" w:sz="2" w:space="1" w:color="FFFFFF"/>
                    <w:left w:val="single" w:sz="2" w:space="12" w:color="FFFFFF"/>
                    <w:bottom w:val="single" w:sz="2" w:space="1" w:color="FFFFFF"/>
                    <w:right w:val="single" w:sz="2" w:space="4" w:color="FFFFFF"/>
                  </w:divBdr>
                  <w:divsChild>
                    <w:div w:id="2089643477">
                      <w:marLeft w:val="0"/>
                      <w:marRight w:val="0"/>
                      <w:marTop w:val="0"/>
                      <w:marBottom w:val="0"/>
                      <w:divBdr>
                        <w:top w:val="none" w:sz="0" w:space="0" w:color="auto"/>
                        <w:left w:val="none" w:sz="0" w:space="0" w:color="auto"/>
                        <w:bottom w:val="none" w:sz="0" w:space="0" w:color="auto"/>
                        <w:right w:val="none" w:sz="0" w:space="0" w:color="auto"/>
                      </w:divBdr>
                    </w:div>
                  </w:divsChild>
                </w:div>
                <w:div w:id="340205516">
                  <w:marLeft w:val="0"/>
                  <w:marRight w:val="0"/>
                  <w:marTop w:val="0"/>
                  <w:marBottom w:val="0"/>
                  <w:divBdr>
                    <w:top w:val="single" w:sz="2" w:space="1" w:color="FFFFFF"/>
                    <w:left w:val="single" w:sz="2" w:space="12" w:color="FFFFFF"/>
                    <w:bottom w:val="single" w:sz="2" w:space="1" w:color="FFFFFF"/>
                    <w:right w:val="single" w:sz="2" w:space="4" w:color="FFFFFF"/>
                  </w:divBdr>
                  <w:divsChild>
                    <w:div w:id="1055814027">
                      <w:marLeft w:val="0"/>
                      <w:marRight w:val="0"/>
                      <w:marTop w:val="0"/>
                      <w:marBottom w:val="0"/>
                      <w:divBdr>
                        <w:top w:val="none" w:sz="0" w:space="0" w:color="auto"/>
                        <w:left w:val="none" w:sz="0" w:space="0" w:color="auto"/>
                        <w:bottom w:val="none" w:sz="0" w:space="0" w:color="auto"/>
                        <w:right w:val="none" w:sz="0" w:space="0" w:color="auto"/>
                      </w:divBdr>
                    </w:div>
                  </w:divsChild>
                </w:div>
                <w:div w:id="1811248742">
                  <w:marLeft w:val="0"/>
                  <w:marRight w:val="0"/>
                  <w:marTop w:val="0"/>
                  <w:marBottom w:val="0"/>
                  <w:divBdr>
                    <w:top w:val="single" w:sz="2" w:space="1" w:color="FFFFFF"/>
                    <w:left w:val="single" w:sz="2" w:space="12" w:color="FFFFFF"/>
                    <w:bottom w:val="single" w:sz="2" w:space="1" w:color="FFFFFF"/>
                    <w:right w:val="single" w:sz="2" w:space="4" w:color="FFFFFF"/>
                  </w:divBdr>
                  <w:divsChild>
                    <w:div w:id="1890877031">
                      <w:marLeft w:val="0"/>
                      <w:marRight w:val="0"/>
                      <w:marTop w:val="0"/>
                      <w:marBottom w:val="0"/>
                      <w:divBdr>
                        <w:top w:val="none" w:sz="0" w:space="0" w:color="auto"/>
                        <w:left w:val="none" w:sz="0" w:space="0" w:color="auto"/>
                        <w:bottom w:val="none" w:sz="0" w:space="0" w:color="auto"/>
                        <w:right w:val="none" w:sz="0" w:space="0" w:color="auto"/>
                      </w:divBdr>
                    </w:div>
                  </w:divsChild>
                </w:div>
                <w:div w:id="621303704">
                  <w:marLeft w:val="0"/>
                  <w:marRight w:val="0"/>
                  <w:marTop w:val="0"/>
                  <w:marBottom w:val="0"/>
                  <w:divBdr>
                    <w:top w:val="single" w:sz="2" w:space="1" w:color="FFFFFF"/>
                    <w:left w:val="single" w:sz="2" w:space="12" w:color="FFFFFF"/>
                    <w:bottom w:val="single" w:sz="2" w:space="1" w:color="FFFFFF"/>
                    <w:right w:val="single" w:sz="2" w:space="4" w:color="FFFFFF"/>
                  </w:divBdr>
                  <w:divsChild>
                    <w:div w:id="1697384242">
                      <w:marLeft w:val="0"/>
                      <w:marRight w:val="0"/>
                      <w:marTop w:val="0"/>
                      <w:marBottom w:val="0"/>
                      <w:divBdr>
                        <w:top w:val="none" w:sz="0" w:space="0" w:color="auto"/>
                        <w:left w:val="none" w:sz="0" w:space="0" w:color="auto"/>
                        <w:bottom w:val="none" w:sz="0" w:space="0" w:color="auto"/>
                        <w:right w:val="none" w:sz="0" w:space="0" w:color="auto"/>
                      </w:divBdr>
                    </w:div>
                  </w:divsChild>
                </w:div>
                <w:div w:id="298003521">
                  <w:marLeft w:val="0"/>
                  <w:marRight w:val="0"/>
                  <w:marTop w:val="0"/>
                  <w:marBottom w:val="0"/>
                  <w:divBdr>
                    <w:top w:val="single" w:sz="2" w:space="1" w:color="FFFFFF"/>
                    <w:left w:val="single" w:sz="2" w:space="12" w:color="FFFFFF"/>
                    <w:bottom w:val="single" w:sz="2" w:space="1" w:color="FFFFFF"/>
                    <w:right w:val="single" w:sz="2" w:space="4" w:color="FFFFFF"/>
                  </w:divBdr>
                  <w:divsChild>
                    <w:div w:id="48388560">
                      <w:marLeft w:val="0"/>
                      <w:marRight w:val="0"/>
                      <w:marTop w:val="0"/>
                      <w:marBottom w:val="0"/>
                      <w:divBdr>
                        <w:top w:val="none" w:sz="0" w:space="0" w:color="auto"/>
                        <w:left w:val="none" w:sz="0" w:space="0" w:color="auto"/>
                        <w:bottom w:val="none" w:sz="0" w:space="0" w:color="auto"/>
                        <w:right w:val="none" w:sz="0" w:space="0" w:color="auto"/>
                      </w:divBdr>
                    </w:div>
                  </w:divsChild>
                </w:div>
                <w:div w:id="892813794">
                  <w:marLeft w:val="0"/>
                  <w:marRight w:val="0"/>
                  <w:marTop w:val="0"/>
                  <w:marBottom w:val="0"/>
                  <w:divBdr>
                    <w:top w:val="single" w:sz="2" w:space="1" w:color="FFFFFF"/>
                    <w:left w:val="single" w:sz="2" w:space="12" w:color="FFFFFF"/>
                    <w:bottom w:val="single" w:sz="2" w:space="1" w:color="FFFFFF"/>
                    <w:right w:val="single" w:sz="2" w:space="4" w:color="FFFFFF"/>
                  </w:divBdr>
                  <w:divsChild>
                    <w:div w:id="1154638156">
                      <w:marLeft w:val="0"/>
                      <w:marRight w:val="0"/>
                      <w:marTop w:val="0"/>
                      <w:marBottom w:val="0"/>
                      <w:divBdr>
                        <w:top w:val="none" w:sz="0" w:space="0" w:color="auto"/>
                        <w:left w:val="none" w:sz="0" w:space="0" w:color="auto"/>
                        <w:bottom w:val="none" w:sz="0" w:space="0" w:color="auto"/>
                        <w:right w:val="none" w:sz="0" w:space="0" w:color="auto"/>
                      </w:divBdr>
                    </w:div>
                  </w:divsChild>
                </w:div>
                <w:div w:id="1242330607">
                  <w:marLeft w:val="0"/>
                  <w:marRight w:val="0"/>
                  <w:marTop w:val="0"/>
                  <w:marBottom w:val="0"/>
                  <w:divBdr>
                    <w:top w:val="single" w:sz="2" w:space="1" w:color="FFFFFF"/>
                    <w:left w:val="single" w:sz="2" w:space="12" w:color="FFFFFF"/>
                    <w:bottom w:val="single" w:sz="2" w:space="1" w:color="FFFFFF"/>
                    <w:right w:val="single" w:sz="2" w:space="4" w:color="FFFFFF"/>
                  </w:divBdr>
                  <w:divsChild>
                    <w:div w:id="508179808">
                      <w:marLeft w:val="0"/>
                      <w:marRight w:val="0"/>
                      <w:marTop w:val="0"/>
                      <w:marBottom w:val="0"/>
                      <w:divBdr>
                        <w:top w:val="none" w:sz="0" w:space="0" w:color="auto"/>
                        <w:left w:val="none" w:sz="0" w:space="0" w:color="auto"/>
                        <w:bottom w:val="none" w:sz="0" w:space="0" w:color="auto"/>
                        <w:right w:val="none" w:sz="0" w:space="0" w:color="auto"/>
                      </w:divBdr>
                    </w:div>
                  </w:divsChild>
                </w:div>
                <w:div w:id="137303021">
                  <w:marLeft w:val="0"/>
                  <w:marRight w:val="0"/>
                  <w:marTop w:val="0"/>
                  <w:marBottom w:val="0"/>
                  <w:divBdr>
                    <w:top w:val="single" w:sz="2" w:space="1" w:color="FFFFFF"/>
                    <w:left w:val="single" w:sz="2" w:space="12" w:color="FFFFFF"/>
                    <w:bottom w:val="single" w:sz="2" w:space="4" w:color="FFFFFF"/>
                    <w:right w:val="single" w:sz="2" w:space="4" w:color="FFFFFF"/>
                  </w:divBdr>
                  <w:divsChild>
                    <w:div w:id="1302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850759">
      <w:bodyDiv w:val="1"/>
      <w:marLeft w:val="0"/>
      <w:marRight w:val="0"/>
      <w:marTop w:val="0"/>
      <w:marBottom w:val="0"/>
      <w:divBdr>
        <w:top w:val="none" w:sz="0" w:space="0" w:color="auto"/>
        <w:left w:val="none" w:sz="0" w:space="0" w:color="auto"/>
        <w:bottom w:val="none" w:sz="0" w:space="0" w:color="auto"/>
        <w:right w:val="none" w:sz="0" w:space="0" w:color="auto"/>
      </w:divBdr>
      <w:divsChild>
        <w:div w:id="773745960">
          <w:marLeft w:val="0"/>
          <w:marRight w:val="0"/>
          <w:marTop w:val="0"/>
          <w:marBottom w:val="0"/>
          <w:divBdr>
            <w:top w:val="none" w:sz="0" w:space="0" w:color="auto"/>
            <w:left w:val="none" w:sz="0" w:space="0" w:color="auto"/>
            <w:bottom w:val="none" w:sz="0" w:space="0" w:color="auto"/>
            <w:right w:val="none" w:sz="0" w:space="0" w:color="auto"/>
          </w:divBdr>
        </w:div>
        <w:div w:id="17313440">
          <w:marLeft w:val="0"/>
          <w:marRight w:val="0"/>
          <w:marTop w:val="0"/>
          <w:marBottom w:val="335"/>
          <w:divBdr>
            <w:top w:val="none" w:sz="0" w:space="0" w:color="auto"/>
            <w:left w:val="none" w:sz="0" w:space="0" w:color="auto"/>
            <w:bottom w:val="none" w:sz="0" w:space="0" w:color="auto"/>
            <w:right w:val="none" w:sz="0" w:space="0" w:color="auto"/>
          </w:divBdr>
          <w:divsChild>
            <w:div w:id="1251237584">
              <w:marLeft w:val="0"/>
              <w:marRight w:val="0"/>
              <w:marTop w:val="0"/>
              <w:marBottom w:val="0"/>
              <w:divBdr>
                <w:top w:val="none" w:sz="0" w:space="0" w:color="auto"/>
                <w:left w:val="none" w:sz="0" w:space="0" w:color="auto"/>
                <w:bottom w:val="none" w:sz="0" w:space="0" w:color="auto"/>
                <w:right w:val="none" w:sz="0" w:space="0" w:color="auto"/>
              </w:divBdr>
              <w:divsChild>
                <w:div w:id="731586309">
                  <w:marLeft w:val="0"/>
                  <w:marRight w:val="0"/>
                  <w:marTop w:val="0"/>
                  <w:marBottom w:val="0"/>
                  <w:divBdr>
                    <w:top w:val="single" w:sz="2" w:space="4" w:color="FFFFFF"/>
                    <w:left w:val="single" w:sz="2" w:space="12" w:color="FFFFFF"/>
                    <w:bottom w:val="single" w:sz="2" w:space="1" w:color="FFFFFF"/>
                    <w:right w:val="single" w:sz="2" w:space="4" w:color="FFFFFF"/>
                  </w:divBdr>
                  <w:divsChild>
                    <w:div w:id="1149900352">
                      <w:marLeft w:val="0"/>
                      <w:marRight w:val="0"/>
                      <w:marTop w:val="0"/>
                      <w:marBottom w:val="0"/>
                      <w:divBdr>
                        <w:top w:val="none" w:sz="0" w:space="0" w:color="auto"/>
                        <w:left w:val="none" w:sz="0" w:space="0" w:color="auto"/>
                        <w:bottom w:val="none" w:sz="0" w:space="0" w:color="auto"/>
                        <w:right w:val="none" w:sz="0" w:space="0" w:color="auto"/>
                      </w:divBdr>
                    </w:div>
                  </w:divsChild>
                </w:div>
                <w:div w:id="1429741428">
                  <w:marLeft w:val="0"/>
                  <w:marRight w:val="0"/>
                  <w:marTop w:val="0"/>
                  <w:marBottom w:val="0"/>
                  <w:divBdr>
                    <w:top w:val="single" w:sz="2" w:space="1" w:color="FFFFFF"/>
                    <w:left w:val="single" w:sz="2" w:space="12" w:color="FFFFFF"/>
                    <w:bottom w:val="single" w:sz="2" w:space="1" w:color="FFFFFF"/>
                    <w:right w:val="single" w:sz="2" w:space="4" w:color="FFFFFF"/>
                  </w:divBdr>
                  <w:divsChild>
                    <w:div w:id="478500135">
                      <w:marLeft w:val="0"/>
                      <w:marRight w:val="0"/>
                      <w:marTop w:val="0"/>
                      <w:marBottom w:val="0"/>
                      <w:divBdr>
                        <w:top w:val="none" w:sz="0" w:space="0" w:color="auto"/>
                        <w:left w:val="none" w:sz="0" w:space="0" w:color="auto"/>
                        <w:bottom w:val="none" w:sz="0" w:space="0" w:color="auto"/>
                        <w:right w:val="none" w:sz="0" w:space="0" w:color="auto"/>
                      </w:divBdr>
                    </w:div>
                  </w:divsChild>
                </w:div>
                <w:div w:id="1976062248">
                  <w:marLeft w:val="0"/>
                  <w:marRight w:val="0"/>
                  <w:marTop w:val="0"/>
                  <w:marBottom w:val="0"/>
                  <w:divBdr>
                    <w:top w:val="single" w:sz="2" w:space="1" w:color="FFFFFF"/>
                    <w:left w:val="single" w:sz="2" w:space="12" w:color="FFFFFF"/>
                    <w:bottom w:val="single" w:sz="2" w:space="1" w:color="FFFFFF"/>
                    <w:right w:val="single" w:sz="2" w:space="4" w:color="FFFFFF"/>
                  </w:divBdr>
                  <w:divsChild>
                    <w:div w:id="1106538657">
                      <w:marLeft w:val="0"/>
                      <w:marRight w:val="0"/>
                      <w:marTop w:val="0"/>
                      <w:marBottom w:val="0"/>
                      <w:divBdr>
                        <w:top w:val="none" w:sz="0" w:space="0" w:color="auto"/>
                        <w:left w:val="none" w:sz="0" w:space="0" w:color="auto"/>
                        <w:bottom w:val="none" w:sz="0" w:space="0" w:color="auto"/>
                        <w:right w:val="none" w:sz="0" w:space="0" w:color="auto"/>
                      </w:divBdr>
                    </w:div>
                  </w:divsChild>
                </w:div>
                <w:div w:id="1736120403">
                  <w:marLeft w:val="0"/>
                  <w:marRight w:val="0"/>
                  <w:marTop w:val="0"/>
                  <w:marBottom w:val="0"/>
                  <w:divBdr>
                    <w:top w:val="single" w:sz="2" w:space="1" w:color="FFFFFF"/>
                    <w:left w:val="single" w:sz="2" w:space="12" w:color="FFFFFF"/>
                    <w:bottom w:val="single" w:sz="2" w:space="1" w:color="FFFFFF"/>
                    <w:right w:val="single" w:sz="2" w:space="4" w:color="FFFFFF"/>
                  </w:divBdr>
                  <w:divsChild>
                    <w:div w:id="84111033">
                      <w:marLeft w:val="0"/>
                      <w:marRight w:val="0"/>
                      <w:marTop w:val="0"/>
                      <w:marBottom w:val="0"/>
                      <w:divBdr>
                        <w:top w:val="none" w:sz="0" w:space="0" w:color="auto"/>
                        <w:left w:val="none" w:sz="0" w:space="0" w:color="auto"/>
                        <w:bottom w:val="none" w:sz="0" w:space="0" w:color="auto"/>
                        <w:right w:val="none" w:sz="0" w:space="0" w:color="auto"/>
                      </w:divBdr>
                    </w:div>
                  </w:divsChild>
                </w:div>
                <w:div w:id="359938991">
                  <w:marLeft w:val="0"/>
                  <w:marRight w:val="0"/>
                  <w:marTop w:val="0"/>
                  <w:marBottom w:val="0"/>
                  <w:divBdr>
                    <w:top w:val="single" w:sz="2" w:space="1" w:color="FFFFFF"/>
                    <w:left w:val="single" w:sz="2" w:space="12" w:color="FFFFFF"/>
                    <w:bottom w:val="single" w:sz="2" w:space="1" w:color="FFFFFF"/>
                    <w:right w:val="single" w:sz="2" w:space="4" w:color="FFFFFF"/>
                  </w:divBdr>
                  <w:divsChild>
                    <w:div w:id="864250618">
                      <w:marLeft w:val="0"/>
                      <w:marRight w:val="0"/>
                      <w:marTop w:val="0"/>
                      <w:marBottom w:val="0"/>
                      <w:divBdr>
                        <w:top w:val="none" w:sz="0" w:space="0" w:color="auto"/>
                        <w:left w:val="none" w:sz="0" w:space="0" w:color="auto"/>
                        <w:bottom w:val="none" w:sz="0" w:space="0" w:color="auto"/>
                        <w:right w:val="none" w:sz="0" w:space="0" w:color="auto"/>
                      </w:divBdr>
                    </w:div>
                  </w:divsChild>
                </w:div>
                <w:div w:id="173686663">
                  <w:marLeft w:val="0"/>
                  <w:marRight w:val="0"/>
                  <w:marTop w:val="0"/>
                  <w:marBottom w:val="0"/>
                  <w:divBdr>
                    <w:top w:val="single" w:sz="2" w:space="1" w:color="FFFFFF"/>
                    <w:left w:val="single" w:sz="2" w:space="12" w:color="FFFFFF"/>
                    <w:bottom w:val="single" w:sz="2" w:space="1" w:color="FFFFFF"/>
                    <w:right w:val="single" w:sz="2" w:space="4" w:color="FFFFFF"/>
                  </w:divBdr>
                  <w:divsChild>
                    <w:div w:id="1059552889">
                      <w:marLeft w:val="0"/>
                      <w:marRight w:val="0"/>
                      <w:marTop w:val="0"/>
                      <w:marBottom w:val="0"/>
                      <w:divBdr>
                        <w:top w:val="none" w:sz="0" w:space="0" w:color="auto"/>
                        <w:left w:val="none" w:sz="0" w:space="0" w:color="auto"/>
                        <w:bottom w:val="none" w:sz="0" w:space="0" w:color="auto"/>
                        <w:right w:val="none" w:sz="0" w:space="0" w:color="auto"/>
                      </w:divBdr>
                    </w:div>
                  </w:divsChild>
                </w:div>
                <w:div w:id="960460566">
                  <w:marLeft w:val="0"/>
                  <w:marRight w:val="0"/>
                  <w:marTop w:val="0"/>
                  <w:marBottom w:val="0"/>
                  <w:divBdr>
                    <w:top w:val="single" w:sz="2" w:space="1" w:color="FFFFFF"/>
                    <w:left w:val="single" w:sz="2" w:space="12" w:color="FFFFFF"/>
                    <w:bottom w:val="single" w:sz="2" w:space="1" w:color="FFFFFF"/>
                    <w:right w:val="single" w:sz="2" w:space="4" w:color="FFFFFF"/>
                  </w:divBdr>
                  <w:divsChild>
                    <w:div w:id="1187259069">
                      <w:marLeft w:val="0"/>
                      <w:marRight w:val="0"/>
                      <w:marTop w:val="0"/>
                      <w:marBottom w:val="0"/>
                      <w:divBdr>
                        <w:top w:val="none" w:sz="0" w:space="0" w:color="auto"/>
                        <w:left w:val="none" w:sz="0" w:space="0" w:color="auto"/>
                        <w:bottom w:val="none" w:sz="0" w:space="0" w:color="auto"/>
                        <w:right w:val="none" w:sz="0" w:space="0" w:color="auto"/>
                      </w:divBdr>
                    </w:div>
                  </w:divsChild>
                </w:div>
                <w:div w:id="1638683107">
                  <w:marLeft w:val="0"/>
                  <w:marRight w:val="0"/>
                  <w:marTop w:val="0"/>
                  <w:marBottom w:val="0"/>
                  <w:divBdr>
                    <w:top w:val="single" w:sz="2" w:space="1" w:color="FFFFFF"/>
                    <w:left w:val="single" w:sz="2" w:space="12" w:color="FFFFFF"/>
                    <w:bottom w:val="single" w:sz="2" w:space="1" w:color="FFFFFF"/>
                    <w:right w:val="single" w:sz="2" w:space="4" w:color="FFFFFF"/>
                  </w:divBdr>
                  <w:divsChild>
                    <w:div w:id="1158226862">
                      <w:marLeft w:val="0"/>
                      <w:marRight w:val="0"/>
                      <w:marTop w:val="0"/>
                      <w:marBottom w:val="0"/>
                      <w:divBdr>
                        <w:top w:val="none" w:sz="0" w:space="0" w:color="auto"/>
                        <w:left w:val="none" w:sz="0" w:space="0" w:color="auto"/>
                        <w:bottom w:val="none" w:sz="0" w:space="0" w:color="auto"/>
                        <w:right w:val="none" w:sz="0" w:space="0" w:color="auto"/>
                      </w:divBdr>
                    </w:div>
                  </w:divsChild>
                </w:div>
                <w:div w:id="1125613546">
                  <w:marLeft w:val="0"/>
                  <w:marRight w:val="0"/>
                  <w:marTop w:val="0"/>
                  <w:marBottom w:val="0"/>
                  <w:divBdr>
                    <w:top w:val="single" w:sz="2" w:space="1" w:color="FFFFFF"/>
                    <w:left w:val="single" w:sz="2" w:space="12" w:color="FFFFFF"/>
                    <w:bottom w:val="single" w:sz="2" w:space="1" w:color="FFFFFF"/>
                    <w:right w:val="single" w:sz="2" w:space="4" w:color="FFFFFF"/>
                  </w:divBdr>
                  <w:divsChild>
                    <w:div w:id="285426641">
                      <w:marLeft w:val="0"/>
                      <w:marRight w:val="0"/>
                      <w:marTop w:val="0"/>
                      <w:marBottom w:val="0"/>
                      <w:divBdr>
                        <w:top w:val="none" w:sz="0" w:space="0" w:color="auto"/>
                        <w:left w:val="none" w:sz="0" w:space="0" w:color="auto"/>
                        <w:bottom w:val="none" w:sz="0" w:space="0" w:color="auto"/>
                        <w:right w:val="none" w:sz="0" w:space="0" w:color="auto"/>
                      </w:divBdr>
                    </w:div>
                  </w:divsChild>
                </w:div>
                <w:div w:id="1119032733">
                  <w:marLeft w:val="0"/>
                  <w:marRight w:val="0"/>
                  <w:marTop w:val="0"/>
                  <w:marBottom w:val="0"/>
                  <w:divBdr>
                    <w:top w:val="single" w:sz="2" w:space="1" w:color="FFFFFF"/>
                    <w:left w:val="single" w:sz="2" w:space="12" w:color="FFFFFF"/>
                    <w:bottom w:val="single" w:sz="2" w:space="1" w:color="FFFFFF"/>
                    <w:right w:val="single" w:sz="2" w:space="4" w:color="FFFFFF"/>
                  </w:divBdr>
                  <w:divsChild>
                    <w:div w:id="1520193443">
                      <w:marLeft w:val="0"/>
                      <w:marRight w:val="0"/>
                      <w:marTop w:val="0"/>
                      <w:marBottom w:val="0"/>
                      <w:divBdr>
                        <w:top w:val="none" w:sz="0" w:space="0" w:color="auto"/>
                        <w:left w:val="none" w:sz="0" w:space="0" w:color="auto"/>
                        <w:bottom w:val="none" w:sz="0" w:space="0" w:color="auto"/>
                        <w:right w:val="none" w:sz="0" w:space="0" w:color="auto"/>
                      </w:divBdr>
                    </w:div>
                  </w:divsChild>
                </w:div>
                <w:div w:id="2101442691">
                  <w:marLeft w:val="0"/>
                  <w:marRight w:val="0"/>
                  <w:marTop w:val="0"/>
                  <w:marBottom w:val="0"/>
                  <w:divBdr>
                    <w:top w:val="single" w:sz="2" w:space="1" w:color="FFFFFF"/>
                    <w:left w:val="single" w:sz="2" w:space="12" w:color="FFFFFF"/>
                    <w:bottom w:val="single" w:sz="2" w:space="1" w:color="FFFFFF"/>
                    <w:right w:val="single" w:sz="2" w:space="4" w:color="FFFFFF"/>
                  </w:divBdr>
                  <w:divsChild>
                    <w:div w:id="881019519">
                      <w:marLeft w:val="0"/>
                      <w:marRight w:val="0"/>
                      <w:marTop w:val="0"/>
                      <w:marBottom w:val="0"/>
                      <w:divBdr>
                        <w:top w:val="none" w:sz="0" w:space="0" w:color="auto"/>
                        <w:left w:val="none" w:sz="0" w:space="0" w:color="auto"/>
                        <w:bottom w:val="none" w:sz="0" w:space="0" w:color="auto"/>
                        <w:right w:val="none" w:sz="0" w:space="0" w:color="auto"/>
                      </w:divBdr>
                    </w:div>
                  </w:divsChild>
                </w:div>
                <w:div w:id="973019694">
                  <w:marLeft w:val="0"/>
                  <w:marRight w:val="0"/>
                  <w:marTop w:val="0"/>
                  <w:marBottom w:val="0"/>
                  <w:divBdr>
                    <w:top w:val="single" w:sz="2" w:space="1" w:color="FFFFFF"/>
                    <w:left w:val="single" w:sz="2" w:space="12" w:color="FFFFFF"/>
                    <w:bottom w:val="single" w:sz="2" w:space="1" w:color="FFFFFF"/>
                    <w:right w:val="single" w:sz="2" w:space="4" w:color="FFFFFF"/>
                  </w:divBdr>
                  <w:divsChild>
                    <w:div w:id="1913352608">
                      <w:marLeft w:val="0"/>
                      <w:marRight w:val="0"/>
                      <w:marTop w:val="0"/>
                      <w:marBottom w:val="0"/>
                      <w:divBdr>
                        <w:top w:val="none" w:sz="0" w:space="0" w:color="auto"/>
                        <w:left w:val="none" w:sz="0" w:space="0" w:color="auto"/>
                        <w:bottom w:val="none" w:sz="0" w:space="0" w:color="auto"/>
                        <w:right w:val="none" w:sz="0" w:space="0" w:color="auto"/>
                      </w:divBdr>
                    </w:div>
                  </w:divsChild>
                </w:div>
                <w:div w:id="879978319">
                  <w:marLeft w:val="0"/>
                  <w:marRight w:val="0"/>
                  <w:marTop w:val="0"/>
                  <w:marBottom w:val="0"/>
                  <w:divBdr>
                    <w:top w:val="single" w:sz="2" w:space="1" w:color="FFFFFF"/>
                    <w:left w:val="single" w:sz="2" w:space="12" w:color="FFFFFF"/>
                    <w:bottom w:val="single" w:sz="2" w:space="1" w:color="FFFFFF"/>
                    <w:right w:val="single" w:sz="2" w:space="4" w:color="FFFFFF"/>
                  </w:divBdr>
                  <w:divsChild>
                    <w:div w:id="1501043502">
                      <w:marLeft w:val="0"/>
                      <w:marRight w:val="0"/>
                      <w:marTop w:val="0"/>
                      <w:marBottom w:val="0"/>
                      <w:divBdr>
                        <w:top w:val="none" w:sz="0" w:space="0" w:color="auto"/>
                        <w:left w:val="none" w:sz="0" w:space="0" w:color="auto"/>
                        <w:bottom w:val="none" w:sz="0" w:space="0" w:color="auto"/>
                        <w:right w:val="none" w:sz="0" w:space="0" w:color="auto"/>
                      </w:divBdr>
                    </w:div>
                  </w:divsChild>
                </w:div>
                <w:div w:id="504172823">
                  <w:marLeft w:val="0"/>
                  <w:marRight w:val="0"/>
                  <w:marTop w:val="0"/>
                  <w:marBottom w:val="0"/>
                  <w:divBdr>
                    <w:top w:val="single" w:sz="2" w:space="1" w:color="FFFFFF"/>
                    <w:left w:val="single" w:sz="2" w:space="12" w:color="FFFFFF"/>
                    <w:bottom w:val="single" w:sz="2" w:space="1" w:color="FFFFFF"/>
                    <w:right w:val="single" w:sz="2" w:space="4" w:color="FFFFFF"/>
                  </w:divBdr>
                  <w:divsChild>
                    <w:div w:id="1904218337">
                      <w:marLeft w:val="0"/>
                      <w:marRight w:val="0"/>
                      <w:marTop w:val="0"/>
                      <w:marBottom w:val="0"/>
                      <w:divBdr>
                        <w:top w:val="none" w:sz="0" w:space="0" w:color="auto"/>
                        <w:left w:val="none" w:sz="0" w:space="0" w:color="auto"/>
                        <w:bottom w:val="none" w:sz="0" w:space="0" w:color="auto"/>
                        <w:right w:val="none" w:sz="0" w:space="0" w:color="auto"/>
                      </w:divBdr>
                    </w:div>
                  </w:divsChild>
                </w:div>
                <w:div w:id="1056707014">
                  <w:marLeft w:val="0"/>
                  <w:marRight w:val="0"/>
                  <w:marTop w:val="0"/>
                  <w:marBottom w:val="0"/>
                  <w:divBdr>
                    <w:top w:val="single" w:sz="2" w:space="1" w:color="FFFFFF"/>
                    <w:left w:val="single" w:sz="2" w:space="12" w:color="FFFFFF"/>
                    <w:bottom w:val="single" w:sz="2" w:space="1" w:color="FFFFFF"/>
                    <w:right w:val="single" w:sz="2" w:space="4" w:color="FFFFFF"/>
                  </w:divBdr>
                  <w:divsChild>
                    <w:div w:id="932395777">
                      <w:marLeft w:val="0"/>
                      <w:marRight w:val="0"/>
                      <w:marTop w:val="0"/>
                      <w:marBottom w:val="0"/>
                      <w:divBdr>
                        <w:top w:val="none" w:sz="0" w:space="0" w:color="auto"/>
                        <w:left w:val="none" w:sz="0" w:space="0" w:color="auto"/>
                        <w:bottom w:val="none" w:sz="0" w:space="0" w:color="auto"/>
                        <w:right w:val="none" w:sz="0" w:space="0" w:color="auto"/>
                      </w:divBdr>
                    </w:div>
                  </w:divsChild>
                </w:div>
                <w:div w:id="824127192">
                  <w:marLeft w:val="0"/>
                  <w:marRight w:val="0"/>
                  <w:marTop w:val="0"/>
                  <w:marBottom w:val="0"/>
                  <w:divBdr>
                    <w:top w:val="single" w:sz="2" w:space="1" w:color="FFFFFF"/>
                    <w:left w:val="single" w:sz="2" w:space="12" w:color="FFFFFF"/>
                    <w:bottom w:val="single" w:sz="2" w:space="1" w:color="FFFFFF"/>
                    <w:right w:val="single" w:sz="2" w:space="4" w:color="FFFFFF"/>
                  </w:divBdr>
                  <w:divsChild>
                    <w:div w:id="2021617880">
                      <w:marLeft w:val="0"/>
                      <w:marRight w:val="0"/>
                      <w:marTop w:val="0"/>
                      <w:marBottom w:val="0"/>
                      <w:divBdr>
                        <w:top w:val="none" w:sz="0" w:space="0" w:color="auto"/>
                        <w:left w:val="none" w:sz="0" w:space="0" w:color="auto"/>
                        <w:bottom w:val="none" w:sz="0" w:space="0" w:color="auto"/>
                        <w:right w:val="none" w:sz="0" w:space="0" w:color="auto"/>
                      </w:divBdr>
                    </w:div>
                  </w:divsChild>
                </w:div>
                <w:div w:id="1493715029">
                  <w:marLeft w:val="0"/>
                  <w:marRight w:val="0"/>
                  <w:marTop w:val="0"/>
                  <w:marBottom w:val="0"/>
                  <w:divBdr>
                    <w:top w:val="single" w:sz="2" w:space="1" w:color="FFFFFF"/>
                    <w:left w:val="single" w:sz="2" w:space="12" w:color="FFFFFF"/>
                    <w:bottom w:val="single" w:sz="2" w:space="1" w:color="FFFFFF"/>
                    <w:right w:val="single" w:sz="2" w:space="4" w:color="FFFFFF"/>
                  </w:divBdr>
                  <w:divsChild>
                    <w:div w:id="1001659203">
                      <w:marLeft w:val="0"/>
                      <w:marRight w:val="0"/>
                      <w:marTop w:val="0"/>
                      <w:marBottom w:val="0"/>
                      <w:divBdr>
                        <w:top w:val="none" w:sz="0" w:space="0" w:color="auto"/>
                        <w:left w:val="none" w:sz="0" w:space="0" w:color="auto"/>
                        <w:bottom w:val="none" w:sz="0" w:space="0" w:color="auto"/>
                        <w:right w:val="none" w:sz="0" w:space="0" w:color="auto"/>
                      </w:divBdr>
                    </w:div>
                  </w:divsChild>
                </w:div>
                <w:div w:id="2048332439">
                  <w:marLeft w:val="0"/>
                  <w:marRight w:val="0"/>
                  <w:marTop w:val="0"/>
                  <w:marBottom w:val="0"/>
                  <w:divBdr>
                    <w:top w:val="single" w:sz="2" w:space="1" w:color="FFFFFF"/>
                    <w:left w:val="single" w:sz="2" w:space="12" w:color="FFFFFF"/>
                    <w:bottom w:val="single" w:sz="2" w:space="1" w:color="FFFFFF"/>
                    <w:right w:val="single" w:sz="2" w:space="4" w:color="FFFFFF"/>
                  </w:divBdr>
                  <w:divsChild>
                    <w:div w:id="1938714742">
                      <w:marLeft w:val="0"/>
                      <w:marRight w:val="0"/>
                      <w:marTop w:val="0"/>
                      <w:marBottom w:val="0"/>
                      <w:divBdr>
                        <w:top w:val="none" w:sz="0" w:space="0" w:color="auto"/>
                        <w:left w:val="none" w:sz="0" w:space="0" w:color="auto"/>
                        <w:bottom w:val="none" w:sz="0" w:space="0" w:color="auto"/>
                        <w:right w:val="none" w:sz="0" w:space="0" w:color="auto"/>
                      </w:divBdr>
                    </w:div>
                  </w:divsChild>
                </w:div>
                <w:div w:id="1830096859">
                  <w:marLeft w:val="0"/>
                  <w:marRight w:val="0"/>
                  <w:marTop w:val="0"/>
                  <w:marBottom w:val="0"/>
                  <w:divBdr>
                    <w:top w:val="single" w:sz="2" w:space="1" w:color="FFFFFF"/>
                    <w:left w:val="single" w:sz="2" w:space="12" w:color="FFFFFF"/>
                    <w:bottom w:val="single" w:sz="2" w:space="4" w:color="FFFFFF"/>
                    <w:right w:val="single" w:sz="2" w:space="4" w:color="FFFFFF"/>
                  </w:divBdr>
                  <w:divsChild>
                    <w:div w:id="9260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618622">
          <w:marLeft w:val="0"/>
          <w:marRight w:val="0"/>
          <w:marTop w:val="0"/>
          <w:marBottom w:val="335"/>
          <w:divBdr>
            <w:top w:val="none" w:sz="0" w:space="0" w:color="auto"/>
            <w:left w:val="none" w:sz="0" w:space="0" w:color="auto"/>
            <w:bottom w:val="none" w:sz="0" w:space="0" w:color="auto"/>
            <w:right w:val="none" w:sz="0" w:space="0" w:color="auto"/>
          </w:divBdr>
          <w:divsChild>
            <w:div w:id="1450392175">
              <w:marLeft w:val="0"/>
              <w:marRight w:val="0"/>
              <w:marTop w:val="0"/>
              <w:marBottom w:val="0"/>
              <w:divBdr>
                <w:top w:val="none" w:sz="0" w:space="0" w:color="auto"/>
                <w:left w:val="none" w:sz="0" w:space="0" w:color="auto"/>
                <w:bottom w:val="none" w:sz="0" w:space="0" w:color="auto"/>
                <w:right w:val="none" w:sz="0" w:space="0" w:color="auto"/>
              </w:divBdr>
              <w:divsChild>
                <w:div w:id="1605720791">
                  <w:marLeft w:val="0"/>
                  <w:marRight w:val="0"/>
                  <w:marTop w:val="0"/>
                  <w:marBottom w:val="0"/>
                  <w:divBdr>
                    <w:top w:val="single" w:sz="2" w:space="4" w:color="FFFFFF"/>
                    <w:left w:val="single" w:sz="2" w:space="12" w:color="FFFFFF"/>
                    <w:bottom w:val="single" w:sz="2" w:space="1" w:color="FFFFFF"/>
                    <w:right w:val="single" w:sz="2" w:space="4" w:color="FFFFFF"/>
                  </w:divBdr>
                  <w:divsChild>
                    <w:div w:id="1209951508">
                      <w:marLeft w:val="0"/>
                      <w:marRight w:val="0"/>
                      <w:marTop w:val="0"/>
                      <w:marBottom w:val="0"/>
                      <w:divBdr>
                        <w:top w:val="none" w:sz="0" w:space="0" w:color="auto"/>
                        <w:left w:val="none" w:sz="0" w:space="0" w:color="auto"/>
                        <w:bottom w:val="none" w:sz="0" w:space="0" w:color="auto"/>
                        <w:right w:val="none" w:sz="0" w:space="0" w:color="auto"/>
                      </w:divBdr>
                    </w:div>
                  </w:divsChild>
                </w:div>
                <w:div w:id="1579435314">
                  <w:marLeft w:val="0"/>
                  <w:marRight w:val="0"/>
                  <w:marTop w:val="0"/>
                  <w:marBottom w:val="0"/>
                  <w:divBdr>
                    <w:top w:val="single" w:sz="2" w:space="1" w:color="FFFFFF"/>
                    <w:left w:val="single" w:sz="2" w:space="12" w:color="FFFFFF"/>
                    <w:bottom w:val="single" w:sz="2" w:space="1" w:color="FFFFFF"/>
                    <w:right w:val="single" w:sz="2" w:space="4" w:color="FFFFFF"/>
                  </w:divBdr>
                  <w:divsChild>
                    <w:div w:id="77487019">
                      <w:marLeft w:val="0"/>
                      <w:marRight w:val="0"/>
                      <w:marTop w:val="0"/>
                      <w:marBottom w:val="0"/>
                      <w:divBdr>
                        <w:top w:val="none" w:sz="0" w:space="0" w:color="auto"/>
                        <w:left w:val="none" w:sz="0" w:space="0" w:color="auto"/>
                        <w:bottom w:val="none" w:sz="0" w:space="0" w:color="auto"/>
                        <w:right w:val="none" w:sz="0" w:space="0" w:color="auto"/>
                      </w:divBdr>
                    </w:div>
                  </w:divsChild>
                </w:div>
                <w:div w:id="1550527715">
                  <w:marLeft w:val="0"/>
                  <w:marRight w:val="0"/>
                  <w:marTop w:val="0"/>
                  <w:marBottom w:val="0"/>
                  <w:divBdr>
                    <w:top w:val="single" w:sz="2" w:space="1" w:color="FFFFFF"/>
                    <w:left w:val="single" w:sz="2" w:space="12" w:color="FFFFFF"/>
                    <w:bottom w:val="single" w:sz="2" w:space="1" w:color="FFFFFF"/>
                    <w:right w:val="single" w:sz="2" w:space="4" w:color="FFFFFF"/>
                  </w:divBdr>
                  <w:divsChild>
                    <w:div w:id="580875144">
                      <w:marLeft w:val="0"/>
                      <w:marRight w:val="0"/>
                      <w:marTop w:val="0"/>
                      <w:marBottom w:val="0"/>
                      <w:divBdr>
                        <w:top w:val="none" w:sz="0" w:space="0" w:color="auto"/>
                        <w:left w:val="none" w:sz="0" w:space="0" w:color="auto"/>
                        <w:bottom w:val="none" w:sz="0" w:space="0" w:color="auto"/>
                        <w:right w:val="none" w:sz="0" w:space="0" w:color="auto"/>
                      </w:divBdr>
                    </w:div>
                  </w:divsChild>
                </w:div>
                <w:div w:id="18821112">
                  <w:marLeft w:val="0"/>
                  <w:marRight w:val="0"/>
                  <w:marTop w:val="0"/>
                  <w:marBottom w:val="0"/>
                  <w:divBdr>
                    <w:top w:val="single" w:sz="2" w:space="1" w:color="FFFFFF"/>
                    <w:left w:val="single" w:sz="2" w:space="12" w:color="FFFFFF"/>
                    <w:bottom w:val="single" w:sz="2" w:space="1" w:color="FFFFFF"/>
                    <w:right w:val="single" w:sz="2" w:space="4" w:color="FFFFFF"/>
                  </w:divBdr>
                  <w:divsChild>
                    <w:div w:id="187913542">
                      <w:marLeft w:val="0"/>
                      <w:marRight w:val="0"/>
                      <w:marTop w:val="0"/>
                      <w:marBottom w:val="0"/>
                      <w:divBdr>
                        <w:top w:val="none" w:sz="0" w:space="0" w:color="auto"/>
                        <w:left w:val="none" w:sz="0" w:space="0" w:color="auto"/>
                        <w:bottom w:val="none" w:sz="0" w:space="0" w:color="auto"/>
                        <w:right w:val="none" w:sz="0" w:space="0" w:color="auto"/>
                      </w:divBdr>
                    </w:div>
                  </w:divsChild>
                </w:div>
                <w:div w:id="1758942793">
                  <w:marLeft w:val="0"/>
                  <w:marRight w:val="0"/>
                  <w:marTop w:val="0"/>
                  <w:marBottom w:val="0"/>
                  <w:divBdr>
                    <w:top w:val="single" w:sz="2" w:space="1" w:color="FFFFFF"/>
                    <w:left w:val="single" w:sz="2" w:space="12" w:color="FFFFFF"/>
                    <w:bottom w:val="single" w:sz="2" w:space="1" w:color="FFFFFF"/>
                    <w:right w:val="single" w:sz="2" w:space="4" w:color="FFFFFF"/>
                  </w:divBdr>
                  <w:divsChild>
                    <w:div w:id="1222444455">
                      <w:marLeft w:val="0"/>
                      <w:marRight w:val="0"/>
                      <w:marTop w:val="0"/>
                      <w:marBottom w:val="0"/>
                      <w:divBdr>
                        <w:top w:val="none" w:sz="0" w:space="0" w:color="auto"/>
                        <w:left w:val="none" w:sz="0" w:space="0" w:color="auto"/>
                        <w:bottom w:val="none" w:sz="0" w:space="0" w:color="auto"/>
                        <w:right w:val="none" w:sz="0" w:space="0" w:color="auto"/>
                      </w:divBdr>
                    </w:div>
                  </w:divsChild>
                </w:div>
                <w:div w:id="1522738788">
                  <w:marLeft w:val="0"/>
                  <w:marRight w:val="0"/>
                  <w:marTop w:val="0"/>
                  <w:marBottom w:val="0"/>
                  <w:divBdr>
                    <w:top w:val="single" w:sz="2" w:space="1" w:color="FFFFFF"/>
                    <w:left w:val="single" w:sz="2" w:space="12" w:color="FFFFFF"/>
                    <w:bottom w:val="single" w:sz="2" w:space="1" w:color="FFFFFF"/>
                    <w:right w:val="single" w:sz="2" w:space="4" w:color="FFFFFF"/>
                  </w:divBdr>
                  <w:divsChild>
                    <w:div w:id="1150445461">
                      <w:marLeft w:val="0"/>
                      <w:marRight w:val="0"/>
                      <w:marTop w:val="0"/>
                      <w:marBottom w:val="0"/>
                      <w:divBdr>
                        <w:top w:val="none" w:sz="0" w:space="0" w:color="auto"/>
                        <w:left w:val="none" w:sz="0" w:space="0" w:color="auto"/>
                        <w:bottom w:val="none" w:sz="0" w:space="0" w:color="auto"/>
                        <w:right w:val="none" w:sz="0" w:space="0" w:color="auto"/>
                      </w:divBdr>
                    </w:div>
                  </w:divsChild>
                </w:div>
                <w:div w:id="1829469738">
                  <w:marLeft w:val="0"/>
                  <w:marRight w:val="0"/>
                  <w:marTop w:val="0"/>
                  <w:marBottom w:val="0"/>
                  <w:divBdr>
                    <w:top w:val="single" w:sz="2" w:space="1" w:color="FFFFFF"/>
                    <w:left w:val="single" w:sz="2" w:space="12" w:color="FFFFFF"/>
                    <w:bottom w:val="single" w:sz="2" w:space="1" w:color="FFFFFF"/>
                    <w:right w:val="single" w:sz="2" w:space="4" w:color="FFFFFF"/>
                  </w:divBdr>
                  <w:divsChild>
                    <w:div w:id="1284072254">
                      <w:marLeft w:val="0"/>
                      <w:marRight w:val="0"/>
                      <w:marTop w:val="0"/>
                      <w:marBottom w:val="0"/>
                      <w:divBdr>
                        <w:top w:val="none" w:sz="0" w:space="0" w:color="auto"/>
                        <w:left w:val="none" w:sz="0" w:space="0" w:color="auto"/>
                        <w:bottom w:val="none" w:sz="0" w:space="0" w:color="auto"/>
                        <w:right w:val="none" w:sz="0" w:space="0" w:color="auto"/>
                      </w:divBdr>
                    </w:div>
                  </w:divsChild>
                </w:div>
                <w:div w:id="806976491">
                  <w:marLeft w:val="0"/>
                  <w:marRight w:val="0"/>
                  <w:marTop w:val="0"/>
                  <w:marBottom w:val="0"/>
                  <w:divBdr>
                    <w:top w:val="single" w:sz="2" w:space="1" w:color="FFFFFF"/>
                    <w:left w:val="single" w:sz="2" w:space="12" w:color="FFFFFF"/>
                    <w:bottom w:val="single" w:sz="2" w:space="1" w:color="FFFFFF"/>
                    <w:right w:val="single" w:sz="2" w:space="4" w:color="FFFFFF"/>
                  </w:divBdr>
                  <w:divsChild>
                    <w:div w:id="786240411">
                      <w:marLeft w:val="0"/>
                      <w:marRight w:val="0"/>
                      <w:marTop w:val="0"/>
                      <w:marBottom w:val="0"/>
                      <w:divBdr>
                        <w:top w:val="none" w:sz="0" w:space="0" w:color="auto"/>
                        <w:left w:val="none" w:sz="0" w:space="0" w:color="auto"/>
                        <w:bottom w:val="none" w:sz="0" w:space="0" w:color="auto"/>
                        <w:right w:val="none" w:sz="0" w:space="0" w:color="auto"/>
                      </w:divBdr>
                    </w:div>
                  </w:divsChild>
                </w:div>
                <w:div w:id="1126923572">
                  <w:marLeft w:val="0"/>
                  <w:marRight w:val="0"/>
                  <w:marTop w:val="0"/>
                  <w:marBottom w:val="0"/>
                  <w:divBdr>
                    <w:top w:val="single" w:sz="2" w:space="1" w:color="FFFFFF"/>
                    <w:left w:val="single" w:sz="2" w:space="12" w:color="FFFFFF"/>
                    <w:bottom w:val="single" w:sz="2" w:space="1" w:color="FFFFFF"/>
                    <w:right w:val="single" w:sz="2" w:space="4" w:color="FFFFFF"/>
                  </w:divBdr>
                  <w:divsChild>
                    <w:div w:id="601229905">
                      <w:marLeft w:val="0"/>
                      <w:marRight w:val="0"/>
                      <w:marTop w:val="0"/>
                      <w:marBottom w:val="0"/>
                      <w:divBdr>
                        <w:top w:val="none" w:sz="0" w:space="0" w:color="auto"/>
                        <w:left w:val="none" w:sz="0" w:space="0" w:color="auto"/>
                        <w:bottom w:val="none" w:sz="0" w:space="0" w:color="auto"/>
                        <w:right w:val="none" w:sz="0" w:space="0" w:color="auto"/>
                      </w:divBdr>
                    </w:div>
                  </w:divsChild>
                </w:div>
                <w:div w:id="1554075564">
                  <w:marLeft w:val="0"/>
                  <w:marRight w:val="0"/>
                  <w:marTop w:val="0"/>
                  <w:marBottom w:val="0"/>
                  <w:divBdr>
                    <w:top w:val="single" w:sz="2" w:space="1" w:color="FFFFFF"/>
                    <w:left w:val="single" w:sz="2" w:space="12" w:color="FFFFFF"/>
                    <w:bottom w:val="single" w:sz="2" w:space="1" w:color="FFFFFF"/>
                    <w:right w:val="single" w:sz="2" w:space="4" w:color="FFFFFF"/>
                  </w:divBdr>
                  <w:divsChild>
                    <w:div w:id="1795443923">
                      <w:marLeft w:val="0"/>
                      <w:marRight w:val="0"/>
                      <w:marTop w:val="0"/>
                      <w:marBottom w:val="0"/>
                      <w:divBdr>
                        <w:top w:val="none" w:sz="0" w:space="0" w:color="auto"/>
                        <w:left w:val="none" w:sz="0" w:space="0" w:color="auto"/>
                        <w:bottom w:val="none" w:sz="0" w:space="0" w:color="auto"/>
                        <w:right w:val="none" w:sz="0" w:space="0" w:color="auto"/>
                      </w:divBdr>
                    </w:div>
                  </w:divsChild>
                </w:div>
                <w:div w:id="673000298">
                  <w:marLeft w:val="0"/>
                  <w:marRight w:val="0"/>
                  <w:marTop w:val="0"/>
                  <w:marBottom w:val="0"/>
                  <w:divBdr>
                    <w:top w:val="single" w:sz="2" w:space="1" w:color="FFFFFF"/>
                    <w:left w:val="single" w:sz="2" w:space="12" w:color="FFFFFF"/>
                    <w:bottom w:val="single" w:sz="2" w:space="1" w:color="FFFFFF"/>
                    <w:right w:val="single" w:sz="2" w:space="4" w:color="FFFFFF"/>
                  </w:divBdr>
                  <w:divsChild>
                    <w:div w:id="420179797">
                      <w:marLeft w:val="0"/>
                      <w:marRight w:val="0"/>
                      <w:marTop w:val="0"/>
                      <w:marBottom w:val="0"/>
                      <w:divBdr>
                        <w:top w:val="none" w:sz="0" w:space="0" w:color="auto"/>
                        <w:left w:val="none" w:sz="0" w:space="0" w:color="auto"/>
                        <w:bottom w:val="none" w:sz="0" w:space="0" w:color="auto"/>
                        <w:right w:val="none" w:sz="0" w:space="0" w:color="auto"/>
                      </w:divBdr>
                    </w:div>
                  </w:divsChild>
                </w:div>
                <w:div w:id="1077172440">
                  <w:marLeft w:val="0"/>
                  <w:marRight w:val="0"/>
                  <w:marTop w:val="0"/>
                  <w:marBottom w:val="0"/>
                  <w:divBdr>
                    <w:top w:val="single" w:sz="2" w:space="1" w:color="FFFFFF"/>
                    <w:left w:val="single" w:sz="2" w:space="12" w:color="FFFFFF"/>
                    <w:bottom w:val="single" w:sz="2" w:space="1" w:color="FFFFFF"/>
                    <w:right w:val="single" w:sz="2" w:space="4" w:color="FFFFFF"/>
                  </w:divBdr>
                  <w:divsChild>
                    <w:div w:id="417295306">
                      <w:marLeft w:val="0"/>
                      <w:marRight w:val="0"/>
                      <w:marTop w:val="0"/>
                      <w:marBottom w:val="0"/>
                      <w:divBdr>
                        <w:top w:val="none" w:sz="0" w:space="0" w:color="auto"/>
                        <w:left w:val="none" w:sz="0" w:space="0" w:color="auto"/>
                        <w:bottom w:val="none" w:sz="0" w:space="0" w:color="auto"/>
                        <w:right w:val="none" w:sz="0" w:space="0" w:color="auto"/>
                      </w:divBdr>
                    </w:div>
                  </w:divsChild>
                </w:div>
                <w:div w:id="1492061196">
                  <w:marLeft w:val="0"/>
                  <w:marRight w:val="0"/>
                  <w:marTop w:val="0"/>
                  <w:marBottom w:val="0"/>
                  <w:divBdr>
                    <w:top w:val="single" w:sz="2" w:space="1" w:color="FFFFFF"/>
                    <w:left w:val="single" w:sz="2" w:space="12" w:color="FFFFFF"/>
                    <w:bottom w:val="single" w:sz="2" w:space="1" w:color="FFFFFF"/>
                    <w:right w:val="single" w:sz="2" w:space="4" w:color="FFFFFF"/>
                  </w:divBdr>
                  <w:divsChild>
                    <w:div w:id="2018120040">
                      <w:marLeft w:val="0"/>
                      <w:marRight w:val="0"/>
                      <w:marTop w:val="0"/>
                      <w:marBottom w:val="0"/>
                      <w:divBdr>
                        <w:top w:val="none" w:sz="0" w:space="0" w:color="auto"/>
                        <w:left w:val="none" w:sz="0" w:space="0" w:color="auto"/>
                        <w:bottom w:val="none" w:sz="0" w:space="0" w:color="auto"/>
                        <w:right w:val="none" w:sz="0" w:space="0" w:color="auto"/>
                      </w:divBdr>
                    </w:div>
                  </w:divsChild>
                </w:div>
                <w:div w:id="2022468787">
                  <w:marLeft w:val="0"/>
                  <w:marRight w:val="0"/>
                  <w:marTop w:val="0"/>
                  <w:marBottom w:val="0"/>
                  <w:divBdr>
                    <w:top w:val="single" w:sz="2" w:space="1" w:color="FFFFFF"/>
                    <w:left w:val="single" w:sz="2" w:space="12" w:color="FFFFFF"/>
                    <w:bottom w:val="single" w:sz="2" w:space="1" w:color="FFFFFF"/>
                    <w:right w:val="single" w:sz="2" w:space="4" w:color="FFFFFF"/>
                  </w:divBdr>
                  <w:divsChild>
                    <w:div w:id="779304577">
                      <w:marLeft w:val="0"/>
                      <w:marRight w:val="0"/>
                      <w:marTop w:val="0"/>
                      <w:marBottom w:val="0"/>
                      <w:divBdr>
                        <w:top w:val="none" w:sz="0" w:space="0" w:color="auto"/>
                        <w:left w:val="none" w:sz="0" w:space="0" w:color="auto"/>
                        <w:bottom w:val="none" w:sz="0" w:space="0" w:color="auto"/>
                        <w:right w:val="none" w:sz="0" w:space="0" w:color="auto"/>
                      </w:divBdr>
                    </w:div>
                  </w:divsChild>
                </w:div>
                <w:div w:id="2032757189">
                  <w:marLeft w:val="0"/>
                  <w:marRight w:val="0"/>
                  <w:marTop w:val="0"/>
                  <w:marBottom w:val="0"/>
                  <w:divBdr>
                    <w:top w:val="single" w:sz="2" w:space="1" w:color="FFFFFF"/>
                    <w:left w:val="single" w:sz="2" w:space="12" w:color="FFFFFF"/>
                    <w:bottom w:val="single" w:sz="2" w:space="1" w:color="FFFFFF"/>
                    <w:right w:val="single" w:sz="2" w:space="4" w:color="FFFFFF"/>
                  </w:divBdr>
                  <w:divsChild>
                    <w:div w:id="845633912">
                      <w:marLeft w:val="0"/>
                      <w:marRight w:val="0"/>
                      <w:marTop w:val="0"/>
                      <w:marBottom w:val="0"/>
                      <w:divBdr>
                        <w:top w:val="none" w:sz="0" w:space="0" w:color="auto"/>
                        <w:left w:val="none" w:sz="0" w:space="0" w:color="auto"/>
                        <w:bottom w:val="none" w:sz="0" w:space="0" w:color="auto"/>
                        <w:right w:val="none" w:sz="0" w:space="0" w:color="auto"/>
                      </w:divBdr>
                    </w:div>
                  </w:divsChild>
                </w:div>
                <w:div w:id="782726809">
                  <w:marLeft w:val="0"/>
                  <w:marRight w:val="0"/>
                  <w:marTop w:val="0"/>
                  <w:marBottom w:val="0"/>
                  <w:divBdr>
                    <w:top w:val="single" w:sz="2" w:space="1" w:color="FFFFFF"/>
                    <w:left w:val="single" w:sz="2" w:space="12" w:color="FFFFFF"/>
                    <w:bottom w:val="single" w:sz="2" w:space="1" w:color="FFFFFF"/>
                    <w:right w:val="single" w:sz="2" w:space="4" w:color="FFFFFF"/>
                  </w:divBdr>
                  <w:divsChild>
                    <w:div w:id="1114862141">
                      <w:marLeft w:val="0"/>
                      <w:marRight w:val="0"/>
                      <w:marTop w:val="0"/>
                      <w:marBottom w:val="0"/>
                      <w:divBdr>
                        <w:top w:val="none" w:sz="0" w:space="0" w:color="auto"/>
                        <w:left w:val="none" w:sz="0" w:space="0" w:color="auto"/>
                        <w:bottom w:val="none" w:sz="0" w:space="0" w:color="auto"/>
                        <w:right w:val="none" w:sz="0" w:space="0" w:color="auto"/>
                      </w:divBdr>
                    </w:div>
                  </w:divsChild>
                </w:div>
                <w:div w:id="1539657917">
                  <w:marLeft w:val="0"/>
                  <w:marRight w:val="0"/>
                  <w:marTop w:val="0"/>
                  <w:marBottom w:val="0"/>
                  <w:divBdr>
                    <w:top w:val="single" w:sz="2" w:space="1" w:color="FFFFFF"/>
                    <w:left w:val="single" w:sz="2" w:space="12" w:color="FFFFFF"/>
                    <w:bottom w:val="single" w:sz="2" w:space="1" w:color="FFFFFF"/>
                    <w:right w:val="single" w:sz="2" w:space="4" w:color="FFFFFF"/>
                  </w:divBdr>
                  <w:divsChild>
                    <w:div w:id="161551734">
                      <w:marLeft w:val="0"/>
                      <w:marRight w:val="0"/>
                      <w:marTop w:val="0"/>
                      <w:marBottom w:val="0"/>
                      <w:divBdr>
                        <w:top w:val="none" w:sz="0" w:space="0" w:color="auto"/>
                        <w:left w:val="none" w:sz="0" w:space="0" w:color="auto"/>
                        <w:bottom w:val="none" w:sz="0" w:space="0" w:color="auto"/>
                        <w:right w:val="none" w:sz="0" w:space="0" w:color="auto"/>
                      </w:divBdr>
                    </w:div>
                  </w:divsChild>
                </w:div>
                <w:div w:id="648218378">
                  <w:marLeft w:val="0"/>
                  <w:marRight w:val="0"/>
                  <w:marTop w:val="0"/>
                  <w:marBottom w:val="0"/>
                  <w:divBdr>
                    <w:top w:val="single" w:sz="2" w:space="1" w:color="FFFFFF"/>
                    <w:left w:val="single" w:sz="2" w:space="12" w:color="FFFFFF"/>
                    <w:bottom w:val="single" w:sz="2" w:space="1" w:color="FFFFFF"/>
                    <w:right w:val="single" w:sz="2" w:space="4" w:color="FFFFFF"/>
                  </w:divBdr>
                  <w:divsChild>
                    <w:div w:id="62991517">
                      <w:marLeft w:val="0"/>
                      <w:marRight w:val="0"/>
                      <w:marTop w:val="0"/>
                      <w:marBottom w:val="0"/>
                      <w:divBdr>
                        <w:top w:val="none" w:sz="0" w:space="0" w:color="auto"/>
                        <w:left w:val="none" w:sz="0" w:space="0" w:color="auto"/>
                        <w:bottom w:val="none" w:sz="0" w:space="0" w:color="auto"/>
                        <w:right w:val="none" w:sz="0" w:space="0" w:color="auto"/>
                      </w:divBdr>
                    </w:div>
                  </w:divsChild>
                </w:div>
                <w:div w:id="777140726">
                  <w:marLeft w:val="0"/>
                  <w:marRight w:val="0"/>
                  <w:marTop w:val="0"/>
                  <w:marBottom w:val="0"/>
                  <w:divBdr>
                    <w:top w:val="single" w:sz="2" w:space="1" w:color="FFFFFF"/>
                    <w:left w:val="single" w:sz="2" w:space="12" w:color="FFFFFF"/>
                    <w:bottom w:val="single" w:sz="2" w:space="1" w:color="FFFFFF"/>
                    <w:right w:val="single" w:sz="2" w:space="4" w:color="FFFFFF"/>
                  </w:divBdr>
                  <w:divsChild>
                    <w:div w:id="207374616">
                      <w:marLeft w:val="0"/>
                      <w:marRight w:val="0"/>
                      <w:marTop w:val="0"/>
                      <w:marBottom w:val="0"/>
                      <w:divBdr>
                        <w:top w:val="none" w:sz="0" w:space="0" w:color="auto"/>
                        <w:left w:val="none" w:sz="0" w:space="0" w:color="auto"/>
                        <w:bottom w:val="none" w:sz="0" w:space="0" w:color="auto"/>
                        <w:right w:val="none" w:sz="0" w:space="0" w:color="auto"/>
                      </w:divBdr>
                    </w:div>
                  </w:divsChild>
                </w:div>
                <w:div w:id="1193811132">
                  <w:marLeft w:val="0"/>
                  <w:marRight w:val="0"/>
                  <w:marTop w:val="0"/>
                  <w:marBottom w:val="0"/>
                  <w:divBdr>
                    <w:top w:val="single" w:sz="2" w:space="1" w:color="FFFFFF"/>
                    <w:left w:val="single" w:sz="2" w:space="12" w:color="FFFFFF"/>
                    <w:bottom w:val="single" w:sz="2" w:space="4" w:color="FFFFFF"/>
                    <w:right w:val="single" w:sz="2" w:space="4" w:color="FFFFFF"/>
                  </w:divBdr>
                  <w:divsChild>
                    <w:div w:id="68166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97394">
          <w:marLeft w:val="0"/>
          <w:marRight w:val="0"/>
          <w:marTop w:val="0"/>
          <w:marBottom w:val="335"/>
          <w:divBdr>
            <w:top w:val="none" w:sz="0" w:space="0" w:color="auto"/>
            <w:left w:val="none" w:sz="0" w:space="0" w:color="auto"/>
            <w:bottom w:val="none" w:sz="0" w:space="0" w:color="auto"/>
            <w:right w:val="none" w:sz="0" w:space="0" w:color="auto"/>
          </w:divBdr>
          <w:divsChild>
            <w:div w:id="243881919">
              <w:marLeft w:val="0"/>
              <w:marRight w:val="0"/>
              <w:marTop w:val="0"/>
              <w:marBottom w:val="0"/>
              <w:divBdr>
                <w:top w:val="none" w:sz="0" w:space="0" w:color="auto"/>
                <w:left w:val="none" w:sz="0" w:space="0" w:color="auto"/>
                <w:bottom w:val="none" w:sz="0" w:space="0" w:color="auto"/>
                <w:right w:val="none" w:sz="0" w:space="0" w:color="auto"/>
              </w:divBdr>
              <w:divsChild>
                <w:div w:id="1850951636">
                  <w:marLeft w:val="0"/>
                  <w:marRight w:val="0"/>
                  <w:marTop w:val="0"/>
                  <w:marBottom w:val="0"/>
                  <w:divBdr>
                    <w:top w:val="single" w:sz="2" w:space="4" w:color="FFFFFF"/>
                    <w:left w:val="single" w:sz="2" w:space="12" w:color="FFFFFF"/>
                    <w:bottom w:val="single" w:sz="2" w:space="1" w:color="FFFFFF"/>
                    <w:right w:val="single" w:sz="2" w:space="4" w:color="FFFFFF"/>
                  </w:divBdr>
                  <w:divsChild>
                    <w:div w:id="1315262576">
                      <w:marLeft w:val="0"/>
                      <w:marRight w:val="0"/>
                      <w:marTop w:val="0"/>
                      <w:marBottom w:val="0"/>
                      <w:divBdr>
                        <w:top w:val="none" w:sz="0" w:space="0" w:color="auto"/>
                        <w:left w:val="none" w:sz="0" w:space="0" w:color="auto"/>
                        <w:bottom w:val="none" w:sz="0" w:space="0" w:color="auto"/>
                        <w:right w:val="none" w:sz="0" w:space="0" w:color="auto"/>
                      </w:divBdr>
                    </w:div>
                  </w:divsChild>
                </w:div>
                <w:div w:id="1739596535">
                  <w:marLeft w:val="0"/>
                  <w:marRight w:val="0"/>
                  <w:marTop w:val="0"/>
                  <w:marBottom w:val="0"/>
                  <w:divBdr>
                    <w:top w:val="single" w:sz="2" w:space="1" w:color="FFFFFF"/>
                    <w:left w:val="single" w:sz="2" w:space="12" w:color="FFFFFF"/>
                    <w:bottom w:val="single" w:sz="2" w:space="1" w:color="FFFFFF"/>
                    <w:right w:val="single" w:sz="2" w:space="4" w:color="FFFFFF"/>
                  </w:divBdr>
                  <w:divsChild>
                    <w:div w:id="587278238">
                      <w:marLeft w:val="0"/>
                      <w:marRight w:val="0"/>
                      <w:marTop w:val="0"/>
                      <w:marBottom w:val="0"/>
                      <w:divBdr>
                        <w:top w:val="none" w:sz="0" w:space="0" w:color="auto"/>
                        <w:left w:val="none" w:sz="0" w:space="0" w:color="auto"/>
                        <w:bottom w:val="none" w:sz="0" w:space="0" w:color="auto"/>
                        <w:right w:val="none" w:sz="0" w:space="0" w:color="auto"/>
                      </w:divBdr>
                    </w:div>
                  </w:divsChild>
                </w:div>
                <w:div w:id="1661082755">
                  <w:marLeft w:val="0"/>
                  <w:marRight w:val="0"/>
                  <w:marTop w:val="0"/>
                  <w:marBottom w:val="0"/>
                  <w:divBdr>
                    <w:top w:val="single" w:sz="2" w:space="1" w:color="FFFFFF"/>
                    <w:left w:val="single" w:sz="2" w:space="12" w:color="FFFFFF"/>
                    <w:bottom w:val="single" w:sz="2" w:space="1" w:color="FFFFFF"/>
                    <w:right w:val="single" w:sz="2" w:space="4" w:color="FFFFFF"/>
                  </w:divBdr>
                  <w:divsChild>
                    <w:div w:id="1602490298">
                      <w:marLeft w:val="0"/>
                      <w:marRight w:val="0"/>
                      <w:marTop w:val="0"/>
                      <w:marBottom w:val="0"/>
                      <w:divBdr>
                        <w:top w:val="none" w:sz="0" w:space="0" w:color="auto"/>
                        <w:left w:val="none" w:sz="0" w:space="0" w:color="auto"/>
                        <w:bottom w:val="none" w:sz="0" w:space="0" w:color="auto"/>
                        <w:right w:val="none" w:sz="0" w:space="0" w:color="auto"/>
                      </w:divBdr>
                    </w:div>
                  </w:divsChild>
                </w:div>
                <w:div w:id="1420173925">
                  <w:marLeft w:val="0"/>
                  <w:marRight w:val="0"/>
                  <w:marTop w:val="0"/>
                  <w:marBottom w:val="0"/>
                  <w:divBdr>
                    <w:top w:val="single" w:sz="2" w:space="1" w:color="FFFFFF"/>
                    <w:left w:val="single" w:sz="2" w:space="12" w:color="FFFFFF"/>
                    <w:bottom w:val="single" w:sz="2" w:space="1" w:color="FFFFFF"/>
                    <w:right w:val="single" w:sz="2" w:space="4" w:color="FFFFFF"/>
                  </w:divBdr>
                  <w:divsChild>
                    <w:div w:id="1346706723">
                      <w:marLeft w:val="0"/>
                      <w:marRight w:val="0"/>
                      <w:marTop w:val="0"/>
                      <w:marBottom w:val="0"/>
                      <w:divBdr>
                        <w:top w:val="none" w:sz="0" w:space="0" w:color="auto"/>
                        <w:left w:val="none" w:sz="0" w:space="0" w:color="auto"/>
                        <w:bottom w:val="none" w:sz="0" w:space="0" w:color="auto"/>
                        <w:right w:val="none" w:sz="0" w:space="0" w:color="auto"/>
                      </w:divBdr>
                    </w:div>
                  </w:divsChild>
                </w:div>
                <w:div w:id="505680777">
                  <w:marLeft w:val="0"/>
                  <w:marRight w:val="0"/>
                  <w:marTop w:val="0"/>
                  <w:marBottom w:val="0"/>
                  <w:divBdr>
                    <w:top w:val="single" w:sz="2" w:space="1" w:color="FFFFFF"/>
                    <w:left w:val="single" w:sz="2" w:space="12" w:color="FFFFFF"/>
                    <w:bottom w:val="single" w:sz="2" w:space="1" w:color="FFFFFF"/>
                    <w:right w:val="single" w:sz="2" w:space="4" w:color="FFFFFF"/>
                  </w:divBdr>
                  <w:divsChild>
                    <w:div w:id="2084645268">
                      <w:marLeft w:val="0"/>
                      <w:marRight w:val="0"/>
                      <w:marTop w:val="0"/>
                      <w:marBottom w:val="0"/>
                      <w:divBdr>
                        <w:top w:val="none" w:sz="0" w:space="0" w:color="auto"/>
                        <w:left w:val="none" w:sz="0" w:space="0" w:color="auto"/>
                        <w:bottom w:val="none" w:sz="0" w:space="0" w:color="auto"/>
                        <w:right w:val="none" w:sz="0" w:space="0" w:color="auto"/>
                      </w:divBdr>
                    </w:div>
                  </w:divsChild>
                </w:div>
                <w:div w:id="1281229921">
                  <w:marLeft w:val="0"/>
                  <w:marRight w:val="0"/>
                  <w:marTop w:val="0"/>
                  <w:marBottom w:val="0"/>
                  <w:divBdr>
                    <w:top w:val="single" w:sz="2" w:space="1" w:color="FFFFFF"/>
                    <w:left w:val="single" w:sz="2" w:space="12" w:color="FFFFFF"/>
                    <w:bottom w:val="single" w:sz="2" w:space="1" w:color="FFFFFF"/>
                    <w:right w:val="single" w:sz="2" w:space="4" w:color="FFFFFF"/>
                  </w:divBdr>
                  <w:divsChild>
                    <w:div w:id="157810903">
                      <w:marLeft w:val="0"/>
                      <w:marRight w:val="0"/>
                      <w:marTop w:val="0"/>
                      <w:marBottom w:val="0"/>
                      <w:divBdr>
                        <w:top w:val="none" w:sz="0" w:space="0" w:color="auto"/>
                        <w:left w:val="none" w:sz="0" w:space="0" w:color="auto"/>
                        <w:bottom w:val="none" w:sz="0" w:space="0" w:color="auto"/>
                        <w:right w:val="none" w:sz="0" w:space="0" w:color="auto"/>
                      </w:divBdr>
                    </w:div>
                  </w:divsChild>
                </w:div>
                <w:div w:id="775909072">
                  <w:marLeft w:val="0"/>
                  <w:marRight w:val="0"/>
                  <w:marTop w:val="0"/>
                  <w:marBottom w:val="0"/>
                  <w:divBdr>
                    <w:top w:val="single" w:sz="2" w:space="1" w:color="FFFFFF"/>
                    <w:left w:val="single" w:sz="2" w:space="12" w:color="FFFFFF"/>
                    <w:bottom w:val="single" w:sz="2" w:space="1" w:color="FFFFFF"/>
                    <w:right w:val="single" w:sz="2" w:space="4" w:color="FFFFFF"/>
                  </w:divBdr>
                  <w:divsChild>
                    <w:div w:id="27918541">
                      <w:marLeft w:val="0"/>
                      <w:marRight w:val="0"/>
                      <w:marTop w:val="0"/>
                      <w:marBottom w:val="0"/>
                      <w:divBdr>
                        <w:top w:val="none" w:sz="0" w:space="0" w:color="auto"/>
                        <w:left w:val="none" w:sz="0" w:space="0" w:color="auto"/>
                        <w:bottom w:val="none" w:sz="0" w:space="0" w:color="auto"/>
                        <w:right w:val="none" w:sz="0" w:space="0" w:color="auto"/>
                      </w:divBdr>
                    </w:div>
                  </w:divsChild>
                </w:div>
                <w:div w:id="501628305">
                  <w:marLeft w:val="0"/>
                  <w:marRight w:val="0"/>
                  <w:marTop w:val="0"/>
                  <w:marBottom w:val="0"/>
                  <w:divBdr>
                    <w:top w:val="single" w:sz="2" w:space="1" w:color="FFFFFF"/>
                    <w:left w:val="single" w:sz="2" w:space="12" w:color="FFFFFF"/>
                    <w:bottom w:val="single" w:sz="2" w:space="1" w:color="FFFFFF"/>
                    <w:right w:val="single" w:sz="2" w:space="4" w:color="FFFFFF"/>
                  </w:divBdr>
                  <w:divsChild>
                    <w:div w:id="1487940899">
                      <w:marLeft w:val="0"/>
                      <w:marRight w:val="0"/>
                      <w:marTop w:val="0"/>
                      <w:marBottom w:val="0"/>
                      <w:divBdr>
                        <w:top w:val="none" w:sz="0" w:space="0" w:color="auto"/>
                        <w:left w:val="none" w:sz="0" w:space="0" w:color="auto"/>
                        <w:bottom w:val="none" w:sz="0" w:space="0" w:color="auto"/>
                        <w:right w:val="none" w:sz="0" w:space="0" w:color="auto"/>
                      </w:divBdr>
                    </w:div>
                  </w:divsChild>
                </w:div>
                <w:div w:id="301007019">
                  <w:marLeft w:val="0"/>
                  <w:marRight w:val="0"/>
                  <w:marTop w:val="0"/>
                  <w:marBottom w:val="0"/>
                  <w:divBdr>
                    <w:top w:val="single" w:sz="2" w:space="1" w:color="FFFFFF"/>
                    <w:left w:val="single" w:sz="2" w:space="12" w:color="FFFFFF"/>
                    <w:bottom w:val="single" w:sz="2" w:space="1" w:color="FFFFFF"/>
                    <w:right w:val="single" w:sz="2" w:space="4" w:color="FFFFFF"/>
                  </w:divBdr>
                  <w:divsChild>
                    <w:div w:id="285544690">
                      <w:marLeft w:val="0"/>
                      <w:marRight w:val="0"/>
                      <w:marTop w:val="0"/>
                      <w:marBottom w:val="0"/>
                      <w:divBdr>
                        <w:top w:val="none" w:sz="0" w:space="0" w:color="auto"/>
                        <w:left w:val="none" w:sz="0" w:space="0" w:color="auto"/>
                        <w:bottom w:val="none" w:sz="0" w:space="0" w:color="auto"/>
                        <w:right w:val="none" w:sz="0" w:space="0" w:color="auto"/>
                      </w:divBdr>
                    </w:div>
                  </w:divsChild>
                </w:div>
                <w:div w:id="2000882472">
                  <w:marLeft w:val="0"/>
                  <w:marRight w:val="0"/>
                  <w:marTop w:val="0"/>
                  <w:marBottom w:val="0"/>
                  <w:divBdr>
                    <w:top w:val="single" w:sz="2" w:space="1" w:color="FFFFFF"/>
                    <w:left w:val="single" w:sz="2" w:space="12" w:color="FFFFFF"/>
                    <w:bottom w:val="single" w:sz="2" w:space="1" w:color="FFFFFF"/>
                    <w:right w:val="single" w:sz="2" w:space="4" w:color="FFFFFF"/>
                  </w:divBdr>
                  <w:divsChild>
                    <w:div w:id="455636793">
                      <w:marLeft w:val="0"/>
                      <w:marRight w:val="0"/>
                      <w:marTop w:val="0"/>
                      <w:marBottom w:val="0"/>
                      <w:divBdr>
                        <w:top w:val="none" w:sz="0" w:space="0" w:color="auto"/>
                        <w:left w:val="none" w:sz="0" w:space="0" w:color="auto"/>
                        <w:bottom w:val="none" w:sz="0" w:space="0" w:color="auto"/>
                        <w:right w:val="none" w:sz="0" w:space="0" w:color="auto"/>
                      </w:divBdr>
                    </w:div>
                  </w:divsChild>
                </w:div>
                <w:div w:id="2077046041">
                  <w:marLeft w:val="0"/>
                  <w:marRight w:val="0"/>
                  <w:marTop w:val="0"/>
                  <w:marBottom w:val="0"/>
                  <w:divBdr>
                    <w:top w:val="single" w:sz="2" w:space="1" w:color="FFFFFF"/>
                    <w:left w:val="single" w:sz="2" w:space="12" w:color="FFFFFF"/>
                    <w:bottom w:val="single" w:sz="2" w:space="1" w:color="FFFFFF"/>
                    <w:right w:val="single" w:sz="2" w:space="4" w:color="FFFFFF"/>
                  </w:divBdr>
                  <w:divsChild>
                    <w:div w:id="198399259">
                      <w:marLeft w:val="0"/>
                      <w:marRight w:val="0"/>
                      <w:marTop w:val="0"/>
                      <w:marBottom w:val="0"/>
                      <w:divBdr>
                        <w:top w:val="none" w:sz="0" w:space="0" w:color="auto"/>
                        <w:left w:val="none" w:sz="0" w:space="0" w:color="auto"/>
                        <w:bottom w:val="none" w:sz="0" w:space="0" w:color="auto"/>
                        <w:right w:val="none" w:sz="0" w:space="0" w:color="auto"/>
                      </w:divBdr>
                    </w:div>
                  </w:divsChild>
                </w:div>
                <w:div w:id="342631999">
                  <w:marLeft w:val="0"/>
                  <w:marRight w:val="0"/>
                  <w:marTop w:val="0"/>
                  <w:marBottom w:val="0"/>
                  <w:divBdr>
                    <w:top w:val="single" w:sz="2" w:space="1" w:color="FFFFFF"/>
                    <w:left w:val="single" w:sz="2" w:space="12" w:color="FFFFFF"/>
                    <w:bottom w:val="single" w:sz="2" w:space="1" w:color="FFFFFF"/>
                    <w:right w:val="single" w:sz="2" w:space="4" w:color="FFFFFF"/>
                  </w:divBdr>
                  <w:divsChild>
                    <w:div w:id="123816148">
                      <w:marLeft w:val="0"/>
                      <w:marRight w:val="0"/>
                      <w:marTop w:val="0"/>
                      <w:marBottom w:val="0"/>
                      <w:divBdr>
                        <w:top w:val="none" w:sz="0" w:space="0" w:color="auto"/>
                        <w:left w:val="none" w:sz="0" w:space="0" w:color="auto"/>
                        <w:bottom w:val="none" w:sz="0" w:space="0" w:color="auto"/>
                        <w:right w:val="none" w:sz="0" w:space="0" w:color="auto"/>
                      </w:divBdr>
                    </w:div>
                  </w:divsChild>
                </w:div>
                <w:div w:id="910969305">
                  <w:marLeft w:val="0"/>
                  <w:marRight w:val="0"/>
                  <w:marTop w:val="0"/>
                  <w:marBottom w:val="0"/>
                  <w:divBdr>
                    <w:top w:val="single" w:sz="2" w:space="1" w:color="FFFFFF"/>
                    <w:left w:val="single" w:sz="2" w:space="12" w:color="FFFFFF"/>
                    <w:bottom w:val="single" w:sz="2" w:space="1" w:color="FFFFFF"/>
                    <w:right w:val="single" w:sz="2" w:space="4" w:color="FFFFFF"/>
                  </w:divBdr>
                  <w:divsChild>
                    <w:div w:id="1162430754">
                      <w:marLeft w:val="0"/>
                      <w:marRight w:val="0"/>
                      <w:marTop w:val="0"/>
                      <w:marBottom w:val="0"/>
                      <w:divBdr>
                        <w:top w:val="none" w:sz="0" w:space="0" w:color="auto"/>
                        <w:left w:val="none" w:sz="0" w:space="0" w:color="auto"/>
                        <w:bottom w:val="none" w:sz="0" w:space="0" w:color="auto"/>
                        <w:right w:val="none" w:sz="0" w:space="0" w:color="auto"/>
                      </w:divBdr>
                    </w:div>
                  </w:divsChild>
                </w:div>
                <w:div w:id="1571037438">
                  <w:marLeft w:val="0"/>
                  <w:marRight w:val="0"/>
                  <w:marTop w:val="0"/>
                  <w:marBottom w:val="0"/>
                  <w:divBdr>
                    <w:top w:val="single" w:sz="2" w:space="1" w:color="FFFFFF"/>
                    <w:left w:val="single" w:sz="2" w:space="12" w:color="FFFFFF"/>
                    <w:bottom w:val="single" w:sz="2" w:space="1" w:color="FFFFFF"/>
                    <w:right w:val="single" w:sz="2" w:space="4" w:color="FFFFFF"/>
                  </w:divBdr>
                  <w:divsChild>
                    <w:div w:id="387992810">
                      <w:marLeft w:val="0"/>
                      <w:marRight w:val="0"/>
                      <w:marTop w:val="0"/>
                      <w:marBottom w:val="0"/>
                      <w:divBdr>
                        <w:top w:val="none" w:sz="0" w:space="0" w:color="auto"/>
                        <w:left w:val="none" w:sz="0" w:space="0" w:color="auto"/>
                        <w:bottom w:val="none" w:sz="0" w:space="0" w:color="auto"/>
                        <w:right w:val="none" w:sz="0" w:space="0" w:color="auto"/>
                      </w:divBdr>
                    </w:div>
                  </w:divsChild>
                </w:div>
                <w:div w:id="1761414280">
                  <w:marLeft w:val="0"/>
                  <w:marRight w:val="0"/>
                  <w:marTop w:val="0"/>
                  <w:marBottom w:val="0"/>
                  <w:divBdr>
                    <w:top w:val="single" w:sz="2" w:space="1" w:color="FFFFFF"/>
                    <w:left w:val="single" w:sz="2" w:space="12" w:color="FFFFFF"/>
                    <w:bottom w:val="single" w:sz="2" w:space="1" w:color="FFFFFF"/>
                    <w:right w:val="single" w:sz="2" w:space="4" w:color="FFFFFF"/>
                  </w:divBdr>
                  <w:divsChild>
                    <w:div w:id="1185053547">
                      <w:marLeft w:val="0"/>
                      <w:marRight w:val="0"/>
                      <w:marTop w:val="0"/>
                      <w:marBottom w:val="0"/>
                      <w:divBdr>
                        <w:top w:val="none" w:sz="0" w:space="0" w:color="auto"/>
                        <w:left w:val="none" w:sz="0" w:space="0" w:color="auto"/>
                        <w:bottom w:val="none" w:sz="0" w:space="0" w:color="auto"/>
                        <w:right w:val="none" w:sz="0" w:space="0" w:color="auto"/>
                      </w:divBdr>
                    </w:div>
                  </w:divsChild>
                </w:div>
                <w:div w:id="720909731">
                  <w:marLeft w:val="0"/>
                  <w:marRight w:val="0"/>
                  <w:marTop w:val="0"/>
                  <w:marBottom w:val="0"/>
                  <w:divBdr>
                    <w:top w:val="single" w:sz="2" w:space="1" w:color="FFFFFF"/>
                    <w:left w:val="single" w:sz="2" w:space="12" w:color="FFFFFF"/>
                    <w:bottom w:val="single" w:sz="2" w:space="1" w:color="FFFFFF"/>
                    <w:right w:val="single" w:sz="2" w:space="4" w:color="FFFFFF"/>
                  </w:divBdr>
                  <w:divsChild>
                    <w:div w:id="1069307287">
                      <w:marLeft w:val="0"/>
                      <w:marRight w:val="0"/>
                      <w:marTop w:val="0"/>
                      <w:marBottom w:val="0"/>
                      <w:divBdr>
                        <w:top w:val="none" w:sz="0" w:space="0" w:color="auto"/>
                        <w:left w:val="none" w:sz="0" w:space="0" w:color="auto"/>
                        <w:bottom w:val="none" w:sz="0" w:space="0" w:color="auto"/>
                        <w:right w:val="none" w:sz="0" w:space="0" w:color="auto"/>
                      </w:divBdr>
                    </w:div>
                  </w:divsChild>
                </w:div>
                <w:div w:id="1998536597">
                  <w:marLeft w:val="0"/>
                  <w:marRight w:val="0"/>
                  <w:marTop w:val="0"/>
                  <w:marBottom w:val="0"/>
                  <w:divBdr>
                    <w:top w:val="single" w:sz="2" w:space="1" w:color="FFFFFF"/>
                    <w:left w:val="single" w:sz="2" w:space="12" w:color="FFFFFF"/>
                    <w:bottom w:val="single" w:sz="2" w:space="1" w:color="FFFFFF"/>
                    <w:right w:val="single" w:sz="2" w:space="4" w:color="FFFFFF"/>
                  </w:divBdr>
                  <w:divsChild>
                    <w:div w:id="947934264">
                      <w:marLeft w:val="0"/>
                      <w:marRight w:val="0"/>
                      <w:marTop w:val="0"/>
                      <w:marBottom w:val="0"/>
                      <w:divBdr>
                        <w:top w:val="none" w:sz="0" w:space="0" w:color="auto"/>
                        <w:left w:val="none" w:sz="0" w:space="0" w:color="auto"/>
                        <w:bottom w:val="none" w:sz="0" w:space="0" w:color="auto"/>
                        <w:right w:val="none" w:sz="0" w:space="0" w:color="auto"/>
                      </w:divBdr>
                    </w:div>
                  </w:divsChild>
                </w:div>
                <w:div w:id="151261926">
                  <w:marLeft w:val="0"/>
                  <w:marRight w:val="0"/>
                  <w:marTop w:val="0"/>
                  <w:marBottom w:val="0"/>
                  <w:divBdr>
                    <w:top w:val="single" w:sz="2" w:space="1" w:color="FFFFFF"/>
                    <w:left w:val="single" w:sz="2" w:space="12" w:color="FFFFFF"/>
                    <w:bottom w:val="single" w:sz="2" w:space="1" w:color="FFFFFF"/>
                    <w:right w:val="single" w:sz="2" w:space="4" w:color="FFFFFF"/>
                  </w:divBdr>
                  <w:divsChild>
                    <w:div w:id="1213734057">
                      <w:marLeft w:val="0"/>
                      <w:marRight w:val="0"/>
                      <w:marTop w:val="0"/>
                      <w:marBottom w:val="0"/>
                      <w:divBdr>
                        <w:top w:val="none" w:sz="0" w:space="0" w:color="auto"/>
                        <w:left w:val="none" w:sz="0" w:space="0" w:color="auto"/>
                        <w:bottom w:val="none" w:sz="0" w:space="0" w:color="auto"/>
                        <w:right w:val="none" w:sz="0" w:space="0" w:color="auto"/>
                      </w:divBdr>
                    </w:div>
                  </w:divsChild>
                </w:div>
                <w:div w:id="1243837137">
                  <w:marLeft w:val="0"/>
                  <w:marRight w:val="0"/>
                  <w:marTop w:val="0"/>
                  <w:marBottom w:val="0"/>
                  <w:divBdr>
                    <w:top w:val="single" w:sz="2" w:space="1" w:color="FFFFFF"/>
                    <w:left w:val="single" w:sz="2" w:space="12" w:color="FFFFFF"/>
                    <w:bottom w:val="single" w:sz="2" w:space="1" w:color="FFFFFF"/>
                    <w:right w:val="single" w:sz="2" w:space="4" w:color="FFFFFF"/>
                  </w:divBdr>
                  <w:divsChild>
                    <w:div w:id="69037342">
                      <w:marLeft w:val="0"/>
                      <w:marRight w:val="0"/>
                      <w:marTop w:val="0"/>
                      <w:marBottom w:val="0"/>
                      <w:divBdr>
                        <w:top w:val="none" w:sz="0" w:space="0" w:color="auto"/>
                        <w:left w:val="none" w:sz="0" w:space="0" w:color="auto"/>
                        <w:bottom w:val="none" w:sz="0" w:space="0" w:color="auto"/>
                        <w:right w:val="none" w:sz="0" w:space="0" w:color="auto"/>
                      </w:divBdr>
                    </w:div>
                  </w:divsChild>
                </w:div>
                <w:div w:id="1146973292">
                  <w:marLeft w:val="0"/>
                  <w:marRight w:val="0"/>
                  <w:marTop w:val="0"/>
                  <w:marBottom w:val="0"/>
                  <w:divBdr>
                    <w:top w:val="single" w:sz="2" w:space="1" w:color="FFFFFF"/>
                    <w:left w:val="single" w:sz="2" w:space="12" w:color="FFFFFF"/>
                    <w:bottom w:val="single" w:sz="2" w:space="1" w:color="FFFFFF"/>
                    <w:right w:val="single" w:sz="2" w:space="4" w:color="FFFFFF"/>
                  </w:divBdr>
                  <w:divsChild>
                    <w:div w:id="1863399096">
                      <w:marLeft w:val="0"/>
                      <w:marRight w:val="0"/>
                      <w:marTop w:val="0"/>
                      <w:marBottom w:val="0"/>
                      <w:divBdr>
                        <w:top w:val="none" w:sz="0" w:space="0" w:color="auto"/>
                        <w:left w:val="none" w:sz="0" w:space="0" w:color="auto"/>
                        <w:bottom w:val="none" w:sz="0" w:space="0" w:color="auto"/>
                        <w:right w:val="none" w:sz="0" w:space="0" w:color="auto"/>
                      </w:divBdr>
                    </w:div>
                  </w:divsChild>
                </w:div>
                <w:div w:id="207647818">
                  <w:marLeft w:val="0"/>
                  <w:marRight w:val="0"/>
                  <w:marTop w:val="0"/>
                  <w:marBottom w:val="0"/>
                  <w:divBdr>
                    <w:top w:val="single" w:sz="2" w:space="1" w:color="FFFFFF"/>
                    <w:left w:val="single" w:sz="2" w:space="12" w:color="FFFFFF"/>
                    <w:bottom w:val="single" w:sz="2" w:space="1" w:color="FFFFFF"/>
                    <w:right w:val="single" w:sz="2" w:space="4" w:color="FFFFFF"/>
                  </w:divBdr>
                  <w:divsChild>
                    <w:div w:id="607933483">
                      <w:marLeft w:val="0"/>
                      <w:marRight w:val="0"/>
                      <w:marTop w:val="0"/>
                      <w:marBottom w:val="0"/>
                      <w:divBdr>
                        <w:top w:val="none" w:sz="0" w:space="0" w:color="auto"/>
                        <w:left w:val="none" w:sz="0" w:space="0" w:color="auto"/>
                        <w:bottom w:val="none" w:sz="0" w:space="0" w:color="auto"/>
                        <w:right w:val="none" w:sz="0" w:space="0" w:color="auto"/>
                      </w:divBdr>
                    </w:div>
                  </w:divsChild>
                </w:div>
                <w:div w:id="1099369677">
                  <w:marLeft w:val="0"/>
                  <w:marRight w:val="0"/>
                  <w:marTop w:val="0"/>
                  <w:marBottom w:val="0"/>
                  <w:divBdr>
                    <w:top w:val="single" w:sz="2" w:space="1" w:color="FFFFFF"/>
                    <w:left w:val="single" w:sz="2" w:space="12" w:color="FFFFFF"/>
                    <w:bottom w:val="single" w:sz="2" w:space="1" w:color="FFFFFF"/>
                    <w:right w:val="single" w:sz="2" w:space="4" w:color="FFFFFF"/>
                  </w:divBdr>
                  <w:divsChild>
                    <w:div w:id="1696887247">
                      <w:marLeft w:val="0"/>
                      <w:marRight w:val="0"/>
                      <w:marTop w:val="0"/>
                      <w:marBottom w:val="0"/>
                      <w:divBdr>
                        <w:top w:val="none" w:sz="0" w:space="0" w:color="auto"/>
                        <w:left w:val="none" w:sz="0" w:space="0" w:color="auto"/>
                        <w:bottom w:val="none" w:sz="0" w:space="0" w:color="auto"/>
                        <w:right w:val="none" w:sz="0" w:space="0" w:color="auto"/>
                      </w:divBdr>
                    </w:div>
                  </w:divsChild>
                </w:div>
                <w:div w:id="1879465813">
                  <w:marLeft w:val="0"/>
                  <w:marRight w:val="0"/>
                  <w:marTop w:val="0"/>
                  <w:marBottom w:val="0"/>
                  <w:divBdr>
                    <w:top w:val="single" w:sz="2" w:space="1" w:color="FFFFFF"/>
                    <w:left w:val="single" w:sz="2" w:space="12" w:color="FFFFFF"/>
                    <w:bottom w:val="single" w:sz="2" w:space="1" w:color="FFFFFF"/>
                    <w:right w:val="single" w:sz="2" w:space="4" w:color="FFFFFF"/>
                  </w:divBdr>
                  <w:divsChild>
                    <w:div w:id="437062509">
                      <w:marLeft w:val="0"/>
                      <w:marRight w:val="0"/>
                      <w:marTop w:val="0"/>
                      <w:marBottom w:val="0"/>
                      <w:divBdr>
                        <w:top w:val="none" w:sz="0" w:space="0" w:color="auto"/>
                        <w:left w:val="none" w:sz="0" w:space="0" w:color="auto"/>
                        <w:bottom w:val="none" w:sz="0" w:space="0" w:color="auto"/>
                        <w:right w:val="none" w:sz="0" w:space="0" w:color="auto"/>
                      </w:divBdr>
                    </w:div>
                  </w:divsChild>
                </w:div>
                <w:div w:id="296843211">
                  <w:marLeft w:val="0"/>
                  <w:marRight w:val="0"/>
                  <w:marTop w:val="0"/>
                  <w:marBottom w:val="0"/>
                  <w:divBdr>
                    <w:top w:val="single" w:sz="2" w:space="1" w:color="FFFFFF"/>
                    <w:left w:val="single" w:sz="2" w:space="12" w:color="FFFFFF"/>
                    <w:bottom w:val="single" w:sz="2" w:space="1" w:color="FFFFFF"/>
                    <w:right w:val="single" w:sz="2" w:space="4" w:color="FFFFFF"/>
                  </w:divBdr>
                  <w:divsChild>
                    <w:div w:id="1987659818">
                      <w:marLeft w:val="0"/>
                      <w:marRight w:val="0"/>
                      <w:marTop w:val="0"/>
                      <w:marBottom w:val="0"/>
                      <w:divBdr>
                        <w:top w:val="none" w:sz="0" w:space="0" w:color="auto"/>
                        <w:left w:val="none" w:sz="0" w:space="0" w:color="auto"/>
                        <w:bottom w:val="none" w:sz="0" w:space="0" w:color="auto"/>
                        <w:right w:val="none" w:sz="0" w:space="0" w:color="auto"/>
                      </w:divBdr>
                    </w:div>
                  </w:divsChild>
                </w:div>
                <w:div w:id="1944025965">
                  <w:marLeft w:val="0"/>
                  <w:marRight w:val="0"/>
                  <w:marTop w:val="0"/>
                  <w:marBottom w:val="0"/>
                  <w:divBdr>
                    <w:top w:val="single" w:sz="2" w:space="1" w:color="FFFFFF"/>
                    <w:left w:val="single" w:sz="2" w:space="12" w:color="FFFFFF"/>
                    <w:bottom w:val="single" w:sz="2" w:space="1" w:color="FFFFFF"/>
                    <w:right w:val="single" w:sz="2" w:space="4" w:color="FFFFFF"/>
                  </w:divBdr>
                  <w:divsChild>
                    <w:div w:id="1127314353">
                      <w:marLeft w:val="0"/>
                      <w:marRight w:val="0"/>
                      <w:marTop w:val="0"/>
                      <w:marBottom w:val="0"/>
                      <w:divBdr>
                        <w:top w:val="none" w:sz="0" w:space="0" w:color="auto"/>
                        <w:left w:val="none" w:sz="0" w:space="0" w:color="auto"/>
                        <w:bottom w:val="none" w:sz="0" w:space="0" w:color="auto"/>
                        <w:right w:val="none" w:sz="0" w:space="0" w:color="auto"/>
                      </w:divBdr>
                    </w:div>
                  </w:divsChild>
                </w:div>
                <w:div w:id="2044284699">
                  <w:marLeft w:val="0"/>
                  <w:marRight w:val="0"/>
                  <w:marTop w:val="0"/>
                  <w:marBottom w:val="0"/>
                  <w:divBdr>
                    <w:top w:val="single" w:sz="2" w:space="1" w:color="FFFFFF"/>
                    <w:left w:val="single" w:sz="2" w:space="12" w:color="FFFFFF"/>
                    <w:bottom w:val="single" w:sz="2" w:space="1" w:color="FFFFFF"/>
                    <w:right w:val="single" w:sz="2" w:space="4" w:color="FFFFFF"/>
                  </w:divBdr>
                  <w:divsChild>
                    <w:div w:id="815223487">
                      <w:marLeft w:val="0"/>
                      <w:marRight w:val="0"/>
                      <w:marTop w:val="0"/>
                      <w:marBottom w:val="0"/>
                      <w:divBdr>
                        <w:top w:val="none" w:sz="0" w:space="0" w:color="auto"/>
                        <w:left w:val="none" w:sz="0" w:space="0" w:color="auto"/>
                        <w:bottom w:val="none" w:sz="0" w:space="0" w:color="auto"/>
                        <w:right w:val="none" w:sz="0" w:space="0" w:color="auto"/>
                      </w:divBdr>
                    </w:div>
                  </w:divsChild>
                </w:div>
                <w:div w:id="667244811">
                  <w:marLeft w:val="0"/>
                  <w:marRight w:val="0"/>
                  <w:marTop w:val="0"/>
                  <w:marBottom w:val="0"/>
                  <w:divBdr>
                    <w:top w:val="single" w:sz="2" w:space="1" w:color="FFFFFF"/>
                    <w:left w:val="single" w:sz="2" w:space="12" w:color="FFFFFF"/>
                    <w:bottom w:val="single" w:sz="2" w:space="1" w:color="FFFFFF"/>
                    <w:right w:val="single" w:sz="2" w:space="4" w:color="FFFFFF"/>
                  </w:divBdr>
                  <w:divsChild>
                    <w:div w:id="1373530611">
                      <w:marLeft w:val="0"/>
                      <w:marRight w:val="0"/>
                      <w:marTop w:val="0"/>
                      <w:marBottom w:val="0"/>
                      <w:divBdr>
                        <w:top w:val="none" w:sz="0" w:space="0" w:color="auto"/>
                        <w:left w:val="none" w:sz="0" w:space="0" w:color="auto"/>
                        <w:bottom w:val="none" w:sz="0" w:space="0" w:color="auto"/>
                        <w:right w:val="none" w:sz="0" w:space="0" w:color="auto"/>
                      </w:divBdr>
                    </w:div>
                  </w:divsChild>
                </w:div>
                <w:div w:id="1881554939">
                  <w:marLeft w:val="0"/>
                  <w:marRight w:val="0"/>
                  <w:marTop w:val="0"/>
                  <w:marBottom w:val="0"/>
                  <w:divBdr>
                    <w:top w:val="single" w:sz="2" w:space="1" w:color="FFFFFF"/>
                    <w:left w:val="single" w:sz="2" w:space="12" w:color="FFFFFF"/>
                    <w:bottom w:val="single" w:sz="2" w:space="4" w:color="FFFFFF"/>
                    <w:right w:val="single" w:sz="2" w:space="4" w:color="FFFFFF"/>
                  </w:divBdr>
                  <w:divsChild>
                    <w:div w:id="7146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1586">
          <w:marLeft w:val="0"/>
          <w:marRight w:val="0"/>
          <w:marTop w:val="0"/>
          <w:marBottom w:val="335"/>
          <w:divBdr>
            <w:top w:val="none" w:sz="0" w:space="0" w:color="auto"/>
            <w:left w:val="none" w:sz="0" w:space="0" w:color="auto"/>
            <w:bottom w:val="none" w:sz="0" w:space="0" w:color="auto"/>
            <w:right w:val="none" w:sz="0" w:space="0" w:color="auto"/>
          </w:divBdr>
          <w:divsChild>
            <w:div w:id="1833837172">
              <w:marLeft w:val="0"/>
              <w:marRight w:val="0"/>
              <w:marTop w:val="0"/>
              <w:marBottom w:val="0"/>
              <w:divBdr>
                <w:top w:val="none" w:sz="0" w:space="0" w:color="auto"/>
                <w:left w:val="none" w:sz="0" w:space="0" w:color="auto"/>
                <w:bottom w:val="none" w:sz="0" w:space="0" w:color="auto"/>
                <w:right w:val="none" w:sz="0" w:space="0" w:color="auto"/>
              </w:divBdr>
              <w:divsChild>
                <w:div w:id="478377528">
                  <w:marLeft w:val="0"/>
                  <w:marRight w:val="0"/>
                  <w:marTop w:val="0"/>
                  <w:marBottom w:val="0"/>
                  <w:divBdr>
                    <w:top w:val="single" w:sz="2" w:space="4" w:color="FFFFFF"/>
                    <w:left w:val="single" w:sz="2" w:space="12" w:color="FFFFFF"/>
                    <w:bottom w:val="single" w:sz="2" w:space="1" w:color="FFFFFF"/>
                    <w:right w:val="single" w:sz="2" w:space="4" w:color="FFFFFF"/>
                  </w:divBdr>
                  <w:divsChild>
                    <w:div w:id="589316898">
                      <w:marLeft w:val="0"/>
                      <w:marRight w:val="0"/>
                      <w:marTop w:val="0"/>
                      <w:marBottom w:val="0"/>
                      <w:divBdr>
                        <w:top w:val="none" w:sz="0" w:space="0" w:color="auto"/>
                        <w:left w:val="none" w:sz="0" w:space="0" w:color="auto"/>
                        <w:bottom w:val="none" w:sz="0" w:space="0" w:color="auto"/>
                        <w:right w:val="none" w:sz="0" w:space="0" w:color="auto"/>
                      </w:divBdr>
                    </w:div>
                  </w:divsChild>
                </w:div>
                <w:div w:id="1847818194">
                  <w:marLeft w:val="0"/>
                  <w:marRight w:val="0"/>
                  <w:marTop w:val="0"/>
                  <w:marBottom w:val="0"/>
                  <w:divBdr>
                    <w:top w:val="single" w:sz="2" w:space="1" w:color="FFFFFF"/>
                    <w:left w:val="single" w:sz="2" w:space="12" w:color="FFFFFF"/>
                    <w:bottom w:val="single" w:sz="2" w:space="1" w:color="FFFFFF"/>
                    <w:right w:val="single" w:sz="2" w:space="4" w:color="FFFFFF"/>
                  </w:divBdr>
                  <w:divsChild>
                    <w:div w:id="1912882400">
                      <w:marLeft w:val="0"/>
                      <w:marRight w:val="0"/>
                      <w:marTop w:val="0"/>
                      <w:marBottom w:val="0"/>
                      <w:divBdr>
                        <w:top w:val="none" w:sz="0" w:space="0" w:color="auto"/>
                        <w:left w:val="none" w:sz="0" w:space="0" w:color="auto"/>
                        <w:bottom w:val="none" w:sz="0" w:space="0" w:color="auto"/>
                        <w:right w:val="none" w:sz="0" w:space="0" w:color="auto"/>
                      </w:divBdr>
                    </w:div>
                  </w:divsChild>
                </w:div>
                <w:div w:id="302077600">
                  <w:marLeft w:val="0"/>
                  <w:marRight w:val="0"/>
                  <w:marTop w:val="0"/>
                  <w:marBottom w:val="0"/>
                  <w:divBdr>
                    <w:top w:val="single" w:sz="2" w:space="1" w:color="FFFFFF"/>
                    <w:left w:val="single" w:sz="2" w:space="12" w:color="FFFFFF"/>
                    <w:bottom w:val="single" w:sz="2" w:space="1" w:color="FFFFFF"/>
                    <w:right w:val="single" w:sz="2" w:space="4" w:color="FFFFFF"/>
                  </w:divBdr>
                  <w:divsChild>
                    <w:div w:id="1679305328">
                      <w:marLeft w:val="0"/>
                      <w:marRight w:val="0"/>
                      <w:marTop w:val="0"/>
                      <w:marBottom w:val="0"/>
                      <w:divBdr>
                        <w:top w:val="none" w:sz="0" w:space="0" w:color="auto"/>
                        <w:left w:val="none" w:sz="0" w:space="0" w:color="auto"/>
                        <w:bottom w:val="none" w:sz="0" w:space="0" w:color="auto"/>
                        <w:right w:val="none" w:sz="0" w:space="0" w:color="auto"/>
                      </w:divBdr>
                    </w:div>
                  </w:divsChild>
                </w:div>
                <w:div w:id="271012062">
                  <w:marLeft w:val="0"/>
                  <w:marRight w:val="0"/>
                  <w:marTop w:val="0"/>
                  <w:marBottom w:val="0"/>
                  <w:divBdr>
                    <w:top w:val="single" w:sz="2" w:space="1" w:color="FFFFFF"/>
                    <w:left w:val="single" w:sz="2" w:space="12" w:color="FFFFFF"/>
                    <w:bottom w:val="single" w:sz="2" w:space="1" w:color="FFFFFF"/>
                    <w:right w:val="single" w:sz="2" w:space="4" w:color="FFFFFF"/>
                  </w:divBdr>
                  <w:divsChild>
                    <w:div w:id="1692604498">
                      <w:marLeft w:val="0"/>
                      <w:marRight w:val="0"/>
                      <w:marTop w:val="0"/>
                      <w:marBottom w:val="0"/>
                      <w:divBdr>
                        <w:top w:val="none" w:sz="0" w:space="0" w:color="auto"/>
                        <w:left w:val="none" w:sz="0" w:space="0" w:color="auto"/>
                        <w:bottom w:val="none" w:sz="0" w:space="0" w:color="auto"/>
                        <w:right w:val="none" w:sz="0" w:space="0" w:color="auto"/>
                      </w:divBdr>
                    </w:div>
                  </w:divsChild>
                </w:div>
                <w:div w:id="1521165139">
                  <w:marLeft w:val="0"/>
                  <w:marRight w:val="0"/>
                  <w:marTop w:val="0"/>
                  <w:marBottom w:val="0"/>
                  <w:divBdr>
                    <w:top w:val="single" w:sz="2" w:space="1" w:color="FFFFFF"/>
                    <w:left w:val="single" w:sz="2" w:space="12" w:color="FFFFFF"/>
                    <w:bottom w:val="single" w:sz="2" w:space="1" w:color="FFFFFF"/>
                    <w:right w:val="single" w:sz="2" w:space="4" w:color="FFFFFF"/>
                  </w:divBdr>
                  <w:divsChild>
                    <w:div w:id="1974745718">
                      <w:marLeft w:val="0"/>
                      <w:marRight w:val="0"/>
                      <w:marTop w:val="0"/>
                      <w:marBottom w:val="0"/>
                      <w:divBdr>
                        <w:top w:val="none" w:sz="0" w:space="0" w:color="auto"/>
                        <w:left w:val="none" w:sz="0" w:space="0" w:color="auto"/>
                        <w:bottom w:val="none" w:sz="0" w:space="0" w:color="auto"/>
                        <w:right w:val="none" w:sz="0" w:space="0" w:color="auto"/>
                      </w:divBdr>
                    </w:div>
                  </w:divsChild>
                </w:div>
                <w:div w:id="1143933473">
                  <w:marLeft w:val="0"/>
                  <w:marRight w:val="0"/>
                  <w:marTop w:val="0"/>
                  <w:marBottom w:val="0"/>
                  <w:divBdr>
                    <w:top w:val="single" w:sz="2" w:space="1" w:color="FFFFFF"/>
                    <w:left w:val="single" w:sz="2" w:space="12" w:color="FFFFFF"/>
                    <w:bottom w:val="single" w:sz="2" w:space="1" w:color="FFFFFF"/>
                    <w:right w:val="single" w:sz="2" w:space="4" w:color="FFFFFF"/>
                  </w:divBdr>
                  <w:divsChild>
                    <w:div w:id="1107432097">
                      <w:marLeft w:val="0"/>
                      <w:marRight w:val="0"/>
                      <w:marTop w:val="0"/>
                      <w:marBottom w:val="0"/>
                      <w:divBdr>
                        <w:top w:val="none" w:sz="0" w:space="0" w:color="auto"/>
                        <w:left w:val="none" w:sz="0" w:space="0" w:color="auto"/>
                        <w:bottom w:val="none" w:sz="0" w:space="0" w:color="auto"/>
                        <w:right w:val="none" w:sz="0" w:space="0" w:color="auto"/>
                      </w:divBdr>
                    </w:div>
                  </w:divsChild>
                </w:div>
                <w:div w:id="1368025647">
                  <w:marLeft w:val="0"/>
                  <w:marRight w:val="0"/>
                  <w:marTop w:val="0"/>
                  <w:marBottom w:val="0"/>
                  <w:divBdr>
                    <w:top w:val="single" w:sz="2" w:space="1" w:color="FFFFFF"/>
                    <w:left w:val="single" w:sz="2" w:space="12" w:color="FFFFFF"/>
                    <w:bottom w:val="single" w:sz="2" w:space="1" w:color="FFFFFF"/>
                    <w:right w:val="single" w:sz="2" w:space="4" w:color="FFFFFF"/>
                  </w:divBdr>
                  <w:divsChild>
                    <w:div w:id="386029660">
                      <w:marLeft w:val="0"/>
                      <w:marRight w:val="0"/>
                      <w:marTop w:val="0"/>
                      <w:marBottom w:val="0"/>
                      <w:divBdr>
                        <w:top w:val="none" w:sz="0" w:space="0" w:color="auto"/>
                        <w:left w:val="none" w:sz="0" w:space="0" w:color="auto"/>
                        <w:bottom w:val="none" w:sz="0" w:space="0" w:color="auto"/>
                        <w:right w:val="none" w:sz="0" w:space="0" w:color="auto"/>
                      </w:divBdr>
                    </w:div>
                  </w:divsChild>
                </w:div>
                <w:div w:id="1016543031">
                  <w:marLeft w:val="0"/>
                  <w:marRight w:val="0"/>
                  <w:marTop w:val="0"/>
                  <w:marBottom w:val="0"/>
                  <w:divBdr>
                    <w:top w:val="single" w:sz="2" w:space="1" w:color="FFFFFF"/>
                    <w:left w:val="single" w:sz="2" w:space="12" w:color="FFFFFF"/>
                    <w:bottom w:val="single" w:sz="2" w:space="1" w:color="FFFFFF"/>
                    <w:right w:val="single" w:sz="2" w:space="4" w:color="FFFFFF"/>
                  </w:divBdr>
                  <w:divsChild>
                    <w:div w:id="566496585">
                      <w:marLeft w:val="0"/>
                      <w:marRight w:val="0"/>
                      <w:marTop w:val="0"/>
                      <w:marBottom w:val="0"/>
                      <w:divBdr>
                        <w:top w:val="none" w:sz="0" w:space="0" w:color="auto"/>
                        <w:left w:val="none" w:sz="0" w:space="0" w:color="auto"/>
                        <w:bottom w:val="none" w:sz="0" w:space="0" w:color="auto"/>
                        <w:right w:val="none" w:sz="0" w:space="0" w:color="auto"/>
                      </w:divBdr>
                    </w:div>
                  </w:divsChild>
                </w:div>
                <w:div w:id="157700221">
                  <w:marLeft w:val="0"/>
                  <w:marRight w:val="0"/>
                  <w:marTop w:val="0"/>
                  <w:marBottom w:val="0"/>
                  <w:divBdr>
                    <w:top w:val="single" w:sz="2" w:space="1" w:color="FFFFFF"/>
                    <w:left w:val="single" w:sz="2" w:space="12" w:color="FFFFFF"/>
                    <w:bottom w:val="single" w:sz="2" w:space="1" w:color="FFFFFF"/>
                    <w:right w:val="single" w:sz="2" w:space="4" w:color="FFFFFF"/>
                  </w:divBdr>
                  <w:divsChild>
                    <w:div w:id="1212113780">
                      <w:marLeft w:val="0"/>
                      <w:marRight w:val="0"/>
                      <w:marTop w:val="0"/>
                      <w:marBottom w:val="0"/>
                      <w:divBdr>
                        <w:top w:val="none" w:sz="0" w:space="0" w:color="auto"/>
                        <w:left w:val="none" w:sz="0" w:space="0" w:color="auto"/>
                        <w:bottom w:val="none" w:sz="0" w:space="0" w:color="auto"/>
                        <w:right w:val="none" w:sz="0" w:space="0" w:color="auto"/>
                      </w:divBdr>
                    </w:div>
                  </w:divsChild>
                </w:div>
                <w:div w:id="973831613">
                  <w:marLeft w:val="0"/>
                  <w:marRight w:val="0"/>
                  <w:marTop w:val="0"/>
                  <w:marBottom w:val="0"/>
                  <w:divBdr>
                    <w:top w:val="single" w:sz="2" w:space="1" w:color="FFFFFF"/>
                    <w:left w:val="single" w:sz="2" w:space="12" w:color="FFFFFF"/>
                    <w:bottom w:val="single" w:sz="2" w:space="1" w:color="FFFFFF"/>
                    <w:right w:val="single" w:sz="2" w:space="4" w:color="FFFFFF"/>
                  </w:divBdr>
                  <w:divsChild>
                    <w:div w:id="1662584577">
                      <w:marLeft w:val="0"/>
                      <w:marRight w:val="0"/>
                      <w:marTop w:val="0"/>
                      <w:marBottom w:val="0"/>
                      <w:divBdr>
                        <w:top w:val="none" w:sz="0" w:space="0" w:color="auto"/>
                        <w:left w:val="none" w:sz="0" w:space="0" w:color="auto"/>
                        <w:bottom w:val="none" w:sz="0" w:space="0" w:color="auto"/>
                        <w:right w:val="none" w:sz="0" w:space="0" w:color="auto"/>
                      </w:divBdr>
                    </w:div>
                  </w:divsChild>
                </w:div>
                <w:div w:id="2051225804">
                  <w:marLeft w:val="0"/>
                  <w:marRight w:val="0"/>
                  <w:marTop w:val="0"/>
                  <w:marBottom w:val="0"/>
                  <w:divBdr>
                    <w:top w:val="single" w:sz="2" w:space="1" w:color="FFFFFF"/>
                    <w:left w:val="single" w:sz="2" w:space="12" w:color="FFFFFF"/>
                    <w:bottom w:val="single" w:sz="2" w:space="1" w:color="FFFFFF"/>
                    <w:right w:val="single" w:sz="2" w:space="4" w:color="FFFFFF"/>
                  </w:divBdr>
                  <w:divsChild>
                    <w:div w:id="1485731708">
                      <w:marLeft w:val="0"/>
                      <w:marRight w:val="0"/>
                      <w:marTop w:val="0"/>
                      <w:marBottom w:val="0"/>
                      <w:divBdr>
                        <w:top w:val="none" w:sz="0" w:space="0" w:color="auto"/>
                        <w:left w:val="none" w:sz="0" w:space="0" w:color="auto"/>
                        <w:bottom w:val="none" w:sz="0" w:space="0" w:color="auto"/>
                        <w:right w:val="none" w:sz="0" w:space="0" w:color="auto"/>
                      </w:divBdr>
                    </w:div>
                  </w:divsChild>
                </w:div>
                <w:div w:id="1190337004">
                  <w:marLeft w:val="0"/>
                  <w:marRight w:val="0"/>
                  <w:marTop w:val="0"/>
                  <w:marBottom w:val="0"/>
                  <w:divBdr>
                    <w:top w:val="single" w:sz="2" w:space="1" w:color="FFFFFF"/>
                    <w:left w:val="single" w:sz="2" w:space="12" w:color="FFFFFF"/>
                    <w:bottom w:val="single" w:sz="2" w:space="1" w:color="FFFFFF"/>
                    <w:right w:val="single" w:sz="2" w:space="4" w:color="FFFFFF"/>
                  </w:divBdr>
                  <w:divsChild>
                    <w:div w:id="235474947">
                      <w:marLeft w:val="0"/>
                      <w:marRight w:val="0"/>
                      <w:marTop w:val="0"/>
                      <w:marBottom w:val="0"/>
                      <w:divBdr>
                        <w:top w:val="none" w:sz="0" w:space="0" w:color="auto"/>
                        <w:left w:val="none" w:sz="0" w:space="0" w:color="auto"/>
                        <w:bottom w:val="none" w:sz="0" w:space="0" w:color="auto"/>
                        <w:right w:val="none" w:sz="0" w:space="0" w:color="auto"/>
                      </w:divBdr>
                    </w:div>
                  </w:divsChild>
                </w:div>
                <w:div w:id="192377682">
                  <w:marLeft w:val="0"/>
                  <w:marRight w:val="0"/>
                  <w:marTop w:val="0"/>
                  <w:marBottom w:val="0"/>
                  <w:divBdr>
                    <w:top w:val="single" w:sz="2" w:space="1" w:color="FFFFFF"/>
                    <w:left w:val="single" w:sz="2" w:space="12" w:color="FFFFFF"/>
                    <w:bottom w:val="single" w:sz="2" w:space="1" w:color="FFFFFF"/>
                    <w:right w:val="single" w:sz="2" w:space="4" w:color="FFFFFF"/>
                  </w:divBdr>
                  <w:divsChild>
                    <w:div w:id="1967276914">
                      <w:marLeft w:val="0"/>
                      <w:marRight w:val="0"/>
                      <w:marTop w:val="0"/>
                      <w:marBottom w:val="0"/>
                      <w:divBdr>
                        <w:top w:val="none" w:sz="0" w:space="0" w:color="auto"/>
                        <w:left w:val="none" w:sz="0" w:space="0" w:color="auto"/>
                        <w:bottom w:val="none" w:sz="0" w:space="0" w:color="auto"/>
                        <w:right w:val="none" w:sz="0" w:space="0" w:color="auto"/>
                      </w:divBdr>
                    </w:div>
                  </w:divsChild>
                </w:div>
                <w:div w:id="739641268">
                  <w:marLeft w:val="0"/>
                  <w:marRight w:val="0"/>
                  <w:marTop w:val="0"/>
                  <w:marBottom w:val="0"/>
                  <w:divBdr>
                    <w:top w:val="single" w:sz="2" w:space="1" w:color="FFFFFF"/>
                    <w:left w:val="single" w:sz="2" w:space="12" w:color="FFFFFF"/>
                    <w:bottom w:val="single" w:sz="2" w:space="1" w:color="FFFFFF"/>
                    <w:right w:val="single" w:sz="2" w:space="4" w:color="FFFFFF"/>
                  </w:divBdr>
                  <w:divsChild>
                    <w:div w:id="1064914200">
                      <w:marLeft w:val="0"/>
                      <w:marRight w:val="0"/>
                      <w:marTop w:val="0"/>
                      <w:marBottom w:val="0"/>
                      <w:divBdr>
                        <w:top w:val="none" w:sz="0" w:space="0" w:color="auto"/>
                        <w:left w:val="none" w:sz="0" w:space="0" w:color="auto"/>
                        <w:bottom w:val="none" w:sz="0" w:space="0" w:color="auto"/>
                        <w:right w:val="none" w:sz="0" w:space="0" w:color="auto"/>
                      </w:divBdr>
                    </w:div>
                  </w:divsChild>
                </w:div>
                <w:div w:id="414522390">
                  <w:marLeft w:val="0"/>
                  <w:marRight w:val="0"/>
                  <w:marTop w:val="0"/>
                  <w:marBottom w:val="0"/>
                  <w:divBdr>
                    <w:top w:val="single" w:sz="2" w:space="1" w:color="FFFFFF"/>
                    <w:left w:val="single" w:sz="2" w:space="12" w:color="FFFFFF"/>
                    <w:bottom w:val="single" w:sz="2" w:space="1" w:color="FFFFFF"/>
                    <w:right w:val="single" w:sz="2" w:space="4" w:color="FFFFFF"/>
                  </w:divBdr>
                  <w:divsChild>
                    <w:div w:id="133452206">
                      <w:marLeft w:val="0"/>
                      <w:marRight w:val="0"/>
                      <w:marTop w:val="0"/>
                      <w:marBottom w:val="0"/>
                      <w:divBdr>
                        <w:top w:val="none" w:sz="0" w:space="0" w:color="auto"/>
                        <w:left w:val="none" w:sz="0" w:space="0" w:color="auto"/>
                        <w:bottom w:val="none" w:sz="0" w:space="0" w:color="auto"/>
                        <w:right w:val="none" w:sz="0" w:space="0" w:color="auto"/>
                      </w:divBdr>
                    </w:div>
                  </w:divsChild>
                </w:div>
                <w:div w:id="2068188380">
                  <w:marLeft w:val="0"/>
                  <w:marRight w:val="0"/>
                  <w:marTop w:val="0"/>
                  <w:marBottom w:val="0"/>
                  <w:divBdr>
                    <w:top w:val="single" w:sz="2" w:space="1" w:color="FFFFFF"/>
                    <w:left w:val="single" w:sz="2" w:space="12" w:color="FFFFFF"/>
                    <w:bottom w:val="single" w:sz="2" w:space="1" w:color="FFFFFF"/>
                    <w:right w:val="single" w:sz="2" w:space="4" w:color="FFFFFF"/>
                  </w:divBdr>
                  <w:divsChild>
                    <w:div w:id="2101097158">
                      <w:marLeft w:val="0"/>
                      <w:marRight w:val="0"/>
                      <w:marTop w:val="0"/>
                      <w:marBottom w:val="0"/>
                      <w:divBdr>
                        <w:top w:val="none" w:sz="0" w:space="0" w:color="auto"/>
                        <w:left w:val="none" w:sz="0" w:space="0" w:color="auto"/>
                        <w:bottom w:val="none" w:sz="0" w:space="0" w:color="auto"/>
                        <w:right w:val="none" w:sz="0" w:space="0" w:color="auto"/>
                      </w:divBdr>
                    </w:div>
                  </w:divsChild>
                </w:div>
                <w:div w:id="1917858124">
                  <w:marLeft w:val="0"/>
                  <w:marRight w:val="0"/>
                  <w:marTop w:val="0"/>
                  <w:marBottom w:val="0"/>
                  <w:divBdr>
                    <w:top w:val="single" w:sz="2" w:space="1" w:color="FFFFFF"/>
                    <w:left w:val="single" w:sz="2" w:space="12" w:color="FFFFFF"/>
                    <w:bottom w:val="single" w:sz="2" w:space="1" w:color="FFFFFF"/>
                    <w:right w:val="single" w:sz="2" w:space="4" w:color="FFFFFF"/>
                  </w:divBdr>
                  <w:divsChild>
                    <w:div w:id="1696885687">
                      <w:marLeft w:val="0"/>
                      <w:marRight w:val="0"/>
                      <w:marTop w:val="0"/>
                      <w:marBottom w:val="0"/>
                      <w:divBdr>
                        <w:top w:val="none" w:sz="0" w:space="0" w:color="auto"/>
                        <w:left w:val="none" w:sz="0" w:space="0" w:color="auto"/>
                        <w:bottom w:val="none" w:sz="0" w:space="0" w:color="auto"/>
                        <w:right w:val="none" w:sz="0" w:space="0" w:color="auto"/>
                      </w:divBdr>
                    </w:div>
                  </w:divsChild>
                </w:div>
                <w:div w:id="1423070727">
                  <w:marLeft w:val="0"/>
                  <w:marRight w:val="0"/>
                  <w:marTop w:val="0"/>
                  <w:marBottom w:val="0"/>
                  <w:divBdr>
                    <w:top w:val="single" w:sz="2" w:space="1" w:color="FFFFFF"/>
                    <w:left w:val="single" w:sz="2" w:space="12" w:color="FFFFFF"/>
                    <w:bottom w:val="single" w:sz="2" w:space="4" w:color="FFFFFF"/>
                    <w:right w:val="single" w:sz="2" w:space="4" w:color="FFFFFF"/>
                  </w:divBdr>
                  <w:divsChild>
                    <w:div w:id="10366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098012">
          <w:marLeft w:val="0"/>
          <w:marRight w:val="0"/>
          <w:marTop w:val="0"/>
          <w:marBottom w:val="335"/>
          <w:divBdr>
            <w:top w:val="none" w:sz="0" w:space="0" w:color="auto"/>
            <w:left w:val="none" w:sz="0" w:space="0" w:color="auto"/>
            <w:bottom w:val="none" w:sz="0" w:space="0" w:color="auto"/>
            <w:right w:val="none" w:sz="0" w:space="0" w:color="auto"/>
          </w:divBdr>
          <w:divsChild>
            <w:div w:id="987979064">
              <w:marLeft w:val="0"/>
              <w:marRight w:val="0"/>
              <w:marTop w:val="0"/>
              <w:marBottom w:val="0"/>
              <w:divBdr>
                <w:top w:val="none" w:sz="0" w:space="0" w:color="auto"/>
                <w:left w:val="none" w:sz="0" w:space="0" w:color="auto"/>
                <w:bottom w:val="none" w:sz="0" w:space="0" w:color="auto"/>
                <w:right w:val="none" w:sz="0" w:space="0" w:color="auto"/>
              </w:divBdr>
              <w:divsChild>
                <w:div w:id="2068645715">
                  <w:marLeft w:val="0"/>
                  <w:marRight w:val="0"/>
                  <w:marTop w:val="0"/>
                  <w:marBottom w:val="0"/>
                  <w:divBdr>
                    <w:top w:val="single" w:sz="2" w:space="4" w:color="FFFFFF"/>
                    <w:left w:val="single" w:sz="2" w:space="12" w:color="FFFFFF"/>
                    <w:bottom w:val="single" w:sz="2" w:space="1" w:color="FFFFFF"/>
                    <w:right w:val="single" w:sz="2" w:space="4" w:color="FFFFFF"/>
                  </w:divBdr>
                  <w:divsChild>
                    <w:div w:id="1069154434">
                      <w:marLeft w:val="0"/>
                      <w:marRight w:val="0"/>
                      <w:marTop w:val="0"/>
                      <w:marBottom w:val="0"/>
                      <w:divBdr>
                        <w:top w:val="none" w:sz="0" w:space="0" w:color="auto"/>
                        <w:left w:val="none" w:sz="0" w:space="0" w:color="auto"/>
                        <w:bottom w:val="none" w:sz="0" w:space="0" w:color="auto"/>
                        <w:right w:val="none" w:sz="0" w:space="0" w:color="auto"/>
                      </w:divBdr>
                    </w:div>
                  </w:divsChild>
                </w:div>
                <w:div w:id="739139181">
                  <w:marLeft w:val="0"/>
                  <w:marRight w:val="0"/>
                  <w:marTop w:val="0"/>
                  <w:marBottom w:val="0"/>
                  <w:divBdr>
                    <w:top w:val="single" w:sz="2" w:space="1" w:color="FFFFFF"/>
                    <w:left w:val="single" w:sz="2" w:space="12" w:color="FFFFFF"/>
                    <w:bottom w:val="single" w:sz="2" w:space="1" w:color="FFFFFF"/>
                    <w:right w:val="single" w:sz="2" w:space="4" w:color="FFFFFF"/>
                  </w:divBdr>
                  <w:divsChild>
                    <w:div w:id="69079499">
                      <w:marLeft w:val="0"/>
                      <w:marRight w:val="0"/>
                      <w:marTop w:val="0"/>
                      <w:marBottom w:val="0"/>
                      <w:divBdr>
                        <w:top w:val="none" w:sz="0" w:space="0" w:color="auto"/>
                        <w:left w:val="none" w:sz="0" w:space="0" w:color="auto"/>
                        <w:bottom w:val="none" w:sz="0" w:space="0" w:color="auto"/>
                        <w:right w:val="none" w:sz="0" w:space="0" w:color="auto"/>
                      </w:divBdr>
                    </w:div>
                  </w:divsChild>
                </w:div>
                <w:div w:id="2140799273">
                  <w:marLeft w:val="0"/>
                  <w:marRight w:val="0"/>
                  <w:marTop w:val="0"/>
                  <w:marBottom w:val="0"/>
                  <w:divBdr>
                    <w:top w:val="single" w:sz="2" w:space="1" w:color="FFFFFF"/>
                    <w:left w:val="single" w:sz="2" w:space="12" w:color="FFFFFF"/>
                    <w:bottom w:val="single" w:sz="2" w:space="1" w:color="FFFFFF"/>
                    <w:right w:val="single" w:sz="2" w:space="4" w:color="FFFFFF"/>
                  </w:divBdr>
                  <w:divsChild>
                    <w:div w:id="510605856">
                      <w:marLeft w:val="0"/>
                      <w:marRight w:val="0"/>
                      <w:marTop w:val="0"/>
                      <w:marBottom w:val="0"/>
                      <w:divBdr>
                        <w:top w:val="none" w:sz="0" w:space="0" w:color="auto"/>
                        <w:left w:val="none" w:sz="0" w:space="0" w:color="auto"/>
                        <w:bottom w:val="none" w:sz="0" w:space="0" w:color="auto"/>
                        <w:right w:val="none" w:sz="0" w:space="0" w:color="auto"/>
                      </w:divBdr>
                    </w:div>
                  </w:divsChild>
                </w:div>
                <w:div w:id="431322039">
                  <w:marLeft w:val="0"/>
                  <w:marRight w:val="0"/>
                  <w:marTop w:val="0"/>
                  <w:marBottom w:val="0"/>
                  <w:divBdr>
                    <w:top w:val="single" w:sz="2" w:space="1" w:color="FFFFFF"/>
                    <w:left w:val="single" w:sz="2" w:space="12" w:color="FFFFFF"/>
                    <w:bottom w:val="single" w:sz="2" w:space="1" w:color="FFFFFF"/>
                    <w:right w:val="single" w:sz="2" w:space="4" w:color="FFFFFF"/>
                  </w:divBdr>
                  <w:divsChild>
                    <w:div w:id="196818638">
                      <w:marLeft w:val="0"/>
                      <w:marRight w:val="0"/>
                      <w:marTop w:val="0"/>
                      <w:marBottom w:val="0"/>
                      <w:divBdr>
                        <w:top w:val="none" w:sz="0" w:space="0" w:color="auto"/>
                        <w:left w:val="none" w:sz="0" w:space="0" w:color="auto"/>
                        <w:bottom w:val="none" w:sz="0" w:space="0" w:color="auto"/>
                        <w:right w:val="none" w:sz="0" w:space="0" w:color="auto"/>
                      </w:divBdr>
                    </w:div>
                  </w:divsChild>
                </w:div>
                <w:div w:id="566577201">
                  <w:marLeft w:val="0"/>
                  <w:marRight w:val="0"/>
                  <w:marTop w:val="0"/>
                  <w:marBottom w:val="0"/>
                  <w:divBdr>
                    <w:top w:val="single" w:sz="2" w:space="1" w:color="FFFFFF"/>
                    <w:left w:val="single" w:sz="2" w:space="12" w:color="FFFFFF"/>
                    <w:bottom w:val="single" w:sz="2" w:space="1" w:color="FFFFFF"/>
                    <w:right w:val="single" w:sz="2" w:space="4" w:color="FFFFFF"/>
                  </w:divBdr>
                  <w:divsChild>
                    <w:div w:id="1797599403">
                      <w:marLeft w:val="0"/>
                      <w:marRight w:val="0"/>
                      <w:marTop w:val="0"/>
                      <w:marBottom w:val="0"/>
                      <w:divBdr>
                        <w:top w:val="none" w:sz="0" w:space="0" w:color="auto"/>
                        <w:left w:val="none" w:sz="0" w:space="0" w:color="auto"/>
                        <w:bottom w:val="none" w:sz="0" w:space="0" w:color="auto"/>
                        <w:right w:val="none" w:sz="0" w:space="0" w:color="auto"/>
                      </w:divBdr>
                    </w:div>
                  </w:divsChild>
                </w:div>
                <w:div w:id="1187720507">
                  <w:marLeft w:val="0"/>
                  <w:marRight w:val="0"/>
                  <w:marTop w:val="0"/>
                  <w:marBottom w:val="0"/>
                  <w:divBdr>
                    <w:top w:val="single" w:sz="2" w:space="1" w:color="FFFFFF"/>
                    <w:left w:val="single" w:sz="2" w:space="12" w:color="FFFFFF"/>
                    <w:bottom w:val="single" w:sz="2" w:space="1" w:color="FFFFFF"/>
                    <w:right w:val="single" w:sz="2" w:space="4" w:color="FFFFFF"/>
                  </w:divBdr>
                  <w:divsChild>
                    <w:div w:id="558706299">
                      <w:marLeft w:val="0"/>
                      <w:marRight w:val="0"/>
                      <w:marTop w:val="0"/>
                      <w:marBottom w:val="0"/>
                      <w:divBdr>
                        <w:top w:val="none" w:sz="0" w:space="0" w:color="auto"/>
                        <w:left w:val="none" w:sz="0" w:space="0" w:color="auto"/>
                        <w:bottom w:val="none" w:sz="0" w:space="0" w:color="auto"/>
                        <w:right w:val="none" w:sz="0" w:space="0" w:color="auto"/>
                      </w:divBdr>
                    </w:div>
                  </w:divsChild>
                </w:div>
                <w:div w:id="959069061">
                  <w:marLeft w:val="0"/>
                  <w:marRight w:val="0"/>
                  <w:marTop w:val="0"/>
                  <w:marBottom w:val="0"/>
                  <w:divBdr>
                    <w:top w:val="single" w:sz="2" w:space="1" w:color="FFFFFF"/>
                    <w:left w:val="single" w:sz="2" w:space="12" w:color="FFFFFF"/>
                    <w:bottom w:val="single" w:sz="2" w:space="1" w:color="FFFFFF"/>
                    <w:right w:val="single" w:sz="2" w:space="4" w:color="FFFFFF"/>
                  </w:divBdr>
                  <w:divsChild>
                    <w:div w:id="1073546926">
                      <w:marLeft w:val="0"/>
                      <w:marRight w:val="0"/>
                      <w:marTop w:val="0"/>
                      <w:marBottom w:val="0"/>
                      <w:divBdr>
                        <w:top w:val="none" w:sz="0" w:space="0" w:color="auto"/>
                        <w:left w:val="none" w:sz="0" w:space="0" w:color="auto"/>
                        <w:bottom w:val="none" w:sz="0" w:space="0" w:color="auto"/>
                        <w:right w:val="none" w:sz="0" w:space="0" w:color="auto"/>
                      </w:divBdr>
                    </w:div>
                  </w:divsChild>
                </w:div>
                <w:div w:id="1687756775">
                  <w:marLeft w:val="0"/>
                  <w:marRight w:val="0"/>
                  <w:marTop w:val="0"/>
                  <w:marBottom w:val="0"/>
                  <w:divBdr>
                    <w:top w:val="single" w:sz="2" w:space="1" w:color="FFFFFF"/>
                    <w:left w:val="single" w:sz="2" w:space="12" w:color="FFFFFF"/>
                    <w:bottom w:val="single" w:sz="2" w:space="1" w:color="FFFFFF"/>
                    <w:right w:val="single" w:sz="2" w:space="4" w:color="FFFFFF"/>
                  </w:divBdr>
                  <w:divsChild>
                    <w:div w:id="20978195">
                      <w:marLeft w:val="0"/>
                      <w:marRight w:val="0"/>
                      <w:marTop w:val="0"/>
                      <w:marBottom w:val="0"/>
                      <w:divBdr>
                        <w:top w:val="none" w:sz="0" w:space="0" w:color="auto"/>
                        <w:left w:val="none" w:sz="0" w:space="0" w:color="auto"/>
                        <w:bottom w:val="none" w:sz="0" w:space="0" w:color="auto"/>
                        <w:right w:val="none" w:sz="0" w:space="0" w:color="auto"/>
                      </w:divBdr>
                    </w:div>
                  </w:divsChild>
                </w:div>
                <w:div w:id="1599555991">
                  <w:marLeft w:val="0"/>
                  <w:marRight w:val="0"/>
                  <w:marTop w:val="0"/>
                  <w:marBottom w:val="0"/>
                  <w:divBdr>
                    <w:top w:val="single" w:sz="2" w:space="1" w:color="FFFFFF"/>
                    <w:left w:val="single" w:sz="2" w:space="12" w:color="FFFFFF"/>
                    <w:bottom w:val="single" w:sz="2" w:space="1" w:color="FFFFFF"/>
                    <w:right w:val="single" w:sz="2" w:space="4" w:color="FFFFFF"/>
                  </w:divBdr>
                  <w:divsChild>
                    <w:div w:id="2113013039">
                      <w:marLeft w:val="0"/>
                      <w:marRight w:val="0"/>
                      <w:marTop w:val="0"/>
                      <w:marBottom w:val="0"/>
                      <w:divBdr>
                        <w:top w:val="none" w:sz="0" w:space="0" w:color="auto"/>
                        <w:left w:val="none" w:sz="0" w:space="0" w:color="auto"/>
                        <w:bottom w:val="none" w:sz="0" w:space="0" w:color="auto"/>
                        <w:right w:val="none" w:sz="0" w:space="0" w:color="auto"/>
                      </w:divBdr>
                    </w:div>
                  </w:divsChild>
                </w:div>
                <w:div w:id="1760712417">
                  <w:marLeft w:val="0"/>
                  <w:marRight w:val="0"/>
                  <w:marTop w:val="0"/>
                  <w:marBottom w:val="0"/>
                  <w:divBdr>
                    <w:top w:val="single" w:sz="2" w:space="1" w:color="FFFFFF"/>
                    <w:left w:val="single" w:sz="2" w:space="12" w:color="FFFFFF"/>
                    <w:bottom w:val="single" w:sz="2" w:space="1" w:color="FFFFFF"/>
                    <w:right w:val="single" w:sz="2" w:space="4" w:color="FFFFFF"/>
                  </w:divBdr>
                  <w:divsChild>
                    <w:div w:id="1199389976">
                      <w:marLeft w:val="0"/>
                      <w:marRight w:val="0"/>
                      <w:marTop w:val="0"/>
                      <w:marBottom w:val="0"/>
                      <w:divBdr>
                        <w:top w:val="none" w:sz="0" w:space="0" w:color="auto"/>
                        <w:left w:val="none" w:sz="0" w:space="0" w:color="auto"/>
                        <w:bottom w:val="none" w:sz="0" w:space="0" w:color="auto"/>
                        <w:right w:val="none" w:sz="0" w:space="0" w:color="auto"/>
                      </w:divBdr>
                    </w:div>
                  </w:divsChild>
                </w:div>
                <w:div w:id="1242057843">
                  <w:marLeft w:val="0"/>
                  <w:marRight w:val="0"/>
                  <w:marTop w:val="0"/>
                  <w:marBottom w:val="0"/>
                  <w:divBdr>
                    <w:top w:val="single" w:sz="2" w:space="1" w:color="FFFFFF"/>
                    <w:left w:val="single" w:sz="2" w:space="12" w:color="FFFFFF"/>
                    <w:bottom w:val="single" w:sz="2" w:space="1" w:color="FFFFFF"/>
                    <w:right w:val="single" w:sz="2" w:space="4" w:color="FFFFFF"/>
                  </w:divBdr>
                  <w:divsChild>
                    <w:div w:id="622544996">
                      <w:marLeft w:val="0"/>
                      <w:marRight w:val="0"/>
                      <w:marTop w:val="0"/>
                      <w:marBottom w:val="0"/>
                      <w:divBdr>
                        <w:top w:val="none" w:sz="0" w:space="0" w:color="auto"/>
                        <w:left w:val="none" w:sz="0" w:space="0" w:color="auto"/>
                        <w:bottom w:val="none" w:sz="0" w:space="0" w:color="auto"/>
                        <w:right w:val="none" w:sz="0" w:space="0" w:color="auto"/>
                      </w:divBdr>
                    </w:div>
                  </w:divsChild>
                </w:div>
                <w:div w:id="827746268">
                  <w:marLeft w:val="0"/>
                  <w:marRight w:val="0"/>
                  <w:marTop w:val="0"/>
                  <w:marBottom w:val="0"/>
                  <w:divBdr>
                    <w:top w:val="single" w:sz="2" w:space="1" w:color="FFFFFF"/>
                    <w:left w:val="single" w:sz="2" w:space="12" w:color="FFFFFF"/>
                    <w:bottom w:val="single" w:sz="2" w:space="1" w:color="FFFFFF"/>
                    <w:right w:val="single" w:sz="2" w:space="4" w:color="FFFFFF"/>
                  </w:divBdr>
                  <w:divsChild>
                    <w:div w:id="1953318101">
                      <w:marLeft w:val="0"/>
                      <w:marRight w:val="0"/>
                      <w:marTop w:val="0"/>
                      <w:marBottom w:val="0"/>
                      <w:divBdr>
                        <w:top w:val="none" w:sz="0" w:space="0" w:color="auto"/>
                        <w:left w:val="none" w:sz="0" w:space="0" w:color="auto"/>
                        <w:bottom w:val="none" w:sz="0" w:space="0" w:color="auto"/>
                        <w:right w:val="none" w:sz="0" w:space="0" w:color="auto"/>
                      </w:divBdr>
                    </w:div>
                  </w:divsChild>
                </w:div>
                <w:div w:id="2006203757">
                  <w:marLeft w:val="0"/>
                  <w:marRight w:val="0"/>
                  <w:marTop w:val="0"/>
                  <w:marBottom w:val="0"/>
                  <w:divBdr>
                    <w:top w:val="single" w:sz="2" w:space="1" w:color="FFFFFF"/>
                    <w:left w:val="single" w:sz="2" w:space="12" w:color="FFFFFF"/>
                    <w:bottom w:val="single" w:sz="2" w:space="1" w:color="FFFFFF"/>
                    <w:right w:val="single" w:sz="2" w:space="4" w:color="FFFFFF"/>
                  </w:divBdr>
                  <w:divsChild>
                    <w:div w:id="252201775">
                      <w:marLeft w:val="0"/>
                      <w:marRight w:val="0"/>
                      <w:marTop w:val="0"/>
                      <w:marBottom w:val="0"/>
                      <w:divBdr>
                        <w:top w:val="none" w:sz="0" w:space="0" w:color="auto"/>
                        <w:left w:val="none" w:sz="0" w:space="0" w:color="auto"/>
                        <w:bottom w:val="none" w:sz="0" w:space="0" w:color="auto"/>
                        <w:right w:val="none" w:sz="0" w:space="0" w:color="auto"/>
                      </w:divBdr>
                    </w:div>
                  </w:divsChild>
                </w:div>
                <w:div w:id="1936088382">
                  <w:marLeft w:val="0"/>
                  <w:marRight w:val="0"/>
                  <w:marTop w:val="0"/>
                  <w:marBottom w:val="0"/>
                  <w:divBdr>
                    <w:top w:val="single" w:sz="2" w:space="1" w:color="FFFFFF"/>
                    <w:left w:val="single" w:sz="2" w:space="12" w:color="FFFFFF"/>
                    <w:bottom w:val="single" w:sz="2" w:space="1" w:color="FFFFFF"/>
                    <w:right w:val="single" w:sz="2" w:space="4" w:color="FFFFFF"/>
                  </w:divBdr>
                  <w:divsChild>
                    <w:div w:id="378212363">
                      <w:marLeft w:val="0"/>
                      <w:marRight w:val="0"/>
                      <w:marTop w:val="0"/>
                      <w:marBottom w:val="0"/>
                      <w:divBdr>
                        <w:top w:val="none" w:sz="0" w:space="0" w:color="auto"/>
                        <w:left w:val="none" w:sz="0" w:space="0" w:color="auto"/>
                        <w:bottom w:val="none" w:sz="0" w:space="0" w:color="auto"/>
                        <w:right w:val="none" w:sz="0" w:space="0" w:color="auto"/>
                      </w:divBdr>
                    </w:div>
                  </w:divsChild>
                </w:div>
                <w:div w:id="1377005932">
                  <w:marLeft w:val="0"/>
                  <w:marRight w:val="0"/>
                  <w:marTop w:val="0"/>
                  <w:marBottom w:val="0"/>
                  <w:divBdr>
                    <w:top w:val="single" w:sz="2" w:space="1" w:color="FFFFFF"/>
                    <w:left w:val="single" w:sz="2" w:space="12" w:color="FFFFFF"/>
                    <w:bottom w:val="single" w:sz="2" w:space="1" w:color="FFFFFF"/>
                    <w:right w:val="single" w:sz="2" w:space="4" w:color="FFFFFF"/>
                  </w:divBdr>
                  <w:divsChild>
                    <w:div w:id="1046222268">
                      <w:marLeft w:val="0"/>
                      <w:marRight w:val="0"/>
                      <w:marTop w:val="0"/>
                      <w:marBottom w:val="0"/>
                      <w:divBdr>
                        <w:top w:val="none" w:sz="0" w:space="0" w:color="auto"/>
                        <w:left w:val="none" w:sz="0" w:space="0" w:color="auto"/>
                        <w:bottom w:val="none" w:sz="0" w:space="0" w:color="auto"/>
                        <w:right w:val="none" w:sz="0" w:space="0" w:color="auto"/>
                      </w:divBdr>
                    </w:div>
                  </w:divsChild>
                </w:div>
                <w:div w:id="1745838177">
                  <w:marLeft w:val="0"/>
                  <w:marRight w:val="0"/>
                  <w:marTop w:val="0"/>
                  <w:marBottom w:val="0"/>
                  <w:divBdr>
                    <w:top w:val="single" w:sz="2" w:space="1" w:color="FFFFFF"/>
                    <w:left w:val="single" w:sz="2" w:space="12" w:color="FFFFFF"/>
                    <w:bottom w:val="single" w:sz="2" w:space="1" w:color="FFFFFF"/>
                    <w:right w:val="single" w:sz="2" w:space="4" w:color="FFFFFF"/>
                  </w:divBdr>
                  <w:divsChild>
                    <w:div w:id="1575359545">
                      <w:marLeft w:val="0"/>
                      <w:marRight w:val="0"/>
                      <w:marTop w:val="0"/>
                      <w:marBottom w:val="0"/>
                      <w:divBdr>
                        <w:top w:val="none" w:sz="0" w:space="0" w:color="auto"/>
                        <w:left w:val="none" w:sz="0" w:space="0" w:color="auto"/>
                        <w:bottom w:val="none" w:sz="0" w:space="0" w:color="auto"/>
                        <w:right w:val="none" w:sz="0" w:space="0" w:color="auto"/>
                      </w:divBdr>
                    </w:div>
                  </w:divsChild>
                </w:div>
                <w:div w:id="1218712116">
                  <w:marLeft w:val="0"/>
                  <w:marRight w:val="0"/>
                  <w:marTop w:val="0"/>
                  <w:marBottom w:val="0"/>
                  <w:divBdr>
                    <w:top w:val="single" w:sz="2" w:space="1" w:color="FFFFFF"/>
                    <w:left w:val="single" w:sz="2" w:space="12" w:color="FFFFFF"/>
                    <w:bottom w:val="single" w:sz="2" w:space="1" w:color="FFFFFF"/>
                    <w:right w:val="single" w:sz="2" w:space="4" w:color="FFFFFF"/>
                  </w:divBdr>
                  <w:divsChild>
                    <w:div w:id="2066104376">
                      <w:marLeft w:val="0"/>
                      <w:marRight w:val="0"/>
                      <w:marTop w:val="0"/>
                      <w:marBottom w:val="0"/>
                      <w:divBdr>
                        <w:top w:val="none" w:sz="0" w:space="0" w:color="auto"/>
                        <w:left w:val="none" w:sz="0" w:space="0" w:color="auto"/>
                        <w:bottom w:val="none" w:sz="0" w:space="0" w:color="auto"/>
                        <w:right w:val="none" w:sz="0" w:space="0" w:color="auto"/>
                      </w:divBdr>
                    </w:div>
                  </w:divsChild>
                </w:div>
                <w:div w:id="1118449922">
                  <w:marLeft w:val="0"/>
                  <w:marRight w:val="0"/>
                  <w:marTop w:val="0"/>
                  <w:marBottom w:val="0"/>
                  <w:divBdr>
                    <w:top w:val="single" w:sz="2" w:space="1" w:color="FFFFFF"/>
                    <w:left w:val="single" w:sz="2" w:space="12" w:color="FFFFFF"/>
                    <w:bottom w:val="single" w:sz="2" w:space="1" w:color="FFFFFF"/>
                    <w:right w:val="single" w:sz="2" w:space="4" w:color="FFFFFF"/>
                  </w:divBdr>
                  <w:divsChild>
                    <w:div w:id="1879050159">
                      <w:marLeft w:val="0"/>
                      <w:marRight w:val="0"/>
                      <w:marTop w:val="0"/>
                      <w:marBottom w:val="0"/>
                      <w:divBdr>
                        <w:top w:val="none" w:sz="0" w:space="0" w:color="auto"/>
                        <w:left w:val="none" w:sz="0" w:space="0" w:color="auto"/>
                        <w:bottom w:val="none" w:sz="0" w:space="0" w:color="auto"/>
                        <w:right w:val="none" w:sz="0" w:space="0" w:color="auto"/>
                      </w:divBdr>
                    </w:div>
                  </w:divsChild>
                </w:div>
                <w:div w:id="119039062">
                  <w:marLeft w:val="0"/>
                  <w:marRight w:val="0"/>
                  <w:marTop w:val="0"/>
                  <w:marBottom w:val="0"/>
                  <w:divBdr>
                    <w:top w:val="single" w:sz="2" w:space="1" w:color="FFFFFF"/>
                    <w:left w:val="single" w:sz="2" w:space="12" w:color="FFFFFF"/>
                    <w:bottom w:val="single" w:sz="2" w:space="1" w:color="FFFFFF"/>
                    <w:right w:val="single" w:sz="2" w:space="4" w:color="FFFFFF"/>
                  </w:divBdr>
                  <w:divsChild>
                    <w:div w:id="630286000">
                      <w:marLeft w:val="0"/>
                      <w:marRight w:val="0"/>
                      <w:marTop w:val="0"/>
                      <w:marBottom w:val="0"/>
                      <w:divBdr>
                        <w:top w:val="none" w:sz="0" w:space="0" w:color="auto"/>
                        <w:left w:val="none" w:sz="0" w:space="0" w:color="auto"/>
                        <w:bottom w:val="none" w:sz="0" w:space="0" w:color="auto"/>
                        <w:right w:val="none" w:sz="0" w:space="0" w:color="auto"/>
                      </w:divBdr>
                    </w:div>
                  </w:divsChild>
                </w:div>
                <w:div w:id="1617758082">
                  <w:marLeft w:val="0"/>
                  <w:marRight w:val="0"/>
                  <w:marTop w:val="0"/>
                  <w:marBottom w:val="0"/>
                  <w:divBdr>
                    <w:top w:val="single" w:sz="2" w:space="1" w:color="FFFFFF"/>
                    <w:left w:val="single" w:sz="2" w:space="12" w:color="FFFFFF"/>
                    <w:bottom w:val="single" w:sz="2" w:space="1" w:color="FFFFFF"/>
                    <w:right w:val="single" w:sz="2" w:space="4" w:color="FFFFFF"/>
                  </w:divBdr>
                  <w:divsChild>
                    <w:div w:id="1721973189">
                      <w:marLeft w:val="0"/>
                      <w:marRight w:val="0"/>
                      <w:marTop w:val="0"/>
                      <w:marBottom w:val="0"/>
                      <w:divBdr>
                        <w:top w:val="none" w:sz="0" w:space="0" w:color="auto"/>
                        <w:left w:val="none" w:sz="0" w:space="0" w:color="auto"/>
                        <w:bottom w:val="none" w:sz="0" w:space="0" w:color="auto"/>
                        <w:right w:val="none" w:sz="0" w:space="0" w:color="auto"/>
                      </w:divBdr>
                    </w:div>
                  </w:divsChild>
                </w:div>
                <w:div w:id="662197209">
                  <w:marLeft w:val="0"/>
                  <w:marRight w:val="0"/>
                  <w:marTop w:val="0"/>
                  <w:marBottom w:val="0"/>
                  <w:divBdr>
                    <w:top w:val="single" w:sz="2" w:space="1" w:color="FFFFFF"/>
                    <w:left w:val="single" w:sz="2" w:space="12" w:color="FFFFFF"/>
                    <w:bottom w:val="single" w:sz="2" w:space="4" w:color="FFFFFF"/>
                    <w:right w:val="single" w:sz="2" w:space="4" w:color="FFFFFF"/>
                  </w:divBdr>
                  <w:divsChild>
                    <w:div w:id="11791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353682">
      <w:bodyDiv w:val="1"/>
      <w:marLeft w:val="0"/>
      <w:marRight w:val="0"/>
      <w:marTop w:val="0"/>
      <w:marBottom w:val="0"/>
      <w:divBdr>
        <w:top w:val="none" w:sz="0" w:space="0" w:color="auto"/>
        <w:left w:val="none" w:sz="0" w:space="0" w:color="auto"/>
        <w:bottom w:val="none" w:sz="0" w:space="0" w:color="auto"/>
        <w:right w:val="none" w:sz="0" w:space="0" w:color="auto"/>
      </w:divBdr>
      <w:divsChild>
        <w:div w:id="517240065">
          <w:marLeft w:val="0"/>
          <w:marRight w:val="0"/>
          <w:marTop w:val="0"/>
          <w:marBottom w:val="0"/>
          <w:divBdr>
            <w:top w:val="none" w:sz="0" w:space="0" w:color="auto"/>
            <w:left w:val="none" w:sz="0" w:space="0" w:color="auto"/>
            <w:bottom w:val="none" w:sz="0" w:space="0" w:color="auto"/>
            <w:right w:val="none" w:sz="0" w:space="0" w:color="auto"/>
          </w:divBdr>
        </w:div>
        <w:div w:id="386876339">
          <w:marLeft w:val="0"/>
          <w:marRight w:val="0"/>
          <w:marTop w:val="0"/>
          <w:marBottom w:val="335"/>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1284649455">
                  <w:marLeft w:val="0"/>
                  <w:marRight w:val="0"/>
                  <w:marTop w:val="0"/>
                  <w:marBottom w:val="0"/>
                  <w:divBdr>
                    <w:top w:val="single" w:sz="2" w:space="4" w:color="FFFFFF"/>
                    <w:left w:val="single" w:sz="2" w:space="12" w:color="FFFFFF"/>
                    <w:bottom w:val="single" w:sz="2" w:space="1" w:color="FFFFFF"/>
                    <w:right w:val="single" w:sz="2" w:space="4" w:color="FFFFFF"/>
                  </w:divBdr>
                  <w:divsChild>
                    <w:div w:id="1161233554">
                      <w:marLeft w:val="0"/>
                      <w:marRight w:val="0"/>
                      <w:marTop w:val="0"/>
                      <w:marBottom w:val="0"/>
                      <w:divBdr>
                        <w:top w:val="none" w:sz="0" w:space="0" w:color="auto"/>
                        <w:left w:val="none" w:sz="0" w:space="0" w:color="auto"/>
                        <w:bottom w:val="none" w:sz="0" w:space="0" w:color="auto"/>
                        <w:right w:val="none" w:sz="0" w:space="0" w:color="auto"/>
                      </w:divBdr>
                    </w:div>
                  </w:divsChild>
                </w:div>
                <w:div w:id="1395934033">
                  <w:marLeft w:val="0"/>
                  <w:marRight w:val="0"/>
                  <w:marTop w:val="0"/>
                  <w:marBottom w:val="0"/>
                  <w:divBdr>
                    <w:top w:val="single" w:sz="2" w:space="1" w:color="FFFFFF"/>
                    <w:left w:val="single" w:sz="2" w:space="12" w:color="FFFFFF"/>
                    <w:bottom w:val="single" w:sz="2" w:space="1" w:color="FFFFFF"/>
                    <w:right w:val="single" w:sz="2" w:space="4" w:color="FFFFFF"/>
                  </w:divBdr>
                  <w:divsChild>
                    <w:div w:id="906264530">
                      <w:marLeft w:val="0"/>
                      <w:marRight w:val="0"/>
                      <w:marTop w:val="0"/>
                      <w:marBottom w:val="0"/>
                      <w:divBdr>
                        <w:top w:val="none" w:sz="0" w:space="0" w:color="auto"/>
                        <w:left w:val="none" w:sz="0" w:space="0" w:color="auto"/>
                        <w:bottom w:val="none" w:sz="0" w:space="0" w:color="auto"/>
                        <w:right w:val="none" w:sz="0" w:space="0" w:color="auto"/>
                      </w:divBdr>
                    </w:div>
                  </w:divsChild>
                </w:div>
                <w:div w:id="492989146">
                  <w:marLeft w:val="0"/>
                  <w:marRight w:val="0"/>
                  <w:marTop w:val="0"/>
                  <w:marBottom w:val="0"/>
                  <w:divBdr>
                    <w:top w:val="single" w:sz="2" w:space="1" w:color="FFFFFF"/>
                    <w:left w:val="single" w:sz="2" w:space="12" w:color="FFFFFF"/>
                    <w:bottom w:val="single" w:sz="2" w:space="1" w:color="FFFFFF"/>
                    <w:right w:val="single" w:sz="2" w:space="4" w:color="FFFFFF"/>
                  </w:divBdr>
                  <w:divsChild>
                    <w:div w:id="545289115">
                      <w:marLeft w:val="0"/>
                      <w:marRight w:val="0"/>
                      <w:marTop w:val="0"/>
                      <w:marBottom w:val="0"/>
                      <w:divBdr>
                        <w:top w:val="none" w:sz="0" w:space="0" w:color="auto"/>
                        <w:left w:val="none" w:sz="0" w:space="0" w:color="auto"/>
                        <w:bottom w:val="none" w:sz="0" w:space="0" w:color="auto"/>
                        <w:right w:val="none" w:sz="0" w:space="0" w:color="auto"/>
                      </w:divBdr>
                    </w:div>
                  </w:divsChild>
                </w:div>
                <w:div w:id="883296731">
                  <w:marLeft w:val="0"/>
                  <w:marRight w:val="0"/>
                  <w:marTop w:val="0"/>
                  <w:marBottom w:val="0"/>
                  <w:divBdr>
                    <w:top w:val="single" w:sz="2" w:space="1" w:color="FFFFFF"/>
                    <w:left w:val="single" w:sz="2" w:space="12" w:color="FFFFFF"/>
                    <w:bottom w:val="single" w:sz="2" w:space="1" w:color="FFFFFF"/>
                    <w:right w:val="single" w:sz="2" w:space="4" w:color="FFFFFF"/>
                  </w:divBdr>
                  <w:divsChild>
                    <w:div w:id="1683970075">
                      <w:marLeft w:val="0"/>
                      <w:marRight w:val="0"/>
                      <w:marTop w:val="0"/>
                      <w:marBottom w:val="0"/>
                      <w:divBdr>
                        <w:top w:val="none" w:sz="0" w:space="0" w:color="auto"/>
                        <w:left w:val="none" w:sz="0" w:space="0" w:color="auto"/>
                        <w:bottom w:val="none" w:sz="0" w:space="0" w:color="auto"/>
                        <w:right w:val="none" w:sz="0" w:space="0" w:color="auto"/>
                      </w:divBdr>
                    </w:div>
                  </w:divsChild>
                </w:div>
                <w:div w:id="1491292822">
                  <w:marLeft w:val="0"/>
                  <w:marRight w:val="0"/>
                  <w:marTop w:val="0"/>
                  <w:marBottom w:val="0"/>
                  <w:divBdr>
                    <w:top w:val="single" w:sz="2" w:space="1" w:color="FFFFFF"/>
                    <w:left w:val="single" w:sz="2" w:space="12" w:color="FFFFFF"/>
                    <w:bottom w:val="single" w:sz="2" w:space="1" w:color="FFFFFF"/>
                    <w:right w:val="single" w:sz="2" w:space="4" w:color="FFFFFF"/>
                  </w:divBdr>
                  <w:divsChild>
                    <w:div w:id="654575172">
                      <w:marLeft w:val="0"/>
                      <w:marRight w:val="0"/>
                      <w:marTop w:val="0"/>
                      <w:marBottom w:val="0"/>
                      <w:divBdr>
                        <w:top w:val="none" w:sz="0" w:space="0" w:color="auto"/>
                        <w:left w:val="none" w:sz="0" w:space="0" w:color="auto"/>
                        <w:bottom w:val="none" w:sz="0" w:space="0" w:color="auto"/>
                        <w:right w:val="none" w:sz="0" w:space="0" w:color="auto"/>
                      </w:divBdr>
                    </w:div>
                  </w:divsChild>
                </w:div>
                <w:div w:id="1104300056">
                  <w:marLeft w:val="0"/>
                  <w:marRight w:val="0"/>
                  <w:marTop w:val="0"/>
                  <w:marBottom w:val="0"/>
                  <w:divBdr>
                    <w:top w:val="single" w:sz="2" w:space="1" w:color="FFFFFF"/>
                    <w:left w:val="single" w:sz="2" w:space="12" w:color="FFFFFF"/>
                    <w:bottom w:val="single" w:sz="2" w:space="1" w:color="FFFFFF"/>
                    <w:right w:val="single" w:sz="2" w:space="4" w:color="FFFFFF"/>
                  </w:divBdr>
                  <w:divsChild>
                    <w:div w:id="1992130117">
                      <w:marLeft w:val="0"/>
                      <w:marRight w:val="0"/>
                      <w:marTop w:val="0"/>
                      <w:marBottom w:val="0"/>
                      <w:divBdr>
                        <w:top w:val="none" w:sz="0" w:space="0" w:color="auto"/>
                        <w:left w:val="none" w:sz="0" w:space="0" w:color="auto"/>
                        <w:bottom w:val="none" w:sz="0" w:space="0" w:color="auto"/>
                        <w:right w:val="none" w:sz="0" w:space="0" w:color="auto"/>
                      </w:divBdr>
                    </w:div>
                  </w:divsChild>
                </w:div>
                <w:div w:id="808279279">
                  <w:marLeft w:val="0"/>
                  <w:marRight w:val="0"/>
                  <w:marTop w:val="0"/>
                  <w:marBottom w:val="0"/>
                  <w:divBdr>
                    <w:top w:val="single" w:sz="2" w:space="1" w:color="FFFFFF"/>
                    <w:left w:val="single" w:sz="2" w:space="12" w:color="FFFFFF"/>
                    <w:bottom w:val="single" w:sz="2" w:space="1" w:color="FFFFFF"/>
                    <w:right w:val="single" w:sz="2" w:space="4" w:color="FFFFFF"/>
                  </w:divBdr>
                  <w:divsChild>
                    <w:div w:id="1328559422">
                      <w:marLeft w:val="0"/>
                      <w:marRight w:val="0"/>
                      <w:marTop w:val="0"/>
                      <w:marBottom w:val="0"/>
                      <w:divBdr>
                        <w:top w:val="none" w:sz="0" w:space="0" w:color="auto"/>
                        <w:left w:val="none" w:sz="0" w:space="0" w:color="auto"/>
                        <w:bottom w:val="none" w:sz="0" w:space="0" w:color="auto"/>
                        <w:right w:val="none" w:sz="0" w:space="0" w:color="auto"/>
                      </w:divBdr>
                    </w:div>
                  </w:divsChild>
                </w:div>
                <w:div w:id="870144550">
                  <w:marLeft w:val="0"/>
                  <w:marRight w:val="0"/>
                  <w:marTop w:val="0"/>
                  <w:marBottom w:val="0"/>
                  <w:divBdr>
                    <w:top w:val="single" w:sz="2" w:space="1" w:color="FFFFFF"/>
                    <w:left w:val="single" w:sz="2" w:space="12" w:color="FFFFFF"/>
                    <w:bottom w:val="single" w:sz="2" w:space="1" w:color="FFFFFF"/>
                    <w:right w:val="single" w:sz="2" w:space="4" w:color="FFFFFF"/>
                  </w:divBdr>
                  <w:divsChild>
                    <w:div w:id="1868370369">
                      <w:marLeft w:val="0"/>
                      <w:marRight w:val="0"/>
                      <w:marTop w:val="0"/>
                      <w:marBottom w:val="0"/>
                      <w:divBdr>
                        <w:top w:val="none" w:sz="0" w:space="0" w:color="auto"/>
                        <w:left w:val="none" w:sz="0" w:space="0" w:color="auto"/>
                        <w:bottom w:val="none" w:sz="0" w:space="0" w:color="auto"/>
                        <w:right w:val="none" w:sz="0" w:space="0" w:color="auto"/>
                      </w:divBdr>
                    </w:div>
                  </w:divsChild>
                </w:div>
                <w:div w:id="57900076">
                  <w:marLeft w:val="0"/>
                  <w:marRight w:val="0"/>
                  <w:marTop w:val="0"/>
                  <w:marBottom w:val="0"/>
                  <w:divBdr>
                    <w:top w:val="single" w:sz="2" w:space="1" w:color="FFFFFF"/>
                    <w:left w:val="single" w:sz="2" w:space="12" w:color="FFFFFF"/>
                    <w:bottom w:val="single" w:sz="2" w:space="1" w:color="FFFFFF"/>
                    <w:right w:val="single" w:sz="2" w:space="4" w:color="FFFFFF"/>
                  </w:divBdr>
                  <w:divsChild>
                    <w:div w:id="47190327">
                      <w:marLeft w:val="0"/>
                      <w:marRight w:val="0"/>
                      <w:marTop w:val="0"/>
                      <w:marBottom w:val="0"/>
                      <w:divBdr>
                        <w:top w:val="none" w:sz="0" w:space="0" w:color="auto"/>
                        <w:left w:val="none" w:sz="0" w:space="0" w:color="auto"/>
                        <w:bottom w:val="none" w:sz="0" w:space="0" w:color="auto"/>
                        <w:right w:val="none" w:sz="0" w:space="0" w:color="auto"/>
                      </w:divBdr>
                    </w:div>
                  </w:divsChild>
                </w:div>
                <w:div w:id="105658602">
                  <w:marLeft w:val="0"/>
                  <w:marRight w:val="0"/>
                  <w:marTop w:val="0"/>
                  <w:marBottom w:val="0"/>
                  <w:divBdr>
                    <w:top w:val="single" w:sz="2" w:space="1" w:color="FFFFFF"/>
                    <w:left w:val="single" w:sz="2" w:space="12" w:color="FFFFFF"/>
                    <w:bottom w:val="single" w:sz="2" w:space="1" w:color="FFFFFF"/>
                    <w:right w:val="single" w:sz="2" w:space="4" w:color="FFFFFF"/>
                  </w:divBdr>
                  <w:divsChild>
                    <w:div w:id="1180002712">
                      <w:marLeft w:val="0"/>
                      <w:marRight w:val="0"/>
                      <w:marTop w:val="0"/>
                      <w:marBottom w:val="0"/>
                      <w:divBdr>
                        <w:top w:val="none" w:sz="0" w:space="0" w:color="auto"/>
                        <w:left w:val="none" w:sz="0" w:space="0" w:color="auto"/>
                        <w:bottom w:val="none" w:sz="0" w:space="0" w:color="auto"/>
                        <w:right w:val="none" w:sz="0" w:space="0" w:color="auto"/>
                      </w:divBdr>
                    </w:div>
                  </w:divsChild>
                </w:div>
                <w:div w:id="150220263">
                  <w:marLeft w:val="0"/>
                  <w:marRight w:val="0"/>
                  <w:marTop w:val="0"/>
                  <w:marBottom w:val="0"/>
                  <w:divBdr>
                    <w:top w:val="single" w:sz="2" w:space="1" w:color="FFFFFF"/>
                    <w:left w:val="single" w:sz="2" w:space="12" w:color="FFFFFF"/>
                    <w:bottom w:val="single" w:sz="2" w:space="1" w:color="FFFFFF"/>
                    <w:right w:val="single" w:sz="2" w:space="4" w:color="FFFFFF"/>
                  </w:divBdr>
                  <w:divsChild>
                    <w:div w:id="1867602020">
                      <w:marLeft w:val="0"/>
                      <w:marRight w:val="0"/>
                      <w:marTop w:val="0"/>
                      <w:marBottom w:val="0"/>
                      <w:divBdr>
                        <w:top w:val="none" w:sz="0" w:space="0" w:color="auto"/>
                        <w:left w:val="none" w:sz="0" w:space="0" w:color="auto"/>
                        <w:bottom w:val="none" w:sz="0" w:space="0" w:color="auto"/>
                        <w:right w:val="none" w:sz="0" w:space="0" w:color="auto"/>
                      </w:divBdr>
                    </w:div>
                  </w:divsChild>
                </w:div>
                <w:div w:id="82459107">
                  <w:marLeft w:val="0"/>
                  <w:marRight w:val="0"/>
                  <w:marTop w:val="0"/>
                  <w:marBottom w:val="0"/>
                  <w:divBdr>
                    <w:top w:val="single" w:sz="2" w:space="1" w:color="FFFFFF"/>
                    <w:left w:val="single" w:sz="2" w:space="12" w:color="FFFFFF"/>
                    <w:bottom w:val="single" w:sz="2" w:space="1" w:color="FFFFFF"/>
                    <w:right w:val="single" w:sz="2" w:space="4" w:color="FFFFFF"/>
                  </w:divBdr>
                  <w:divsChild>
                    <w:div w:id="105776692">
                      <w:marLeft w:val="0"/>
                      <w:marRight w:val="0"/>
                      <w:marTop w:val="0"/>
                      <w:marBottom w:val="0"/>
                      <w:divBdr>
                        <w:top w:val="none" w:sz="0" w:space="0" w:color="auto"/>
                        <w:left w:val="none" w:sz="0" w:space="0" w:color="auto"/>
                        <w:bottom w:val="none" w:sz="0" w:space="0" w:color="auto"/>
                        <w:right w:val="none" w:sz="0" w:space="0" w:color="auto"/>
                      </w:divBdr>
                    </w:div>
                  </w:divsChild>
                </w:div>
                <w:div w:id="219706004">
                  <w:marLeft w:val="0"/>
                  <w:marRight w:val="0"/>
                  <w:marTop w:val="0"/>
                  <w:marBottom w:val="0"/>
                  <w:divBdr>
                    <w:top w:val="single" w:sz="2" w:space="1" w:color="FFFFFF"/>
                    <w:left w:val="single" w:sz="2" w:space="12" w:color="FFFFFF"/>
                    <w:bottom w:val="single" w:sz="2" w:space="1" w:color="FFFFFF"/>
                    <w:right w:val="single" w:sz="2" w:space="4" w:color="FFFFFF"/>
                  </w:divBdr>
                  <w:divsChild>
                    <w:div w:id="1324503066">
                      <w:marLeft w:val="0"/>
                      <w:marRight w:val="0"/>
                      <w:marTop w:val="0"/>
                      <w:marBottom w:val="0"/>
                      <w:divBdr>
                        <w:top w:val="none" w:sz="0" w:space="0" w:color="auto"/>
                        <w:left w:val="none" w:sz="0" w:space="0" w:color="auto"/>
                        <w:bottom w:val="none" w:sz="0" w:space="0" w:color="auto"/>
                        <w:right w:val="none" w:sz="0" w:space="0" w:color="auto"/>
                      </w:divBdr>
                    </w:div>
                  </w:divsChild>
                </w:div>
                <w:div w:id="1506901635">
                  <w:marLeft w:val="0"/>
                  <w:marRight w:val="0"/>
                  <w:marTop w:val="0"/>
                  <w:marBottom w:val="0"/>
                  <w:divBdr>
                    <w:top w:val="single" w:sz="2" w:space="1" w:color="FFFFFF"/>
                    <w:left w:val="single" w:sz="2" w:space="12" w:color="FFFFFF"/>
                    <w:bottom w:val="single" w:sz="2" w:space="1" w:color="FFFFFF"/>
                    <w:right w:val="single" w:sz="2" w:space="4" w:color="FFFFFF"/>
                  </w:divBdr>
                  <w:divsChild>
                    <w:div w:id="1298729270">
                      <w:marLeft w:val="0"/>
                      <w:marRight w:val="0"/>
                      <w:marTop w:val="0"/>
                      <w:marBottom w:val="0"/>
                      <w:divBdr>
                        <w:top w:val="none" w:sz="0" w:space="0" w:color="auto"/>
                        <w:left w:val="none" w:sz="0" w:space="0" w:color="auto"/>
                        <w:bottom w:val="none" w:sz="0" w:space="0" w:color="auto"/>
                        <w:right w:val="none" w:sz="0" w:space="0" w:color="auto"/>
                      </w:divBdr>
                    </w:div>
                  </w:divsChild>
                </w:div>
                <w:div w:id="192545816">
                  <w:marLeft w:val="0"/>
                  <w:marRight w:val="0"/>
                  <w:marTop w:val="0"/>
                  <w:marBottom w:val="0"/>
                  <w:divBdr>
                    <w:top w:val="single" w:sz="2" w:space="1" w:color="FFFFFF"/>
                    <w:left w:val="single" w:sz="2" w:space="12" w:color="FFFFFF"/>
                    <w:bottom w:val="single" w:sz="2" w:space="1" w:color="FFFFFF"/>
                    <w:right w:val="single" w:sz="2" w:space="4" w:color="FFFFFF"/>
                  </w:divBdr>
                  <w:divsChild>
                    <w:div w:id="572350144">
                      <w:marLeft w:val="0"/>
                      <w:marRight w:val="0"/>
                      <w:marTop w:val="0"/>
                      <w:marBottom w:val="0"/>
                      <w:divBdr>
                        <w:top w:val="none" w:sz="0" w:space="0" w:color="auto"/>
                        <w:left w:val="none" w:sz="0" w:space="0" w:color="auto"/>
                        <w:bottom w:val="none" w:sz="0" w:space="0" w:color="auto"/>
                        <w:right w:val="none" w:sz="0" w:space="0" w:color="auto"/>
                      </w:divBdr>
                    </w:div>
                  </w:divsChild>
                </w:div>
                <w:div w:id="205875326">
                  <w:marLeft w:val="0"/>
                  <w:marRight w:val="0"/>
                  <w:marTop w:val="0"/>
                  <w:marBottom w:val="0"/>
                  <w:divBdr>
                    <w:top w:val="single" w:sz="2" w:space="1" w:color="FFFFFF"/>
                    <w:left w:val="single" w:sz="2" w:space="12" w:color="FFFFFF"/>
                    <w:bottom w:val="single" w:sz="2" w:space="1" w:color="FFFFFF"/>
                    <w:right w:val="single" w:sz="2" w:space="4" w:color="FFFFFF"/>
                  </w:divBdr>
                  <w:divsChild>
                    <w:div w:id="155151488">
                      <w:marLeft w:val="0"/>
                      <w:marRight w:val="0"/>
                      <w:marTop w:val="0"/>
                      <w:marBottom w:val="0"/>
                      <w:divBdr>
                        <w:top w:val="none" w:sz="0" w:space="0" w:color="auto"/>
                        <w:left w:val="none" w:sz="0" w:space="0" w:color="auto"/>
                        <w:bottom w:val="none" w:sz="0" w:space="0" w:color="auto"/>
                        <w:right w:val="none" w:sz="0" w:space="0" w:color="auto"/>
                      </w:divBdr>
                    </w:div>
                  </w:divsChild>
                </w:div>
                <w:div w:id="1545871693">
                  <w:marLeft w:val="0"/>
                  <w:marRight w:val="0"/>
                  <w:marTop w:val="0"/>
                  <w:marBottom w:val="0"/>
                  <w:divBdr>
                    <w:top w:val="single" w:sz="2" w:space="1" w:color="FFFFFF"/>
                    <w:left w:val="single" w:sz="2" w:space="12" w:color="FFFFFF"/>
                    <w:bottom w:val="single" w:sz="2" w:space="1" w:color="FFFFFF"/>
                    <w:right w:val="single" w:sz="2" w:space="4" w:color="FFFFFF"/>
                  </w:divBdr>
                  <w:divsChild>
                    <w:div w:id="1373312824">
                      <w:marLeft w:val="0"/>
                      <w:marRight w:val="0"/>
                      <w:marTop w:val="0"/>
                      <w:marBottom w:val="0"/>
                      <w:divBdr>
                        <w:top w:val="none" w:sz="0" w:space="0" w:color="auto"/>
                        <w:left w:val="none" w:sz="0" w:space="0" w:color="auto"/>
                        <w:bottom w:val="none" w:sz="0" w:space="0" w:color="auto"/>
                        <w:right w:val="none" w:sz="0" w:space="0" w:color="auto"/>
                      </w:divBdr>
                    </w:div>
                  </w:divsChild>
                </w:div>
                <w:div w:id="2137409502">
                  <w:marLeft w:val="0"/>
                  <w:marRight w:val="0"/>
                  <w:marTop w:val="0"/>
                  <w:marBottom w:val="0"/>
                  <w:divBdr>
                    <w:top w:val="single" w:sz="2" w:space="1" w:color="FFFFFF"/>
                    <w:left w:val="single" w:sz="2" w:space="12" w:color="FFFFFF"/>
                    <w:bottom w:val="single" w:sz="2" w:space="1" w:color="FFFFFF"/>
                    <w:right w:val="single" w:sz="2" w:space="4" w:color="FFFFFF"/>
                  </w:divBdr>
                  <w:divsChild>
                    <w:div w:id="297734532">
                      <w:marLeft w:val="0"/>
                      <w:marRight w:val="0"/>
                      <w:marTop w:val="0"/>
                      <w:marBottom w:val="0"/>
                      <w:divBdr>
                        <w:top w:val="none" w:sz="0" w:space="0" w:color="auto"/>
                        <w:left w:val="none" w:sz="0" w:space="0" w:color="auto"/>
                        <w:bottom w:val="none" w:sz="0" w:space="0" w:color="auto"/>
                        <w:right w:val="none" w:sz="0" w:space="0" w:color="auto"/>
                      </w:divBdr>
                    </w:div>
                  </w:divsChild>
                </w:div>
                <w:div w:id="1902326470">
                  <w:marLeft w:val="0"/>
                  <w:marRight w:val="0"/>
                  <w:marTop w:val="0"/>
                  <w:marBottom w:val="0"/>
                  <w:divBdr>
                    <w:top w:val="single" w:sz="2" w:space="1" w:color="FFFFFF"/>
                    <w:left w:val="single" w:sz="2" w:space="12" w:color="FFFFFF"/>
                    <w:bottom w:val="single" w:sz="2" w:space="1" w:color="FFFFFF"/>
                    <w:right w:val="single" w:sz="2" w:space="4" w:color="FFFFFF"/>
                  </w:divBdr>
                  <w:divsChild>
                    <w:div w:id="896673120">
                      <w:marLeft w:val="0"/>
                      <w:marRight w:val="0"/>
                      <w:marTop w:val="0"/>
                      <w:marBottom w:val="0"/>
                      <w:divBdr>
                        <w:top w:val="none" w:sz="0" w:space="0" w:color="auto"/>
                        <w:left w:val="none" w:sz="0" w:space="0" w:color="auto"/>
                        <w:bottom w:val="none" w:sz="0" w:space="0" w:color="auto"/>
                        <w:right w:val="none" w:sz="0" w:space="0" w:color="auto"/>
                      </w:divBdr>
                    </w:div>
                  </w:divsChild>
                </w:div>
                <w:div w:id="94601106">
                  <w:marLeft w:val="0"/>
                  <w:marRight w:val="0"/>
                  <w:marTop w:val="0"/>
                  <w:marBottom w:val="0"/>
                  <w:divBdr>
                    <w:top w:val="single" w:sz="2" w:space="1" w:color="FFFFFF"/>
                    <w:left w:val="single" w:sz="2" w:space="12" w:color="FFFFFF"/>
                    <w:bottom w:val="single" w:sz="2" w:space="1" w:color="FFFFFF"/>
                    <w:right w:val="single" w:sz="2" w:space="4" w:color="FFFFFF"/>
                  </w:divBdr>
                  <w:divsChild>
                    <w:div w:id="1645891286">
                      <w:marLeft w:val="0"/>
                      <w:marRight w:val="0"/>
                      <w:marTop w:val="0"/>
                      <w:marBottom w:val="0"/>
                      <w:divBdr>
                        <w:top w:val="none" w:sz="0" w:space="0" w:color="auto"/>
                        <w:left w:val="none" w:sz="0" w:space="0" w:color="auto"/>
                        <w:bottom w:val="none" w:sz="0" w:space="0" w:color="auto"/>
                        <w:right w:val="none" w:sz="0" w:space="0" w:color="auto"/>
                      </w:divBdr>
                    </w:div>
                  </w:divsChild>
                </w:div>
                <w:div w:id="2122214842">
                  <w:marLeft w:val="0"/>
                  <w:marRight w:val="0"/>
                  <w:marTop w:val="0"/>
                  <w:marBottom w:val="0"/>
                  <w:divBdr>
                    <w:top w:val="single" w:sz="2" w:space="1" w:color="FFFFFF"/>
                    <w:left w:val="single" w:sz="2" w:space="12" w:color="FFFFFF"/>
                    <w:bottom w:val="single" w:sz="2" w:space="1" w:color="FFFFFF"/>
                    <w:right w:val="single" w:sz="2" w:space="4" w:color="FFFFFF"/>
                  </w:divBdr>
                  <w:divsChild>
                    <w:div w:id="917254668">
                      <w:marLeft w:val="0"/>
                      <w:marRight w:val="0"/>
                      <w:marTop w:val="0"/>
                      <w:marBottom w:val="0"/>
                      <w:divBdr>
                        <w:top w:val="none" w:sz="0" w:space="0" w:color="auto"/>
                        <w:left w:val="none" w:sz="0" w:space="0" w:color="auto"/>
                        <w:bottom w:val="none" w:sz="0" w:space="0" w:color="auto"/>
                        <w:right w:val="none" w:sz="0" w:space="0" w:color="auto"/>
                      </w:divBdr>
                    </w:div>
                  </w:divsChild>
                </w:div>
                <w:div w:id="792871223">
                  <w:marLeft w:val="0"/>
                  <w:marRight w:val="0"/>
                  <w:marTop w:val="0"/>
                  <w:marBottom w:val="0"/>
                  <w:divBdr>
                    <w:top w:val="single" w:sz="2" w:space="1" w:color="FFFFFF"/>
                    <w:left w:val="single" w:sz="2" w:space="12" w:color="FFFFFF"/>
                    <w:bottom w:val="single" w:sz="2" w:space="1" w:color="FFFFFF"/>
                    <w:right w:val="single" w:sz="2" w:space="4" w:color="FFFFFF"/>
                  </w:divBdr>
                  <w:divsChild>
                    <w:div w:id="845901653">
                      <w:marLeft w:val="0"/>
                      <w:marRight w:val="0"/>
                      <w:marTop w:val="0"/>
                      <w:marBottom w:val="0"/>
                      <w:divBdr>
                        <w:top w:val="none" w:sz="0" w:space="0" w:color="auto"/>
                        <w:left w:val="none" w:sz="0" w:space="0" w:color="auto"/>
                        <w:bottom w:val="none" w:sz="0" w:space="0" w:color="auto"/>
                        <w:right w:val="none" w:sz="0" w:space="0" w:color="auto"/>
                      </w:divBdr>
                    </w:div>
                  </w:divsChild>
                </w:div>
                <w:div w:id="1209994212">
                  <w:marLeft w:val="0"/>
                  <w:marRight w:val="0"/>
                  <w:marTop w:val="0"/>
                  <w:marBottom w:val="0"/>
                  <w:divBdr>
                    <w:top w:val="single" w:sz="2" w:space="1" w:color="FFFFFF"/>
                    <w:left w:val="single" w:sz="2" w:space="12" w:color="FFFFFF"/>
                    <w:bottom w:val="single" w:sz="2" w:space="1" w:color="FFFFFF"/>
                    <w:right w:val="single" w:sz="2" w:space="4" w:color="FFFFFF"/>
                  </w:divBdr>
                  <w:divsChild>
                    <w:div w:id="1955749780">
                      <w:marLeft w:val="0"/>
                      <w:marRight w:val="0"/>
                      <w:marTop w:val="0"/>
                      <w:marBottom w:val="0"/>
                      <w:divBdr>
                        <w:top w:val="none" w:sz="0" w:space="0" w:color="auto"/>
                        <w:left w:val="none" w:sz="0" w:space="0" w:color="auto"/>
                        <w:bottom w:val="none" w:sz="0" w:space="0" w:color="auto"/>
                        <w:right w:val="none" w:sz="0" w:space="0" w:color="auto"/>
                      </w:divBdr>
                    </w:div>
                  </w:divsChild>
                </w:div>
                <w:div w:id="1210068710">
                  <w:marLeft w:val="0"/>
                  <w:marRight w:val="0"/>
                  <w:marTop w:val="0"/>
                  <w:marBottom w:val="0"/>
                  <w:divBdr>
                    <w:top w:val="single" w:sz="2" w:space="1" w:color="FFFFFF"/>
                    <w:left w:val="single" w:sz="2" w:space="12" w:color="FFFFFF"/>
                    <w:bottom w:val="single" w:sz="2" w:space="1" w:color="FFFFFF"/>
                    <w:right w:val="single" w:sz="2" w:space="4" w:color="FFFFFF"/>
                  </w:divBdr>
                  <w:divsChild>
                    <w:div w:id="1190143934">
                      <w:marLeft w:val="0"/>
                      <w:marRight w:val="0"/>
                      <w:marTop w:val="0"/>
                      <w:marBottom w:val="0"/>
                      <w:divBdr>
                        <w:top w:val="none" w:sz="0" w:space="0" w:color="auto"/>
                        <w:left w:val="none" w:sz="0" w:space="0" w:color="auto"/>
                        <w:bottom w:val="none" w:sz="0" w:space="0" w:color="auto"/>
                        <w:right w:val="none" w:sz="0" w:space="0" w:color="auto"/>
                      </w:divBdr>
                    </w:div>
                  </w:divsChild>
                </w:div>
                <w:div w:id="1494368392">
                  <w:marLeft w:val="0"/>
                  <w:marRight w:val="0"/>
                  <w:marTop w:val="0"/>
                  <w:marBottom w:val="0"/>
                  <w:divBdr>
                    <w:top w:val="single" w:sz="2" w:space="1" w:color="FFFFFF"/>
                    <w:left w:val="single" w:sz="2" w:space="12" w:color="FFFFFF"/>
                    <w:bottom w:val="single" w:sz="2" w:space="1" w:color="FFFFFF"/>
                    <w:right w:val="single" w:sz="2" w:space="4" w:color="FFFFFF"/>
                  </w:divBdr>
                  <w:divsChild>
                    <w:div w:id="1077820849">
                      <w:marLeft w:val="0"/>
                      <w:marRight w:val="0"/>
                      <w:marTop w:val="0"/>
                      <w:marBottom w:val="0"/>
                      <w:divBdr>
                        <w:top w:val="none" w:sz="0" w:space="0" w:color="auto"/>
                        <w:left w:val="none" w:sz="0" w:space="0" w:color="auto"/>
                        <w:bottom w:val="none" w:sz="0" w:space="0" w:color="auto"/>
                        <w:right w:val="none" w:sz="0" w:space="0" w:color="auto"/>
                      </w:divBdr>
                    </w:div>
                  </w:divsChild>
                </w:div>
                <w:div w:id="1484929549">
                  <w:marLeft w:val="0"/>
                  <w:marRight w:val="0"/>
                  <w:marTop w:val="0"/>
                  <w:marBottom w:val="0"/>
                  <w:divBdr>
                    <w:top w:val="single" w:sz="2" w:space="1" w:color="FFFFFF"/>
                    <w:left w:val="single" w:sz="2" w:space="12" w:color="FFFFFF"/>
                    <w:bottom w:val="single" w:sz="2" w:space="1" w:color="FFFFFF"/>
                    <w:right w:val="single" w:sz="2" w:space="4" w:color="FFFFFF"/>
                  </w:divBdr>
                  <w:divsChild>
                    <w:div w:id="992025210">
                      <w:marLeft w:val="0"/>
                      <w:marRight w:val="0"/>
                      <w:marTop w:val="0"/>
                      <w:marBottom w:val="0"/>
                      <w:divBdr>
                        <w:top w:val="none" w:sz="0" w:space="0" w:color="auto"/>
                        <w:left w:val="none" w:sz="0" w:space="0" w:color="auto"/>
                        <w:bottom w:val="none" w:sz="0" w:space="0" w:color="auto"/>
                        <w:right w:val="none" w:sz="0" w:space="0" w:color="auto"/>
                      </w:divBdr>
                    </w:div>
                  </w:divsChild>
                </w:div>
                <w:div w:id="847256634">
                  <w:marLeft w:val="0"/>
                  <w:marRight w:val="0"/>
                  <w:marTop w:val="0"/>
                  <w:marBottom w:val="0"/>
                  <w:divBdr>
                    <w:top w:val="single" w:sz="2" w:space="1" w:color="FFFFFF"/>
                    <w:left w:val="single" w:sz="2" w:space="12" w:color="FFFFFF"/>
                    <w:bottom w:val="single" w:sz="2" w:space="1" w:color="FFFFFF"/>
                    <w:right w:val="single" w:sz="2" w:space="4" w:color="FFFFFF"/>
                  </w:divBdr>
                  <w:divsChild>
                    <w:div w:id="802846319">
                      <w:marLeft w:val="0"/>
                      <w:marRight w:val="0"/>
                      <w:marTop w:val="0"/>
                      <w:marBottom w:val="0"/>
                      <w:divBdr>
                        <w:top w:val="none" w:sz="0" w:space="0" w:color="auto"/>
                        <w:left w:val="none" w:sz="0" w:space="0" w:color="auto"/>
                        <w:bottom w:val="none" w:sz="0" w:space="0" w:color="auto"/>
                        <w:right w:val="none" w:sz="0" w:space="0" w:color="auto"/>
                      </w:divBdr>
                    </w:div>
                  </w:divsChild>
                </w:div>
                <w:div w:id="1446653103">
                  <w:marLeft w:val="0"/>
                  <w:marRight w:val="0"/>
                  <w:marTop w:val="0"/>
                  <w:marBottom w:val="0"/>
                  <w:divBdr>
                    <w:top w:val="single" w:sz="2" w:space="1" w:color="FFFFFF"/>
                    <w:left w:val="single" w:sz="2" w:space="12" w:color="FFFFFF"/>
                    <w:bottom w:val="single" w:sz="2" w:space="1" w:color="FFFFFF"/>
                    <w:right w:val="single" w:sz="2" w:space="4" w:color="FFFFFF"/>
                  </w:divBdr>
                  <w:divsChild>
                    <w:div w:id="2105877866">
                      <w:marLeft w:val="0"/>
                      <w:marRight w:val="0"/>
                      <w:marTop w:val="0"/>
                      <w:marBottom w:val="0"/>
                      <w:divBdr>
                        <w:top w:val="none" w:sz="0" w:space="0" w:color="auto"/>
                        <w:left w:val="none" w:sz="0" w:space="0" w:color="auto"/>
                        <w:bottom w:val="none" w:sz="0" w:space="0" w:color="auto"/>
                        <w:right w:val="none" w:sz="0" w:space="0" w:color="auto"/>
                      </w:divBdr>
                    </w:div>
                  </w:divsChild>
                </w:div>
                <w:div w:id="1650017400">
                  <w:marLeft w:val="0"/>
                  <w:marRight w:val="0"/>
                  <w:marTop w:val="0"/>
                  <w:marBottom w:val="0"/>
                  <w:divBdr>
                    <w:top w:val="single" w:sz="2" w:space="1" w:color="FFFFFF"/>
                    <w:left w:val="single" w:sz="2" w:space="12" w:color="FFFFFF"/>
                    <w:bottom w:val="single" w:sz="2" w:space="1" w:color="FFFFFF"/>
                    <w:right w:val="single" w:sz="2" w:space="4" w:color="FFFFFF"/>
                  </w:divBdr>
                  <w:divsChild>
                    <w:div w:id="1534536486">
                      <w:marLeft w:val="0"/>
                      <w:marRight w:val="0"/>
                      <w:marTop w:val="0"/>
                      <w:marBottom w:val="0"/>
                      <w:divBdr>
                        <w:top w:val="none" w:sz="0" w:space="0" w:color="auto"/>
                        <w:left w:val="none" w:sz="0" w:space="0" w:color="auto"/>
                        <w:bottom w:val="none" w:sz="0" w:space="0" w:color="auto"/>
                        <w:right w:val="none" w:sz="0" w:space="0" w:color="auto"/>
                      </w:divBdr>
                    </w:div>
                  </w:divsChild>
                </w:div>
                <w:div w:id="2084718106">
                  <w:marLeft w:val="0"/>
                  <w:marRight w:val="0"/>
                  <w:marTop w:val="0"/>
                  <w:marBottom w:val="0"/>
                  <w:divBdr>
                    <w:top w:val="single" w:sz="2" w:space="1" w:color="FFFFFF"/>
                    <w:left w:val="single" w:sz="2" w:space="12" w:color="FFFFFF"/>
                    <w:bottom w:val="single" w:sz="2" w:space="1" w:color="FFFFFF"/>
                    <w:right w:val="single" w:sz="2" w:space="4" w:color="FFFFFF"/>
                  </w:divBdr>
                  <w:divsChild>
                    <w:div w:id="1005935622">
                      <w:marLeft w:val="0"/>
                      <w:marRight w:val="0"/>
                      <w:marTop w:val="0"/>
                      <w:marBottom w:val="0"/>
                      <w:divBdr>
                        <w:top w:val="none" w:sz="0" w:space="0" w:color="auto"/>
                        <w:left w:val="none" w:sz="0" w:space="0" w:color="auto"/>
                        <w:bottom w:val="none" w:sz="0" w:space="0" w:color="auto"/>
                        <w:right w:val="none" w:sz="0" w:space="0" w:color="auto"/>
                      </w:divBdr>
                    </w:div>
                  </w:divsChild>
                </w:div>
                <w:div w:id="1569148361">
                  <w:marLeft w:val="0"/>
                  <w:marRight w:val="0"/>
                  <w:marTop w:val="0"/>
                  <w:marBottom w:val="0"/>
                  <w:divBdr>
                    <w:top w:val="single" w:sz="2" w:space="1" w:color="FFFFFF"/>
                    <w:left w:val="single" w:sz="2" w:space="12" w:color="FFFFFF"/>
                    <w:bottom w:val="single" w:sz="2" w:space="1" w:color="FFFFFF"/>
                    <w:right w:val="single" w:sz="2" w:space="4" w:color="FFFFFF"/>
                  </w:divBdr>
                  <w:divsChild>
                    <w:div w:id="1886671003">
                      <w:marLeft w:val="0"/>
                      <w:marRight w:val="0"/>
                      <w:marTop w:val="0"/>
                      <w:marBottom w:val="0"/>
                      <w:divBdr>
                        <w:top w:val="none" w:sz="0" w:space="0" w:color="auto"/>
                        <w:left w:val="none" w:sz="0" w:space="0" w:color="auto"/>
                        <w:bottom w:val="none" w:sz="0" w:space="0" w:color="auto"/>
                        <w:right w:val="none" w:sz="0" w:space="0" w:color="auto"/>
                      </w:divBdr>
                    </w:div>
                  </w:divsChild>
                </w:div>
                <w:div w:id="885719965">
                  <w:marLeft w:val="0"/>
                  <w:marRight w:val="0"/>
                  <w:marTop w:val="0"/>
                  <w:marBottom w:val="0"/>
                  <w:divBdr>
                    <w:top w:val="single" w:sz="2" w:space="1" w:color="FFFFFF"/>
                    <w:left w:val="single" w:sz="2" w:space="12" w:color="FFFFFF"/>
                    <w:bottom w:val="single" w:sz="2" w:space="1" w:color="FFFFFF"/>
                    <w:right w:val="single" w:sz="2" w:space="4" w:color="FFFFFF"/>
                  </w:divBdr>
                  <w:divsChild>
                    <w:div w:id="942228856">
                      <w:marLeft w:val="0"/>
                      <w:marRight w:val="0"/>
                      <w:marTop w:val="0"/>
                      <w:marBottom w:val="0"/>
                      <w:divBdr>
                        <w:top w:val="none" w:sz="0" w:space="0" w:color="auto"/>
                        <w:left w:val="none" w:sz="0" w:space="0" w:color="auto"/>
                        <w:bottom w:val="none" w:sz="0" w:space="0" w:color="auto"/>
                        <w:right w:val="none" w:sz="0" w:space="0" w:color="auto"/>
                      </w:divBdr>
                    </w:div>
                  </w:divsChild>
                </w:div>
                <w:div w:id="1046610072">
                  <w:marLeft w:val="0"/>
                  <w:marRight w:val="0"/>
                  <w:marTop w:val="0"/>
                  <w:marBottom w:val="0"/>
                  <w:divBdr>
                    <w:top w:val="single" w:sz="2" w:space="1" w:color="FFFFFF"/>
                    <w:left w:val="single" w:sz="2" w:space="12" w:color="FFFFFF"/>
                    <w:bottom w:val="single" w:sz="2" w:space="1" w:color="FFFFFF"/>
                    <w:right w:val="single" w:sz="2" w:space="4" w:color="FFFFFF"/>
                  </w:divBdr>
                  <w:divsChild>
                    <w:div w:id="504784911">
                      <w:marLeft w:val="0"/>
                      <w:marRight w:val="0"/>
                      <w:marTop w:val="0"/>
                      <w:marBottom w:val="0"/>
                      <w:divBdr>
                        <w:top w:val="none" w:sz="0" w:space="0" w:color="auto"/>
                        <w:left w:val="none" w:sz="0" w:space="0" w:color="auto"/>
                        <w:bottom w:val="none" w:sz="0" w:space="0" w:color="auto"/>
                        <w:right w:val="none" w:sz="0" w:space="0" w:color="auto"/>
                      </w:divBdr>
                    </w:div>
                  </w:divsChild>
                </w:div>
                <w:div w:id="687488169">
                  <w:marLeft w:val="0"/>
                  <w:marRight w:val="0"/>
                  <w:marTop w:val="0"/>
                  <w:marBottom w:val="0"/>
                  <w:divBdr>
                    <w:top w:val="single" w:sz="2" w:space="1" w:color="FFFFFF"/>
                    <w:left w:val="single" w:sz="2" w:space="12" w:color="FFFFFF"/>
                    <w:bottom w:val="single" w:sz="2" w:space="1" w:color="FFFFFF"/>
                    <w:right w:val="single" w:sz="2" w:space="4" w:color="FFFFFF"/>
                  </w:divBdr>
                  <w:divsChild>
                    <w:div w:id="1199051682">
                      <w:marLeft w:val="0"/>
                      <w:marRight w:val="0"/>
                      <w:marTop w:val="0"/>
                      <w:marBottom w:val="0"/>
                      <w:divBdr>
                        <w:top w:val="none" w:sz="0" w:space="0" w:color="auto"/>
                        <w:left w:val="none" w:sz="0" w:space="0" w:color="auto"/>
                        <w:bottom w:val="none" w:sz="0" w:space="0" w:color="auto"/>
                        <w:right w:val="none" w:sz="0" w:space="0" w:color="auto"/>
                      </w:divBdr>
                    </w:div>
                  </w:divsChild>
                </w:div>
                <w:div w:id="1919359152">
                  <w:marLeft w:val="0"/>
                  <w:marRight w:val="0"/>
                  <w:marTop w:val="0"/>
                  <w:marBottom w:val="0"/>
                  <w:divBdr>
                    <w:top w:val="single" w:sz="2" w:space="1" w:color="FFFFFF"/>
                    <w:left w:val="single" w:sz="2" w:space="12" w:color="FFFFFF"/>
                    <w:bottom w:val="single" w:sz="2" w:space="1" w:color="FFFFFF"/>
                    <w:right w:val="single" w:sz="2" w:space="4" w:color="FFFFFF"/>
                  </w:divBdr>
                  <w:divsChild>
                    <w:div w:id="969172498">
                      <w:marLeft w:val="0"/>
                      <w:marRight w:val="0"/>
                      <w:marTop w:val="0"/>
                      <w:marBottom w:val="0"/>
                      <w:divBdr>
                        <w:top w:val="none" w:sz="0" w:space="0" w:color="auto"/>
                        <w:left w:val="none" w:sz="0" w:space="0" w:color="auto"/>
                        <w:bottom w:val="none" w:sz="0" w:space="0" w:color="auto"/>
                        <w:right w:val="none" w:sz="0" w:space="0" w:color="auto"/>
                      </w:divBdr>
                    </w:div>
                  </w:divsChild>
                </w:div>
                <w:div w:id="393427586">
                  <w:marLeft w:val="0"/>
                  <w:marRight w:val="0"/>
                  <w:marTop w:val="0"/>
                  <w:marBottom w:val="0"/>
                  <w:divBdr>
                    <w:top w:val="single" w:sz="2" w:space="1" w:color="FFFFFF"/>
                    <w:left w:val="single" w:sz="2" w:space="12" w:color="FFFFFF"/>
                    <w:bottom w:val="single" w:sz="2" w:space="1" w:color="FFFFFF"/>
                    <w:right w:val="single" w:sz="2" w:space="4" w:color="FFFFFF"/>
                  </w:divBdr>
                  <w:divsChild>
                    <w:div w:id="884833312">
                      <w:marLeft w:val="0"/>
                      <w:marRight w:val="0"/>
                      <w:marTop w:val="0"/>
                      <w:marBottom w:val="0"/>
                      <w:divBdr>
                        <w:top w:val="none" w:sz="0" w:space="0" w:color="auto"/>
                        <w:left w:val="none" w:sz="0" w:space="0" w:color="auto"/>
                        <w:bottom w:val="none" w:sz="0" w:space="0" w:color="auto"/>
                        <w:right w:val="none" w:sz="0" w:space="0" w:color="auto"/>
                      </w:divBdr>
                    </w:div>
                  </w:divsChild>
                </w:div>
                <w:div w:id="535386120">
                  <w:marLeft w:val="0"/>
                  <w:marRight w:val="0"/>
                  <w:marTop w:val="0"/>
                  <w:marBottom w:val="0"/>
                  <w:divBdr>
                    <w:top w:val="single" w:sz="2" w:space="1" w:color="FFFFFF"/>
                    <w:left w:val="single" w:sz="2" w:space="12" w:color="FFFFFF"/>
                    <w:bottom w:val="single" w:sz="2" w:space="1" w:color="FFFFFF"/>
                    <w:right w:val="single" w:sz="2" w:space="4" w:color="FFFFFF"/>
                  </w:divBdr>
                  <w:divsChild>
                    <w:div w:id="645286177">
                      <w:marLeft w:val="0"/>
                      <w:marRight w:val="0"/>
                      <w:marTop w:val="0"/>
                      <w:marBottom w:val="0"/>
                      <w:divBdr>
                        <w:top w:val="none" w:sz="0" w:space="0" w:color="auto"/>
                        <w:left w:val="none" w:sz="0" w:space="0" w:color="auto"/>
                        <w:bottom w:val="none" w:sz="0" w:space="0" w:color="auto"/>
                        <w:right w:val="none" w:sz="0" w:space="0" w:color="auto"/>
                      </w:divBdr>
                    </w:div>
                  </w:divsChild>
                </w:div>
                <w:div w:id="1327053064">
                  <w:marLeft w:val="0"/>
                  <w:marRight w:val="0"/>
                  <w:marTop w:val="0"/>
                  <w:marBottom w:val="0"/>
                  <w:divBdr>
                    <w:top w:val="single" w:sz="2" w:space="1" w:color="FFFFFF"/>
                    <w:left w:val="single" w:sz="2" w:space="12" w:color="FFFFFF"/>
                    <w:bottom w:val="single" w:sz="2" w:space="4" w:color="FFFFFF"/>
                    <w:right w:val="single" w:sz="2" w:space="4" w:color="FFFFFF"/>
                  </w:divBdr>
                  <w:divsChild>
                    <w:div w:id="11983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803063">
          <w:marLeft w:val="0"/>
          <w:marRight w:val="0"/>
          <w:marTop w:val="0"/>
          <w:marBottom w:val="335"/>
          <w:divBdr>
            <w:top w:val="none" w:sz="0" w:space="0" w:color="auto"/>
            <w:left w:val="none" w:sz="0" w:space="0" w:color="auto"/>
            <w:bottom w:val="none" w:sz="0" w:space="0" w:color="auto"/>
            <w:right w:val="none" w:sz="0" w:space="0" w:color="auto"/>
          </w:divBdr>
          <w:divsChild>
            <w:div w:id="2133857972">
              <w:marLeft w:val="0"/>
              <w:marRight w:val="0"/>
              <w:marTop w:val="0"/>
              <w:marBottom w:val="0"/>
              <w:divBdr>
                <w:top w:val="none" w:sz="0" w:space="0" w:color="auto"/>
                <w:left w:val="none" w:sz="0" w:space="0" w:color="auto"/>
                <w:bottom w:val="none" w:sz="0" w:space="0" w:color="auto"/>
                <w:right w:val="none" w:sz="0" w:space="0" w:color="auto"/>
              </w:divBdr>
              <w:divsChild>
                <w:div w:id="1719696399">
                  <w:marLeft w:val="0"/>
                  <w:marRight w:val="0"/>
                  <w:marTop w:val="0"/>
                  <w:marBottom w:val="0"/>
                  <w:divBdr>
                    <w:top w:val="single" w:sz="2" w:space="4" w:color="FFFFFF"/>
                    <w:left w:val="single" w:sz="2" w:space="12" w:color="FFFFFF"/>
                    <w:bottom w:val="single" w:sz="2" w:space="1" w:color="FFFFFF"/>
                    <w:right w:val="single" w:sz="2" w:space="4" w:color="FFFFFF"/>
                  </w:divBdr>
                  <w:divsChild>
                    <w:div w:id="1357728372">
                      <w:marLeft w:val="0"/>
                      <w:marRight w:val="0"/>
                      <w:marTop w:val="0"/>
                      <w:marBottom w:val="0"/>
                      <w:divBdr>
                        <w:top w:val="none" w:sz="0" w:space="0" w:color="auto"/>
                        <w:left w:val="none" w:sz="0" w:space="0" w:color="auto"/>
                        <w:bottom w:val="none" w:sz="0" w:space="0" w:color="auto"/>
                        <w:right w:val="none" w:sz="0" w:space="0" w:color="auto"/>
                      </w:divBdr>
                    </w:div>
                  </w:divsChild>
                </w:div>
                <w:div w:id="376660700">
                  <w:marLeft w:val="0"/>
                  <w:marRight w:val="0"/>
                  <w:marTop w:val="0"/>
                  <w:marBottom w:val="0"/>
                  <w:divBdr>
                    <w:top w:val="single" w:sz="2" w:space="1" w:color="FFFFFF"/>
                    <w:left w:val="single" w:sz="2" w:space="12" w:color="FFFFFF"/>
                    <w:bottom w:val="single" w:sz="2" w:space="1" w:color="FFFFFF"/>
                    <w:right w:val="single" w:sz="2" w:space="4" w:color="FFFFFF"/>
                  </w:divBdr>
                  <w:divsChild>
                    <w:div w:id="1805271555">
                      <w:marLeft w:val="0"/>
                      <w:marRight w:val="0"/>
                      <w:marTop w:val="0"/>
                      <w:marBottom w:val="0"/>
                      <w:divBdr>
                        <w:top w:val="none" w:sz="0" w:space="0" w:color="auto"/>
                        <w:left w:val="none" w:sz="0" w:space="0" w:color="auto"/>
                        <w:bottom w:val="none" w:sz="0" w:space="0" w:color="auto"/>
                        <w:right w:val="none" w:sz="0" w:space="0" w:color="auto"/>
                      </w:divBdr>
                    </w:div>
                  </w:divsChild>
                </w:div>
                <w:div w:id="1691830558">
                  <w:marLeft w:val="0"/>
                  <w:marRight w:val="0"/>
                  <w:marTop w:val="0"/>
                  <w:marBottom w:val="0"/>
                  <w:divBdr>
                    <w:top w:val="single" w:sz="2" w:space="1" w:color="FFFFFF"/>
                    <w:left w:val="single" w:sz="2" w:space="12" w:color="FFFFFF"/>
                    <w:bottom w:val="single" w:sz="2" w:space="1" w:color="FFFFFF"/>
                    <w:right w:val="single" w:sz="2" w:space="4" w:color="FFFFFF"/>
                  </w:divBdr>
                  <w:divsChild>
                    <w:div w:id="697048105">
                      <w:marLeft w:val="0"/>
                      <w:marRight w:val="0"/>
                      <w:marTop w:val="0"/>
                      <w:marBottom w:val="0"/>
                      <w:divBdr>
                        <w:top w:val="none" w:sz="0" w:space="0" w:color="auto"/>
                        <w:left w:val="none" w:sz="0" w:space="0" w:color="auto"/>
                        <w:bottom w:val="none" w:sz="0" w:space="0" w:color="auto"/>
                        <w:right w:val="none" w:sz="0" w:space="0" w:color="auto"/>
                      </w:divBdr>
                    </w:div>
                  </w:divsChild>
                </w:div>
                <w:div w:id="1999186565">
                  <w:marLeft w:val="0"/>
                  <w:marRight w:val="0"/>
                  <w:marTop w:val="0"/>
                  <w:marBottom w:val="0"/>
                  <w:divBdr>
                    <w:top w:val="single" w:sz="2" w:space="1" w:color="FFFFFF"/>
                    <w:left w:val="single" w:sz="2" w:space="12" w:color="FFFFFF"/>
                    <w:bottom w:val="single" w:sz="2" w:space="1" w:color="FFFFFF"/>
                    <w:right w:val="single" w:sz="2" w:space="4" w:color="FFFFFF"/>
                  </w:divBdr>
                  <w:divsChild>
                    <w:div w:id="789780625">
                      <w:marLeft w:val="0"/>
                      <w:marRight w:val="0"/>
                      <w:marTop w:val="0"/>
                      <w:marBottom w:val="0"/>
                      <w:divBdr>
                        <w:top w:val="none" w:sz="0" w:space="0" w:color="auto"/>
                        <w:left w:val="none" w:sz="0" w:space="0" w:color="auto"/>
                        <w:bottom w:val="none" w:sz="0" w:space="0" w:color="auto"/>
                        <w:right w:val="none" w:sz="0" w:space="0" w:color="auto"/>
                      </w:divBdr>
                    </w:div>
                  </w:divsChild>
                </w:div>
                <w:div w:id="1443063570">
                  <w:marLeft w:val="0"/>
                  <w:marRight w:val="0"/>
                  <w:marTop w:val="0"/>
                  <w:marBottom w:val="0"/>
                  <w:divBdr>
                    <w:top w:val="single" w:sz="2" w:space="1" w:color="FFFFFF"/>
                    <w:left w:val="single" w:sz="2" w:space="12" w:color="FFFFFF"/>
                    <w:bottom w:val="single" w:sz="2" w:space="1" w:color="FFFFFF"/>
                    <w:right w:val="single" w:sz="2" w:space="4" w:color="FFFFFF"/>
                  </w:divBdr>
                  <w:divsChild>
                    <w:div w:id="1134058841">
                      <w:marLeft w:val="0"/>
                      <w:marRight w:val="0"/>
                      <w:marTop w:val="0"/>
                      <w:marBottom w:val="0"/>
                      <w:divBdr>
                        <w:top w:val="none" w:sz="0" w:space="0" w:color="auto"/>
                        <w:left w:val="none" w:sz="0" w:space="0" w:color="auto"/>
                        <w:bottom w:val="none" w:sz="0" w:space="0" w:color="auto"/>
                        <w:right w:val="none" w:sz="0" w:space="0" w:color="auto"/>
                      </w:divBdr>
                    </w:div>
                  </w:divsChild>
                </w:div>
                <w:div w:id="566652021">
                  <w:marLeft w:val="0"/>
                  <w:marRight w:val="0"/>
                  <w:marTop w:val="0"/>
                  <w:marBottom w:val="0"/>
                  <w:divBdr>
                    <w:top w:val="single" w:sz="2" w:space="1" w:color="FFFFFF"/>
                    <w:left w:val="single" w:sz="2" w:space="12" w:color="FFFFFF"/>
                    <w:bottom w:val="single" w:sz="2" w:space="1" w:color="FFFFFF"/>
                    <w:right w:val="single" w:sz="2" w:space="4" w:color="FFFFFF"/>
                  </w:divBdr>
                  <w:divsChild>
                    <w:div w:id="1069378001">
                      <w:marLeft w:val="0"/>
                      <w:marRight w:val="0"/>
                      <w:marTop w:val="0"/>
                      <w:marBottom w:val="0"/>
                      <w:divBdr>
                        <w:top w:val="none" w:sz="0" w:space="0" w:color="auto"/>
                        <w:left w:val="none" w:sz="0" w:space="0" w:color="auto"/>
                        <w:bottom w:val="none" w:sz="0" w:space="0" w:color="auto"/>
                        <w:right w:val="none" w:sz="0" w:space="0" w:color="auto"/>
                      </w:divBdr>
                    </w:div>
                  </w:divsChild>
                </w:div>
                <w:div w:id="1847547964">
                  <w:marLeft w:val="0"/>
                  <w:marRight w:val="0"/>
                  <w:marTop w:val="0"/>
                  <w:marBottom w:val="0"/>
                  <w:divBdr>
                    <w:top w:val="single" w:sz="2" w:space="1" w:color="FFFFFF"/>
                    <w:left w:val="single" w:sz="2" w:space="12" w:color="FFFFFF"/>
                    <w:bottom w:val="single" w:sz="2" w:space="1" w:color="FFFFFF"/>
                    <w:right w:val="single" w:sz="2" w:space="4" w:color="FFFFFF"/>
                  </w:divBdr>
                  <w:divsChild>
                    <w:div w:id="1678194181">
                      <w:marLeft w:val="0"/>
                      <w:marRight w:val="0"/>
                      <w:marTop w:val="0"/>
                      <w:marBottom w:val="0"/>
                      <w:divBdr>
                        <w:top w:val="none" w:sz="0" w:space="0" w:color="auto"/>
                        <w:left w:val="none" w:sz="0" w:space="0" w:color="auto"/>
                        <w:bottom w:val="none" w:sz="0" w:space="0" w:color="auto"/>
                        <w:right w:val="none" w:sz="0" w:space="0" w:color="auto"/>
                      </w:divBdr>
                    </w:div>
                  </w:divsChild>
                </w:div>
                <w:div w:id="2010671838">
                  <w:marLeft w:val="0"/>
                  <w:marRight w:val="0"/>
                  <w:marTop w:val="0"/>
                  <w:marBottom w:val="0"/>
                  <w:divBdr>
                    <w:top w:val="single" w:sz="2" w:space="1" w:color="FFFFFF"/>
                    <w:left w:val="single" w:sz="2" w:space="12" w:color="FFFFFF"/>
                    <w:bottom w:val="single" w:sz="2" w:space="1" w:color="FFFFFF"/>
                    <w:right w:val="single" w:sz="2" w:space="4" w:color="FFFFFF"/>
                  </w:divBdr>
                  <w:divsChild>
                    <w:div w:id="556012452">
                      <w:marLeft w:val="0"/>
                      <w:marRight w:val="0"/>
                      <w:marTop w:val="0"/>
                      <w:marBottom w:val="0"/>
                      <w:divBdr>
                        <w:top w:val="none" w:sz="0" w:space="0" w:color="auto"/>
                        <w:left w:val="none" w:sz="0" w:space="0" w:color="auto"/>
                        <w:bottom w:val="none" w:sz="0" w:space="0" w:color="auto"/>
                        <w:right w:val="none" w:sz="0" w:space="0" w:color="auto"/>
                      </w:divBdr>
                    </w:div>
                  </w:divsChild>
                </w:div>
                <w:div w:id="1808359016">
                  <w:marLeft w:val="0"/>
                  <w:marRight w:val="0"/>
                  <w:marTop w:val="0"/>
                  <w:marBottom w:val="0"/>
                  <w:divBdr>
                    <w:top w:val="single" w:sz="2" w:space="1" w:color="FFFFFF"/>
                    <w:left w:val="single" w:sz="2" w:space="12" w:color="FFFFFF"/>
                    <w:bottom w:val="single" w:sz="2" w:space="1" w:color="FFFFFF"/>
                    <w:right w:val="single" w:sz="2" w:space="4" w:color="FFFFFF"/>
                  </w:divBdr>
                  <w:divsChild>
                    <w:div w:id="1884902272">
                      <w:marLeft w:val="0"/>
                      <w:marRight w:val="0"/>
                      <w:marTop w:val="0"/>
                      <w:marBottom w:val="0"/>
                      <w:divBdr>
                        <w:top w:val="none" w:sz="0" w:space="0" w:color="auto"/>
                        <w:left w:val="none" w:sz="0" w:space="0" w:color="auto"/>
                        <w:bottom w:val="none" w:sz="0" w:space="0" w:color="auto"/>
                        <w:right w:val="none" w:sz="0" w:space="0" w:color="auto"/>
                      </w:divBdr>
                    </w:div>
                  </w:divsChild>
                </w:div>
                <w:div w:id="433719327">
                  <w:marLeft w:val="0"/>
                  <w:marRight w:val="0"/>
                  <w:marTop w:val="0"/>
                  <w:marBottom w:val="0"/>
                  <w:divBdr>
                    <w:top w:val="single" w:sz="2" w:space="1" w:color="FFFFFF"/>
                    <w:left w:val="single" w:sz="2" w:space="12" w:color="FFFFFF"/>
                    <w:bottom w:val="single" w:sz="2" w:space="1" w:color="FFFFFF"/>
                    <w:right w:val="single" w:sz="2" w:space="4" w:color="FFFFFF"/>
                  </w:divBdr>
                  <w:divsChild>
                    <w:div w:id="1590387950">
                      <w:marLeft w:val="0"/>
                      <w:marRight w:val="0"/>
                      <w:marTop w:val="0"/>
                      <w:marBottom w:val="0"/>
                      <w:divBdr>
                        <w:top w:val="none" w:sz="0" w:space="0" w:color="auto"/>
                        <w:left w:val="none" w:sz="0" w:space="0" w:color="auto"/>
                        <w:bottom w:val="none" w:sz="0" w:space="0" w:color="auto"/>
                        <w:right w:val="none" w:sz="0" w:space="0" w:color="auto"/>
                      </w:divBdr>
                    </w:div>
                  </w:divsChild>
                </w:div>
                <w:div w:id="1032733487">
                  <w:marLeft w:val="0"/>
                  <w:marRight w:val="0"/>
                  <w:marTop w:val="0"/>
                  <w:marBottom w:val="0"/>
                  <w:divBdr>
                    <w:top w:val="single" w:sz="2" w:space="1" w:color="FFFFFF"/>
                    <w:left w:val="single" w:sz="2" w:space="12" w:color="FFFFFF"/>
                    <w:bottom w:val="single" w:sz="2" w:space="1" w:color="FFFFFF"/>
                    <w:right w:val="single" w:sz="2" w:space="4" w:color="FFFFFF"/>
                  </w:divBdr>
                  <w:divsChild>
                    <w:div w:id="471871856">
                      <w:marLeft w:val="0"/>
                      <w:marRight w:val="0"/>
                      <w:marTop w:val="0"/>
                      <w:marBottom w:val="0"/>
                      <w:divBdr>
                        <w:top w:val="none" w:sz="0" w:space="0" w:color="auto"/>
                        <w:left w:val="none" w:sz="0" w:space="0" w:color="auto"/>
                        <w:bottom w:val="none" w:sz="0" w:space="0" w:color="auto"/>
                        <w:right w:val="none" w:sz="0" w:space="0" w:color="auto"/>
                      </w:divBdr>
                    </w:div>
                  </w:divsChild>
                </w:div>
                <w:div w:id="1901746696">
                  <w:marLeft w:val="0"/>
                  <w:marRight w:val="0"/>
                  <w:marTop w:val="0"/>
                  <w:marBottom w:val="0"/>
                  <w:divBdr>
                    <w:top w:val="single" w:sz="2" w:space="1" w:color="FFFFFF"/>
                    <w:left w:val="single" w:sz="2" w:space="12" w:color="FFFFFF"/>
                    <w:bottom w:val="single" w:sz="2" w:space="1" w:color="FFFFFF"/>
                    <w:right w:val="single" w:sz="2" w:space="4" w:color="FFFFFF"/>
                  </w:divBdr>
                  <w:divsChild>
                    <w:div w:id="2017537090">
                      <w:marLeft w:val="0"/>
                      <w:marRight w:val="0"/>
                      <w:marTop w:val="0"/>
                      <w:marBottom w:val="0"/>
                      <w:divBdr>
                        <w:top w:val="none" w:sz="0" w:space="0" w:color="auto"/>
                        <w:left w:val="none" w:sz="0" w:space="0" w:color="auto"/>
                        <w:bottom w:val="none" w:sz="0" w:space="0" w:color="auto"/>
                        <w:right w:val="none" w:sz="0" w:space="0" w:color="auto"/>
                      </w:divBdr>
                    </w:div>
                  </w:divsChild>
                </w:div>
                <w:div w:id="1397900130">
                  <w:marLeft w:val="0"/>
                  <w:marRight w:val="0"/>
                  <w:marTop w:val="0"/>
                  <w:marBottom w:val="0"/>
                  <w:divBdr>
                    <w:top w:val="single" w:sz="2" w:space="1" w:color="FFFFFF"/>
                    <w:left w:val="single" w:sz="2" w:space="12" w:color="FFFFFF"/>
                    <w:bottom w:val="single" w:sz="2" w:space="1" w:color="FFFFFF"/>
                    <w:right w:val="single" w:sz="2" w:space="4" w:color="FFFFFF"/>
                  </w:divBdr>
                  <w:divsChild>
                    <w:div w:id="324826179">
                      <w:marLeft w:val="0"/>
                      <w:marRight w:val="0"/>
                      <w:marTop w:val="0"/>
                      <w:marBottom w:val="0"/>
                      <w:divBdr>
                        <w:top w:val="none" w:sz="0" w:space="0" w:color="auto"/>
                        <w:left w:val="none" w:sz="0" w:space="0" w:color="auto"/>
                        <w:bottom w:val="none" w:sz="0" w:space="0" w:color="auto"/>
                        <w:right w:val="none" w:sz="0" w:space="0" w:color="auto"/>
                      </w:divBdr>
                    </w:div>
                  </w:divsChild>
                </w:div>
                <w:div w:id="169374588">
                  <w:marLeft w:val="0"/>
                  <w:marRight w:val="0"/>
                  <w:marTop w:val="0"/>
                  <w:marBottom w:val="0"/>
                  <w:divBdr>
                    <w:top w:val="single" w:sz="2" w:space="1" w:color="FFFFFF"/>
                    <w:left w:val="single" w:sz="2" w:space="12" w:color="FFFFFF"/>
                    <w:bottom w:val="single" w:sz="2" w:space="1" w:color="FFFFFF"/>
                    <w:right w:val="single" w:sz="2" w:space="4" w:color="FFFFFF"/>
                  </w:divBdr>
                  <w:divsChild>
                    <w:div w:id="490024366">
                      <w:marLeft w:val="0"/>
                      <w:marRight w:val="0"/>
                      <w:marTop w:val="0"/>
                      <w:marBottom w:val="0"/>
                      <w:divBdr>
                        <w:top w:val="none" w:sz="0" w:space="0" w:color="auto"/>
                        <w:left w:val="none" w:sz="0" w:space="0" w:color="auto"/>
                        <w:bottom w:val="none" w:sz="0" w:space="0" w:color="auto"/>
                        <w:right w:val="none" w:sz="0" w:space="0" w:color="auto"/>
                      </w:divBdr>
                    </w:div>
                  </w:divsChild>
                </w:div>
                <w:div w:id="971053703">
                  <w:marLeft w:val="0"/>
                  <w:marRight w:val="0"/>
                  <w:marTop w:val="0"/>
                  <w:marBottom w:val="0"/>
                  <w:divBdr>
                    <w:top w:val="single" w:sz="2" w:space="1" w:color="FFFFFF"/>
                    <w:left w:val="single" w:sz="2" w:space="12" w:color="FFFFFF"/>
                    <w:bottom w:val="single" w:sz="2" w:space="1" w:color="FFFFFF"/>
                    <w:right w:val="single" w:sz="2" w:space="4" w:color="FFFFFF"/>
                  </w:divBdr>
                  <w:divsChild>
                    <w:div w:id="2033065941">
                      <w:marLeft w:val="0"/>
                      <w:marRight w:val="0"/>
                      <w:marTop w:val="0"/>
                      <w:marBottom w:val="0"/>
                      <w:divBdr>
                        <w:top w:val="none" w:sz="0" w:space="0" w:color="auto"/>
                        <w:left w:val="none" w:sz="0" w:space="0" w:color="auto"/>
                        <w:bottom w:val="none" w:sz="0" w:space="0" w:color="auto"/>
                        <w:right w:val="none" w:sz="0" w:space="0" w:color="auto"/>
                      </w:divBdr>
                    </w:div>
                  </w:divsChild>
                </w:div>
                <w:div w:id="1233659187">
                  <w:marLeft w:val="0"/>
                  <w:marRight w:val="0"/>
                  <w:marTop w:val="0"/>
                  <w:marBottom w:val="0"/>
                  <w:divBdr>
                    <w:top w:val="single" w:sz="2" w:space="1" w:color="FFFFFF"/>
                    <w:left w:val="single" w:sz="2" w:space="12" w:color="FFFFFF"/>
                    <w:bottom w:val="single" w:sz="2" w:space="1" w:color="FFFFFF"/>
                    <w:right w:val="single" w:sz="2" w:space="4" w:color="FFFFFF"/>
                  </w:divBdr>
                  <w:divsChild>
                    <w:div w:id="860168797">
                      <w:marLeft w:val="0"/>
                      <w:marRight w:val="0"/>
                      <w:marTop w:val="0"/>
                      <w:marBottom w:val="0"/>
                      <w:divBdr>
                        <w:top w:val="none" w:sz="0" w:space="0" w:color="auto"/>
                        <w:left w:val="none" w:sz="0" w:space="0" w:color="auto"/>
                        <w:bottom w:val="none" w:sz="0" w:space="0" w:color="auto"/>
                        <w:right w:val="none" w:sz="0" w:space="0" w:color="auto"/>
                      </w:divBdr>
                    </w:div>
                  </w:divsChild>
                </w:div>
                <w:div w:id="1480606999">
                  <w:marLeft w:val="0"/>
                  <w:marRight w:val="0"/>
                  <w:marTop w:val="0"/>
                  <w:marBottom w:val="0"/>
                  <w:divBdr>
                    <w:top w:val="single" w:sz="2" w:space="1" w:color="FFFFFF"/>
                    <w:left w:val="single" w:sz="2" w:space="12" w:color="FFFFFF"/>
                    <w:bottom w:val="single" w:sz="2" w:space="1" w:color="FFFFFF"/>
                    <w:right w:val="single" w:sz="2" w:space="4" w:color="FFFFFF"/>
                  </w:divBdr>
                  <w:divsChild>
                    <w:div w:id="629673760">
                      <w:marLeft w:val="0"/>
                      <w:marRight w:val="0"/>
                      <w:marTop w:val="0"/>
                      <w:marBottom w:val="0"/>
                      <w:divBdr>
                        <w:top w:val="none" w:sz="0" w:space="0" w:color="auto"/>
                        <w:left w:val="none" w:sz="0" w:space="0" w:color="auto"/>
                        <w:bottom w:val="none" w:sz="0" w:space="0" w:color="auto"/>
                        <w:right w:val="none" w:sz="0" w:space="0" w:color="auto"/>
                      </w:divBdr>
                    </w:div>
                  </w:divsChild>
                </w:div>
                <w:div w:id="491682231">
                  <w:marLeft w:val="0"/>
                  <w:marRight w:val="0"/>
                  <w:marTop w:val="0"/>
                  <w:marBottom w:val="0"/>
                  <w:divBdr>
                    <w:top w:val="single" w:sz="2" w:space="1" w:color="FFFFFF"/>
                    <w:left w:val="single" w:sz="2" w:space="12" w:color="FFFFFF"/>
                    <w:bottom w:val="single" w:sz="2" w:space="1" w:color="FFFFFF"/>
                    <w:right w:val="single" w:sz="2" w:space="4" w:color="FFFFFF"/>
                  </w:divBdr>
                  <w:divsChild>
                    <w:div w:id="443117863">
                      <w:marLeft w:val="0"/>
                      <w:marRight w:val="0"/>
                      <w:marTop w:val="0"/>
                      <w:marBottom w:val="0"/>
                      <w:divBdr>
                        <w:top w:val="none" w:sz="0" w:space="0" w:color="auto"/>
                        <w:left w:val="none" w:sz="0" w:space="0" w:color="auto"/>
                        <w:bottom w:val="none" w:sz="0" w:space="0" w:color="auto"/>
                        <w:right w:val="none" w:sz="0" w:space="0" w:color="auto"/>
                      </w:divBdr>
                    </w:div>
                  </w:divsChild>
                </w:div>
                <w:div w:id="2006469441">
                  <w:marLeft w:val="0"/>
                  <w:marRight w:val="0"/>
                  <w:marTop w:val="0"/>
                  <w:marBottom w:val="0"/>
                  <w:divBdr>
                    <w:top w:val="single" w:sz="2" w:space="1" w:color="FFFFFF"/>
                    <w:left w:val="single" w:sz="2" w:space="12" w:color="FFFFFF"/>
                    <w:bottom w:val="single" w:sz="2" w:space="1" w:color="FFFFFF"/>
                    <w:right w:val="single" w:sz="2" w:space="4" w:color="FFFFFF"/>
                  </w:divBdr>
                  <w:divsChild>
                    <w:div w:id="52892169">
                      <w:marLeft w:val="0"/>
                      <w:marRight w:val="0"/>
                      <w:marTop w:val="0"/>
                      <w:marBottom w:val="0"/>
                      <w:divBdr>
                        <w:top w:val="none" w:sz="0" w:space="0" w:color="auto"/>
                        <w:left w:val="none" w:sz="0" w:space="0" w:color="auto"/>
                        <w:bottom w:val="none" w:sz="0" w:space="0" w:color="auto"/>
                        <w:right w:val="none" w:sz="0" w:space="0" w:color="auto"/>
                      </w:divBdr>
                    </w:div>
                  </w:divsChild>
                </w:div>
                <w:div w:id="256717980">
                  <w:marLeft w:val="0"/>
                  <w:marRight w:val="0"/>
                  <w:marTop w:val="0"/>
                  <w:marBottom w:val="0"/>
                  <w:divBdr>
                    <w:top w:val="single" w:sz="2" w:space="1" w:color="FFFFFF"/>
                    <w:left w:val="single" w:sz="2" w:space="12" w:color="FFFFFF"/>
                    <w:bottom w:val="single" w:sz="2" w:space="1" w:color="FFFFFF"/>
                    <w:right w:val="single" w:sz="2" w:space="4" w:color="FFFFFF"/>
                  </w:divBdr>
                  <w:divsChild>
                    <w:div w:id="669064721">
                      <w:marLeft w:val="0"/>
                      <w:marRight w:val="0"/>
                      <w:marTop w:val="0"/>
                      <w:marBottom w:val="0"/>
                      <w:divBdr>
                        <w:top w:val="none" w:sz="0" w:space="0" w:color="auto"/>
                        <w:left w:val="none" w:sz="0" w:space="0" w:color="auto"/>
                        <w:bottom w:val="none" w:sz="0" w:space="0" w:color="auto"/>
                        <w:right w:val="none" w:sz="0" w:space="0" w:color="auto"/>
                      </w:divBdr>
                    </w:div>
                  </w:divsChild>
                </w:div>
                <w:div w:id="1264456400">
                  <w:marLeft w:val="0"/>
                  <w:marRight w:val="0"/>
                  <w:marTop w:val="0"/>
                  <w:marBottom w:val="0"/>
                  <w:divBdr>
                    <w:top w:val="single" w:sz="2" w:space="1" w:color="FFFFFF"/>
                    <w:left w:val="single" w:sz="2" w:space="12" w:color="FFFFFF"/>
                    <w:bottom w:val="single" w:sz="2" w:space="1" w:color="FFFFFF"/>
                    <w:right w:val="single" w:sz="2" w:space="4" w:color="FFFFFF"/>
                  </w:divBdr>
                  <w:divsChild>
                    <w:div w:id="1653025460">
                      <w:marLeft w:val="0"/>
                      <w:marRight w:val="0"/>
                      <w:marTop w:val="0"/>
                      <w:marBottom w:val="0"/>
                      <w:divBdr>
                        <w:top w:val="none" w:sz="0" w:space="0" w:color="auto"/>
                        <w:left w:val="none" w:sz="0" w:space="0" w:color="auto"/>
                        <w:bottom w:val="none" w:sz="0" w:space="0" w:color="auto"/>
                        <w:right w:val="none" w:sz="0" w:space="0" w:color="auto"/>
                      </w:divBdr>
                    </w:div>
                  </w:divsChild>
                </w:div>
                <w:div w:id="1636063964">
                  <w:marLeft w:val="0"/>
                  <w:marRight w:val="0"/>
                  <w:marTop w:val="0"/>
                  <w:marBottom w:val="0"/>
                  <w:divBdr>
                    <w:top w:val="single" w:sz="2" w:space="1" w:color="FFFFFF"/>
                    <w:left w:val="single" w:sz="2" w:space="12" w:color="FFFFFF"/>
                    <w:bottom w:val="single" w:sz="2" w:space="1" w:color="FFFFFF"/>
                    <w:right w:val="single" w:sz="2" w:space="4" w:color="FFFFFF"/>
                  </w:divBdr>
                  <w:divsChild>
                    <w:div w:id="1353916958">
                      <w:marLeft w:val="0"/>
                      <w:marRight w:val="0"/>
                      <w:marTop w:val="0"/>
                      <w:marBottom w:val="0"/>
                      <w:divBdr>
                        <w:top w:val="none" w:sz="0" w:space="0" w:color="auto"/>
                        <w:left w:val="none" w:sz="0" w:space="0" w:color="auto"/>
                        <w:bottom w:val="none" w:sz="0" w:space="0" w:color="auto"/>
                        <w:right w:val="none" w:sz="0" w:space="0" w:color="auto"/>
                      </w:divBdr>
                    </w:div>
                  </w:divsChild>
                </w:div>
                <w:div w:id="1123033800">
                  <w:marLeft w:val="0"/>
                  <w:marRight w:val="0"/>
                  <w:marTop w:val="0"/>
                  <w:marBottom w:val="0"/>
                  <w:divBdr>
                    <w:top w:val="single" w:sz="2" w:space="1" w:color="FFFFFF"/>
                    <w:left w:val="single" w:sz="2" w:space="12" w:color="FFFFFF"/>
                    <w:bottom w:val="single" w:sz="2" w:space="1" w:color="FFFFFF"/>
                    <w:right w:val="single" w:sz="2" w:space="4" w:color="FFFFFF"/>
                  </w:divBdr>
                  <w:divsChild>
                    <w:div w:id="1277299855">
                      <w:marLeft w:val="0"/>
                      <w:marRight w:val="0"/>
                      <w:marTop w:val="0"/>
                      <w:marBottom w:val="0"/>
                      <w:divBdr>
                        <w:top w:val="none" w:sz="0" w:space="0" w:color="auto"/>
                        <w:left w:val="none" w:sz="0" w:space="0" w:color="auto"/>
                        <w:bottom w:val="none" w:sz="0" w:space="0" w:color="auto"/>
                        <w:right w:val="none" w:sz="0" w:space="0" w:color="auto"/>
                      </w:divBdr>
                    </w:div>
                  </w:divsChild>
                </w:div>
                <w:div w:id="582303798">
                  <w:marLeft w:val="0"/>
                  <w:marRight w:val="0"/>
                  <w:marTop w:val="0"/>
                  <w:marBottom w:val="0"/>
                  <w:divBdr>
                    <w:top w:val="single" w:sz="2" w:space="1" w:color="FFFFFF"/>
                    <w:left w:val="single" w:sz="2" w:space="12" w:color="FFFFFF"/>
                    <w:bottom w:val="single" w:sz="2" w:space="1" w:color="FFFFFF"/>
                    <w:right w:val="single" w:sz="2" w:space="4" w:color="FFFFFF"/>
                  </w:divBdr>
                  <w:divsChild>
                    <w:div w:id="1858422132">
                      <w:marLeft w:val="0"/>
                      <w:marRight w:val="0"/>
                      <w:marTop w:val="0"/>
                      <w:marBottom w:val="0"/>
                      <w:divBdr>
                        <w:top w:val="none" w:sz="0" w:space="0" w:color="auto"/>
                        <w:left w:val="none" w:sz="0" w:space="0" w:color="auto"/>
                        <w:bottom w:val="none" w:sz="0" w:space="0" w:color="auto"/>
                        <w:right w:val="none" w:sz="0" w:space="0" w:color="auto"/>
                      </w:divBdr>
                    </w:div>
                  </w:divsChild>
                </w:div>
                <w:div w:id="6561553">
                  <w:marLeft w:val="0"/>
                  <w:marRight w:val="0"/>
                  <w:marTop w:val="0"/>
                  <w:marBottom w:val="0"/>
                  <w:divBdr>
                    <w:top w:val="single" w:sz="2" w:space="1" w:color="FFFFFF"/>
                    <w:left w:val="single" w:sz="2" w:space="12" w:color="FFFFFF"/>
                    <w:bottom w:val="single" w:sz="2" w:space="1" w:color="FFFFFF"/>
                    <w:right w:val="single" w:sz="2" w:space="4" w:color="FFFFFF"/>
                  </w:divBdr>
                  <w:divsChild>
                    <w:div w:id="1751658509">
                      <w:marLeft w:val="0"/>
                      <w:marRight w:val="0"/>
                      <w:marTop w:val="0"/>
                      <w:marBottom w:val="0"/>
                      <w:divBdr>
                        <w:top w:val="none" w:sz="0" w:space="0" w:color="auto"/>
                        <w:left w:val="none" w:sz="0" w:space="0" w:color="auto"/>
                        <w:bottom w:val="none" w:sz="0" w:space="0" w:color="auto"/>
                        <w:right w:val="none" w:sz="0" w:space="0" w:color="auto"/>
                      </w:divBdr>
                    </w:div>
                  </w:divsChild>
                </w:div>
                <w:div w:id="2169712">
                  <w:marLeft w:val="0"/>
                  <w:marRight w:val="0"/>
                  <w:marTop w:val="0"/>
                  <w:marBottom w:val="0"/>
                  <w:divBdr>
                    <w:top w:val="single" w:sz="2" w:space="1" w:color="FFFFFF"/>
                    <w:left w:val="single" w:sz="2" w:space="12" w:color="FFFFFF"/>
                    <w:bottom w:val="single" w:sz="2" w:space="1" w:color="FFFFFF"/>
                    <w:right w:val="single" w:sz="2" w:space="4" w:color="FFFFFF"/>
                  </w:divBdr>
                  <w:divsChild>
                    <w:div w:id="1363940834">
                      <w:marLeft w:val="0"/>
                      <w:marRight w:val="0"/>
                      <w:marTop w:val="0"/>
                      <w:marBottom w:val="0"/>
                      <w:divBdr>
                        <w:top w:val="none" w:sz="0" w:space="0" w:color="auto"/>
                        <w:left w:val="none" w:sz="0" w:space="0" w:color="auto"/>
                        <w:bottom w:val="none" w:sz="0" w:space="0" w:color="auto"/>
                        <w:right w:val="none" w:sz="0" w:space="0" w:color="auto"/>
                      </w:divBdr>
                    </w:div>
                  </w:divsChild>
                </w:div>
                <w:div w:id="872889751">
                  <w:marLeft w:val="0"/>
                  <w:marRight w:val="0"/>
                  <w:marTop w:val="0"/>
                  <w:marBottom w:val="0"/>
                  <w:divBdr>
                    <w:top w:val="single" w:sz="2" w:space="1" w:color="FFFFFF"/>
                    <w:left w:val="single" w:sz="2" w:space="12" w:color="FFFFFF"/>
                    <w:bottom w:val="single" w:sz="2" w:space="1" w:color="FFFFFF"/>
                    <w:right w:val="single" w:sz="2" w:space="4" w:color="FFFFFF"/>
                  </w:divBdr>
                  <w:divsChild>
                    <w:div w:id="558981618">
                      <w:marLeft w:val="0"/>
                      <w:marRight w:val="0"/>
                      <w:marTop w:val="0"/>
                      <w:marBottom w:val="0"/>
                      <w:divBdr>
                        <w:top w:val="none" w:sz="0" w:space="0" w:color="auto"/>
                        <w:left w:val="none" w:sz="0" w:space="0" w:color="auto"/>
                        <w:bottom w:val="none" w:sz="0" w:space="0" w:color="auto"/>
                        <w:right w:val="none" w:sz="0" w:space="0" w:color="auto"/>
                      </w:divBdr>
                    </w:div>
                  </w:divsChild>
                </w:div>
                <w:div w:id="1566527205">
                  <w:marLeft w:val="0"/>
                  <w:marRight w:val="0"/>
                  <w:marTop w:val="0"/>
                  <w:marBottom w:val="0"/>
                  <w:divBdr>
                    <w:top w:val="single" w:sz="2" w:space="1" w:color="FFFFFF"/>
                    <w:left w:val="single" w:sz="2" w:space="12" w:color="FFFFFF"/>
                    <w:bottom w:val="single" w:sz="2" w:space="1" w:color="FFFFFF"/>
                    <w:right w:val="single" w:sz="2" w:space="4" w:color="FFFFFF"/>
                  </w:divBdr>
                  <w:divsChild>
                    <w:div w:id="1520658368">
                      <w:marLeft w:val="0"/>
                      <w:marRight w:val="0"/>
                      <w:marTop w:val="0"/>
                      <w:marBottom w:val="0"/>
                      <w:divBdr>
                        <w:top w:val="none" w:sz="0" w:space="0" w:color="auto"/>
                        <w:left w:val="none" w:sz="0" w:space="0" w:color="auto"/>
                        <w:bottom w:val="none" w:sz="0" w:space="0" w:color="auto"/>
                        <w:right w:val="none" w:sz="0" w:space="0" w:color="auto"/>
                      </w:divBdr>
                    </w:div>
                  </w:divsChild>
                </w:div>
                <w:div w:id="701130020">
                  <w:marLeft w:val="0"/>
                  <w:marRight w:val="0"/>
                  <w:marTop w:val="0"/>
                  <w:marBottom w:val="0"/>
                  <w:divBdr>
                    <w:top w:val="single" w:sz="2" w:space="1" w:color="FFFFFF"/>
                    <w:left w:val="single" w:sz="2" w:space="12" w:color="FFFFFF"/>
                    <w:bottom w:val="single" w:sz="2" w:space="1" w:color="FFFFFF"/>
                    <w:right w:val="single" w:sz="2" w:space="4" w:color="FFFFFF"/>
                  </w:divBdr>
                  <w:divsChild>
                    <w:div w:id="1112211590">
                      <w:marLeft w:val="0"/>
                      <w:marRight w:val="0"/>
                      <w:marTop w:val="0"/>
                      <w:marBottom w:val="0"/>
                      <w:divBdr>
                        <w:top w:val="none" w:sz="0" w:space="0" w:color="auto"/>
                        <w:left w:val="none" w:sz="0" w:space="0" w:color="auto"/>
                        <w:bottom w:val="none" w:sz="0" w:space="0" w:color="auto"/>
                        <w:right w:val="none" w:sz="0" w:space="0" w:color="auto"/>
                      </w:divBdr>
                    </w:div>
                  </w:divsChild>
                </w:div>
                <w:div w:id="838544407">
                  <w:marLeft w:val="0"/>
                  <w:marRight w:val="0"/>
                  <w:marTop w:val="0"/>
                  <w:marBottom w:val="0"/>
                  <w:divBdr>
                    <w:top w:val="single" w:sz="2" w:space="1" w:color="FFFFFF"/>
                    <w:left w:val="single" w:sz="2" w:space="12" w:color="FFFFFF"/>
                    <w:bottom w:val="single" w:sz="2" w:space="1" w:color="FFFFFF"/>
                    <w:right w:val="single" w:sz="2" w:space="4" w:color="FFFFFF"/>
                  </w:divBdr>
                  <w:divsChild>
                    <w:div w:id="776100785">
                      <w:marLeft w:val="0"/>
                      <w:marRight w:val="0"/>
                      <w:marTop w:val="0"/>
                      <w:marBottom w:val="0"/>
                      <w:divBdr>
                        <w:top w:val="none" w:sz="0" w:space="0" w:color="auto"/>
                        <w:left w:val="none" w:sz="0" w:space="0" w:color="auto"/>
                        <w:bottom w:val="none" w:sz="0" w:space="0" w:color="auto"/>
                        <w:right w:val="none" w:sz="0" w:space="0" w:color="auto"/>
                      </w:divBdr>
                    </w:div>
                  </w:divsChild>
                </w:div>
                <w:div w:id="1648702128">
                  <w:marLeft w:val="0"/>
                  <w:marRight w:val="0"/>
                  <w:marTop w:val="0"/>
                  <w:marBottom w:val="0"/>
                  <w:divBdr>
                    <w:top w:val="single" w:sz="2" w:space="1" w:color="FFFFFF"/>
                    <w:left w:val="single" w:sz="2" w:space="12" w:color="FFFFFF"/>
                    <w:bottom w:val="single" w:sz="2" w:space="1" w:color="FFFFFF"/>
                    <w:right w:val="single" w:sz="2" w:space="4" w:color="FFFFFF"/>
                  </w:divBdr>
                  <w:divsChild>
                    <w:div w:id="2063677873">
                      <w:marLeft w:val="0"/>
                      <w:marRight w:val="0"/>
                      <w:marTop w:val="0"/>
                      <w:marBottom w:val="0"/>
                      <w:divBdr>
                        <w:top w:val="none" w:sz="0" w:space="0" w:color="auto"/>
                        <w:left w:val="none" w:sz="0" w:space="0" w:color="auto"/>
                        <w:bottom w:val="none" w:sz="0" w:space="0" w:color="auto"/>
                        <w:right w:val="none" w:sz="0" w:space="0" w:color="auto"/>
                      </w:divBdr>
                    </w:div>
                  </w:divsChild>
                </w:div>
                <w:div w:id="2028363460">
                  <w:marLeft w:val="0"/>
                  <w:marRight w:val="0"/>
                  <w:marTop w:val="0"/>
                  <w:marBottom w:val="0"/>
                  <w:divBdr>
                    <w:top w:val="single" w:sz="2" w:space="1" w:color="FFFFFF"/>
                    <w:left w:val="single" w:sz="2" w:space="12" w:color="FFFFFF"/>
                    <w:bottom w:val="single" w:sz="2" w:space="1" w:color="FFFFFF"/>
                    <w:right w:val="single" w:sz="2" w:space="4" w:color="FFFFFF"/>
                  </w:divBdr>
                  <w:divsChild>
                    <w:div w:id="534199347">
                      <w:marLeft w:val="0"/>
                      <w:marRight w:val="0"/>
                      <w:marTop w:val="0"/>
                      <w:marBottom w:val="0"/>
                      <w:divBdr>
                        <w:top w:val="none" w:sz="0" w:space="0" w:color="auto"/>
                        <w:left w:val="none" w:sz="0" w:space="0" w:color="auto"/>
                        <w:bottom w:val="none" w:sz="0" w:space="0" w:color="auto"/>
                        <w:right w:val="none" w:sz="0" w:space="0" w:color="auto"/>
                      </w:divBdr>
                    </w:div>
                  </w:divsChild>
                </w:div>
                <w:div w:id="710764934">
                  <w:marLeft w:val="0"/>
                  <w:marRight w:val="0"/>
                  <w:marTop w:val="0"/>
                  <w:marBottom w:val="0"/>
                  <w:divBdr>
                    <w:top w:val="single" w:sz="2" w:space="1" w:color="FFFFFF"/>
                    <w:left w:val="single" w:sz="2" w:space="12" w:color="FFFFFF"/>
                    <w:bottom w:val="single" w:sz="2" w:space="1" w:color="FFFFFF"/>
                    <w:right w:val="single" w:sz="2" w:space="4" w:color="FFFFFF"/>
                  </w:divBdr>
                  <w:divsChild>
                    <w:div w:id="847253116">
                      <w:marLeft w:val="0"/>
                      <w:marRight w:val="0"/>
                      <w:marTop w:val="0"/>
                      <w:marBottom w:val="0"/>
                      <w:divBdr>
                        <w:top w:val="none" w:sz="0" w:space="0" w:color="auto"/>
                        <w:left w:val="none" w:sz="0" w:space="0" w:color="auto"/>
                        <w:bottom w:val="none" w:sz="0" w:space="0" w:color="auto"/>
                        <w:right w:val="none" w:sz="0" w:space="0" w:color="auto"/>
                      </w:divBdr>
                    </w:div>
                  </w:divsChild>
                </w:div>
                <w:div w:id="672295532">
                  <w:marLeft w:val="0"/>
                  <w:marRight w:val="0"/>
                  <w:marTop w:val="0"/>
                  <w:marBottom w:val="0"/>
                  <w:divBdr>
                    <w:top w:val="single" w:sz="2" w:space="1" w:color="FFFFFF"/>
                    <w:left w:val="single" w:sz="2" w:space="12" w:color="FFFFFF"/>
                    <w:bottom w:val="single" w:sz="2" w:space="1" w:color="FFFFFF"/>
                    <w:right w:val="single" w:sz="2" w:space="4" w:color="FFFFFF"/>
                  </w:divBdr>
                  <w:divsChild>
                    <w:div w:id="1832673011">
                      <w:marLeft w:val="0"/>
                      <w:marRight w:val="0"/>
                      <w:marTop w:val="0"/>
                      <w:marBottom w:val="0"/>
                      <w:divBdr>
                        <w:top w:val="none" w:sz="0" w:space="0" w:color="auto"/>
                        <w:left w:val="none" w:sz="0" w:space="0" w:color="auto"/>
                        <w:bottom w:val="none" w:sz="0" w:space="0" w:color="auto"/>
                        <w:right w:val="none" w:sz="0" w:space="0" w:color="auto"/>
                      </w:divBdr>
                    </w:div>
                  </w:divsChild>
                </w:div>
                <w:div w:id="763915018">
                  <w:marLeft w:val="0"/>
                  <w:marRight w:val="0"/>
                  <w:marTop w:val="0"/>
                  <w:marBottom w:val="0"/>
                  <w:divBdr>
                    <w:top w:val="single" w:sz="2" w:space="1" w:color="FFFFFF"/>
                    <w:left w:val="single" w:sz="2" w:space="12" w:color="FFFFFF"/>
                    <w:bottom w:val="single" w:sz="2" w:space="1" w:color="FFFFFF"/>
                    <w:right w:val="single" w:sz="2" w:space="4" w:color="FFFFFF"/>
                  </w:divBdr>
                  <w:divsChild>
                    <w:div w:id="1380012566">
                      <w:marLeft w:val="0"/>
                      <w:marRight w:val="0"/>
                      <w:marTop w:val="0"/>
                      <w:marBottom w:val="0"/>
                      <w:divBdr>
                        <w:top w:val="none" w:sz="0" w:space="0" w:color="auto"/>
                        <w:left w:val="none" w:sz="0" w:space="0" w:color="auto"/>
                        <w:bottom w:val="none" w:sz="0" w:space="0" w:color="auto"/>
                        <w:right w:val="none" w:sz="0" w:space="0" w:color="auto"/>
                      </w:divBdr>
                    </w:div>
                  </w:divsChild>
                </w:div>
                <w:div w:id="836385581">
                  <w:marLeft w:val="0"/>
                  <w:marRight w:val="0"/>
                  <w:marTop w:val="0"/>
                  <w:marBottom w:val="0"/>
                  <w:divBdr>
                    <w:top w:val="single" w:sz="2" w:space="1" w:color="FFFFFF"/>
                    <w:left w:val="single" w:sz="2" w:space="12" w:color="FFFFFF"/>
                    <w:bottom w:val="single" w:sz="2" w:space="1" w:color="FFFFFF"/>
                    <w:right w:val="single" w:sz="2" w:space="4" w:color="FFFFFF"/>
                  </w:divBdr>
                  <w:divsChild>
                    <w:div w:id="416361766">
                      <w:marLeft w:val="0"/>
                      <w:marRight w:val="0"/>
                      <w:marTop w:val="0"/>
                      <w:marBottom w:val="0"/>
                      <w:divBdr>
                        <w:top w:val="none" w:sz="0" w:space="0" w:color="auto"/>
                        <w:left w:val="none" w:sz="0" w:space="0" w:color="auto"/>
                        <w:bottom w:val="none" w:sz="0" w:space="0" w:color="auto"/>
                        <w:right w:val="none" w:sz="0" w:space="0" w:color="auto"/>
                      </w:divBdr>
                    </w:div>
                  </w:divsChild>
                </w:div>
                <w:div w:id="642542930">
                  <w:marLeft w:val="0"/>
                  <w:marRight w:val="0"/>
                  <w:marTop w:val="0"/>
                  <w:marBottom w:val="0"/>
                  <w:divBdr>
                    <w:top w:val="single" w:sz="2" w:space="1" w:color="FFFFFF"/>
                    <w:left w:val="single" w:sz="2" w:space="12" w:color="FFFFFF"/>
                    <w:bottom w:val="single" w:sz="2" w:space="1" w:color="FFFFFF"/>
                    <w:right w:val="single" w:sz="2" w:space="4" w:color="FFFFFF"/>
                  </w:divBdr>
                  <w:divsChild>
                    <w:div w:id="995718777">
                      <w:marLeft w:val="0"/>
                      <w:marRight w:val="0"/>
                      <w:marTop w:val="0"/>
                      <w:marBottom w:val="0"/>
                      <w:divBdr>
                        <w:top w:val="none" w:sz="0" w:space="0" w:color="auto"/>
                        <w:left w:val="none" w:sz="0" w:space="0" w:color="auto"/>
                        <w:bottom w:val="none" w:sz="0" w:space="0" w:color="auto"/>
                        <w:right w:val="none" w:sz="0" w:space="0" w:color="auto"/>
                      </w:divBdr>
                    </w:div>
                  </w:divsChild>
                </w:div>
                <w:div w:id="642387318">
                  <w:marLeft w:val="0"/>
                  <w:marRight w:val="0"/>
                  <w:marTop w:val="0"/>
                  <w:marBottom w:val="0"/>
                  <w:divBdr>
                    <w:top w:val="single" w:sz="2" w:space="1" w:color="FFFFFF"/>
                    <w:left w:val="single" w:sz="2" w:space="12" w:color="FFFFFF"/>
                    <w:bottom w:val="single" w:sz="2" w:space="1" w:color="FFFFFF"/>
                    <w:right w:val="single" w:sz="2" w:space="4" w:color="FFFFFF"/>
                  </w:divBdr>
                  <w:divsChild>
                    <w:div w:id="2041665940">
                      <w:marLeft w:val="0"/>
                      <w:marRight w:val="0"/>
                      <w:marTop w:val="0"/>
                      <w:marBottom w:val="0"/>
                      <w:divBdr>
                        <w:top w:val="none" w:sz="0" w:space="0" w:color="auto"/>
                        <w:left w:val="none" w:sz="0" w:space="0" w:color="auto"/>
                        <w:bottom w:val="none" w:sz="0" w:space="0" w:color="auto"/>
                        <w:right w:val="none" w:sz="0" w:space="0" w:color="auto"/>
                      </w:divBdr>
                    </w:div>
                  </w:divsChild>
                </w:div>
                <w:div w:id="817696868">
                  <w:marLeft w:val="0"/>
                  <w:marRight w:val="0"/>
                  <w:marTop w:val="0"/>
                  <w:marBottom w:val="0"/>
                  <w:divBdr>
                    <w:top w:val="single" w:sz="2" w:space="1" w:color="FFFFFF"/>
                    <w:left w:val="single" w:sz="2" w:space="12" w:color="FFFFFF"/>
                    <w:bottom w:val="single" w:sz="2" w:space="1" w:color="FFFFFF"/>
                    <w:right w:val="single" w:sz="2" w:space="4" w:color="FFFFFF"/>
                  </w:divBdr>
                  <w:divsChild>
                    <w:div w:id="1759058260">
                      <w:marLeft w:val="0"/>
                      <w:marRight w:val="0"/>
                      <w:marTop w:val="0"/>
                      <w:marBottom w:val="0"/>
                      <w:divBdr>
                        <w:top w:val="none" w:sz="0" w:space="0" w:color="auto"/>
                        <w:left w:val="none" w:sz="0" w:space="0" w:color="auto"/>
                        <w:bottom w:val="none" w:sz="0" w:space="0" w:color="auto"/>
                        <w:right w:val="none" w:sz="0" w:space="0" w:color="auto"/>
                      </w:divBdr>
                    </w:div>
                  </w:divsChild>
                </w:div>
                <w:div w:id="742678999">
                  <w:marLeft w:val="0"/>
                  <w:marRight w:val="0"/>
                  <w:marTop w:val="0"/>
                  <w:marBottom w:val="0"/>
                  <w:divBdr>
                    <w:top w:val="single" w:sz="2" w:space="1" w:color="FFFFFF"/>
                    <w:left w:val="single" w:sz="2" w:space="12" w:color="FFFFFF"/>
                    <w:bottom w:val="single" w:sz="2" w:space="1" w:color="FFFFFF"/>
                    <w:right w:val="single" w:sz="2" w:space="4" w:color="FFFFFF"/>
                  </w:divBdr>
                  <w:divsChild>
                    <w:div w:id="1537813388">
                      <w:marLeft w:val="0"/>
                      <w:marRight w:val="0"/>
                      <w:marTop w:val="0"/>
                      <w:marBottom w:val="0"/>
                      <w:divBdr>
                        <w:top w:val="none" w:sz="0" w:space="0" w:color="auto"/>
                        <w:left w:val="none" w:sz="0" w:space="0" w:color="auto"/>
                        <w:bottom w:val="none" w:sz="0" w:space="0" w:color="auto"/>
                        <w:right w:val="none" w:sz="0" w:space="0" w:color="auto"/>
                      </w:divBdr>
                    </w:div>
                  </w:divsChild>
                </w:div>
                <w:div w:id="1400517586">
                  <w:marLeft w:val="0"/>
                  <w:marRight w:val="0"/>
                  <w:marTop w:val="0"/>
                  <w:marBottom w:val="0"/>
                  <w:divBdr>
                    <w:top w:val="single" w:sz="2" w:space="1" w:color="FFFFFF"/>
                    <w:left w:val="single" w:sz="2" w:space="12" w:color="FFFFFF"/>
                    <w:bottom w:val="single" w:sz="2" w:space="1" w:color="FFFFFF"/>
                    <w:right w:val="single" w:sz="2" w:space="4" w:color="FFFFFF"/>
                  </w:divBdr>
                  <w:divsChild>
                    <w:div w:id="314071912">
                      <w:marLeft w:val="0"/>
                      <w:marRight w:val="0"/>
                      <w:marTop w:val="0"/>
                      <w:marBottom w:val="0"/>
                      <w:divBdr>
                        <w:top w:val="none" w:sz="0" w:space="0" w:color="auto"/>
                        <w:left w:val="none" w:sz="0" w:space="0" w:color="auto"/>
                        <w:bottom w:val="none" w:sz="0" w:space="0" w:color="auto"/>
                        <w:right w:val="none" w:sz="0" w:space="0" w:color="auto"/>
                      </w:divBdr>
                    </w:div>
                  </w:divsChild>
                </w:div>
                <w:div w:id="157549114">
                  <w:marLeft w:val="0"/>
                  <w:marRight w:val="0"/>
                  <w:marTop w:val="0"/>
                  <w:marBottom w:val="0"/>
                  <w:divBdr>
                    <w:top w:val="single" w:sz="2" w:space="1" w:color="FFFFFF"/>
                    <w:left w:val="single" w:sz="2" w:space="12" w:color="FFFFFF"/>
                    <w:bottom w:val="single" w:sz="2" w:space="1" w:color="FFFFFF"/>
                    <w:right w:val="single" w:sz="2" w:space="4" w:color="FFFFFF"/>
                  </w:divBdr>
                  <w:divsChild>
                    <w:div w:id="581914193">
                      <w:marLeft w:val="0"/>
                      <w:marRight w:val="0"/>
                      <w:marTop w:val="0"/>
                      <w:marBottom w:val="0"/>
                      <w:divBdr>
                        <w:top w:val="none" w:sz="0" w:space="0" w:color="auto"/>
                        <w:left w:val="none" w:sz="0" w:space="0" w:color="auto"/>
                        <w:bottom w:val="none" w:sz="0" w:space="0" w:color="auto"/>
                        <w:right w:val="none" w:sz="0" w:space="0" w:color="auto"/>
                      </w:divBdr>
                    </w:div>
                  </w:divsChild>
                </w:div>
                <w:div w:id="920718652">
                  <w:marLeft w:val="0"/>
                  <w:marRight w:val="0"/>
                  <w:marTop w:val="0"/>
                  <w:marBottom w:val="0"/>
                  <w:divBdr>
                    <w:top w:val="single" w:sz="2" w:space="1" w:color="FFFFFF"/>
                    <w:left w:val="single" w:sz="2" w:space="12" w:color="FFFFFF"/>
                    <w:bottom w:val="single" w:sz="2" w:space="1" w:color="FFFFFF"/>
                    <w:right w:val="single" w:sz="2" w:space="4" w:color="FFFFFF"/>
                  </w:divBdr>
                  <w:divsChild>
                    <w:div w:id="1789855906">
                      <w:marLeft w:val="0"/>
                      <w:marRight w:val="0"/>
                      <w:marTop w:val="0"/>
                      <w:marBottom w:val="0"/>
                      <w:divBdr>
                        <w:top w:val="none" w:sz="0" w:space="0" w:color="auto"/>
                        <w:left w:val="none" w:sz="0" w:space="0" w:color="auto"/>
                        <w:bottom w:val="none" w:sz="0" w:space="0" w:color="auto"/>
                        <w:right w:val="none" w:sz="0" w:space="0" w:color="auto"/>
                      </w:divBdr>
                    </w:div>
                  </w:divsChild>
                </w:div>
                <w:div w:id="1114910860">
                  <w:marLeft w:val="0"/>
                  <w:marRight w:val="0"/>
                  <w:marTop w:val="0"/>
                  <w:marBottom w:val="0"/>
                  <w:divBdr>
                    <w:top w:val="single" w:sz="2" w:space="1" w:color="FFFFFF"/>
                    <w:left w:val="single" w:sz="2" w:space="12" w:color="FFFFFF"/>
                    <w:bottom w:val="single" w:sz="2" w:space="1" w:color="FFFFFF"/>
                    <w:right w:val="single" w:sz="2" w:space="4" w:color="FFFFFF"/>
                  </w:divBdr>
                  <w:divsChild>
                    <w:div w:id="1408724688">
                      <w:marLeft w:val="0"/>
                      <w:marRight w:val="0"/>
                      <w:marTop w:val="0"/>
                      <w:marBottom w:val="0"/>
                      <w:divBdr>
                        <w:top w:val="none" w:sz="0" w:space="0" w:color="auto"/>
                        <w:left w:val="none" w:sz="0" w:space="0" w:color="auto"/>
                        <w:bottom w:val="none" w:sz="0" w:space="0" w:color="auto"/>
                        <w:right w:val="none" w:sz="0" w:space="0" w:color="auto"/>
                      </w:divBdr>
                    </w:div>
                  </w:divsChild>
                </w:div>
                <w:div w:id="1275093902">
                  <w:marLeft w:val="0"/>
                  <w:marRight w:val="0"/>
                  <w:marTop w:val="0"/>
                  <w:marBottom w:val="0"/>
                  <w:divBdr>
                    <w:top w:val="single" w:sz="2" w:space="1" w:color="FFFFFF"/>
                    <w:left w:val="single" w:sz="2" w:space="12" w:color="FFFFFF"/>
                    <w:bottom w:val="single" w:sz="2" w:space="1" w:color="FFFFFF"/>
                    <w:right w:val="single" w:sz="2" w:space="4" w:color="FFFFFF"/>
                  </w:divBdr>
                  <w:divsChild>
                    <w:div w:id="288977409">
                      <w:marLeft w:val="0"/>
                      <w:marRight w:val="0"/>
                      <w:marTop w:val="0"/>
                      <w:marBottom w:val="0"/>
                      <w:divBdr>
                        <w:top w:val="none" w:sz="0" w:space="0" w:color="auto"/>
                        <w:left w:val="none" w:sz="0" w:space="0" w:color="auto"/>
                        <w:bottom w:val="none" w:sz="0" w:space="0" w:color="auto"/>
                        <w:right w:val="none" w:sz="0" w:space="0" w:color="auto"/>
                      </w:divBdr>
                    </w:div>
                  </w:divsChild>
                </w:div>
                <w:div w:id="436103236">
                  <w:marLeft w:val="0"/>
                  <w:marRight w:val="0"/>
                  <w:marTop w:val="0"/>
                  <w:marBottom w:val="0"/>
                  <w:divBdr>
                    <w:top w:val="single" w:sz="2" w:space="1" w:color="FFFFFF"/>
                    <w:left w:val="single" w:sz="2" w:space="12" w:color="FFFFFF"/>
                    <w:bottom w:val="single" w:sz="2" w:space="1" w:color="FFFFFF"/>
                    <w:right w:val="single" w:sz="2" w:space="4" w:color="FFFFFF"/>
                  </w:divBdr>
                  <w:divsChild>
                    <w:div w:id="1653557073">
                      <w:marLeft w:val="0"/>
                      <w:marRight w:val="0"/>
                      <w:marTop w:val="0"/>
                      <w:marBottom w:val="0"/>
                      <w:divBdr>
                        <w:top w:val="none" w:sz="0" w:space="0" w:color="auto"/>
                        <w:left w:val="none" w:sz="0" w:space="0" w:color="auto"/>
                        <w:bottom w:val="none" w:sz="0" w:space="0" w:color="auto"/>
                        <w:right w:val="none" w:sz="0" w:space="0" w:color="auto"/>
                      </w:divBdr>
                    </w:div>
                  </w:divsChild>
                </w:div>
                <w:div w:id="952246737">
                  <w:marLeft w:val="0"/>
                  <w:marRight w:val="0"/>
                  <w:marTop w:val="0"/>
                  <w:marBottom w:val="0"/>
                  <w:divBdr>
                    <w:top w:val="single" w:sz="2" w:space="1" w:color="FFFFFF"/>
                    <w:left w:val="single" w:sz="2" w:space="12" w:color="FFFFFF"/>
                    <w:bottom w:val="single" w:sz="2" w:space="1" w:color="FFFFFF"/>
                    <w:right w:val="single" w:sz="2" w:space="4" w:color="FFFFFF"/>
                  </w:divBdr>
                  <w:divsChild>
                    <w:div w:id="770704259">
                      <w:marLeft w:val="0"/>
                      <w:marRight w:val="0"/>
                      <w:marTop w:val="0"/>
                      <w:marBottom w:val="0"/>
                      <w:divBdr>
                        <w:top w:val="none" w:sz="0" w:space="0" w:color="auto"/>
                        <w:left w:val="none" w:sz="0" w:space="0" w:color="auto"/>
                        <w:bottom w:val="none" w:sz="0" w:space="0" w:color="auto"/>
                        <w:right w:val="none" w:sz="0" w:space="0" w:color="auto"/>
                      </w:divBdr>
                    </w:div>
                  </w:divsChild>
                </w:div>
                <w:div w:id="1585145323">
                  <w:marLeft w:val="0"/>
                  <w:marRight w:val="0"/>
                  <w:marTop w:val="0"/>
                  <w:marBottom w:val="0"/>
                  <w:divBdr>
                    <w:top w:val="single" w:sz="2" w:space="1" w:color="FFFFFF"/>
                    <w:left w:val="single" w:sz="2" w:space="12" w:color="FFFFFF"/>
                    <w:bottom w:val="single" w:sz="2" w:space="4" w:color="FFFFFF"/>
                    <w:right w:val="single" w:sz="2" w:space="4" w:color="FFFFFF"/>
                  </w:divBdr>
                  <w:divsChild>
                    <w:div w:id="14658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030331">
      <w:bodyDiv w:val="1"/>
      <w:marLeft w:val="0"/>
      <w:marRight w:val="0"/>
      <w:marTop w:val="0"/>
      <w:marBottom w:val="0"/>
      <w:divBdr>
        <w:top w:val="none" w:sz="0" w:space="0" w:color="auto"/>
        <w:left w:val="none" w:sz="0" w:space="0" w:color="auto"/>
        <w:bottom w:val="none" w:sz="0" w:space="0" w:color="auto"/>
        <w:right w:val="none" w:sz="0" w:space="0" w:color="auto"/>
      </w:divBdr>
      <w:divsChild>
        <w:div w:id="185481865">
          <w:marLeft w:val="0"/>
          <w:marRight w:val="0"/>
          <w:marTop w:val="0"/>
          <w:marBottom w:val="0"/>
          <w:divBdr>
            <w:top w:val="none" w:sz="0" w:space="0" w:color="auto"/>
            <w:left w:val="none" w:sz="0" w:space="0" w:color="auto"/>
            <w:bottom w:val="none" w:sz="0" w:space="0" w:color="auto"/>
            <w:right w:val="none" w:sz="0" w:space="0" w:color="auto"/>
          </w:divBdr>
        </w:div>
        <w:div w:id="1239172131">
          <w:marLeft w:val="0"/>
          <w:marRight w:val="0"/>
          <w:marTop w:val="0"/>
          <w:marBottom w:val="335"/>
          <w:divBdr>
            <w:top w:val="none" w:sz="0" w:space="0" w:color="auto"/>
            <w:left w:val="none" w:sz="0" w:space="0" w:color="auto"/>
            <w:bottom w:val="none" w:sz="0" w:space="0" w:color="auto"/>
            <w:right w:val="none" w:sz="0" w:space="0" w:color="auto"/>
          </w:divBdr>
          <w:divsChild>
            <w:div w:id="544290238">
              <w:marLeft w:val="0"/>
              <w:marRight w:val="0"/>
              <w:marTop w:val="0"/>
              <w:marBottom w:val="0"/>
              <w:divBdr>
                <w:top w:val="none" w:sz="0" w:space="0" w:color="auto"/>
                <w:left w:val="none" w:sz="0" w:space="0" w:color="auto"/>
                <w:bottom w:val="none" w:sz="0" w:space="0" w:color="auto"/>
                <w:right w:val="none" w:sz="0" w:space="0" w:color="auto"/>
              </w:divBdr>
              <w:divsChild>
                <w:div w:id="280042028">
                  <w:marLeft w:val="0"/>
                  <w:marRight w:val="0"/>
                  <w:marTop w:val="0"/>
                  <w:marBottom w:val="0"/>
                  <w:divBdr>
                    <w:top w:val="single" w:sz="2" w:space="4" w:color="FFFFFF"/>
                    <w:left w:val="single" w:sz="2" w:space="12" w:color="FFFFFF"/>
                    <w:bottom w:val="single" w:sz="2" w:space="1" w:color="FFFFFF"/>
                    <w:right w:val="single" w:sz="2" w:space="4" w:color="FFFFFF"/>
                  </w:divBdr>
                  <w:divsChild>
                    <w:div w:id="927423965">
                      <w:marLeft w:val="0"/>
                      <w:marRight w:val="0"/>
                      <w:marTop w:val="0"/>
                      <w:marBottom w:val="0"/>
                      <w:divBdr>
                        <w:top w:val="none" w:sz="0" w:space="0" w:color="auto"/>
                        <w:left w:val="none" w:sz="0" w:space="0" w:color="auto"/>
                        <w:bottom w:val="none" w:sz="0" w:space="0" w:color="auto"/>
                        <w:right w:val="none" w:sz="0" w:space="0" w:color="auto"/>
                      </w:divBdr>
                    </w:div>
                  </w:divsChild>
                </w:div>
                <w:div w:id="366762985">
                  <w:marLeft w:val="0"/>
                  <w:marRight w:val="0"/>
                  <w:marTop w:val="0"/>
                  <w:marBottom w:val="0"/>
                  <w:divBdr>
                    <w:top w:val="single" w:sz="2" w:space="1" w:color="FFFFFF"/>
                    <w:left w:val="single" w:sz="2" w:space="12" w:color="FFFFFF"/>
                    <w:bottom w:val="single" w:sz="2" w:space="1" w:color="FFFFFF"/>
                    <w:right w:val="single" w:sz="2" w:space="4" w:color="FFFFFF"/>
                  </w:divBdr>
                  <w:divsChild>
                    <w:div w:id="536772390">
                      <w:marLeft w:val="0"/>
                      <w:marRight w:val="0"/>
                      <w:marTop w:val="0"/>
                      <w:marBottom w:val="0"/>
                      <w:divBdr>
                        <w:top w:val="none" w:sz="0" w:space="0" w:color="auto"/>
                        <w:left w:val="none" w:sz="0" w:space="0" w:color="auto"/>
                        <w:bottom w:val="none" w:sz="0" w:space="0" w:color="auto"/>
                        <w:right w:val="none" w:sz="0" w:space="0" w:color="auto"/>
                      </w:divBdr>
                    </w:div>
                  </w:divsChild>
                </w:div>
                <w:div w:id="1590697745">
                  <w:marLeft w:val="0"/>
                  <w:marRight w:val="0"/>
                  <w:marTop w:val="0"/>
                  <w:marBottom w:val="0"/>
                  <w:divBdr>
                    <w:top w:val="single" w:sz="2" w:space="1" w:color="FFFFFF"/>
                    <w:left w:val="single" w:sz="2" w:space="12" w:color="FFFFFF"/>
                    <w:bottom w:val="single" w:sz="2" w:space="1" w:color="FFFFFF"/>
                    <w:right w:val="single" w:sz="2" w:space="4" w:color="FFFFFF"/>
                  </w:divBdr>
                  <w:divsChild>
                    <w:div w:id="497237192">
                      <w:marLeft w:val="0"/>
                      <w:marRight w:val="0"/>
                      <w:marTop w:val="0"/>
                      <w:marBottom w:val="0"/>
                      <w:divBdr>
                        <w:top w:val="none" w:sz="0" w:space="0" w:color="auto"/>
                        <w:left w:val="none" w:sz="0" w:space="0" w:color="auto"/>
                        <w:bottom w:val="none" w:sz="0" w:space="0" w:color="auto"/>
                        <w:right w:val="none" w:sz="0" w:space="0" w:color="auto"/>
                      </w:divBdr>
                    </w:div>
                  </w:divsChild>
                </w:div>
                <w:div w:id="501312595">
                  <w:marLeft w:val="0"/>
                  <w:marRight w:val="0"/>
                  <w:marTop w:val="0"/>
                  <w:marBottom w:val="0"/>
                  <w:divBdr>
                    <w:top w:val="single" w:sz="2" w:space="1" w:color="FFFFFF"/>
                    <w:left w:val="single" w:sz="2" w:space="12" w:color="FFFFFF"/>
                    <w:bottom w:val="single" w:sz="2" w:space="1" w:color="FFFFFF"/>
                    <w:right w:val="single" w:sz="2" w:space="4" w:color="FFFFFF"/>
                  </w:divBdr>
                  <w:divsChild>
                    <w:div w:id="1441610854">
                      <w:marLeft w:val="0"/>
                      <w:marRight w:val="0"/>
                      <w:marTop w:val="0"/>
                      <w:marBottom w:val="0"/>
                      <w:divBdr>
                        <w:top w:val="none" w:sz="0" w:space="0" w:color="auto"/>
                        <w:left w:val="none" w:sz="0" w:space="0" w:color="auto"/>
                        <w:bottom w:val="none" w:sz="0" w:space="0" w:color="auto"/>
                        <w:right w:val="none" w:sz="0" w:space="0" w:color="auto"/>
                      </w:divBdr>
                    </w:div>
                  </w:divsChild>
                </w:div>
                <w:div w:id="1538159803">
                  <w:marLeft w:val="0"/>
                  <w:marRight w:val="0"/>
                  <w:marTop w:val="0"/>
                  <w:marBottom w:val="0"/>
                  <w:divBdr>
                    <w:top w:val="single" w:sz="2" w:space="1" w:color="FFFFFF"/>
                    <w:left w:val="single" w:sz="2" w:space="12" w:color="FFFFFF"/>
                    <w:bottom w:val="single" w:sz="2" w:space="1" w:color="FFFFFF"/>
                    <w:right w:val="single" w:sz="2" w:space="4" w:color="FFFFFF"/>
                  </w:divBdr>
                  <w:divsChild>
                    <w:div w:id="1669484168">
                      <w:marLeft w:val="0"/>
                      <w:marRight w:val="0"/>
                      <w:marTop w:val="0"/>
                      <w:marBottom w:val="0"/>
                      <w:divBdr>
                        <w:top w:val="none" w:sz="0" w:space="0" w:color="auto"/>
                        <w:left w:val="none" w:sz="0" w:space="0" w:color="auto"/>
                        <w:bottom w:val="none" w:sz="0" w:space="0" w:color="auto"/>
                        <w:right w:val="none" w:sz="0" w:space="0" w:color="auto"/>
                      </w:divBdr>
                    </w:div>
                  </w:divsChild>
                </w:div>
                <w:div w:id="126435358">
                  <w:marLeft w:val="0"/>
                  <w:marRight w:val="0"/>
                  <w:marTop w:val="0"/>
                  <w:marBottom w:val="0"/>
                  <w:divBdr>
                    <w:top w:val="single" w:sz="2" w:space="1" w:color="FFFFFF"/>
                    <w:left w:val="single" w:sz="2" w:space="12" w:color="FFFFFF"/>
                    <w:bottom w:val="single" w:sz="2" w:space="1" w:color="FFFFFF"/>
                    <w:right w:val="single" w:sz="2" w:space="4" w:color="FFFFFF"/>
                  </w:divBdr>
                  <w:divsChild>
                    <w:div w:id="1586763818">
                      <w:marLeft w:val="0"/>
                      <w:marRight w:val="0"/>
                      <w:marTop w:val="0"/>
                      <w:marBottom w:val="0"/>
                      <w:divBdr>
                        <w:top w:val="none" w:sz="0" w:space="0" w:color="auto"/>
                        <w:left w:val="none" w:sz="0" w:space="0" w:color="auto"/>
                        <w:bottom w:val="none" w:sz="0" w:space="0" w:color="auto"/>
                        <w:right w:val="none" w:sz="0" w:space="0" w:color="auto"/>
                      </w:divBdr>
                    </w:div>
                  </w:divsChild>
                </w:div>
                <w:div w:id="1487017397">
                  <w:marLeft w:val="0"/>
                  <w:marRight w:val="0"/>
                  <w:marTop w:val="0"/>
                  <w:marBottom w:val="0"/>
                  <w:divBdr>
                    <w:top w:val="single" w:sz="2" w:space="1" w:color="FFFFFF"/>
                    <w:left w:val="single" w:sz="2" w:space="12" w:color="FFFFFF"/>
                    <w:bottom w:val="single" w:sz="2" w:space="1" w:color="FFFFFF"/>
                    <w:right w:val="single" w:sz="2" w:space="4" w:color="FFFFFF"/>
                  </w:divBdr>
                  <w:divsChild>
                    <w:div w:id="1809784419">
                      <w:marLeft w:val="0"/>
                      <w:marRight w:val="0"/>
                      <w:marTop w:val="0"/>
                      <w:marBottom w:val="0"/>
                      <w:divBdr>
                        <w:top w:val="none" w:sz="0" w:space="0" w:color="auto"/>
                        <w:left w:val="none" w:sz="0" w:space="0" w:color="auto"/>
                        <w:bottom w:val="none" w:sz="0" w:space="0" w:color="auto"/>
                        <w:right w:val="none" w:sz="0" w:space="0" w:color="auto"/>
                      </w:divBdr>
                    </w:div>
                  </w:divsChild>
                </w:div>
                <w:div w:id="1166164227">
                  <w:marLeft w:val="0"/>
                  <w:marRight w:val="0"/>
                  <w:marTop w:val="0"/>
                  <w:marBottom w:val="0"/>
                  <w:divBdr>
                    <w:top w:val="single" w:sz="2" w:space="1" w:color="FFFFFF"/>
                    <w:left w:val="single" w:sz="2" w:space="12" w:color="FFFFFF"/>
                    <w:bottom w:val="single" w:sz="2" w:space="1" w:color="FFFFFF"/>
                    <w:right w:val="single" w:sz="2" w:space="4" w:color="FFFFFF"/>
                  </w:divBdr>
                  <w:divsChild>
                    <w:div w:id="1450198977">
                      <w:marLeft w:val="0"/>
                      <w:marRight w:val="0"/>
                      <w:marTop w:val="0"/>
                      <w:marBottom w:val="0"/>
                      <w:divBdr>
                        <w:top w:val="none" w:sz="0" w:space="0" w:color="auto"/>
                        <w:left w:val="none" w:sz="0" w:space="0" w:color="auto"/>
                        <w:bottom w:val="none" w:sz="0" w:space="0" w:color="auto"/>
                        <w:right w:val="none" w:sz="0" w:space="0" w:color="auto"/>
                      </w:divBdr>
                    </w:div>
                  </w:divsChild>
                </w:div>
                <w:div w:id="1466585438">
                  <w:marLeft w:val="0"/>
                  <w:marRight w:val="0"/>
                  <w:marTop w:val="0"/>
                  <w:marBottom w:val="0"/>
                  <w:divBdr>
                    <w:top w:val="single" w:sz="2" w:space="1" w:color="FFFFFF"/>
                    <w:left w:val="single" w:sz="2" w:space="12" w:color="FFFFFF"/>
                    <w:bottom w:val="single" w:sz="2" w:space="1" w:color="FFFFFF"/>
                    <w:right w:val="single" w:sz="2" w:space="4" w:color="FFFFFF"/>
                  </w:divBdr>
                  <w:divsChild>
                    <w:div w:id="517741766">
                      <w:marLeft w:val="0"/>
                      <w:marRight w:val="0"/>
                      <w:marTop w:val="0"/>
                      <w:marBottom w:val="0"/>
                      <w:divBdr>
                        <w:top w:val="none" w:sz="0" w:space="0" w:color="auto"/>
                        <w:left w:val="none" w:sz="0" w:space="0" w:color="auto"/>
                        <w:bottom w:val="none" w:sz="0" w:space="0" w:color="auto"/>
                        <w:right w:val="none" w:sz="0" w:space="0" w:color="auto"/>
                      </w:divBdr>
                    </w:div>
                  </w:divsChild>
                </w:div>
                <w:div w:id="1809475047">
                  <w:marLeft w:val="0"/>
                  <w:marRight w:val="0"/>
                  <w:marTop w:val="0"/>
                  <w:marBottom w:val="0"/>
                  <w:divBdr>
                    <w:top w:val="single" w:sz="2" w:space="1" w:color="FFFFFF"/>
                    <w:left w:val="single" w:sz="2" w:space="12" w:color="FFFFFF"/>
                    <w:bottom w:val="single" w:sz="2" w:space="1" w:color="FFFFFF"/>
                    <w:right w:val="single" w:sz="2" w:space="4" w:color="FFFFFF"/>
                  </w:divBdr>
                  <w:divsChild>
                    <w:div w:id="446122672">
                      <w:marLeft w:val="0"/>
                      <w:marRight w:val="0"/>
                      <w:marTop w:val="0"/>
                      <w:marBottom w:val="0"/>
                      <w:divBdr>
                        <w:top w:val="none" w:sz="0" w:space="0" w:color="auto"/>
                        <w:left w:val="none" w:sz="0" w:space="0" w:color="auto"/>
                        <w:bottom w:val="none" w:sz="0" w:space="0" w:color="auto"/>
                        <w:right w:val="none" w:sz="0" w:space="0" w:color="auto"/>
                      </w:divBdr>
                    </w:div>
                  </w:divsChild>
                </w:div>
                <w:div w:id="603609557">
                  <w:marLeft w:val="0"/>
                  <w:marRight w:val="0"/>
                  <w:marTop w:val="0"/>
                  <w:marBottom w:val="0"/>
                  <w:divBdr>
                    <w:top w:val="single" w:sz="2" w:space="1" w:color="FFFFFF"/>
                    <w:left w:val="single" w:sz="2" w:space="12" w:color="FFFFFF"/>
                    <w:bottom w:val="single" w:sz="2" w:space="1" w:color="FFFFFF"/>
                    <w:right w:val="single" w:sz="2" w:space="4" w:color="FFFFFF"/>
                  </w:divBdr>
                  <w:divsChild>
                    <w:div w:id="1965572932">
                      <w:marLeft w:val="0"/>
                      <w:marRight w:val="0"/>
                      <w:marTop w:val="0"/>
                      <w:marBottom w:val="0"/>
                      <w:divBdr>
                        <w:top w:val="none" w:sz="0" w:space="0" w:color="auto"/>
                        <w:left w:val="none" w:sz="0" w:space="0" w:color="auto"/>
                        <w:bottom w:val="none" w:sz="0" w:space="0" w:color="auto"/>
                        <w:right w:val="none" w:sz="0" w:space="0" w:color="auto"/>
                      </w:divBdr>
                    </w:div>
                  </w:divsChild>
                </w:div>
                <w:div w:id="968975139">
                  <w:marLeft w:val="0"/>
                  <w:marRight w:val="0"/>
                  <w:marTop w:val="0"/>
                  <w:marBottom w:val="0"/>
                  <w:divBdr>
                    <w:top w:val="single" w:sz="2" w:space="1" w:color="FFFFFF"/>
                    <w:left w:val="single" w:sz="2" w:space="12" w:color="FFFFFF"/>
                    <w:bottom w:val="single" w:sz="2" w:space="1" w:color="FFFFFF"/>
                    <w:right w:val="single" w:sz="2" w:space="4" w:color="FFFFFF"/>
                  </w:divBdr>
                  <w:divsChild>
                    <w:div w:id="1928532521">
                      <w:marLeft w:val="0"/>
                      <w:marRight w:val="0"/>
                      <w:marTop w:val="0"/>
                      <w:marBottom w:val="0"/>
                      <w:divBdr>
                        <w:top w:val="none" w:sz="0" w:space="0" w:color="auto"/>
                        <w:left w:val="none" w:sz="0" w:space="0" w:color="auto"/>
                        <w:bottom w:val="none" w:sz="0" w:space="0" w:color="auto"/>
                        <w:right w:val="none" w:sz="0" w:space="0" w:color="auto"/>
                      </w:divBdr>
                    </w:div>
                  </w:divsChild>
                </w:div>
                <w:div w:id="1121537508">
                  <w:marLeft w:val="0"/>
                  <w:marRight w:val="0"/>
                  <w:marTop w:val="0"/>
                  <w:marBottom w:val="0"/>
                  <w:divBdr>
                    <w:top w:val="single" w:sz="2" w:space="1" w:color="FFFFFF"/>
                    <w:left w:val="single" w:sz="2" w:space="12" w:color="FFFFFF"/>
                    <w:bottom w:val="single" w:sz="2" w:space="1" w:color="FFFFFF"/>
                    <w:right w:val="single" w:sz="2" w:space="4" w:color="FFFFFF"/>
                  </w:divBdr>
                  <w:divsChild>
                    <w:div w:id="1747533516">
                      <w:marLeft w:val="0"/>
                      <w:marRight w:val="0"/>
                      <w:marTop w:val="0"/>
                      <w:marBottom w:val="0"/>
                      <w:divBdr>
                        <w:top w:val="none" w:sz="0" w:space="0" w:color="auto"/>
                        <w:left w:val="none" w:sz="0" w:space="0" w:color="auto"/>
                        <w:bottom w:val="none" w:sz="0" w:space="0" w:color="auto"/>
                        <w:right w:val="none" w:sz="0" w:space="0" w:color="auto"/>
                      </w:divBdr>
                    </w:div>
                  </w:divsChild>
                </w:div>
                <w:div w:id="381291143">
                  <w:marLeft w:val="0"/>
                  <w:marRight w:val="0"/>
                  <w:marTop w:val="0"/>
                  <w:marBottom w:val="0"/>
                  <w:divBdr>
                    <w:top w:val="single" w:sz="2" w:space="1" w:color="FFFFFF"/>
                    <w:left w:val="single" w:sz="2" w:space="12" w:color="FFFFFF"/>
                    <w:bottom w:val="single" w:sz="2" w:space="1" w:color="FFFFFF"/>
                    <w:right w:val="single" w:sz="2" w:space="4" w:color="FFFFFF"/>
                  </w:divBdr>
                  <w:divsChild>
                    <w:div w:id="846288502">
                      <w:marLeft w:val="0"/>
                      <w:marRight w:val="0"/>
                      <w:marTop w:val="0"/>
                      <w:marBottom w:val="0"/>
                      <w:divBdr>
                        <w:top w:val="none" w:sz="0" w:space="0" w:color="auto"/>
                        <w:left w:val="none" w:sz="0" w:space="0" w:color="auto"/>
                        <w:bottom w:val="none" w:sz="0" w:space="0" w:color="auto"/>
                        <w:right w:val="none" w:sz="0" w:space="0" w:color="auto"/>
                      </w:divBdr>
                    </w:div>
                  </w:divsChild>
                </w:div>
                <w:div w:id="1364940624">
                  <w:marLeft w:val="0"/>
                  <w:marRight w:val="0"/>
                  <w:marTop w:val="0"/>
                  <w:marBottom w:val="0"/>
                  <w:divBdr>
                    <w:top w:val="single" w:sz="2" w:space="1" w:color="FFFFFF"/>
                    <w:left w:val="single" w:sz="2" w:space="12" w:color="FFFFFF"/>
                    <w:bottom w:val="single" w:sz="2" w:space="1" w:color="FFFFFF"/>
                    <w:right w:val="single" w:sz="2" w:space="4" w:color="FFFFFF"/>
                  </w:divBdr>
                  <w:divsChild>
                    <w:div w:id="2052729331">
                      <w:marLeft w:val="0"/>
                      <w:marRight w:val="0"/>
                      <w:marTop w:val="0"/>
                      <w:marBottom w:val="0"/>
                      <w:divBdr>
                        <w:top w:val="none" w:sz="0" w:space="0" w:color="auto"/>
                        <w:left w:val="none" w:sz="0" w:space="0" w:color="auto"/>
                        <w:bottom w:val="none" w:sz="0" w:space="0" w:color="auto"/>
                        <w:right w:val="none" w:sz="0" w:space="0" w:color="auto"/>
                      </w:divBdr>
                    </w:div>
                  </w:divsChild>
                </w:div>
                <w:div w:id="832719679">
                  <w:marLeft w:val="0"/>
                  <w:marRight w:val="0"/>
                  <w:marTop w:val="0"/>
                  <w:marBottom w:val="0"/>
                  <w:divBdr>
                    <w:top w:val="single" w:sz="2" w:space="1" w:color="FFFFFF"/>
                    <w:left w:val="single" w:sz="2" w:space="12" w:color="FFFFFF"/>
                    <w:bottom w:val="single" w:sz="2" w:space="1" w:color="FFFFFF"/>
                    <w:right w:val="single" w:sz="2" w:space="4" w:color="FFFFFF"/>
                  </w:divBdr>
                  <w:divsChild>
                    <w:div w:id="801001075">
                      <w:marLeft w:val="0"/>
                      <w:marRight w:val="0"/>
                      <w:marTop w:val="0"/>
                      <w:marBottom w:val="0"/>
                      <w:divBdr>
                        <w:top w:val="none" w:sz="0" w:space="0" w:color="auto"/>
                        <w:left w:val="none" w:sz="0" w:space="0" w:color="auto"/>
                        <w:bottom w:val="none" w:sz="0" w:space="0" w:color="auto"/>
                        <w:right w:val="none" w:sz="0" w:space="0" w:color="auto"/>
                      </w:divBdr>
                    </w:div>
                  </w:divsChild>
                </w:div>
                <w:div w:id="1074665414">
                  <w:marLeft w:val="0"/>
                  <w:marRight w:val="0"/>
                  <w:marTop w:val="0"/>
                  <w:marBottom w:val="0"/>
                  <w:divBdr>
                    <w:top w:val="single" w:sz="2" w:space="1" w:color="FFFFFF"/>
                    <w:left w:val="single" w:sz="2" w:space="12" w:color="FFFFFF"/>
                    <w:bottom w:val="single" w:sz="2" w:space="1" w:color="FFFFFF"/>
                    <w:right w:val="single" w:sz="2" w:space="4" w:color="FFFFFF"/>
                  </w:divBdr>
                  <w:divsChild>
                    <w:div w:id="1169294565">
                      <w:marLeft w:val="0"/>
                      <w:marRight w:val="0"/>
                      <w:marTop w:val="0"/>
                      <w:marBottom w:val="0"/>
                      <w:divBdr>
                        <w:top w:val="none" w:sz="0" w:space="0" w:color="auto"/>
                        <w:left w:val="none" w:sz="0" w:space="0" w:color="auto"/>
                        <w:bottom w:val="none" w:sz="0" w:space="0" w:color="auto"/>
                        <w:right w:val="none" w:sz="0" w:space="0" w:color="auto"/>
                      </w:divBdr>
                    </w:div>
                  </w:divsChild>
                </w:div>
                <w:div w:id="71900510">
                  <w:marLeft w:val="0"/>
                  <w:marRight w:val="0"/>
                  <w:marTop w:val="0"/>
                  <w:marBottom w:val="0"/>
                  <w:divBdr>
                    <w:top w:val="single" w:sz="2" w:space="1" w:color="FFFFFF"/>
                    <w:left w:val="single" w:sz="2" w:space="12" w:color="FFFFFF"/>
                    <w:bottom w:val="single" w:sz="2" w:space="1" w:color="FFFFFF"/>
                    <w:right w:val="single" w:sz="2" w:space="4" w:color="FFFFFF"/>
                  </w:divBdr>
                  <w:divsChild>
                    <w:div w:id="62335933">
                      <w:marLeft w:val="0"/>
                      <w:marRight w:val="0"/>
                      <w:marTop w:val="0"/>
                      <w:marBottom w:val="0"/>
                      <w:divBdr>
                        <w:top w:val="none" w:sz="0" w:space="0" w:color="auto"/>
                        <w:left w:val="none" w:sz="0" w:space="0" w:color="auto"/>
                        <w:bottom w:val="none" w:sz="0" w:space="0" w:color="auto"/>
                        <w:right w:val="none" w:sz="0" w:space="0" w:color="auto"/>
                      </w:divBdr>
                    </w:div>
                  </w:divsChild>
                </w:div>
                <w:div w:id="1714387150">
                  <w:marLeft w:val="0"/>
                  <w:marRight w:val="0"/>
                  <w:marTop w:val="0"/>
                  <w:marBottom w:val="0"/>
                  <w:divBdr>
                    <w:top w:val="single" w:sz="2" w:space="1" w:color="FFFFFF"/>
                    <w:left w:val="single" w:sz="2" w:space="12" w:color="FFFFFF"/>
                    <w:bottom w:val="single" w:sz="2" w:space="1" w:color="FFFFFF"/>
                    <w:right w:val="single" w:sz="2" w:space="4" w:color="FFFFFF"/>
                  </w:divBdr>
                  <w:divsChild>
                    <w:div w:id="811756551">
                      <w:marLeft w:val="0"/>
                      <w:marRight w:val="0"/>
                      <w:marTop w:val="0"/>
                      <w:marBottom w:val="0"/>
                      <w:divBdr>
                        <w:top w:val="none" w:sz="0" w:space="0" w:color="auto"/>
                        <w:left w:val="none" w:sz="0" w:space="0" w:color="auto"/>
                        <w:bottom w:val="none" w:sz="0" w:space="0" w:color="auto"/>
                        <w:right w:val="none" w:sz="0" w:space="0" w:color="auto"/>
                      </w:divBdr>
                    </w:div>
                  </w:divsChild>
                </w:div>
                <w:div w:id="176115105">
                  <w:marLeft w:val="0"/>
                  <w:marRight w:val="0"/>
                  <w:marTop w:val="0"/>
                  <w:marBottom w:val="0"/>
                  <w:divBdr>
                    <w:top w:val="single" w:sz="2" w:space="1" w:color="FFFFFF"/>
                    <w:left w:val="single" w:sz="2" w:space="12" w:color="FFFFFF"/>
                    <w:bottom w:val="single" w:sz="2" w:space="1" w:color="FFFFFF"/>
                    <w:right w:val="single" w:sz="2" w:space="4" w:color="FFFFFF"/>
                  </w:divBdr>
                  <w:divsChild>
                    <w:div w:id="421293874">
                      <w:marLeft w:val="0"/>
                      <w:marRight w:val="0"/>
                      <w:marTop w:val="0"/>
                      <w:marBottom w:val="0"/>
                      <w:divBdr>
                        <w:top w:val="none" w:sz="0" w:space="0" w:color="auto"/>
                        <w:left w:val="none" w:sz="0" w:space="0" w:color="auto"/>
                        <w:bottom w:val="none" w:sz="0" w:space="0" w:color="auto"/>
                        <w:right w:val="none" w:sz="0" w:space="0" w:color="auto"/>
                      </w:divBdr>
                    </w:div>
                  </w:divsChild>
                </w:div>
                <w:div w:id="1832133218">
                  <w:marLeft w:val="0"/>
                  <w:marRight w:val="0"/>
                  <w:marTop w:val="0"/>
                  <w:marBottom w:val="0"/>
                  <w:divBdr>
                    <w:top w:val="single" w:sz="2" w:space="1" w:color="FFFFFF"/>
                    <w:left w:val="single" w:sz="2" w:space="12" w:color="FFFFFF"/>
                    <w:bottom w:val="single" w:sz="2" w:space="1" w:color="FFFFFF"/>
                    <w:right w:val="single" w:sz="2" w:space="4" w:color="FFFFFF"/>
                  </w:divBdr>
                  <w:divsChild>
                    <w:div w:id="844713629">
                      <w:marLeft w:val="0"/>
                      <w:marRight w:val="0"/>
                      <w:marTop w:val="0"/>
                      <w:marBottom w:val="0"/>
                      <w:divBdr>
                        <w:top w:val="none" w:sz="0" w:space="0" w:color="auto"/>
                        <w:left w:val="none" w:sz="0" w:space="0" w:color="auto"/>
                        <w:bottom w:val="none" w:sz="0" w:space="0" w:color="auto"/>
                        <w:right w:val="none" w:sz="0" w:space="0" w:color="auto"/>
                      </w:divBdr>
                    </w:div>
                  </w:divsChild>
                </w:div>
                <w:div w:id="843595777">
                  <w:marLeft w:val="0"/>
                  <w:marRight w:val="0"/>
                  <w:marTop w:val="0"/>
                  <w:marBottom w:val="0"/>
                  <w:divBdr>
                    <w:top w:val="single" w:sz="2" w:space="1" w:color="FFFFFF"/>
                    <w:left w:val="single" w:sz="2" w:space="12" w:color="FFFFFF"/>
                    <w:bottom w:val="single" w:sz="2" w:space="1" w:color="FFFFFF"/>
                    <w:right w:val="single" w:sz="2" w:space="4" w:color="FFFFFF"/>
                  </w:divBdr>
                  <w:divsChild>
                    <w:div w:id="303658757">
                      <w:marLeft w:val="0"/>
                      <w:marRight w:val="0"/>
                      <w:marTop w:val="0"/>
                      <w:marBottom w:val="0"/>
                      <w:divBdr>
                        <w:top w:val="none" w:sz="0" w:space="0" w:color="auto"/>
                        <w:left w:val="none" w:sz="0" w:space="0" w:color="auto"/>
                        <w:bottom w:val="none" w:sz="0" w:space="0" w:color="auto"/>
                        <w:right w:val="none" w:sz="0" w:space="0" w:color="auto"/>
                      </w:divBdr>
                    </w:div>
                  </w:divsChild>
                </w:div>
                <w:div w:id="1946300803">
                  <w:marLeft w:val="0"/>
                  <w:marRight w:val="0"/>
                  <w:marTop w:val="0"/>
                  <w:marBottom w:val="0"/>
                  <w:divBdr>
                    <w:top w:val="single" w:sz="2" w:space="1" w:color="FFFFFF"/>
                    <w:left w:val="single" w:sz="2" w:space="12" w:color="FFFFFF"/>
                    <w:bottom w:val="single" w:sz="2" w:space="1" w:color="FFFFFF"/>
                    <w:right w:val="single" w:sz="2" w:space="4" w:color="FFFFFF"/>
                  </w:divBdr>
                  <w:divsChild>
                    <w:div w:id="2028172643">
                      <w:marLeft w:val="0"/>
                      <w:marRight w:val="0"/>
                      <w:marTop w:val="0"/>
                      <w:marBottom w:val="0"/>
                      <w:divBdr>
                        <w:top w:val="none" w:sz="0" w:space="0" w:color="auto"/>
                        <w:left w:val="none" w:sz="0" w:space="0" w:color="auto"/>
                        <w:bottom w:val="none" w:sz="0" w:space="0" w:color="auto"/>
                        <w:right w:val="none" w:sz="0" w:space="0" w:color="auto"/>
                      </w:divBdr>
                    </w:div>
                  </w:divsChild>
                </w:div>
                <w:div w:id="822043798">
                  <w:marLeft w:val="0"/>
                  <w:marRight w:val="0"/>
                  <w:marTop w:val="0"/>
                  <w:marBottom w:val="0"/>
                  <w:divBdr>
                    <w:top w:val="single" w:sz="2" w:space="1" w:color="FFFFFF"/>
                    <w:left w:val="single" w:sz="2" w:space="12" w:color="FFFFFF"/>
                    <w:bottom w:val="single" w:sz="2" w:space="1" w:color="FFFFFF"/>
                    <w:right w:val="single" w:sz="2" w:space="4" w:color="FFFFFF"/>
                  </w:divBdr>
                  <w:divsChild>
                    <w:div w:id="2088961432">
                      <w:marLeft w:val="0"/>
                      <w:marRight w:val="0"/>
                      <w:marTop w:val="0"/>
                      <w:marBottom w:val="0"/>
                      <w:divBdr>
                        <w:top w:val="none" w:sz="0" w:space="0" w:color="auto"/>
                        <w:left w:val="none" w:sz="0" w:space="0" w:color="auto"/>
                        <w:bottom w:val="none" w:sz="0" w:space="0" w:color="auto"/>
                        <w:right w:val="none" w:sz="0" w:space="0" w:color="auto"/>
                      </w:divBdr>
                    </w:div>
                  </w:divsChild>
                </w:div>
                <w:div w:id="1800604820">
                  <w:marLeft w:val="0"/>
                  <w:marRight w:val="0"/>
                  <w:marTop w:val="0"/>
                  <w:marBottom w:val="0"/>
                  <w:divBdr>
                    <w:top w:val="single" w:sz="2" w:space="1" w:color="FFFFFF"/>
                    <w:left w:val="single" w:sz="2" w:space="12" w:color="FFFFFF"/>
                    <w:bottom w:val="single" w:sz="2" w:space="1" w:color="FFFFFF"/>
                    <w:right w:val="single" w:sz="2" w:space="4" w:color="FFFFFF"/>
                  </w:divBdr>
                  <w:divsChild>
                    <w:div w:id="1816993103">
                      <w:marLeft w:val="0"/>
                      <w:marRight w:val="0"/>
                      <w:marTop w:val="0"/>
                      <w:marBottom w:val="0"/>
                      <w:divBdr>
                        <w:top w:val="none" w:sz="0" w:space="0" w:color="auto"/>
                        <w:left w:val="none" w:sz="0" w:space="0" w:color="auto"/>
                        <w:bottom w:val="none" w:sz="0" w:space="0" w:color="auto"/>
                        <w:right w:val="none" w:sz="0" w:space="0" w:color="auto"/>
                      </w:divBdr>
                    </w:div>
                  </w:divsChild>
                </w:div>
                <w:div w:id="1046835799">
                  <w:marLeft w:val="0"/>
                  <w:marRight w:val="0"/>
                  <w:marTop w:val="0"/>
                  <w:marBottom w:val="0"/>
                  <w:divBdr>
                    <w:top w:val="single" w:sz="2" w:space="1" w:color="FFFFFF"/>
                    <w:left w:val="single" w:sz="2" w:space="12" w:color="FFFFFF"/>
                    <w:bottom w:val="single" w:sz="2" w:space="1" w:color="FFFFFF"/>
                    <w:right w:val="single" w:sz="2" w:space="4" w:color="FFFFFF"/>
                  </w:divBdr>
                  <w:divsChild>
                    <w:div w:id="631710637">
                      <w:marLeft w:val="0"/>
                      <w:marRight w:val="0"/>
                      <w:marTop w:val="0"/>
                      <w:marBottom w:val="0"/>
                      <w:divBdr>
                        <w:top w:val="none" w:sz="0" w:space="0" w:color="auto"/>
                        <w:left w:val="none" w:sz="0" w:space="0" w:color="auto"/>
                        <w:bottom w:val="none" w:sz="0" w:space="0" w:color="auto"/>
                        <w:right w:val="none" w:sz="0" w:space="0" w:color="auto"/>
                      </w:divBdr>
                    </w:div>
                  </w:divsChild>
                </w:div>
                <w:div w:id="1454208233">
                  <w:marLeft w:val="0"/>
                  <w:marRight w:val="0"/>
                  <w:marTop w:val="0"/>
                  <w:marBottom w:val="0"/>
                  <w:divBdr>
                    <w:top w:val="single" w:sz="2" w:space="1" w:color="FFFFFF"/>
                    <w:left w:val="single" w:sz="2" w:space="12" w:color="FFFFFF"/>
                    <w:bottom w:val="single" w:sz="2" w:space="1" w:color="FFFFFF"/>
                    <w:right w:val="single" w:sz="2" w:space="4" w:color="FFFFFF"/>
                  </w:divBdr>
                  <w:divsChild>
                    <w:div w:id="516039051">
                      <w:marLeft w:val="0"/>
                      <w:marRight w:val="0"/>
                      <w:marTop w:val="0"/>
                      <w:marBottom w:val="0"/>
                      <w:divBdr>
                        <w:top w:val="none" w:sz="0" w:space="0" w:color="auto"/>
                        <w:left w:val="none" w:sz="0" w:space="0" w:color="auto"/>
                        <w:bottom w:val="none" w:sz="0" w:space="0" w:color="auto"/>
                        <w:right w:val="none" w:sz="0" w:space="0" w:color="auto"/>
                      </w:divBdr>
                    </w:div>
                  </w:divsChild>
                </w:div>
                <w:div w:id="595284004">
                  <w:marLeft w:val="0"/>
                  <w:marRight w:val="0"/>
                  <w:marTop w:val="0"/>
                  <w:marBottom w:val="0"/>
                  <w:divBdr>
                    <w:top w:val="single" w:sz="2" w:space="1" w:color="FFFFFF"/>
                    <w:left w:val="single" w:sz="2" w:space="12" w:color="FFFFFF"/>
                    <w:bottom w:val="single" w:sz="2" w:space="4" w:color="FFFFFF"/>
                    <w:right w:val="single" w:sz="2" w:space="4" w:color="FFFFFF"/>
                  </w:divBdr>
                  <w:divsChild>
                    <w:div w:id="100231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82483">
          <w:marLeft w:val="0"/>
          <w:marRight w:val="0"/>
          <w:marTop w:val="0"/>
          <w:marBottom w:val="335"/>
          <w:divBdr>
            <w:top w:val="none" w:sz="0" w:space="0" w:color="auto"/>
            <w:left w:val="none" w:sz="0" w:space="0" w:color="auto"/>
            <w:bottom w:val="none" w:sz="0" w:space="0" w:color="auto"/>
            <w:right w:val="none" w:sz="0" w:space="0" w:color="auto"/>
          </w:divBdr>
          <w:divsChild>
            <w:div w:id="289288060">
              <w:marLeft w:val="0"/>
              <w:marRight w:val="0"/>
              <w:marTop w:val="0"/>
              <w:marBottom w:val="0"/>
              <w:divBdr>
                <w:top w:val="none" w:sz="0" w:space="0" w:color="auto"/>
                <w:left w:val="none" w:sz="0" w:space="0" w:color="auto"/>
                <w:bottom w:val="none" w:sz="0" w:space="0" w:color="auto"/>
                <w:right w:val="none" w:sz="0" w:space="0" w:color="auto"/>
              </w:divBdr>
              <w:divsChild>
                <w:div w:id="1484660273">
                  <w:marLeft w:val="0"/>
                  <w:marRight w:val="0"/>
                  <w:marTop w:val="0"/>
                  <w:marBottom w:val="0"/>
                  <w:divBdr>
                    <w:top w:val="single" w:sz="2" w:space="4" w:color="FFFFFF"/>
                    <w:left w:val="single" w:sz="2" w:space="12" w:color="FFFFFF"/>
                    <w:bottom w:val="single" w:sz="2" w:space="1" w:color="FFFFFF"/>
                    <w:right w:val="single" w:sz="2" w:space="4" w:color="FFFFFF"/>
                  </w:divBdr>
                  <w:divsChild>
                    <w:div w:id="284624488">
                      <w:marLeft w:val="0"/>
                      <w:marRight w:val="0"/>
                      <w:marTop w:val="0"/>
                      <w:marBottom w:val="0"/>
                      <w:divBdr>
                        <w:top w:val="none" w:sz="0" w:space="0" w:color="auto"/>
                        <w:left w:val="none" w:sz="0" w:space="0" w:color="auto"/>
                        <w:bottom w:val="none" w:sz="0" w:space="0" w:color="auto"/>
                        <w:right w:val="none" w:sz="0" w:space="0" w:color="auto"/>
                      </w:divBdr>
                    </w:div>
                  </w:divsChild>
                </w:div>
                <w:div w:id="703673558">
                  <w:marLeft w:val="0"/>
                  <w:marRight w:val="0"/>
                  <w:marTop w:val="0"/>
                  <w:marBottom w:val="0"/>
                  <w:divBdr>
                    <w:top w:val="single" w:sz="2" w:space="1" w:color="FFFFFF"/>
                    <w:left w:val="single" w:sz="2" w:space="12" w:color="FFFFFF"/>
                    <w:bottom w:val="single" w:sz="2" w:space="1" w:color="FFFFFF"/>
                    <w:right w:val="single" w:sz="2" w:space="4" w:color="FFFFFF"/>
                  </w:divBdr>
                  <w:divsChild>
                    <w:div w:id="1276474751">
                      <w:marLeft w:val="0"/>
                      <w:marRight w:val="0"/>
                      <w:marTop w:val="0"/>
                      <w:marBottom w:val="0"/>
                      <w:divBdr>
                        <w:top w:val="none" w:sz="0" w:space="0" w:color="auto"/>
                        <w:left w:val="none" w:sz="0" w:space="0" w:color="auto"/>
                        <w:bottom w:val="none" w:sz="0" w:space="0" w:color="auto"/>
                        <w:right w:val="none" w:sz="0" w:space="0" w:color="auto"/>
                      </w:divBdr>
                    </w:div>
                  </w:divsChild>
                </w:div>
                <w:div w:id="696472422">
                  <w:marLeft w:val="0"/>
                  <w:marRight w:val="0"/>
                  <w:marTop w:val="0"/>
                  <w:marBottom w:val="0"/>
                  <w:divBdr>
                    <w:top w:val="single" w:sz="2" w:space="1" w:color="FFFFFF"/>
                    <w:left w:val="single" w:sz="2" w:space="12" w:color="FFFFFF"/>
                    <w:bottom w:val="single" w:sz="2" w:space="1" w:color="FFFFFF"/>
                    <w:right w:val="single" w:sz="2" w:space="4" w:color="FFFFFF"/>
                  </w:divBdr>
                  <w:divsChild>
                    <w:div w:id="476072796">
                      <w:marLeft w:val="0"/>
                      <w:marRight w:val="0"/>
                      <w:marTop w:val="0"/>
                      <w:marBottom w:val="0"/>
                      <w:divBdr>
                        <w:top w:val="none" w:sz="0" w:space="0" w:color="auto"/>
                        <w:left w:val="none" w:sz="0" w:space="0" w:color="auto"/>
                        <w:bottom w:val="none" w:sz="0" w:space="0" w:color="auto"/>
                        <w:right w:val="none" w:sz="0" w:space="0" w:color="auto"/>
                      </w:divBdr>
                    </w:div>
                  </w:divsChild>
                </w:div>
                <w:div w:id="1252591096">
                  <w:marLeft w:val="0"/>
                  <w:marRight w:val="0"/>
                  <w:marTop w:val="0"/>
                  <w:marBottom w:val="0"/>
                  <w:divBdr>
                    <w:top w:val="single" w:sz="2" w:space="1" w:color="FFFFFF"/>
                    <w:left w:val="single" w:sz="2" w:space="12" w:color="FFFFFF"/>
                    <w:bottom w:val="single" w:sz="2" w:space="1" w:color="FFFFFF"/>
                    <w:right w:val="single" w:sz="2" w:space="4" w:color="FFFFFF"/>
                  </w:divBdr>
                  <w:divsChild>
                    <w:div w:id="418257603">
                      <w:marLeft w:val="0"/>
                      <w:marRight w:val="0"/>
                      <w:marTop w:val="0"/>
                      <w:marBottom w:val="0"/>
                      <w:divBdr>
                        <w:top w:val="none" w:sz="0" w:space="0" w:color="auto"/>
                        <w:left w:val="none" w:sz="0" w:space="0" w:color="auto"/>
                        <w:bottom w:val="none" w:sz="0" w:space="0" w:color="auto"/>
                        <w:right w:val="none" w:sz="0" w:space="0" w:color="auto"/>
                      </w:divBdr>
                    </w:div>
                  </w:divsChild>
                </w:div>
                <w:div w:id="227571768">
                  <w:marLeft w:val="0"/>
                  <w:marRight w:val="0"/>
                  <w:marTop w:val="0"/>
                  <w:marBottom w:val="0"/>
                  <w:divBdr>
                    <w:top w:val="single" w:sz="2" w:space="1" w:color="FFFFFF"/>
                    <w:left w:val="single" w:sz="2" w:space="12" w:color="FFFFFF"/>
                    <w:bottom w:val="single" w:sz="2" w:space="1" w:color="FFFFFF"/>
                    <w:right w:val="single" w:sz="2" w:space="4" w:color="FFFFFF"/>
                  </w:divBdr>
                  <w:divsChild>
                    <w:div w:id="139542349">
                      <w:marLeft w:val="0"/>
                      <w:marRight w:val="0"/>
                      <w:marTop w:val="0"/>
                      <w:marBottom w:val="0"/>
                      <w:divBdr>
                        <w:top w:val="none" w:sz="0" w:space="0" w:color="auto"/>
                        <w:left w:val="none" w:sz="0" w:space="0" w:color="auto"/>
                        <w:bottom w:val="none" w:sz="0" w:space="0" w:color="auto"/>
                        <w:right w:val="none" w:sz="0" w:space="0" w:color="auto"/>
                      </w:divBdr>
                    </w:div>
                  </w:divsChild>
                </w:div>
                <w:div w:id="1454713328">
                  <w:marLeft w:val="0"/>
                  <w:marRight w:val="0"/>
                  <w:marTop w:val="0"/>
                  <w:marBottom w:val="0"/>
                  <w:divBdr>
                    <w:top w:val="single" w:sz="2" w:space="1" w:color="FFFFFF"/>
                    <w:left w:val="single" w:sz="2" w:space="12" w:color="FFFFFF"/>
                    <w:bottom w:val="single" w:sz="2" w:space="1" w:color="FFFFFF"/>
                    <w:right w:val="single" w:sz="2" w:space="4" w:color="FFFFFF"/>
                  </w:divBdr>
                  <w:divsChild>
                    <w:div w:id="915746688">
                      <w:marLeft w:val="0"/>
                      <w:marRight w:val="0"/>
                      <w:marTop w:val="0"/>
                      <w:marBottom w:val="0"/>
                      <w:divBdr>
                        <w:top w:val="none" w:sz="0" w:space="0" w:color="auto"/>
                        <w:left w:val="none" w:sz="0" w:space="0" w:color="auto"/>
                        <w:bottom w:val="none" w:sz="0" w:space="0" w:color="auto"/>
                        <w:right w:val="none" w:sz="0" w:space="0" w:color="auto"/>
                      </w:divBdr>
                    </w:div>
                  </w:divsChild>
                </w:div>
                <w:div w:id="1650400466">
                  <w:marLeft w:val="0"/>
                  <w:marRight w:val="0"/>
                  <w:marTop w:val="0"/>
                  <w:marBottom w:val="0"/>
                  <w:divBdr>
                    <w:top w:val="single" w:sz="2" w:space="1" w:color="FFFFFF"/>
                    <w:left w:val="single" w:sz="2" w:space="12" w:color="FFFFFF"/>
                    <w:bottom w:val="single" w:sz="2" w:space="1" w:color="FFFFFF"/>
                    <w:right w:val="single" w:sz="2" w:space="4" w:color="FFFFFF"/>
                  </w:divBdr>
                  <w:divsChild>
                    <w:div w:id="2075276244">
                      <w:marLeft w:val="0"/>
                      <w:marRight w:val="0"/>
                      <w:marTop w:val="0"/>
                      <w:marBottom w:val="0"/>
                      <w:divBdr>
                        <w:top w:val="none" w:sz="0" w:space="0" w:color="auto"/>
                        <w:left w:val="none" w:sz="0" w:space="0" w:color="auto"/>
                        <w:bottom w:val="none" w:sz="0" w:space="0" w:color="auto"/>
                        <w:right w:val="none" w:sz="0" w:space="0" w:color="auto"/>
                      </w:divBdr>
                    </w:div>
                  </w:divsChild>
                </w:div>
                <w:div w:id="1183399956">
                  <w:marLeft w:val="0"/>
                  <w:marRight w:val="0"/>
                  <w:marTop w:val="0"/>
                  <w:marBottom w:val="0"/>
                  <w:divBdr>
                    <w:top w:val="single" w:sz="2" w:space="1" w:color="FFFFFF"/>
                    <w:left w:val="single" w:sz="2" w:space="12" w:color="FFFFFF"/>
                    <w:bottom w:val="single" w:sz="2" w:space="1" w:color="FFFFFF"/>
                    <w:right w:val="single" w:sz="2" w:space="4" w:color="FFFFFF"/>
                  </w:divBdr>
                  <w:divsChild>
                    <w:div w:id="620574152">
                      <w:marLeft w:val="0"/>
                      <w:marRight w:val="0"/>
                      <w:marTop w:val="0"/>
                      <w:marBottom w:val="0"/>
                      <w:divBdr>
                        <w:top w:val="none" w:sz="0" w:space="0" w:color="auto"/>
                        <w:left w:val="none" w:sz="0" w:space="0" w:color="auto"/>
                        <w:bottom w:val="none" w:sz="0" w:space="0" w:color="auto"/>
                        <w:right w:val="none" w:sz="0" w:space="0" w:color="auto"/>
                      </w:divBdr>
                    </w:div>
                  </w:divsChild>
                </w:div>
                <w:div w:id="1380473693">
                  <w:marLeft w:val="0"/>
                  <w:marRight w:val="0"/>
                  <w:marTop w:val="0"/>
                  <w:marBottom w:val="0"/>
                  <w:divBdr>
                    <w:top w:val="single" w:sz="2" w:space="1" w:color="FFFFFF"/>
                    <w:left w:val="single" w:sz="2" w:space="12" w:color="FFFFFF"/>
                    <w:bottom w:val="single" w:sz="2" w:space="1" w:color="FFFFFF"/>
                    <w:right w:val="single" w:sz="2" w:space="4" w:color="FFFFFF"/>
                  </w:divBdr>
                  <w:divsChild>
                    <w:div w:id="1449424116">
                      <w:marLeft w:val="0"/>
                      <w:marRight w:val="0"/>
                      <w:marTop w:val="0"/>
                      <w:marBottom w:val="0"/>
                      <w:divBdr>
                        <w:top w:val="none" w:sz="0" w:space="0" w:color="auto"/>
                        <w:left w:val="none" w:sz="0" w:space="0" w:color="auto"/>
                        <w:bottom w:val="none" w:sz="0" w:space="0" w:color="auto"/>
                        <w:right w:val="none" w:sz="0" w:space="0" w:color="auto"/>
                      </w:divBdr>
                    </w:div>
                  </w:divsChild>
                </w:div>
                <w:div w:id="1303656398">
                  <w:marLeft w:val="0"/>
                  <w:marRight w:val="0"/>
                  <w:marTop w:val="0"/>
                  <w:marBottom w:val="0"/>
                  <w:divBdr>
                    <w:top w:val="single" w:sz="2" w:space="1" w:color="FFFFFF"/>
                    <w:left w:val="single" w:sz="2" w:space="12" w:color="FFFFFF"/>
                    <w:bottom w:val="single" w:sz="2" w:space="1" w:color="FFFFFF"/>
                    <w:right w:val="single" w:sz="2" w:space="4" w:color="FFFFFF"/>
                  </w:divBdr>
                  <w:divsChild>
                    <w:div w:id="621113507">
                      <w:marLeft w:val="0"/>
                      <w:marRight w:val="0"/>
                      <w:marTop w:val="0"/>
                      <w:marBottom w:val="0"/>
                      <w:divBdr>
                        <w:top w:val="none" w:sz="0" w:space="0" w:color="auto"/>
                        <w:left w:val="none" w:sz="0" w:space="0" w:color="auto"/>
                        <w:bottom w:val="none" w:sz="0" w:space="0" w:color="auto"/>
                        <w:right w:val="none" w:sz="0" w:space="0" w:color="auto"/>
                      </w:divBdr>
                    </w:div>
                  </w:divsChild>
                </w:div>
                <w:div w:id="285234179">
                  <w:marLeft w:val="0"/>
                  <w:marRight w:val="0"/>
                  <w:marTop w:val="0"/>
                  <w:marBottom w:val="0"/>
                  <w:divBdr>
                    <w:top w:val="single" w:sz="2" w:space="1" w:color="FFFFFF"/>
                    <w:left w:val="single" w:sz="2" w:space="12" w:color="FFFFFF"/>
                    <w:bottom w:val="single" w:sz="2" w:space="1" w:color="FFFFFF"/>
                    <w:right w:val="single" w:sz="2" w:space="4" w:color="FFFFFF"/>
                  </w:divBdr>
                  <w:divsChild>
                    <w:div w:id="19209248">
                      <w:marLeft w:val="0"/>
                      <w:marRight w:val="0"/>
                      <w:marTop w:val="0"/>
                      <w:marBottom w:val="0"/>
                      <w:divBdr>
                        <w:top w:val="none" w:sz="0" w:space="0" w:color="auto"/>
                        <w:left w:val="none" w:sz="0" w:space="0" w:color="auto"/>
                        <w:bottom w:val="none" w:sz="0" w:space="0" w:color="auto"/>
                        <w:right w:val="none" w:sz="0" w:space="0" w:color="auto"/>
                      </w:divBdr>
                    </w:div>
                  </w:divsChild>
                </w:div>
                <w:div w:id="574752502">
                  <w:marLeft w:val="0"/>
                  <w:marRight w:val="0"/>
                  <w:marTop w:val="0"/>
                  <w:marBottom w:val="0"/>
                  <w:divBdr>
                    <w:top w:val="single" w:sz="2" w:space="1" w:color="FFFFFF"/>
                    <w:left w:val="single" w:sz="2" w:space="12" w:color="FFFFFF"/>
                    <w:bottom w:val="single" w:sz="2" w:space="1" w:color="FFFFFF"/>
                    <w:right w:val="single" w:sz="2" w:space="4" w:color="FFFFFF"/>
                  </w:divBdr>
                  <w:divsChild>
                    <w:div w:id="270014390">
                      <w:marLeft w:val="0"/>
                      <w:marRight w:val="0"/>
                      <w:marTop w:val="0"/>
                      <w:marBottom w:val="0"/>
                      <w:divBdr>
                        <w:top w:val="none" w:sz="0" w:space="0" w:color="auto"/>
                        <w:left w:val="none" w:sz="0" w:space="0" w:color="auto"/>
                        <w:bottom w:val="none" w:sz="0" w:space="0" w:color="auto"/>
                        <w:right w:val="none" w:sz="0" w:space="0" w:color="auto"/>
                      </w:divBdr>
                    </w:div>
                  </w:divsChild>
                </w:div>
                <w:div w:id="792331085">
                  <w:marLeft w:val="0"/>
                  <w:marRight w:val="0"/>
                  <w:marTop w:val="0"/>
                  <w:marBottom w:val="0"/>
                  <w:divBdr>
                    <w:top w:val="single" w:sz="2" w:space="1" w:color="FFFFFF"/>
                    <w:left w:val="single" w:sz="2" w:space="12" w:color="FFFFFF"/>
                    <w:bottom w:val="single" w:sz="2" w:space="1" w:color="FFFFFF"/>
                    <w:right w:val="single" w:sz="2" w:space="4" w:color="FFFFFF"/>
                  </w:divBdr>
                  <w:divsChild>
                    <w:div w:id="530798416">
                      <w:marLeft w:val="0"/>
                      <w:marRight w:val="0"/>
                      <w:marTop w:val="0"/>
                      <w:marBottom w:val="0"/>
                      <w:divBdr>
                        <w:top w:val="none" w:sz="0" w:space="0" w:color="auto"/>
                        <w:left w:val="none" w:sz="0" w:space="0" w:color="auto"/>
                        <w:bottom w:val="none" w:sz="0" w:space="0" w:color="auto"/>
                        <w:right w:val="none" w:sz="0" w:space="0" w:color="auto"/>
                      </w:divBdr>
                    </w:div>
                  </w:divsChild>
                </w:div>
                <w:div w:id="1932426840">
                  <w:marLeft w:val="0"/>
                  <w:marRight w:val="0"/>
                  <w:marTop w:val="0"/>
                  <w:marBottom w:val="0"/>
                  <w:divBdr>
                    <w:top w:val="single" w:sz="2" w:space="1" w:color="FFFFFF"/>
                    <w:left w:val="single" w:sz="2" w:space="12" w:color="FFFFFF"/>
                    <w:bottom w:val="single" w:sz="2" w:space="1" w:color="FFFFFF"/>
                    <w:right w:val="single" w:sz="2" w:space="4" w:color="FFFFFF"/>
                  </w:divBdr>
                  <w:divsChild>
                    <w:div w:id="749890153">
                      <w:marLeft w:val="0"/>
                      <w:marRight w:val="0"/>
                      <w:marTop w:val="0"/>
                      <w:marBottom w:val="0"/>
                      <w:divBdr>
                        <w:top w:val="none" w:sz="0" w:space="0" w:color="auto"/>
                        <w:left w:val="none" w:sz="0" w:space="0" w:color="auto"/>
                        <w:bottom w:val="none" w:sz="0" w:space="0" w:color="auto"/>
                        <w:right w:val="none" w:sz="0" w:space="0" w:color="auto"/>
                      </w:divBdr>
                    </w:div>
                  </w:divsChild>
                </w:div>
                <w:div w:id="355665774">
                  <w:marLeft w:val="0"/>
                  <w:marRight w:val="0"/>
                  <w:marTop w:val="0"/>
                  <w:marBottom w:val="0"/>
                  <w:divBdr>
                    <w:top w:val="single" w:sz="2" w:space="1" w:color="FFFFFF"/>
                    <w:left w:val="single" w:sz="2" w:space="12" w:color="FFFFFF"/>
                    <w:bottom w:val="single" w:sz="2" w:space="1" w:color="FFFFFF"/>
                    <w:right w:val="single" w:sz="2" w:space="4" w:color="FFFFFF"/>
                  </w:divBdr>
                  <w:divsChild>
                    <w:div w:id="392583068">
                      <w:marLeft w:val="0"/>
                      <w:marRight w:val="0"/>
                      <w:marTop w:val="0"/>
                      <w:marBottom w:val="0"/>
                      <w:divBdr>
                        <w:top w:val="none" w:sz="0" w:space="0" w:color="auto"/>
                        <w:left w:val="none" w:sz="0" w:space="0" w:color="auto"/>
                        <w:bottom w:val="none" w:sz="0" w:space="0" w:color="auto"/>
                        <w:right w:val="none" w:sz="0" w:space="0" w:color="auto"/>
                      </w:divBdr>
                    </w:div>
                  </w:divsChild>
                </w:div>
                <w:div w:id="198200090">
                  <w:marLeft w:val="0"/>
                  <w:marRight w:val="0"/>
                  <w:marTop w:val="0"/>
                  <w:marBottom w:val="0"/>
                  <w:divBdr>
                    <w:top w:val="single" w:sz="2" w:space="1" w:color="FFFFFF"/>
                    <w:left w:val="single" w:sz="2" w:space="12" w:color="FFFFFF"/>
                    <w:bottom w:val="single" w:sz="2" w:space="1" w:color="FFFFFF"/>
                    <w:right w:val="single" w:sz="2" w:space="4" w:color="FFFFFF"/>
                  </w:divBdr>
                  <w:divsChild>
                    <w:div w:id="9530736">
                      <w:marLeft w:val="0"/>
                      <w:marRight w:val="0"/>
                      <w:marTop w:val="0"/>
                      <w:marBottom w:val="0"/>
                      <w:divBdr>
                        <w:top w:val="none" w:sz="0" w:space="0" w:color="auto"/>
                        <w:left w:val="none" w:sz="0" w:space="0" w:color="auto"/>
                        <w:bottom w:val="none" w:sz="0" w:space="0" w:color="auto"/>
                        <w:right w:val="none" w:sz="0" w:space="0" w:color="auto"/>
                      </w:divBdr>
                    </w:div>
                  </w:divsChild>
                </w:div>
                <w:div w:id="1861383796">
                  <w:marLeft w:val="0"/>
                  <w:marRight w:val="0"/>
                  <w:marTop w:val="0"/>
                  <w:marBottom w:val="0"/>
                  <w:divBdr>
                    <w:top w:val="single" w:sz="2" w:space="1" w:color="FFFFFF"/>
                    <w:left w:val="single" w:sz="2" w:space="12" w:color="FFFFFF"/>
                    <w:bottom w:val="single" w:sz="2" w:space="1" w:color="FFFFFF"/>
                    <w:right w:val="single" w:sz="2" w:space="4" w:color="FFFFFF"/>
                  </w:divBdr>
                  <w:divsChild>
                    <w:div w:id="1335573684">
                      <w:marLeft w:val="0"/>
                      <w:marRight w:val="0"/>
                      <w:marTop w:val="0"/>
                      <w:marBottom w:val="0"/>
                      <w:divBdr>
                        <w:top w:val="none" w:sz="0" w:space="0" w:color="auto"/>
                        <w:left w:val="none" w:sz="0" w:space="0" w:color="auto"/>
                        <w:bottom w:val="none" w:sz="0" w:space="0" w:color="auto"/>
                        <w:right w:val="none" w:sz="0" w:space="0" w:color="auto"/>
                      </w:divBdr>
                    </w:div>
                  </w:divsChild>
                </w:div>
                <w:div w:id="1509171640">
                  <w:marLeft w:val="0"/>
                  <w:marRight w:val="0"/>
                  <w:marTop w:val="0"/>
                  <w:marBottom w:val="0"/>
                  <w:divBdr>
                    <w:top w:val="single" w:sz="2" w:space="1" w:color="FFFFFF"/>
                    <w:left w:val="single" w:sz="2" w:space="12" w:color="FFFFFF"/>
                    <w:bottom w:val="single" w:sz="2" w:space="1" w:color="FFFFFF"/>
                    <w:right w:val="single" w:sz="2" w:space="4" w:color="FFFFFF"/>
                  </w:divBdr>
                  <w:divsChild>
                    <w:div w:id="1761945471">
                      <w:marLeft w:val="0"/>
                      <w:marRight w:val="0"/>
                      <w:marTop w:val="0"/>
                      <w:marBottom w:val="0"/>
                      <w:divBdr>
                        <w:top w:val="none" w:sz="0" w:space="0" w:color="auto"/>
                        <w:left w:val="none" w:sz="0" w:space="0" w:color="auto"/>
                        <w:bottom w:val="none" w:sz="0" w:space="0" w:color="auto"/>
                        <w:right w:val="none" w:sz="0" w:space="0" w:color="auto"/>
                      </w:divBdr>
                    </w:div>
                  </w:divsChild>
                </w:div>
                <w:div w:id="519708651">
                  <w:marLeft w:val="0"/>
                  <w:marRight w:val="0"/>
                  <w:marTop w:val="0"/>
                  <w:marBottom w:val="0"/>
                  <w:divBdr>
                    <w:top w:val="single" w:sz="2" w:space="1" w:color="FFFFFF"/>
                    <w:left w:val="single" w:sz="2" w:space="12" w:color="FFFFFF"/>
                    <w:bottom w:val="single" w:sz="2" w:space="1" w:color="FFFFFF"/>
                    <w:right w:val="single" w:sz="2" w:space="4" w:color="FFFFFF"/>
                  </w:divBdr>
                  <w:divsChild>
                    <w:div w:id="754401369">
                      <w:marLeft w:val="0"/>
                      <w:marRight w:val="0"/>
                      <w:marTop w:val="0"/>
                      <w:marBottom w:val="0"/>
                      <w:divBdr>
                        <w:top w:val="none" w:sz="0" w:space="0" w:color="auto"/>
                        <w:left w:val="none" w:sz="0" w:space="0" w:color="auto"/>
                        <w:bottom w:val="none" w:sz="0" w:space="0" w:color="auto"/>
                        <w:right w:val="none" w:sz="0" w:space="0" w:color="auto"/>
                      </w:divBdr>
                    </w:div>
                  </w:divsChild>
                </w:div>
                <w:div w:id="1866793702">
                  <w:marLeft w:val="0"/>
                  <w:marRight w:val="0"/>
                  <w:marTop w:val="0"/>
                  <w:marBottom w:val="0"/>
                  <w:divBdr>
                    <w:top w:val="single" w:sz="2" w:space="1" w:color="FFFFFF"/>
                    <w:left w:val="single" w:sz="2" w:space="12" w:color="FFFFFF"/>
                    <w:bottom w:val="single" w:sz="2" w:space="1" w:color="FFFFFF"/>
                    <w:right w:val="single" w:sz="2" w:space="4" w:color="FFFFFF"/>
                  </w:divBdr>
                  <w:divsChild>
                    <w:div w:id="247464126">
                      <w:marLeft w:val="0"/>
                      <w:marRight w:val="0"/>
                      <w:marTop w:val="0"/>
                      <w:marBottom w:val="0"/>
                      <w:divBdr>
                        <w:top w:val="none" w:sz="0" w:space="0" w:color="auto"/>
                        <w:left w:val="none" w:sz="0" w:space="0" w:color="auto"/>
                        <w:bottom w:val="none" w:sz="0" w:space="0" w:color="auto"/>
                        <w:right w:val="none" w:sz="0" w:space="0" w:color="auto"/>
                      </w:divBdr>
                    </w:div>
                  </w:divsChild>
                </w:div>
                <w:div w:id="1358890218">
                  <w:marLeft w:val="0"/>
                  <w:marRight w:val="0"/>
                  <w:marTop w:val="0"/>
                  <w:marBottom w:val="0"/>
                  <w:divBdr>
                    <w:top w:val="single" w:sz="2" w:space="1" w:color="FFFFFF"/>
                    <w:left w:val="single" w:sz="2" w:space="12" w:color="FFFFFF"/>
                    <w:bottom w:val="single" w:sz="2" w:space="4" w:color="FFFFFF"/>
                    <w:right w:val="single" w:sz="2" w:space="4" w:color="FFFFFF"/>
                  </w:divBdr>
                  <w:divsChild>
                    <w:div w:id="11475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0002">
          <w:marLeft w:val="0"/>
          <w:marRight w:val="0"/>
          <w:marTop w:val="0"/>
          <w:marBottom w:val="335"/>
          <w:divBdr>
            <w:top w:val="none" w:sz="0" w:space="0" w:color="auto"/>
            <w:left w:val="none" w:sz="0" w:space="0" w:color="auto"/>
            <w:bottom w:val="none" w:sz="0" w:space="0" w:color="auto"/>
            <w:right w:val="none" w:sz="0" w:space="0" w:color="auto"/>
          </w:divBdr>
          <w:divsChild>
            <w:div w:id="465512084">
              <w:marLeft w:val="0"/>
              <w:marRight w:val="0"/>
              <w:marTop w:val="0"/>
              <w:marBottom w:val="0"/>
              <w:divBdr>
                <w:top w:val="none" w:sz="0" w:space="0" w:color="auto"/>
                <w:left w:val="none" w:sz="0" w:space="0" w:color="auto"/>
                <w:bottom w:val="none" w:sz="0" w:space="0" w:color="auto"/>
                <w:right w:val="none" w:sz="0" w:space="0" w:color="auto"/>
              </w:divBdr>
              <w:divsChild>
                <w:div w:id="240875822">
                  <w:marLeft w:val="0"/>
                  <w:marRight w:val="0"/>
                  <w:marTop w:val="0"/>
                  <w:marBottom w:val="0"/>
                  <w:divBdr>
                    <w:top w:val="single" w:sz="2" w:space="4" w:color="FFFFFF"/>
                    <w:left w:val="single" w:sz="2" w:space="12" w:color="FFFFFF"/>
                    <w:bottom w:val="single" w:sz="2" w:space="1" w:color="FFFFFF"/>
                    <w:right w:val="single" w:sz="2" w:space="4" w:color="FFFFFF"/>
                  </w:divBdr>
                  <w:divsChild>
                    <w:div w:id="246110895">
                      <w:marLeft w:val="0"/>
                      <w:marRight w:val="0"/>
                      <w:marTop w:val="0"/>
                      <w:marBottom w:val="0"/>
                      <w:divBdr>
                        <w:top w:val="none" w:sz="0" w:space="0" w:color="auto"/>
                        <w:left w:val="none" w:sz="0" w:space="0" w:color="auto"/>
                        <w:bottom w:val="none" w:sz="0" w:space="0" w:color="auto"/>
                        <w:right w:val="none" w:sz="0" w:space="0" w:color="auto"/>
                      </w:divBdr>
                    </w:div>
                  </w:divsChild>
                </w:div>
                <w:div w:id="464858026">
                  <w:marLeft w:val="0"/>
                  <w:marRight w:val="0"/>
                  <w:marTop w:val="0"/>
                  <w:marBottom w:val="0"/>
                  <w:divBdr>
                    <w:top w:val="single" w:sz="2" w:space="1" w:color="FFFFFF"/>
                    <w:left w:val="single" w:sz="2" w:space="12" w:color="FFFFFF"/>
                    <w:bottom w:val="single" w:sz="2" w:space="1" w:color="FFFFFF"/>
                    <w:right w:val="single" w:sz="2" w:space="4" w:color="FFFFFF"/>
                  </w:divBdr>
                  <w:divsChild>
                    <w:div w:id="20788085">
                      <w:marLeft w:val="0"/>
                      <w:marRight w:val="0"/>
                      <w:marTop w:val="0"/>
                      <w:marBottom w:val="0"/>
                      <w:divBdr>
                        <w:top w:val="none" w:sz="0" w:space="0" w:color="auto"/>
                        <w:left w:val="none" w:sz="0" w:space="0" w:color="auto"/>
                        <w:bottom w:val="none" w:sz="0" w:space="0" w:color="auto"/>
                        <w:right w:val="none" w:sz="0" w:space="0" w:color="auto"/>
                      </w:divBdr>
                    </w:div>
                  </w:divsChild>
                </w:div>
                <w:div w:id="733772152">
                  <w:marLeft w:val="0"/>
                  <w:marRight w:val="0"/>
                  <w:marTop w:val="0"/>
                  <w:marBottom w:val="0"/>
                  <w:divBdr>
                    <w:top w:val="single" w:sz="2" w:space="1" w:color="FFFFFF"/>
                    <w:left w:val="single" w:sz="2" w:space="12" w:color="FFFFFF"/>
                    <w:bottom w:val="single" w:sz="2" w:space="1" w:color="FFFFFF"/>
                    <w:right w:val="single" w:sz="2" w:space="4" w:color="FFFFFF"/>
                  </w:divBdr>
                  <w:divsChild>
                    <w:div w:id="1041368302">
                      <w:marLeft w:val="0"/>
                      <w:marRight w:val="0"/>
                      <w:marTop w:val="0"/>
                      <w:marBottom w:val="0"/>
                      <w:divBdr>
                        <w:top w:val="none" w:sz="0" w:space="0" w:color="auto"/>
                        <w:left w:val="none" w:sz="0" w:space="0" w:color="auto"/>
                        <w:bottom w:val="none" w:sz="0" w:space="0" w:color="auto"/>
                        <w:right w:val="none" w:sz="0" w:space="0" w:color="auto"/>
                      </w:divBdr>
                    </w:div>
                  </w:divsChild>
                </w:div>
                <w:div w:id="1126045938">
                  <w:marLeft w:val="0"/>
                  <w:marRight w:val="0"/>
                  <w:marTop w:val="0"/>
                  <w:marBottom w:val="0"/>
                  <w:divBdr>
                    <w:top w:val="single" w:sz="2" w:space="1" w:color="FFFFFF"/>
                    <w:left w:val="single" w:sz="2" w:space="12" w:color="FFFFFF"/>
                    <w:bottom w:val="single" w:sz="2" w:space="1" w:color="FFFFFF"/>
                    <w:right w:val="single" w:sz="2" w:space="4" w:color="FFFFFF"/>
                  </w:divBdr>
                  <w:divsChild>
                    <w:div w:id="493372923">
                      <w:marLeft w:val="0"/>
                      <w:marRight w:val="0"/>
                      <w:marTop w:val="0"/>
                      <w:marBottom w:val="0"/>
                      <w:divBdr>
                        <w:top w:val="none" w:sz="0" w:space="0" w:color="auto"/>
                        <w:left w:val="none" w:sz="0" w:space="0" w:color="auto"/>
                        <w:bottom w:val="none" w:sz="0" w:space="0" w:color="auto"/>
                        <w:right w:val="none" w:sz="0" w:space="0" w:color="auto"/>
                      </w:divBdr>
                    </w:div>
                  </w:divsChild>
                </w:div>
                <w:div w:id="547228262">
                  <w:marLeft w:val="0"/>
                  <w:marRight w:val="0"/>
                  <w:marTop w:val="0"/>
                  <w:marBottom w:val="0"/>
                  <w:divBdr>
                    <w:top w:val="single" w:sz="2" w:space="1" w:color="FFFFFF"/>
                    <w:left w:val="single" w:sz="2" w:space="12" w:color="FFFFFF"/>
                    <w:bottom w:val="single" w:sz="2" w:space="1" w:color="FFFFFF"/>
                    <w:right w:val="single" w:sz="2" w:space="4" w:color="FFFFFF"/>
                  </w:divBdr>
                  <w:divsChild>
                    <w:div w:id="2112578224">
                      <w:marLeft w:val="0"/>
                      <w:marRight w:val="0"/>
                      <w:marTop w:val="0"/>
                      <w:marBottom w:val="0"/>
                      <w:divBdr>
                        <w:top w:val="none" w:sz="0" w:space="0" w:color="auto"/>
                        <w:left w:val="none" w:sz="0" w:space="0" w:color="auto"/>
                        <w:bottom w:val="none" w:sz="0" w:space="0" w:color="auto"/>
                        <w:right w:val="none" w:sz="0" w:space="0" w:color="auto"/>
                      </w:divBdr>
                    </w:div>
                  </w:divsChild>
                </w:div>
                <w:div w:id="1573005523">
                  <w:marLeft w:val="0"/>
                  <w:marRight w:val="0"/>
                  <w:marTop w:val="0"/>
                  <w:marBottom w:val="0"/>
                  <w:divBdr>
                    <w:top w:val="single" w:sz="2" w:space="1" w:color="FFFFFF"/>
                    <w:left w:val="single" w:sz="2" w:space="12" w:color="FFFFFF"/>
                    <w:bottom w:val="single" w:sz="2" w:space="1" w:color="FFFFFF"/>
                    <w:right w:val="single" w:sz="2" w:space="4" w:color="FFFFFF"/>
                  </w:divBdr>
                  <w:divsChild>
                    <w:div w:id="2119451351">
                      <w:marLeft w:val="0"/>
                      <w:marRight w:val="0"/>
                      <w:marTop w:val="0"/>
                      <w:marBottom w:val="0"/>
                      <w:divBdr>
                        <w:top w:val="none" w:sz="0" w:space="0" w:color="auto"/>
                        <w:left w:val="none" w:sz="0" w:space="0" w:color="auto"/>
                        <w:bottom w:val="none" w:sz="0" w:space="0" w:color="auto"/>
                        <w:right w:val="none" w:sz="0" w:space="0" w:color="auto"/>
                      </w:divBdr>
                    </w:div>
                  </w:divsChild>
                </w:div>
                <w:div w:id="37438334">
                  <w:marLeft w:val="0"/>
                  <w:marRight w:val="0"/>
                  <w:marTop w:val="0"/>
                  <w:marBottom w:val="0"/>
                  <w:divBdr>
                    <w:top w:val="single" w:sz="2" w:space="1" w:color="FFFFFF"/>
                    <w:left w:val="single" w:sz="2" w:space="12" w:color="FFFFFF"/>
                    <w:bottom w:val="single" w:sz="2" w:space="1" w:color="FFFFFF"/>
                    <w:right w:val="single" w:sz="2" w:space="4" w:color="FFFFFF"/>
                  </w:divBdr>
                  <w:divsChild>
                    <w:div w:id="696779866">
                      <w:marLeft w:val="0"/>
                      <w:marRight w:val="0"/>
                      <w:marTop w:val="0"/>
                      <w:marBottom w:val="0"/>
                      <w:divBdr>
                        <w:top w:val="none" w:sz="0" w:space="0" w:color="auto"/>
                        <w:left w:val="none" w:sz="0" w:space="0" w:color="auto"/>
                        <w:bottom w:val="none" w:sz="0" w:space="0" w:color="auto"/>
                        <w:right w:val="none" w:sz="0" w:space="0" w:color="auto"/>
                      </w:divBdr>
                    </w:div>
                  </w:divsChild>
                </w:div>
                <w:div w:id="1156265156">
                  <w:marLeft w:val="0"/>
                  <w:marRight w:val="0"/>
                  <w:marTop w:val="0"/>
                  <w:marBottom w:val="0"/>
                  <w:divBdr>
                    <w:top w:val="single" w:sz="2" w:space="1" w:color="FFFFFF"/>
                    <w:left w:val="single" w:sz="2" w:space="12" w:color="FFFFFF"/>
                    <w:bottom w:val="single" w:sz="2" w:space="1" w:color="FFFFFF"/>
                    <w:right w:val="single" w:sz="2" w:space="4" w:color="FFFFFF"/>
                  </w:divBdr>
                  <w:divsChild>
                    <w:div w:id="1472166358">
                      <w:marLeft w:val="0"/>
                      <w:marRight w:val="0"/>
                      <w:marTop w:val="0"/>
                      <w:marBottom w:val="0"/>
                      <w:divBdr>
                        <w:top w:val="none" w:sz="0" w:space="0" w:color="auto"/>
                        <w:left w:val="none" w:sz="0" w:space="0" w:color="auto"/>
                        <w:bottom w:val="none" w:sz="0" w:space="0" w:color="auto"/>
                        <w:right w:val="none" w:sz="0" w:space="0" w:color="auto"/>
                      </w:divBdr>
                    </w:div>
                  </w:divsChild>
                </w:div>
                <w:div w:id="732898325">
                  <w:marLeft w:val="0"/>
                  <w:marRight w:val="0"/>
                  <w:marTop w:val="0"/>
                  <w:marBottom w:val="0"/>
                  <w:divBdr>
                    <w:top w:val="single" w:sz="2" w:space="1" w:color="FFFFFF"/>
                    <w:left w:val="single" w:sz="2" w:space="12" w:color="FFFFFF"/>
                    <w:bottom w:val="single" w:sz="2" w:space="1" w:color="FFFFFF"/>
                    <w:right w:val="single" w:sz="2" w:space="4" w:color="FFFFFF"/>
                  </w:divBdr>
                  <w:divsChild>
                    <w:div w:id="1583561083">
                      <w:marLeft w:val="0"/>
                      <w:marRight w:val="0"/>
                      <w:marTop w:val="0"/>
                      <w:marBottom w:val="0"/>
                      <w:divBdr>
                        <w:top w:val="none" w:sz="0" w:space="0" w:color="auto"/>
                        <w:left w:val="none" w:sz="0" w:space="0" w:color="auto"/>
                        <w:bottom w:val="none" w:sz="0" w:space="0" w:color="auto"/>
                        <w:right w:val="none" w:sz="0" w:space="0" w:color="auto"/>
                      </w:divBdr>
                    </w:div>
                  </w:divsChild>
                </w:div>
                <w:div w:id="1088162849">
                  <w:marLeft w:val="0"/>
                  <w:marRight w:val="0"/>
                  <w:marTop w:val="0"/>
                  <w:marBottom w:val="0"/>
                  <w:divBdr>
                    <w:top w:val="single" w:sz="2" w:space="1" w:color="FFFFFF"/>
                    <w:left w:val="single" w:sz="2" w:space="12" w:color="FFFFFF"/>
                    <w:bottom w:val="single" w:sz="2" w:space="1" w:color="FFFFFF"/>
                    <w:right w:val="single" w:sz="2" w:space="4" w:color="FFFFFF"/>
                  </w:divBdr>
                  <w:divsChild>
                    <w:div w:id="1412265690">
                      <w:marLeft w:val="0"/>
                      <w:marRight w:val="0"/>
                      <w:marTop w:val="0"/>
                      <w:marBottom w:val="0"/>
                      <w:divBdr>
                        <w:top w:val="none" w:sz="0" w:space="0" w:color="auto"/>
                        <w:left w:val="none" w:sz="0" w:space="0" w:color="auto"/>
                        <w:bottom w:val="none" w:sz="0" w:space="0" w:color="auto"/>
                        <w:right w:val="none" w:sz="0" w:space="0" w:color="auto"/>
                      </w:divBdr>
                    </w:div>
                  </w:divsChild>
                </w:div>
                <w:div w:id="123239500">
                  <w:marLeft w:val="0"/>
                  <w:marRight w:val="0"/>
                  <w:marTop w:val="0"/>
                  <w:marBottom w:val="0"/>
                  <w:divBdr>
                    <w:top w:val="single" w:sz="2" w:space="1" w:color="FFFFFF"/>
                    <w:left w:val="single" w:sz="2" w:space="12" w:color="FFFFFF"/>
                    <w:bottom w:val="single" w:sz="2" w:space="1" w:color="FFFFFF"/>
                    <w:right w:val="single" w:sz="2" w:space="4" w:color="FFFFFF"/>
                  </w:divBdr>
                  <w:divsChild>
                    <w:div w:id="1440876701">
                      <w:marLeft w:val="0"/>
                      <w:marRight w:val="0"/>
                      <w:marTop w:val="0"/>
                      <w:marBottom w:val="0"/>
                      <w:divBdr>
                        <w:top w:val="none" w:sz="0" w:space="0" w:color="auto"/>
                        <w:left w:val="none" w:sz="0" w:space="0" w:color="auto"/>
                        <w:bottom w:val="none" w:sz="0" w:space="0" w:color="auto"/>
                        <w:right w:val="none" w:sz="0" w:space="0" w:color="auto"/>
                      </w:divBdr>
                    </w:div>
                  </w:divsChild>
                </w:div>
                <w:div w:id="1170171417">
                  <w:marLeft w:val="0"/>
                  <w:marRight w:val="0"/>
                  <w:marTop w:val="0"/>
                  <w:marBottom w:val="0"/>
                  <w:divBdr>
                    <w:top w:val="single" w:sz="2" w:space="1" w:color="FFFFFF"/>
                    <w:left w:val="single" w:sz="2" w:space="12" w:color="FFFFFF"/>
                    <w:bottom w:val="single" w:sz="2" w:space="1" w:color="FFFFFF"/>
                    <w:right w:val="single" w:sz="2" w:space="4" w:color="FFFFFF"/>
                  </w:divBdr>
                  <w:divsChild>
                    <w:div w:id="445543934">
                      <w:marLeft w:val="0"/>
                      <w:marRight w:val="0"/>
                      <w:marTop w:val="0"/>
                      <w:marBottom w:val="0"/>
                      <w:divBdr>
                        <w:top w:val="none" w:sz="0" w:space="0" w:color="auto"/>
                        <w:left w:val="none" w:sz="0" w:space="0" w:color="auto"/>
                        <w:bottom w:val="none" w:sz="0" w:space="0" w:color="auto"/>
                        <w:right w:val="none" w:sz="0" w:space="0" w:color="auto"/>
                      </w:divBdr>
                    </w:div>
                  </w:divsChild>
                </w:div>
                <w:div w:id="627928604">
                  <w:marLeft w:val="0"/>
                  <w:marRight w:val="0"/>
                  <w:marTop w:val="0"/>
                  <w:marBottom w:val="0"/>
                  <w:divBdr>
                    <w:top w:val="single" w:sz="2" w:space="1" w:color="FFFFFF"/>
                    <w:left w:val="single" w:sz="2" w:space="12" w:color="FFFFFF"/>
                    <w:bottom w:val="single" w:sz="2" w:space="1" w:color="FFFFFF"/>
                    <w:right w:val="single" w:sz="2" w:space="4" w:color="FFFFFF"/>
                  </w:divBdr>
                  <w:divsChild>
                    <w:div w:id="89588804">
                      <w:marLeft w:val="0"/>
                      <w:marRight w:val="0"/>
                      <w:marTop w:val="0"/>
                      <w:marBottom w:val="0"/>
                      <w:divBdr>
                        <w:top w:val="none" w:sz="0" w:space="0" w:color="auto"/>
                        <w:left w:val="none" w:sz="0" w:space="0" w:color="auto"/>
                        <w:bottom w:val="none" w:sz="0" w:space="0" w:color="auto"/>
                        <w:right w:val="none" w:sz="0" w:space="0" w:color="auto"/>
                      </w:divBdr>
                    </w:div>
                  </w:divsChild>
                </w:div>
                <w:div w:id="1634212486">
                  <w:marLeft w:val="0"/>
                  <w:marRight w:val="0"/>
                  <w:marTop w:val="0"/>
                  <w:marBottom w:val="0"/>
                  <w:divBdr>
                    <w:top w:val="single" w:sz="2" w:space="1" w:color="FFFFFF"/>
                    <w:left w:val="single" w:sz="2" w:space="12" w:color="FFFFFF"/>
                    <w:bottom w:val="single" w:sz="2" w:space="1" w:color="FFFFFF"/>
                    <w:right w:val="single" w:sz="2" w:space="4" w:color="FFFFFF"/>
                  </w:divBdr>
                  <w:divsChild>
                    <w:div w:id="1536845784">
                      <w:marLeft w:val="0"/>
                      <w:marRight w:val="0"/>
                      <w:marTop w:val="0"/>
                      <w:marBottom w:val="0"/>
                      <w:divBdr>
                        <w:top w:val="none" w:sz="0" w:space="0" w:color="auto"/>
                        <w:left w:val="none" w:sz="0" w:space="0" w:color="auto"/>
                        <w:bottom w:val="none" w:sz="0" w:space="0" w:color="auto"/>
                        <w:right w:val="none" w:sz="0" w:space="0" w:color="auto"/>
                      </w:divBdr>
                    </w:div>
                  </w:divsChild>
                </w:div>
                <w:div w:id="785580900">
                  <w:marLeft w:val="0"/>
                  <w:marRight w:val="0"/>
                  <w:marTop w:val="0"/>
                  <w:marBottom w:val="0"/>
                  <w:divBdr>
                    <w:top w:val="single" w:sz="2" w:space="1" w:color="FFFFFF"/>
                    <w:left w:val="single" w:sz="2" w:space="12" w:color="FFFFFF"/>
                    <w:bottom w:val="single" w:sz="2" w:space="1" w:color="FFFFFF"/>
                    <w:right w:val="single" w:sz="2" w:space="4" w:color="FFFFFF"/>
                  </w:divBdr>
                  <w:divsChild>
                    <w:div w:id="466433629">
                      <w:marLeft w:val="0"/>
                      <w:marRight w:val="0"/>
                      <w:marTop w:val="0"/>
                      <w:marBottom w:val="0"/>
                      <w:divBdr>
                        <w:top w:val="none" w:sz="0" w:space="0" w:color="auto"/>
                        <w:left w:val="none" w:sz="0" w:space="0" w:color="auto"/>
                        <w:bottom w:val="none" w:sz="0" w:space="0" w:color="auto"/>
                        <w:right w:val="none" w:sz="0" w:space="0" w:color="auto"/>
                      </w:divBdr>
                    </w:div>
                  </w:divsChild>
                </w:div>
                <w:div w:id="1041439993">
                  <w:marLeft w:val="0"/>
                  <w:marRight w:val="0"/>
                  <w:marTop w:val="0"/>
                  <w:marBottom w:val="0"/>
                  <w:divBdr>
                    <w:top w:val="single" w:sz="2" w:space="1" w:color="FFFFFF"/>
                    <w:left w:val="single" w:sz="2" w:space="12" w:color="FFFFFF"/>
                    <w:bottom w:val="single" w:sz="2" w:space="1" w:color="FFFFFF"/>
                    <w:right w:val="single" w:sz="2" w:space="4" w:color="FFFFFF"/>
                  </w:divBdr>
                  <w:divsChild>
                    <w:div w:id="714548458">
                      <w:marLeft w:val="0"/>
                      <w:marRight w:val="0"/>
                      <w:marTop w:val="0"/>
                      <w:marBottom w:val="0"/>
                      <w:divBdr>
                        <w:top w:val="none" w:sz="0" w:space="0" w:color="auto"/>
                        <w:left w:val="none" w:sz="0" w:space="0" w:color="auto"/>
                        <w:bottom w:val="none" w:sz="0" w:space="0" w:color="auto"/>
                        <w:right w:val="none" w:sz="0" w:space="0" w:color="auto"/>
                      </w:divBdr>
                    </w:div>
                  </w:divsChild>
                </w:div>
                <w:div w:id="327367232">
                  <w:marLeft w:val="0"/>
                  <w:marRight w:val="0"/>
                  <w:marTop w:val="0"/>
                  <w:marBottom w:val="0"/>
                  <w:divBdr>
                    <w:top w:val="single" w:sz="2" w:space="1" w:color="FFFFFF"/>
                    <w:left w:val="single" w:sz="2" w:space="12" w:color="FFFFFF"/>
                    <w:bottom w:val="single" w:sz="2" w:space="1" w:color="FFFFFF"/>
                    <w:right w:val="single" w:sz="2" w:space="4" w:color="FFFFFF"/>
                  </w:divBdr>
                  <w:divsChild>
                    <w:div w:id="51973441">
                      <w:marLeft w:val="0"/>
                      <w:marRight w:val="0"/>
                      <w:marTop w:val="0"/>
                      <w:marBottom w:val="0"/>
                      <w:divBdr>
                        <w:top w:val="none" w:sz="0" w:space="0" w:color="auto"/>
                        <w:left w:val="none" w:sz="0" w:space="0" w:color="auto"/>
                        <w:bottom w:val="none" w:sz="0" w:space="0" w:color="auto"/>
                        <w:right w:val="none" w:sz="0" w:space="0" w:color="auto"/>
                      </w:divBdr>
                    </w:div>
                  </w:divsChild>
                </w:div>
                <w:div w:id="492377969">
                  <w:marLeft w:val="0"/>
                  <w:marRight w:val="0"/>
                  <w:marTop w:val="0"/>
                  <w:marBottom w:val="0"/>
                  <w:divBdr>
                    <w:top w:val="single" w:sz="2" w:space="1" w:color="FFFFFF"/>
                    <w:left w:val="single" w:sz="2" w:space="12" w:color="FFFFFF"/>
                    <w:bottom w:val="single" w:sz="2" w:space="1" w:color="FFFFFF"/>
                    <w:right w:val="single" w:sz="2" w:space="4" w:color="FFFFFF"/>
                  </w:divBdr>
                  <w:divsChild>
                    <w:div w:id="1412701647">
                      <w:marLeft w:val="0"/>
                      <w:marRight w:val="0"/>
                      <w:marTop w:val="0"/>
                      <w:marBottom w:val="0"/>
                      <w:divBdr>
                        <w:top w:val="none" w:sz="0" w:space="0" w:color="auto"/>
                        <w:left w:val="none" w:sz="0" w:space="0" w:color="auto"/>
                        <w:bottom w:val="none" w:sz="0" w:space="0" w:color="auto"/>
                        <w:right w:val="none" w:sz="0" w:space="0" w:color="auto"/>
                      </w:divBdr>
                    </w:div>
                  </w:divsChild>
                </w:div>
                <w:div w:id="315956083">
                  <w:marLeft w:val="0"/>
                  <w:marRight w:val="0"/>
                  <w:marTop w:val="0"/>
                  <w:marBottom w:val="0"/>
                  <w:divBdr>
                    <w:top w:val="single" w:sz="2" w:space="1" w:color="FFFFFF"/>
                    <w:left w:val="single" w:sz="2" w:space="12" w:color="FFFFFF"/>
                    <w:bottom w:val="single" w:sz="2" w:space="1" w:color="FFFFFF"/>
                    <w:right w:val="single" w:sz="2" w:space="4" w:color="FFFFFF"/>
                  </w:divBdr>
                  <w:divsChild>
                    <w:div w:id="1640303610">
                      <w:marLeft w:val="0"/>
                      <w:marRight w:val="0"/>
                      <w:marTop w:val="0"/>
                      <w:marBottom w:val="0"/>
                      <w:divBdr>
                        <w:top w:val="none" w:sz="0" w:space="0" w:color="auto"/>
                        <w:left w:val="none" w:sz="0" w:space="0" w:color="auto"/>
                        <w:bottom w:val="none" w:sz="0" w:space="0" w:color="auto"/>
                        <w:right w:val="none" w:sz="0" w:space="0" w:color="auto"/>
                      </w:divBdr>
                    </w:div>
                  </w:divsChild>
                </w:div>
                <w:div w:id="1100178093">
                  <w:marLeft w:val="0"/>
                  <w:marRight w:val="0"/>
                  <w:marTop w:val="0"/>
                  <w:marBottom w:val="0"/>
                  <w:divBdr>
                    <w:top w:val="single" w:sz="2" w:space="1" w:color="FFFFFF"/>
                    <w:left w:val="single" w:sz="2" w:space="12" w:color="FFFFFF"/>
                    <w:bottom w:val="single" w:sz="2" w:space="4" w:color="FFFFFF"/>
                    <w:right w:val="single" w:sz="2" w:space="4" w:color="FFFFFF"/>
                  </w:divBdr>
                  <w:divsChild>
                    <w:div w:id="42061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904254">
          <w:marLeft w:val="0"/>
          <w:marRight w:val="0"/>
          <w:marTop w:val="0"/>
          <w:marBottom w:val="335"/>
          <w:divBdr>
            <w:top w:val="none" w:sz="0" w:space="0" w:color="auto"/>
            <w:left w:val="none" w:sz="0" w:space="0" w:color="auto"/>
            <w:bottom w:val="none" w:sz="0" w:space="0" w:color="auto"/>
            <w:right w:val="none" w:sz="0" w:space="0" w:color="auto"/>
          </w:divBdr>
          <w:divsChild>
            <w:div w:id="1595825298">
              <w:marLeft w:val="0"/>
              <w:marRight w:val="0"/>
              <w:marTop w:val="0"/>
              <w:marBottom w:val="0"/>
              <w:divBdr>
                <w:top w:val="none" w:sz="0" w:space="0" w:color="auto"/>
                <w:left w:val="none" w:sz="0" w:space="0" w:color="auto"/>
                <w:bottom w:val="none" w:sz="0" w:space="0" w:color="auto"/>
                <w:right w:val="none" w:sz="0" w:space="0" w:color="auto"/>
              </w:divBdr>
              <w:divsChild>
                <w:div w:id="1104812402">
                  <w:marLeft w:val="0"/>
                  <w:marRight w:val="0"/>
                  <w:marTop w:val="0"/>
                  <w:marBottom w:val="0"/>
                  <w:divBdr>
                    <w:top w:val="single" w:sz="2" w:space="4" w:color="FFFFFF"/>
                    <w:left w:val="single" w:sz="2" w:space="12" w:color="FFFFFF"/>
                    <w:bottom w:val="single" w:sz="2" w:space="1" w:color="FFFFFF"/>
                    <w:right w:val="single" w:sz="2" w:space="4" w:color="FFFFFF"/>
                  </w:divBdr>
                  <w:divsChild>
                    <w:div w:id="984504972">
                      <w:marLeft w:val="0"/>
                      <w:marRight w:val="0"/>
                      <w:marTop w:val="0"/>
                      <w:marBottom w:val="0"/>
                      <w:divBdr>
                        <w:top w:val="none" w:sz="0" w:space="0" w:color="auto"/>
                        <w:left w:val="none" w:sz="0" w:space="0" w:color="auto"/>
                        <w:bottom w:val="none" w:sz="0" w:space="0" w:color="auto"/>
                        <w:right w:val="none" w:sz="0" w:space="0" w:color="auto"/>
                      </w:divBdr>
                    </w:div>
                  </w:divsChild>
                </w:div>
                <w:div w:id="1420713396">
                  <w:marLeft w:val="0"/>
                  <w:marRight w:val="0"/>
                  <w:marTop w:val="0"/>
                  <w:marBottom w:val="0"/>
                  <w:divBdr>
                    <w:top w:val="single" w:sz="2" w:space="1" w:color="FFFFFF"/>
                    <w:left w:val="single" w:sz="2" w:space="12" w:color="FFFFFF"/>
                    <w:bottom w:val="single" w:sz="2" w:space="1" w:color="FFFFFF"/>
                    <w:right w:val="single" w:sz="2" w:space="4" w:color="FFFFFF"/>
                  </w:divBdr>
                  <w:divsChild>
                    <w:div w:id="887492718">
                      <w:marLeft w:val="0"/>
                      <w:marRight w:val="0"/>
                      <w:marTop w:val="0"/>
                      <w:marBottom w:val="0"/>
                      <w:divBdr>
                        <w:top w:val="none" w:sz="0" w:space="0" w:color="auto"/>
                        <w:left w:val="none" w:sz="0" w:space="0" w:color="auto"/>
                        <w:bottom w:val="none" w:sz="0" w:space="0" w:color="auto"/>
                        <w:right w:val="none" w:sz="0" w:space="0" w:color="auto"/>
                      </w:divBdr>
                    </w:div>
                  </w:divsChild>
                </w:div>
                <w:div w:id="441071831">
                  <w:marLeft w:val="0"/>
                  <w:marRight w:val="0"/>
                  <w:marTop w:val="0"/>
                  <w:marBottom w:val="0"/>
                  <w:divBdr>
                    <w:top w:val="single" w:sz="2" w:space="1" w:color="FFFFFF"/>
                    <w:left w:val="single" w:sz="2" w:space="12" w:color="FFFFFF"/>
                    <w:bottom w:val="single" w:sz="2" w:space="1" w:color="FFFFFF"/>
                    <w:right w:val="single" w:sz="2" w:space="4" w:color="FFFFFF"/>
                  </w:divBdr>
                  <w:divsChild>
                    <w:div w:id="1972636747">
                      <w:marLeft w:val="0"/>
                      <w:marRight w:val="0"/>
                      <w:marTop w:val="0"/>
                      <w:marBottom w:val="0"/>
                      <w:divBdr>
                        <w:top w:val="none" w:sz="0" w:space="0" w:color="auto"/>
                        <w:left w:val="none" w:sz="0" w:space="0" w:color="auto"/>
                        <w:bottom w:val="none" w:sz="0" w:space="0" w:color="auto"/>
                        <w:right w:val="none" w:sz="0" w:space="0" w:color="auto"/>
                      </w:divBdr>
                    </w:div>
                  </w:divsChild>
                </w:div>
                <w:div w:id="1202017207">
                  <w:marLeft w:val="0"/>
                  <w:marRight w:val="0"/>
                  <w:marTop w:val="0"/>
                  <w:marBottom w:val="0"/>
                  <w:divBdr>
                    <w:top w:val="single" w:sz="2" w:space="1" w:color="FFFFFF"/>
                    <w:left w:val="single" w:sz="2" w:space="12" w:color="FFFFFF"/>
                    <w:bottom w:val="single" w:sz="2" w:space="1" w:color="FFFFFF"/>
                    <w:right w:val="single" w:sz="2" w:space="4" w:color="FFFFFF"/>
                  </w:divBdr>
                  <w:divsChild>
                    <w:div w:id="466048355">
                      <w:marLeft w:val="0"/>
                      <w:marRight w:val="0"/>
                      <w:marTop w:val="0"/>
                      <w:marBottom w:val="0"/>
                      <w:divBdr>
                        <w:top w:val="none" w:sz="0" w:space="0" w:color="auto"/>
                        <w:left w:val="none" w:sz="0" w:space="0" w:color="auto"/>
                        <w:bottom w:val="none" w:sz="0" w:space="0" w:color="auto"/>
                        <w:right w:val="none" w:sz="0" w:space="0" w:color="auto"/>
                      </w:divBdr>
                    </w:div>
                  </w:divsChild>
                </w:div>
                <w:div w:id="2072851675">
                  <w:marLeft w:val="0"/>
                  <w:marRight w:val="0"/>
                  <w:marTop w:val="0"/>
                  <w:marBottom w:val="0"/>
                  <w:divBdr>
                    <w:top w:val="single" w:sz="2" w:space="1" w:color="FFFFFF"/>
                    <w:left w:val="single" w:sz="2" w:space="12" w:color="FFFFFF"/>
                    <w:bottom w:val="single" w:sz="2" w:space="1" w:color="FFFFFF"/>
                    <w:right w:val="single" w:sz="2" w:space="4" w:color="FFFFFF"/>
                  </w:divBdr>
                  <w:divsChild>
                    <w:div w:id="1136724345">
                      <w:marLeft w:val="0"/>
                      <w:marRight w:val="0"/>
                      <w:marTop w:val="0"/>
                      <w:marBottom w:val="0"/>
                      <w:divBdr>
                        <w:top w:val="none" w:sz="0" w:space="0" w:color="auto"/>
                        <w:left w:val="none" w:sz="0" w:space="0" w:color="auto"/>
                        <w:bottom w:val="none" w:sz="0" w:space="0" w:color="auto"/>
                        <w:right w:val="none" w:sz="0" w:space="0" w:color="auto"/>
                      </w:divBdr>
                    </w:div>
                  </w:divsChild>
                </w:div>
                <w:div w:id="1797600219">
                  <w:marLeft w:val="0"/>
                  <w:marRight w:val="0"/>
                  <w:marTop w:val="0"/>
                  <w:marBottom w:val="0"/>
                  <w:divBdr>
                    <w:top w:val="single" w:sz="2" w:space="1" w:color="FFFFFF"/>
                    <w:left w:val="single" w:sz="2" w:space="12" w:color="FFFFFF"/>
                    <w:bottom w:val="single" w:sz="2" w:space="1" w:color="FFFFFF"/>
                    <w:right w:val="single" w:sz="2" w:space="4" w:color="FFFFFF"/>
                  </w:divBdr>
                  <w:divsChild>
                    <w:div w:id="1109541655">
                      <w:marLeft w:val="0"/>
                      <w:marRight w:val="0"/>
                      <w:marTop w:val="0"/>
                      <w:marBottom w:val="0"/>
                      <w:divBdr>
                        <w:top w:val="none" w:sz="0" w:space="0" w:color="auto"/>
                        <w:left w:val="none" w:sz="0" w:space="0" w:color="auto"/>
                        <w:bottom w:val="none" w:sz="0" w:space="0" w:color="auto"/>
                        <w:right w:val="none" w:sz="0" w:space="0" w:color="auto"/>
                      </w:divBdr>
                    </w:div>
                  </w:divsChild>
                </w:div>
                <w:div w:id="1219780555">
                  <w:marLeft w:val="0"/>
                  <w:marRight w:val="0"/>
                  <w:marTop w:val="0"/>
                  <w:marBottom w:val="0"/>
                  <w:divBdr>
                    <w:top w:val="single" w:sz="2" w:space="1" w:color="FFFFFF"/>
                    <w:left w:val="single" w:sz="2" w:space="12" w:color="FFFFFF"/>
                    <w:bottom w:val="single" w:sz="2" w:space="1" w:color="FFFFFF"/>
                    <w:right w:val="single" w:sz="2" w:space="4" w:color="FFFFFF"/>
                  </w:divBdr>
                  <w:divsChild>
                    <w:div w:id="1897738492">
                      <w:marLeft w:val="0"/>
                      <w:marRight w:val="0"/>
                      <w:marTop w:val="0"/>
                      <w:marBottom w:val="0"/>
                      <w:divBdr>
                        <w:top w:val="none" w:sz="0" w:space="0" w:color="auto"/>
                        <w:left w:val="none" w:sz="0" w:space="0" w:color="auto"/>
                        <w:bottom w:val="none" w:sz="0" w:space="0" w:color="auto"/>
                        <w:right w:val="none" w:sz="0" w:space="0" w:color="auto"/>
                      </w:divBdr>
                    </w:div>
                  </w:divsChild>
                </w:div>
                <w:div w:id="189608304">
                  <w:marLeft w:val="0"/>
                  <w:marRight w:val="0"/>
                  <w:marTop w:val="0"/>
                  <w:marBottom w:val="0"/>
                  <w:divBdr>
                    <w:top w:val="single" w:sz="2" w:space="1" w:color="FFFFFF"/>
                    <w:left w:val="single" w:sz="2" w:space="12" w:color="FFFFFF"/>
                    <w:bottom w:val="single" w:sz="2" w:space="1" w:color="FFFFFF"/>
                    <w:right w:val="single" w:sz="2" w:space="4" w:color="FFFFFF"/>
                  </w:divBdr>
                  <w:divsChild>
                    <w:div w:id="517818096">
                      <w:marLeft w:val="0"/>
                      <w:marRight w:val="0"/>
                      <w:marTop w:val="0"/>
                      <w:marBottom w:val="0"/>
                      <w:divBdr>
                        <w:top w:val="none" w:sz="0" w:space="0" w:color="auto"/>
                        <w:left w:val="none" w:sz="0" w:space="0" w:color="auto"/>
                        <w:bottom w:val="none" w:sz="0" w:space="0" w:color="auto"/>
                        <w:right w:val="none" w:sz="0" w:space="0" w:color="auto"/>
                      </w:divBdr>
                    </w:div>
                  </w:divsChild>
                </w:div>
                <w:div w:id="1584755192">
                  <w:marLeft w:val="0"/>
                  <w:marRight w:val="0"/>
                  <w:marTop w:val="0"/>
                  <w:marBottom w:val="0"/>
                  <w:divBdr>
                    <w:top w:val="single" w:sz="2" w:space="1" w:color="FFFFFF"/>
                    <w:left w:val="single" w:sz="2" w:space="12" w:color="FFFFFF"/>
                    <w:bottom w:val="single" w:sz="2" w:space="1" w:color="FFFFFF"/>
                    <w:right w:val="single" w:sz="2" w:space="4" w:color="FFFFFF"/>
                  </w:divBdr>
                  <w:divsChild>
                    <w:div w:id="489905571">
                      <w:marLeft w:val="0"/>
                      <w:marRight w:val="0"/>
                      <w:marTop w:val="0"/>
                      <w:marBottom w:val="0"/>
                      <w:divBdr>
                        <w:top w:val="none" w:sz="0" w:space="0" w:color="auto"/>
                        <w:left w:val="none" w:sz="0" w:space="0" w:color="auto"/>
                        <w:bottom w:val="none" w:sz="0" w:space="0" w:color="auto"/>
                        <w:right w:val="none" w:sz="0" w:space="0" w:color="auto"/>
                      </w:divBdr>
                    </w:div>
                  </w:divsChild>
                </w:div>
                <w:div w:id="1070033602">
                  <w:marLeft w:val="0"/>
                  <w:marRight w:val="0"/>
                  <w:marTop w:val="0"/>
                  <w:marBottom w:val="0"/>
                  <w:divBdr>
                    <w:top w:val="single" w:sz="2" w:space="1" w:color="FFFFFF"/>
                    <w:left w:val="single" w:sz="2" w:space="12" w:color="FFFFFF"/>
                    <w:bottom w:val="single" w:sz="2" w:space="1" w:color="FFFFFF"/>
                    <w:right w:val="single" w:sz="2" w:space="4" w:color="FFFFFF"/>
                  </w:divBdr>
                  <w:divsChild>
                    <w:div w:id="1447888301">
                      <w:marLeft w:val="0"/>
                      <w:marRight w:val="0"/>
                      <w:marTop w:val="0"/>
                      <w:marBottom w:val="0"/>
                      <w:divBdr>
                        <w:top w:val="none" w:sz="0" w:space="0" w:color="auto"/>
                        <w:left w:val="none" w:sz="0" w:space="0" w:color="auto"/>
                        <w:bottom w:val="none" w:sz="0" w:space="0" w:color="auto"/>
                        <w:right w:val="none" w:sz="0" w:space="0" w:color="auto"/>
                      </w:divBdr>
                    </w:div>
                  </w:divsChild>
                </w:div>
                <w:div w:id="613833109">
                  <w:marLeft w:val="0"/>
                  <w:marRight w:val="0"/>
                  <w:marTop w:val="0"/>
                  <w:marBottom w:val="0"/>
                  <w:divBdr>
                    <w:top w:val="single" w:sz="2" w:space="1" w:color="FFFFFF"/>
                    <w:left w:val="single" w:sz="2" w:space="12" w:color="FFFFFF"/>
                    <w:bottom w:val="single" w:sz="2" w:space="1" w:color="FFFFFF"/>
                    <w:right w:val="single" w:sz="2" w:space="4" w:color="FFFFFF"/>
                  </w:divBdr>
                  <w:divsChild>
                    <w:div w:id="910195621">
                      <w:marLeft w:val="0"/>
                      <w:marRight w:val="0"/>
                      <w:marTop w:val="0"/>
                      <w:marBottom w:val="0"/>
                      <w:divBdr>
                        <w:top w:val="none" w:sz="0" w:space="0" w:color="auto"/>
                        <w:left w:val="none" w:sz="0" w:space="0" w:color="auto"/>
                        <w:bottom w:val="none" w:sz="0" w:space="0" w:color="auto"/>
                        <w:right w:val="none" w:sz="0" w:space="0" w:color="auto"/>
                      </w:divBdr>
                    </w:div>
                  </w:divsChild>
                </w:div>
                <w:div w:id="164634781">
                  <w:marLeft w:val="0"/>
                  <w:marRight w:val="0"/>
                  <w:marTop w:val="0"/>
                  <w:marBottom w:val="0"/>
                  <w:divBdr>
                    <w:top w:val="single" w:sz="2" w:space="1" w:color="FFFFFF"/>
                    <w:left w:val="single" w:sz="2" w:space="12" w:color="FFFFFF"/>
                    <w:bottom w:val="single" w:sz="2" w:space="1" w:color="FFFFFF"/>
                    <w:right w:val="single" w:sz="2" w:space="4" w:color="FFFFFF"/>
                  </w:divBdr>
                  <w:divsChild>
                    <w:div w:id="1222129925">
                      <w:marLeft w:val="0"/>
                      <w:marRight w:val="0"/>
                      <w:marTop w:val="0"/>
                      <w:marBottom w:val="0"/>
                      <w:divBdr>
                        <w:top w:val="none" w:sz="0" w:space="0" w:color="auto"/>
                        <w:left w:val="none" w:sz="0" w:space="0" w:color="auto"/>
                        <w:bottom w:val="none" w:sz="0" w:space="0" w:color="auto"/>
                        <w:right w:val="none" w:sz="0" w:space="0" w:color="auto"/>
                      </w:divBdr>
                    </w:div>
                  </w:divsChild>
                </w:div>
                <w:div w:id="263683909">
                  <w:marLeft w:val="0"/>
                  <w:marRight w:val="0"/>
                  <w:marTop w:val="0"/>
                  <w:marBottom w:val="0"/>
                  <w:divBdr>
                    <w:top w:val="single" w:sz="2" w:space="1" w:color="FFFFFF"/>
                    <w:left w:val="single" w:sz="2" w:space="12" w:color="FFFFFF"/>
                    <w:bottom w:val="single" w:sz="2" w:space="1" w:color="FFFFFF"/>
                    <w:right w:val="single" w:sz="2" w:space="4" w:color="FFFFFF"/>
                  </w:divBdr>
                  <w:divsChild>
                    <w:div w:id="1003048279">
                      <w:marLeft w:val="0"/>
                      <w:marRight w:val="0"/>
                      <w:marTop w:val="0"/>
                      <w:marBottom w:val="0"/>
                      <w:divBdr>
                        <w:top w:val="none" w:sz="0" w:space="0" w:color="auto"/>
                        <w:left w:val="none" w:sz="0" w:space="0" w:color="auto"/>
                        <w:bottom w:val="none" w:sz="0" w:space="0" w:color="auto"/>
                        <w:right w:val="none" w:sz="0" w:space="0" w:color="auto"/>
                      </w:divBdr>
                    </w:div>
                  </w:divsChild>
                </w:div>
                <w:div w:id="1515265781">
                  <w:marLeft w:val="0"/>
                  <w:marRight w:val="0"/>
                  <w:marTop w:val="0"/>
                  <w:marBottom w:val="0"/>
                  <w:divBdr>
                    <w:top w:val="single" w:sz="2" w:space="1" w:color="FFFFFF"/>
                    <w:left w:val="single" w:sz="2" w:space="12" w:color="FFFFFF"/>
                    <w:bottom w:val="single" w:sz="2" w:space="1" w:color="FFFFFF"/>
                    <w:right w:val="single" w:sz="2" w:space="4" w:color="FFFFFF"/>
                  </w:divBdr>
                  <w:divsChild>
                    <w:div w:id="902524558">
                      <w:marLeft w:val="0"/>
                      <w:marRight w:val="0"/>
                      <w:marTop w:val="0"/>
                      <w:marBottom w:val="0"/>
                      <w:divBdr>
                        <w:top w:val="none" w:sz="0" w:space="0" w:color="auto"/>
                        <w:left w:val="none" w:sz="0" w:space="0" w:color="auto"/>
                        <w:bottom w:val="none" w:sz="0" w:space="0" w:color="auto"/>
                        <w:right w:val="none" w:sz="0" w:space="0" w:color="auto"/>
                      </w:divBdr>
                    </w:div>
                  </w:divsChild>
                </w:div>
                <w:div w:id="1107852570">
                  <w:marLeft w:val="0"/>
                  <w:marRight w:val="0"/>
                  <w:marTop w:val="0"/>
                  <w:marBottom w:val="0"/>
                  <w:divBdr>
                    <w:top w:val="single" w:sz="2" w:space="1" w:color="FFFFFF"/>
                    <w:left w:val="single" w:sz="2" w:space="12" w:color="FFFFFF"/>
                    <w:bottom w:val="single" w:sz="2" w:space="1" w:color="FFFFFF"/>
                    <w:right w:val="single" w:sz="2" w:space="4" w:color="FFFFFF"/>
                  </w:divBdr>
                  <w:divsChild>
                    <w:div w:id="920674159">
                      <w:marLeft w:val="0"/>
                      <w:marRight w:val="0"/>
                      <w:marTop w:val="0"/>
                      <w:marBottom w:val="0"/>
                      <w:divBdr>
                        <w:top w:val="none" w:sz="0" w:space="0" w:color="auto"/>
                        <w:left w:val="none" w:sz="0" w:space="0" w:color="auto"/>
                        <w:bottom w:val="none" w:sz="0" w:space="0" w:color="auto"/>
                        <w:right w:val="none" w:sz="0" w:space="0" w:color="auto"/>
                      </w:divBdr>
                    </w:div>
                  </w:divsChild>
                </w:div>
                <w:div w:id="286786243">
                  <w:marLeft w:val="0"/>
                  <w:marRight w:val="0"/>
                  <w:marTop w:val="0"/>
                  <w:marBottom w:val="0"/>
                  <w:divBdr>
                    <w:top w:val="single" w:sz="2" w:space="1" w:color="FFFFFF"/>
                    <w:left w:val="single" w:sz="2" w:space="12" w:color="FFFFFF"/>
                    <w:bottom w:val="single" w:sz="2" w:space="1" w:color="FFFFFF"/>
                    <w:right w:val="single" w:sz="2" w:space="4" w:color="FFFFFF"/>
                  </w:divBdr>
                  <w:divsChild>
                    <w:div w:id="1946762655">
                      <w:marLeft w:val="0"/>
                      <w:marRight w:val="0"/>
                      <w:marTop w:val="0"/>
                      <w:marBottom w:val="0"/>
                      <w:divBdr>
                        <w:top w:val="none" w:sz="0" w:space="0" w:color="auto"/>
                        <w:left w:val="none" w:sz="0" w:space="0" w:color="auto"/>
                        <w:bottom w:val="none" w:sz="0" w:space="0" w:color="auto"/>
                        <w:right w:val="none" w:sz="0" w:space="0" w:color="auto"/>
                      </w:divBdr>
                    </w:div>
                  </w:divsChild>
                </w:div>
                <w:div w:id="1622691251">
                  <w:marLeft w:val="0"/>
                  <w:marRight w:val="0"/>
                  <w:marTop w:val="0"/>
                  <w:marBottom w:val="0"/>
                  <w:divBdr>
                    <w:top w:val="single" w:sz="2" w:space="1" w:color="FFFFFF"/>
                    <w:left w:val="single" w:sz="2" w:space="12" w:color="FFFFFF"/>
                    <w:bottom w:val="single" w:sz="2" w:space="1" w:color="FFFFFF"/>
                    <w:right w:val="single" w:sz="2" w:space="4" w:color="FFFFFF"/>
                  </w:divBdr>
                  <w:divsChild>
                    <w:div w:id="101389473">
                      <w:marLeft w:val="0"/>
                      <w:marRight w:val="0"/>
                      <w:marTop w:val="0"/>
                      <w:marBottom w:val="0"/>
                      <w:divBdr>
                        <w:top w:val="none" w:sz="0" w:space="0" w:color="auto"/>
                        <w:left w:val="none" w:sz="0" w:space="0" w:color="auto"/>
                        <w:bottom w:val="none" w:sz="0" w:space="0" w:color="auto"/>
                        <w:right w:val="none" w:sz="0" w:space="0" w:color="auto"/>
                      </w:divBdr>
                    </w:div>
                  </w:divsChild>
                </w:div>
                <w:div w:id="1864854389">
                  <w:marLeft w:val="0"/>
                  <w:marRight w:val="0"/>
                  <w:marTop w:val="0"/>
                  <w:marBottom w:val="0"/>
                  <w:divBdr>
                    <w:top w:val="single" w:sz="2" w:space="1" w:color="FFFFFF"/>
                    <w:left w:val="single" w:sz="2" w:space="12" w:color="FFFFFF"/>
                    <w:bottom w:val="single" w:sz="2" w:space="1" w:color="FFFFFF"/>
                    <w:right w:val="single" w:sz="2" w:space="4" w:color="FFFFFF"/>
                  </w:divBdr>
                  <w:divsChild>
                    <w:div w:id="1478956043">
                      <w:marLeft w:val="0"/>
                      <w:marRight w:val="0"/>
                      <w:marTop w:val="0"/>
                      <w:marBottom w:val="0"/>
                      <w:divBdr>
                        <w:top w:val="none" w:sz="0" w:space="0" w:color="auto"/>
                        <w:left w:val="none" w:sz="0" w:space="0" w:color="auto"/>
                        <w:bottom w:val="none" w:sz="0" w:space="0" w:color="auto"/>
                        <w:right w:val="none" w:sz="0" w:space="0" w:color="auto"/>
                      </w:divBdr>
                    </w:div>
                  </w:divsChild>
                </w:div>
                <w:div w:id="1137264586">
                  <w:marLeft w:val="0"/>
                  <w:marRight w:val="0"/>
                  <w:marTop w:val="0"/>
                  <w:marBottom w:val="0"/>
                  <w:divBdr>
                    <w:top w:val="single" w:sz="2" w:space="1" w:color="FFFFFF"/>
                    <w:left w:val="single" w:sz="2" w:space="12" w:color="FFFFFF"/>
                    <w:bottom w:val="single" w:sz="2" w:space="1" w:color="FFFFFF"/>
                    <w:right w:val="single" w:sz="2" w:space="4" w:color="FFFFFF"/>
                  </w:divBdr>
                  <w:divsChild>
                    <w:div w:id="375080950">
                      <w:marLeft w:val="0"/>
                      <w:marRight w:val="0"/>
                      <w:marTop w:val="0"/>
                      <w:marBottom w:val="0"/>
                      <w:divBdr>
                        <w:top w:val="none" w:sz="0" w:space="0" w:color="auto"/>
                        <w:left w:val="none" w:sz="0" w:space="0" w:color="auto"/>
                        <w:bottom w:val="none" w:sz="0" w:space="0" w:color="auto"/>
                        <w:right w:val="none" w:sz="0" w:space="0" w:color="auto"/>
                      </w:divBdr>
                    </w:div>
                  </w:divsChild>
                </w:div>
                <w:div w:id="990914237">
                  <w:marLeft w:val="0"/>
                  <w:marRight w:val="0"/>
                  <w:marTop w:val="0"/>
                  <w:marBottom w:val="0"/>
                  <w:divBdr>
                    <w:top w:val="single" w:sz="2" w:space="1" w:color="FFFFFF"/>
                    <w:left w:val="single" w:sz="2" w:space="12" w:color="FFFFFF"/>
                    <w:bottom w:val="single" w:sz="2" w:space="1" w:color="FFFFFF"/>
                    <w:right w:val="single" w:sz="2" w:space="4" w:color="FFFFFF"/>
                  </w:divBdr>
                  <w:divsChild>
                    <w:div w:id="749546684">
                      <w:marLeft w:val="0"/>
                      <w:marRight w:val="0"/>
                      <w:marTop w:val="0"/>
                      <w:marBottom w:val="0"/>
                      <w:divBdr>
                        <w:top w:val="none" w:sz="0" w:space="0" w:color="auto"/>
                        <w:left w:val="none" w:sz="0" w:space="0" w:color="auto"/>
                        <w:bottom w:val="none" w:sz="0" w:space="0" w:color="auto"/>
                        <w:right w:val="none" w:sz="0" w:space="0" w:color="auto"/>
                      </w:divBdr>
                    </w:div>
                  </w:divsChild>
                </w:div>
                <w:div w:id="154034760">
                  <w:marLeft w:val="0"/>
                  <w:marRight w:val="0"/>
                  <w:marTop w:val="0"/>
                  <w:marBottom w:val="0"/>
                  <w:divBdr>
                    <w:top w:val="single" w:sz="2" w:space="1" w:color="FFFFFF"/>
                    <w:left w:val="single" w:sz="2" w:space="12" w:color="FFFFFF"/>
                    <w:bottom w:val="single" w:sz="2" w:space="1" w:color="FFFFFF"/>
                    <w:right w:val="single" w:sz="2" w:space="4" w:color="FFFFFF"/>
                  </w:divBdr>
                  <w:divsChild>
                    <w:div w:id="747582828">
                      <w:marLeft w:val="0"/>
                      <w:marRight w:val="0"/>
                      <w:marTop w:val="0"/>
                      <w:marBottom w:val="0"/>
                      <w:divBdr>
                        <w:top w:val="none" w:sz="0" w:space="0" w:color="auto"/>
                        <w:left w:val="none" w:sz="0" w:space="0" w:color="auto"/>
                        <w:bottom w:val="none" w:sz="0" w:space="0" w:color="auto"/>
                        <w:right w:val="none" w:sz="0" w:space="0" w:color="auto"/>
                      </w:divBdr>
                    </w:div>
                  </w:divsChild>
                </w:div>
                <w:div w:id="1471172345">
                  <w:marLeft w:val="0"/>
                  <w:marRight w:val="0"/>
                  <w:marTop w:val="0"/>
                  <w:marBottom w:val="0"/>
                  <w:divBdr>
                    <w:top w:val="single" w:sz="2" w:space="1" w:color="FFFFFF"/>
                    <w:left w:val="single" w:sz="2" w:space="12" w:color="FFFFFF"/>
                    <w:bottom w:val="single" w:sz="2" w:space="1" w:color="FFFFFF"/>
                    <w:right w:val="single" w:sz="2" w:space="4" w:color="FFFFFF"/>
                  </w:divBdr>
                  <w:divsChild>
                    <w:div w:id="450822780">
                      <w:marLeft w:val="0"/>
                      <w:marRight w:val="0"/>
                      <w:marTop w:val="0"/>
                      <w:marBottom w:val="0"/>
                      <w:divBdr>
                        <w:top w:val="none" w:sz="0" w:space="0" w:color="auto"/>
                        <w:left w:val="none" w:sz="0" w:space="0" w:color="auto"/>
                        <w:bottom w:val="none" w:sz="0" w:space="0" w:color="auto"/>
                        <w:right w:val="none" w:sz="0" w:space="0" w:color="auto"/>
                      </w:divBdr>
                    </w:div>
                  </w:divsChild>
                </w:div>
                <w:div w:id="895042218">
                  <w:marLeft w:val="0"/>
                  <w:marRight w:val="0"/>
                  <w:marTop w:val="0"/>
                  <w:marBottom w:val="0"/>
                  <w:divBdr>
                    <w:top w:val="single" w:sz="2" w:space="1" w:color="FFFFFF"/>
                    <w:left w:val="single" w:sz="2" w:space="12" w:color="FFFFFF"/>
                    <w:bottom w:val="single" w:sz="2" w:space="1" w:color="FFFFFF"/>
                    <w:right w:val="single" w:sz="2" w:space="4" w:color="FFFFFF"/>
                  </w:divBdr>
                  <w:divsChild>
                    <w:div w:id="1285620477">
                      <w:marLeft w:val="0"/>
                      <w:marRight w:val="0"/>
                      <w:marTop w:val="0"/>
                      <w:marBottom w:val="0"/>
                      <w:divBdr>
                        <w:top w:val="none" w:sz="0" w:space="0" w:color="auto"/>
                        <w:left w:val="none" w:sz="0" w:space="0" w:color="auto"/>
                        <w:bottom w:val="none" w:sz="0" w:space="0" w:color="auto"/>
                        <w:right w:val="none" w:sz="0" w:space="0" w:color="auto"/>
                      </w:divBdr>
                    </w:div>
                  </w:divsChild>
                </w:div>
                <w:div w:id="1667633599">
                  <w:marLeft w:val="0"/>
                  <w:marRight w:val="0"/>
                  <w:marTop w:val="0"/>
                  <w:marBottom w:val="0"/>
                  <w:divBdr>
                    <w:top w:val="single" w:sz="2" w:space="1" w:color="FFFFFF"/>
                    <w:left w:val="single" w:sz="2" w:space="12" w:color="FFFFFF"/>
                    <w:bottom w:val="single" w:sz="2" w:space="1" w:color="FFFFFF"/>
                    <w:right w:val="single" w:sz="2" w:space="4" w:color="FFFFFF"/>
                  </w:divBdr>
                  <w:divsChild>
                    <w:div w:id="444617393">
                      <w:marLeft w:val="0"/>
                      <w:marRight w:val="0"/>
                      <w:marTop w:val="0"/>
                      <w:marBottom w:val="0"/>
                      <w:divBdr>
                        <w:top w:val="none" w:sz="0" w:space="0" w:color="auto"/>
                        <w:left w:val="none" w:sz="0" w:space="0" w:color="auto"/>
                        <w:bottom w:val="none" w:sz="0" w:space="0" w:color="auto"/>
                        <w:right w:val="none" w:sz="0" w:space="0" w:color="auto"/>
                      </w:divBdr>
                    </w:div>
                  </w:divsChild>
                </w:div>
                <w:div w:id="1292596720">
                  <w:marLeft w:val="0"/>
                  <w:marRight w:val="0"/>
                  <w:marTop w:val="0"/>
                  <w:marBottom w:val="0"/>
                  <w:divBdr>
                    <w:top w:val="single" w:sz="2" w:space="1" w:color="FFFFFF"/>
                    <w:left w:val="single" w:sz="2" w:space="12" w:color="FFFFFF"/>
                    <w:bottom w:val="single" w:sz="2" w:space="1" w:color="FFFFFF"/>
                    <w:right w:val="single" w:sz="2" w:space="4" w:color="FFFFFF"/>
                  </w:divBdr>
                  <w:divsChild>
                    <w:div w:id="1192258649">
                      <w:marLeft w:val="0"/>
                      <w:marRight w:val="0"/>
                      <w:marTop w:val="0"/>
                      <w:marBottom w:val="0"/>
                      <w:divBdr>
                        <w:top w:val="none" w:sz="0" w:space="0" w:color="auto"/>
                        <w:left w:val="none" w:sz="0" w:space="0" w:color="auto"/>
                        <w:bottom w:val="none" w:sz="0" w:space="0" w:color="auto"/>
                        <w:right w:val="none" w:sz="0" w:space="0" w:color="auto"/>
                      </w:divBdr>
                    </w:div>
                  </w:divsChild>
                </w:div>
                <w:div w:id="159153052">
                  <w:marLeft w:val="0"/>
                  <w:marRight w:val="0"/>
                  <w:marTop w:val="0"/>
                  <w:marBottom w:val="0"/>
                  <w:divBdr>
                    <w:top w:val="single" w:sz="2" w:space="1" w:color="FFFFFF"/>
                    <w:left w:val="single" w:sz="2" w:space="12" w:color="FFFFFF"/>
                    <w:bottom w:val="single" w:sz="2" w:space="1" w:color="FFFFFF"/>
                    <w:right w:val="single" w:sz="2" w:space="4" w:color="FFFFFF"/>
                  </w:divBdr>
                  <w:divsChild>
                    <w:div w:id="387924179">
                      <w:marLeft w:val="0"/>
                      <w:marRight w:val="0"/>
                      <w:marTop w:val="0"/>
                      <w:marBottom w:val="0"/>
                      <w:divBdr>
                        <w:top w:val="none" w:sz="0" w:space="0" w:color="auto"/>
                        <w:left w:val="none" w:sz="0" w:space="0" w:color="auto"/>
                        <w:bottom w:val="none" w:sz="0" w:space="0" w:color="auto"/>
                        <w:right w:val="none" w:sz="0" w:space="0" w:color="auto"/>
                      </w:divBdr>
                    </w:div>
                  </w:divsChild>
                </w:div>
                <w:div w:id="1245455820">
                  <w:marLeft w:val="0"/>
                  <w:marRight w:val="0"/>
                  <w:marTop w:val="0"/>
                  <w:marBottom w:val="0"/>
                  <w:divBdr>
                    <w:top w:val="single" w:sz="2" w:space="1" w:color="FFFFFF"/>
                    <w:left w:val="single" w:sz="2" w:space="12" w:color="FFFFFF"/>
                    <w:bottom w:val="single" w:sz="2" w:space="1" w:color="FFFFFF"/>
                    <w:right w:val="single" w:sz="2" w:space="4" w:color="FFFFFF"/>
                  </w:divBdr>
                  <w:divsChild>
                    <w:div w:id="1311179798">
                      <w:marLeft w:val="0"/>
                      <w:marRight w:val="0"/>
                      <w:marTop w:val="0"/>
                      <w:marBottom w:val="0"/>
                      <w:divBdr>
                        <w:top w:val="none" w:sz="0" w:space="0" w:color="auto"/>
                        <w:left w:val="none" w:sz="0" w:space="0" w:color="auto"/>
                        <w:bottom w:val="none" w:sz="0" w:space="0" w:color="auto"/>
                        <w:right w:val="none" w:sz="0" w:space="0" w:color="auto"/>
                      </w:divBdr>
                    </w:div>
                  </w:divsChild>
                </w:div>
                <w:div w:id="2085293723">
                  <w:marLeft w:val="0"/>
                  <w:marRight w:val="0"/>
                  <w:marTop w:val="0"/>
                  <w:marBottom w:val="0"/>
                  <w:divBdr>
                    <w:top w:val="single" w:sz="2" w:space="1" w:color="FFFFFF"/>
                    <w:left w:val="single" w:sz="2" w:space="12" w:color="FFFFFF"/>
                    <w:bottom w:val="single" w:sz="2" w:space="4" w:color="FFFFFF"/>
                    <w:right w:val="single" w:sz="2" w:space="4" w:color="FFFFFF"/>
                  </w:divBdr>
                  <w:divsChild>
                    <w:div w:id="3536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9645">
          <w:marLeft w:val="0"/>
          <w:marRight w:val="0"/>
          <w:marTop w:val="0"/>
          <w:marBottom w:val="335"/>
          <w:divBdr>
            <w:top w:val="none" w:sz="0" w:space="0" w:color="auto"/>
            <w:left w:val="none" w:sz="0" w:space="0" w:color="auto"/>
            <w:bottom w:val="none" w:sz="0" w:space="0" w:color="auto"/>
            <w:right w:val="none" w:sz="0" w:space="0" w:color="auto"/>
          </w:divBdr>
          <w:divsChild>
            <w:div w:id="1572614036">
              <w:marLeft w:val="0"/>
              <w:marRight w:val="0"/>
              <w:marTop w:val="0"/>
              <w:marBottom w:val="0"/>
              <w:divBdr>
                <w:top w:val="none" w:sz="0" w:space="0" w:color="auto"/>
                <w:left w:val="none" w:sz="0" w:space="0" w:color="auto"/>
                <w:bottom w:val="none" w:sz="0" w:space="0" w:color="auto"/>
                <w:right w:val="none" w:sz="0" w:space="0" w:color="auto"/>
              </w:divBdr>
              <w:divsChild>
                <w:div w:id="1948272868">
                  <w:marLeft w:val="0"/>
                  <w:marRight w:val="0"/>
                  <w:marTop w:val="0"/>
                  <w:marBottom w:val="0"/>
                  <w:divBdr>
                    <w:top w:val="single" w:sz="2" w:space="4" w:color="FFFFFF"/>
                    <w:left w:val="single" w:sz="2" w:space="12" w:color="FFFFFF"/>
                    <w:bottom w:val="single" w:sz="2" w:space="1" w:color="FFFFFF"/>
                    <w:right w:val="single" w:sz="2" w:space="4" w:color="FFFFFF"/>
                  </w:divBdr>
                  <w:divsChild>
                    <w:div w:id="1463495759">
                      <w:marLeft w:val="0"/>
                      <w:marRight w:val="0"/>
                      <w:marTop w:val="0"/>
                      <w:marBottom w:val="0"/>
                      <w:divBdr>
                        <w:top w:val="none" w:sz="0" w:space="0" w:color="auto"/>
                        <w:left w:val="none" w:sz="0" w:space="0" w:color="auto"/>
                        <w:bottom w:val="none" w:sz="0" w:space="0" w:color="auto"/>
                        <w:right w:val="none" w:sz="0" w:space="0" w:color="auto"/>
                      </w:divBdr>
                    </w:div>
                  </w:divsChild>
                </w:div>
                <w:div w:id="1853762761">
                  <w:marLeft w:val="0"/>
                  <w:marRight w:val="0"/>
                  <w:marTop w:val="0"/>
                  <w:marBottom w:val="0"/>
                  <w:divBdr>
                    <w:top w:val="single" w:sz="2" w:space="1" w:color="FFFFFF"/>
                    <w:left w:val="single" w:sz="2" w:space="12" w:color="FFFFFF"/>
                    <w:bottom w:val="single" w:sz="2" w:space="1" w:color="FFFFFF"/>
                    <w:right w:val="single" w:sz="2" w:space="4" w:color="FFFFFF"/>
                  </w:divBdr>
                  <w:divsChild>
                    <w:div w:id="1997488516">
                      <w:marLeft w:val="0"/>
                      <w:marRight w:val="0"/>
                      <w:marTop w:val="0"/>
                      <w:marBottom w:val="0"/>
                      <w:divBdr>
                        <w:top w:val="none" w:sz="0" w:space="0" w:color="auto"/>
                        <w:left w:val="none" w:sz="0" w:space="0" w:color="auto"/>
                        <w:bottom w:val="none" w:sz="0" w:space="0" w:color="auto"/>
                        <w:right w:val="none" w:sz="0" w:space="0" w:color="auto"/>
                      </w:divBdr>
                    </w:div>
                  </w:divsChild>
                </w:div>
                <w:div w:id="19862756">
                  <w:marLeft w:val="0"/>
                  <w:marRight w:val="0"/>
                  <w:marTop w:val="0"/>
                  <w:marBottom w:val="0"/>
                  <w:divBdr>
                    <w:top w:val="single" w:sz="2" w:space="1" w:color="FFFFFF"/>
                    <w:left w:val="single" w:sz="2" w:space="12" w:color="FFFFFF"/>
                    <w:bottom w:val="single" w:sz="2" w:space="1" w:color="FFFFFF"/>
                    <w:right w:val="single" w:sz="2" w:space="4" w:color="FFFFFF"/>
                  </w:divBdr>
                  <w:divsChild>
                    <w:div w:id="998581614">
                      <w:marLeft w:val="0"/>
                      <w:marRight w:val="0"/>
                      <w:marTop w:val="0"/>
                      <w:marBottom w:val="0"/>
                      <w:divBdr>
                        <w:top w:val="none" w:sz="0" w:space="0" w:color="auto"/>
                        <w:left w:val="none" w:sz="0" w:space="0" w:color="auto"/>
                        <w:bottom w:val="none" w:sz="0" w:space="0" w:color="auto"/>
                        <w:right w:val="none" w:sz="0" w:space="0" w:color="auto"/>
                      </w:divBdr>
                    </w:div>
                  </w:divsChild>
                </w:div>
                <w:div w:id="674497866">
                  <w:marLeft w:val="0"/>
                  <w:marRight w:val="0"/>
                  <w:marTop w:val="0"/>
                  <w:marBottom w:val="0"/>
                  <w:divBdr>
                    <w:top w:val="single" w:sz="2" w:space="1" w:color="FFFFFF"/>
                    <w:left w:val="single" w:sz="2" w:space="12" w:color="FFFFFF"/>
                    <w:bottom w:val="single" w:sz="2" w:space="1" w:color="FFFFFF"/>
                    <w:right w:val="single" w:sz="2" w:space="4" w:color="FFFFFF"/>
                  </w:divBdr>
                  <w:divsChild>
                    <w:div w:id="2057897792">
                      <w:marLeft w:val="0"/>
                      <w:marRight w:val="0"/>
                      <w:marTop w:val="0"/>
                      <w:marBottom w:val="0"/>
                      <w:divBdr>
                        <w:top w:val="none" w:sz="0" w:space="0" w:color="auto"/>
                        <w:left w:val="none" w:sz="0" w:space="0" w:color="auto"/>
                        <w:bottom w:val="none" w:sz="0" w:space="0" w:color="auto"/>
                        <w:right w:val="none" w:sz="0" w:space="0" w:color="auto"/>
                      </w:divBdr>
                    </w:div>
                  </w:divsChild>
                </w:div>
                <w:div w:id="287125812">
                  <w:marLeft w:val="0"/>
                  <w:marRight w:val="0"/>
                  <w:marTop w:val="0"/>
                  <w:marBottom w:val="0"/>
                  <w:divBdr>
                    <w:top w:val="single" w:sz="2" w:space="1" w:color="FFFFFF"/>
                    <w:left w:val="single" w:sz="2" w:space="12" w:color="FFFFFF"/>
                    <w:bottom w:val="single" w:sz="2" w:space="1" w:color="FFFFFF"/>
                    <w:right w:val="single" w:sz="2" w:space="4" w:color="FFFFFF"/>
                  </w:divBdr>
                  <w:divsChild>
                    <w:div w:id="1818960425">
                      <w:marLeft w:val="0"/>
                      <w:marRight w:val="0"/>
                      <w:marTop w:val="0"/>
                      <w:marBottom w:val="0"/>
                      <w:divBdr>
                        <w:top w:val="none" w:sz="0" w:space="0" w:color="auto"/>
                        <w:left w:val="none" w:sz="0" w:space="0" w:color="auto"/>
                        <w:bottom w:val="none" w:sz="0" w:space="0" w:color="auto"/>
                        <w:right w:val="none" w:sz="0" w:space="0" w:color="auto"/>
                      </w:divBdr>
                    </w:div>
                  </w:divsChild>
                </w:div>
                <w:div w:id="1880973933">
                  <w:marLeft w:val="0"/>
                  <w:marRight w:val="0"/>
                  <w:marTop w:val="0"/>
                  <w:marBottom w:val="0"/>
                  <w:divBdr>
                    <w:top w:val="single" w:sz="2" w:space="1" w:color="FFFFFF"/>
                    <w:left w:val="single" w:sz="2" w:space="12" w:color="FFFFFF"/>
                    <w:bottom w:val="single" w:sz="2" w:space="1" w:color="FFFFFF"/>
                    <w:right w:val="single" w:sz="2" w:space="4" w:color="FFFFFF"/>
                  </w:divBdr>
                  <w:divsChild>
                    <w:div w:id="1073820155">
                      <w:marLeft w:val="0"/>
                      <w:marRight w:val="0"/>
                      <w:marTop w:val="0"/>
                      <w:marBottom w:val="0"/>
                      <w:divBdr>
                        <w:top w:val="none" w:sz="0" w:space="0" w:color="auto"/>
                        <w:left w:val="none" w:sz="0" w:space="0" w:color="auto"/>
                        <w:bottom w:val="none" w:sz="0" w:space="0" w:color="auto"/>
                        <w:right w:val="none" w:sz="0" w:space="0" w:color="auto"/>
                      </w:divBdr>
                    </w:div>
                  </w:divsChild>
                </w:div>
                <w:div w:id="523904112">
                  <w:marLeft w:val="0"/>
                  <w:marRight w:val="0"/>
                  <w:marTop w:val="0"/>
                  <w:marBottom w:val="0"/>
                  <w:divBdr>
                    <w:top w:val="single" w:sz="2" w:space="1" w:color="FFFFFF"/>
                    <w:left w:val="single" w:sz="2" w:space="12" w:color="FFFFFF"/>
                    <w:bottom w:val="single" w:sz="2" w:space="1" w:color="FFFFFF"/>
                    <w:right w:val="single" w:sz="2" w:space="4" w:color="FFFFFF"/>
                  </w:divBdr>
                  <w:divsChild>
                    <w:div w:id="656374153">
                      <w:marLeft w:val="0"/>
                      <w:marRight w:val="0"/>
                      <w:marTop w:val="0"/>
                      <w:marBottom w:val="0"/>
                      <w:divBdr>
                        <w:top w:val="none" w:sz="0" w:space="0" w:color="auto"/>
                        <w:left w:val="none" w:sz="0" w:space="0" w:color="auto"/>
                        <w:bottom w:val="none" w:sz="0" w:space="0" w:color="auto"/>
                        <w:right w:val="none" w:sz="0" w:space="0" w:color="auto"/>
                      </w:divBdr>
                    </w:div>
                  </w:divsChild>
                </w:div>
                <w:div w:id="523059081">
                  <w:marLeft w:val="0"/>
                  <w:marRight w:val="0"/>
                  <w:marTop w:val="0"/>
                  <w:marBottom w:val="0"/>
                  <w:divBdr>
                    <w:top w:val="single" w:sz="2" w:space="1" w:color="FFFFFF"/>
                    <w:left w:val="single" w:sz="2" w:space="12" w:color="FFFFFF"/>
                    <w:bottom w:val="single" w:sz="2" w:space="1" w:color="FFFFFF"/>
                    <w:right w:val="single" w:sz="2" w:space="4" w:color="FFFFFF"/>
                  </w:divBdr>
                  <w:divsChild>
                    <w:div w:id="1955401783">
                      <w:marLeft w:val="0"/>
                      <w:marRight w:val="0"/>
                      <w:marTop w:val="0"/>
                      <w:marBottom w:val="0"/>
                      <w:divBdr>
                        <w:top w:val="none" w:sz="0" w:space="0" w:color="auto"/>
                        <w:left w:val="none" w:sz="0" w:space="0" w:color="auto"/>
                        <w:bottom w:val="none" w:sz="0" w:space="0" w:color="auto"/>
                        <w:right w:val="none" w:sz="0" w:space="0" w:color="auto"/>
                      </w:divBdr>
                    </w:div>
                  </w:divsChild>
                </w:div>
                <w:div w:id="1431006644">
                  <w:marLeft w:val="0"/>
                  <w:marRight w:val="0"/>
                  <w:marTop w:val="0"/>
                  <w:marBottom w:val="0"/>
                  <w:divBdr>
                    <w:top w:val="single" w:sz="2" w:space="1" w:color="FFFFFF"/>
                    <w:left w:val="single" w:sz="2" w:space="12" w:color="FFFFFF"/>
                    <w:bottom w:val="single" w:sz="2" w:space="1" w:color="FFFFFF"/>
                    <w:right w:val="single" w:sz="2" w:space="4" w:color="FFFFFF"/>
                  </w:divBdr>
                  <w:divsChild>
                    <w:div w:id="238029346">
                      <w:marLeft w:val="0"/>
                      <w:marRight w:val="0"/>
                      <w:marTop w:val="0"/>
                      <w:marBottom w:val="0"/>
                      <w:divBdr>
                        <w:top w:val="none" w:sz="0" w:space="0" w:color="auto"/>
                        <w:left w:val="none" w:sz="0" w:space="0" w:color="auto"/>
                        <w:bottom w:val="none" w:sz="0" w:space="0" w:color="auto"/>
                        <w:right w:val="none" w:sz="0" w:space="0" w:color="auto"/>
                      </w:divBdr>
                    </w:div>
                  </w:divsChild>
                </w:div>
                <w:div w:id="620107973">
                  <w:marLeft w:val="0"/>
                  <w:marRight w:val="0"/>
                  <w:marTop w:val="0"/>
                  <w:marBottom w:val="0"/>
                  <w:divBdr>
                    <w:top w:val="single" w:sz="2" w:space="1" w:color="FFFFFF"/>
                    <w:left w:val="single" w:sz="2" w:space="12" w:color="FFFFFF"/>
                    <w:bottom w:val="single" w:sz="2" w:space="1" w:color="FFFFFF"/>
                    <w:right w:val="single" w:sz="2" w:space="4" w:color="FFFFFF"/>
                  </w:divBdr>
                  <w:divsChild>
                    <w:div w:id="1137456439">
                      <w:marLeft w:val="0"/>
                      <w:marRight w:val="0"/>
                      <w:marTop w:val="0"/>
                      <w:marBottom w:val="0"/>
                      <w:divBdr>
                        <w:top w:val="none" w:sz="0" w:space="0" w:color="auto"/>
                        <w:left w:val="none" w:sz="0" w:space="0" w:color="auto"/>
                        <w:bottom w:val="none" w:sz="0" w:space="0" w:color="auto"/>
                        <w:right w:val="none" w:sz="0" w:space="0" w:color="auto"/>
                      </w:divBdr>
                    </w:div>
                  </w:divsChild>
                </w:div>
                <w:div w:id="1950426693">
                  <w:marLeft w:val="0"/>
                  <w:marRight w:val="0"/>
                  <w:marTop w:val="0"/>
                  <w:marBottom w:val="0"/>
                  <w:divBdr>
                    <w:top w:val="single" w:sz="2" w:space="1" w:color="FFFFFF"/>
                    <w:left w:val="single" w:sz="2" w:space="12" w:color="FFFFFF"/>
                    <w:bottom w:val="single" w:sz="2" w:space="1" w:color="FFFFFF"/>
                    <w:right w:val="single" w:sz="2" w:space="4" w:color="FFFFFF"/>
                  </w:divBdr>
                  <w:divsChild>
                    <w:div w:id="1227566319">
                      <w:marLeft w:val="0"/>
                      <w:marRight w:val="0"/>
                      <w:marTop w:val="0"/>
                      <w:marBottom w:val="0"/>
                      <w:divBdr>
                        <w:top w:val="none" w:sz="0" w:space="0" w:color="auto"/>
                        <w:left w:val="none" w:sz="0" w:space="0" w:color="auto"/>
                        <w:bottom w:val="none" w:sz="0" w:space="0" w:color="auto"/>
                        <w:right w:val="none" w:sz="0" w:space="0" w:color="auto"/>
                      </w:divBdr>
                    </w:div>
                  </w:divsChild>
                </w:div>
                <w:div w:id="444230714">
                  <w:marLeft w:val="0"/>
                  <w:marRight w:val="0"/>
                  <w:marTop w:val="0"/>
                  <w:marBottom w:val="0"/>
                  <w:divBdr>
                    <w:top w:val="single" w:sz="2" w:space="1" w:color="FFFFFF"/>
                    <w:left w:val="single" w:sz="2" w:space="12" w:color="FFFFFF"/>
                    <w:bottom w:val="single" w:sz="2" w:space="1" w:color="FFFFFF"/>
                    <w:right w:val="single" w:sz="2" w:space="4" w:color="FFFFFF"/>
                  </w:divBdr>
                  <w:divsChild>
                    <w:div w:id="713308295">
                      <w:marLeft w:val="0"/>
                      <w:marRight w:val="0"/>
                      <w:marTop w:val="0"/>
                      <w:marBottom w:val="0"/>
                      <w:divBdr>
                        <w:top w:val="none" w:sz="0" w:space="0" w:color="auto"/>
                        <w:left w:val="none" w:sz="0" w:space="0" w:color="auto"/>
                        <w:bottom w:val="none" w:sz="0" w:space="0" w:color="auto"/>
                        <w:right w:val="none" w:sz="0" w:space="0" w:color="auto"/>
                      </w:divBdr>
                    </w:div>
                  </w:divsChild>
                </w:div>
                <w:div w:id="856888657">
                  <w:marLeft w:val="0"/>
                  <w:marRight w:val="0"/>
                  <w:marTop w:val="0"/>
                  <w:marBottom w:val="0"/>
                  <w:divBdr>
                    <w:top w:val="single" w:sz="2" w:space="1" w:color="FFFFFF"/>
                    <w:left w:val="single" w:sz="2" w:space="12" w:color="FFFFFF"/>
                    <w:bottom w:val="single" w:sz="2" w:space="1" w:color="FFFFFF"/>
                    <w:right w:val="single" w:sz="2" w:space="4" w:color="FFFFFF"/>
                  </w:divBdr>
                  <w:divsChild>
                    <w:div w:id="318387905">
                      <w:marLeft w:val="0"/>
                      <w:marRight w:val="0"/>
                      <w:marTop w:val="0"/>
                      <w:marBottom w:val="0"/>
                      <w:divBdr>
                        <w:top w:val="none" w:sz="0" w:space="0" w:color="auto"/>
                        <w:left w:val="none" w:sz="0" w:space="0" w:color="auto"/>
                        <w:bottom w:val="none" w:sz="0" w:space="0" w:color="auto"/>
                        <w:right w:val="none" w:sz="0" w:space="0" w:color="auto"/>
                      </w:divBdr>
                    </w:div>
                  </w:divsChild>
                </w:div>
                <w:div w:id="1463428562">
                  <w:marLeft w:val="0"/>
                  <w:marRight w:val="0"/>
                  <w:marTop w:val="0"/>
                  <w:marBottom w:val="0"/>
                  <w:divBdr>
                    <w:top w:val="single" w:sz="2" w:space="1" w:color="FFFFFF"/>
                    <w:left w:val="single" w:sz="2" w:space="12" w:color="FFFFFF"/>
                    <w:bottom w:val="single" w:sz="2" w:space="1" w:color="FFFFFF"/>
                    <w:right w:val="single" w:sz="2" w:space="4" w:color="FFFFFF"/>
                  </w:divBdr>
                  <w:divsChild>
                    <w:div w:id="1461800511">
                      <w:marLeft w:val="0"/>
                      <w:marRight w:val="0"/>
                      <w:marTop w:val="0"/>
                      <w:marBottom w:val="0"/>
                      <w:divBdr>
                        <w:top w:val="none" w:sz="0" w:space="0" w:color="auto"/>
                        <w:left w:val="none" w:sz="0" w:space="0" w:color="auto"/>
                        <w:bottom w:val="none" w:sz="0" w:space="0" w:color="auto"/>
                        <w:right w:val="none" w:sz="0" w:space="0" w:color="auto"/>
                      </w:divBdr>
                    </w:div>
                  </w:divsChild>
                </w:div>
                <w:div w:id="280846337">
                  <w:marLeft w:val="0"/>
                  <w:marRight w:val="0"/>
                  <w:marTop w:val="0"/>
                  <w:marBottom w:val="0"/>
                  <w:divBdr>
                    <w:top w:val="single" w:sz="2" w:space="1" w:color="FFFFFF"/>
                    <w:left w:val="single" w:sz="2" w:space="12" w:color="FFFFFF"/>
                    <w:bottom w:val="single" w:sz="2" w:space="1" w:color="FFFFFF"/>
                    <w:right w:val="single" w:sz="2" w:space="4" w:color="FFFFFF"/>
                  </w:divBdr>
                  <w:divsChild>
                    <w:div w:id="1960336191">
                      <w:marLeft w:val="0"/>
                      <w:marRight w:val="0"/>
                      <w:marTop w:val="0"/>
                      <w:marBottom w:val="0"/>
                      <w:divBdr>
                        <w:top w:val="none" w:sz="0" w:space="0" w:color="auto"/>
                        <w:left w:val="none" w:sz="0" w:space="0" w:color="auto"/>
                        <w:bottom w:val="none" w:sz="0" w:space="0" w:color="auto"/>
                        <w:right w:val="none" w:sz="0" w:space="0" w:color="auto"/>
                      </w:divBdr>
                    </w:div>
                  </w:divsChild>
                </w:div>
                <w:div w:id="392658422">
                  <w:marLeft w:val="0"/>
                  <w:marRight w:val="0"/>
                  <w:marTop w:val="0"/>
                  <w:marBottom w:val="0"/>
                  <w:divBdr>
                    <w:top w:val="single" w:sz="2" w:space="1" w:color="FFFFFF"/>
                    <w:left w:val="single" w:sz="2" w:space="12" w:color="FFFFFF"/>
                    <w:bottom w:val="single" w:sz="2" w:space="1" w:color="FFFFFF"/>
                    <w:right w:val="single" w:sz="2" w:space="4" w:color="FFFFFF"/>
                  </w:divBdr>
                  <w:divsChild>
                    <w:div w:id="653071008">
                      <w:marLeft w:val="0"/>
                      <w:marRight w:val="0"/>
                      <w:marTop w:val="0"/>
                      <w:marBottom w:val="0"/>
                      <w:divBdr>
                        <w:top w:val="none" w:sz="0" w:space="0" w:color="auto"/>
                        <w:left w:val="none" w:sz="0" w:space="0" w:color="auto"/>
                        <w:bottom w:val="none" w:sz="0" w:space="0" w:color="auto"/>
                        <w:right w:val="none" w:sz="0" w:space="0" w:color="auto"/>
                      </w:divBdr>
                    </w:div>
                  </w:divsChild>
                </w:div>
                <w:div w:id="1012536957">
                  <w:marLeft w:val="0"/>
                  <w:marRight w:val="0"/>
                  <w:marTop w:val="0"/>
                  <w:marBottom w:val="0"/>
                  <w:divBdr>
                    <w:top w:val="single" w:sz="2" w:space="1" w:color="FFFFFF"/>
                    <w:left w:val="single" w:sz="2" w:space="12" w:color="FFFFFF"/>
                    <w:bottom w:val="single" w:sz="2" w:space="1" w:color="FFFFFF"/>
                    <w:right w:val="single" w:sz="2" w:space="4" w:color="FFFFFF"/>
                  </w:divBdr>
                  <w:divsChild>
                    <w:div w:id="1789818489">
                      <w:marLeft w:val="0"/>
                      <w:marRight w:val="0"/>
                      <w:marTop w:val="0"/>
                      <w:marBottom w:val="0"/>
                      <w:divBdr>
                        <w:top w:val="none" w:sz="0" w:space="0" w:color="auto"/>
                        <w:left w:val="none" w:sz="0" w:space="0" w:color="auto"/>
                        <w:bottom w:val="none" w:sz="0" w:space="0" w:color="auto"/>
                        <w:right w:val="none" w:sz="0" w:space="0" w:color="auto"/>
                      </w:divBdr>
                    </w:div>
                  </w:divsChild>
                </w:div>
                <w:div w:id="1394505500">
                  <w:marLeft w:val="0"/>
                  <w:marRight w:val="0"/>
                  <w:marTop w:val="0"/>
                  <w:marBottom w:val="0"/>
                  <w:divBdr>
                    <w:top w:val="single" w:sz="2" w:space="1" w:color="FFFFFF"/>
                    <w:left w:val="single" w:sz="2" w:space="12" w:color="FFFFFF"/>
                    <w:bottom w:val="single" w:sz="2" w:space="1" w:color="FFFFFF"/>
                    <w:right w:val="single" w:sz="2" w:space="4" w:color="FFFFFF"/>
                  </w:divBdr>
                  <w:divsChild>
                    <w:div w:id="1487084768">
                      <w:marLeft w:val="0"/>
                      <w:marRight w:val="0"/>
                      <w:marTop w:val="0"/>
                      <w:marBottom w:val="0"/>
                      <w:divBdr>
                        <w:top w:val="none" w:sz="0" w:space="0" w:color="auto"/>
                        <w:left w:val="none" w:sz="0" w:space="0" w:color="auto"/>
                        <w:bottom w:val="none" w:sz="0" w:space="0" w:color="auto"/>
                        <w:right w:val="none" w:sz="0" w:space="0" w:color="auto"/>
                      </w:divBdr>
                    </w:div>
                  </w:divsChild>
                </w:div>
                <w:div w:id="2117405385">
                  <w:marLeft w:val="0"/>
                  <w:marRight w:val="0"/>
                  <w:marTop w:val="0"/>
                  <w:marBottom w:val="0"/>
                  <w:divBdr>
                    <w:top w:val="single" w:sz="2" w:space="1" w:color="FFFFFF"/>
                    <w:left w:val="single" w:sz="2" w:space="12" w:color="FFFFFF"/>
                    <w:bottom w:val="single" w:sz="2" w:space="1" w:color="FFFFFF"/>
                    <w:right w:val="single" w:sz="2" w:space="4" w:color="FFFFFF"/>
                  </w:divBdr>
                  <w:divsChild>
                    <w:div w:id="252981004">
                      <w:marLeft w:val="0"/>
                      <w:marRight w:val="0"/>
                      <w:marTop w:val="0"/>
                      <w:marBottom w:val="0"/>
                      <w:divBdr>
                        <w:top w:val="none" w:sz="0" w:space="0" w:color="auto"/>
                        <w:left w:val="none" w:sz="0" w:space="0" w:color="auto"/>
                        <w:bottom w:val="none" w:sz="0" w:space="0" w:color="auto"/>
                        <w:right w:val="none" w:sz="0" w:space="0" w:color="auto"/>
                      </w:divBdr>
                    </w:div>
                  </w:divsChild>
                </w:div>
                <w:div w:id="952829761">
                  <w:marLeft w:val="0"/>
                  <w:marRight w:val="0"/>
                  <w:marTop w:val="0"/>
                  <w:marBottom w:val="0"/>
                  <w:divBdr>
                    <w:top w:val="single" w:sz="2" w:space="1" w:color="FFFFFF"/>
                    <w:left w:val="single" w:sz="2" w:space="12" w:color="FFFFFF"/>
                    <w:bottom w:val="single" w:sz="2" w:space="1" w:color="FFFFFF"/>
                    <w:right w:val="single" w:sz="2" w:space="4" w:color="FFFFFF"/>
                  </w:divBdr>
                  <w:divsChild>
                    <w:div w:id="1563518931">
                      <w:marLeft w:val="0"/>
                      <w:marRight w:val="0"/>
                      <w:marTop w:val="0"/>
                      <w:marBottom w:val="0"/>
                      <w:divBdr>
                        <w:top w:val="none" w:sz="0" w:space="0" w:color="auto"/>
                        <w:left w:val="none" w:sz="0" w:space="0" w:color="auto"/>
                        <w:bottom w:val="none" w:sz="0" w:space="0" w:color="auto"/>
                        <w:right w:val="none" w:sz="0" w:space="0" w:color="auto"/>
                      </w:divBdr>
                    </w:div>
                  </w:divsChild>
                </w:div>
                <w:div w:id="1973561184">
                  <w:marLeft w:val="0"/>
                  <w:marRight w:val="0"/>
                  <w:marTop w:val="0"/>
                  <w:marBottom w:val="0"/>
                  <w:divBdr>
                    <w:top w:val="single" w:sz="2" w:space="1" w:color="FFFFFF"/>
                    <w:left w:val="single" w:sz="2" w:space="12" w:color="FFFFFF"/>
                    <w:bottom w:val="single" w:sz="2" w:space="1" w:color="FFFFFF"/>
                    <w:right w:val="single" w:sz="2" w:space="4" w:color="FFFFFF"/>
                  </w:divBdr>
                  <w:divsChild>
                    <w:div w:id="1671250825">
                      <w:marLeft w:val="0"/>
                      <w:marRight w:val="0"/>
                      <w:marTop w:val="0"/>
                      <w:marBottom w:val="0"/>
                      <w:divBdr>
                        <w:top w:val="none" w:sz="0" w:space="0" w:color="auto"/>
                        <w:left w:val="none" w:sz="0" w:space="0" w:color="auto"/>
                        <w:bottom w:val="none" w:sz="0" w:space="0" w:color="auto"/>
                        <w:right w:val="none" w:sz="0" w:space="0" w:color="auto"/>
                      </w:divBdr>
                    </w:div>
                  </w:divsChild>
                </w:div>
                <w:div w:id="1193807663">
                  <w:marLeft w:val="0"/>
                  <w:marRight w:val="0"/>
                  <w:marTop w:val="0"/>
                  <w:marBottom w:val="0"/>
                  <w:divBdr>
                    <w:top w:val="single" w:sz="2" w:space="1" w:color="FFFFFF"/>
                    <w:left w:val="single" w:sz="2" w:space="12" w:color="FFFFFF"/>
                    <w:bottom w:val="single" w:sz="2" w:space="1" w:color="FFFFFF"/>
                    <w:right w:val="single" w:sz="2" w:space="4" w:color="FFFFFF"/>
                  </w:divBdr>
                  <w:divsChild>
                    <w:div w:id="879130641">
                      <w:marLeft w:val="0"/>
                      <w:marRight w:val="0"/>
                      <w:marTop w:val="0"/>
                      <w:marBottom w:val="0"/>
                      <w:divBdr>
                        <w:top w:val="none" w:sz="0" w:space="0" w:color="auto"/>
                        <w:left w:val="none" w:sz="0" w:space="0" w:color="auto"/>
                        <w:bottom w:val="none" w:sz="0" w:space="0" w:color="auto"/>
                        <w:right w:val="none" w:sz="0" w:space="0" w:color="auto"/>
                      </w:divBdr>
                    </w:div>
                  </w:divsChild>
                </w:div>
                <w:div w:id="383332820">
                  <w:marLeft w:val="0"/>
                  <w:marRight w:val="0"/>
                  <w:marTop w:val="0"/>
                  <w:marBottom w:val="0"/>
                  <w:divBdr>
                    <w:top w:val="single" w:sz="2" w:space="1" w:color="FFFFFF"/>
                    <w:left w:val="single" w:sz="2" w:space="12" w:color="FFFFFF"/>
                    <w:bottom w:val="single" w:sz="2" w:space="1" w:color="FFFFFF"/>
                    <w:right w:val="single" w:sz="2" w:space="4" w:color="FFFFFF"/>
                  </w:divBdr>
                  <w:divsChild>
                    <w:div w:id="213008185">
                      <w:marLeft w:val="0"/>
                      <w:marRight w:val="0"/>
                      <w:marTop w:val="0"/>
                      <w:marBottom w:val="0"/>
                      <w:divBdr>
                        <w:top w:val="none" w:sz="0" w:space="0" w:color="auto"/>
                        <w:left w:val="none" w:sz="0" w:space="0" w:color="auto"/>
                        <w:bottom w:val="none" w:sz="0" w:space="0" w:color="auto"/>
                        <w:right w:val="none" w:sz="0" w:space="0" w:color="auto"/>
                      </w:divBdr>
                    </w:div>
                  </w:divsChild>
                </w:div>
                <w:div w:id="1055740295">
                  <w:marLeft w:val="0"/>
                  <w:marRight w:val="0"/>
                  <w:marTop w:val="0"/>
                  <w:marBottom w:val="0"/>
                  <w:divBdr>
                    <w:top w:val="single" w:sz="2" w:space="1" w:color="FFFFFF"/>
                    <w:left w:val="single" w:sz="2" w:space="12" w:color="FFFFFF"/>
                    <w:bottom w:val="single" w:sz="2" w:space="1" w:color="FFFFFF"/>
                    <w:right w:val="single" w:sz="2" w:space="4" w:color="FFFFFF"/>
                  </w:divBdr>
                  <w:divsChild>
                    <w:div w:id="547186713">
                      <w:marLeft w:val="0"/>
                      <w:marRight w:val="0"/>
                      <w:marTop w:val="0"/>
                      <w:marBottom w:val="0"/>
                      <w:divBdr>
                        <w:top w:val="none" w:sz="0" w:space="0" w:color="auto"/>
                        <w:left w:val="none" w:sz="0" w:space="0" w:color="auto"/>
                        <w:bottom w:val="none" w:sz="0" w:space="0" w:color="auto"/>
                        <w:right w:val="none" w:sz="0" w:space="0" w:color="auto"/>
                      </w:divBdr>
                    </w:div>
                  </w:divsChild>
                </w:div>
                <w:div w:id="1806238042">
                  <w:marLeft w:val="0"/>
                  <w:marRight w:val="0"/>
                  <w:marTop w:val="0"/>
                  <w:marBottom w:val="0"/>
                  <w:divBdr>
                    <w:top w:val="single" w:sz="2" w:space="1" w:color="FFFFFF"/>
                    <w:left w:val="single" w:sz="2" w:space="12" w:color="FFFFFF"/>
                    <w:bottom w:val="single" w:sz="2" w:space="1" w:color="FFFFFF"/>
                    <w:right w:val="single" w:sz="2" w:space="4" w:color="FFFFFF"/>
                  </w:divBdr>
                  <w:divsChild>
                    <w:div w:id="1402172213">
                      <w:marLeft w:val="0"/>
                      <w:marRight w:val="0"/>
                      <w:marTop w:val="0"/>
                      <w:marBottom w:val="0"/>
                      <w:divBdr>
                        <w:top w:val="none" w:sz="0" w:space="0" w:color="auto"/>
                        <w:left w:val="none" w:sz="0" w:space="0" w:color="auto"/>
                        <w:bottom w:val="none" w:sz="0" w:space="0" w:color="auto"/>
                        <w:right w:val="none" w:sz="0" w:space="0" w:color="auto"/>
                      </w:divBdr>
                    </w:div>
                  </w:divsChild>
                </w:div>
                <w:div w:id="155997143">
                  <w:marLeft w:val="0"/>
                  <w:marRight w:val="0"/>
                  <w:marTop w:val="0"/>
                  <w:marBottom w:val="0"/>
                  <w:divBdr>
                    <w:top w:val="single" w:sz="2" w:space="1" w:color="FFFFFF"/>
                    <w:left w:val="single" w:sz="2" w:space="12" w:color="FFFFFF"/>
                    <w:bottom w:val="single" w:sz="2" w:space="1" w:color="FFFFFF"/>
                    <w:right w:val="single" w:sz="2" w:space="4" w:color="FFFFFF"/>
                  </w:divBdr>
                  <w:divsChild>
                    <w:div w:id="1522549508">
                      <w:marLeft w:val="0"/>
                      <w:marRight w:val="0"/>
                      <w:marTop w:val="0"/>
                      <w:marBottom w:val="0"/>
                      <w:divBdr>
                        <w:top w:val="none" w:sz="0" w:space="0" w:color="auto"/>
                        <w:left w:val="none" w:sz="0" w:space="0" w:color="auto"/>
                        <w:bottom w:val="none" w:sz="0" w:space="0" w:color="auto"/>
                        <w:right w:val="none" w:sz="0" w:space="0" w:color="auto"/>
                      </w:divBdr>
                    </w:div>
                  </w:divsChild>
                </w:div>
                <w:div w:id="1192496022">
                  <w:marLeft w:val="0"/>
                  <w:marRight w:val="0"/>
                  <w:marTop w:val="0"/>
                  <w:marBottom w:val="0"/>
                  <w:divBdr>
                    <w:top w:val="single" w:sz="2" w:space="1" w:color="FFFFFF"/>
                    <w:left w:val="single" w:sz="2" w:space="12" w:color="FFFFFF"/>
                    <w:bottom w:val="single" w:sz="2" w:space="1" w:color="FFFFFF"/>
                    <w:right w:val="single" w:sz="2" w:space="4" w:color="FFFFFF"/>
                  </w:divBdr>
                  <w:divsChild>
                    <w:div w:id="1854538937">
                      <w:marLeft w:val="0"/>
                      <w:marRight w:val="0"/>
                      <w:marTop w:val="0"/>
                      <w:marBottom w:val="0"/>
                      <w:divBdr>
                        <w:top w:val="none" w:sz="0" w:space="0" w:color="auto"/>
                        <w:left w:val="none" w:sz="0" w:space="0" w:color="auto"/>
                        <w:bottom w:val="none" w:sz="0" w:space="0" w:color="auto"/>
                        <w:right w:val="none" w:sz="0" w:space="0" w:color="auto"/>
                      </w:divBdr>
                    </w:div>
                  </w:divsChild>
                </w:div>
                <w:div w:id="1714035643">
                  <w:marLeft w:val="0"/>
                  <w:marRight w:val="0"/>
                  <w:marTop w:val="0"/>
                  <w:marBottom w:val="0"/>
                  <w:divBdr>
                    <w:top w:val="single" w:sz="2" w:space="1" w:color="FFFFFF"/>
                    <w:left w:val="single" w:sz="2" w:space="12" w:color="FFFFFF"/>
                    <w:bottom w:val="single" w:sz="2" w:space="4" w:color="FFFFFF"/>
                    <w:right w:val="single" w:sz="2" w:space="4" w:color="FFFFFF"/>
                  </w:divBdr>
                  <w:divsChild>
                    <w:div w:id="1939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238169">
      <w:bodyDiv w:val="1"/>
      <w:marLeft w:val="0"/>
      <w:marRight w:val="0"/>
      <w:marTop w:val="0"/>
      <w:marBottom w:val="0"/>
      <w:divBdr>
        <w:top w:val="none" w:sz="0" w:space="0" w:color="auto"/>
        <w:left w:val="none" w:sz="0" w:space="0" w:color="auto"/>
        <w:bottom w:val="none" w:sz="0" w:space="0" w:color="auto"/>
        <w:right w:val="none" w:sz="0" w:space="0" w:color="auto"/>
      </w:divBdr>
      <w:divsChild>
        <w:div w:id="696465627">
          <w:marLeft w:val="0"/>
          <w:marRight w:val="0"/>
          <w:marTop w:val="0"/>
          <w:marBottom w:val="0"/>
          <w:divBdr>
            <w:top w:val="none" w:sz="0" w:space="0" w:color="auto"/>
            <w:left w:val="none" w:sz="0" w:space="0" w:color="auto"/>
            <w:bottom w:val="none" w:sz="0" w:space="0" w:color="auto"/>
            <w:right w:val="none" w:sz="0" w:space="0" w:color="auto"/>
          </w:divBdr>
        </w:div>
        <w:div w:id="1638417705">
          <w:marLeft w:val="0"/>
          <w:marRight w:val="0"/>
          <w:marTop w:val="0"/>
          <w:marBottom w:val="335"/>
          <w:divBdr>
            <w:top w:val="none" w:sz="0" w:space="0" w:color="auto"/>
            <w:left w:val="none" w:sz="0" w:space="0" w:color="auto"/>
            <w:bottom w:val="none" w:sz="0" w:space="0" w:color="auto"/>
            <w:right w:val="none" w:sz="0" w:space="0" w:color="auto"/>
          </w:divBdr>
          <w:divsChild>
            <w:div w:id="212739294">
              <w:marLeft w:val="0"/>
              <w:marRight w:val="0"/>
              <w:marTop w:val="0"/>
              <w:marBottom w:val="0"/>
              <w:divBdr>
                <w:top w:val="none" w:sz="0" w:space="0" w:color="auto"/>
                <w:left w:val="none" w:sz="0" w:space="0" w:color="auto"/>
                <w:bottom w:val="none" w:sz="0" w:space="0" w:color="auto"/>
                <w:right w:val="none" w:sz="0" w:space="0" w:color="auto"/>
              </w:divBdr>
              <w:divsChild>
                <w:div w:id="355928710">
                  <w:marLeft w:val="0"/>
                  <w:marRight w:val="0"/>
                  <w:marTop w:val="0"/>
                  <w:marBottom w:val="0"/>
                  <w:divBdr>
                    <w:top w:val="single" w:sz="2" w:space="4" w:color="FFFFFF"/>
                    <w:left w:val="single" w:sz="2" w:space="12" w:color="FFFFFF"/>
                    <w:bottom w:val="single" w:sz="2" w:space="1" w:color="FFFFFF"/>
                    <w:right w:val="single" w:sz="2" w:space="4" w:color="FFFFFF"/>
                  </w:divBdr>
                  <w:divsChild>
                    <w:div w:id="727995638">
                      <w:marLeft w:val="0"/>
                      <w:marRight w:val="0"/>
                      <w:marTop w:val="0"/>
                      <w:marBottom w:val="0"/>
                      <w:divBdr>
                        <w:top w:val="none" w:sz="0" w:space="0" w:color="auto"/>
                        <w:left w:val="none" w:sz="0" w:space="0" w:color="auto"/>
                        <w:bottom w:val="none" w:sz="0" w:space="0" w:color="auto"/>
                        <w:right w:val="none" w:sz="0" w:space="0" w:color="auto"/>
                      </w:divBdr>
                    </w:div>
                  </w:divsChild>
                </w:div>
                <w:div w:id="1421635283">
                  <w:marLeft w:val="0"/>
                  <w:marRight w:val="0"/>
                  <w:marTop w:val="0"/>
                  <w:marBottom w:val="0"/>
                  <w:divBdr>
                    <w:top w:val="single" w:sz="2" w:space="1" w:color="FFFFFF"/>
                    <w:left w:val="single" w:sz="2" w:space="12" w:color="FFFFFF"/>
                    <w:bottom w:val="single" w:sz="2" w:space="1" w:color="FFFFFF"/>
                    <w:right w:val="single" w:sz="2" w:space="4" w:color="FFFFFF"/>
                  </w:divBdr>
                  <w:divsChild>
                    <w:div w:id="1131552412">
                      <w:marLeft w:val="0"/>
                      <w:marRight w:val="0"/>
                      <w:marTop w:val="0"/>
                      <w:marBottom w:val="0"/>
                      <w:divBdr>
                        <w:top w:val="none" w:sz="0" w:space="0" w:color="auto"/>
                        <w:left w:val="none" w:sz="0" w:space="0" w:color="auto"/>
                        <w:bottom w:val="none" w:sz="0" w:space="0" w:color="auto"/>
                        <w:right w:val="none" w:sz="0" w:space="0" w:color="auto"/>
                      </w:divBdr>
                    </w:div>
                  </w:divsChild>
                </w:div>
                <w:div w:id="1313559787">
                  <w:marLeft w:val="0"/>
                  <w:marRight w:val="0"/>
                  <w:marTop w:val="0"/>
                  <w:marBottom w:val="0"/>
                  <w:divBdr>
                    <w:top w:val="single" w:sz="2" w:space="1" w:color="FFFFFF"/>
                    <w:left w:val="single" w:sz="2" w:space="12" w:color="FFFFFF"/>
                    <w:bottom w:val="single" w:sz="2" w:space="1" w:color="FFFFFF"/>
                    <w:right w:val="single" w:sz="2" w:space="4" w:color="FFFFFF"/>
                  </w:divBdr>
                  <w:divsChild>
                    <w:div w:id="1331979556">
                      <w:marLeft w:val="0"/>
                      <w:marRight w:val="0"/>
                      <w:marTop w:val="0"/>
                      <w:marBottom w:val="0"/>
                      <w:divBdr>
                        <w:top w:val="none" w:sz="0" w:space="0" w:color="auto"/>
                        <w:left w:val="none" w:sz="0" w:space="0" w:color="auto"/>
                        <w:bottom w:val="none" w:sz="0" w:space="0" w:color="auto"/>
                        <w:right w:val="none" w:sz="0" w:space="0" w:color="auto"/>
                      </w:divBdr>
                    </w:div>
                  </w:divsChild>
                </w:div>
                <w:div w:id="1473139075">
                  <w:marLeft w:val="0"/>
                  <w:marRight w:val="0"/>
                  <w:marTop w:val="0"/>
                  <w:marBottom w:val="0"/>
                  <w:divBdr>
                    <w:top w:val="single" w:sz="2" w:space="1" w:color="FFFFFF"/>
                    <w:left w:val="single" w:sz="2" w:space="12" w:color="FFFFFF"/>
                    <w:bottom w:val="single" w:sz="2" w:space="1" w:color="FFFFFF"/>
                    <w:right w:val="single" w:sz="2" w:space="4" w:color="FFFFFF"/>
                  </w:divBdr>
                  <w:divsChild>
                    <w:div w:id="1269199175">
                      <w:marLeft w:val="0"/>
                      <w:marRight w:val="0"/>
                      <w:marTop w:val="0"/>
                      <w:marBottom w:val="0"/>
                      <w:divBdr>
                        <w:top w:val="none" w:sz="0" w:space="0" w:color="auto"/>
                        <w:left w:val="none" w:sz="0" w:space="0" w:color="auto"/>
                        <w:bottom w:val="none" w:sz="0" w:space="0" w:color="auto"/>
                        <w:right w:val="none" w:sz="0" w:space="0" w:color="auto"/>
                      </w:divBdr>
                    </w:div>
                  </w:divsChild>
                </w:div>
                <w:div w:id="238290702">
                  <w:marLeft w:val="0"/>
                  <w:marRight w:val="0"/>
                  <w:marTop w:val="0"/>
                  <w:marBottom w:val="0"/>
                  <w:divBdr>
                    <w:top w:val="single" w:sz="2" w:space="1" w:color="FFFFFF"/>
                    <w:left w:val="single" w:sz="2" w:space="12" w:color="FFFFFF"/>
                    <w:bottom w:val="single" w:sz="2" w:space="1" w:color="FFFFFF"/>
                    <w:right w:val="single" w:sz="2" w:space="4" w:color="FFFFFF"/>
                  </w:divBdr>
                  <w:divsChild>
                    <w:div w:id="1028870687">
                      <w:marLeft w:val="0"/>
                      <w:marRight w:val="0"/>
                      <w:marTop w:val="0"/>
                      <w:marBottom w:val="0"/>
                      <w:divBdr>
                        <w:top w:val="none" w:sz="0" w:space="0" w:color="auto"/>
                        <w:left w:val="none" w:sz="0" w:space="0" w:color="auto"/>
                        <w:bottom w:val="none" w:sz="0" w:space="0" w:color="auto"/>
                        <w:right w:val="none" w:sz="0" w:space="0" w:color="auto"/>
                      </w:divBdr>
                    </w:div>
                  </w:divsChild>
                </w:div>
                <w:div w:id="789394890">
                  <w:marLeft w:val="0"/>
                  <w:marRight w:val="0"/>
                  <w:marTop w:val="0"/>
                  <w:marBottom w:val="0"/>
                  <w:divBdr>
                    <w:top w:val="single" w:sz="2" w:space="1" w:color="FFFFFF"/>
                    <w:left w:val="single" w:sz="2" w:space="12" w:color="FFFFFF"/>
                    <w:bottom w:val="single" w:sz="2" w:space="1" w:color="FFFFFF"/>
                    <w:right w:val="single" w:sz="2" w:space="4" w:color="FFFFFF"/>
                  </w:divBdr>
                  <w:divsChild>
                    <w:div w:id="992610436">
                      <w:marLeft w:val="0"/>
                      <w:marRight w:val="0"/>
                      <w:marTop w:val="0"/>
                      <w:marBottom w:val="0"/>
                      <w:divBdr>
                        <w:top w:val="none" w:sz="0" w:space="0" w:color="auto"/>
                        <w:left w:val="none" w:sz="0" w:space="0" w:color="auto"/>
                        <w:bottom w:val="none" w:sz="0" w:space="0" w:color="auto"/>
                        <w:right w:val="none" w:sz="0" w:space="0" w:color="auto"/>
                      </w:divBdr>
                    </w:div>
                  </w:divsChild>
                </w:div>
                <w:div w:id="1951862778">
                  <w:marLeft w:val="0"/>
                  <w:marRight w:val="0"/>
                  <w:marTop w:val="0"/>
                  <w:marBottom w:val="0"/>
                  <w:divBdr>
                    <w:top w:val="single" w:sz="2" w:space="1" w:color="FFFFFF"/>
                    <w:left w:val="single" w:sz="2" w:space="12" w:color="FFFFFF"/>
                    <w:bottom w:val="single" w:sz="2" w:space="1" w:color="FFFFFF"/>
                    <w:right w:val="single" w:sz="2" w:space="4" w:color="FFFFFF"/>
                  </w:divBdr>
                  <w:divsChild>
                    <w:div w:id="731347362">
                      <w:marLeft w:val="0"/>
                      <w:marRight w:val="0"/>
                      <w:marTop w:val="0"/>
                      <w:marBottom w:val="0"/>
                      <w:divBdr>
                        <w:top w:val="none" w:sz="0" w:space="0" w:color="auto"/>
                        <w:left w:val="none" w:sz="0" w:space="0" w:color="auto"/>
                        <w:bottom w:val="none" w:sz="0" w:space="0" w:color="auto"/>
                        <w:right w:val="none" w:sz="0" w:space="0" w:color="auto"/>
                      </w:divBdr>
                    </w:div>
                  </w:divsChild>
                </w:div>
                <w:div w:id="2122334109">
                  <w:marLeft w:val="0"/>
                  <w:marRight w:val="0"/>
                  <w:marTop w:val="0"/>
                  <w:marBottom w:val="0"/>
                  <w:divBdr>
                    <w:top w:val="single" w:sz="2" w:space="1" w:color="FFFFFF"/>
                    <w:left w:val="single" w:sz="2" w:space="12" w:color="FFFFFF"/>
                    <w:bottom w:val="single" w:sz="2" w:space="1" w:color="FFFFFF"/>
                    <w:right w:val="single" w:sz="2" w:space="4" w:color="FFFFFF"/>
                  </w:divBdr>
                  <w:divsChild>
                    <w:div w:id="1700466208">
                      <w:marLeft w:val="0"/>
                      <w:marRight w:val="0"/>
                      <w:marTop w:val="0"/>
                      <w:marBottom w:val="0"/>
                      <w:divBdr>
                        <w:top w:val="none" w:sz="0" w:space="0" w:color="auto"/>
                        <w:left w:val="none" w:sz="0" w:space="0" w:color="auto"/>
                        <w:bottom w:val="none" w:sz="0" w:space="0" w:color="auto"/>
                        <w:right w:val="none" w:sz="0" w:space="0" w:color="auto"/>
                      </w:divBdr>
                    </w:div>
                  </w:divsChild>
                </w:div>
                <w:div w:id="1751004822">
                  <w:marLeft w:val="0"/>
                  <w:marRight w:val="0"/>
                  <w:marTop w:val="0"/>
                  <w:marBottom w:val="0"/>
                  <w:divBdr>
                    <w:top w:val="single" w:sz="2" w:space="1" w:color="FFFFFF"/>
                    <w:left w:val="single" w:sz="2" w:space="12" w:color="FFFFFF"/>
                    <w:bottom w:val="single" w:sz="2" w:space="1" w:color="FFFFFF"/>
                    <w:right w:val="single" w:sz="2" w:space="4" w:color="FFFFFF"/>
                  </w:divBdr>
                  <w:divsChild>
                    <w:div w:id="2014410232">
                      <w:marLeft w:val="0"/>
                      <w:marRight w:val="0"/>
                      <w:marTop w:val="0"/>
                      <w:marBottom w:val="0"/>
                      <w:divBdr>
                        <w:top w:val="none" w:sz="0" w:space="0" w:color="auto"/>
                        <w:left w:val="none" w:sz="0" w:space="0" w:color="auto"/>
                        <w:bottom w:val="none" w:sz="0" w:space="0" w:color="auto"/>
                        <w:right w:val="none" w:sz="0" w:space="0" w:color="auto"/>
                      </w:divBdr>
                    </w:div>
                  </w:divsChild>
                </w:div>
                <w:div w:id="306280829">
                  <w:marLeft w:val="0"/>
                  <w:marRight w:val="0"/>
                  <w:marTop w:val="0"/>
                  <w:marBottom w:val="0"/>
                  <w:divBdr>
                    <w:top w:val="single" w:sz="2" w:space="1" w:color="FFFFFF"/>
                    <w:left w:val="single" w:sz="2" w:space="12" w:color="FFFFFF"/>
                    <w:bottom w:val="single" w:sz="2" w:space="1" w:color="FFFFFF"/>
                    <w:right w:val="single" w:sz="2" w:space="4" w:color="FFFFFF"/>
                  </w:divBdr>
                  <w:divsChild>
                    <w:div w:id="804468073">
                      <w:marLeft w:val="0"/>
                      <w:marRight w:val="0"/>
                      <w:marTop w:val="0"/>
                      <w:marBottom w:val="0"/>
                      <w:divBdr>
                        <w:top w:val="none" w:sz="0" w:space="0" w:color="auto"/>
                        <w:left w:val="none" w:sz="0" w:space="0" w:color="auto"/>
                        <w:bottom w:val="none" w:sz="0" w:space="0" w:color="auto"/>
                        <w:right w:val="none" w:sz="0" w:space="0" w:color="auto"/>
                      </w:divBdr>
                    </w:div>
                  </w:divsChild>
                </w:div>
                <w:div w:id="1106541936">
                  <w:marLeft w:val="0"/>
                  <w:marRight w:val="0"/>
                  <w:marTop w:val="0"/>
                  <w:marBottom w:val="0"/>
                  <w:divBdr>
                    <w:top w:val="single" w:sz="2" w:space="1" w:color="FFFFFF"/>
                    <w:left w:val="single" w:sz="2" w:space="12" w:color="FFFFFF"/>
                    <w:bottom w:val="single" w:sz="2" w:space="1" w:color="FFFFFF"/>
                    <w:right w:val="single" w:sz="2" w:space="4" w:color="FFFFFF"/>
                  </w:divBdr>
                  <w:divsChild>
                    <w:div w:id="1394617215">
                      <w:marLeft w:val="0"/>
                      <w:marRight w:val="0"/>
                      <w:marTop w:val="0"/>
                      <w:marBottom w:val="0"/>
                      <w:divBdr>
                        <w:top w:val="none" w:sz="0" w:space="0" w:color="auto"/>
                        <w:left w:val="none" w:sz="0" w:space="0" w:color="auto"/>
                        <w:bottom w:val="none" w:sz="0" w:space="0" w:color="auto"/>
                        <w:right w:val="none" w:sz="0" w:space="0" w:color="auto"/>
                      </w:divBdr>
                    </w:div>
                  </w:divsChild>
                </w:div>
                <w:div w:id="1438254943">
                  <w:marLeft w:val="0"/>
                  <w:marRight w:val="0"/>
                  <w:marTop w:val="0"/>
                  <w:marBottom w:val="0"/>
                  <w:divBdr>
                    <w:top w:val="single" w:sz="2" w:space="1" w:color="FFFFFF"/>
                    <w:left w:val="single" w:sz="2" w:space="12" w:color="FFFFFF"/>
                    <w:bottom w:val="single" w:sz="2" w:space="1" w:color="FFFFFF"/>
                    <w:right w:val="single" w:sz="2" w:space="4" w:color="FFFFFF"/>
                  </w:divBdr>
                  <w:divsChild>
                    <w:div w:id="1560557477">
                      <w:marLeft w:val="0"/>
                      <w:marRight w:val="0"/>
                      <w:marTop w:val="0"/>
                      <w:marBottom w:val="0"/>
                      <w:divBdr>
                        <w:top w:val="none" w:sz="0" w:space="0" w:color="auto"/>
                        <w:left w:val="none" w:sz="0" w:space="0" w:color="auto"/>
                        <w:bottom w:val="none" w:sz="0" w:space="0" w:color="auto"/>
                        <w:right w:val="none" w:sz="0" w:space="0" w:color="auto"/>
                      </w:divBdr>
                    </w:div>
                  </w:divsChild>
                </w:div>
                <w:div w:id="1190530488">
                  <w:marLeft w:val="0"/>
                  <w:marRight w:val="0"/>
                  <w:marTop w:val="0"/>
                  <w:marBottom w:val="0"/>
                  <w:divBdr>
                    <w:top w:val="single" w:sz="2" w:space="1" w:color="FFFFFF"/>
                    <w:left w:val="single" w:sz="2" w:space="12" w:color="FFFFFF"/>
                    <w:bottom w:val="single" w:sz="2" w:space="1" w:color="FFFFFF"/>
                    <w:right w:val="single" w:sz="2" w:space="4" w:color="FFFFFF"/>
                  </w:divBdr>
                  <w:divsChild>
                    <w:div w:id="1658924554">
                      <w:marLeft w:val="0"/>
                      <w:marRight w:val="0"/>
                      <w:marTop w:val="0"/>
                      <w:marBottom w:val="0"/>
                      <w:divBdr>
                        <w:top w:val="none" w:sz="0" w:space="0" w:color="auto"/>
                        <w:left w:val="none" w:sz="0" w:space="0" w:color="auto"/>
                        <w:bottom w:val="none" w:sz="0" w:space="0" w:color="auto"/>
                        <w:right w:val="none" w:sz="0" w:space="0" w:color="auto"/>
                      </w:divBdr>
                    </w:div>
                  </w:divsChild>
                </w:div>
                <w:div w:id="821696051">
                  <w:marLeft w:val="0"/>
                  <w:marRight w:val="0"/>
                  <w:marTop w:val="0"/>
                  <w:marBottom w:val="0"/>
                  <w:divBdr>
                    <w:top w:val="single" w:sz="2" w:space="1" w:color="FFFFFF"/>
                    <w:left w:val="single" w:sz="2" w:space="12" w:color="FFFFFF"/>
                    <w:bottom w:val="single" w:sz="2" w:space="1" w:color="FFFFFF"/>
                    <w:right w:val="single" w:sz="2" w:space="4" w:color="FFFFFF"/>
                  </w:divBdr>
                  <w:divsChild>
                    <w:div w:id="1386487895">
                      <w:marLeft w:val="0"/>
                      <w:marRight w:val="0"/>
                      <w:marTop w:val="0"/>
                      <w:marBottom w:val="0"/>
                      <w:divBdr>
                        <w:top w:val="none" w:sz="0" w:space="0" w:color="auto"/>
                        <w:left w:val="none" w:sz="0" w:space="0" w:color="auto"/>
                        <w:bottom w:val="none" w:sz="0" w:space="0" w:color="auto"/>
                        <w:right w:val="none" w:sz="0" w:space="0" w:color="auto"/>
                      </w:divBdr>
                    </w:div>
                  </w:divsChild>
                </w:div>
                <w:div w:id="1432161199">
                  <w:marLeft w:val="0"/>
                  <w:marRight w:val="0"/>
                  <w:marTop w:val="0"/>
                  <w:marBottom w:val="0"/>
                  <w:divBdr>
                    <w:top w:val="single" w:sz="2" w:space="1" w:color="FFFFFF"/>
                    <w:left w:val="single" w:sz="2" w:space="12" w:color="FFFFFF"/>
                    <w:bottom w:val="single" w:sz="2" w:space="1" w:color="FFFFFF"/>
                    <w:right w:val="single" w:sz="2" w:space="4" w:color="FFFFFF"/>
                  </w:divBdr>
                  <w:divsChild>
                    <w:div w:id="639073184">
                      <w:marLeft w:val="0"/>
                      <w:marRight w:val="0"/>
                      <w:marTop w:val="0"/>
                      <w:marBottom w:val="0"/>
                      <w:divBdr>
                        <w:top w:val="none" w:sz="0" w:space="0" w:color="auto"/>
                        <w:left w:val="none" w:sz="0" w:space="0" w:color="auto"/>
                        <w:bottom w:val="none" w:sz="0" w:space="0" w:color="auto"/>
                        <w:right w:val="none" w:sz="0" w:space="0" w:color="auto"/>
                      </w:divBdr>
                    </w:div>
                  </w:divsChild>
                </w:div>
                <w:div w:id="1863320195">
                  <w:marLeft w:val="0"/>
                  <w:marRight w:val="0"/>
                  <w:marTop w:val="0"/>
                  <w:marBottom w:val="0"/>
                  <w:divBdr>
                    <w:top w:val="single" w:sz="2" w:space="1" w:color="FFFFFF"/>
                    <w:left w:val="single" w:sz="2" w:space="12" w:color="FFFFFF"/>
                    <w:bottom w:val="single" w:sz="2" w:space="1" w:color="FFFFFF"/>
                    <w:right w:val="single" w:sz="2" w:space="4" w:color="FFFFFF"/>
                  </w:divBdr>
                  <w:divsChild>
                    <w:div w:id="1033728991">
                      <w:marLeft w:val="0"/>
                      <w:marRight w:val="0"/>
                      <w:marTop w:val="0"/>
                      <w:marBottom w:val="0"/>
                      <w:divBdr>
                        <w:top w:val="none" w:sz="0" w:space="0" w:color="auto"/>
                        <w:left w:val="none" w:sz="0" w:space="0" w:color="auto"/>
                        <w:bottom w:val="none" w:sz="0" w:space="0" w:color="auto"/>
                        <w:right w:val="none" w:sz="0" w:space="0" w:color="auto"/>
                      </w:divBdr>
                    </w:div>
                  </w:divsChild>
                </w:div>
                <w:div w:id="1625845695">
                  <w:marLeft w:val="0"/>
                  <w:marRight w:val="0"/>
                  <w:marTop w:val="0"/>
                  <w:marBottom w:val="0"/>
                  <w:divBdr>
                    <w:top w:val="single" w:sz="2" w:space="1" w:color="FFFFFF"/>
                    <w:left w:val="single" w:sz="2" w:space="12" w:color="FFFFFF"/>
                    <w:bottom w:val="single" w:sz="2" w:space="1" w:color="FFFFFF"/>
                    <w:right w:val="single" w:sz="2" w:space="4" w:color="FFFFFF"/>
                  </w:divBdr>
                  <w:divsChild>
                    <w:div w:id="1556620233">
                      <w:marLeft w:val="0"/>
                      <w:marRight w:val="0"/>
                      <w:marTop w:val="0"/>
                      <w:marBottom w:val="0"/>
                      <w:divBdr>
                        <w:top w:val="none" w:sz="0" w:space="0" w:color="auto"/>
                        <w:left w:val="none" w:sz="0" w:space="0" w:color="auto"/>
                        <w:bottom w:val="none" w:sz="0" w:space="0" w:color="auto"/>
                        <w:right w:val="none" w:sz="0" w:space="0" w:color="auto"/>
                      </w:divBdr>
                    </w:div>
                  </w:divsChild>
                </w:div>
                <w:div w:id="343633012">
                  <w:marLeft w:val="0"/>
                  <w:marRight w:val="0"/>
                  <w:marTop w:val="0"/>
                  <w:marBottom w:val="0"/>
                  <w:divBdr>
                    <w:top w:val="single" w:sz="2" w:space="1" w:color="FFFFFF"/>
                    <w:left w:val="single" w:sz="2" w:space="12" w:color="FFFFFF"/>
                    <w:bottom w:val="single" w:sz="2" w:space="1" w:color="FFFFFF"/>
                    <w:right w:val="single" w:sz="2" w:space="4" w:color="FFFFFF"/>
                  </w:divBdr>
                  <w:divsChild>
                    <w:div w:id="533230964">
                      <w:marLeft w:val="0"/>
                      <w:marRight w:val="0"/>
                      <w:marTop w:val="0"/>
                      <w:marBottom w:val="0"/>
                      <w:divBdr>
                        <w:top w:val="none" w:sz="0" w:space="0" w:color="auto"/>
                        <w:left w:val="none" w:sz="0" w:space="0" w:color="auto"/>
                        <w:bottom w:val="none" w:sz="0" w:space="0" w:color="auto"/>
                        <w:right w:val="none" w:sz="0" w:space="0" w:color="auto"/>
                      </w:divBdr>
                    </w:div>
                  </w:divsChild>
                </w:div>
                <w:div w:id="1495223348">
                  <w:marLeft w:val="0"/>
                  <w:marRight w:val="0"/>
                  <w:marTop w:val="0"/>
                  <w:marBottom w:val="0"/>
                  <w:divBdr>
                    <w:top w:val="single" w:sz="2" w:space="1" w:color="FFFFFF"/>
                    <w:left w:val="single" w:sz="2" w:space="12" w:color="FFFFFF"/>
                    <w:bottom w:val="single" w:sz="2" w:space="4" w:color="FFFFFF"/>
                    <w:right w:val="single" w:sz="2" w:space="4" w:color="FFFFFF"/>
                  </w:divBdr>
                  <w:divsChild>
                    <w:div w:id="149174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265056">
          <w:marLeft w:val="0"/>
          <w:marRight w:val="0"/>
          <w:marTop w:val="0"/>
          <w:marBottom w:val="335"/>
          <w:divBdr>
            <w:top w:val="none" w:sz="0" w:space="0" w:color="auto"/>
            <w:left w:val="none" w:sz="0" w:space="0" w:color="auto"/>
            <w:bottom w:val="none" w:sz="0" w:space="0" w:color="auto"/>
            <w:right w:val="none" w:sz="0" w:space="0" w:color="auto"/>
          </w:divBdr>
          <w:divsChild>
            <w:div w:id="1650330492">
              <w:marLeft w:val="0"/>
              <w:marRight w:val="0"/>
              <w:marTop w:val="0"/>
              <w:marBottom w:val="0"/>
              <w:divBdr>
                <w:top w:val="none" w:sz="0" w:space="0" w:color="auto"/>
                <w:left w:val="none" w:sz="0" w:space="0" w:color="auto"/>
                <w:bottom w:val="none" w:sz="0" w:space="0" w:color="auto"/>
                <w:right w:val="none" w:sz="0" w:space="0" w:color="auto"/>
              </w:divBdr>
              <w:divsChild>
                <w:div w:id="86075453">
                  <w:marLeft w:val="0"/>
                  <w:marRight w:val="0"/>
                  <w:marTop w:val="0"/>
                  <w:marBottom w:val="0"/>
                  <w:divBdr>
                    <w:top w:val="single" w:sz="2" w:space="4" w:color="FFFFFF"/>
                    <w:left w:val="single" w:sz="2" w:space="12" w:color="FFFFFF"/>
                    <w:bottom w:val="single" w:sz="2" w:space="1" w:color="FFFFFF"/>
                    <w:right w:val="single" w:sz="2" w:space="4" w:color="FFFFFF"/>
                  </w:divBdr>
                  <w:divsChild>
                    <w:div w:id="1182545243">
                      <w:marLeft w:val="0"/>
                      <w:marRight w:val="0"/>
                      <w:marTop w:val="0"/>
                      <w:marBottom w:val="0"/>
                      <w:divBdr>
                        <w:top w:val="none" w:sz="0" w:space="0" w:color="auto"/>
                        <w:left w:val="none" w:sz="0" w:space="0" w:color="auto"/>
                        <w:bottom w:val="none" w:sz="0" w:space="0" w:color="auto"/>
                        <w:right w:val="none" w:sz="0" w:space="0" w:color="auto"/>
                      </w:divBdr>
                    </w:div>
                  </w:divsChild>
                </w:div>
                <w:div w:id="692418721">
                  <w:marLeft w:val="0"/>
                  <w:marRight w:val="0"/>
                  <w:marTop w:val="0"/>
                  <w:marBottom w:val="0"/>
                  <w:divBdr>
                    <w:top w:val="single" w:sz="2" w:space="1" w:color="FFFFFF"/>
                    <w:left w:val="single" w:sz="2" w:space="12" w:color="FFFFFF"/>
                    <w:bottom w:val="single" w:sz="2" w:space="1" w:color="FFFFFF"/>
                    <w:right w:val="single" w:sz="2" w:space="4" w:color="FFFFFF"/>
                  </w:divBdr>
                  <w:divsChild>
                    <w:div w:id="455754834">
                      <w:marLeft w:val="0"/>
                      <w:marRight w:val="0"/>
                      <w:marTop w:val="0"/>
                      <w:marBottom w:val="0"/>
                      <w:divBdr>
                        <w:top w:val="none" w:sz="0" w:space="0" w:color="auto"/>
                        <w:left w:val="none" w:sz="0" w:space="0" w:color="auto"/>
                        <w:bottom w:val="none" w:sz="0" w:space="0" w:color="auto"/>
                        <w:right w:val="none" w:sz="0" w:space="0" w:color="auto"/>
                      </w:divBdr>
                    </w:div>
                  </w:divsChild>
                </w:div>
                <w:div w:id="831137979">
                  <w:marLeft w:val="0"/>
                  <w:marRight w:val="0"/>
                  <w:marTop w:val="0"/>
                  <w:marBottom w:val="0"/>
                  <w:divBdr>
                    <w:top w:val="single" w:sz="2" w:space="1" w:color="FFFFFF"/>
                    <w:left w:val="single" w:sz="2" w:space="12" w:color="FFFFFF"/>
                    <w:bottom w:val="single" w:sz="2" w:space="1" w:color="FFFFFF"/>
                    <w:right w:val="single" w:sz="2" w:space="4" w:color="FFFFFF"/>
                  </w:divBdr>
                  <w:divsChild>
                    <w:div w:id="1526282475">
                      <w:marLeft w:val="0"/>
                      <w:marRight w:val="0"/>
                      <w:marTop w:val="0"/>
                      <w:marBottom w:val="0"/>
                      <w:divBdr>
                        <w:top w:val="none" w:sz="0" w:space="0" w:color="auto"/>
                        <w:left w:val="none" w:sz="0" w:space="0" w:color="auto"/>
                        <w:bottom w:val="none" w:sz="0" w:space="0" w:color="auto"/>
                        <w:right w:val="none" w:sz="0" w:space="0" w:color="auto"/>
                      </w:divBdr>
                    </w:div>
                  </w:divsChild>
                </w:div>
                <w:div w:id="873352327">
                  <w:marLeft w:val="0"/>
                  <w:marRight w:val="0"/>
                  <w:marTop w:val="0"/>
                  <w:marBottom w:val="0"/>
                  <w:divBdr>
                    <w:top w:val="single" w:sz="2" w:space="1" w:color="FFFFFF"/>
                    <w:left w:val="single" w:sz="2" w:space="12" w:color="FFFFFF"/>
                    <w:bottom w:val="single" w:sz="2" w:space="1" w:color="FFFFFF"/>
                    <w:right w:val="single" w:sz="2" w:space="4" w:color="FFFFFF"/>
                  </w:divBdr>
                  <w:divsChild>
                    <w:div w:id="777675928">
                      <w:marLeft w:val="0"/>
                      <w:marRight w:val="0"/>
                      <w:marTop w:val="0"/>
                      <w:marBottom w:val="0"/>
                      <w:divBdr>
                        <w:top w:val="none" w:sz="0" w:space="0" w:color="auto"/>
                        <w:left w:val="none" w:sz="0" w:space="0" w:color="auto"/>
                        <w:bottom w:val="none" w:sz="0" w:space="0" w:color="auto"/>
                        <w:right w:val="none" w:sz="0" w:space="0" w:color="auto"/>
                      </w:divBdr>
                    </w:div>
                  </w:divsChild>
                </w:div>
                <w:div w:id="574435783">
                  <w:marLeft w:val="0"/>
                  <w:marRight w:val="0"/>
                  <w:marTop w:val="0"/>
                  <w:marBottom w:val="0"/>
                  <w:divBdr>
                    <w:top w:val="single" w:sz="2" w:space="1" w:color="FFFFFF"/>
                    <w:left w:val="single" w:sz="2" w:space="12" w:color="FFFFFF"/>
                    <w:bottom w:val="single" w:sz="2" w:space="1" w:color="FFFFFF"/>
                    <w:right w:val="single" w:sz="2" w:space="4" w:color="FFFFFF"/>
                  </w:divBdr>
                  <w:divsChild>
                    <w:div w:id="101416706">
                      <w:marLeft w:val="0"/>
                      <w:marRight w:val="0"/>
                      <w:marTop w:val="0"/>
                      <w:marBottom w:val="0"/>
                      <w:divBdr>
                        <w:top w:val="none" w:sz="0" w:space="0" w:color="auto"/>
                        <w:left w:val="none" w:sz="0" w:space="0" w:color="auto"/>
                        <w:bottom w:val="none" w:sz="0" w:space="0" w:color="auto"/>
                        <w:right w:val="none" w:sz="0" w:space="0" w:color="auto"/>
                      </w:divBdr>
                    </w:div>
                  </w:divsChild>
                </w:div>
                <w:div w:id="1310670976">
                  <w:marLeft w:val="0"/>
                  <w:marRight w:val="0"/>
                  <w:marTop w:val="0"/>
                  <w:marBottom w:val="0"/>
                  <w:divBdr>
                    <w:top w:val="single" w:sz="2" w:space="1" w:color="FFFFFF"/>
                    <w:left w:val="single" w:sz="2" w:space="12" w:color="FFFFFF"/>
                    <w:bottom w:val="single" w:sz="2" w:space="1" w:color="FFFFFF"/>
                    <w:right w:val="single" w:sz="2" w:space="4" w:color="FFFFFF"/>
                  </w:divBdr>
                  <w:divsChild>
                    <w:div w:id="1175268787">
                      <w:marLeft w:val="0"/>
                      <w:marRight w:val="0"/>
                      <w:marTop w:val="0"/>
                      <w:marBottom w:val="0"/>
                      <w:divBdr>
                        <w:top w:val="none" w:sz="0" w:space="0" w:color="auto"/>
                        <w:left w:val="none" w:sz="0" w:space="0" w:color="auto"/>
                        <w:bottom w:val="none" w:sz="0" w:space="0" w:color="auto"/>
                        <w:right w:val="none" w:sz="0" w:space="0" w:color="auto"/>
                      </w:divBdr>
                    </w:div>
                  </w:divsChild>
                </w:div>
                <w:div w:id="1854759444">
                  <w:marLeft w:val="0"/>
                  <w:marRight w:val="0"/>
                  <w:marTop w:val="0"/>
                  <w:marBottom w:val="0"/>
                  <w:divBdr>
                    <w:top w:val="single" w:sz="2" w:space="1" w:color="FFFFFF"/>
                    <w:left w:val="single" w:sz="2" w:space="12" w:color="FFFFFF"/>
                    <w:bottom w:val="single" w:sz="2" w:space="1" w:color="FFFFFF"/>
                    <w:right w:val="single" w:sz="2" w:space="4" w:color="FFFFFF"/>
                  </w:divBdr>
                  <w:divsChild>
                    <w:div w:id="237634123">
                      <w:marLeft w:val="0"/>
                      <w:marRight w:val="0"/>
                      <w:marTop w:val="0"/>
                      <w:marBottom w:val="0"/>
                      <w:divBdr>
                        <w:top w:val="none" w:sz="0" w:space="0" w:color="auto"/>
                        <w:left w:val="none" w:sz="0" w:space="0" w:color="auto"/>
                        <w:bottom w:val="none" w:sz="0" w:space="0" w:color="auto"/>
                        <w:right w:val="none" w:sz="0" w:space="0" w:color="auto"/>
                      </w:divBdr>
                    </w:div>
                  </w:divsChild>
                </w:div>
                <w:div w:id="767651421">
                  <w:marLeft w:val="0"/>
                  <w:marRight w:val="0"/>
                  <w:marTop w:val="0"/>
                  <w:marBottom w:val="0"/>
                  <w:divBdr>
                    <w:top w:val="single" w:sz="2" w:space="1" w:color="FFFFFF"/>
                    <w:left w:val="single" w:sz="2" w:space="12" w:color="FFFFFF"/>
                    <w:bottom w:val="single" w:sz="2" w:space="1" w:color="FFFFFF"/>
                    <w:right w:val="single" w:sz="2" w:space="4" w:color="FFFFFF"/>
                  </w:divBdr>
                  <w:divsChild>
                    <w:div w:id="826363964">
                      <w:marLeft w:val="0"/>
                      <w:marRight w:val="0"/>
                      <w:marTop w:val="0"/>
                      <w:marBottom w:val="0"/>
                      <w:divBdr>
                        <w:top w:val="none" w:sz="0" w:space="0" w:color="auto"/>
                        <w:left w:val="none" w:sz="0" w:space="0" w:color="auto"/>
                        <w:bottom w:val="none" w:sz="0" w:space="0" w:color="auto"/>
                        <w:right w:val="none" w:sz="0" w:space="0" w:color="auto"/>
                      </w:divBdr>
                    </w:div>
                  </w:divsChild>
                </w:div>
                <w:div w:id="1735346188">
                  <w:marLeft w:val="0"/>
                  <w:marRight w:val="0"/>
                  <w:marTop w:val="0"/>
                  <w:marBottom w:val="0"/>
                  <w:divBdr>
                    <w:top w:val="single" w:sz="2" w:space="1" w:color="FFFFFF"/>
                    <w:left w:val="single" w:sz="2" w:space="12" w:color="FFFFFF"/>
                    <w:bottom w:val="single" w:sz="2" w:space="1" w:color="FFFFFF"/>
                    <w:right w:val="single" w:sz="2" w:space="4" w:color="FFFFFF"/>
                  </w:divBdr>
                  <w:divsChild>
                    <w:div w:id="93720089">
                      <w:marLeft w:val="0"/>
                      <w:marRight w:val="0"/>
                      <w:marTop w:val="0"/>
                      <w:marBottom w:val="0"/>
                      <w:divBdr>
                        <w:top w:val="none" w:sz="0" w:space="0" w:color="auto"/>
                        <w:left w:val="none" w:sz="0" w:space="0" w:color="auto"/>
                        <w:bottom w:val="none" w:sz="0" w:space="0" w:color="auto"/>
                        <w:right w:val="none" w:sz="0" w:space="0" w:color="auto"/>
                      </w:divBdr>
                    </w:div>
                  </w:divsChild>
                </w:div>
                <w:div w:id="102043450">
                  <w:marLeft w:val="0"/>
                  <w:marRight w:val="0"/>
                  <w:marTop w:val="0"/>
                  <w:marBottom w:val="0"/>
                  <w:divBdr>
                    <w:top w:val="single" w:sz="2" w:space="1" w:color="FFFFFF"/>
                    <w:left w:val="single" w:sz="2" w:space="12" w:color="FFFFFF"/>
                    <w:bottom w:val="single" w:sz="2" w:space="1" w:color="FFFFFF"/>
                    <w:right w:val="single" w:sz="2" w:space="4" w:color="FFFFFF"/>
                  </w:divBdr>
                  <w:divsChild>
                    <w:div w:id="164902916">
                      <w:marLeft w:val="0"/>
                      <w:marRight w:val="0"/>
                      <w:marTop w:val="0"/>
                      <w:marBottom w:val="0"/>
                      <w:divBdr>
                        <w:top w:val="none" w:sz="0" w:space="0" w:color="auto"/>
                        <w:left w:val="none" w:sz="0" w:space="0" w:color="auto"/>
                        <w:bottom w:val="none" w:sz="0" w:space="0" w:color="auto"/>
                        <w:right w:val="none" w:sz="0" w:space="0" w:color="auto"/>
                      </w:divBdr>
                    </w:div>
                  </w:divsChild>
                </w:div>
                <w:div w:id="524250817">
                  <w:marLeft w:val="0"/>
                  <w:marRight w:val="0"/>
                  <w:marTop w:val="0"/>
                  <w:marBottom w:val="0"/>
                  <w:divBdr>
                    <w:top w:val="single" w:sz="2" w:space="1" w:color="FFFFFF"/>
                    <w:left w:val="single" w:sz="2" w:space="12" w:color="FFFFFF"/>
                    <w:bottom w:val="single" w:sz="2" w:space="1" w:color="FFFFFF"/>
                    <w:right w:val="single" w:sz="2" w:space="4" w:color="FFFFFF"/>
                  </w:divBdr>
                  <w:divsChild>
                    <w:div w:id="1097482639">
                      <w:marLeft w:val="0"/>
                      <w:marRight w:val="0"/>
                      <w:marTop w:val="0"/>
                      <w:marBottom w:val="0"/>
                      <w:divBdr>
                        <w:top w:val="none" w:sz="0" w:space="0" w:color="auto"/>
                        <w:left w:val="none" w:sz="0" w:space="0" w:color="auto"/>
                        <w:bottom w:val="none" w:sz="0" w:space="0" w:color="auto"/>
                        <w:right w:val="none" w:sz="0" w:space="0" w:color="auto"/>
                      </w:divBdr>
                    </w:div>
                  </w:divsChild>
                </w:div>
                <w:div w:id="450824397">
                  <w:marLeft w:val="0"/>
                  <w:marRight w:val="0"/>
                  <w:marTop w:val="0"/>
                  <w:marBottom w:val="0"/>
                  <w:divBdr>
                    <w:top w:val="single" w:sz="2" w:space="1" w:color="FFFFFF"/>
                    <w:left w:val="single" w:sz="2" w:space="12" w:color="FFFFFF"/>
                    <w:bottom w:val="single" w:sz="2" w:space="1" w:color="FFFFFF"/>
                    <w:right w:val="single" w:sz="2" w:space="4" w:color="FFFFFF"/>
                  </w:divBdr>
                  <w:divsChild>
                    <w:div w:id="146945662">
                      <w:marLeft w:val="0"/>
                      <w:marRight w:val="0"/>
                      <w:marTop w:val="0"/>
                      <w:marBottom w:val="0"/>
                      <w:divBdr>
                        <w:top w:val="none" w:sz="0" w:space="0" w:color="auto"/>
                        <w:left w:val="none" w:sz="0" w:space="0" w:color="auto"/>
                        <w:bottom w:val="none" w:sz="0" w:space="0" w:color="auto"/>
                        <w:right w:val="none" w:sz="0" w:space="0" w:color="auto"/>
                      </w:divBdr>
                    </w:div>
                  </w:divsChild>
                </w:div>
                <w:div w:id="2083209723">
                  <w:marLeft w:val="0"/>
                  <w:marRight w:val="0"/>
                  <w:marTop w:val="0"/>
                  <w:marBottom w:val="0"/>
                  <w:divBdr>
                    <w:top w:val="single" w:sz="2" w:space="1" w:color="FFFFFF"/>
                    <w:left w:val="single" w:sz="2" w:space="12" w:color="FFFFFF"/>
                    <w:bottom w:val="single" w:sz="2" w:space="1" w:color="FFFFFF"/>
                    <w:right w:val="single" w:sz="2" w:space="4" w:color="FFFFFF"/>
                  </w:divBdr>
                  <w:divsChild>
                    <w:div w:id="530656676">
                      <w:marLeft w:val="0"/>
                      <w:marRight w:val="0"/>
                      <w:marTop w:val="0"/>
                      <w:marBottom w:val="0"/>
                      <w:divBdr>
                        <w:top w:val="none" w:sz="0" w:space="0" w:color="auto"/>
                        <w:left w:val="none" w:sz="0" w:space="0" w:color="auto"/>
                        <w:bottom w:val="none" w:sz="0" w:space="0" w:color="auto"/>
                        <w:right w:val="none" w:sz="0" w:space="0" w:color="auto"/>
                      </w:divBdr>
                    </w:div>
                  </w:divsChild>
                </w:div>
                <w:div w:id="50467754">
                  <w:marLeft w:val="0"/>
                  <w:marRight w:val="0"/>
                  <w:marTop w:val="0"/>
                  <w:marBottom w:val="0"/>
                  <w:divBdr>
                    <w:top w:val="single" w:sz="2" w:space="1" w:color="FFFFFF"/>
                    <w:left w:val="single" w:sz="2" w:space="12" w:color="FFFFFF"/>
                    <w:bottom w:val="single" w:sz="2" w:space="1" w:color="FFFFFF"/>
                    <w:right w:val="single" w:sz="2" w:space="4" w:color="FFFFFF"/>
                  </w:divBdr>
                  <w:divsChild>
                    <w:div w:id="1719279335">
                      <w:marLeft w:val="0"/>
                      <w:marRight w:val="0"/>
                      <w:marTop w:val="0"/>
                      <w:marBottom w:val="0"/>
                      <w:divBdr>
                        <w:top w:val="none" w:sz="0" w:space="0" w:color="auto"/>
                        <w:left w:val="none" w:sz="0" w:space="0" w:color="auto"/>
                        <w:bottom w:val="none" w:sz="0" w:space="0" w:color="auto"/>
                        <w:right w:val="none" w:sz="0" w:space="0" w:color="auto"/>
                      </w:divBdr>
                    </w:div>
                  </w:divsChild>
                </w:div>
                <w:div w:id="718477259">
                  <w:marLeft w:val="0"/>
                  <w:marRight w:val="0"/>
                  <w:marTop w:val="0"/>
                  <w:marBottom w:val="0"/>
                  <w:divBdr>
                    <w:top w:val="single" w:sz="2" w:space="1" w:color="FFFFFF"/>
                    <w:left w:val="single" w:sz="2" w:space="12" w:color="FFFFFF"/>
                    <w:bottom w:val="single" w:sz="2" w:space="1" w:color="FFFFFF"/>
                    <w:right w:val="single" w:sz="2" w:space="4" w:color="FFFFFF"/>
                  </w:divBdr>
                  <w:divsChild>
                    <w:div w:id="1657300473">
                      <w:marLeft w:val="0"/>
                      <w:marRight w:val="0"/>
                      <w:marTop w:val="0"/>
                      <w:marBottom w:val="0"/>
                      <w:divBdr>
                        <w:top w:val="none" w:sz="0" w:space="0" w:color="auto"/>
                        <w:left w:val="none" w:sz="0" w:space="0" w:color="auto"/>
                        <w:bottom w:val="none" w:sz="0" w:space="0" w:color="auto"/>
                        <w:right w:val="none" w:sz="0" w:space="0" w:color="auto"/>
                      </w:divBdr>
                    </w:div>
                  </w:divsChild>
                </w:div>
                <w:div w:id="759640516">
                  <w:marLeft w:val="0"/>
                  <w:marRight w:val="0"/>
                  <w:marTop w:val="0"/>
                  <w:marBottom w:val="0"/>
                  <w:divBdr>
                    <w:top w:val="single" w:sz="2" w:space="1" w:color="FFFFFF"/>
                    <w:left w:val="single" w:sz="2" w:space="12" w:color="FFFFFF"/>
                    <w:bottom w:val="single" w:sz="2" w:space="1" w:color="FFFFFF"/>
                    <w:right w:val="single" w:sz="2" w:space="4" w:color="FFFFFF"/>
                  </w:divBdr>
                  <w:divsChild>
                    <w:div w:id="1126701856">
                      <w:marLeft w:val="0"/>
                      <w:marRight w:val="0"/>
                      <w:marTop w:val="0"/>
                      <w:marBottom w:val="0"/>
                      <w:divBdr>
                        <w:top w:val="none" w:sz="0" w:space="0" w:color="auto"/>
                        <w:left w:val="none" w:sz="0" w:space="0" w:color="auto"/>
                        <w:bottom w:val="none" w:sz="0" w:space="0" w:color="auto"/>
                        <w:right w:val="none" w:sz="0" w:space="0" w:color="auto"/>
                      </w:divBdr>
                    </w:div>
                  </w:divsChild>
                </w:div>
                <w:div w:id="70084891">
                  <w:marLeft w:val="0"/>
                  <w:marRight w:val="0"/>
                  <w:marTop w:val="0"/>
                  <w:marBottom w:val="0"/>
                  <w:divBdr>
                    <w:top w:val="single" w:sz="2" w:space="1" w:color="FFFFFF"/>
                    <w:left w:val="single" w:sz="2" w:space="12" w:color="FFFFFF"/>
                    <w:bottom w:val="single" w:sz="2" w:space="1" w:color="FFFFFF"/>
                    <w:right w:val="single" w:sz="2" w:space="4" w:color="FFFFFF"/>
                  </w:divBdr>
                  <w:divsChild>
                    <w:div w:id="848911446">
                      <w:marLeft w:val="0"/>
                      <w:marRight w:val="0"/>
                      <w:marTop w:val="0"/>
                      <w:marBottom w:val="0"/>
                      <w:divBdr>
                        <w:top w:val="none" w:sz="0" w:space="0" w:color="auto"/>
                        <w:left w:val="none" w:sz="0" w:space="0" w:color="auto"/>
                        <w:bottom w:val="none" w:sz="0" w:space="0" w:color="auto"/>
                        <w:right w:val="none" w:sz="0" w:space="0" w:color="auto"/>
                      </w:divBdr>
                    </w:div>
                  </w:divsChild>
                </w:div>
                <w:div w:id="1677539802">
                  <w:marLeft w:val="0"/>
                  <w:marRight w:val="0"/>
                  <w:marTop w:val="0"/>
                  <w:marBottom w:val="0"/>
                  <w:divBdr>
                    <w:top w:val="single" w:sz="2" w:space="1" w:color="FFFFFF"/>
                    <w:left w:val="single" w:sz="2" w:space="12" w:color="FFFFFF"/>
                    <w:bottom w:val="single" w:sz="2" w:space="1" w:color="FFFFFF"/>
                    <w:right w:val="single" w:sz="2" w:space="4" w:color="FFFFFF"/>
                  </w:divBdr>
                  <w:divsChild>
                    <w:div w:id="1624263294">
                      <w:marLeft w:val="0"/>
                      <w:marRight w:val="0"/>
                      <w:marTop w:val="0"/>
                      <w:marBottom w:val="0"/>
                      <w:divBdr>
                        <w:top w:val="none" w:sz="0" w:space="0" w:color="auto"/>
                        <w:left w:val="none" w:sz="0" w:space="0" w:color="auto"/>
                        <w:bottom w:val="none" w:sz="0" w:space="0" w:color="auto"/>
                        <w:right w:val="none" w:sz="0" w:space="0" w:color="auto"/>
                      </w:divBdr>
                    </w:div>
                  </w:divsChild>
                </w:div>
                <w:div w:id="15081214">
                  <w:marLeft w:val="0"/>
                  <w:marRight w:val="0"/>
                  <w:marTop w:val="0"/>
                  <w:marBottom w:val="0"/>
                  <w:divBdr>
                    <w:top w:val="single" w:sz="2" w:space="1" w:color="FFFFFF"/>
                    <w:left w:val="single" w:sz="2" w:space="12" w:color="FFFFFF"/>
                    <w:bottom w:val="single" w:sz="2" w:space="1" w:color="FFFFFF"/>
                    <w:right w:val="single" w:sz="2" w:space="4" w:color="FFFFFF"/>
                  </w:divBdr>
                  <w:divsChild>
                    <w:div w:id="40910615">
                      <w:marLeft w:val="0"/>
                      <w:marRight w:val="0"/>
                      <w:marTop w:val="0"/>
                      <w:marBottom w:val="0"/>
                      <w:divBdr>
                        <w:top w:val="none" w:sz="0" w:space="0" w:color="auto"/>
                        <w:left w:val="none" w:sz="0" w:space="0" w:color="auto"/>
                        <w:bottom w:val="none" w:sz="0" w:space="0" w:color="auto"/>
                        <w:right w:val="none" w:sz="0" w:space="0" w:color="auto"/>
                      </w:divBdr>
                    </w:div>
                  </w:divsChild>
                </w:div>
                <w:div w:id="664675606">
                  <w:marLeft w:val="0"/>
                  <w:marRight w:val="0"/>
                  <w:marTop w:val="0"/>
                  <w:marBottom w:val="0"/>
                  <w:divBdr>
                    <w:top w:val="single" w:sz="2" w:space="1" w:color="FFFFFF"/>
                    <w:left w:val="single" w:sz="2" w:space="12" w:color="FFFFFF"/>
                    <w:bottom w:val="single" w:sz="2" w:space="4" w:color="FFFFFF"/>
                    <w:right w:val="single" w:sz="2" w:space="4" w:color="FFFFFF"/>
                  </w:divBdr>
                  <w:divsChild>
                    <w:div w:id="4498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869470">
          <w:marLeft w:val="0"/>
          <w:marRight w:val="0"/>
          <w:marTop w:val="0"/>
          <w:marBottom w:val="335"/>
          <w:divBdr>
            <w:top w:val="none" w:sz="0" w:space="0" w:color="auto"/>
            <w:left w:val="none" w:sz="0" w:space="0" w:color="auto"/>
            <w:bottom w:val="none" w:sz="0" w:space="0" w:color="auto"/>
            <w:right w:val="none" w:sz="0" w:space="0" w:color="auto"/>
          </w:divBdr>
          <w:divsChild>
            <w:div w:id="1682583303">
              <w:marLeft w:val="0"/>
              <w:marRight w:val="0"/>
              <w:marTop w:val="0"/>
              <w:marBottom w:val="0"/>
              <w:divBdr>
                <w:top w:val="none" w:sz="0" w:space="0" w:color="auto"/>
                <w:left w:val="none" w:sz="0" w:space="0" w:color="auto"/>
                <w:bottom w:val="none" w:sz="0" w:space="0" w:color="auto"/>
                <w:right w:val="none" w:sz="0" w:space="0" w:color="auto"/>
              </w:divBdr>
              <w:divsChild>
                <w:div w:id="1444106233">
                  <w:marLeft w:val="0"/>
                  <w:marRight w:val="0"/>
                  <w:marTop w:val="0"/>
                  <w:marBottom w:val="0"/>
                  <w:divBdr>
                    <w:top w:val="single" w:sz="2" w:space="4" w:color="FFFFFF"/>
                    <w:left w:val="single" w:sz="2" w:space="12" w:color="FFFFFF"/>
                    <w:bottom w:val="single" w:sz="2" w:space="1" w:color="FFFFFF"/>
                    <w:right w:val="single" w:sz="2" w:space="4" w:color="FFFFFF"/>
                  </w:divBdr>
                  <w:divsChild>
                    <w:div w:id="2014643239">
                      <w:marLeft w:val="0"/>
                      <w:marRight w:val="0"/>
                      <w:marTop w:val="0"/>
                      <w:marBottom w:val="0"/>
                      <w:divBdr>
                        <w:top w:val="none" w:sz="0" w:space="0" w:color="auto"/>
                        <w:left w:val="none" w:sz="0" w:space="0" w:color="auto"/>
                        <w:bottom w:val="none" w:sz="0" w:space="0" w:color="auto"/>
                        <w:right w:val="none" w:sz="0" w:space="0" w:color="auto"/>
                      </w:divBdr>
                    </w:div>
                  </w:divsChild>
                </w:div>
                <w:div w:id="46612588">
                  <w:marLeft w:val="0"/>
                  <w:marRight w:val="0"/>
                  <w:marTop w:val="0"/>
                  <w:marBottom w:val="0"/>
                  <w:divBdr>
                    <w:top w:val="single" w:sz="2" w:space="1" w:color="FFFFFF"/>
                    <w:left w:val="single" w:sz="2" w:space="12" w:color="FFFFFF"/>
                    <w:bottom w:val="single" w:sz="2" w:space="1" w:color="FFFFFF"/>
                    <w:right w:val="single" w:sz="2" w:space="4" w:color="FFFFFF"/>
                  </w:divBdr>
                  <w:divsChild>
                    <w:div w:id="611984697">
                      <w:marLeft w:val="0"/>
                      <w:marRight w:val="0"/>
                      <w:marTop w:val="0"/>
                      <w:marBottom w:val="0"/>
                      <w:divBdr>
                        <w:top w:val="none" w:sz="0" w:space="0" w:color="auto"/>
                        <w:left w:val="none" w:sz="0" w:space="0" w:color="auto"/>
                        <w:bottom w:val="none" w:sz="0" w:space="0" w:color="auto"/>
                        <w:right w:val="none" w:sz="0" w:space="0" w:color="auto"/>
                      </w:divBdr>
                    </w:div>
                  </w:divsChild>
                </w:div>
                <w:div w:id="1031951474">
                  <w:marLeft w:val="0"/>
                  <w:marRight w:val="0"/>
                  <w:marTop w:val="0"/>
                  <w:marBottom w:val="0"/>
                  <w:divBdr>
                    <w:top w:val="single" w:sz="2" w:space="1" w:color="FFFFFF"/>
                    <w:left w:val="single" w:sz="2" w:space="12" w:color="FFFFFF"/>
                    <w:bottom w:val="single" w:sz="2" w:space="1" w:color="FFFFFF"/>
                    <w:right w:val="single" w:sz="2" w:space="4" w:color="FFFFFF"/>
                  </w:divBdr>
                  <w:divsChild>
                    <w:div w:id="140775423">
                      <w:marLeft w:val="0"/>
                      <w:marRight w:val="0"/>
                      <w:marTop w:val="0"/>
                      <w:marBottom w:val="0"/>
                      <w:divBdr>
                        <w:top w:val="none" w:sz="0" w:space="0" w:color="auto"/>
                        <w:left w:val="none" w:sz="0" w:space="0" w:color="auto"/>
                        <w:bottom w:val="none" w:sz="0" w:space="0" w:color="auto"/>
                        <w:right w:val="none" w:sz="0" w:space="0" w:color="auto"/>
                      </w:divBdr>
                    </w:div>
                  </w:divsChild>
                </w:div>
                <w:div w:id="349458481">
                  <w:marLeft w:val="0"/>
                  <w:marRight w:val="0"/>
                  <w:marTop w:val="0"/>
                  <w:marBottom w:val="0"/>
                  <w:divBdr>
                    <w:top w:val="single" w:sz="2" w:space="1" w:color="FFFFFF"/>
                    <w:left w:val="single" w:sz="2" w:space="12" w:color="FFFFFF"/>
                    <w:bottom w:val="single" w:sz="2" w:space="1" w:color="FFFFFF"/>
                    <w:right w:val="single" w:sz="2" w:space="4" w:color="FFFFFF"/>
                  </w:divBdr>
                  <w:divsChild>
                    <w:div w:id="664552540">
                      <w:marLeft w:val="0"/>
                      <w:marRight w:val="0"/>
                      <w:marTop w:val="0"/>
                      <w:marBottom w:val="0"/>
                      <w:divBdr>
                        <w:top w:val="none" w:sz="0" w:space="0" w:color="auto"/>
                        <w:left w:val="none" w:sz="0" w:space="0" w:color="auto"/>
                        <w:bottom w:val="none" w:sz="0" w:space="0" w:color="auto"/>
                        <w:right w:val="none" w:sz="0" w:space="0" w:color="auto"/>
                      </w:divBdr>
                    </w:div>
                  </w:divsChild>
                </w:div>
                <w:div w:id="727649475">
                  <w:marLeft w:val="0"/>
                  <w:marRight w:val="0"/>
                  <w:marTop w:val="0"/>
                  <w:marBottom w:val="0"/>
                  <w:divBdr>
                    <w:top w:val="single" w:sz="2" w:space="1" w:color="FFFFFF"/>
                    <w:left w:val="single" w:sz="2" w:space="12" w:color="FFFFFF"/>
                    <w:bottom w:val="single" w:sz="2" w:space="1" w:color="FFFFFF"/>
                    <w:right w:val="single" w:sz="2" w:space="4" w:color="FFFFFF"/>
                  </w:divBdr>
                  <w:divsChild>
                    <w:div w:id="116223291">
                      <w:marLeft w:val="0"/>
                      <w:marRight w:val="0"/>
                      <w:marTop w:val="0"/>
                      <w:marBottom w:val="0"/>
                      <w:divBdr>
                        <w:top w:val="none" w:sz="0" w:space="0" w:color="auto"/>
                        <w:left w:val="none" w:sz="0" w:space="0" w:color="auto"/>
                        <w:bottom w:val="none" w:sz="0" w:space="0" w:color="auto"/>
                        <w:right w:val="none" w:sz="0" w:space="0" w:color="auto"/>
                      </w:divBdr>
                    </w:div>
                  </w:divsChild>
                </w:div>
                <w:div w:id="926419785">
                  <w:marLeft w:val="0"/>
                  <w:marRight w:val="0"/>
                  <w:marTop w:val="0"/>
                  <w:marBottom w:val="0"/>
                  <w:divBdr>
                    <w:top w:val="single" w:sz="2" w:space="1" w:color="FFFFFF"/>
                    <w:left w:val="single" w:sz="2" w:space="12" w:color="FFFFFF"/>
                    <w:bottom w:val="single" w:sz="2" w:space="1" w:color="FFFFFF"/>
                    <w:right w:val="single" w:sz="2" w:space="4" w:color="FFFFFF"/>
                  </w:divBdr>
                  <w:divsChild>
                    <w:div w:id="764837201">
                      <w:marLeft w:val="0"/>
                      <w:marRight w:val="0"/>
                      <w:marTop w:val="0"/>
                      <w:marBottom w:val="0"/>
                      <w:divBdr>
                        <w:top w:val="none" w:sz="0" w:space="0" w:color="auto"/>
                        <w:left w:val="none" w:sz="0" w:space="0" w:color="auto"/>
                        <w:bottom w:val="none" w:sz="0" w:space="0" w:color="auto"/>
                        <w:right w:val="none" w:sz="0" w:space="0" w:color="auto"/>
                      </w:divBdr>
                    </w:div>
                  </w:divsChild>
                </w:div>
                <w:div w:id="560217934">
                  <w:marLeft w:val="0"/>
                  <w:marRight w:val="0"/>
                  <w:marTop w:val="0"/>
                  <w:marBottom w:val="0"/>
                  <w:divBdr>
                    <w:top w:val="single" w:sz="2" w:space="1" w:color="FFFFFF"/>
                    <w:left w:val="single" w:sz="2" w:space="12" w:color="FFFFFF"/>
                    <w:bottom w:val="single" w:sz="2" w:space="1" w:color="FFFFFF"/>
                    <w:right w:val="single" w:sz="2" w:space="4" w:color="FFFFFF"/>
                  </w:divBdr>
                  <w:divsChild>
                    <w:div w:id="155997581">
                      <w:marLeft w:val="0"/>
                      <w:marRight w:val="0"/>
                      <w:marTop w:val="0"/>
                      <w:marBottom w:val="0"/>
                      <w:divBdr>
                        <w:top w:val="none" w:sz="0" w:space="0" w:color="auto"/>
                        <w:left w:val="none" w:sz="0" w:space="0" w:color="auto"/>
                        <w:bottom w:val="none" w:sz="0" w:space="0" w:color="auto"/>
                        <w:right w:val="none" w:sz="0" w:space="0" w:color="auto"/>
                      </w:divBdr>
                    </w:div>
                  </w:divsChild>
                </w:div>
                <w:div w:id="1189686547">
                  <w:marLeft w:val="0"/>
                  <w:marRight w:val="0"/>
                  <w:marTop w:val="0"/>
                  <w:marBottom w:val="0"/>
                  <w:divBdr>
                    <w:top w:val="single" w:sz="2" w:space="1" w:color="FFFFFF"/>
                    <w:left w:val="single" w:sz="2" w:space="12" w:color="FFFFFF"/>
                    <w:bottom w:val="single" w:sz="2" w:space="1" w:color="FFFFFF"/>
                    <w:right w:val="single" w:sz="2" w:space="4" w:color="FFFFFF"/>
                  </w:divBdr>
                  <w:divsChild>
                    <w:div w:id="686559228">
                      <w:marLeft w:val="0"/>
                      <w:marRight w:val="0"/>
                      <w:marTop w:val="0"/>
                      <w:marBottom w:val="0"/>
                      <w:divBdr>
                        <w:top w:val="none" w:sz="0" w:space="0" w:color="auto"/>
                        <w:left w:val="none" w:sz="0" w:space="0" w:color="auto"/>
                        <w:bottom w:val="none" w:sz="0" w:space="0" w:color="auto"/>
                        <w:right w:val="none" w:sz="0" w:space="0" w:color="auto"/>
                      </w:divBdr>
                    </w:div>
                  </w:divsChild>
                </w:div>
                <w:div w:id="986082049">
                  <w:marLeft w:val="0"/>
                  <w:marRight w:val="0"/>
                  <w:marTop w:val="0"/>
                  <w:marBottom w:val="0"/>
                  <w:divBdr>
                    <w:top w:val="single" w:sz="2" w:space="1" w:color="FFFFFF"/>
                    <w:left w:val="single" w:sz="2" w:space="12" w:color="FFFFFF"/>
                    <w:bottom w:val="single" w:sz="2" w:space="1" w:color="FFFFFF"/>
                    <w:right w:val="single" w:sz="2" w:space="4" w:color="FFFFFF"/>
                  </w:divBdr>
                  <w:divsChild>
                    <w:div w:id="1438716230">
                      <w:marLeft w:val="0"/>
                      <w:marRight w:val="0"/>
                      <w:marTop w:val="0"/>
                      <w:marBottom w:val="0"/>
                      <w:divBdr>
                        <w:top w:val="none" w:sz="0" w:space="0" w:color="auto"/>
                        <w:left w:val="none" w:sz="0" w:space="0" w:color="auto"/>
                        <w:bottom w:val="none" w:sz="0" w:space="0" w:color="auto"/>
                        <w:right w:val="none" w:sz="0" w:space="0" w:color="auto"/>
                      </w:divBdr>
                    </w:div>
                  </w:divsChild>
                </w:div>
                <w:div w:id="891619260">
                  <w:marLeft w:val="0"/>
                  <w:marRight w:val="0"/>
                  <w:marTop w:val="0"/>
                  <w:marBottom w:val="0"/>
                  <w:divBdr>
                    <w:top w:val="single" w:sz="2" w:space="1" w:color="FFFFFF"/>
                    <w:left w:val="single" w:sz="2" w:space="12" w:color="FFFFFF"/>
                    <w:bottom w:val="single" w:sz="2" w:space="1" w:color="FFFFFF"/>
                    <w:right w:val="single" w:sz="2" w:space="4" w:color="FFFFFF"/>
                  </w:divBdr>
                  <w:divsChild>
                    <w:div w:id="627517294">
                      <w:marLeft w:val="0"/>
                      <w:marRight w:val="0"/>
                      <w:marTop w:val="0"/>
                      <w:marBottom w:val="0"/>
                      <w:divBdr>
                        <w:top w:val="none" w:sz="0" w:space="0" w:color="auto"/>
                        <w:left w:val="none" w:sz="0" w:space="0" w:color="auto"/>
                        <w:bottom w:val="none" w:sz="0" w:space="0" w:color="auto"/>
                        <w:right w:val="none" w:sz="0" w:space="0" w:color="auto"/>
                      </w:divBdr>
                    </w:div>
                  </w:divsChild>
                </w:div>
                <w:div w:id="135075346">
                  <w:marLeft w:val="0"/>
                  <w:marRight w:val="0"/>
                  <w:marTop w:val="0"/>
                  <w:marBottom w:val="0"/>
                  <w:divBdr>
                    <w:top w:val="single" w:sz="2" w:space="1" w:color="FFFFFF"/>
                    <w:left w:val="single" w:sz="2" w:space="12" w:color="FFFFFF"/>
                    <w:bottom w:val="single" w:sz="2" w:space="1" w:color="FFFFFF"/>
                    <w:right w:val="single" w:sz="2" w:space="4" w:color="FFFFFF"/>
                  </w:divBdr>
                  <w:divsChild>
                    <w:div w:id="876897170">
                      <w:marLeft w:val="0"/>
                      <w:marRight w:val="0"/>
                      <w:marTop w:val="0"/>
                      <w:marBottom w:val="0"/>
                      <w:divBdr>
                        <w:top w:val="none" w:sz="0" w:space="0" w:color="auto"/>
                        <w:left w:val="none" w:sz="0" w:space="0" w:color="auto"/>
                        <w:bottom w:val="none" w:sz="0" w:space="0" w:color="auto"/>
                        <w:right w:val="none" w:sz="0" w:space="0" w:color="auto"/>
                      </w:divBdr>
                    </w:div>
                  </w:divsChild>
                </w:div>
                <w:div w:id="1866669769">
                  <w:marLeft w:val="0"/>
                  <w:marRight w:val="0"/>
                  <w:marTop w:val="0"/>
                  <w:marBottom w:val="0"/>
                  <w:divBdr>
                    <w:top w:val="single" w:sz="2" w:space="1" w:color="FFFFFF"/>
                    <w:left w:val="single" w:sz="2" w:space="12" w:color="FFFFFF"/>
                    <w:bottom w:val="single" w:sz="2" w:space="1" w:color="FFFFFF"/>
                    <w:right w:val="single" w:sz="2" w:space="4" w:color="FFFFFF"/>
                  </w:divBdr>
                  <w:divsChild>
                    <w:div w:id="1006830034">
                      <w:marLeft w:val="0"/>
                      <w:marRight w:val="0"/>
                      <w:marTop w:val="0"/>
                      <w:marBottom w:val="0"/>
                      <w:divBdr>
                        <w:top w:val="none" w:sz="0" w:space="0" w:color="auto"/>
                        <w:left w:val="none" w:sz="0" w:space="0" w:color="auto"/>
                        <w:bottom w:val="none" w:sz="0" w:space="0" w:color="auto"/>
                        <w:right w:val="none" w:sz="0" w:space="0" w:color="auto"/>
                      </w:divBdr>
                    </w:div>
                  </w:divsChild>
                </w:div>
                <w:div w:id="496455877">
                  <w:marLeft w:val="0"/>
                  <w:marRight w:val="0"/>
                  <w:marTop w:val="0"/>
                  <w:marBottom w:val="0"/>
                  <w:divBdr>
                    <w:top w:val="single" w:sz="2" w:space="1" w:color="FFFFFF"/>
                    <w:left w:val="single" w:sz="2" w:space="12" w:color="FFFFFF"/>
                    <w:bottom w:val="single" w:sz="2" w:space="1" w:color="FFFFFF"/>
                    <w:right w:val="single" w:sz="2" w:space="4" w:color="FFFFFF"/>
                  </w:divBdr>
                  <w:divsChild>
                    <w:div w:id="464127014">
                      <w:marLeft w:val="0"/>
                      <w:marRight w:val="0"/>
                      <w:marTop w:val="0"/>
                      <w:marBottom w:val="0"/>
                      <w:divBdr>
                        <w:top w:val="none" w:sz="0" w:space="0" w:color="auto"/>
                        <w:left w:val="none" w:sz="0" w:space="0" w:color="auto"/>
                        <w:bottom w:val="none" w:sz="0" w:space="0" w:color="auto"/>
                        <w:right w:val="none" w:sz="0" w:space="0" w:color="auto"/>
                      </w:divBdr>
                    </w:div>
                  </w:divsChild>
                </w:div>
                <w:div w:id="1714429637">
                  <w:marLeft w:val="0"/>
                  <w:marRight w:val="0"/>
                  <w:marTop w:val="0"/>
                  <w:marBottom w:val="0"/>
                  <w:divBdr>
                    <w:top w:val="single" w:sz="2" w:space="1" w:color="FFFFFF"/>
                    <w:left w:val="single" w:sz="2" w:space="12" w:color="FFFFFF"/>
                    <w:bottom w:val="single" w:sz="2" w:space="1" w:color="FFFFFF"/>
                    <w:right w:val="single" w:sz="2" w:space="4" w:color="FFFFFF"/>
                  </w:divBdr>
                  <w:divsChild>
                    <w:div w:id="889536512">
                      <w:marLeft w:val="0"/>
                      <w:marRight w:val="0"/>
                      <w:marTop w:val="0"/>
                      <w:marBottom w:val="0"/>
                      <w:divBdr>
                        <w:top w:val="none" w:sz="0" w:space="0" w:color="auto"/>
                        <w:left w:val="none" w:sz="0" w:space="0" w:color="auto"/>
                        <w:bottom w:val="none" w:sz="0" w:space="0" w:color="auto"/>
                        <w:right w:val="none" w:sz="0" w:space="0" w:color="auto"/>
                      </w:divBdr>
                    </w:div>
                  </w:divsChild>
                </w:div>
                <w:div w:id="2112388999">
                  <w:marLeft w:val="0"/>
                  <w:marRight w:val="0"/>
                  <w:marTop w:val="0"/>
                  <w:marBottom w:val="0"/>
                  <w:divBdr>
                    <w:top w:val="single" w:sz="2" w:space="1" w:color="FFFFFF"/>
                    <w:left w:val="single" w:sz="2" w:space="12" w:color="FFFFFF"/>
                    <w:bottom w:val="single" w:sz="2" w:space="1" w:color="FFFFFF"/>
                    <w:right w:val="single" w:sz="2" w:space="4" w:color="FFFFFF"/>
                  </w:divBdr>
                  <w:divsChild>
                    <w:div w:id="97020311">
                      <w:marLeft w:val="0"/>
                      <w:marRight w:val="0"/>
                      <w:marTop w:val="0"/>
                      <w:marBottom w:val="0"/>
                      <w:divBdr>
                        <w:top w:val="none" w:sz="0" w:space="0" w:color="auto"/>
                        <w:left w:val="none" w:sz="0" w:space="0" w:color="auto"/>
                        <w:bottom w:val="none" w:sz="0" w:space="0" w:color="auto"/>
                        <w:right w:val="none" w:sz="0" w:space="0" w:color="auto"/>
                      </w:divBdr>
                    </w:div>
                  </w:divsChild>
                </w:div>
                <w:div w:id="1047534476">
                  <w:marLeft w:val="0"/>
                  <w:marRight w:val="0"/>
                  <w:marTop w:val="0"/>
                  <w:marBottom w:val="0"/>
                  <w:divBdr>
                    <w:top w:val="single" w:sz="2" w:space="1" w:color="FFFFFF"/>
                    <w:left w:val="single" w:sz="2" w:space="12" w:color="FFFFFF"/>
                    <w:bottom w:val="single" w:sz="2" w:space="1" w:color="FFFFFF"/>
                    <w:right w:val="single" w:sz="2" w:space="4" w:color="FFFFFF"/>
                  </w:divBdr>
                  <w:divsChild>
                    <w:div w:id="2089691360">
                      <w:marLeft w:val="0"/>
                      <w:marRight w:val="0"/>
                      <w:marTop w:val="0"/>
                      <w:marBottom w:val="0"/>
                      <w:divBdr>
                        <w:top w:val="none" w:sz="0" w:space="0" w:color="auto"/>
                        <w:left w:val="none" w:sz="0" w:space="0" w:color="auto"/>
                        <w:bottom w:val="none" w:sz="0" w:space="0" w:color="auto"/>
                        <w:right w:val="none" w:sz="0" w:space="0" w:color="auto"/>
                      </w:divBdr>
                    </w:div>
                  </w:divsChild>
                </w:div>
                <w:div w:id="33585358">
                  <w:marLeft w:val="0"/>
                  <w:marRight w:val="0"/>
                  <w:marTop w:val="0"/>
                  <w:marBottom w:val="0"/>
                  <w:divBdr>
                    <w:top w:val="single" w:sz="2" w:space="1" w:color="FFFFFF"/>
                    <w:left w:val="single" w:sz="2" w:space="12" w:color="FFFFFF"/>
                    <w:bottom w:val="single" w:sz="2" w:space="1" w:color="FFFFFF"/>
                    <w:right w:val="single" w:sz="2" w:space="4" w:color="FFFFFF"/>
                  </w:divBdr>
                  <w:divsChild>
                    <w:div w:id="1786848395">
                      <w:marLeft w:val="0"/>
                      <w:marRight w:val="0"/>
                      <w:marTop w:val="0"/>
                      <w:marBottom w:val="0"/>
                      <w:divBdr>
                        <w:top w:val="none" w:sz="0" w:space="0" w:color="auto"/>
                        <w:left w:val="none" w:sz="0" w:space="0" w:color="auto"/>
                        <w:bottom w:val="none" w:sz="0" w:space="0" w:color="auto"/>
                        <w:right w:val="none" w:sz="0" w:space="0" w:color="auto"/>
                      </w:divBdr>
                    </w:div>
                  </w:divsChild>
                </w:div>
                <w:div w:id="1709136419">
                  <w:marLeft w:val="0"/>
                  <w:marRight w:val="0"/>
                  <w:marTop w:val="0"/>
                  <w:marBottom w:val="0"/>
                  <w:divBdr>
                    <w:top w:val="single" w:sz="2" w:space="1" w:color="FFFFFF"/>
                    <w:left w:val="single" w:sz="2" w:space="12" w:color="FFFFFF"/>
                    <w:bottom w:val="single" w:sz="2" w:space="1" w:color="FFFFFF"/>
                    <w:right w:val="single" w:sz="2" w:space="4" w:color="FFFFFF"/>
                  </w:divBdr>
                  <w:divsChild>
                    <w:div w:id="620838799">
                      <w:marLeft w:val="0"/>
                      <w:marRight w:val="0"/>
                      <w:marTop w:val="0"/>
                      <w:marBottom w:val="0"/>
                      <w:divBdr>
                        <w:top w:val="none" w:sz="0" w:space="0" w:color="auto"/>
                        <w:left w:val="none" w:sz="0" w:space="0" w:color="auto"/>
                        <w:bottom w:val="none" w:sz="0" w:space="0" w:color="auto"/>
                        <w:right w:val="none" w:sz="0" w:space="0" w:color="auto"/>
                      </w:divBdr>
                    </w:div>
                  </w:divsChild>
                </w:div>
                <w:div w:id="595754093">
                  <w:marLeft w:val="0"/>
                  <w:marRight w:val="0"/>
                  <w:marTop w:val="0"/>
                  <w:marBottom w:val="0"/>
                  <w:divBdr>
                    <w:top w:val="single" w:sz="2" w:space="1" w:color="FFFFFF"/>
                    <w:left w:val="single" w:sz="2" w:space="12" w:color="FFFFFF"/>
                    <w:bottom w:val="single" w:sz="2" w:space="1" w:color="FFFFFF"/>
                    <w:right w:val="single" w:sz="2" w:space="4" w:color="FFFFFF"/>
                  </w:divBdr>
                  <w:divsChild>
                    <w:div w:id="34307695">
                      <w:marLeft w:val="0"/>
                      <w:marRight w:val="0"/>
                      <w:marTop w:val="0"/>
                      <w:marBottom w:val="0"/>
                      <w:divBdr>
                        <w:top w:val="none" w:sz="0" w:space="0" w:color="auto"/>
                        <w:left w:val="none" w:sz="0" w:space="0" w:color="auto"/>
                        <w:bottom w:val="none" w:sz="0" w:space="0" w:color="auto"/>
                        <w:right w:val="none" w:sz="0" w:space="0" w:color="auto"/>
                      </w:divBdr>
                    </w:div>
                  </w:divsChild>
                </w:div>
                <w:div w:id="1706826507">
                  <w:marLeft w:val="0"/>
                  <w:marRight w:val="0"/>
                  <w:marTop w:val="0"/>
                  <w:marBottom w:val="0"/>
                  <w:divBdr>
                    <w:top w:val="single" w:sz="2" w:space="1" w:color="FFFFFF"/>
                    <w:left w:val="single" w:sz="2" w:space="12" w:color="FFFFFF"/>
                    <w:bottom w:val="single" w:sz="2" w:space="1" w:color="FFFFFF"/>
                    <w:right w:val="single" w:sz="2" w:space="4" w:color="FFFFFF"/>
                  </w:divBdr>
                  <w:divsChild>
                    <w:div w:id="374502371">
                      <w:marLeft w:val="0"/>
                      <w:marRight w:val="0"/>
                      <w:marTop w:val="0"/>
                      <w:marBottom w:val="0"/>
                      <w:divBdr>
                        <w:top w:val="none" w:sz="0" w:space="0" w:color="auto"/>
                        <w:left w:val="none" w:sz="0" w:space="0" w:color="auto"/>
                        <w:bottom w:val="none" w:sz="0" w:space="0" w:color="auto"/>
                        <w:right w:val="none" w:sz="0" w:space="0" w:color="auto"/>
                      </w:divBdr>
                    </w:div>
                  </w:divsChild>
                </w:div>
                <w:div w:id="171451784">
                  <w:marLeft w:val="0"/>
                  <w:marRight w:val="0"/>
                  <w:marTop w:val="0"/>
                  <w:marBottom w:val="0"/>
                  <w:divBdr>
                    <w:top w:val="single" w:sz="2" w:space="1" w:color="FFFFFF"/>
                    <w:left w:val="single" w:sz="2" w:space="12" w:color="FFFFFF"/>
                    <w:bottom w:val="single" w:sz="2" w:space="4" w:color="FFFFFF"/>
                    <w:right w:val="single" w:sz="2" w:space="4" w:color="FFFFFF"/>
                  </w:divBdr>
                  <w:divsChild>
                    <w:div w:id="201545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64156">
          <w:marLeft w:val="0"/>
          <w:marRight w:val="0"/>
          <w:marTop w:val="0"/>
          <w:marBottom w:val="335"/>
          <w:divBdr>
            <w:top w:val="none" w:sz="0" w:space="0" w:color="auto"/>
            <w:left w:val="none" w:sz="0" w:space="0" w:color="auto"/>
            <w:bottom w:val="none" w:sz="0" w:space="0" w:color="auto"/>
            <w:right w:val="none" w:sz="0" w:space="0" w:color="auto"/>
          </w:divBdr>
          <w:divsChild>
            <w:div w:id="1511481818">
              <w:marLeft w:val="0"/>
              <w:marRight w:val="0"/>
              <w:marTop w:val="0"/>
              <w:marBottom w:val="0"/>
              <w:divBdr>
                <w:top w:val="none" w:sz="0" w:space="0" w:color="auto"/>
                <w:left w:val="none" w:sz="0" w:space="0" w:color="auto"/>
                <w:bottom w:val="none" w:sz="0" w:space="0" w:color="auto"/>
                <w:right w:val="none" w:sz="0" w:space="0" w:color="auto"/>
              </w:divBdr>
              <w:divsChild>
                <w:div w:id="650788344">
                  <w:marLeft w:val="0"/>
                  <w:marRight w:val="0"/>
                  <w:marTop w:val="0"/>
                  <w:marBottom w:val="0"/>
                  <w:divBdr>
                    <w:top w:val="single" w:sz="2" w:space="4" w:color="FFFFFF"/>
                    <w:left w:val="single" w:sz="2" w:space="12" w:color="FFFFFF"/>
                    <w:bottom w:val="single" w:sz="2" w:space="1" w:color="FFFFFF"/>
                    <w:right w:val="single" w:sz="2" w:space="4" w:color="FFFFFF"/>
                  </w:divBdr>
                  <w:divsChild>
                    <w:div w:id="211964277">
                      <w:marLeft w:val="0"/>
                      <w:marRight w:val="0"/>
                      <w:marTop w:val="0"/>
                      <w:marBottom w:val="0"/>
                      <w:divBdr>
                        <w:top w:val="none" w:sz="0" w:space="0" w:color="auto"/>
                        <w:left w:val="none" w:sz="0" w:space="0" w:color="auto"/>
                        <w:bottom w:val="none" w:sz="0" w:space="0" w:color="auto"/>
                        <w:right w:val="none" w:sz="0" w:space="0" w:color="auto"/>
                      </w:divBdr>
                    </w:div>
                  </w:divsChild>
                </w:div>
                <w:div w:id="1059792674">
                  <w:marLeft w:val="0"/>
                  <w:marRight w:val="0"/>
                  <w:marTop w:val="0"/>
                  <w:marBottom w:val="0"/>
                  <w:divBdr>
                    <w:top w:val="single" w:sz="2" w:space="1" w:color="FFFFFF"/>
                    <w:left w:val="single" w:sz="2" w:space="12" w:color="FFFFFF"/>
                    <w:bottom w:val="single" w:sz="2" w:space="1" w:color="FFFFFF"/>
                    <w:right w:val="single" w:sz="2" w:space="4" w:color="FFFFFF"/>
                  </w:divBdr>
                  <w:divsChild>
                    <w:div w:id="1718241050">
                      <w:marLeft w:val="0"/>
                      <w:marRight w:val="0"/>
                      <w:marTop w:val="0"/>
                      <w:marBottom w:val="0"/>
                      <w:divBdr>
                        <w:top w:val="none" w:sz="0" w:space="0" w:color="auto"/>
                        <w:left w:val="none" w:sz="0" w:space="0" w:color="auto"/>
                        <w:bottom w:val="none" w:sz="0" w:space="0" w:color="auto"/>
                        <w:right w:val="none" w:sz="0" w:space="0" w:color="auto"/>
                      </w:divBdr>
                    </w:div>
                  </w:divsChild>
                </w:div>
                <w:div w:id="1860654334">
                  <w:marLeft w:val="0"/>
                  <w:marRight w:val="0"/>
                  <w:marTop w:val="0"/>
                  <w:marBottom w:val="0"/>
                  <w:divBdr>
                    <w:top w:val="single" w:sz="2" w:space="1" w:color="FFFFFF"/>
                    <w:left w:val="single" w:sz="2" w:space="12" w:color="FFFFFF"/>
                    <w:bottom w:val="single" w:sz="2" w:space="1" w:color="FFFFFF"/>
                    <w:right w:val="single" w:sz="2" w:space="4" w:color="FFFFFF"/>
                  </w:divBdr>
                  <w:divsChild>
                    <w:div w:id="1653827421">
                      <w:marLeft w:val="0"/>
                      <w:marRight w:val="0"/>
                      <w:marTop w:val="0"/>
                      <w:marBottom w:val="0"/>
                      <w:divBdr>
                        <w:top w:val="none" w:sz="0" w:space="0" w:color="auto"/>
                        <w:left w:val="none" w:sz="0" w:space="0" w:color="auto"/>
                        <w:bottom w:val="none" w:sz="0" w:space="0" w:color="auto"/>
                        <w:right w:val="none" w:sz="0" w:space="0" w:color="auto"/>
                      </w:divBdr>
                    </w:div>
                  </w:divsChild>
                </w:div>
                <w:div w:id="1946420681">
                  <w:marLeft w:val="0"/>
                  <w:marRight w:val="0"/>
                  <w:marTop w:val="0"/>
                  <w:marBottom w:val="0"/>
                  <w:divBdr>
                    <w:top w:val="single" w:sz="2" w:space="1" w:color="FFFFFF"/>
                    <w:left w:val="single" w:sz="2" w:space="12" w:color="FFFFFF"/>
                    <w:bottom w:val="single" w:sz="2" w:space="1" w:color="FFFFFF"/>
                    <w:right w:val="single" w:sz="2" w:space="4" w:color="FFFFFF"/>
                  </w:divBdr>
                  <w:divsChild>
                    <w:div w:id="661278495">
                      <w:marLeft w:val="0"/>
                      <w:marRight w:val="0"/>
                      <w:marTop w:val="0"/>
                      <w:marBottom w:val="0"/>
                      <w:divBdr>
                        <w:top w:val="none" w:sz="0" w:space="0" w:color="auto"/>
                        <w:left w:val="none" w:sz="0" w:space="0" w:color="auto"/>
                        <w:bottom w:val="none" w:sz="0" w:space="0" w:color="auto"/>
                        <w:right w:val="none" w:sz="0" w:space="0" w:color="auto"/>
                      </w:divBdr>
                    </w:div>
                  </w:divsChild>
                </w:div>
                <w:div w:id="1773891042">
                  <w:marLeft w:val="0"/>
                  <w:marRight w:val="0"/>
                  <w:marTop w:val="0"/>
                  <w:marBottom w:val="0"/>
                  <w:divBdr>
                    <w:top w:val="single" w:sz="2" w:space="1" w:color="FFFFFF"/>
                    <w:left w:val="single" w:sz="2" w:space="12" w:color="FFFFFF"/>
                    <w:bottom w:val="single" w:sz="2" w:space="1" w:color="FFFFFF"/>
                    <w:right w:val="single" w:sz="2" w:space="4" w:color="FFFFFF"/>
                  </w:divBdr>
                  <w:divsChild>
                    <w:div w:id="2105614408">
                      <w:marLeft w:val="0"/>
                      <w:marRight w:val="0"/>
                      <w:marTop w:val="0"/>
                      <w:marBottom w:val="0"/>
                      <w:divBdr>
                        <w:top w:val="none" w:sz="0" w:space="0" w:color="auto"/>
                        <w:left w:val="none" w:sz="0" w:space="0" w:color="auto"/>
                        <w:bottom w:val="none" w:sz="0" w:space="0" w:color="auto"/>
                        <w:right w:val="none" w:sz="0" w:space="0" w:color="auto"/>
                      </w:divBdr>
                    </w:div>
                  </w:divsChild>
                </w:div>
                <w:div w:id="1157771400">
                  <w:marLeft w:val="0"/>
                  <w:marRight w:val="0"/>
                  <w:marTop w:val="0"/>
                  <w:marBottom w:val="0"/>
                  <w:divBdr>
                    <w:top w:val="single" w:sz="2" w:space="1" w:color="FFFFFF"/>
                    <w:left w:val="single" w:sz="2" w:space="12" w:color="FFFFFF"/>
                    <w:bottom w:val="single" w:sz="2" w:space="1" w:color="FFFFFF"/>
                    <w:right w:val="single" w:sz="2" w:space="4" w:color="FFFFFF"/>
                  </w:divBdr>
                  <w:divsChild>
                    <w:div w:id="606237205">
                      <w:marLeft w:val="0"/>
                      <w:marRight w:val="0"/>
                      <w:marTop w:val="0"/>
                      <w:marBottom w:val="0"/>
                      <w:divBdr>
                        <w:top w:val="none" w:sz="0" w:space="0" w:color="auto"/>
                        <w:left w:val="none" w:sz="0" w:space="0" w:color="auto"/>
                        <w:bottom w:val="none" w:sz="0" w:space="0" w:color="auto"/>
                        <w:right w:val="none" w:sz="0" w:space="0" w:color="auto"/>
                      </w:divBdr>
                    </w:div>
                  </w:divsChild>
                </w:div>
                <w:div w:id="398483765">
                  <w:marLeft w:val="0"/>
                  <w:marRight w:val="0"/>
                  <w:marTop w:val="0"/>
                  <w:marBottom w:val="0"/>
                  <w:divBdr>
                    <w:top w:val="single" w:sz="2" w:space="1" w:color="FFFFFF"/>
                    <w:left w:val="single" w:sz="2" w:space="12" w:color="FFFFFF"/>
                    <w:bottom w:val="single" w:sz="2" w:space="1" w:color="FFFFFF"/>
                    <w:right w:val="single" w:sz="2" w:space="4" w:color="FFFFFF"/>
                  </w:divBdr>
                  <w:divsChild>
                    <w:div w:id="1672247852">
                      <w:marLeft w:val="0"/>
                      <w:marRight w:val="0"/>
                      <w:marTop w:val="0"/>
                      <w:marBottom w:val="0"/>
                      <w:divBdr>
                        <w:top w:val="none" w:sz="0" w:space="0" w:color="auto"/>
                        <w:left w:val="none" w:sz="0" w:space="0" w:color="auto"/>
                        <w:bottom w:val="none" w:sz="0" w:space="0" w:color="auto"/>
                        <w:right w:val="none" w:sz="0" w:space="0" w:color="auto"/>
                      </w:divBdr>
                    </w:div>
                  </w:divsChild>
                </w:div>
                <w:div w:id="1024288653">
                  <w:marLeft w:val="0"/>
                  <w:marRight w:val="0"/>
                  <w:marTop w:val="0"/>
                  <w:marBottom w:val="0"/>
                  <w:divBdr>
                    <w:top w:val="single" w:sz="2" w:space="1" w:color="FFFFFF"/>
                    <w:left w:val="single" w:sz="2" w:space="12" w:color="FFFFFF"/>
                    <w:bottom w:val="single" w:sz="2" w:space="1" w:color="FFFFFF"/>
                    <w:right w:val="single" w:sz="2" w:space="4" w:color="FFFFFF"/>
                  </w:divBdr>
                  <w:divsChild>
                    <w:div w:id="1269311662">
                      <w:marLeft w:val="0"/>
                      <w:marRight w:val="0"/>
                      <w:marTop w:val="0"/>
                      <w:marBottom w:val="0"/>
                      <w:divBdr>
                        <w:top w:val="none" w:sz="0" w:space="0" w:color="auto"/>
                        <w:left w:val="none" w:sz="0" w:space="0" w:color="auto"/>
                        <w:bottom w:val="none" w:sz="0" w:space="0" w:color="auto"/>
                        <w:right w:val="none" w:sz="0" w:space="0" w:color="auto"/>
                      </w:divBdr>
                    </w:div>
                  </w:divsChild>
                </w:div>
                <w:div w:id="1284118464">
                  <w:marLeft w:val="0"/>
                  <w:marRight w:val="0"/>
                  <w:marTop w:val="0"/>
                  <w:marBottom w:val="0"/>
                  <w:divBdr>
                    <w:top w:val="single" w:sz="2" w:space="1" w:color="FFFFFF"/>
                    <w:left w:val="single" w:sz="2" w:space="12" w:color="FFFFFF"/>
                    <w:bottom w:val="single" w:sz="2" w:space="1" w:color="FFFFFF"/>
                    <w:right w:val="single" w:sz="2" w:space="4" w:color="FFFFFF"/>
                  </w:divBdr>
                  <w:divsChild>
                    <w:div w:id="989290421">
                      <w:marLeft w:val="0"/>
                      <w:marRight w:val="0"/>
                      <w:marTop w:val="0"/>
                      <w:marBottom w:val="0"/>
                      <w:divBdr>
                        <w:top w:val="none" w:sz="0" w:space="0" w:color="auto"/>
                        <w:left w:val="none" w:sz="0" w:space="0" w:color="auto"/>
                        <w:bottom w:val="none" w:sz="0" w:space="0" w:color="auto"/>
                        <w:right w:val="none" w:sz="0" w:space="0" w:color="auto"/>
                      </w:divBdr>
                    </w:div>
                  </w:divsChild>
                </w:div>
                <w:div w:id="747189567">
                  <w:marLeft w:val="0"/>
                  <w:marRight w:val="0"/>
                  <w:marTop w:val="0"/>
                  <w:marBottom w:val="0"/>
                  <w:divBdr>
                    <w:top w:val="single" w:sz="2" w:space="1" w:color="FFFFFF"/>
                    <w:left w:val="single" w:sz="2" w:space="12" w:color="FFFFFF"/>
                    <w:bottom w:val="single" w:sz="2" w:space="1" w:color="FFFFFF"/>
                    <w:right w:val="single" w:sz="2" w:space="4" w:color="FFFFFF"/>
                  </w:divBdr>
                  <w:divsChild>
                    <w:div w:id="526136875">
                      <w:marLeft w:val="0"/>
                      <w:marRight w:val="0"/>
                      <w:marTop w:val="0"/>
                      <w:marBottom w:val="0"/>
                      <w:divBdr>
                        <w:top w:val="none" w:sz="0" w:space="0" w:color="auto"/>
                        <w:left w:val="none" w:sz="0" w:space="0" w:color="auto"/>
                        <w:bottom w:val="none" w:sz="0" w:space="0" w:color="auto"/>
                        <w:right w:val="none" w:sz="0" w:space="0" w:color="auto"/>
                      </w:divBdr>
                    </w:div>
                  </w:divsChild>
                </w:div>
                <w:div w:id="271935378">
                  <w:marLeft w:val="0"/>
                  <w:marRight w:val="0"/>
                  <w:marTop w:val="0"/>
                  <w:marBottom w:val="0"/>
                  <w:divBdr>
                    <w:top w:val="single" w:sz="2" w:space="1" w:color="FFFFFF"/>
                    <w:left w:val="single" w:sz="2" w:space="12" w:color="FFFFFF"/>
                    <w:bottom w:val="single" w:sz="2" w:space="1" w:color="FFFFFF"/>
                    <w:right w:val="single" w:sz="2" w:space="4" w:color="FFFFFF"/>
                  </w:divBdr>
                  <w:divsChild>
                    <w:div w:id="1406031164">
                      <w:marLeft w:val="0"/>
                      <w:marRight w:val="0"/>
                      <w:marTop w:val="0"/>
                      <w:marBottom w:val="0"/>
                      <w:divBdr>
                        <w:top w:val="none" w:sz="0" w:space="0" w:color="auto"/>
                        <w:left w:val="none" w:sz="0" w:space="0" w:color="auto"/>
                        <w:bottom w:val="none" w:sz="0" w:space="0" w:color="auto"/>
                        <w:right w:val="none" w:sz="0" w:space="0" w:color="auto"/>
                      </w:divBdr>
                    </w:div>
                  </w:divsChild>
                </w:div>
                <w:div w:id="1355886326">
                  <w:marLeft w:val="0"/>
                  <w:marRight w:val="0"/>
                  <w:marTop w:val="0"/>
                  <w:marBottom w:val="0"/>
                  <w:divBdr>
                    <w:top w:val="single" w:sz="2" w:space="1" w:color="FFFFFF"/>
                    <w:left w:val="single" w:sz="2" w:space="12" w:color="FFFFFF"/>
                    <w:bottom w:val="single" w:sz="2" w:space="1" w:color="FFFFFF"/>
                    <w:right w:val="single" w:sz="2" w:space="4" w:color="FFFFFF"/>
                  </w:divBdr>
                  <w:divsChild>
                    <w:div w:id="1654722747">
                      <w:marLeft w:val="0"/>
                      <w:marRight w:val="0"/>
                      <w:marTop w:val="0"/>
                      <w:marBottom w:val="0"/>
                      <w:divBdr>
                        <w:top w:val="none" w:sz="0" w:space="0" w:color="auto"/>
                        <w:left w:val="none" w:sz="0" w:space="0" w:color="auto"/>
                        <w:bottom w:val="none" w:sz="0" w:space="0" w:color="auto"/>
                        <w:right w:val="none" w:sz="0" w:space="0" w:color="auto"/>
                      </w:divBdr>
                    </w:div>
                  </w:divsChild>
                </w:div>
                <w:div w:id="123622328">
                  <w:marLeft w:val="0"/>
                  <w:marRight w:val="0"/>
                  <w:marTop w:val="0"/>
                  <w:marBottom w:val="0"/>
                  <w:divBdr>
                    <w:top w:val="single" w:sz="2" w:space="1" w:color="FFFFFF"/>
                    <w:left w:val="single" w:sz="2" w:space="12" w:color="FFFFFF"/>
                    <w:bottom w:val="single" w:sz="2" w:space="1" w:color="FFFFFF"/>
                    <w:right w:val="single" w:sz="2" w:space="4" w:color="FFFFFF"/>
                  </w:divBdr>
                  <w:divsChild>
                    <w:div w:id="656767959">
                      <w:marLeft w:val="0"/>
                      <w:marRight w:val="0"/>
                      <w:marTop w:val="0"/>
                      <w:marBottom w:val="0"/>
                      <w:divBdr>
                        <w:top w:val="none" w:sz="0" w:space="0" w:color="auto"/>
                        <w:left w:val="none" w:sz="0" w:space="0" w:color="auto"/>
                        <w:bottom w:val="none" w:sz="0" w:space="0" w:color="auto"/>
                        <w:right w:val="none" w:sz="0" w:space="0" w:color="auto"/>
                      </w:divBdr>
                    </w:div>
                  </w:divsChild>
                </w:div>
                <w:div w:id="478958881">
                  <w:marLeft w:val="0"/>
                  <w:marRight w:val="0"/>
                  <w:marTop w:val="0"/>
                  <w:marBottom w:val="0"/>
                  <w:divBdr>
                    <w:top w:val="single" w:sz="2" w:space="1" w:color="FFFFFF"/>
                    <w:left w:val="single" w:sz="2" w:space="12" w:color="FFFFFF"/>
                    <w:bottom w:val="single" w:sz="2" w:space="1" w:color="FFFFFF"/>
                    <w:right w:val="single" w:sz="2" w:space="4" w:color="FFFFFF"/>
                  </w:divBdr>
                  <w:divsChild>
                    <w:div w:id="1715078375">
                      <w:marLeft w:val="0"/>
                      <w:marRight w:val="0"/>
                      <w:marTop w:val="0"/>
                      <w:marBottom w:val="0"/>
                      <w:divBdr>
                        <w:top w:val="none" w:sz="0" w:space="0" w:color="auto"/>
                        <w:left w:val="none" w:sz="0" w:space="0" w:color="auto"/>
                        <w:bottom w:val="none" w:sz="0" w:space="0" w:color="auto"/>
                        <w:right w:val="none" w:sz="0" w:space="0" w:color="auto"/>
                      </w:divBdr>
                    </w:div>
                  </w:divsChild>
                </w:div>
                <w:div w:id="933560569">
                  <w:marLeft w:val="0"/>
                  <w:marRight w:val="0"/>
                  <w:marTop w:val="0"/>
                  <w:marBottom w:val="0"/>
                  <w:divBdr>
                    <w:top w:val="single" w:sz="2" w:space="1" w:color="FFFFFF"/>
                    <w:left w:val="single" w:sz="2" w:space="12" w:color="FFFFFF"/>
                    <w:bottom w:val="single" w:sz="2" w:space="1" w:color="FFFFFF"/>
                    <w:right w:val="single" w:sz="2" w:space="4" w:color="FFFFFF"/>
                  </w:divBdr>
                  <w:divsChild>
                    <w:div w:id="1657877966">
                      <w:marLeft w:val="0"/>
                      <w:marRight w:val="0"/>
                      <w:marTop w:val="0"/>
                      <w:marBottom w:val="0"/>
                      <w:divBdr>
                        <w:top w:val="none" w:sz="0" w:space="0" w:color="auto"/>
                        <w:left w:val="none" w:sz="0" w:space="0" w:color="auto"/>
                        <w:bottom w:val="none" w:sz="0" w:space="0" w:color="auto"/>
                        <w:right w:val="none" w:sz="0" w:space="0" w:color="auto"/>
                      </w:divBdr>
                    </w:div>
                  </w:divsChild>
                </w:div>
                <w:div w:id="697121943">
                  <w:marLeft w:val="0"/>
                  <w:marRight w:val="0"/>
                  <w:marTop w:val="0"/>
                  <w:marBottom w:val="0"/>
                  <w:divBdr>
                    <w:top w:val="single" w:sz="2" w:space="1" w:color="FFFFFF"/>
                    <w:left w:val="single" w:sz="2" w:space="12" w:color="FFFFFF"/>
                    <w:bottom w:val="single" w:sz="2" w:space="1" w:color="FFFFFF"/>
                    <w:right w:val="single" w:sz="2" w:space="4" w:color="FFFFFF"/>
                  </w:divBdr>
                  <w:divsChild>
                    <w:div w:id="1391997960">
                      <w:marLeft w:val="0"/>
                      <w:marRight w:val="0"/>
                      <w:marTop w:val="0"/>
                      <w:marBottom w:val="0"/>
                      <w:divBdr>
                        <w:top w:val="none" w:sz="0" w:space="0" w:color="auto"/>
                        <w:left w:val="none" w:sz="0" w:space="0" w:color="auto"/>
                        <w:bottom w:val="none" w:sz="0" w:space="0" w:color="auto"/>
                        <w:right w:val="none" w:sz="0" w:space="0" w:color="auto"/>
                      </w:divBdr>
                    </w:div>
                  </w:divsChild>
                </w:div>
                <w:div w:id="1036613585">
                  <w:marLeft w:val="0"/>
                  <w:marRight w:val="0"/>
                  <w:marTop w:val="0"/>
                  <w:marBottom w:val="0"/>
                  <w:divBdr>
                    <w:top w:val="single" w:sz="2" w:space="1" w:color="FFFFFF"/>
                    <w:left w:val="single" w:sz="2" w:space="12" w:color="FFFFFF"/>
                    <w:bottom w:val="single" w:sz="2" w:space="1" w:color="FFFFFF"/>
                    <w:right w:val="single" w:sz="2" w:space="4" w:color="FFFFFF"/>
                  </w:divBdr>
                  <w:divsChild>
                    <w:div w:id="1942756045">
                      <w:marLeft w:val="0"/>
                      <w:marRight w:val="0"/>
                      <w:marTop w:val="0"/>
                      <w:marBottom w:val="0"/>
                      <w:divBdr>
                        <w:top w:val="none" w:sz="0" w:space="0" w:color="auto"/>
                        <w:left w:val="none" w:sz="0" w:space="0" w:color="auto"/>
                        <w:bottom w:val="none" w:sz="0" w:space="0" w:color="auto"/>
                        <w:right w:val="none" w:sz="0" w:space="0" w:color="auto"/>
                      </w:divBdr>
                    </w:div>
                  </w:divsChild>
                </w:div>
                <w:div w:id="1610115279">
                  <w:marLeft w:val="0"/>
                  <w:marRight w:val="0"/>
                  <w:marTop w:val="0"/>
                  <w:marBottom w:val="0"/>
                  <w:divBdr>
                    <w:top w:val="single" w:sz="2" w:space="1" w:color="FFFFFF"/>
                    <w:left w:val="single" w:sz="2" w:space="12" w:color="FFFFFF"/>
                    <w:bottom w:val="single" w:sz="2" w:space="1" w:color="FFFFFF"/>
                    <w:right w:val="single" w:sz="2" w:space="4" w:color="FFFFFF"/>
                  </w:divBdr>
                  <w:divsChild>
                    <w:div w:id="1234508080">
                      <w:marLeft w:val="0"/>
                      <w:marRight w:val="0"/>
                      <w:marTop w:val="0"/>
                      <w:marBottom w:val="0"/>
                      <w:divBdr>
                        <w:top w:val="none" w:sz="0" w:space="0" w:color="auto"/>
                        <w:left w:val="none" w:sz="0" w:space="0" w:color="auto"/>
                        <w:bottom w:val="none" w:sz="0" w:space="0" w:color="auto"/>
                        <w:right w:val="none" w:sz="0" w:space="0" w:color="auto"/>
                      </w:divBdr>
                    </w:div>
                  </w:divsChild>
                </w:div>
                <w:div w:id="645823338">
                  <w:marLeft w:val="0"/>
                  <w:marRight w:val="0"/>
                  <w:marTop w:val="0"/>
                  <w:marBottom w:val="0"/>
                  <w:divBdr>
                    <w:top w:val="single" w:sz="2" w:space="1" w:color="FFFFFF"/>
                    <w:left w:val="single" w:sz="2" w:space="12" w:color="FFFFFF"/>
                    <w:bottom w:val="single" w:sz="2" w:space="1" w:color="FFFFFF"/>
                    <w:right w:val="single" w:sz="2" w:space="4" w:color="FFFFFF"/>
                  </w:divBdr>
                  <w:divsChild>
                    <w:div w:id="2026008478">
                      <w:marLeft w:val="0"/>
                      <w:marRight w:val="0"/>
                      <w:marTop w:val="0"/>
                      <w:marBottom w:val="0"/>
                      <w:divBdr>
                        <w:top w:val="none" w:sz="0" w:space="0" w:color="auto"/>
                        <w:left w:val="none" w:sz="0" w:space="0" w:color="auto"/>
                        <w:bottom w:val="none" w:sz="0" w:space="0" w:color="auto"/>
                        <w:right w:val="none" w:sz="0" w:space="0" w:color="auto"/>
                      </w:divBdr>
                    </w:div>
                  </w:divsChild>
                </w:div>
                <w:div w:id="574627109">
                  <w:marLeft w:val="0"/>
                  <w:marRight w:val="0"/>
                  <w:marTop w:val="0"/>
                  <w:marBottom w:val="0"/>
                  <w:divBdr>
                    <w:top w:val="single" w:sz="2" w:space="1" w:color="FFFFFF"/>
                    <w:left w:val="single" w:sz="2" w:space="12" w:color="FFFFFF"/>
                    <w:bottom w:val="single" w:sz="2" w:space="1" w:color="FFFFFF"/>
                    <w:right w:val="single" w:sz="2" w:space="4" w:color="FFFFFF"/>
                  </w:divBdr>
                  <w:divsChild>
                    <w:div w:id="933055357">
                      <w:marLeft w:val="0"/>
                      <w:marRight w:val="0"/>
                      <w:marTop w:val="0"/>
                      <w:marBottom w:val="0"/>
                      <w:divBdr>
                        <w:top w:val="none" w:sz="0" w:space="0" w:color="auto"/>
                        <w:left w:val="none" w:sz="0" w:space="0" w:color="auto"/>
                        <w:bottom w:val="none" w:sz="0" w:space="0" w:color="auto"/>
                        <w:right w:val="none" w:sz="0" w:space="0" w:color="auto"/>
                      </w:divBdr>
                    </w:div>
                  </w:divsChild>
                </w:div>
                <w:div w:id="563636966">
                  <w:marLeft w:val="0"/>
                  <w:marRight w:val="0"/>
                  <w:marTop w:val="0"/>
                  <w:marBottom w:val="0"/>
                  <w:divBdr>
                    <w:top w:val="single" w:sz="2" w:space="1" w:color="FFFFFF"/>
                    <w:left w:val="single" w:sz="2" w:space="12" w:color="FFFFFF"/>
                    <w:bottom w:val="single" w:sz="2" w:space="1" w:color="FFFFFF"/>
                    <w:right w:val="single" w:sz="2" w:space="4" w:color="FFFFFF"/>
                  </w:divBdr>
                  <w:divsChild>
                    <w:div w:id="842671614">
                      <w:marLeft w:val="0"/>
                      <w:marRight w:val="0"/>
                      <w:marTop w:val="0"/>
                      <w:marBottom w:val="0"/>
                      <w:divBdr>
                        <w:top w:val="none" w:sz="0" w:space="0" w:color="auto"/>
                        <w:left w:val="none" w:sz="0" w:space="0" w:color="auto"/>
                        <w:bottom w:val="none" w:sz="0" w:space="0" w:color="auto"/>
                        <w:right w:val="none" w:sz="0" w:space="0" w:color="auto"/>
                      </w:divBdr>
                    </w:div>
                  </w:divsChild>
                </w:div>
                <w:div w:id="1213686721">
                  <w:marLeft w:val="0"/>
                  <w:marRight w:val="0"/>
                  <w:marTop w:val="0"/>
                  <w:marBottom w:val="0"/>
                  <w:divBdr>
                    <w:top w:val="single" w:sz="2" w:space="1" w:color="FFFFFF"/>
                    <w:left w:val="single" w:sz="2" w:space="12" w:color="FFFFFF"/>
                    <w:bottom w:val="single" w:sz="2" w:space="1" w:color="FFFFFF"/>
                    <w:right w:val="single" w:sz="2" w:space="4" w:color="FFFFFF"/>
                  </w:divBdr>
                  <w:divsChild>
                    <w:div w:id="568998738">
                      <w:marLeft w:val="0"/>
                      <w:marRight w:val="0"/>
                      <w:marTop w:val="0"/>
                      <w:marBottom w:val="0"/>
                      <w:divBdr>
                        <w:top w:val="none" w:sz="0" w:space="0" w:color="auto"/>
                        <w:left w:val="none" w:sz="0" w:space="0" w:color="auto"/>
                        <w:bottom w:val="none" w:sz="0" w:space="0" w:color="auto"/>
                        <w:right w:val="none" w:sz="0" w:space="0" w:color="auto"/>
                      </w:divBdr>
                    </w:div>
                  </w:divsChild>
                </w:div>
                <w:div w:id="1773473421">
                  <w:marLeft w:val="0"/>
                  <w:marRight w:val="0"/>
                  <w:marTop w:val="0"/>
                  <w:marBottom w:val="0"/>
                  <w:divBdr>
                    <w:top w:val="single" w:sz="2" w:space="1" w:color="FFFFFF"/>
                    <w:left w:val="single" w:sz="2" w:space="12" w:color="FFFFFF"/>
                    <w:bottom w:val="single" w:sz="2" w:space="1" w:color="FFFFFF"/>
                    <w:right w:val="single" w:sz="2" w:space="4" w:color="FFFFFF"/>
                  </w:divBdr>
                  <w:divsChild>
                    <w:div w:id="2135243669">
                      <w:marLeft w:val="0"/>
                      <w:marRight w:val="0"/>
                      <w:marTop w:val="0"/>
                      <w:marBottom w:val="0"/>
                      <w:divBdr>
                        <w:top w:val="none" w:sz="0" w:space="0" w:color="auto"/>
                        <w:left w:val="none" w:sz="0" w:space="0" w:color="auto"/>
                        <w:bottom w:val="none" w:sz="0" w:space="0" w:color="auto"/>
                        <w:right w:val="none" w:sz="0" w:space="0" w:color="auto"/>
                      </w:divBdr>
                    </w:div>
                  </w:divsChild>
                </w:div>
                <w:div w:id="1444229601">
                  <w:marLeft w:val="0"/>
                  <w:marRight w:val="0"/>
                  <w:marTop w:val="0"/>
                  <w:marBottom w:val="0"/>
                  <w:divBdr>
                    <w:top w:val="single" w:sz="2" w:space="1" w:color="FFFFFF"/>
                    <w:left w:val="single" w:sz="2" w:space="12" w:color="FFFFFF"/>
                    <w:bottom w:val="single" w:sz="2" w:space="1" w:color="FFFFFF"/>
                    <w:right w:val="single" w:sz="2" w:space="4" w:color="FFFFFF"/>
                  </w:divBdr>
                  <w:divsChild>
                    <w:div w:id="1121269739">
                      <w:marLeft w:val="0"/>
                      <w:marRight w:val="0"/>
                      <w:marTop w:val="0"/>
                      <w:marBottom w:val="0"/>
                      <w:divBdr>
                        <w:top w:val="none" w:sz="0" w:space="0" w:color="auto"/>
                        <w:left w:val="none" w:sz="0" w:space="0" w:color="auto"/>
                        <w:bottom w:val="none" w:sz="0" w:space="0" w:color="auto"/>
                        <w:right w:val="none" w:sz="0" w:space="0" w:color="auto"/>
                      </w:divBdr>
                    </w:div>
                  </w:divsChild>
                </w:div>
                <w:div w:id="1950308620">
                  <w:marLeft w:val="0"/>
                  <w:marRight w:val="0"/>
                  <w:marTop w:val="0"/>
                  <w:marBottom w:val="0"/>
                  <w:divBdr>
                    <w:top w:val="single" w:sz="2" w:space="1" w:color="FFFFFF"/>
                    <w:left w:val="single" w:sz="2" w:space="12" w:color="FFFFFF"/>
                    <w:bottom w:val="single" w:sz="2" w:space="1" w:color="FFFFFF"/>
                    <w:right w:val="single" w:sz="2" w:space="4" w:color="FFFFFF"/>
                  </w:divBdr>
                  <w:divsChild>
                    <w:div w:id="390276809">
                      <w:marLeft w:val="0"/>
                      <w:marRight w:val="0"/>
                      <w:marTop w:val="0"/>
                      <w:marBottom w:val="0"/>
                      <w:divBdr>
                        <w:top w:val="none" w:sz="0" w:space="0" w:color="auto"/>
                        <w:left w:val="none" w:sz="0" w:space="0" w:color="auto"/>
                        <w:bottom w:val="none" w:sz="0" w:space="0" w:color="auto"/>
                        <w:right w:val="none" w:sz="0" w:space="0" w:color="auto"/>
                      </w:divBdr>
                    </w:div>
                  </w:divsChild>
                </w:div>
                <w:div w:id="976952748">
                  <w:marLeft w:val="0"/>
                  <w:marRight w:val="0"/>
                  <w:marTop w:val="0"/>
                  <w:marBottom w:val="0"/>
                  <w:divBdr>
                    <w:top w:val="single" w:sz="2" w:space="1" w:color="FFFFFF"/>
                    <w:left w:val="single" w:sz="2" w:space="12" w:color="FFFFFF"/>
                    <w:bottom w:val="single" w:sz="2" w:space="1" w:color="FFFFFF"/>
                    <w:right w:val="single" w:sz="2" w:space="4" w:color="FFFFFF"/>
                  </w:divBdr>
                  <w:divsChild>
                    <w:div w:id="1457215395">
                      <w:marLeft w:val="0"/>
                      <w:marRight w:val="0"/>
                      <w:marTop w:val="0"/>
                      <w:marBottom w:val="0"/>
                      <w:divBdr>
                        <w:top w:val="none" w:sz="0" w:space="0" w:color="auto"/>
                        <w:left w:val="none" w:sz="0" w:space="0" w:color="auto"/>
                        <w:bottom w:val="none" w:sz="0" w:space="0" w:color="auto"/>
                        <w:right w:val="none" w:sz="0" w:space="0" w:color="auto"/>
                      </w:divBdr>
                    </w:div>
                  </w:divsChild>
                </w:div>
                <w:div w:id="1521551555">
                  <w:marLeft w:val="0"/>
                  <w:marRight w:val="0"/>
                  <w:marTop w:val="0"/>
                  <w:marBottom w:val="0"/>
                  <w:divBdr>
                    <w:top w:val="single" w:sz="2" w:space="1" w:color="FFFFFF"/>
                    <w:left w:val="single" w:sz="2" w:space="12" w:color="FFFFFF"/>
                    <w:bottom w:val="single" w:sz="2" w:space="1" w:color="FFFFFF"/>
                    <w:right w:val="single" w:sz="2" w:space="4" w:color="FFFFFF"/>
                  </w:divBdr>
                  <w:divsChild>
                    <w:div w:id="1853688201">
                      <w:marLeft w:val="0"/>
                      <w:marRight w:val="0"/>
                      <w:marTop w:val="0"/>
                      <w:marBottom w:val="0"/>
                      <w:divBdr>
                        <w:top w:val="none" w:sz="0" w:space="0" w:color="auto"/>
                        <w:left w:val="none" w:sz="0" w:space="0" w:color="auto"/>
                        <w:bottom w:val="none" w:sz="0" w:space="0" w:color="auto"/>
                        <w:right w:val="none" w:sz="0" w:space="0" w:color="auto"/>
                      </w:divBdr>
                    </w:div>
                  </w:divsChild>
                </w:div>
                <w:div w:id="253362909">
                  <w:marLeft w:val="0"/>
                  <w:marRight w:val="0"/>
                  <w:marTop w:val="0"/>
                  <w:marBottom w:val="0"/>
                  <w:divBdr>
                    <w:top w:val="single" w:sz="2" w:space="1" w:color="FFFFFF"/>
                    <w:left w:val="single" w:sz="2" w:space="12" w:color="FFFFFF"/>
                    <w:bottom w:val="single" w:sz="2" w:space="4" w:color="FFFFFF"/>
                    <w:right w:val="single" w:sz="2" w:space="4" w:color="FFFFFF"/>
                  </w:divBdr>
                  <w:divsChild>
                    <w:div w:id="5415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28935">
          <w:marLeft w:val="0"/>
          <w:marRight w:val="0"/>
          <w:marTop w:val="0"/>
          <w:marBottom w:val="335"/>
          <w:divBdr>
            <w:top w:val="none" w:sz="0" w:space="0" w:color="auto"/>
            <w:left w:val="none" w:sz="0" w:space="0" w:color="auto"/>
            <w:bottom w:val="none" w:sz="0" w:space="0" w:color="auto"/>
            <w:right w:val="none" w:sz="0" w:space="0" w:color="auto"/>
          </w:divBdr>
          <w:divsChild>
            <w:div w:id="922763397">
              <w:marLeft w:val="0"/>
              <w:marRight w:val="0"/>
              <w:marTop w:val="0"/>
              <w:marBottom w:val="0"/>
              <w:divBdr>
                <w:top w:val="none" w:sz="0" w:space="0" w:color="auto"/>
                <w:left w:val="none" w:sz="0" w:space="0" w:color="auto"/>
                <w:bottom w:val="none" w:sz="0" w:space="0" w:color="auto"/>
                <w:right w:val="none" w:sz="0" w:space="0" w:color="auto"/>
              </w:divBdr>
              <w:divsChild>
                <w:div w:id="1418867719">
                  <w:marLeft w:val="0"/>
                  <w:marRight w:val="0"/>
                  <w:marTop w:val="0"/>
                  <w:marBottom w:val="0"/>
                  <w:divBdr>
                    <w:top w:val="single" w:sz="2" w:space="4" w:color="FFFFFF"/>
                    <w:left w:val="single" w:sz="2" w:space="12" w:color="FFFFFF"/>
                    <w:bottom w:val="single" w:sz="2" w:space="1" w:color="FFFFFF"/>
                    <w:right w:val="single" w:sz="2" w:space="4" w:color="FFFFFF"/>
                  </w:divBdr>
                  <w:divsChild>
                    <w:div w:id="1183206454">
                      <w:marLeft w:val="0"/>
                      <w:marRight w:val="0"/>
                      <w:marTop w:val="0"/>
                      <w:marBottom w:val="0"/>
                      <w:divBdr>
                        <w:top w:val="none" w:sz="0" w:space="0" w:color="auto"/>
                        <w:left w:val="none" w:sz="0" w:space="0" w:color="auto"/>
                        <w:bottom w:val="none" w:sz="0" w:space="0" w:color="auto"/>
                        <w:right w:val="none" w:sz="0" w:space="0" w:color="auto"/>
                      </w:divBdr>
                    </w:div>
                  </w:divsChild>
                </w:div>
                <w:div w:id="155539741">
                  <w:marLeft w:val="0"/>
                  <w:marRight w:val="0"/>
                  <w:marTop w:val="0"/>
                  <w:marBottom w:val="0"/>
                  <w:divBdr>
                    <w:top w:val="single" w:sz="2" w:space="1" w:color="FFFFFF"/>
                    <w:left w:val="single" w:sz="2" w:space="12" w:color="FFFFFF"/>
                    <w:bottom w:val="single" w:sz="2" w:space="1" w:color="FFFFFF"/>
                    <w:right w:val="single" w:sz="2" w:space="4" w:color="FFFFFF"/>
                  </w:divBdr>
                  <w:divsChild>
                    <w:div w:id="224881822">
                      <w:marLeft w:val="0"/>
                      <w:marRight w:val="0"/>
                      <w:marTop w:val="0"/>
                      <w:marBottom w:val="0"/>
                      <w:divBdr>
                        <w:top w:val="none" w:sz="0" w:space="0" w:color="auto"/>
                        <w:left w:val="none" w:sz="0" w:space="0" w:color="auto"/>
                        <w:bottom w:val="none" w:sz="0" w:space="0" w:color="auto"/>
                        <w:right w:val="none" w:sz="0" w:space="0" w:color="auto"/>
                      </w:divBdr>
                    </w:div>
                  </w:divsChild>
                </w:div>
                <w:div w:id="670723308">
                  <w:marLeft w:val="0"/>
                  <w:marRight w:val="0"/>
                  <w:marTop w:val="0"/>
                  <w:marBottom w:val="0"/>
                  <w:divBdr>
                    <w:top w:val="single" w:sz="2" w:space="1" w:color="FFFFFF"/>
                    <w:left w:val="single" w:sz="2" w:space="12" w:color="FFFFFF"/>
                    <w:bottom w:val="single" w:sz="2" w:space="1" w:color="FFFFFF"/>
                    <w:right w:val="single" w:sz="2" w:space="4" w:color="FFFFFF"/>
                  </w:divBdr>
                  <w:divsChild>
                    <w:div w:id="1510829909">
                      <w:marLeft w:val="0"/>
                      <w:marRight w:val="0"/>
                      <w:marTop w:val="0"/>
                      <w:marBottom w:val="0"/>
                      <w:divBdr>
                        <w:top w:val="none" w:sz="0" w:space="0" w:color="auto"/>
                        <w:left w:val="none" w:sz="0" w:space="0" w:color="auto"/>
                        <w:bottom w:val="none" w:sz="0" w:space="0" w:color="auto"/>
                        <w:right w:val="none" w:sz="0" w:space="0" w:color="auto"/>
                      </w:divBdr>
                    </w:div>
                  </w:divsChild>
                </w:div>
                <w:div w:id="519971936">
                  <w:marLeft w:val="0"/>
                  <w:marRight w:val="0"/>
                  <w:marTop w:val="0"/>
                  <w:marBottom w:val="0"/>
                  <w:divBdr>
                    <w:top w:val="single" w:sz="2" w:space="1" w:color="FFFFFF"/>
                    <w:left w:val="single" w:sz="2" w:space="12" w:color="FFFFFF"/>
                    <w:bottom w:val="single" w:sz="2" w:space="1" w:color="FFFFFF"/>
                    <w:right w:val="single" w:sz="2" w:space="4" w:color="FFFFFF"/>
                  </w:divBdr>
                  <w:divsChild>
                    <w:div w:id="1161627155">
                      <w:marLeft w:val="0"/>
                      <w:marRight w:val="0"/>
                      <w:marTop w:val="0"/>
                      <w:marBottom w:val="0"/>
                      <w:divBdr>
                        <w:top w:val="none" w:sz="0" w:space="0" w:color="auto"/>
                        <w:left w:val="none" w:sz="0" w:space="0" w:color="auto"/>
                        <w:bottom w:val="none" w:sz="0" w:space="0" w:color="auto"/>
                        <w:right w:val="none" w:sz="0" w:space="0" w:color="auto"/>
                      </w:divBdr>
                    </w:div>
                  </w:divsChild>
                </w:div>
                <w:div w:id="1649631699">
                  <w:marLeft w:val="0"/>
                  <w:marRight w:val="0"/>
                  <w:marTop w:val="0"/>
                  <w:marBottom w:val="0"/>
                  <w:divBdr>
                    <w:top w:val="single" w:sz="2" w:space="1" w:color="FFFFFF"/>
                    <w:left w:val="single" w:sz="2" w:space="12" w:color="FFFFFF"/>
                    <w:bottom w:val="single" w:sz="2" w:space="1" w:color="FFFFFF"/>
                    <w:right w:val="single" w:sz="2" w:space="4" w:color="FFFFFF"/>
                  </w:divBdr>
                  <w:divsChild>
                    <w:div w:id="419913150">
                      <w:marLeft w:val="0"/>
                      <w:marRight w:val="0"/>
                      <w:marTop w:val="0"/>
                      <w:marBottom w:val="0"/>
                      <w:divBdr>
                        <w:top w:val="none" w:sz="0" w:space="0" w:color="auto"/>
                        <w:left w:val="none" w:sz="0" w:space="0" w:color="auto"/>
                        <w:bottom w:val="none" w:sz="0" w:space="0" w:color="auto"/>
                        <w:right w:val="none" w:sz="0" w:space="0" w:color="auto"/>
                      </w:divBdr>
                    </w:div>
                  </w:divsChild>
                </w:div>
                <w:div w:id="222985319">
                  <w:marLeft w:val="0"/>
                  <w:marRight w:val="0"/>
                  <w:marTop w:val="0"/>
                  <w:marBottom w:val="0"/>
                  <w:divBdr>
                    <w:top w:val="single" w:sz="2" w:space="1" w:color="FFFFFF"/>
                    <w:left w:val="single" w:sz="2" w:space="12" w:color="FFFFFF"/>
                    <w:bottom w:val="single" w:sz="2" w:space="1" w:color="FFFFFF"/>
                    <w:right w:val="single" w:sz="2" w:space="4" w:color="FFFFFF"/>
                  </w:divBdr>
                  <w:divsChild>
                    <w:div w:id="1845239617">
                      <w:marLeft w:val="0"/>
                      <w:marRight w:val="0"/>
                      <w:marTop w:val="0"/>
                      <w:marBottom w:val="0"/>
                      <w:divBdr>
                        <w:top w:val="none" w:sz="0" w:space="0" w:color="auto"/>
                        <w:left w:val="none" w:sz="0" w:space="0" w:color="auto"/>
                        <w:bottom w:val="none" w:sz="0" w:space="0" w:color="auto"/>
                        <w:right w:val="none" w:sz="0" w:space="0" w:color="auto"/>
                      </w:divBdr>
                    </w:div>
                  </w:divsChild>
                </w:div>
                <w:div w:id="557787575">
                  <w:marLeft w:val="0"/>
                  <w:marRight w:val="0"/>
                  <w:marTop w:val="0"/>
                  <w:marBottom w:val="0"/>
                  <w:divBdr>
                    <w:top w:val="single" w:sz="2" w:space="1" w:color="FFFFFF"/>
                    <w:left w:val="single" w:sz="2" w:space="12" w:color="FFFFFF"/>
                    <w:bottom w:val="single" w:sz="2" w:space="1" w:color="FFFFFF"/>
                    <w:right w:val="single" w:sz="2" w:space="4" w:color="FFFFFF"/>
                  </w:divBdr>
                  <w:divsChild>
                    <w:div w:id="692073410">
                      <w:marLeft w:val="0"/>
                      <w:marRight w:val="0"/>
                      <w:marTop w:val="0"/>
                      <w:marBottom w:val="0"/>
                      <w:divBdr>
                        <w:top w:val="none" w:sz="0" w:space="0" w:color="auto"/>
                        <w:left w:val="none" w:sz="0" w:space="0" w:color="auto"/>
                        <w:bottom w:val="none" w:sz="0" w:space="0" w:color="auto"/>
                        <w:right w:val="none" w:sz="0" w:space="0" w:color="auto"/>
                      </w:divBdr>
                    </w:div>
                  </w:divsChild>
                </w:div>
                <w:div w:id="831485079">
                  <w:marLeft w:val="0"/>
                  <w:marRight w:val="0"/>
                  <w:marTop w:val="0"/>
                  <w:marBottom w:val="0"/>
                  <w:divBdr>
                    <w:top w:val="single" w:sz="2" w:space="1" w:color="FFFFFF"/>
                    <w:left w:val="single" w:sz="2" w:space="12" w:color="FFFFFF"/>
                    <w:bottom w:val="single" w:sz="2" w:space="1" w:color="FFFFFF"/>
                    <w:right w:val="single" w:sz="2" w:space="4" w:color="FFFFFF"/>
                  </w:divBdr>
                  <w:divsChild>
                    <w:div w:id="1515806955">
                      <w:marLeft w:val="0"/>
                      <w:marRight w:val="0"/>
                      <w:marTop w:val="0"/>
                      <w:marBottom w:val="0"/>
                      <w:divBdr>
                        <w:top w:val="none" w:sz="0" w:space="0" w:color="auto"/>
                        <w:left w:val="none" w:sz="0" w:space="0" w:color="auto"/>
                        <w:bottom w:val="none" w:sz="0" w:space="0" w:color="auto"/>
                        <w:right w:val="none" w:sz="0" w:space="0" w:color="auto"/>
                      </w:divBdr>
                    </w:div>
                  </w:divsChild>
                </w:div>
                <w:div w:id="735052813">
                  <w:marLeft w:val="0"/>
                  <w:marRight w:val="0"/>
                  <w:marTop w:val="0"/>
                  <w:marBottom w:val="0"/>
                  <w:divBdr>
                    <w:top w:val="single" w:sz="2" w:space="1" w:color="FFFFFF"/>
                    <w:left w:val="single" w:sz="2" w:space="12" w:color="FFFFFF"/>
                    <w:bottom w:val="single" w:sz="2" w:space="1" w:color="FFFFFF"/>
                    <w:right w:val="single" w:sz="2" w:space="4" w:color="FFFFFF"/>
                  </w:divBdr>
                  <w:divsChild>
                    <w:div w:id="1645357714">
                      <w:marLeft w:val="0"/>
                      <w:marRight w:val="0"/>
                      <w:marTop w:val="0"/>
                      <w:marBottom w:val="0"/>
                      <w:divBdr>
                        <w:top w:val="none" w:sz="0" w:space="0" w:color="auto"/>
                        <w:left w:val="none" w:sz="0" w:space="0" w:color="auto"/>
                        <w:bottom w:val="none" w:sz="0" w:space="0" w:color="auto"/>
                        <w:right w:val="none" w:sz="0" w:space="0" w:color="auto"/>
                      </w:divBdr>
                    </w:div>
                  </w:divsChild>
                </w:div>
                <w:div w:id="910191277">
                  <w:marLeft w:val="0"/>
                  <w:marRight w:val="0"/>
                  <w:marTop w:val="0"/>
                  <w:marBottom w:val="0"/>
                  <w:divBdr>
                    <w:top w:val="single" w:sz="2" w:space="1" w:color="FFFFFF"/>
                    <w:left w:val="single" w:sz="2" w:space="12" w:color="FFFFFF"/>
                    <w:bottom w:val="single" w:sz="2" w:space="1" w:color="FFFFFF"/>
                    <w:right w:val="single" w:sz="2" w:space="4" w:color="FFFFFF"/>
                  </w:divBdr>
                  <w:divsChild>
                    <w:div w:id="2048798501">
                      <w:marLeft w:val="0"/>
                      <w:marRight w:val="0"/>
                      <w:marTop w:val="0"/>
                      <w:marBottom w:val="0"/>
                      <w:divBdr>
                        <w:top w:val="none" w:sz="0" w:space="0" w:color="auto"/>
                        <w:left w:val="none" w:sz="0" w:space="0" w:color="auto"/>
                        <w:bottom w:val="none" w:sz="0" w:space="0" w:color="auto"/>
                        <w:right w:val="none" w:sz="0" w:space="0" w:color="auto"/>
                      </w:divBdr>
                    </w:div>
                  </w:divsChild>
                </w:div>
                <w:div w:id="1146779713">
                  <w:marLeft w:val="0"/>
                  <w:marRight w:val="0"/>
                  <w:marTop w:val="0"/>
                  <w:marBottom w:val="0"/>
                  <w:divBdr>
                    <w:top w:val="single" w:sz="2" w:space="1" w:color="FFFFFF"/>
                    <w:left w:val="single" w:sz="2" w:space="12" w:color="FFFFFF"/>
                    <w:bottom w:val="single" w:sz="2" w:space="1" w:color="FFFFFF"/>
                    <w:right w:val="single" w:sz="2" w:space="4" w:color="FFFFFF"/>
                  </w:divBdr>
                  <w:divsChild>
                    <w:div w:id="167597564">
                      <w:marLeft w:val="0"/>
                      <w:marRight w:val="0"/>
                      <w:marTop w:val="0"/>
                      <w:marBottom w:val="0"/>
                      <w:divBdr>
                        <w:top w:val="none" w:sz="0" w:space="0" w:color="auto"/>
                        <w:left w:val="none" w:sz="0" w:space="0" w:color="auto"/>
                        <w:bottom w:val="none" w:sz="0" w:space="0" w:color="auto"/>
                        <w:right w:val="none" w:sz="0" w:space="0" w:color="auto"/>
                      </w:divBdr>
                    </w:div>
                  </w:divsChild>
                </w:div>
                <w:div w:id="480969549">
                  <w:marLeft w:val="0"/>
                  <w:marRight w:val="0"/>
                  <w:marTop w:val="0"/>
                  <w:marBottom w:val="0"/>
                  <w:divBdr>
                    <w:top w:val="single" w:sz="2" w:space="1" w:color="FFFFFF"/>
                    <w:left w:val="single" w:sz="2" w:space="12" w:color="FFFFFF"/>
                    <w:bottom w:val="single" w:sz="2" w:space="1" w:color="FFFFFF"/>
                    <w:right w:val="single" w:sz="2" w:space="4" w:color="FFFFFF"/>
                  </w:divBdr>
                  <w:divsChild>
                    <w:div w:id="112140197">
                      <w:marLeft w:val="0"/>
                      <w:marRight w:val="0"/>
                      <w:marTop w:val="0"/>
                      <w:marBottom w:val="0"/>
                      <w:divBdr>
                        <w:top w:val="none" w:sz="0" w:space="0" w:color="auto"/>
                        <w:left w:val="none" w:sz="0" w:space="0" w:color="auto"/>
                        <w:bottom w:val="none" w:sz="0" w:space="0" w:color="auto"/>
                        <w:right w:val="none" w:sz="0" w:space="0" w:color="auto"/>
                      </w:divBdr>
                    </w:div>
                  </w:divsChild>
                </w:div>
                <w:div w:id="1734572895">
                  <w:marLeft w:val="0"/>
                  <w:marRight w:val="0"/>
                  <w:marTop w:val="0"/>
                  <w:marBottom w:val="0"/>
                  <w:divBdr>
                    <w:top w:val="single" w:sz="2" w:space="1" w:color="FFFFFF"/>
                    <w:left w:val="single" w:sz="2" w:space="12" w:color="FFFFFF"/>
                    <w:bottom w:val="single" w:sz="2" w:space="1" w:color="FFFFFF"/>
                    <w:right w:val="single" w:sz="2" w:space="4" w:color="FFFFFF"/>
                  </w:divBdr>
                  <w:divsChild>
                    <w:div w:id="817766401">
                      <w:marLeft w:val="0"/>
                      <w:marRight w:val="0"/>
                      <w:marTop w:val="0"/>
                      <w:marBottom w:val="0"/>
                      <w:divBdr>
                        <w:top w:val="none" w:sz="0" w:space="0" w:color="auto"/>
                        <w:left w:val="none" w:sz="0" w:space="0" w:color="auto"/>
                        <w:bottom w:val="none" w:sz="0" w:space="0" w:color="auto"/>
                        <w:right w:val="none" w:sz="0" w:space="0" w:color="auto"/>
                      </w:divBdr>
                    </w:div>
                  </w:divsChild>
                </w:div>
                <w:div w:id="193663053">
                  <w:marLeft w:val="0"/>
                  <w:marRight w:val="0"/>
                  <w:marTop w:val="0"/>
                  <w:marBottom w:val="0"/>
                  <w:divBdr>
                    <w:top w:val="single" w:sz="2" w:space="1" w:color="FFFFFF"/>
                    <w:left w:val="single" w:sz="2" w:space="12" w:color="FFFFFF"/>
                    <w:bottom w:val="single" w:sz="2" w:space="1" w:color="FFFFFF"/>
                    <w:right w:val="single" w:sz="2" w:space="4" w:color="FFFFFF"/>
                  </w:divBdr>
                  <w:divsChild>
                    <w:div w:id="531772086">
                      <w:marLeft w:val="0"/>
                      <w:marRight w:val="0"/>
                      <w:marTop w:val="0"/>
                      <w:marBottom w:val="0"/>
                      <w:divBdr>
                        <w:top w:val="none" w:sz="0" w:space="0" w:color="auto"/>
                        <w:left w:val="none" w:sz="0" w:space="0" w:color="auto"/>
                        <w:bottom w:val="none" w:sz="0" w:space="0" w:color="auto"/>
                        <w:right w:val="none" w:sz="0" w:space="0" w:color="auto"/>
                      </w:divBdr>
                    </w:div>
                  </w:divsChild>
                </w:div>
                <w:div w:id="585237302">
                  <w:marLeft w:val="0"/>
                  <w:marRight w:val="0"/>
                  <w:marTop w:val="0"/>
                  <w:marBottom w:val="0"/>
                  <w:divBdr>
                    <w:top w:val="single" w:sz="2" w:space="1" w:color="FFFFFF"/>
                    <w:left w:val="single" w:sz="2" w:space="12" w:color="FFFFFF"/>
                    <w:bottom w:val="single" w:sz="2" w:space="1" w:color="FFFFFF"/>
                    <w:right w:val="single" w:sz="2" w:space="4" w:color="FFFFFF"/>
                  </w:divBdr>
                  <w:divsChild>
                    <w:div w:id="1817644504">
                      <w:marLeft w:val="0"/>
                      <w:marRight w:val="0"/>
                      <w:marTop w:val="0"/>
                      <w:marBottom w:val="0"/>
                      <w:divBdr>
                        <w:top w:val="none" w:sz="0" w:space="0" w:color="auto"/>
                        <w:left w:val="none" w:sz="0" w:space="0" w:color="auto"/>
                        <w:bottom w:val="none" w:sz="0" w:space="0" w:color="auto"/>
                        <w:right w:val="none" w:sz="0" w:space="0" w:color="auto"/>
                      </w:divBdr>
                    </w:div>
                  </w:divsChild>
                </w:div>
                <w:div w:id="1235243170">
                  <w:marLeft w:val="0"/>
                  <w:marRight w:val="0"/>
                  <w:marTop w:val="0"/>
                  <w:marBottom w:val="0"/>
                  <w:divBdr>
                    <w:top w:val="single" w:sz="2" w:space="1" w:color="FFFFFF"/>
                    <w:left w:val="single" w:sz="2" w:space="12" w:color="FFFFFF"/>
                    <w:bottom w:val="single" w:sz="2" w:space="1" w:color="FFFFFF"/>
                    <w:right w:val="single" w:sz="2" w:space="4" w:color="FFFFFF"/>
                  </w:divBdr>
                  <w:divsChild>
                    <w:div w:id="824012172">
                      <w:marLeft w:val="0"/>
                      <w:marRight w:val="0"/>
                      <w:marTop w:val="0"/>
                      <w:marBottom w:val="0"/>
                      <w:divBdr>
                        <w:top w:val="none" w:sz="0" w:space="0" w:color="auto"/>
                        <w:left w:val="none" w:sz="0" w:space="0" w:color="auto"/>
                        <w:bottom w:val="none" w:sz="0" w:space="0" w:color="auto"/>
                        <w:right w:val="none" w:sz="0" w:space="0" w:color="auto"/>
                      </w:divBdr>
                    </w:div>
                  </w:divsChild>
                </w:div>
                <w:div w:id="35273706">
                  <w:marLeft w:val="0"/>
                  <w:marRight w:val="0"/>
                  <w:marTop w:val="0"/>
                  <w:marBottom w:val="0"/>
                  <w:divBdr>
                    <w:top w:val="single" w:sz="2" w:space="1" w:color="FFFFFF"/>
                    <w:left w:val="single" w:sz="2" w:space="12" w:color="FFFFFF"/>
                    <w:bottom w:val="single" w:sz="2" w:space="1" w:color="FFFFFF"/>
                    <w:right w:val="single" w:sz="2" w:space="4" w:color="FFFFFF"/>
                  </w:divBdr>
                  <w:divsChild>
                    <w:div w:id="1882477280">
                      <w:marLeft w:val="0"/>
                      <w:marRight w:val="0"/>
                      <w:marTop w:val="0"/>
                      <w:marBottom w:val="0"/>
                      <w:divBdr>
                        <w:top w:val="none" w:sz="0" w:space="0" w:color="auto"/>
                        <w:left w:val="none" w:sz="0" w:space="0" w:color="auto"/>
                        <w:bottom w:val="none" w:sz="0" w:space="0" w:color="auto"/>
                        <w:right w:val="none" w:sz="0" w:space="0" w:color="auto"/>
                      </w:divBdr>
                    </w:div>
                  </w:divsChild>
                </w:div>
                <w:div w:id="77332510">
                  <w:marLeft w:val="0"/>
                  <w:marRight w:val="0"/>
                  <w:marTop w:val="0"/>
                  <w:marBottom w:val="0"/>
                  <w:divBdr>
                    <w:top w:val="single" w:sz="2" w:space="1" w:color="FFFFFF"/>
                    <w:left w:val="single" w:sz="2" w:space="12" w:color="FFFFFF"/>
                    <w:bottom w:val="single" w:sz="2" w:space="1" w:color="FFFFFF"/>
                    <w:right w:val="single" w:sz="2" w:space="4" w:color="FFFFFF"/>
                  </w:divBdr>
                  <w:divsChild>
                    <w:div w:id="324667953">
                      <w:marLeft w:val="0"/>
                      <w:marRight w:val="0"/>
                      <w:marTop w:val="0"/>
                      <w:marBottom w:val="0"/>
                      <w:divBdr>
                        <w:top w:val="none" w:sz="0" w:space="0" w:color="auto"/>
                        <w:left w:val="none" w:sz="0" w:space="0" w:color="auto"/>
                        <w:bottom w:val="none" w:sz="0" w:space="0" w:color="auto"/>
                        <w:right w:val="none" w:sz="0" w:space="0" w:color="auto"/>
                      </w:divBdr>
                    </w:div>
                  </w:divsChild>
                </w:div>
                <w:div w:id="785350443">
                  <w:marLeft w:val="0"/>
                  <w:marRight w:val="0"/>
                  <w:marTop w:val="0"/>
                  <w:marBottom w:val="0"/>
                  <w:divBdr>
                    <w:top w:val="single" w:sz="2" w:space="1" w:color="FFFFFF"/>
                    <w:left w:val="single" w:sz="2" w:space="12" w:color="FFFFFF"/>
                    <w:bottom w:val="single" w:sz="2" w:space="4" w:color="FFFFFF"/>
                    <w:right w:val="single" w:sz="2" w:space="4" w:color="FFFFFF"/>
                  </w:divBdr>
                  <w:divsChild>
                    <w:div w:id="7420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075694">
          <w:marLeft w:val="0"/>
          <w:marRight w:val="0"/>
          <w:marTop w:val="0"/>
          <w:marBottom w:val="335"/>
          <w:divBdr>
            <w:top w:val="none" w:sz="0" w:space="0" w:color="auto"/>
            <w:left w:val="none" w:sz="0" w:space="0" w:color="auto"/>
            <w:bottom w:val="none" w:sz="0" w:space="0" w:color="auto"/>
            <w:right w:val="none" w:sz="0" w:space="0" w:color="auto"/>
          </w:divBdr>
          <w:divsChild>
            <w:div w:id="125507361">
              <w:marLeft w:val="0"/>
              <w:marRight w:val="0"/>
              <w:marTop w:val="0"/>
              <w:marBottom w:val="0"/>
              <w:divBdr>
                <w:top w:val="none" w:sz="0" w:space="0" w:color="auto"/>
                <w:left w:val="none" w:sz="0" w:space="0" w:color="auto"/>
                <w:bottom w:val="none" w:sz="0" w:space="0" w:color="auto"/>
                <w:right w:val="none" w:sz="0" w:space="0" w:color="auto"/>
              </w:divBdr>
              <w:divsChild>
                <w:div w:id="1511992563">
                  <w:marLeft w:val="0"/>
                  <w:marRight w:val="0"/>
                  <w:marTop w:val="0"/>
                  <w:marBottom w:val="0"/>
                  <w:divBdr>
                    <w:top w:val="single" w:sz="2" w:space="4" w:color="FFFFFF"/>
                    <w:left w:val="single" w:sz="2" w:space="12" w:color="FFFFFF"/>
                    <w:bottom w:val="single" w:sz="2" w:space="1" w:color="FFFFFF"/>
                    <w:right w:val="single" w:sz="2" w:space="4" w:color="FFFFFF"/>
                  </w:divBdr>
                  <w:divsChild>
                    <w:div w:id="1506360610">
                      <w:marLeft w:val="0"/>
                      <w:marRight w:val="0"/>
                      <w:marTop w:val="0"/>
                      <w:marBottom w:val="0"/>
                      <w:divBdr>
                        <w:top w:val="none" w:sz="0" w:space="0" w:color="auto"/>
                        <w:left w:val="none" w:sz="0" w:space="0" w:color="auto"/>
                        <w:bottom w:val="none" w:sz="0" w:space="0" w:color="auto"/>
                        <w:right w:val="none" w:sz="0" w:space="0" w:color="auto"/>
                      </w:divBdr>
                    </w:div>
                  </w:divsChild>
                </w:div>
                <w:div w:id="2133984259">
                  <w:marLeft w:val="0"/>
                  <w:marRight w:val="0"/>
                  <w:marTop w:val="0"/>
                  <w:marBottom w:val="0"/>
                  <w:divBdr>
                    <w:top w:val="single" w:sz="2" w:space="1" w:color="FFFFFF"/>
                    <w:left w:val="single" w:sz="2" w:space="12" w:color="FFFFFF"/>
                    <w:bottom w:val="single" w:sz="2" w:space="1" w:color="FFFFFF"/>
                    <w:right w:val="single" w:sz="2" w:space="4" w:color="FFFFFF"/>
                  </w:divBdr>
                  <w:divsChild>
                    <w:div w:id="235286334">
                      <w:marLeft w:val="0"/>
                      <w:marRight w:val="0"/>
                      <w:marTop w:val="0"/>
                      <w:marBottom w:val="0"/>
                      <w:divBdr>
                        <w:top w:val="none" w:sz="0" w:space="0" w:color="auto"/>
                        <w:left w:val="none" w:sz="0" w:space="0" w:color="auto"/>
                        <w:bottom w:val="none" w:sz="0" w:space="0" w:color="auto"/>
                        <w:right w:val="none" w:sz="0" w:space="0" w:color="auto"/>
                      </w:divBdr>
                    </w:div>
                  </w:divsChild>
                </w:div>
                <w:div w:id="1175532541">
                  <w:marLeft w:val="0"/>
                  <w:marRight w:val="0"/>
                  <w:marTop w:val="0"/>
                  <w:marBottom w:val="0"/>
                  <w:divBdr>
                    <w:top w:val="single" w:sz="2" w:space="1" w:color="FFFFFF"/>
                    <w:left w:val="single" w:sz="2" w:space="12" w:color="FFFFFF"/>
                    <w:bottom w:val="single" w:sz="2" w:space="1" w:color="FFFFFF"/>
                    <w:right w:val="single" w:sz="2" w:space="4" w:color="FFFFFF"/>
                  </w:divBdr>
                  <w:divsChild>
                    <w:div w:id="1987468159">
                      <w:marLeft w:val="0"/>
                      <w:marRight w:val="0"/>
                      <w:marTop w:val="0"/>
                      <w:marBottom w:val="0"/>
                      <w:divBdr>
                        <w:top w:val="none" w:sz="0" w:space="0" w:color="auto"/>
                        <w:left w:val="none" w:sz="0" w:space="0" w:color="auto"/>
                        <w:bottom w:val="none" w:sz="0" w:space="0" w:color="auto"/>
                        <w:right w:val="none" w:sz="0" w:space="0" w:color="auto"/>
                      </w:divBdr>
                    </w:div>
                  </w:divsChild>
                </w:div>
                <w:div w:id="280721295">
                  <w:marLeft w:val="0"/>
                  <w:marRight w:val="0"/>
                  <w:marTop w:val="0"/>
                  <w:marBottom w:val="0"/>
                  <w:divBdr>
                    <w:top w:val="single" w:sz="2" w:space="1" w:color="FFFFFF"/>
                    <w:left w:val="single" w:sz="2" w:space="12" w:color="FFFFFF"/>
                    <w:bottom w:val="single" w:sz="2" w:space="1" w:color="FFFFFF"/>
                    <w:right w:val="single" w:sz="2" w:space="4" w:color="FFFFFF"/>
                  </w:divBdr>
                  <w:divsChild>
                    <w:div w:id="2115592029">
                      <w:marLeft w:val="0"/>
                      <w:marRight w:val="0"/>
                      <w:marTop w:val="0"/>
                      <w:marBottom w:val="0"/>
                      <w:divBdr>
                        <w:top w:val="none" w:sz="0" w:space="0" w:color="auto"/>
                        <w:left w:val="none" w:sz="0" w:space="0" w:color="auto"/>
                        <w:bottom w:val="none" w:sz="0" w:space="0" w:color="auto"/>
                        <w:right w:val="none" w:sz="0" w:space="0" w:color="auto"/>
                      </w:divBdr>
                    </w:div>
                  </w:divsChild>
                </w:div>
                <w:div w:id="1172721763">
                  <w:marLeft w:val="0"/>
                  <w:marRight w:val="0"/>
                  <w:marTop w:val="0"/>
                  <w:marBottom w:val="0"/>
                  <w:divBdr>
                    <w:top w:val="single" w:sz="2" w:space="1" w:color="FFFFFF"/>
                    <w:left w:val="single" w:sz="2" w:space="12" w:color="FFFFFF"/>
                    <w:bottom w:val="single" w:sz="2" w:space="1" w:color="FFFFFF"/>
                    <w:right w:val="single" w:sz="2" w:space="4" w:color="FFFFFF"/>
                  </w:divBdr>
                  <w:divsChild>
                    <w:div w:id="1690718512">
                      <w:marLeft w:val="0"/>
                      <w:marRight w:val="0"/>
                      <w:marTop w:val="0"/>
                      <w:marBottom w:val="0"/>
                      <w:divBdr>
                        <w:top w:val="none" w:sz="0" w:space="0" w:color="auto"/>
                        <w:left w:val="none" w:sz="0" w:space="0" w:color="auto"/>
                        <w:bottom w:val="none" w:sz="0" w:space="0" w:color="auto"/>
                        <w:right w:val="none" w:sz="0" w:space="0" w:color="auto"/>
                      </w:divBdr>
                    </w:div>
                  </w:divsChild>
                </w:div>
                <w:div w:id="2132892344">
                  <w:marLeft w:val="0"/>
                  <w:marRight w:val="0"/>
                  <w:marTop w:val="0"/>
                  <w:marBottom w:val="0"/>
                  <w:divBdr>
                    <w:top w:val="single" w:sz="2" w:space="1" w:color="FFFFFF"/>
                    <w:left w:val="single" w:sz="2" w:space="12" w:color="FFFFFF"/>
                    <w:bottom w:val="single" w:sz="2" w:space="1" w:color="FFFFFF"/>
                    <w:right w:val="single" w:sz="2" w:space="4" w:color="FFFFFF"/>
                  </w:divBdr>
                  <w:divsChild>
                    <w:div w:id="329793760">
                      <w:marLeft w:val="0"/>
                      <w:marRight w:val="0"/>
                      <w:marTop w:val="0"/>
                      <w:marBottom w:val="0"/>
                      <w:divBdr>
                        <w:top w:val="none" w:sz="0" w:space="0" w:color="auto"/>
                        <w:left w:val="none" w:sz="0" w:space="0" w:color="auto"/>
                        <w:bottom w:val="none" w:sz="0" w:space="0" w:color="auto"/>
                        <w:right w:val="none" w:sz="0" w:space="0" w:color="auto"/>
                      </w:divBdr>
                    </w:div>
                  </w:divsChild>
                </w:div>
                <w:div w:id="391393216">
                  <w:marLeft w:val="0"/>
                  <w:marRight w:val="0"/>
                  <w:marTop w:val="0"/>
                  <w:marBottom w:val="0"/>
                  <w:divBdr>
                    <w:top w:val="single" w:sz="2" w:space="1" w:color="FFFFFF"/>
                    <w:left w:val="single" w:sz="2" w:space="12" w:color="FFFFFF"/>
                    <w:bottom w:val="single" w:sz="2" w:space="1" w:color="FFFFFF"/>
                    <w:right w:val="single" w:sz="2" w:space="4" w:color="FFFFFF"/>
                  </w:divBdr>
                  <w:divsChild>
                    <w:div w:id="1931890237">
                      <w:marLeft w:val="0"/>
                      <w:marRight w:val="0"/>
                      <w:marTop w:val="0"/>
                      <w:marBottom w:val="0"/>
                      <w:divBdr>
                        <w:top w:val="none" w:sz="0" w:space="0" w:color="auto"/>
                        <w:left w:val="none" w:sz="0" w:space="0" w:color="auto"/>
                        <w:bottom w:val="none" w:sz="0" w:space="0" w:color="auto"/>
                        <w:right w:val="none" w:sz="0" w:space="0" w:color="auto"/>
                      </w:divBdr>
                    </w:div>
                  </w:divsChild>
                </w:div>
                <w:div w:id="2110350960">
                  <w:marLeft w:val="0"/>
                  <w:marRight w:val="0"/>
                  <w:marTop w:val="0"/>
                  <w:marBottom w:val="0"/>
                  <w:divBdr>
                    <w:top w:val="single" w:sz="2" w:space="1" w:color="FFFFFF"/>
                    <w:left w:val="single" w:sz="2" w:space="12" w:color="FFFFFF"/>
                    <w:bottom w:val="single" w:sz="2" w:space="1" w:color="FFFFFF"/>
                    <w:right w:val="single" w:sz="2" w:space="4" w:color="FFFFFF"/>
                  </w:divBdr>
                  <w:divsChild>
                    <w:div w:id="1647080206">
                      <w:marLeft w:val="0"/>
                      <w:marRight w:val="0"/>
                      <w:marTop w:val="0"/>
                      <w:marBottom w:val="0"/>
                      <w:divBdr>
                        <w:top w:val="none" w:sz="0" w:space="0" w:color="auto"/>
                        <w:left w:val="none" w:sz="0" w:space="0" w:color="auto"/>
                        <w:bottom w:val="none" w:sz="0" w:space="0" w:color="auto"/>
                        <w:right w:val="none" w:sz="0" w:space="0" w:color="auto"/>
                      </w:divBdr>
                    </w:div>
                  </w:divsChild>
                </w:div>
                <w:div w:id="63143216">
                  <w:marLeft w:val="0"/>
                  <w:marRight w:val="0"/>
                  <w:marTop w:val="0"/>
                  <w:marBottom w:val="0"/>
                  <w:divBdr>
                    <w:top w:val="single" w:sz="2" w:space="1" w:color="FFFFFF"/>
                    <w:left w:val="single" w:sz="2" w:space="12" w:color="FFFFFF"/>
                    <w:bottom w:val="single" w:sz="2" w:space="1" w:color="FFFFFF"/>
                    <w:right w:val="single" w:sz="2" w:space="4" w:color="FFFFFF"/>
                  </w:divBdr>
                  <w:divsChild>
                    <w:div w:id="1816410960">
                      <w:marLeft w:val="0"/>
                      <w:marRight w:val="0"/>
                      <w:marTop w:val="0"/>
                      <w:marBottom w:val="0"/>
                      <w:divBdr>
                        <w:top w:val="none" w:sz="0" w:space="0" w:color="auto"/>
                        <w:left w:val="none" w:sz="0" w:space="0" w:color="auto"/>
                        <w:bottom w:val="none" w:sz="0" w:space="0" w:color="auto"/>
                        <w:right w:val="none" w:sz="0" w:space="0" w:color="auto"/>
                      </w:divBdr>
                    </w:div>
                  </w:divsChild>
                </w:div>
                <w:div w:id="258875733">
                  <w:marLeft w:val="0"/>
                  <w:marRight w:val="0"/>
                  <w:marTop w:val="0"/>
                  <w:marBottom w:val="0"/>
                  <w:divBdr>
                    <w:top w:val="single" w:sz="2" w:space="1" w:color="FFFFFF"/>
                    <w:left w:val="single" w:sz="2" w:space="12" w:color="FFFFFF"/>
                    <w:bottom w:val="single" w:sz="2" w:space="1" w:color="FFFFFF"/>
                    <w:right w:val="single" w:sz="2" w:space="4" w:color="FFFFFF"/>
                  </w:divBdr>
                  <w:divsChild>
                    <w:div w:id="1343706659">
                      <w:marLeft w:val="0"/>
                      <w:marRight w:val="0"/>
                      <w:marTop w:val="0"/>
                      <w:marBottom w:val="0"/>
                      <w:divBdr>
                        <w:top w:val="none" w:sz="0" w:space="0" w:color="auto"/>
                        <w:left w:val="none" w:sz="0" w:space="0" w:color="auto"/>
                        <w:bottom w:val="none" w:sz="0" w:space="0" w:color="auto"/>
                        <w:right w:val="none" w:sz="0" w:space="0" w:color="auto"/>
                      </w:divBdr>
                    </w:div>
                  </w:divsChild>
                </w:div>
                <w:div w:id="1041636485">
                  <w:marLeft w:val="0"/>
                  <w:marRight w:val="0"/>
                  <w:marTop w:val="0"/>
                  <w:marBottom w:val="0"/>
                  <w:divBdr>
                    <w:top w:val="single" w:sz="2" w:space="1" w:color="FFFFFF"/>
                    <w:left w:val="single" w:sz="2" w:space="12" w:color="FFFFFF"/>
                    <w:bottom w:val="single" w:sz="2" w:space="1" w:color="FFFFFF"/>
                    <w:right w:val="single" w:sz="2" w:space="4" w:color="FFFFFF"/>
                  </w:divBdr>
                  <w:divsChild>
                    <w:div w:id="1239943040">
                      <w:marLeft w:val="0"/>
                      <w:marRight w:val="0"/>
                      <w:marTop w:val="0"/>
                      <w:marBottom w:val="0"/>
                      <w:divBdr>
                        <w:top w:val="none" w:sz="0" w:space="0" w:color="auto"/>
                        <w:left w:val="none" w:sz="0" w:space="0" w:color="auto"/>
                        <w:bottom w:val="none" w:sz="0" w:space="0" w:color="auto"/>
                        <w:right w:val="none" w:sz="0" w:space="0" w:color="auto"/>
                      </w:divBdr>
                    </w:div>
                  </w:divsChild>
                </w:div>
                <w:div w:id="1435204993">
                  <w:marLeft w:val="0"/>
                  <w:marRight w:val="0"/>
                  <w:marTop w:val="0"/>
                  <w:marBottom w:val="0"/>
                  <w:divBdr>
                    <w:top w:val="single" w:sz="2" w:space="1" w:color="FFFFFF"/>
                    <w:left w:val="single" w:sz="2" w:space="12" w:color="FFFFFF"/>
                    <w:bottom w:val="single" w:sz="2" w:space="1" w:color="FFFFFF"/>
                    <w:right w:val="single" w:sz="2" w:space="4" w:color="FFFFFF"/>
                  </w:divBdr>
                  <w:divsChild>
                    <w:div w:id="928082560">
                      <w:marLeft w:val="0"/>
                      <w:marRight w:val="0"/>
                      <w:marTop w:val="0"/>
                      <w:marBottom w:val="0"/>
                      <w:divBdr>
                        <w:top w:val="none" w:sz="0" w:space="0" w:color="auto"/>
                        <w:left w:val="none" w:sz="0" w:space="0" w:color="auto"/>
                        <w:bottom w:val="none" w:sz="0" w:space="0" w:color="auto"/>
                        <w:right w:val="none" w:sz="0" w:space="0" w:color="auto"/>
                      </w:divBdr>
                    </w:div>
                  </w:divsChild>
                </w:div>
                <w:div w:id="1152864632">
                  <w:marLeft w:val="0"/>
                  <w:marRight w:val="0"/>
                  <w:marTop w:val="0"/>
                  <w:marBottom w:val="0"/>
                  <w:divBdr>
                    <w:top w:val="single" w:sz="2" w:space="1" w:color="FFFFFF"/>
                    <w:left w:val="single" w:sz="2" w:space="12" w:color="FFFFFF"/>
                    <w:bottom w:val="single" w:sz="2" w:space="1" w:color="FFFFFF"/>
                    <w:right w:val="single" w:sz="2" w:space="4" w:color="FFFFFF"/>
                  </w:divBdr>
                  <w:divsChild>
                    <w:div w:id="1729262071">
                      <w:marLeft w:val="0"/>
                      <w:marRight w:val="0"/>
                      <w:marTop w:val="0"/>
                      <w:marBottom w:val="0"/>
                      <w:divBdr>
                        <w:top w:val="none" w:sz="0" w:space="0" w:color="auto"/>
                        <w:left w:val="none" w:sz="0" w:space="0" w:color="auto"/>
                        <w:bottom w:val="none" w:sz="0" w:space="0" w:color="auto"/>
                        <w:right w:val="none" w:sz="0" w:space="0" w:color="auto"/>
                      </w:divBdr>
                    </w:div>
                  </w:divsChild>
                </w:div>
                <w:div w:id="689113745">
                  <w:marLeft w:val="0"/>
                  <w:marRight w:val="0"/>
                  <w:marTop w:val="0"/>
                  <w:marBottom w:val="0"/>
                  <w:divBdr>
                    <w:top w:val="single" w:sz="2" w:space="1" w:color="FFFFFF"/>
                    <w:left w:val="single" w:sz="2" w:space="12" w:color="FFFFFF"/>
                    <w:bottom w:val="single" w:sz="2" w:space="1" w:color="FFFFFF"/>
                    <w:right w:val="single" w:sz="2" w:space="4" w:color="FFFFFF"/>
                  </w:divBdr>
                  <w:divsChild>
                    <w:div w:id="2030527873">
                      <w:marLeft w:val="0"/>
                      <w:marRight w:val="0"/>
                      <w:marTop w:val="0"/>
                      <w:marBottom w:val="0"/>
                      <w:divBdr>
                        <w:top w:val="none" w:sz="0" w:space="0" w:color="auto"/>
                        <w:left w:val="none" w:sz="0" w:space="0" w:color="auto"/>
                        <w:bottom w:val="none" w:sz="0" w:space="0" w:color="auto"/>
                        <w:right w:val="none" w:sz="0" w:space="0" w:color="auto"/>
                      </w:divBdr>
                    </w:div>
                  </w:divsChild>
                </w:div>
                <w:div w:id="238829375">
                  <w:marLeft w:val="0"/>
                  <w:marRight w:val="0"/>
                  <w:marTop w:val="0"/>
                  <w:marBottom w:val="0"/>
                  <w:divBdr>
                    <w:top w:val="single" w:sz="2" w:space="1" w:color="FFFFFF"/>
                    <w:left w:val="single" w:sz="2" w:space="12" w:color="FFFFFF"/>
                    <w:bottom w:val="single" w:sz="2" w:space="1" w:color="FFFFFF"/>
                    <w:right w:val="single" w:sz="2" w:space="4" w:color="FFFFFF"/>
                  </w:divBdr>
                  <w:divsChild>
                    <w:div w:id="2025669160">
                      <w:marLeft w:val="0"/>
                      <w:marRight w:val="0"/>
                      <w:marTop w:val="0"/>
                      <w:marBottom w:val="0"/>
                      <w:divBdr>
                        <w:top w:val="none" w:sz="0" w:space="0" w:color="auto"/>
                        <w:left w:val="none" w:sz="0" w:space="0" w:color="auto"/>
                        <w:bottom w:val="none" w:sz="0" w:space="0" w:color="auto"/>
                        <w:right w:val="none" w:sz="0" w:space="0" w:color="auto"/>
                      </w:divBdr>
                    </w:div>
                  </w:divsChild>
                </w:div>
                <w:div w:id="820198142">
                  <w:marLeft w:val="0"/>
                  <w:marRight w:val="0"/>
                  <w:marTop w:val="0"/>
                  <w:marBottom w:val="0"/>
                  <w:divBdr>
                    <w:top w:val="single" w:sz="2" w:space="1" w:color="FFFFFF"/>
                    <w:left w:val="single" w:sz="2" w:space="12" w:color="FFFFFF"/>
                    <w:bottom w:val="single" w:sz="2" w:space="1" w:color="FFFFFF"/>
                    <w:right w:val="single" w:sz="2" w:space="4" w:color="FFFFFF"/>
                  </w:divBdr>
                  <w:divsChild>
                    <w:div w:id="2030180475">
                      <w:marLeft w:val="0"/>
                      <w:marRight w:val="0"/>
                      <w:marTop w:val="0"/>
                      <w:marBottom w:val="0"/>
                      <w:divBdr>
                        <w:top w:val="none" w:sz="0" w:space="0" w:color="auto"/>
                        <w:left w:val="none" w:sz="0" w:space="0" w:color="auto"/>
                        <w:bottom w:val="none" w:sz="0" w:space="0" w:color="auto"/>
                        <w:right w:val="none" w:sz="0" w:space="0" w:color="auto"/>
                      </w:divBdr>
                    </w:div>
                  </w:divsChild>
                </w:div>
                <w:div w:id="592275288">
                  <w:marLeft w:val="0"/>
                  <w:marRight w:val="0"/>
                  <w:marTop w:val="0"/>
                  <w:marBottom w:val="0"/>
                  <w:divBdr>
                    <w:top w:val="single" w:sz="2" w:space="1" w:color="FFFFFF"/>
                    <w:left w:val="single" w:sz="2" w:space="12" w:color="FFFFFF"/>
                    <w:bottom w:val="single" w:sz="2" w:space="1" w:color="FFFFFF"/>
                    <w:right w:val="single" w:sz="2" w:space="4" w:color="FFFFFF"/>
                  </w:divBdr>
                  <w:divsChild>
                    <w:div w:id="948125658">
                      <w:marLeft w:val="0"/>
                      <w:marRight w:val="0"/>
                      <w:marTop w:val="0"/>
                      <w:marBottom w:val="0"/>
                      <w:divBdr>
                        <w:top w:val="none" w:sz="0" w:space="0" w:color="auto"/>
                        <w:left w:val="none" w:sz="0" w:space="0" w:color="auto"/>
                        <w:bottom w:val="none" w:sz="0" w:space="0" w:color="auto"/>
                        <w:right w:val="none" w:sz="0" w:space="0" w:color="auto"/>
                      </w:divBdr>
                    </w:div>
                  </w:divsChild>
                </w:div>
                <w:div w:id="1817411565">
                  <w:marLeft w:val="0"/>
                  <w:marRight w:val="0"/>
                  <w:marTop w:val="0"/>
                  <w:marBottom w:val="0"/>
                  <w:divBdr>
                    <w:top w:val="single" w:sz="2" w:space="1" w:color="FFFFFF"/>
                    <w:left w:val="single" w:sz="2" w:space="12" w:color="FFFFFF"/>
                    <w:bottom w:val="single" w:sz="2" w:space="1" w:color="FFFFFF"/>
                    <w:right w:val="single" w:sz="2" w:space="4" w:color="FFFFFF"/>
                  </w:divBdr>
                  <w:divsChild>
                    <w:div w:id="1272082916">
                      <w:marLeft w:val="0"/>
                      <w:marRight w:val="0"/>
                      <w:marTop w:val="0"/>
                      <w:marBottom w:val="0"/>
                      <w:divBdr>
                        <w:top w:val="none" w:sz="0" w:space="0" w:color="auto"/>
                        <w:left w:val="none" w:sz="0" w:space="0" w:color="auto"/>
                        <w:bottom w:val="none" w:sz="0" w:space="0" w:color="auto"/>
                        <w:right w:val="none" w:sz="0" w:space="0" w:color="auto"/>
                      </w:divBdr>
                    </w:div>
                  </w:divsChild>
                </w:div>
                <w:div w:id="1143080132">
                  <w:marLeft w:val="0"/>
                  <w:marRight w:val="0"/>
                  <w:marTop w:val="0"/>
                  <w:marBottom w:val="0"/>
                  <w:divBdr>
                    <w:top w:val="single" w:sz="2" w:space="1" w:color="FFFFFF"/>
                    <w:left w:val="single" w:sz="2" w:space="12" w:color="FFFFFF"/>
                    <w:bottom w:val="single" w:sz="2" w:space="1" w:color="FFFFFF"/>
                    <w:right w:val="single" w:sz="2" w:space="4" w:color="FFFFFF"/>
                  </w:divBdr>
                  <w:divsChild>
                    <w:div w:id="1706712783">
                      <w:marLeft w:val="0"/>
                      <w:marRight w:val="0"/>
                      <w:marTop w:val="0"/>
                      <w:marBottom w:val="0"/>
                      <w:divBdr>
                        <w:top w:val="none" w:sz="0" w:space="0" w:color="auto"/>
                        <w:left w:val="none" w:sz="0" w:space="0" w:color="auto"/>
                        <w:bottom w:val="none" w:sz="0" w:space="0" w:color="auto"/>
                        <w:right w:val="none" w:sz="0" w:space="0" w:color="auto"/>
                      </w:divBdr>
                    </w:div>
                  </w:divsChild>
                </w:div>
                <w:div w:id="463275418">
                  <w:marLeft w:val="0"/>
                  <w:marRight w:val="0"/>
                  <w:marTop w:val="0"/>
                  <w:marBottom w:val="0"/>
                  <w:divBdr>
                    <w:top w:val="single" w:sz="2" w:space="1" w:color="FFFFFF"/>
                    <w:left w:val="single" w:sz="2" w:space="12" w:color="FFFFFF"/>
                    <w:bottom w:val="single" w:sz="2" w:space="1" w:color="FFFFFF"/>
                    <w:right w:val="single" w:sz="2" w:space="4" w:color="FFFFFF"/>
                  </w:divBdr>
                  <w:divsChild>
                    <w:div w:id="1789355423">
                      <w:marLeft w:val="0"/>
                      <w:marRight w:val="0"/>
                      <w:marTop w:val="0"/>
                      <w:marBottom w:val="0"/>
                      <w:divBdr>
                        <w:top w:val="none" w:sz="0" w:space="0" w:color="auto"/>
                        <w:left w:val="none" w:sz="0" w:space="0" w:color="auto"/>
                        <w:bottom w:val="none" w:sz="0" w:space="0" w:color="auto"/>
                        <w:right w:val="none" w:sz="0" w:space="0" w:color="auto"/>
                      </w:divBdr>
                    </w:div>
                  </w:divsChild>
                </w:div>
                <w:div w:id="664865846">
                  <w:marLeft w:val="0"/>
                  <w:marRight w:val="0"/>
                  <w:marTop w:val="0"/>
                  <w:marBottom w:val="0"/>
                  <w:divBdr>
                    <w:top w:val="single" w:sz="2" w:space="1" w:color="FFFFFF"/>
                    <w:left w:val="single" w:sz="2" w:space="12" w:color="FFFFFF"/>
                    <w:bottom w:val="single" w:sz="2" w:space="4" w:color="FFFFFF"/>
                    <w:right w:val="single" w:sz="2" w:space="4" w:color="FFFFFF"/>
                  </w:divBdr>
                  <w:divsChild>
                    <w:div w:id="199275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54505">
          <w:marLeft w:val="0"/>
          <w:marRight w:val="0"/>
          <w:marTop w:val="0"/>
          <w:marBottom w:val="335"/>
          <w:divBdr>
            <w:top w:val="none" w:sz="0" w:space="0" w:color="auto"/>
            <w:left w:val="none" w:sz="0" w:space="0" w:color="auto"/>
            <w:bottom w:val="none" w:sz="0" w:space="0" w:color="auto"/>
            <w:right w:val="none" w:sz="0" w:space="0" w:color="auto"/>
          </w:divBdr>
          <w:divsChild>
            <w:div w:id="1861966187">
              <w:marLeft w:val="0"/>
              <w:marRight w:val="0"/>
              <w:marTop w:val="0"/>
              <w:marBottom w:val="0"/>
              <w:divBdr>
                <w:top w:val="none" w:sz="0" w:space="0" w:color="auto"/>
                <w:left w:val="none" w:sz="0" w:space="0" w:color="auto"/>
                <w:bottom w:val="none" w:sz="0" w:space="0" w:color="auto"/>
                <w:right w:val="none" w:sz="0" w:space="0" w:color="auto"/>
              </w:divBdr>
              <w:divsChild>
                <w:div w:id="2023243428">
                  <w:marLeft w:val="0"/>
                  <w:marRight w:val="0"/>
                  <w:marTop w:val="0"/>
                  <w:marBottom w:val="0"/>
                  <w:divBdr>
                    <w:top w:val="single" w:sz="2" w:space="4" w:color="FFFFFF"/>
                    <w:left w:val="single" w:sz="2" w:space="12" w:color="FFFFFF"/>
                    <w:bottom w:val="single" w:sz="2" w:space="1" w:color="FFFFFF"/>
                    <w:right w:val="single" w:sz="2" w:space="4" w:color="FFFFFF"/>
                  </w:divBdr>
                  <w:divsChild>
                    <w:div w:id="1110201393">
                      <w:marLeft w:val="0"/>
                      <w:marRight w:val="0"/>
                      <w:marTop w:val="0"/>
                      <w:marBottom w:val="0"/>
                      <w:divBdr>
                        <w:top w:val="none" w:sz="0" w:space="0" w:color="auto"/>
                        <w:left w:val="none" w:sz="0" w:space="0" w:color="auto"/>
                        <w:bottom w:val="none" w:sz="0" w:space="0" w:color="auto"/>
                        <w:right w:val="none" w:sz="0" w:space="0" w:color="auto"/>
                      </w:divBdr>
                    </w:div>
                  </w:divsChild>
                </w:div>
                <w:div w:id="1673796634">
                  <w:marLeft w:val="0"/>
                  <w:marRight w:val="0"/>
                  <w:marTop w:val="0"/>
                  <w:marBottom w:val="0"/>
                  <w:divBdr>
                    <w:top w:val="single" w:sz="2" w:space="1" w:color="FFFFFF"/>
                    <w:left w:val="single" w:sz="2" w:space="12" w:color="FFFFFF"/>
                    <w:bottom w:val="single" w:sz="2" w:space="1" w:color="FFFFFF"/>
                    <w:right w:val="single" w:sz="2" w:space="4" w:color="FFFFFF"/>
                  </w:divBdr>
                  <w:divsChild>
                    <w:div w:id="556626898">
                      <w:marLeft w:val="0"/>
                      <w:marRight w:val="0"/>
                      <w:marTop w:val="0"/>
                      <w:marBottom w:val="0"/>
                      <w:divBdr>
                        <w:top w:val="none" w:sz="0" w:space="0" w:color="auto"/>
                        <w:left w:val="none" w:sz="0" w:space="0" w:color="auto"/>
                        <w:bottom w:val="none" w:sz="0" w:space="0" w:color="auto"/>
                        <w:right w:val="none" w:sz="0" w:space="0" w:color="auto"/>
                      </w:divBdr>
                    </w:div>
                  </w:divsChild>
                </w:div>
                <w:div w:id="1331567351">
                  <w:marLeft w:val="0"/>
                  <w:marRight w:val="0"/>
                  <w:marTop w:val="0"/>
                  <w:marBottom w:val="0"/>
                  <w:divBdr>
                    <w:top w:val="single" w:sz="2" w:space="1" w:color="FFFFFF"/>
                    <w:left w:val="single" w:sz="2" w:space="12" w:color="FFFFFF"/>
                    <w:bottom w:val="single" w:sz="2" w:space="1" w:color="FFFFFF"/>
                    <w:right w:val="single" w:sz="2" w:space="4" w:color="FFFFFF"/>
                  </w:divBdr>
                  <w:divsChild>
                    <w:div w:id="816455914">
                      <w:marLeft w:val="0"/>
                      <w:marRight w:val="0"/>
                      <w:marTop w:val="0"/>
                      <w:marBottom w:val="0"/>
                      <w:divBdr>
                        <w:top w:val="none" w:sz="0" w:space="0" w:color="auto"/>
                        <w:left w:val="none" w:sz="0" w:space="0" w:color="auto"/>
                        <w:bottom w:val="none" w:sz="0" w:space="0" w:color="auto"/>
                        <w:right w:val="none" w:sz="0" w:space="0" w:color="auto"/>
                      </w:divBdr>
                    </w:div>
                  </w:divsChild>
                </w:div>
                <w:div w:id="260996820">
                  <w:marLeft w:val="0"/>
                  <w:marRight w:val="0"/>
                  <w:marTop w:val="0"/>
                  <w:marBottom w:val="0"/>
                  <w:divBdr>
                    <w:top w:val="single" w:sz="2" w:space="1" w:color="FFFFFF"/>
                    <w:left w:val="single" w:sz="2" w:space="12" w:color="FFFFFF"/>
                    <w:bottom w:val="single" w:sz="2" w:space="1" w:color="FFFFFF"/>
                    <w:right w:val="single" w:sz="2" w:space="4" w:color="FFFFFF"/>
                  </w:divBdr>
                  <w:divsChild>
                    <w:div w:id="2014453736">
                      <w:marLeft w:val="0"/>
                      <w:marRight w:val="0"/>
                      <w:marTop w:val="0"/>
                      <w:marBottom w:val="0"/>
                      <w:divBdr>
                        <w:top w:val="none" w:sz="0" w:space="0" w:color="auto"/>
                        <w:left w:val="none" w:sz="0" w:space="0" w:color="auto"/>
                        <w:bottom w:val="none" w:sz="0" w:space="0" w:color="auto"/>
                        <w:right w:val="none" w:sz="0" w:space="0" w:color="auto"/>
                      </w:divBdr>
                    </w:div>
                  </w:divsChild>
                </w:div>
                <w:div w:id="830214111">
                  <w:marLeft w:val="0"/>
                  <w:marRight w:val="0"/>
                  <w:marTop w:val="0"/>
                  <w:marBottom w:val="0"/>
                  <w:divBdr>
                    <w:top w:val="single" w:sz="2" w:space="1" w:color="FFFFFF"/>
                    <w:left w:val="single" w:sz="2" w:space="12" w:color="FFFFFF"/>
                    <w:bottom w:val="single" w:sz="2" w:space="1" w:color="FFFFFF"/>
                    <w:right w:val="single" w:sz="2" w:space="4" w:color="FFFFFF"/>
                  </w:divBdr>
                  <w:divsChild>
                    <w:div w:id="715278049">
                      <w:marLeft w:val="0"/>
                      <w:marRight w:val="0"/>
                      <w:marTop w:val="0"/>
                      <w:marBottom w:val="0"/>
                      <w:divBdr>
                        <w:top w:val="none" w:sz="0" w:space="0" w:color="auto"/>
                        <w:left w:val="none" w:sz="0" w:space="0" w:color="auto"/>
                        <w:bottom w:val="none" w:sz="0" w:space="0" w:color="auto"/>
                        <w:right w:val="none" w:sz="0" w:space="0" w:color="auto"/>
                      </w:divBdr>
                    </w:div>
                  </w:divsChild>
                </w:div>
                <w:div w:id="1805737061">
                  <w:marLeft w:val="0"/>
                  <w:marRight w:val="0"/>
                  <w:marTop w:val="0"/>
                  <w:marBottom w:val="0"/>
                  <w:divBdr>
                    <w:top w:val="single" w:sz="2" w:space="1" w:color="FFFFFF"/>
                    <w:left w:val="single" w:sz="2" w:space="12" w:color="FFFFFF"/>
                    <w:bottom w:val="single" w:sz="2" w:space="1" w:color="FFFFFF"/>
                    <w:right w:val="single" w:sz="2" w:space="4" w:color="FFFFFF"/>
                  </w:divBdr>
                  <w:divsChild>
                    <w:div w:id="1769041824">
                      <w:marLeft w:val="0"/>
                      <w:marRight w:val="0"/>
                      <w:marTop w:val="0"/>
                      <w:marBottom w:val="0"/>
                      <w:divBdr>
                        <w:top w:val="none" w:sz="0" w:space="0" w:color="auto"/>
                        <w:left w:val="none" w:sz="0" w:space="0" w:color="auto"/>
                        <w:bottom w:val="none" w:sz="0" w:space="0" w:color="auto"/>
                        <w:right w:val="none" w:sz="0" w:space="0" w:color="auto"/>
                      </w:divBdr>
                    </w:div>
                  </w:divsChild>
                </w:div>
                <w:div w:id="759180721">
                  <w:marLeft w:val="0"/>
                  <w:marRight w:val="0"/>
                  <w:marTop w:val="0"/>
                  <w:marBottom w:val="0"/>
                  <w:divBdr>
                    <w:top w:val="single" w:sz="2" w:space="1" w:color="FFFFFF"/>
                    <w:left w:val="single" w:sz="2" w:space="12" w:color="FFFFFF"/>
                    <w:bottom w:val="single" w:sz="2" w:space="1" w:color="FFFFFF"/>
                    <w:right w:val="single" w:sz="2" w:space="4" w:color="FFFFFF"/>
                  </w:divBdr>
                  <w:divsChild>
                    <w:div w:id="536311010">
                      <w:marLeft w:val="0"/>
                      <w:marRight w:val="0"/>
                      <w:marTop w:val="0"/>
                      <w:marBottom w:val="0"/>
                      <w:divBdr>
                        <w:top w:val="none" w:sz="0" w:space="0" w:color="auto"/>
                        <w:left w:val="none" w:sz="0" w:space="0" w:color="auto"/>
                        <w:bottom w:val="none" w:sz="0" w:space="0" w:color="auto"/>
                        <w:right w:val="none" w:sz="0" w:space="0" w:color="auto"/>
                      </w:divBdr>
                    </w:div>
                  </w:divsChild>
                </w:div>
                <w:div w:id="803814775">
                  <w:marLeft w:val="0"/>
                  <w:marRight w:val="0"/>
                  <w:marTop w:val="0"/>
                  <w:marBottom w:val="0"/>
                  <w:divBdr>
                    <w:top w:val="single" w:sz="2" w:space="1" w:color="FFFFFF"/>
                    <w:left w:val="single" w:sz="2" w:space="12" w:color="FFFFFF"/>
                    <w:bottom w:val="single" w:sz="2" w:space="1" w:color="FFFFFF"/>
                    <w:right w:val="single" w:sz="2" w:space="4" w:color="FFFFFF"/>
                  </w:divBdr>
                  <w:divsChild>
                    <w:div w:id="1723945430">
                      <w:marLeft w:val="0"/>
                      <w:marRight w:val="0"/>
                      <w:marTop w:val="0"/>
                      <w:marBottom w:val="0"/>
                      <w:divBdr>
                        <w:top w:val="none" w:sz="0" w:space="0" w:color="auto"/>
                        <w:left w:val="none" w:sz="0" w:space="0" w:color="auto"/>
                        <w:bottom w:val="none" w:sz="0" w:space="0" w:color="auto"/>
                        <w:right w:val="none" w:sz="0" w:space="0" w:color="auto"/>
                      </w:divBdr>
                    </w:div>
                  </w:divsChild>
                </w:div>
                <w:div w:id="1895386187">
                  <w:marLeft w:val="0"/>
                  <w:marRight w:val="0"/>
                  <w:marTop w:val="0"/>
                  <w:marBottom w:val="0"/>
                  <w:divBdr>
                    <w:top w:val="single" w:sz="2" w:space="1" w:color="FFFFFF"/>
                    <w:left w:val="single" w:sz="2" w:space="12" w:color="FFFFFF"/>
                    <w:bottom w:val="single" w:sz="2" w:space="1" w:color="FFFFFF"/>
                    <w:right w:val="single" w:sz="2" w:space="4" w:color="FFFFFF"/>
                  </w:divBdr>
                  <w:divsChild>
                    <w:div w:id="101153143">
                      <w:marLeft w:val="0"/>
                      <w:marRight w:val="0"/>
                      <w:marTop w:val="0"/>
                      <w:marBottom w:val="0"/>
                      <w:divBdr>
                        <w:top w:val="none" w:sz="0" w:space="0" w:color="auto"/>
                        <w:left w:val="none" w:sz="0" w:space="0" w:color="auto"/>
                        <w:bottom w:val="none" w:sz="0" w:space="0" w:color="auto"/>
                        <w:right w:val="none" w:sz="0" w:space="0" w:color="auto"/>
                      </w:divBdr>
                    </w:div>
                  </w:divsChild>
                </w:div>
                <w:div w:id="649746255">
                  <w:marLeft w:val="0"/>
                  <w:marRight w:val="0"/>
                  <w:marTop w:val="0"/>
                  <w:marBottom w:val="0"/>
                  <w:divBdr>
                    <w:top w:val="single" w:sz="2" w:space="1" w:color="FFFFFF"/>
                    <w:left w:val="single" w:sz="2" w:space="12" w:color="FFFFFF"/>
                    <w:bottom w:val="single" w:sz="2" w:space="1" w:color="FFFFFF"/>
                    <w:right w:val="single" w:sz="2" w:space="4" w:color="FFFFFF"/>
                  </w:divBdr>
                  <w:divsChild>
                    <w:div w:id="2040861575">
                      <w:marLeft w:val="0"/>
                      <w:marRight w:val="0"/>
                      <w:marTop w:val="0"/>
                      <w:marBottom w:val="0"/>
                      <w:divBdr>
                        <w:top w:val="none" w:sz="0" w:space="0" w:color="auto"/>
                        <w:left w:val="none" w:sz="0" w:space="0" w:color="auto"/>
                        <w:bottom w:val="none" w:sz="0" w:space="0" w:color="auto"/>
                        <w:right w:val="none" w:sz="0" w:space="0" w:color="auto"/>
                      </w:divBdr>
                    </w:div>
                  </w:divsChild>
                </w:div>
                <w:div w:id="209734531">
                  <w:marLeft w:val="0"/>
                  <w:marRight w:val="0"/>
                  <w:marTop w:val="0"/>
                  <w:marBottom w:val="0"/>
                  <w:divBdr>
                    <w:top w:val="single" w:sz="2" w:space="1" w:color="FFFFFF"/>
                    <w:left w:val="single" w:sz="2" w:space="12" w:color="FFFFFF"/>
                    <w:bottom w:val="single" w:sz="2" w:space="1" w:color="FFFFFF"/>
                    <w:right w:val="single" w:sz="2" w:space="4" w:color="FFFFFF"/>
                  </w:divBdr>
                  <w:divsChild>
                    <w:div w:id="536435168">
                      <w:marLeft w:val="0"/>
                      <w:marRight w:val="0"/>
                      <w:marTop w:val="0"/>
                      <w:marBottom w:val="0"/>
                      <w:divBdr>
                        <w:top w:val="none" w:sz="0" w:space="0" w:color="auto"/>
                        <w:left w:val="none" w:sz="0" w:space="0" w:color="auto"/>
                        <w:bottom w:val="none" w:sz="0" w:space="0" w:color="auto"/>
                        <w:right w:val="none" w:sz="0" w:space="0" w:color="auto"/>
                      </w:divBdr>
                    </w:div>
                  </w:divsChild>
                </w:div>
                <w:div w:id="604197650">
                  <w:marLeft w:val="0"/>
                  <w:marRight w:val="0"/>
                  <w:marTop w:val="0"/>
                  <w:marBottom w:val="0"/>
                  <w:divBdr>
                    <w:top w:val="single" w:sz="2" w:space="1" w:color="FFFFFF"/>
                    <w:left w:val="single" w:sz="2" w:space="12" w:color="FFFFFF"/>
                    <w:bottom w:val="single" w:sz="2" w:space="1" w:color="FFFFFF"/>
                    <w:right w:val="single" w:sz="2" w:space="4" w:color="FFFFFF"/>
                  </w:divBdr>
                  <w:divsChild>
                    <w:div w:id="1886526140">
                      <w:marLeft w:val="0"/>
                      <w:marRight w:val="0"/>
                      <w:marTop w:val="0"/>
                      <w:marBottom w:val="0"/>
                      <w:divBdr>
                        <w:top w:val="none" w:sz="0" w:space="0" w:color="auto"/>
                        <w:left w:val="none" w:sz="0" w:space="0" w:color="auto"/>
                        <w:bottom w:val="none" w:sz="0" w:space="0" w:color="auto"/>
                        <w:right w:val="none" w:sz="0" w:space="0" w:color="auto"/>
                      </w:divBdr>
                    </w:div>
                  </w:divsChild>
                </w:div>
                <w:div w:id="2143158869">
                  <w:marLeft w:val="0"/>
                  <w:marRight w:val="0"/>
                  <w:marTop w:val="0"/>
                  <w:marBottom w:val="0"/>
                  <w:divBdr>
                    <w:top w:val="single" w:sz="2" w:space="1" w:color="FFFFFF"/>
                    <w:left w:val="single" w:sz="2" w:space="12" w:color="FFFFFF"/>
                    <w:bottom w:val="single" w:sz="2" w:space="1" w:color="FFFFFF"/>
                    <w:right w:val="single" w:sz="2" w:space="4" w:color="FFFFFF"/>
                  </w:divBdr>
                  <w:divsChild>
                    <w:div w:id="279577">
                      <w:marLeft w:val="0"/>
                      <w:marRight w:val="0"/>
                      <w:marTop w:val="0"/>
                      <w:marBottom w:val="0"/>
                      <w:divBdr>
                        <w:top w:val="none" w:sz="0" w:space="0" w:color="auto"/>
                        <w:left w:val="none" w:sz="0" w:space="0" w:color="auto"/>
                        <w:bottom w:val="none" w:sz="0" w:space="0" w:color="auto"/>
                        <w:right w:val="none" w:sz="0" w:space="0" w:color="auto"/>
                      </w:divBdr>
                    </w:div>
                  </w:divsChild>
                </w:div>
                <w:div w:id="346102304">
                  <w:marLeft w:val="0"/>
                  <w:marRight w:val="0"/>
                  <w:marTop w:val="0"/>
                  <w:marBottom w:val="0"/>
                  <w:divBdr>
                    <w:top w:val="single" w:sz="2" w:space="1" w:color="FFFFFF"/>
                    <w:left w:val="single" w:sz="2" w:space="12" w:color="FFFFFF"/>
                    <w:bottom w:val="single" w:sz="2" w:space="1" w:color="FFFFFF"/>
                    <w:right w:val="single" w:sz="2" w:space="4" w:color="FFFFFF"/>
                  </w:divBdr>
                  <w:divsChild>
                    <w:div w:id="202906930">
                      <w:marLeft w:val="0"/>
                      <w:marRight w:val="0"/>
                      <w:marTop w:val="0"/>
                      <w:marBottom w:val="0"/>
                      <w:divBdr>
                        <w:top w:val="none" w:sz="0" w:space="0" w:color="auto"/>
                        <w:left w:val="none" w:sz="0" w:space="0" w:color="auto"/>
                        <w:bottom w:val="none" w:sz="0" w:space="0" w:color="auto"/>
                        <w:right w:val="none" w:sz="0" w:space="0" w:color="auto"/>
                      </w:divBdr>
                    </w:div>
                  </w:divsChild>
                </w:div>
                <w:div w:id="1858151303">
                  <w:marLeft w:val="0"/>
                  <w:marRight w:val="0"/>
                  <w:marTop w:val="0"/>
                  <w:marBottom w:val="0"/>
                  <w:divBdr>
                    <w:top w:val="single" w:sz="2" w:space="1" w:color="FFFFFF"/>
                    <w:left w:val="single" w:sz="2" w:space="12" w:color="FFFFFF"/>
                    <w:bottom w:val="single" w:sz="2" w:space="1" w:color="FFFFFF"/>
                    <w:right w:val="single" w:sz="2" w:space="4" w:color="FFFFFF"/>
                  </w:divBdr>
                  <w:divsChild>
                    <w:div w:id="1129975992">
                      <w:marLeft w:val="0"/>
                      <w:marRight w:val="0"/>
                      <w:marTop w:val="0"/>
                      <w:marBottom w:val="0"/>
                      <w:divBdr>
                        <w:top w:val="none" w:sz="0" w:space="0" w:color="auto"/>
                        <w:left w:val="none" w:sz="0" w:space="0" w:color="auto"/>
                        <w:bottom w:val="none" w:sz="0" w:space="0" w:color="auto"/>
                        <w:right w:val="none" w:sz="0" w:space="0" w:color="auto"/>
                      </w:divBdr>
                    </w:div>
                  </w:divsChild>
                </w:div>
                <w:div w:id="729888724">
                  <w:marLeft w:val="0"/>
                  <w:marRight w:val="0"/>
                  <w:marTop w:val="0"/>
                  <w:marBottom w:val="0"/>
                  <w:divBdr>
                    <w:top w:val="single" w:sz="2" w:space="1" w:color="FFFFFF"/>
                    <w:left w:val="single" w:sz="2" w:space="12" w:color="FFFFFF"/>
                    <w:bottom w:val="single" w:sz="2" w:space="1" w:color="FFFFFF"/>
                    <w:right w:val="single" w:sz="2" w:space="4" w:color="FFFFFF"/>
                  </w:divBdr>
                  <w:divsChild>
                    <w:div w:id="200173473">
                      <w:marLeft w:val="0"/>
                      <w:marRight w:val="0"/>
                      <w:marTop w:val="0"/>
                      <w:marBottom w:val="0"/>
                      <w:divBdr>
                        <w:top w:val="none" w:sz="0" w:space="0" w:color="auto"/>
                        <w:left w:val="none" w:sz="0" w:space="0" w:color="auto"/>
                        <w:bottom w:val="none" w:sz="0" w:space="0" w:color="auto"/>
                        <w:right w:val="none" w:sz="0" w:space="0" w:color="auto"/>
                      </w:divBdr>
                    </w:div>
                  </w:divsChild>
                </w:div>
                <w:div w:id="1101611210">
                  <w:marLeft w:val="0"/>
                  <w:marRight w:val="0"/>
                  <w:marTop w:val="0"/>
                  <w:marBottom w:val="0"/>
                  <w:divBdr>
                    <w:top w:val="single" w:sz="2" w:space="1" w:color="FFFFFF"/>
                    <w:left w:val="single" w:sz="2" w:space="12" w:color="FFFFFF"/>
                    <w:bottom w:val="single" w:sz="2" w:space="1" w:color="FFFFFF"/>
                    <w:right w:val="single" w:sz="2" w:space="4" w:color="FFFFFF"/>
                  </w:divBdr>
                  <w:divsChild>
                    <w:div w:id="1226649855">
                      <w:marLeft w:val="0"/>
                      <w:marRight w:val="0"/>
                      <w:marTop w:val="0"/>
                      <w:marBottom w:val="0"/>
                      <w:divBdr>
                        <w:top w:val="none" w:sz="0" w:space="0" w:color="auto"/>
                        <w:left w:val="none" w:sz="0" w:space="0" w:color="auto"/>
                        <w:bottom w:val="none" w:sz="0" w:space="0" w:color="auto"/>
                        <w:right w:val="none" w:sz="0" w:space="0" w:color="auto"/>
                      </w:divBdr>
                    </w:div>
                  </w:divsChild>
                </w:div>
                <w:div w:id="1184586744">
                  <w:marLeft w:val="0"/>
                  <w:marRight w:val="0"/>
                  <w:marTop w:val="0"/>
                  <w:marBottom w:val="0"/>
                  <w:divBdr>
                    <w:top w:val="single" w:sz="2" w:space="1" w:color="FFFFFF"/>
                    <w:left w:val="single" w:sz="2" w:space="12" w:color="FFFFFF"/>
                    <w:bottom w:val="single" w:sz="2" w:space="1" w:color="FFFFFF"/>
                    <w:right w:val="single" w:sz="2" w:space="4" w:color="FFFFFF"/>
                  </w:divBdr>
                  <w:divsChild>
                    <w:div w:id="733890477">
                      <w:marLeft w:val="0"/>
                      <w:marRight w:val="0"/>
                      <w:marTop w:val="0"/>
                      <w:marBottom w:val="0"/>
                      <w:divBdr>
                        <w:top w:val="none" w:sz="0" w:space="0" w:color="auto"/>
                        <w:left w:val="none" w:sz="0" w:space="0" w:color="auto"/>
                        <w:bottom w:val="none" w:sz="0" w:space="0" w:color="auto"/>
                        <w:right w:val="none" w:sz="0" w:space="0" w:color="auto"/>
                      </w:divBdr>
                    </w:div>
                  </w:divsChild>
                </w:div>
                <w:div w:id="1883444476">
                  <w:marLeft w:val="0"/>
                  <w:marRight w:val="0"/>
                  <w:marTop w:val="0"/>
                  <w:marBottom w:val="0"/>
                  <w:divBdr>
                    <w:top w:val="single" w:sz="2" w:space="1" w:color="FFFFFF"/>
                    <w:left w:val="single" w:sz="2" w:space="12" w:color="FFFFFF"/>
                    <w:bottom w:val="single" w:sz="2" w:space="1" w:color="FFFFFF"/>
                    <w:right w:val="single" w:sz="2" w:space="4" w:color="FFFFFF"/>
                  </w:divBdr>
                  <w:divsChild>
                    <w:div w:id="1870415293">
                      <w:marLeft w:val="0"/>
                      <w:marRight w:val="0"/>
                      <w:marTop w:val="0"/>
                      <w:marBottom w:val="0"/>
                      <w:divBdr>
                        <w:top w:val="none" w:sz="0" w:space="0" w:color="auto"/>
                        <w:left w:val="none" w:sz="0" w:space="0" w:color="auto"/>
                        <w:bottom w:val="none" w:sz="0" w:space="0" w:color="auto"/>
                        <w:right w:val="none" w:sz="0" w:space="0" w:color="auto"/>
                      </w:divBdr>
                    </w:div>
                  </w:divsChild>
                </w:div>
                <w:div w:id="1103110625">
                  <w:marLeft w:val="0"/>
                  <w:marRight w:val="0"/>
                  <w:marTop w:val="0"/>
                  <w:marBottom w:val="0"/>
                  <w:divBdr>
                    <w:top w:val="single" w:sz="2" w:space="1" w:color="FFFFFF"/>
                    <w:left w:val="single" w:sz="2" w:space="12" w:color="FFFFFF"/>
                    <w:bottom w:val="single" w:sz="2" w:space="1" w:color="FFFFFF"/>
                    <w:right w:val="single" w:sz="2" w:space="4" w:color="FFFFFF"/>
                  </w:divBdr>
                  <w:divsChild>
                    <w:div w:id="71048249">
                      <w:marLeft w:val="0"/>
                      <w:marRight w:val="0"/>
                      <w:marTop w:val="0"/>
                      <w:marBottom w:val="0"/>
                      <w:divBdr>
                        <w:top w:val="none" w:sz="0" w:space="0" w:color="auto"/>
                        <w:left w:val="none" w:sz="0" w:space="0" w:color="auto"/>
                        <w:bottom w:val="none" w:sz="0" w:space="0" w:color="auto"/>
                        <w:right w:val="none" w:sz="0" w:space="0" w:color="auto"/>
                      </w:divBdr>
                    </w:div>
                  </w:divsChild>
                </w:div>
                <w:div w:id="1472594797">
                  <w:marLeft w:val="0"/>
                  <w:marRight w:val="0"/>
                  <w:marTop w:val="0"/>
                  <w:marBottom w:val="0"/>
                  <w:divBdr>
                    <w:top w:val="single" w:sz="2" w:space="1" w:color="FFFFFF"/>
                    <w:left w:val="single" w:sz="2" w:space="12" w:color="FFFFFF"/>
                    <w:bottom w:val="single" w:sz="2" w:space="4" w:color="FFFFFF"/>
                    <w:right w:val="single" w:sz="2" w:space="4" w:color="FFFFFF"/>
                  </w:divBdr>
                  <w:divsChild>
                    <w:div w:id="93220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402798">
      <w:bodyDiv w:val="1"/>
      <w:marLeft w:val="0"/>
      <w:marRight w:val="0"/>
      <w:marTop w:val="0"/>
      <w:marBottom w:val="0"/>
      <w:divBdr>
        <w:top w:val="none" w:sz="0" w:space="0" w:color="auto"/>
        <w:left w:val="none" w:sz="0" w:space="0" w:color="auto"/>
        <w:bottom w:val="none" w:sz="0" w:space="0" w:color="auto"/>
        <w:right w:val="none" w:sz="0" w:space="0" w:color="auto"/>
      </w:divBdr>
      <w:divsChild>
        <w:div w:id="1920826623">
          <w:marLeft w:val="0"/>
          <w:marRight w:val="0"/>
          <w:marTop w:val="0"/>
          <w:marBottom w:val="0"/>
          <w:divBdr>
            <w:top w:val="none" w:sz="0" w:space="0" w:color="auto"/>
            <w:left w:val="none" w:sz="0" w:space="0" w:color="auto"/>
            <w:bottom w:val="none" w:sz="0" w:space="0" w:color="auto"/>
            <w:right w:val="none" w:sz="0" w:space="0" w:color="auto"/>
          </w:divBdr>
        </w:div>
        <w:div w:id="36320629">
          <w:marLeft w:val="0"/>
          <w:marRight w:val="0"/>
          <w:marTop w:val="0"/>
          <w:marBottom w:val="335"/>
          <w:divBdr>
            <w:top w:val="none" w:sz="0" w:space="0" w:color="auto"/>
            <w:left w:val="none" w:sz="0" w:space="0" w:color="auto"/>
            <w:bottom w:val="none" w:sz="0" w:space="0" w:color="auto"/>
            <w:right w:val="none" w:sz="0" w:space="0" w:color="auto"/>
          </w:divBdr>
          <w:divsChild>
            <w:div w:id="473108988">
              <w:marLeft w:val="0"/>
              <w:marRight w:val="0"/>
              <w:marTop w:val="0"/>
              <w:marBottom w:val="0"/>
              <w:divBdr>
                <w:top w:val="none" w:sz="0" w:space="0" w:color="auto"/>
                <w:left w:val="none" w:sz="0" w:space="0" w:color="auto"/>
                <w:bottom w:val="none" w:sz="0" w:space="0" w:color="auto"/>
                <w:right w:val="none" w:sz="0" w:space="0" w:color="auto"/>
              </w:divBdr>
              <w:divsChild>
                <w:div w:id="1160196603">
                  <w:marLeft w:val="0"/>
                  <w:marRight w:val="0"/>
                  <w:marTop w:val="0"/>
                  <w:marBottom w:val="0"/>
                  <w:divBdr>
                    <w:top w:val="single" w:sz="2" w:space="4" w:color="FFFFFF"/>
                    <w:left w:val="single" w:sz="2" w:space="12" w:color="FFFFFF"/>
                    <w:bottom w:val="single" w:sz="2" w:space="1" w:color="FFFFFF"/>
                    <w:right w:val="single" w:sz="2" w:space="4" w:color="FFFFFF"/>
                  </w:divBdr>
                  <w:divsChild>
                    <w:div w:id="43875161">
                      <w:marLeft w:val="0"/>
                      <w:marRight w:val="0"/>
                      <w:marTop w:val="0"/>
                      <w:marBottom w:val="0"/>
                      <w:divBdr>
                        <w:top w:val="none" w:sz="0" w:space="0" w:color="auto"/>
                        <w:left w:val="none" w:sz="0" w:space="0" w:color="auto"/>
                        <w:bottom w:val="none" w:sz="0" w:space="0" w:color="auto"/>
                        <w:right w:val="none" w:sz="0" w:space="0" w:color="auto"/>
                      </w:divBdr>
                    </w:div>
                  </w:divsChild>
                </w:div>
                <w:div w:id="1095058257">
                  <w:marLeft w:val="0"/>
                  <w:marRight w:val="0"/>
                  <w:marTop w:val="0"/>
                  <w:marBottom w:val="0"/>
                  <w:divBdr>
                    <w:top w:val="single" w:sz="2" w:space="1" w:color="FFFFFF"/>
                    <w:left w:val="single" w:sz="2" w:space="12" w:color="FFFFFF"/>
                    <w:bottom w:val="single" w:sz="2" w:space="1" w:color="FFFFFF"/>
                    <w:right w:val="single" w:sz="2" w:space="4" w:color="FFFFFF"/>
                  </w:divBdr>
                  <w:divsChild>
                    <w:div w:id="313028057">
                      <w:marLeft w:val="0"/>
                      <w:marRight w:val="0"/>
                      <w:marTop w:val="0"/>
                      <w:marBottom w:val="0"/>
                      <w:divBdr>
                        <w:top w:val="none" w:sz="0" w:space="0" w:color="auto"/>
                        <w:left w:val="none" w:sz="0" w:space="0" w:color="auto"/>
                        <w:bottom w:val="none" w:sz="0" w:space="0" w:color="auto"/>
                        <w:right w:val="none" w:sz="0" w:space="0" w:color="auto"/>
                      </w:divBdr>
                    </w:div>
                  </w:divsChild>
                </w:div>
                <w:div w:id="736442068">
                  <w:marLeft w:val="0"/>
                  <w:marRight w:val="0"/>
                  <w:marTop w:val="0"/>
                  <w:marBottom w:val="0"/>
                  <w:divBdr>
                    <w:top w:val="single" w:sz="2" w:space="1" w:color="FFFFFF"/>
                    <w:left w:val="single" w:sz="2" w:space="12" w:color="FFFFFF"/>
                    <w:bottom w:val="single" w:sz="2" w:space="1" w:color="FFFFFF"/>
                    <w:right w:val="single" w:sz="2" w:space="4" w:color="FFFFFF"/>
                  </w:divBdr>
                  <w:divsChild>
                    <w:div w:id="153110084">
                      <w:marLeft w:val="0"/>
                      <w:marRight w:val="0"/>
                      <w:marTop w:val="0"/>
                      <w:marBottom w:val="0"/>
                      <w:divBdr>
                        <w:top w:val="none" w:sz="0" w:space="0" w:color="auto"/>
                        <w:left w:val="none" w:sz="0" w:space="0" w:color="auto"/>
                        <w:bottom w:val="none" w:sz="0" w:space="0" w:color="auto"/>
                        <w:right w:val="none" w:sz="0" w:space="0" w:color="auto"/>
                      </w:divBdr>
                    </w:div>
                  </w:divsChild>
                </w:div>
                <w:div w:id="500972552">
                  <w:marLeft w:val="0"/>
                  <w:marRight w:val="0"/>
                  <w:marTop w:val="0"/>
                  <w:marBottom w:val="0"/>
                  <w:divBdr>
                    <w:top w:val="single" w:sz="2" w:space="1" w:color="FFFFFF"/>
                    <w:left w:val="single" w:sz="2" w:space="12" w:color="FFFFFF"/>
                    <w:bottom w:val="single" w:sz="2" w:space="1" w:color="FFFFFF"/>
                    <w:right w:val="single" w:sz="2" w:space="4" w:color="FFFFFF"/>
                  </w:divBdr>
                  <w:divsChild>
                    <w:div w:id="2023779957">
                      <w:marLeft w:val="0"/>
                      <w:marRight w:val="0"/>
                      <w:marTop w:val="0"/>
                      <w:marBottom w:val="0"/>
                      <w:divBdr>
                        <w:top w:val="none" w:sz="0" w:space="0" w:color="auto"/>
                        <w:left w:val="none" w:sz="0" w:space="0" w:color="auto"/>
                        <w:bottom w:val="none" w:sz="0" w:space="0" w:color="auto"/>
                        <w:right w:val="none" w:sz="0" w:space="0" w:color="auto"/>
                      </w:divBdr>
                    </w:div>
                  </w:divsChild>
                </w:div>
                <w:div w:id="1407217066">
                  <w:marLeft w:val="0"/>
                  <w:marRight w:val="0"/>
                  <w:marTop w:val="0"/>
                  <w:marBottom w:val="0"/>
                  <w:divBdr>
                    <w:top w:val="single" w:sz="2" w:space="1" w:color="FFFFFF"/>
                    <w:left w:val="single" w:sz="2" w:space="12" w:color="FFFFFF"/>
                    <w:bottom w:val="single" w:sz="2" w:space="1" w:color="FFFFFF"/>
                    <w:right w:val="single" w:sz="2" w:space="4" w:color="FFFFFF"/>
                  </w:divBdr>
                  <w:divsChild>
                    <w:div w:id="354353514">
                      <w:marLeft w:val="0"/>
                      <w:marRight w:val="0"/>
                      <w:marTop w:val="0"/>
                      <w:marBottom w:val="0"/>
                      <w:divBdr>
                        <w:top w:val="none" w:sz="0" w:space="0" w:color="auto"/>
                        <w:left w:val="none" w:sz="0" w:space="0" w:color="auto"/>
                        <w:bottom w:val="none" w:sz="0" w:space="0" w:color="auto"/>
                        <w:right w:val="none" w:sz="0" w:space="0" w:color="auto"/>
                      </w:divBdr>
                    </w:div>
                  </w:divsChild>
                </w:div>
                <w:div w:id="1734885192">
                  <w:marLeft w:val="0"/>
                  <w:marRight w:val="0"/>
                  <w:marTop w:val="0"/>
                  <w:marBottom w:val="0"/>
                  <w:divBdr>
                    <w:top w:val="single" w:sz="2" w:space="1" w:color="FFFFFF"/>
                    <w:left w:val="single" w:sz="2" w:space="12" w:color="FFFFFF"/>
                    <w:bottom w:val="single" w:sz="2" w:space="1" w:color="FFFFFF"/>
                    <w:right w:val="single" w:sz="2" w:space="4" w:color="FFFFFF"/>
                  </w:divBdr>
                  <w:divsChild>
                    <w:div w:id="920018336">
                      <w:marLeft w:val="0"/>
                      <w:marRight w:val="0"/>
                      <w:marTop w:val="0"/>
                      <w:marBottom w:val="0"/>
                      <w:divBdr>
                        <w:top w:val="none" w:sz="0" w:space="0" w:color="auto"/>
                        <w:left w:val="none" w:sz="0" w:space="0" w:color="auto"/>
                        <w:bottom w:val="none" w:sz="0" w:space="0" w:color="auto"/>
                        <w:right w:val="none" w:sz="0" w:space="0" w:color="auto"/>
                      </w:divBdr>
                    </w:div>
                  </w:divsChild>
                </w:div>
                <w:div w:id="1637444282">
                  <w:marLeft w:val="0"/>
                  <w:marRight w:val="0"/>
                  <w:marTop w:val="0"/>
                  <w:marBottom w:val="0"/>
                  <w:divBdr>
                    <w:top w:val="single" w:sz="2" w:space="1" w:color="FFFFFF"/>
                    <w:left w:val="single" w:sz="2" w:space="12" w:color="FFFFFF"/>
                    <w:bottom w:val="single" w:sz="2" w:space="1" w:color="FFFFFF"/>
                    <w:right w:val="single" w:sz="2" w:space="4" w:color="FFFFFF"/>
                  </w:divBdr>
                  <w:divsChild>
                    <w:div w:id="1125196328">
                      <w:marLeft w:val="0"/>
                      <w:marRight w:val="0"/>
                      <w:marTop w:val="0"/>
                      <w:marBottom w:val="0"/>
                      <w:divBdr>
                        <w:top w:val="none" w:sz="0" w:space="0" w:color="auto"/>
                        <w:left w:val="none" w:sz="0" w:space="0" w:color="auto"/>
                        <w:bottom w:val="none" w:sz="0" w:space="0" w:color="auto"/>
                        <w:right w:val="none" w:sz="0" w:space="0" w:color="auto"/>
                      </w:divBdr>
                    </w:div>
                  </w:divsChild>
                </w:div>
                <w:div w:id="266890345">
                  <w:marLeft w:val="0"/>
                  <w:marRight w:val="0"/>
                  <w:marTop w:val="0"/>
                  <w:marBottom w:val="0"/>
                  <w:divBdr>
                    <w:top w:val="single" w:sz="2" w:space="1" w:color="FFFFFF"/>
                    <w:left w:val="single" w:sz="2" w:space="12" w:color="FFFFFF"/>
                    <w:bottom w:val="single" w:sz="2" w:space="1" w:color="FFFFFF"/>
                    <w:right w:val="single" w:sz="2" w:space="4" w:color="FFFFFF"/>
                  </w:divBdr>
                  <w:divsChild>
                    <w:div w:id="137236405">
                      <w:marLeft w:val="0"/>
                      <w:marRight w:val="0"/>
                      <w:marTop w:val="0"/>
                      <w:marBottom w:val="0"/>
                      <w:divBdr>
                        <w:top w:val="none" w:sz="0" w:space="0" w:color="auto"/>
                        <w:left w:val="none" w:sz="0" w:space="0" w:color="auto"/>
                        <w:bottom w:val="none" w:sz="0" w:space="0" w:color="auto"/>
                        <w:right w:val="none" w:sz="0" w:space="0" w:color="auto"/>
                      </w:divBdr>
                    </w:div>
                  </w:divsChild>
                </w:div>
                <w:div w:id="1404793640">
                  <w:marLeft w:val="0"/>
                  <w:marRight w:val="0"/>
                  <w:marTop w:val="0"/>
                  <w:marBottom w:val="0"/>
                  <w:divBdr>
                    <w:top w:val="single" w:sz="2" w:space="1" w:color="FFFFFF"/>
                    <w:left w:val="single" w:sz="2" w:space="12" w:color="FFFFFF"/>
                    <w:bottom w:val="single" w:sz="2" w:space="1" w:color="FFFFFF"/>
                    <w:right w:val="single" w:sz="2" w:space="4" w:color="FFFFFF"/>
                  </w:divBdr>
                  <w:divsChild>
                    <w:div w:id="697043153">
                      <w:marLeft w:val="0"/>
                      <w:marRight w:val="0"/>
                      <w:marTop w:val="0"/>
                      <w:marBottom w:val="0"/>
                      <w:divBdr>
                        <w:top w:val="none" w:sz="0" w:space="0" w:color="auto"/>
                        <w:left w:val="none" w:sz="0" w:space="0" w:color="auto"/>
                        <w:bottom w:val="none" w:sz="0" w:space="0" w:color="auto"/>
                        <w:right w:val="none" w:sz="0" w:space="0" w:color="auto"/>
                      </w:divBdr>
                    </w:div>
                  </w:divsChild>
                </w:div>
                <w:div w:id="1221748555">
                  <w:marLeft w:val="0"/>
                  <w:marRight w:val="0"/>
                  <w:marTop w:val="0"/>
                  <w:marBottom w:val="0"/>
                  <w:divBdr>
                    <w:top w:val="single" w:sz="2" w:space="1" w:color="FFFFFF"/>
                    <w:left w:val="single" w:sz="2" w:space="12" w:color="FFFFFF"/>
                    <w:bottom w:val="single" w:sz="2" w:space="1" w:color="FFFFFF"/>
                    <w:right w:val="single" w:sz="2" w:space="4" w:color="FFFFFF"/>
                  </w:divBdr>
                  <w:divsChild>
                    <w:div w:id="44372988">
                      <w:marLeft w:val="0"/>
                      <w:marRight w:val="0"/>
                      <w:marTop w:val="0"/>
                      <w:marBottom w:val="0"/>
                      <w:divBdr>
                        <w:top w:val="none" w:sz="0" w:space="0" w:color="auto"/>
                        <w:left w:val="none" w:sz="0" w:space="0" w:color="auto"/>
                        <w:bottom w:val="none" w:sz="0" w:space="0" w:color="auto"/>
                        <w:right w:val="none" w:sz="0" w:space="0" w:color="auto"/>
                      </w:divBdr>
                    </w:div>
                  </w:divsChild>
                </w:div>
                <w:div w:id="764347518">
                  <w:marLeft w:val="0"/>
                  <w:marRight w:val="0"/>
                  <w:marTop w:val="0"/>
                  <w:marBottom w:val="0"/>
                  <w:divBdr>
                    <w:top w:val="single" w:sz="2" w:space="1" w:color="FFFFFF"/>
                    <w:left w:val="single" w:sz="2" w:space="12" w:color="FFFFFF"/>
                    <w:bottom w:val="single" w:sz="2" w:space="1" w:color="FFFFFF"/>
                    <w:right w:val="single" w:sz="2" w:space="4" w:color="FFFFFF"/>
                  </w:divBdr>
                  <w:divsChild>
                    <w:div w:id="1067337824">
                      <w:marLeft w:val="0"/>
                      <w:marRight w:val="0"/>
                      <w:marTop w:val="0"/>
                      <w:marBottom w:val="0"/>
                      <w:divBdr>
                        <w:top w:val="none" w:sz="0" w:space="0" w:color="auto"/>
                        <w:left w:val="none" w:sz="0" w:space="0" w:color="auto"/>
                        <w:bottom w:val="none" w:sz="0" w:space="0" w:color="auto"/>
                        <w:right w:val="none" w:sz="0" w:space="0" w:color="auto"/>
                      </w:divBdr>
                    </w:div>
                  </w:divsChild>
                </w:div>
                <w:div w:id="620652117">
                  <w:marLeft w:val="0"/>
                  <w:marRight w:val="0"/>
                  <w:marTop w:val="0"/>
                  <w:marBottom w:val="0"/>
                  <w:divBdr>
                    <w:top w:val="single" w:sz="2" w:space="1" w:color="FFFFFF"/>
                    <w:left w:val="single" w:sz="2" w:space="12" w:color="FFFFFF"/>
                    <w:bottom w:val="single" w:sz="2" w:space="1" w:color="FFFFFF"/>
                    <w:right w:val="single" w:sz="2" w:space="4" w:color="FFFFFF"/>
                  </w:divBdr>
                  <w:divsChild>
                    <w:div w:id="1388451402">
                      <w:marLeft w:val="0"/>
                      <w:marRight w:val="0"/>
                      <w:marTop w:val="0"/>
                      <w:marBottom w:val="0"/>
                      <w:divBdr>
                        <w:top w:val="none" w:sz="0" w:space="0" w:color="auto"/>
                        <w:left w:val="none" w:sz="0" w:space="0" w:color="auto"/>
                        <w:bottom w:val="none" w:sz="0" w:space="0" w:color="auto"/>
                        <w:right w:val="none" w:sz="0" w:space="0" w:color="auto"/>
                      </w:divBdr>
                    </w:div>
                  </w:divsChild>
                </w:div>
                <w:div w:id="2045475790">
                  <w:marLeft w:val="0"/>
                  <w:marRight w:val="0"/>
                  <w:marTop w:val="0"/>
                  <w:marBottom w:val="0"/>
                  <w:divBdr>
                    <w:top w:val="single" w:sz="2" w:space="1" w:color="FFFFFF"/>
                    <w:left w:val="single" w:sz="2" w:space="12" w:color="FFFFFF"/>
                    <w:bottom w:val="single" w:sz="2" w:space="1" w:color="FFFFFF"/>
                    <w:right w:val="single" w:sz="2" w:space="4" w:color="FFFFFF"/>
                  </w:divBdr>
                  <w:divsChild>
                    <w:div w:id="2109501127">
                      <w:marLeft w:val="0"/>
                      <w:marRight w:val="0"/>
                      <w:marTop w:val="0"/>
                      <w:marBottom w:val="0"/>
                      <w:divBdr>
                        <w:top w:val="none" w:sz="0" w:space="0" w:color="auto"/>
                        <w:left w:val="none" w:sz="0" w:space="0" w:color="auto"/>
                        <w:bottom w:val="none" w:sz="0" w:space="0" w:color="auto"/>
                        <w:right w:val="none" w:sz="0" w:space="0" w:color="auto"/>
                      </w:divBdr>
                    </w:div>
                  </w:divsChild>
                </w:div>
                <w:div w:id="839351291">
                  <w:marLeft w:val="0"/>
                  <w:marRight w:val="0"/>
                  <w:marTop w:val="0"/>
                  <w:marBottom w:val="0"/>
                  <w:divBdr>
                    <w:top w:val="single" w:sz="2" w:space="1" w:color="FFFFFF"/>
                    <w:left w:val="single" w:sz="2" w:space="12" w:color="FFFFFF"/>
                    <w:bottom w:val="single" w:sz="2" w:space="1" w:color="FFFFFF"/>
                    <w:right w:val="single" w:sz="2" w:space="4" w:color="FFFFFF"/>
                  </w:divBdr>
                  <w:divsChild>
                    <w:div w:id="833642437">
                      <w:marLeft w:val="0"/>
                      <w:marRight w:val="0"/>
                      <w:marTop w:val="0"/>
                      <w:marBottom w:val="0"/>
                      <w:divBdr>
                        <w:top w:val="none" w:sz="0" w:space="0" w:color="auto"/>
                        <w:left w:val="none" w:sz="0" w:space="0" w:color="auto"/>
                        <w:bottom w:val="none" w:sz="0" w:space="0" w:color="auto"/>
                        <w:right w:val="none" w:sz="0" w:space="0" w:color="auto"/>
                      </w:divBdr>
                    </w:div>
                  </w:divsChild>
                </w:div>
                <w:div w:id="1305085542">
                  <w:marLeft w:val="0"/>
                  <w:marRight w:val="0"/>
                  <w:marTop w:val="0"/>
                  <w:marBottom w:val="0"/>
                  <w:divBdr>
                    <w:top w:val="single" w:sz="2" w:space="1" w:color="FFFFFF"/>
                    <w:left w:val="single" w:sz="2" w:space="12" w:color="FFFFFF"/>
                    <w:bottom w:val="single" w:sz="2" w:space="1" w:color="FFFFFF"/>
                    <w:right w:val="single" w:sz="2" w:space="4" w:color="FFFFFF"/>
                  </w:divBdr>
                  <w:divsChild>
                    <w:div w:id="1818258932">
                      <w:marLeft w:val="0"/>
                      <w:marRight w:val="0"/>
                      <w:marTop w:val="0"/>
                      <w:marBottom w:val="0"/>
                      <w:divBdr>
                        <w:top w:val="none" w:sz="0" w:space="0" w:color="auto"/>
                        <w:left w:val="none" w:sz="0" w:space="0" w:color="auto"/>
                        <w:bottom w:val="none" w:sz="0" w:space="0" w:color="auto"/>
                        <w:right w:val="none" w:sz="0" w:space="0" w:color="auto"/>
                      </w:divBdr>
                    </w:div>
                  </w:divsChild>
                </w:div>
                <w:div w:id="1888645430">
                  <w:marLeft w:val="0"/>
                  <w:marRight w:val="0"/>
                  <w:marTop w:val="0"/>
                  <w:marBottom w:val="0"/>
                  <w:divBdr>
                    <w:top w:val="single" w:sz="2" w:space="1" w:color="FFFFFF"/>
                    <w:left w:val="single" w:sz="2" w:space="12" w:color="FFFFFF"/>
                    <w:bottom w:val="single" w:sz="2" w:space="1" w:color="FFFFFF"/>
                    <w:right w:val="single" w:sz="2" w:space="4" w:color="FFFFFF"/>
                  </w:divBdr>
                  <w:divsChild>
                    <w:div w:id="140970534">
                      <w:marLeft w:val="0"/>
                      <w:marRight w:val="0"/>
                      <w:marTop w:val="0"/>
                      <w:marBottom w:val="0"/>
                      <w:divBdr>
                        <w:top w:val="none" w:sz="0" w:space="0" w:color="auto"/>
                        <w:left w:val="none" w:sz="0" w:space="0" w:color="auto"/>
                        <w:bottom w:val="none" w:sz="0" w:space="0" w:color="auto"/>
                        <w:right w:val="none" w:sz="0" w:space="0" w:color="auto"/>
                      </w:divBdr>
                    </w:div>
                  </w:divsChild>
                </w:div>
                <w:div w:id="870261739">
                  <w:marLeft w:val="0"/>
                  <w:marRight w:val="0"/>
                  <w:marTop w:val="0"/>
                  <w:marBottom w:val="0"/>
                  <w:divBdr>
                    <w:top w:val="single" w:sz="2" w:space="1" w:color="FFFFFF"/>
                    <w:left w:val="single" w:sz="2" w:space="12" w:color="FFFFFF"/>
                    <w:bottom w:val="single" w:sz="2" w:space="1" w:color="FFFFFF"/>
                    <w:right w:val="single" w:sz="2" w:space="4" w:color="FFFFFF"/>
                  </w:divBdr>
                  <w:divsChild>
                    <w:div w:id="1496798078">
                      <w:marLeft w:val="0"/>
                      <w:marRight w:val="0"/>
                      <w:marTop w:val="0"/>
                      <w:marBottom w:val="0"/>
                      <w:divBdr>
                        <w:top w:val="none" w:sz="0" w:space="0" w:color="auto"/>
                        <w:left w:val="none" w:sz="0" w:space="0" w:color="auto"/>
                        <w:bottom w:val="none" w:sz="0" w:space="0" w:color="auto"/>
                        <w:right w:val="none" w:sz="0" w:space="0" w:color="auto"/>
                      </w:divBdr>
                    </w:div>
                  </w:divsChild>
                </w:div>
                <w:div w:id="970093435">
                  <w:marLeft w:val="0"/>
                  <w:marRight w:val="0"/>
                  <w:marTop w:val="0"/>
                  <w:marBottom w:val="0"/>
                  <w:divBdr>
                    <w:top w:val="single" w:sz="2" w:space="1" w:color="FFFFFF"/>
                    <w:left w:val="single" w:sz="2" w:space="12" w:color="FFFFFF"/>
                    <w:bottom w:val="single" w:sz="2" w:space="1" w:color="FFFFFF"/>
                    <w:right w:val="single" w:sz="2" w:space="4" w:color="FFFFFF"/>
                  </w:divBdr>
                  <w:divsChild>
                    <w:div w:id="42758507">
                      <w:marLeft w:val="0"/>
                      <w:marRight w:val="0"/>
                      <w:marTop w:val="0"/>
                      <w:marBottom w:val="0"/>
                      <w:divBdr>
                        <w:top w:val="none" w:sz="0" w:space="0" w:color="auto"/>
                        <w:left w:val="none" w:sz="0" w:space="0" w:color="auto"/>
                        <w:bottom w:val="none" w:sz="0" w:space="0" w:color="auto"/>
                        <w:right w:val="none" w:sz="0" w:space="0" w:color="auto"/>
                      </w:divBdr>
                    </w:div>
                  </w:divsChild>
                </w:div>
                <w:div w:id="1031421332">
                  <w:marLeft w:val="0"/>
                  <w:marRight w:val="0"/>
                  <w:marTop w:val="0"/>
                  <w:marBottom w:val="0"/>
                  <w:divBdr>
                    <w:top w:val="single" w:sz="2" w:space="1" w:color="FFFFFF"/>
                    <w:left w:val="single" w:sz="2" w:space="12" w:color="FFFFFF"/>
                    <w:bottom w:val="single" w:sz="2" w:space="1" w:color="FFFFFF"/>
                    <w:right w:val="single" w:sz="2" w:space="4" w:color="FFFFFF"/>
                  </w:divBdr>
                  <w:divsChild>
                    <w:div w:id="1399327649">
                      <w:marLeft w:val="0"/>
                      <w:marRight w:val="0"/>
                      <w:marTop w:val="0"/>
                      <w:marBottom w:val="0"/>
                      <w:divBdr>
                        <w:top w:val="none" w:sz="0" w:space="0" w:color="auto"/>
                        <w:left w:val="none" w:sz="0" w:space="0" w:color="auto"/>
                        <w:bottom w:val="none" w:sz="0" w:space="0" w:color="auto"/>
                        <w:right w:val="none" w:sz="0" w:space="0" w:color="auto"/>
                      </w:divBdr>
                    </w:div>
                  </w:divsChild>
                </w:div>
                <w:div w:id="280190449">
                  <w:marLeft w:val="0"/>
                  <w:marRight w:val="0"/>
                  <w:marTop w:val="0"/>
                  <w:marBottom w:val="0"/>
                  <w:divBdr>
                    <w:top w:val="single" w:sz="2" w:space="1" w:color="FFFFFF"/>
                    <w:left w:val="single" w:sz="2" w:space="12" w:color="FFFFFF"/>
                    <w:bottom w:val="single" w:sz="2" w:space="1" w:color="FFFFFF"/>
                    <w:right w:val="single" w:sz="2" w:space="4" w:color="FFFFFF"/>
                  </w:divBdr>
                  <w:divsChild>
                    <w:div w:id="1636329660">
                      <w:marLeft w:val="0"/>
                      <w:marRight w:val="0"/>
                      <w:marTop w:val="0"/>
                      <w:marBottom w:val="0"/>
                      <w:divBdr>
                        <w:top w:val="none" w:sz="0" w:space="0" w:color="auto"/>
                        <w:left w:val="none" w:sz="0" w:space="0" w:color="auto"/>
                        <w:bottom w:val="none" w:sz="0" w:space="0" w:color="auto"/>
                        <w:right w:val="none" w:sz="0" w:space="0" w:color="auto"/>
                      </w:divBdr>
                    </w:div>
                  </w:divsChild>
                </w:div>
                <w:div w:id="597369876">
                  <w:marLeft w:val="0"/>
                  <w:marRight w:val="0"/>
                  <w:marTop w:val="0"/>
                  <w:marBottom w:val="0"/>
                  <w:divBdr>
                    <w:top w:val="single" w:sz="2" w:space="1" w:color="FFFFFF"/>
                    <w:left w:val="single" w:sz="2" w:space="12" w:color="FFFFFF"/>
                    <w:bottom w:val="single" w:sz="2" w:space="1" w:color="FFFFFF"/>
                    <w:right w:val="single" w:sz="2" w:space="4" w:color="FFFFFF"/>
                  </w:divBdr>
                  <w:divsChild>
                    <w:div w:id="419370944">
                      <w:marLeft w:val="0"/>
                      <w:marRight w:val="0"/>
                      <w:marTop w:val="0"/>
                      <w:marBottom w:val="0"/>
                      <w:divBdr>
                        <w:top w:val="none" w:sz="0" w:space="0" w:color="auto"/>
                        <w:left w:val="none" w:sz="0" w:space="0" w:color="auto"/>
                        <w:bottom w:val="none" w:sz="0" w:space="0" w:color="auto"/>
                        <w:right w:val="none" w:sz="0" w:space="0" w:color="auto"/>
                      </w:divBdr>
                    </w:div>
                  </w:divsChild>
                </w:div>
                <w:div w:id="170220704">
                  <w:marLeft w:val="0"/>
                  <w:marRight w:val="0"/>
                  <w:marTop w:val="0"/>
                  <w:marBottom w:val="0"/>
                  <w:divBdr>
                    <w:top w:val="single" w:sz="2" w:space="1" w:color="FFFFFF"/>
                    <w:left w:val="single" w:sz="2" w:space="12" w:color="FFFFFF"/>
                    <w:bottom w:val="single" w:sz="2" w:space="1" w:color="FFFFFF"/>
                    <w:right w:val="single" w:sz="2" w:space="4" w:color="FFFFFF"/>
                  </w:divBdr>
                  <w:divsChild>
                    <w:div w:id="446120281">
                      <w:marLeft w:val="0"/>
                      <w:marRight w:val="0"/>
                      <w:marTop w:val="0"/>
                      <w:marBottom w:val="0"/>
                      <w:divBdr>
                        <w:top w:val="none" w:sz="0" w:space="0" w:color="auto"/>
                        <w:left w:val="none" w:sz="0" w:space="0" w:color="auto"/>
                        <w:bottom w:val="none" w:sz="0" w:space="0" w:color="auto"/>
                        <w:right w:val="none" w:sz="0" w:space="0" w:color="auto"/>
                      </w:divBdr>
                    </w:div>
                  </w:divsChild>
                </w:div>
                <w:div w:id="728695779">
                  <w:marLeft w:val="0"/>
                  <w:marRight w:val="0"/>
                  <w:marTop w:val="0"/>
                  <w:marBottom w:val="0"/>
                  <w:divBdr>
                    <w:top w:val="single" w:sz="2" w:space="1" w:color="FFFFFF"/>
                    <w:left w:val="single" w:sz="2" w:space="12" w:color="FFFFFF"/>
                    <w:bottom w:val="single" w:sz="2" w:space="1" w:color="FFFFFF"/>
                    <w:right w:val="single" w:sz="2" w:space="4" w:color="FFFFFF"/>
                  </w:divBdr>
                  <w:divsChild>
                    <w:div w:id="43528240">
                      <w:marLeft w:val="0"/>
                      <w:marRight w:val="0"/>
                      <w:marTop w:val="0"/>
                      <w:marBottom w:val="0"/>
                      <w:divBdr>
                        <w:top w:val="none" w:sz="0" w:space="0" w:color="auto"/>
                        <w:left w:val="none" w:sz="0" w:space="0" w:color="auto"/>
                        <w:bottom w:val="none" w:sz="0" w:space="0" w:color="auto"/>
                        <w:right w:val="none" w:sz="0" w:space="0" w:color="auto"/>
                      </w:divBdr>
                    </w:div>
                  </w:divsChild>
                </w:div>
                <w:div w:id="1485051896">
                  <w:marLeft w:val="0"/>
                  <w:marRight w:val="0"/>
                  <w:marTop w:val="0"/>
                  <w:marBottom w:val="0"/>
                  <w:divBdr>
                    <w:top w:val="single" w:sz="2" w:space="1" w:color="FFFFFF"/>
                    <w:left w:val="single" w:sz="2" w:space="12" w:color="FFFFFF"/>
                    <w:bottom w:val="single" w:sz="2" w:space="1" w:color="FFFFFF"/>
                    <w:right w:val="single" w:sz="2" w:space="4" w:color="FFFFFF"/>
                  </w:divBdr>
                  <w:divsChild>
                    <w:div w:id="750926874">
                      <w:marLeft w:val="0"/>
                      <w:marRight w:val="0"/>
                      <w:marTop w:val="0"/>
                      <w:marBottom w:val="0"/>
                      <w:divBdr>
                        <w:top w:val="none" w:sz="0" w:space="0" w:color="auto"/>
                        <w:left w:val="none" w:sz="0" w:space="0" w:color="auto"/>
                        <w:bottom w:val="none" w:sz="0" w:space="0" w:color="auto"/>
                        <w:right w:val="none" w:sz="0" w:space="0" w:color="auto"/>
                      </w:divBdr>
                    </w:div>
                  </w:divsChild>
                </w:div>
                <w:div w:id="1960211515">
                  <w:marLeft w:val="0"/>
                  <w:marRight w:val="0"/>
                  <w:marTop w:val="0"/>
                  <w:marBottom w:val="0"/>
                  <w:divBdr>
                    <w:top w:val="single" w:sz="2" w:space="1" w:color="FFFFFF"/>
                    <w:left w:val="single" w:sz="2" w:space="12" w:color="FFFFFF"/>
                    <w:bottom w:val="single" w:sz="2" w:space="4" w:color="FFFFFF"/>
                    <w:right w:val="single" w:sz="2" w:space="4" w:color="FFFFFF"/>
                  </w:divBdr>
                  <w:divsChild>
                    <w:div w:id="36707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809">
          <w:marLeft w:val="0"/>
          <w:marRight w:val="0"/>
          <w:marTop w:val="0"/>
          <w:marBottom w:val="335"/>
          <w:divBdr>
            <w:top w:val="none" w:sz="0" w:space="0" w:color="auto"/>
            <w:left w:val="none" w:sz="0" w:space="0" w:color="auto"/>
            <w:bottom w:val="none" w:sz="0" w:space="0" w:color="auto"/>
            <w:right w:val="none" w:sz="0" w:space="0" w:color="auto"/>
          </w:divBdr>
          <w:divsChild>
            <w:div w:id="512375318">
              <w:marLeft w:val="0"/>
              <w:marRight w:val="0"/>
              <w:marTop w:val="0"/>
              <w:marBottom w:val="0"/>
              <w:divBdr>
                <w:top w:val="none" w:sz="0" w:space="0" w:color="auto"/>
                <w:left w:val="none" w:sz="0" w:space="0" w:color="auto"/>
                <w:bottom w:val="none" w:sz="0" w:space="0" w:color="auto"/>
                <w:right w:val="none" w:sz="0" w:space="0" w:color="auto"/>
              </w:divBdr>
              <w:divsChild>
                <w:div w:id="1149441029">
                  <w:marLeft w:val="0"/>
                  <w:marRight w:val="0"/>
                  <w:marTop w:val="0"/>
                  <w:marBottom w:val="0"/>
                  <w:divBdr>
                    <w:top w:val="single" w:sz="2" w:space="4" w:color="FFFFFF"/>
                    <w:left w:val="single" w:sz="2" w:space="12" w:color="FFFFFF"/>
                    <w:bottom w:val="single" w:sz="2" w:space="1" w:color="FFFFFF"/>
                    <w:right w:val="single" w:sz="2" w:space="4" w:color="FFFFFF"/>
                  </w:divBdr>
                  <w:divsChild>
                    <w:div w:id="1728839912">
                      <w:marLeft w:val="0"/>
                      <w:marRight w:val="0"/>
                      <w:marTop w:val="0"/>
                      <w:marBottom w:val="0"/>
                      <w:divBdr>
                        <w:top w:val="none" w:sz="0" w:space="0" w:color="auto"/>
                        <w:left w:val="none" w:sz="0" w:space="0" w:color="auto"/>
                        <w:bottom w:val="none" w:sz="0" w:space="0" w:color="auto"/>
                        <w:right w:val="none" w:sz="0" w:space="0" w:color="auto"/>
                      </w:divBdr>
                    </w:div>
                  </w:divsChild>
                </w:div>
                <w:div w:id="1164590654">
                  <w:marLeft w:val="0"/>
                  <w:marRight w:val="0"/>
                  <w:marTop w:val="0"/>
                  <w:marBottom w:val="0"/>
                  <w:divBdr>
                    <w:top w:val="single" w:sz="2" w:space="1" w:color="FFFFFF"/>
                    <w:left w:val="single" w:sz="2" w:space="12" w:color="FFFFFF"/>
                    <w:bottom w:val="single" w:sz="2" w:space="1" w:color="FFFFFF"/>
                    <w:right w:val="single" w:sz="2" w:space="4" w:color="FFFFFF"/>
                  </w:divBdr>
                  <w:divsChild>
                    <w:div w:id="167138745">
                      <w:marLeft w:val="0"/>
                      <w:marRight w:val="0"/>
                      <w:marTop w:val="0"/>
                      <w:marBottom w:val="0"/>
                      <w:divBdr>
                        <w:top w:val="none" w:sz="0" w:space="0" w:color="auto"/>
                        <w:left w:val="none" w:sz="0" w:space="0" w:color="auto"/>
                        <w:bottom w:val="none" w:sz="0" w:space="0" w:color="auto"/>
                        <w:right w:val="none" w:sz="0" w:space="0" w:color="auto"/>
                      </w:divBdr>
                    </w:div>
                  </w:divsChild>
                </w:div>
                <w:div w:id="1284994210">
                  <w:marLeft w:val="0"/>
                  <w:marRight w:val="0"/>
                  <w:marTop w:val="0"/>
                  <w:marBottom w:val="0"/>
                  <w:divBdr>
                    <w:top w:val="single" w:sz="2" w:space="1" w:color="FFFFFF"/>
                    <w:left w:val="single" w:sz="2" w:space="12" w:color="FFFFFF"/>
                    <w:bottom w:val="single" w:sz="2" w:space="1" w:color="FFFFFF"/>
                    <w:right w:val="single" w:sz="2" w:space="4" w:color="FFFFFF"/>
                  </w:divBdr>
                  <w:divsChild>
                    <w:div w:id="1724937550">
                      <w:marLeft w:val="0"/>
                      <w:marRight w:val="0"/>
                      <w:marTop w:val="0"/>
                      <w:marBottom w:val="0"/>
                      <w:divBdr>
                        <w:top w:val="none" w:sz="0" w:space="0" w:color="auto"/>
                        <w:left w:val="none" w:sz="0" w:space="0" w:color="auto"/>
                        <w:bottom w:val="none" w:sz="0" w:space="0" w:color="auto"/>
                        <w:right w:val="none" w:sz="0" w:space="0" w:color="auto"/>
                      </w:divBdr>
                    </w:div>
                  </w:divsChild>
                </w:div>
                <w:div w:id="142235726">
                  <w:marLeft w:val="0"/>
                  <w:marRight w:val="0"/>
                  <w:marTop w:val="0"/>
                  <w:marBottom w:val="0"/>
                  <w:divBdr>
                    <w:top w:val="single" w:sz="2" w:space="1" w:color="FFFFFF"/>
                    <w:left w:val="single" w:sz="2" w:space="12" w:color="FFFFFF"/>
                    <w:bottom w:val="single" w:sz="2" w:space="1" w:color="FFFFFF"/>
                    <w:right w:val="single" w:sz="2" w:space="4" w:color="FFFFFF"/>
                  </w:divBdr>
                  <w:divsChild>
                    <w:div w:id="224030654">
                      <w:marLeft w:val="0"/>
                      <w:marRight w:val="0"/>
                      <w:marTop w:val="0"/>
                      <w:marBottom w:val="0"/>
                      <w:divBdr>
                        <w:top w:val="none" w:sz="0" w:space="0" w:color="auto"/>
                        <w:left w:val="none" w:sz="0" w:space="0" w:color="auto"/>
                        <w:bottom w:val="none" w:sz="0" w:space="0" w:color="auto"/>
                        <w:right w:val="none" w:sz="0" w:space="0" w:color="auto"/>
                      </w:divBdr>
                    </w:div>
                  </w:divsChild>
                </w:div>
                <w:div w:id="171143929">
                  <w:marLeft w:val="0"/>
                  <w:marRight w:val="0"/>
                  <w:marTop w:val="0"/>
                  <w:marBottom w:val="0"/>
                  <w:divBdr>
                    <w:top w:val="single" w:sz="2" w:space="1" w:color="FFFFFF"/>
                    <w:left w:val="single" w:sz="2" w:space="12" w:color="FFFFFF"/>
                    <w:bottom w:val="single" w:sz="2" w:space="1" w:color="FFFFFF"/>
                    <w:right w:val="single" w:sz="2" w:space="4" w:color="FFFFFF"/>
                  </w:divBdr>
                  <w:divsChild>
                    <w:div w:id="1562058067">
                      <w:marLeft w:val="0"/>
                      <w:marRight w:val="0"/>
                      <w:marTop w:val="0"/>
                      <w:marBottom w:val="0"/>
                      <w:divBdr>
                        <w:top w:val="none" w:sz="0" w:space="0" w:color="auto"/>
                        <w:left w:val="none" w:sz="0" w:space="0" w:color="auto"/>
                        <w:bottom w:val="none" w:sz="0" w:space="0" w:color="auto"/>
                        <w:right w:val="none" w:sz="0" w:space="0" w:color="auto"/>
                      </w:divBdr>
                    </w:div>
                  </w:divsChild>
                </w:div>
                <w:div w:id="310602946">
                  <w:marLeft w:val="0"/>
                  <w:marRight w:val="0"/>
                  <w:marTop w:val="0"/>
                  <w:marBottom w:val="0"/>
                  <w:divBdr>
                    <w:top w:val="single" w:sz="2" w:space="1" w:color="FFFFFF"/>
                    <w:left w:val="single" w:sz="2" w:space="12" w:color="FFFFFF"/>
                    <w:bottom w:val="single" w:sz="2" w:space="1" w:color="FFFFFF"/>
                    <w:right w:val="single" w:sz="2" w:space="4" w:color="FFFFFF"/>
                  </w:divBdr>
                  <w:divsChild>
                    <w:div w:id="1421214600">
                      <w:marLeft w:val="0"/>
                      <w:marRight w:val="0"/>
                      <w:marTop w:val="0"/>
                      <w:marBottom w:val="0"/>
                      <w:divBdr>
                        <w:top w:val="none" w:sz="0" w:space="0" w:color="auto"/>
                        <w:left w:val="none" w:sz="0" w:space="0" w:color="auto"/>
                        <w:bottom w:val="none" w:sz="0" w:space="0" w:color="auto"/>
                        <w:right w:val="none" w:sz="0" w:space="0" w:color="auto"/>
                      </w:divBdr>
                    </w:div>
                  </w:divsChild>
                </w:div>
                <w:div w:id="768475169">
                  <w:marLeft w:val="0"/>
                  <w:marRight w:val="0"/>
                  <w:marTop w:val="0"/>
                  <w:marBottom w:val="0"/>
                  <w:divBdr>
                    <w:top w:val="single" w:sz="2" w:space="1" w:color="FFFFFF"/>
                    <w:left w:val="single" w:sz="2" w:space="12" w:color="FFFFFF"/>
                    <w:bottom w:val="single" w:sz="2" w:space="1" w:color="FFFFFF"/>
                    <w:right w:val="single" w:sz="2" w:space="4" w:color="FFFFFF"/>
                  </w:divBdr>
                  <w:divsChild>
                    <w:div w:id="82338170">
                      <w:marLeft w:val="0"/>
                      <w:marRight w:val="0"/>
                      <w:marTop w:val="0"/>
                      <w:marBottom w:val="0"/>
                      <w:divBdr>
                        <w:top w:val="none" w:sz="0" w:space="0" w:color="auto"/>
                        <w:left w:val="none" w:sz="0" w:space="0" w:color="auto"/>
                        <w:bottom w:val="none" w:sz="0" w:space="0" w:color="auto"/>
                        <w:right w:val="none" w:sz="0" w:space="0" w:color="auto"/>
                      </w:divBdr>
                    </w:div>
                  </w:divsChild>
                </w:div>
                <w:div w:id="1933122378">
                  <w:marLeft w:val="0"/>
                  <w:marRight w:val="0"/>
                  <w:marTop w:val="0"/>
                  <w:marBottom w:val="0"/>
                  <w:divBdr>
                    <w:top w:val="single" w:sz="2" w:space="1" w:color="FFFFFF"/>
                    <w:left w:val="single" w:sz="2" w:space="12" w:color="FFFFFF"/>
                    <w:bottom w:val="single" w:sz="2" w:space="1" w:color="FFFFFF"/>
                    <w:right w:val="single" w:sz="2" w:space="4" w:color="FFFFFF"/>
                  </w:divBdr>
                  <w:divsChild>
                    <w:div w:id="2047294554">
                      <w:marLeft w:val="0"/>
                      <w:marRight w:val="0"/>
                      <w:marTop w:val="0"/>
                      <w:marBottom w:val="0"/>
                      <w:divBdr>
                        <w:top w:val="none" w:sz="0" w:space="0" w:color="auto"/>
                        <w:left w:val="none" w:sz="0" w:space="0" w:color="auto"/>
                        <w:bottom w:val="none" w:sz="0" w:space="0" w:color="auto"/>
                        <w:right w:val="none" w:sz="0" w:space="0" w:color="auto"/>
                      </w:divBdr>
                    </w:div>
                  </w:divsChild>
                </w:div>
                <w:div w:id="1758744211">
                  <w:marLeft w:val="0"/>
                  <w:marRight w:val="0"/>
                  <w:marTop w:val="0"/>
                  <w:marBottom w:val="0"/>
                  <w:divBdr>
                    <w:top w:val="single" w:sz="2" w:space="1" w:color="FFFFFF"/>
                    <w:left w:val="single" w:sz="2" w:space="12" w:color="FFFFFF"/>
                    <w:bottom w:val="single" w:sz="2" w:space="1" w:color="FFFFFF"/>
                    <w:right w:val="single" w:sz="2" w:space="4" w:color="FFFFFF"/>
                  </w:divBdr>
                  <w:divsChild>
                    <w:div w:id="96684520">
                      <w:marLeft w:val="0"/>
                      <w:marRight w:val="0"/>
                      <w:marTop w:val="0"/>
                      <w:marBottom w:val="0"/>
                      <w:divBdr>
                        <w:top w:val="none" w:sz="0" w:space="0" w:color="auto"/>
                        <w:left w:val="none" w:sz="0" w:space="0" w:color="auto"/>
                        <w:bottom w:val="none" w:sz="0" w:space="0" w:color="auto"/>
                        <w:right w:val="none" w:sz="0" w:space="0" w:color="auto"/>
                      </w:divBdr>
                    </w:div>
                  </w:divsChild>
                </w:div>
                <w:div w:id="1855456637">
                  <w:marLeft w:val="0"/>
                  <w:marRight w:val="0"/>
                  <w:marTop w:val="0"/>
                  <w:marBottom w:val="0"/>
                  <w:divBdr>
                    <w:top w:val="single" w:sz="2" w:space="1" w:color="FFFFFF"/>
                    <w:left w:val="single" w:sz="2" w:space="12" w:color="FFFFFF"/>
                    <w:bottom w:val="single" w:sz="2" w:space="1" w:color="FFFFFF"/>
                    <w:right w:val="single" w:sz="2" w:space="4" w:color="FFFFFF"/>
                  </w:divBdr>
                  <w:divsChild>
                    <w:div w:id="201406988">
                      <w:marLeft w:val="0"/>
                      <w:marRight w:val="0"/>
                      <w:marTop w:val="0"/>
                      <w:marBottom w:val="0"/>
                      <w:divBdr>
                        <w:top w:val="none" w:sz="0" w:space="0" w:color="auto"/>
                        <w:left w:val="none" w:sz="0" w:space="0" w:color="auto"/>
                        <w:bottom w:val="none" w:sz="0" w:space="0" w:color="auto"/>
                        <w:right w:val="none" w:sz="0" w:space="0" w:color="auto"/>
                      </w:divBdr>
                    </w:div>
                  </w:divsChild>
                </w:div>
                <w:div w:id="589393873">
                  <w:marLeft w:val="0"/>
                  <w:marRight w:val="0"/>
                  <w:marTop w:val="0"/>
                  <w:marBottom w:val="0"/>
                  <w:divBdr>
                    <w:top w:val="single" w:sz="2" w:space="1" w:color="FFFFFF"/>
                    <w:left w:val="single" w:sz="2" w:space="12" w:color="FFFFFF"/>
                    <w:bottom w:val="single" w:sz="2" w:space="1" w:color="FFFFFF"/>
                    <w:right w:val="single" w:sz="2" w:space="4" w:color="FFFFFF"/>
                  </w:divBdr>
                  <w:divsChild>
                    <w:div w:id="410736243">
                      <w:marLeft w:val="0"/>
                      <w:marRight w:val="0"/>
                      <w:marTop w:val="0"/>
                      <w:marBottom w:val="0"/>
                      <w:divBdr>
                        <w:top w:val="none" w:sz="0" w:space="0" w:color="auto"/>
                        <w:left w:val="none" w:sz="0" w:space="0" w:color="auto"/>
                        <w:bottom w:val="none" w:sz="0" w:space="0" w:color="auto"/>
                        <w:right w:val="none" w:sz="0" w:space="0" w:color="auto"/>
                      </w:divBdr>
                    </w:div>
                  </w:divsChild>
                </w:div>
                <w:div w:id="1003122431">
                  <w:marLeft w:val="0"/>
                  <w:marRight w:val="0"/>
                  <w:marTop w:val="0"/>
                  <w:marBottom w:val="0"/>
                  <w:divBdr>
                    <w:top w:val="single" w:sz="2" w:space="1" w:color="FFFFFF"/>
                    <w:left w:val="single" w:sz="2" w:space="12" w:color="FFFFFF"/>
                    <w:bottom w:val="single" w:sz="2" w:space="1" w:color="FFFFFF"/>
                    <w:right w:val="single" w:sz="2" w:space="4" w:color="FFFFFF"/>
                  </w:divBdr>
                  <w:divsChild>
                    <w:div w:id="1089041498">
                      <w:marLeft w:val="0"/>
                      <w:marRight w:val="0"/>
                      <w:marTop w:val="0"/>
                      <w:marBottom w:val="0"/>
                      <w:divBdr>
                        <w:top w:val="none" w:sz="0" w:space="0" w:color="auto"/>
                        <w:left w:val="none" w:sz="0" w:space="0" w:color="auto"/>
                        <w:bottom w:val="none" w:sz="0" w:space="0" w:color="auto"/>
                        <w:right w:val="none" w:sz="0" w:space="0" w:color="auto"/>
                      </w:divBdr>
                    </w:div>
                  </w:divsChild>
                </w:div>
                <w:div w:id="311570690">
                  <w:marLeft w:val="0"/>
                  <w:marRight w:val="0"/>
                  <w:marTop w:val="0"/>
                  <w:marBottom w:val="0"/>
                  <w:divBdr>
                    <w:top w:val="single" w:sz="2" w:space="1" w:color="FFFFFF"/>
                    <w:left w:val="single" w:sz="2" w:space="12" w:color="FFFFFF"/>
                    <w:bottom w:val="single" w:sz="2" w:space="1" w:color="FFFFFF"/>
                    <w:right w:val="single" w:sz="2" w:space="4" w:color="FFFFFF"/>
                  </w:divBdr>
                  <w:divsChild>
                    <w:div w:id="1416629756">
                      <w:marLeft w:val="0"/>
                      <w:marRight w:val="0"/>
                      <w:marTop w:val="0"/>
                      <w:marBottom w:val="0"/>
                      <w:divBdr>
                        <w:top w:val="none" w:sz="0" w:space="0" w:color="auto"/>
                        <w:left w:val="none" w:sz="0" w:space="0" w:color="auto"/>
                        <w:bottom w:val="none" w:sz="0" w:space="0" w:color="auto"/>
                        <w:right w:val="none" w:sz="0" w:space="0" w:color="auto"/>
                      </w:divBdr>
                    </w:div>
                  </w:divsChild>
                </w:div>
                <w:div w:id="393892578">
                  <w:marLeft w:val="0"/>
                  <w:marRight w:val="0"/>
                  <w:marTop w:val="0"/>
                  <w:marBottom w:val="0"/>
                  <w:divBdr>
                    <w:top w:val="single" w:sz="2" w:space="1" w:color="FFFFFF"/>
                    <w:left w:val="single" w:sz="2" w:space="12" w:color="FFFFFF"/>
                    <w:bottom w:val="single" w:sz="2" w:space="1" w:color="FFFFFF"/>
                    <w:right w:val="single" w:sz="2" w:space="4" w:color="FFFFFF"/>
                  </w:divBdr>
                  <w:divsChild>
                    <w:div w:id="990255443">
                      <w:marLeft w:val="0"/>
                      <w:marRight w:val="0"/>
                      <w:marTop w:val="0"/>
                      <w:marBottom w:val="0"/>
                      <w:divBdr>
                        <w:top w:val="none" w:sz="0" w:space="0" w:color="auto"/>
                        <w:left w:val="none" w:sz="0" w:space="0" w:color="auto"/>
                        <w:bottom w:val="none" w:sz="0" w:space="0" w:color="auto"/>
                        <w:right w:val="none" w:sz="0" w:space="0" w:color="auto"/>
                      </w:divBdr>
                    </w:div>
                  </w:divsChild>
                </w:div>
                <w:div w:id="204175713">
                  <w:marLeft w:val="0"/>
                  <w:marRight w:val="0"/>
                  <w:marTop w:val="0"/>
                  <w:marBottom w:val="0"/>
                  <w:divBdr>
                    <w:top w:val="single" w:sz="2" w:space="1" w:color="FFFFFF"/>
                    <w:left w:val="single" w:sz="2" w:space="12" w:color="FFFFFF"/>
                    <w:bottom w:val="single" w:sz="2" w:space="1" w:color="FFFFFF"/>
                    <w:right w:val="single" w:sz="2" w:space="4" w:color="FFFFFF"/>
                  </w:divBdr>
                  <w:divsChild>
                    <w:div w:id="1247956154">
                      <w:marLeft w:val="0"/>
                      <w:marRight w:val="0"/>
                      <w:marTop w:val="0"/>
                      <w:marBottom w:val="0"/>
                      <w:divBdr>
                        <w:top w:val="none" w:sz="0" w:space="0" w:color="auto"/>
                        <w:left w:val="none" w:sz="0" w:space="0" w:color="auto"/>
                        <w:bottom w:val="none" w:sz="0" w:space="0" w:color="auto"/>
                        <w:right w:val="none" w:sz="0" w:space="0" w:color="auto"/>
                      </w:divBdr>
                    </w:div>
                  </w:divsChild>
                </w:div>
                <w:div w:id="1798332953">
                  <w:marLeft w:val="0"/>
                  <w:marRight w:val="0"/>
                  <w:marTop w:val="0"/>
                  <w:marBottom w:val="0"/>
                  <w:divBdr>
                    <w:top w:val="single" w:sz="2" w:space="1" w:color="FFFFFF"/>
                    <w:left w:val="single" w:sz="2" w:space="12" w:color="FFFFFF"/>
                    <w:bottom w:val="single" w:sz="2" w:space="1" w:color="FFFFFF"/>
                    <w:right w:val="single" w:sz="2" w:space="4" w:color="FFFFFF"/>
                  </w:divBdr>
                  <w:divsChild>
                    <w:div w:id="906719676">
                      <w:marLeft w:val="0"/>
                      <w:marRight w:val="0"/>
                      <w:marTop w:val="0"/>
                      <w:marBottom w:val="0"/>
                      <w:divBdr>
                        <w:top w:val="none" w:sz="0" w:space="0" w:color="auto"/>
                        <w:left w:val="none" w:sz="0" w:space="0" w:color="auto"/>
                        <w:bottom w:val="none" w:sz="0" w:space="0" w:color="auto"/>
                        <w:right w:val="none" w:sz="0" w:space="0" w:color="auto"/>
                      </w:divBdr>
                    </w:div>
                  </w:divsChild>
                </w:div>
                <w:div w:id="1705474854">
                  <w:marLeft w:val="0"/>
                  <w:marRight w:val="0"/>
                  <w:marTop w:val="0"/>
                  <w:marBottom w:val="0"/>
                  <w:divBdr>
                    <w:top w:val="single" w:sz="2" w:space="1" w:color="FFFFFF"/>
                    <w:left w:val="single" w:sz="2" w:space="12" w:color="FFFFFF"/>
                    <w:bottom w:val="single" w:sz="2" w:space="1" w:color="FFFFFF"/>
                    <w:right w:val="single" w:sz="2" w:space="4" w:color="FFFFFF"/>
                  </w:divBdr>
                  <w:divsChild>
                    <w:div w:id="1875606549">
                      <w:marLeft w:val="0"/>
                      <w:marRight w:val="0"/>
                      <w:marTop w:val="0"/>
                      <w:marBottom w:val="0"/>
                      <w:divBdr>
                        <w:top w:val="none" w:sz="0" w:space="0" w:color="auto"/>
                        <w:left w:val="none" w:sz="0" w:space="0" w:color="auto"/>
                        <w:bottom w:val="none" w:sz="0" w:space="0" w:color="auto"/>
                        <w:right w:val="none" w:sz="0" w:space="0" w:color="auto"/>
                      </w:divBdr>
                    </w:div>
                  </w:divsChild>
                </w:div>
                <w:div w:id="1315178297">
                  <w:marLeft w:val="0"/>
                  <w:marRight w:val="0"/>
                  <w:marTop w:val="0"/>
                  <w:marBottom w:val="0"/>
                  <w:divBdr>
                    <w:top w:val="single" w:sz="2" w:space="1" w:color="FFFFFF"/>
                    <w:left w:val="single" w:sz="2" w:space="12" w:color="FFFFFF"/>
                    <w:bottom w:val="single" w:sz="2" w:space="1" w:color="FFFFFF"/>
                    <w:right w:val="single" w:sz="2" w:space="4" w:color="FFFFFF"/>
                  </w:divBdr>
                  <w:divsChild>
                    <w:div w:id="2081828489">
                      <w:marLeft w:val="0"/>
                      <w:marRight w:val="0"/>
                      <w:marTop w:val="0"/>
                      <w:marBottom w:val="0"/>
                      <w:divBdr>
                        <w:top w:val="none" w:sz="0" w:space="0" w:color="auto"/>
                        <w:left w:val="none" w:sz="0" w:space="0" w:color="auto"/>
                        <w:bottom w:val="none" w:sz="0" w:space="0" w:color="auto"/>
                        <w:right w:val="none" w:sz="0" w:space="0" w:color="auto"/>
                      </w:divBdr>
                    </w:div>
                  </w:divsChild>
                </w:div>
                <w:div w:id="1350445304">
                  <w:marLeft w:val="0"/>
                  <w:marRight w:val="0"/>
                  <w:marTop w:val="0"/>
                  <w:marBottom w:val="0"/>
                  <w:divBdr>
                    <w:top w:val="single" w:sz="2" w:space="1" w:color="FFFFFF"/>
                    <w:left w:val="single" w:sz="2" w:space="12" w:color="FFFFFF"/>
                    <w:bottom w:val="single" w:sz="2" w:space="1" w:color="FFFFFF"/>
                    <w:right w:val="single" w:sz="2" w:space="4" w:color="FFFFFF"/>
                  </w:divBdr>
                  <w:divsChild>
                    <w:div w:id="726346013">
                      <w:marLeft w:val="0"/>
                      <w:marRight w:val="0"/>
                      <w:marTop w:val="0"/>
                      <w:marBottom w:val="0"/>
                      <w:divBdr>
                        <w:top w:val="none" w:sz="0" w:space="0" w:color="auto"/>
                        <w:left w:val="none" w:sz="0" w:space="0" w:color="auto"/>
                        <w:bottom w:val="none" w:sz="0" w:space="0" w:color="auto"/>
                        <w:right w:val="none" w:sz="0" w:space="0" w:color="auto"/>
                      </w:divBdr>
                    </w:div>
                  </w:divsChild>
                </w:div>
                <w:div w:id="1760715667">
                  <w:marLeft w:val="0"/>
                  <w:marRight w:val="0"/>
                  <w:marTop w:val="0"/>
                  <w:marBottom w:val="0"/>
                  <w:divBdr>
                    <w:top w:val="single" w:sz="2" w:space="1" w:color="FFFFFF"/>
                    <w:left w:val="single" w:sz="2" w:space="12" w:color="FFFFFF"/>
                    <w:bottom w:val="single" w:sz="2" w:space="1" w:color="FFFFFF"/>
                    <w:right w:val="single" w:sz="2" w:space="4" w:color="FFFFFF"/>
                  </w:divBdr>
                  <w:divsChild>
                    <w:div w:id="1364356800">
                      <w:marLeft w:val="0"/>
                      <w:marRight w:val="0"/>
                      <w:marTop w:val="0"/>
                      <w:marBottom w:val="0"/>
                      <w:divBdr>
                        <w:top w:val="none" w:sz="0" w:space="0" w:color="auto"/>
                        <w:left w:val="none" w:sz="0" w:space="0" w:color="auto"/>
                        <w:bottom w:val="none" w:sz="0" w:space="0" w:color="auto"/>
                        <w:right w:val="none" w:sz="0" w:space="0" w:color="auto"/>
                      </w:divBdr>
                    </w:div>
                  </w:divsChild>
                </w:div>
                <w:div w:id="1975715552">
                  <w:marLeft w:val="0"/>
                  <w:marRight w:val="0"/>
                  <w:marTop w:val="0"/>
                  <w:marBottom w:val="0"/>
                  <w:divBdr>
                    <w:top w:val="single" w:sz="2" w:space="1" w:color="FFFFFF"/>
                    <w:left w:val="single" w:sz="2" w:space="12" w:color="FFFFFF"/>
                    <w:bottom w:val="single" w:sz="2" w:space="1" w:color="FFFFFF"/>
                    <w:right w:val="single" w:sz="2" w:space="4" w:color="FFFFFF"/>
                  </w:divBdr>
                  <w:divsChild>
                    <w:div w:id="837647902">
                      <w:marLeft w:val="0"/>
                      <w:marRight w:val="0"/>
                      <w:marTop w:val="0"/>
                      <w:marBottom w:val="0"/>
                      <w:divBdr>
                        <w:top w:val="none" w:sz="0" w:space="0" w:color="auto"/>
                        <w:left w:val="none" w:sz="0" w:space="0" w:color="auto"/>
                        <w:bottom w:val="none" w:sz="0" w:space="0" w:color="auto"/>
                        <w:right w:val="none" w:sz="0" w:space="0" w:color="auto"/>
                      </w:divBdr>
                    </w:div>
                  </w:divsChild>
                </w:div>
                <w:div w:id="843084573">
                  <w:marLeft w:val="0"/>
                  <w:marRight w:val="0"/>
                  <w:marTop w:val="0"/>
                  <w:marBottom w:val="0"/>
                  <w:divBdr>
                    <w:top w:val="single" w:sz="2" w:space="1" w:color="FFFFFF"/>
                    <w:left w:val="single" w:sz="2" w:space="12" w:color="FFFFFF"/>
                    <w:bottom w:val="single" w:sz="2" w:space="1" w:color="FFFFFF"/>
                    <w:right w:val="single" w:sz="2" w:space="4" w:color="FFFFFF"/>
                  </w:divBdr>
                  <w:divsChild>
                    <w:div w:id="1054503752">
                      <w:marLeft w:val="0"/>
                      <w:marRight w:val="0"/>
                      <w:marTop w:val="0"/>
                      <w:marBottom w:val="0"/>
                      <w:divBdr>
                        <w:top w:val="none" w:sz="0" w:space="0" w:color="auto"/>
                        <w:left w:val="none" w:sz="0" w:space="0" w:color="auto"/>
                        <w:bottom w:val="none" w:sz="0" w:space="0" w:color="auto"/>
                        <w:right w:val="none" w:sz="0" w:space="0" w:color="auto"/>
                      </w:divBdr>
                    </w:div>
                  </w:divsChild>
                </w:div>
                <w:div w:id="1751732452">
                  <w:marLeft w:val="0"/>
                  <w:marRight w:val="0"/>
                  <w:marTop w:val="0"/>
                  <w:marBottom w:val="0"/>
                  <w:divBdr>
                    <w:top w:val="single" w:sz="2" w:space="1" w:color="FFFFFF"/>
                    <w:left w:val="single" w:sz="2" w:space="12" w:color="FFFFFF"/>
                    <w:bottom w:val="single" w:sz="2" w:space="1" w:color="FFFFFF"/>
                    <w:right w:val="single" w:sz="2" w:space="4" w:color="FFFFFF"/>
                  </w:divBdr>
                  <w:divsChild>
                    <w:div w:id="1447505632">
                      <w:marLeft w:val="0"/>
                      <w:marRight w:val="0"/>
                      <w:marTop w:val="0"/>
                      <w:marBottom w:val="0"/>
                      <w:divBdr>
                        <w:top w:val="none" w:sz="0" w:space="0" w:color="auto"/>
                        <w:left w:val="none" w:sz="0" w:space="0" w:color="auto"/>
                        <w:bottom w:val="none" w:sz="0" w:space="0" w:color="auto"/>
                        <w:right w:val="none" w:sz="0" w:space="0" w:color="auto"/>
                      </w:divBdr>
                    </w:div>
                  </w:divsChild>
                </w:div>
                <w:div w:id="1072195729">
                  <w:marLeft w:val="0"/>
                  <w:marRight w:val="0"/>
                  <w:marTop w:val="0"/>
                  <w:marBottom w:val="0"/>
                  <w:divBdr>
                    <w:top w:val="single" w:sz="2" w:space="1" w:color="FFFFFF"/>
                    <w:left w:val="single" w:sz="2" w:space="12" w:color="FFFFFF"/>
                    <w:bottom w:val="single" w:sz="2" w:space="4" w:color="FFFFFF"/>
                    <w:right w:val="single" w:sz="2" w:space="4" w:color="FFFFFF"/>
                  </w:divBdr>
                  <w:divsChild>
                    <w:div w:id="161914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334807">
          <w:marLeft w:val="0"/>
          <w:marRight w:val="0"/>
          <w:marTop w:val="0"/>
          <w:marBottom w:val="335"/>
          <w:divBdr>
            <w:top w:val="none" w:sz="0" w:space="0" w:color="auto"/>
            <w:left w:val="none" w:sz="0" w:space="0" w:color="auto"/>
            <w:bottom w:val="none" w:sz="0" w:space="0" w:color="auto"/>
            <w:right w:val="none" w:sz="0" w:space="0" w:color="auto"/>
          </w:divBdr>
          <w:divsChild>
            <w:div w:id="688141441">
              <w:marLeft w:val="0"/>
              <w:marRight w:val="0"/>
              <w:marTop w:val="0"/>
              <w:marBottom w:val="0"/>
              <w:divBdr>
                <w:top w:val="none" w:sz="0" w:space="0" w:color="auto"/>
                <w:left w:val="none" w:sz="0" w:space="0" w:color="auto"/>
                <w:bottom w:val="none" w:sz="0" w:space="0" w:color="auto"/>
                <w:right w:val="none" w:sz="0" w:space="0" w:color="auto"/>
              </w:divBdr>
              <w:divsChild>
                <w:div w:id="923732860">
                  <w:marLeft w:val="0"/>
                  <w:marRight w:val="0"/>
                  <w:marTop w:val="0"/>
                  <w:marBottom w:val="0"/>
                  <w:divBdr>
                    <w:top w:val="single" w:sz="2" w:space="4" w:color="FFFFFF"/>
                    <w:left w:val="single" w:sz="2" w:space="12" w:color="FFFFFF"/>
                    <w:bottom w:val="single" w:sz="2" w:space="1" w:color="FFFFFF"/>
                    <w:right w:val="single" w:sz="2" w:space="4" w:color="FFFFFF"/>
                  </w:divBdr>
                  <w:divsChild>
                    <w:div w:id="1467359499">
                      <w:marLeft w:val="0"/>
                      <w:marRight w:val="0"/>
                      <w:marTop w:val="0"/>
                      <w:marBottom w:val="0"/>
                      <w:divBdr>
                        <w:top w:val="none" w:sz="0" w:space="0" w:color="auto"/>
                        <w:left w:val="none" w:sz="0" w:space="0" w:color="auto"/>
                        <w:bottom w:val="none" w:sz="0" w:space="0" w:color="auto"/>
                        <w:right w:val="none" w:sz="0" w:space="0" w:color="auto"/>
                      </w:divBdr>
                    </w:div>
                  </w:divsChild>
                </w:div>
                <w:div w:id="2025129091">
                  <w:marLeft w:val="0"/>
                  <w:marRight w:val="0"/>
                  <w:marTop w:val="0"/>
                  <w:marBottom w:val="0"/>
                  <w:divBdr>
                    <w:top w:val="single" w:sz="2" w:space="1" w:color="FFFFFF"/>
                    <w:left w:val="single" w:sz="2" w:space="12" w:color="FFFFFF"/>
                    <w:bottom w:val="single" w:sz="2" w:space="1" w:color="FFFFFF"/>
                    <w:right w:val="single" w:sz="2" w:space="4" w:color="FFFFFF"/>
                  </w:divBdr>
                  <w:divsChild>
                    <w:div w:id="542211100">
                      <w:marLeft w:val="0"/>
                      <w:marRight w:val="0"/>
                      <w:marTop w:val="0"/>
                      <w:marBottom w:val="0"/>
                      <w:divBdr>
                        <w:top w:val="none" w:sz="0" w:space="0" w:color="auto"/>
                        <w:left w:val="none" w:sz="0" w:space="0" w:color="auto"/>
                        <w:bottom w:val="none" w:sz="0" w:space="0" w:color="auto"/>
                        <w:right w:val="none" w:sz="0" w:space="0" w:color="auto"/>
                      </w:divBdr>
                    </w:div>
                  </w:divsChild>
                </w:div>
                <w:div w:id="115369937">
                  <w:marLeft w:val="0"/>
                  <w:marRight w:val="0"/>
                  <w:marTop w:val="0"/>
                  <w:marBottom w:val="0"/>
                  <w:divBdr>
                    <w:top w:val="single" w:sz="2" w:space="1" w:color="FFFFFF"/>
                    <w:left w:val="single" w:sz="2" w:space="12" w:color="FFFFFF"/>
                    <w:bottom w:val="single" w:sz="2" w:space="1" w:color="FFFFFF"/>
                    <w:right w:val="single" w:sz="2" w:space="4" w:color="FFFFFF"/>
                  </w:divBdr>
                  <w:divsChild>
                    <w:div w:id="803012715">
                      <w:marLeft w:val="0"/>
                      <w:marRight w:val="0"/>
                      <w:marTop w:val="0"/>
                      <w:marBottom w:val="0"/>
                      <w:divBdr>
                        <w:top w:val="none" w:sz="0" w:space="0" w:color="auto"/>
                        <w:left w:val="none" w:sz="0" w:space="0" w:color="auto"/>
                        <w:bottom w:val="none" w:sz="0" w:space="0" w:color="auto"/>
                        <w:right w:val="none" w:sz="0" w:space="0" w:color="auto"/>
                      </w:divBdr>
                    </w:div>
                  </w:divsChild>
                </w:div>
                <w:div w:id="1527014048">
                  <w:marLeft w:val="0"/>
                  <w:marRight w:val="0"/>
                  <w:marTop w:val="0"/>
                  <w:marBottom w:val="0"/>
                  <w:divBdr>
                    <w:top w:val="single" w:sz="2" w:space="1" w:color="FFFFFF"/>
                    <w:left w:val="single" w:sz="2" w:space="12" w:color="FFFFFF"/>
                    <w:bottom w:val="single" w:sz="2" w:space="1" w:color="FFFFFF"/>
                    <w:right w:val="single" w:sz="2" w:space="4" w:color="FFFFFF"/>
                  </w:divBdr>
                  <w:divsChild>
                    <w:div w:id="1966039276">
                      <w:marLeft w:val="0"/>
                      <w:marRight w:val="0"/>
                      <w:marTop w:val="0"/>
                      <w:marBottom w:val="0"/>
                      <w:divBdr>
                        <w:top w:val="none" w:sz="0" w:space="0" w:color="auto"/>
                        <w:left w:val="none" w:sz="0" w:space="0" w:color="auto"/>
                        <w:bottom w:val="none" w:sz="0" w:space="0" w:color="auto"/>
                        <w:right w:val="none" w:sz="0" w:space="0" w:color="auto"/>
                      </w:divBdr>
                    </w:div>
                  </w:divsChild>
                </w:div>
                <w:div w:id="1446540303">
                  <w:marLeft w:val="0"/>
                  <w:marRight w:val="0"/>
                  <w:marTop w:val="0"/>
                  <w:marBottom w:val="0"/>
                  <w:divBdr>
                    <w:top w:val="single" w:sz="2" w:space="1" w:color="FFFFFF"/>
                    <w:left w:val="single" w:sz="2" w:space="12" w:color="FFFFFF"/>
                    <w:bottom w:val="single" w:sz="2" w:space="1" w:color="FFFFFF"/>
                    <w:right w:val="single" w:sz="2" w:space="4" w:color="FFFFFF"/>
                  </w:divBdr>
                  <w:divsChild>
                    <w:div w:id="1222209853">
                      <w:marLeft w:val="0"/>
                      <w:marRight w:val="0"/>
                      <w:marTop w:val="0"/>
                      <w:marBottom w:val="0"/>
                      <w:divBdr>
                        <w:top w:val="none" w:sz="0" w:space="0" w:color="auto"/>
                        <w:left w:val="none" w:sz="0" w:space="0" w:color="auto"/>
                        <w:bottom w:val="none" w:sz="0" w:space="0" w:color="auto"/>
                        <w:right w:val="none" w:sz="0" w:space="0" w:color="auto"/>
                      </w:divBdr>
                    </w:div>
                  </w:divsChild>
                </w:div>
                <w:div w:id="211621142">
                  <w:marLeft w:val="0"/>
                  <w:marRight w:val="0"/>
                  <w:marTop w:val="0"/>
                  <w:marBottom w:val="0"/>
                  <w:divBdr>
                    <w:top w:val="single" w:sz="2" w:space="1" w:color="FFFFFF"/>
                    <w:left w:val="single" w:sz="2" w:space="12" w:color="FFFFFF"/>
                    <w:bottom w:val="single" w:sz="2" w:space="1" w:color="FFFFFF"/>
                    <w:right w:val="single" w:sz="2" w:space="4" w:color="FFFFFF"/>
                  </w:divBdr>
                  <w:divsChild>
                    <w:div w:id="395518008">
                      <w:marLeft w:val="0"/>
                      <w:marRight w:val="0"/>
                      <w:marTop w:val="0"/>
                      <w:marBottom w:val="0"/>
                      <w:divBdr>
                        <w:top w:val="none" w:sz="0" w:space="0" w:color="auto"/>
                        <w:left w:val="none" w:sz="0" w:space="0" w:color="auto"/>
                        <w:bottom w:val="none" w:sz="0" w:space="0" w:color="auto"/>
                        <w:right w:val="none" w:sz="0" w:space="0" w:color="auto"/>
                      </w:divBdr>
                    </w:div>
                  </w:divsChild>
                </w:div>
                <w:div w:id="1356539225">
                  <w:marLeft w:val="0"/>
                  <w:marRight w:val="0"/>
                  <w:marTop w:val="0"/>
                  <w:marBottom w:val="0"/>
                  <w:divBdr>
                    <w:top w:val="single" w:sz="2" w:space="1" w:color="FFFFFF"/>
                    <w:left w:val="single" w:sz="2" w:space="12" w:color="FFFFFF"/>
                    <w:bottom w:val="single" w:sz="2" w:space="1" w:color="FFFFFF"/>
                    <w:right w:val="single" w:sz="2" w:space="4" w:color="FFFFFF"/>
                  </w:divBdr>
                  <w:divsChild>
                    <w:div w:id="1824543658">
                      <w:marLeft w:val="0"/>
                      <w:marRight w:val="0"/>
                      <w:marTop w:val="0"/>
                      <w:marBottom w:val="0"/>
                      <w:divBdr>
                        <w:top w:val="none" w:sz="0" w:space="0" w:color="auto"/>
                        <w:left w:val="none" w:sz="0" w:space="0" w:color="auto"/>
                        <w:bottom w:val="none" w:sz="0" w:space="0" w:color="auto"/>
                        <w:right w:val="none" w:sz="0" w:space="0" w:color="auto"/>
                      </w:divBdr>
                    </w:div>
                  </w:divsChild>
                </w:div>
                <w:div w:id="1964388048">
                  <w:marLeft w:val="0"/>
                  <w:marRight w:val="0"/>
                  <w:marTop w:val="0"/>
                  <w:marBottom w:val="0"/>
                  <w:divBdr>
                    <w:top w:val="single" w:sz="2" w:space="1" w:color="FFFFFF"/>
                    <w:left w:val="single" w:sz="2" w:space="12" w:color="FFFFFF"/>
                    <w:bottom w:val="single" w:sz="2" w:space="1" w:color="FFFFFF"/>
                    <w:right w:val="single" w:sz="2" w:space="4" w:color="FFFFFF"/>
                  </w:divBdr>
                  <w:divsChild>
                    <w:div w:id="1404255022">
                      <w:marLeft w:val="0"/>
                      <w:marRight w:val="0"/>
                      <w:marTop w:val="0"/>
                      <w:marBottom w:val="0"/>
                      <w:divBdr>
                        <w:top w:val="none" w:sz="0" w:space="0" w:color="auto"/>
                        <w:left w:val="none" w:sz="0" w:space="0" w:color="auto"/>
                        <w:bottom w:val="none" w:sz="0" w:space="0" w:color="auto"/>
                        <w:right w:val="none" w:sz="0" w:space="0" w:color="auto"/>
                      </w:divBdr>
                    </w:div>
                  </w:divsChild>
                </w:div>
                <w:div w:id="206113076">
                  <w:marLeft w:val="0"/>
                  <w:marRight w:val="0"/>
                  <w:marTop w:val="0"/>
                  <w:marBottom w:val="0"/>
                  <w:divBdr>
                    <w:top w:val="single" w:sz="2" w:space="1" w:color="FFFFFF"/>
                    <w:left w:val="single" w:sz="2" w:space="12" w:color="FFFFFF"/>
                    <w:bottom w:val="single" w:sz="2" w:space="1" w:color="FFFFFF"/>
                    <w:right w:val="single" w:sz="2" w:space="4" w:color="FFFFFF"/>
                  </w:divBdr>
                  <w:divsChild>
                    <w:div w:id="2117941092">
                      <w:marLeft w:val="0"/>
                      <w:marRight w:val="0"/>
                      <w:marTop w:val="0"/>
                      <w:marBottom w:val="0"/>
                      <w:divBdr>
                        <w:top w:val="none" w:sz="0" w:space="0" w:color="auto"/>
                        <w:left w:val="none" w:sz="0" w:space="0" w:color="auto"/>
                        <w:bottom w:val="none" w:sz="0" w:space="0" w:color="auto"/>
                        <w:right w:val="none" w:sz="0" w:space="0" w:color="auto"/>
                      </w:divBdr>
                    </w:div>
                  </w:divsChild>
                </w:div>
                <w:div w:id="1416900620">
                  <w:marLeft w:val="0"/>
                  <w:marRight w:val="0"/>
                  <w:marTop w:val="0"/>
                  <w:marBottom w:val="0"/>
                  <w:divBdr>
                    <w:top w:val="single" w:sz="2" w:space="1" w:color="FFFFFF"/>
                    <w:left w:val="single" w:sz="2" w:space="12" w:color="FFFFFF"/>
                    <w:bottom w:val="single" w:sz="2" w:space="1" w:color="FFFFFF"/>
                    <w:right w:val="single" w:sz="2" w:space="4" w:color="FFFFFF"/>
                  </w:divBdr>
                  <w:divsChild>
                    <w:div w:id="496698731">
                      <w:marLeft w:val="0"/>
                      <w:marRight w:val="0"/>
                      <w:marTop w:val="0"/>
                      <w:marBottom w:val="0"/>
                      <w:divBdr>
                        <w:top w:val="none" w:sz="0" w:space="0" w:color="auto"/>
                        <w:left w:val="none" w:sz="0" w:space="0" w:color="auto"/>
                        <w:bottom w:val="none" w:sz="0" w:space="0" w:color="auto"/>
                        <w:right w:val="none" w:sz="0" w:space="0" w:color="auto"/>
                      </w:divBdr>
                    </w:div>
                  </w:divsChild>
                </w:div>
                <w:div w:id="146284733">
                  <w:marLeft w:val="0"/>
                  <w:marRight w:val="0"/>
                  <w:marTop w:val="0"/>
                  <w:marBottom w:val="0"/>
                  <w:divBdr>
                    <w:top w:val="single" w:sz="2" w:space="1" w:color="FFFFFF"/>
                    <w:left w:val="single" w:sz="2" w:space="12" w:color="FFFFFF"/>
                    <w:bottom w:val="single" w:sz="2" w:space="1" w:color="FFFFFF"/>
                    <w:right w:val="single" w:sz="2" w:space="4" w:color="FFFFFF"/>
                  </w:divBdr>
                  <w:divsChild>
                    <w:div w:id="1130442272">
                      <w:marLeft w:val="0"/>
                      <w:marRight w:val="0"/>
                      <w:marTop w:val="0"/>
                      <w:marBottom w:val="0"/>
                      <w:divBdr>
                        <w:top w:val="none" w:sz="0" w:space="0" w:color="auto"/>
                        <w:left w:val="none" w:sz="0" w:space="0" w:color="auto"/>
                        <w:bottom w:val="none" w:sz="0" w:space="0" w:color="auto"/>
                        <w:right w:val="none" w:sz="0" w:space="0" w:color="auto"/>
                      </w:divBdr>
                    </w:div>
                  </w:divsChild>
                </w:div>
                <w:div w:id="253634290">
                  <w:marLeft w:val="0"/>
                  <w:marRight w:val="0"/>
                  <w:marTop w:val="0"/>
                  <w:marBottom w:val="0"/>
                  <w:divBdr>
                    <w:top w:val="single" w:sz="2" w:space="1" w:color="FFFFFF"/>
                    <w:left w:val="single" w:sz="2" w:space="12" w:color="FFFFFF"/>
                    <w:bottom w:val="single" w:sz="2" w:space="1" w:color="FFFFFF"/>
                    <w:right w:val="single" w:sz="2" w:space="4" w:color="FFFFFF"/>
                  </w:divBdr>
                  <w:divsChild>
                    <w:div w:id="381291167">
                      <w:marLeft w:val="0"/>
                      <w:marRight w:val="0"/>
                      <w:marTop w:val="0"/>
                      <w:marBottom w:val="0"/>
                      <w:divBdr>
                        <w:top w:val="none" w:sz="0" w:space="0" w:color="auto"/>
                        <w:left w:val="none" w:sz="0" w:space="0" w:color="auto"/>
                        <w:bottom w:val="none" w:sz="0" w:space="0" w:color="auto"/>
                        <w:right w:val="none" w:sz="0" w:space="0" w:color="auto"/>
                      </w:divBdr>
                    </w:div>
                  </w:divsChild>
                </w:div>
                <w:div w:id="99418735">
                  <w:marLeft w:val="0"/>
                  <w:marRight w:val="0"/>
                  <w:marTop w:val="0"/>
                  <w:marBottom w:val="0"/>
                  <w:divBdr>
                    <w:top w:val="single" w:sz="2" w:space="1" w:color="FFFFFF"/>
                    <w:left w:val="single" w:sz="2" w:space="12" w:color="FFFFFF"/>
                    <w:bottom w:val="single" w:sz="2" w:space="1" w:color="FFFFFF"/>
                    <w:right w:val="single" w:sz="2" w:space="4" w:color="FFFFFF"/>
                  </w:divBdr>
                  <w:divsChild>
                    <w:div w:id="770591839">
                      <w:marLeft w:val="0"/>
                      <w:marRight w:val="0"/>
                      <w:marTop w:val="0"/>
                      <w:marBottom w:val="0"/>
                      <w:divBdr>
                        <w:top w:val="none" w:sz="0" w:space="0" w:color="auto"/>
                        <w:left w:val="none" w:sz="0" w:space="0" w:color="auto"/>
                        <w:bottom w:val="none" w:sz="0" w:space="0" w:color="auto"/>
                        <w:right w:val="none" w:sz="0" w:space="0" w:color="auto"/>
                      </w:divBdr>
                    </w:div>
                  </w:divsChild>
                </w:div>
                <w:div w:id="604652198">
                  <w:marLeft w:val="0"/>
                  <w:marRight w:val="0"/>
                  <w:marTop w:val="0"/>
                  <w:marBottom w:val="0"/>
                  <w:divBdr>
                    <w:top w:val="single" w:sz="2" w:space="1" w:color="FFFFFF"/>
                    <w:left w:val="single" w:sz="2" w:space="12" w:color="FFFFFF"/>
                    <w:bottom w:val="single" w:sz="2" w:space="1" w:color="FFFFFF"/>
                    <w:right w:val="single" w:sz="2" w:space="4" w:color="FFFFFF"/>
                  </w:divBdr>
                  <w:divsChild>
                    <w:div w:id="1929533200">
                      <w:marLeft w:val="0"/>
                      <w:marRight w:val="0"/>
                      <w:marTop w:val="0"/>
                      <w:marBottom w:val="0"/>
                      <w:divBdr>
                        <w:top w:val="none" w:sz="0" w:space="0" w:color="auto"/>
                        <w:left w:val="none" w:sz="0" w:space="0" w:color="auto"/>
                        <w:bottom w:val="none" w:sz="0" w:space="0" w:color="auto"/>
                        <w:right w:val="none" w:sz="0" w:space="0" w:color="auto"/>
                      </w:divBdr>
                    </w:div>
                  </w:divsChild>
                </w:div>
                <w:div w:id="790317726">
                  <w:marLeft w:val="0"/>
                  <w:marRight w:val="0"/>
                  <w:marTop w:val="0"/>
                  <w:marBottom w:val="0"/>
                  <w:divBdr>
                    <w:top w:val="single" w:sz="2" w:space="1" w:color="FFFFFF"/>
                    <w:left w:val="single" w:sz="2" w:space="12" w:color="FFFFFF"/>
                    <w:bottom w:val="single" w:sz="2" w:space="1" w:color="FFFFFF"/>
                    <w:right w:val="single" w:sz="2" w:space="4" w:color="FFFFFF"/>
                  </w:divBdr>
                  <w:divsChild>
                    <w:div w:id="2101677502">
                      <w:marLeft w:val="0"/>
                      <w:marRight w:val="0"/>
                      <w:marTop w:val="0"/>
                      <w:marBottom w:val="0"/>
                      <w:divBdr>
                        <w:top w:val="none" w:sz="0" w:space="0" w:color="auto"/>
                        <w:left w:val="none" w:sz="0" w:space="0" w:color="auto"/>
                        <w:bottom w:val="none" w:sz="0" w:space="0" w:color="auto"/>
                        <w:right w:val="none" w:sz="0" w:space="0" w:color="auto"/>
                      </w:divBdr>
                    </w:div>
                  </w:divsChild>
                </w:div>
                <w:div w:id="1335258021">
                  <w:marLeft w:val="0"/>
                  <w:marRight w:val="0"/>
                  <w:marTop w:val="0"/>
                  <w:marBottom w:val="0"/>
                  <w:divBdr>
                    <w:top w:val="single" w:sz="2" w:space="1" w:color="FFFFFF"/>
                    <w:left w:val="single" w:sz="2" w:space="12" w:color="FFFFFF"/>
                    <w:bottom w:val="single" w:sz="2" w:space="1" w:color="FFFFFF"/>
                    <w:right w:val="single" w:sz="2" w:space="4" w:color="FFFFFF"/>
                  </w:divBdr>
                  <w:divsChild>
                    <w:div w:id="837619191">
                      <w:marLeft w:val="0"/>
                      <w:marRight w:val="0"/>
                      <w:marTop w:val="0"/>
                      <w:marBottom w:val="0"/>
                      <w:divBdr>
                        <w:top w:val="none" w:sz="0" w:space="0" w:color="auto"/>
                        <w:left w:val="none" w:sz="0" w:space="0" w:color="auto"/>
                        <w:bottom w:val="none" w:sz="0" w:space="0" w:color="auto"/>
                        <w:right w:val="none" w:sz="0" w:space="0" w:color="auto"/>
                      </w:divBdr>
                    </w:div>
                  </w:divsChild>
                </w:div>
                <w:div w:id="1751385630">
                  <w:marLeft w:val="0"/>
                  <w:marRight w:val="0"/>
                  <w:marTop w:val="0"/>
                  <w:marBottom w:val="0"/>
                  <w:divBdr>
                    <w:top w:val="single" w:sz="2" w:space="1" w:color="FFFFFF"/>
                    <w:left w:val="single" w:sz="2" w:space="12" w:color="FFFFFF"/>
                    <w:bottom w:val="single" w:sz="2" w:space="1" w:color="FFFFFF"/>
                    <w:right w:val="single" w:sz="2" w:space="4" w:color="FFFFFF"/>
                  </w:divBdr>
                  <w:divsChild>
                    <w:div w:id="982779607">
                      <w:marLeft w:val="0"/>
                      <w:marRight w:val="0"/>
                      <w:marTop w:val="0"/>
                      <w:marBottom w:val="0"/>
                      <w:divBdr>
                        <w:top w:val="none" w:sz="0" w:space="0" w:color="auto"/>
                        <w:left w:val="none" w:sz="0" w:space="0" w:color="auto"/>
                        <w:bottom w:val="none" w:sz="0" w:space="0" w:color="auto"/>
                        <w:right w:val="none" w:sz="0" w:space="0" w:color="auto"/>
                      </w:divBdr>
                    </w:div>
                  </w:divsChild>
                </w:div>
                <w:div w:id="2127507688">
                  <w:marLeft w:val="0"/>
                  <w:marRight w:val="0"/>
                  <w:marTop w:val="0"/>
                  <w:marBottom w:val="0"/>
                  <w:divBdr>
                    <w:top w:val="single" w:sz="2" w:space="1" w:color="FFFFFF"/>
                    <w:left w:val="single" w:sz="2" w:space="12" w:color="FFFFFF"/>
                    <w:bottom w:val="single" w:sz="2" w:space="1" w:color="FFFFFF"/>
                    <w:right w:val="single" w:sz="2" w:space="4" w:color="FFFFFF"/>
                  </w:divBdr>
                  <w:divsChild>
                    <w:div w:id="920944165">
                      <w:marLeft w:val="0"/>
                      <w:marRight w:val="0"/>
                      <w:marTop w:val="0"/>
                      <w:marBottom w:val="0"/>
                      <w:divBdr>
                        <w:top w:val="none" w:sz="0" w:space="0" w:color="auto"/>
                        <w:left w:val="none" w:sz="0" w:space="0" w:color="auto"/>
                        <w:bottom w:val="none" w:sz="0" w:space="0" w:color="auto"/>
                        <w:right w:val="none" w:sz="0" w:space="0" w:color="auto"/>
                      </w:divBdr>
                    </w:div>
                  </w:divsChild>
                </w:div>
                <w:div w:id="2139177654">
                  <w:marLeft w:val="0"/>
                  <w:marRight w:val="0"/>
                  <w:marTop w:val="0"/>
                  <w:marBottom w:val="0"/>
                  <w:divBdr>
                    <w:top w:val="single" w:sz="2" w:space="1" w:color="FFFFFF"/>
                    <w:left w:val="single" w:sz="2" w:space="12" w:color="FFFFFF"/>
                    <w:bottom w:val="single" w:sz="2" w:space="1" w:color="FFFFFF"/>
                    <w:right w:val="single" w:sz="2" w:space="4" w:color="FFFFFF"/>
                  </w:divBdr>
                  <w:divsChild>
                    <w:div w:id="968629613">
                      <w:marLeft w:val="0"/>
                      <w:marRight w:val="0"/>
                      <w:marTop w:val="0"/>
                      <w:marBottom w:val="0"/>
                      <w:divBdr>
                        <w:top w:val="none" w:sz="0" w:space="0" w:color="auto"/>
                        <w:left w:val="none" w:sz="0" w:space="0" w:color="auto"/>
                        <w:bottom w:val="none" w:sz="0" w:space="0" w:color="auto"/>
                        <w:right w:val="none" w:sz="0" w:space="0" w:color="auto"/>
                      </w:divBdr>
                    </w:div>
                  </w:divsChild>
                </w:div>
                <w:div w:id="104737457">
                  <w:marLeft w:val="0"/>
                  <w:marRight w:val="0"/>
                  <w:marTop w:val="0"/>
                  <w:marBottom w:val="0"/>
                  <w:divBdr>
                    <w:top w:val="single" w:sz="2" w:space="1" w:color="FFFFFF"/>
                    <w:left w:val="single" w:sz="2" w:space="12" w:color="FFFFFF"/>
                    <w:bottom w:val="single" w:sz="2" w:space="1" w:color="FFFFFF"/>
                    <w:right w:val="single" w:sz="2" w:space="4" w:color="FFFFFF"/>
                  </w:divBdr>
                  <w:divsChild>
                    <w:div w:id="1494443973">
                      <w:marLeft w:val="0"/>
                      <w:marRight w:val="0"/>
                      <w:marTop w:val="0"/>
                      <w:marBottom w:val="0"/>
                      <w:divBdr>
                        <w:top w:val="none" w:sz="0" w:space="0" w:color="auto"/>
                        <w:left w:val="none" w:sz="0" w:space="0" w:color="auto"/>
                        <w:bottom w:val="none" w:sz="0" w:space="0" w:color="auto"/>
                        <w:right w:val="none" w:sz="0" w:space="0" w:color="auto"/>
                      </w:divBdr>
                    </w:div>
                  </w:divsChild>
                </w:div>
                <w:div w:id="282813632">
                  <w:marLeft w:val="0"/>
                  <w:marRight w:val="0"/>
                  <w:marTop w:val="0"/>
                  <w:marBottom w:val="0"/>
                  <w:divBdr>
                    <w:top w:val="single" w:sz="2" w:space="1" w:color="FFFFFF"/>
                    <w:left w:val="single" w:sz="2" w:space="12" w:color="FFFFFF"/>
                    <w:bottom w:val="single" w:sz="2" w:space="1" w:color="FFFFFF"/>
                    <w:right w:val="single" w:sz="2" w:space="4" w:color="FFFFFF"/>
                  </w:divBdr>
                  <w:divsChild>
                    <w:div w:id="1533153175">
                      <w:marLeft w:val="0"/>
                      <w:marRight w:val="0"/>
                      <w:marTop w:val="0"/>
                      <w:marBottom w:val="0"/>
                      <w:divBdr>
                        <w:top w:val="none" w:sz="0" w:space="0" w:color="auto"/>
                        <w:left w:val="none" w:sz="0" w:space="0" w:color="auto"/>
                        <w:bottom w:val="none" w:sz="0" w:space="0" w:color="auto"/>
                        <w:right w:val="none" w:sz="0" w:space="0" w:color="auto"/>
                      </w:divBdr>
                    </w:div>
                  </w:divsChild>
                </w:div>
                <w:div w:id="457844011">
                  <w:marLeft w:val="0"/>
                  <w:marRight w:val="0"/>
                  <w:marTop w:val="0"/>
                  <w:marBottom w:val="0"/>
                  <w:divBdr>
                    <w:top w:val="single" w:sz="2" w:space="1" w:color="FFFFFF"/>
                    <w:left w:val="single" w:sz="2" w:space="12" w:color="FFFFFF"/>
                    <w:bottom w:val="single" w:sz="2" w:space="1" w:color="FFFFFF"/>
                    <w:right w:val="single" w:sz="2" w:space="4" w:color="FFFFFF"/>
                  </w:divBdr>
                  <w:divsChild>
                    <w:div w:id="1296914886">
                      <w:marLeft w:val="0"/>
                      <w:marRight w:val="0"/>
                      <w:marTop w:val="0"/>
                      <w:marBottom w:val="0"/>
                      <w:divBdr>
                        <w:top w:val="none" w:sz="0" w:space="0" w:color="auto"/>
                        <w:left w:val="none" w:sz="0" w:space="0" w:color="auto"/>
                        <w:bottom w:val="none" w:sz="0" w:space="0" w:color="auto"/>
                        <w:right w:val="none" w:sz="0" w:space="0" w:color="auto"/>
                      </w:divBdr>
                    </w:div>
                  </w:divsChild>
                </w:div>
                <w:div w:id="920062060">
                  <w:marLeft w:val="0"/>
                  <w:marRight w:val="0"/>
                  <w:marTop w:val="0"/>
                  <w:marBottom w:val="0"/>
                  <w:divBdr>
                    <w:top w:val="single" w:sz="2" w:space="1" w:color="FFFFFF"/>
                    <w:left w:val="single" w:sz="2" w:space="12" w:color="FFFFFF"/>
                    <w:bottom w:val="single" w:sz="2" w:space="1" w:color="FFFFFF"/>
                    <w:right w:val="single" w:sz="2" w:space="4" w:color="FFFFFF"/>
                  </w:divBdr>
                  <w:divsChild>
                    <w:div w:id="1937057919">
                      <w:marLeft w:val="0"/>
                      <w:marRight w:val="0"/>
                      <w:marTop w:val="0"/>
                      <w:marBottom w:val="0"/>
                      <w:divBdr>
                        <w:top w:val="none" w:sz="0" w:space="0" w:color="auto"/>
                        <w:left w:val="none" w:sz="0" w:space="0" w:color="auto"/>
                        <w:bottom w:val="none" w:sz="0" w:space="0" w:color="auto"/>
                        <w:right w:val="none" w:sz="0" w:space="0" w:color="auto"/>
                      </w:divBdr>
                    </w:div>
                  </w:divsChild>
                </w:div>
                <w:div w:id="606276263">
                  <w:marLeft w:val="0"/>
                  <w:marRight w:val="0"/>
                  <w:marTop w:val="0"/>
                  <w:marBottom w:val="0"/>
                  <w:divBdr>
                    <w:top w:val="single" w:sz="2" w:space="1" w:color="FFFFFF"/>
                    <w:left w:val="single" w:sz="2" w:space="12" w:color="FFFFFF"/>
                    <w:bottom w:val="single" w:sz="2" w:space="4" w:color="FFFFFF"/>
                    <w:right w:val="single" w:sz="2" w:space="4" w:color="FFFFFF"/>
                  </w:divBdr>
                  <w:divsChild>
                    <w:div w:id="4717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555492">
          <w:marLeft w:val="0"/>
          <w:marRight w:val="0"/>
          <w:marTop w:val="0"/>
          <w:marBottom w:val="335"/>
          <w:divBdr>
            <w:top w:val="none" w:sz="0" w:space="0" w:color="auto"/>
            <w:left w:val="none" w:sz="0" w:space="0" w:color="auto"/>
            <w:bottom w:val="none" w:sz="0" w:space="0" w:color="auto"/>
            <w:right w:val="none" w:sz="0" w:space="0" w:color="auto"/>
          </w:divBdr>
          <w:divsChild>
            <w:div w:id="618486115">
              <w:marLeft w:val="0"/>
              <w:marRight w:val="0"/>
              <w:marTop w:val="0"/>
              <w:marBottom w:val="0"/>
              <w:divBdr>
                <w:top w:val="none" w:sz="0" w:space="0" w:color="auto"/>
                <w:left w:val="none" w:sz="0" w:space="0" w:color="auto"/>
                <w:bottom w:val="none" w:sz="0" w:space="0" w:color="auto"/>
                <w:right w:val="none" w:sz="0" w:space="0" w:color="auto"/>
              </w:divBdr>
              <w:divsChild>
                <w:div w:id="236091346">
                  <w:marLeft w:val="0"/>
                  <w:marRight w:val="0"/>
                  <w:marTop w:val="0"/>
                  <w:marBottom w:val="0"/>
                  <w:divBdr>
                    <w:top w:val="single" w:sz="2" w:space="4" w:color="FFFFFF"/>
                    <w:left w:val="single" w:sz="2" w:space="12" w:color="FFFFFF"/>
                    <w:bottom w:val="single" w:sz="2" w:space="1" w:color="FFFFFF"/>
                    <w:right w:val="single" w:sz="2" w:space="4" w:color="FFFFFF"/>
                  </w:divBdr>
                  <w:divsChild>
                    <w:div w:id="814444282">
                      <w:marLeft w:val="0"/>
                      <w:marRight w:val="0"/>
                      <w:marTop w:val="0"/>
                      <w:marBottom w:val="0"/>
                      <w:divBdr>
                        <w:top w:val="none" w:sz="0" w:space="0" w:color="auto"/>
                        <w:left w:val="none" w:sz="0" w:space="0" w:color="auto"/>
                        <w:bottom w:val="none" w:sz="0" w:space="0" w:color="auto"/>
                        <w:right w:val="none" w:sz="0" w:space="0" w:color="auto"/>
                      </w:divBdr>
                    </w:div>
                  </w:divsChild>
                </w:div>
                <w:div w:id="668292488">
                  <w:marLeft w:val="0"/>
                  <w:marRight w:val="0"/>
                  <w:marTop w:val="0"/>
                  <w:marBottom w:val="0"/>
                  <w:divBdr>
                    <w:top w:val="single" w:sz="2" w:space="1" w:color="FFFFFF"/>
                    <w:left w:val="single" w:sz="2" w:space="12" w:color="FFFFFF"/>
                    <w:bottom w:val="single" w:sz="2" w:space="1" w:color="FFFFFF"/>
                    <w:right w:val="single" w:sz="2" w:space="4" w:color="FFFFFF"/>
                  </w:divBdr>
                  <w:divsChild>
                    <w:div w:id="1667202561">
                      <w:marLeft w:val="0"/>
                      <w:marRight w:val="0"/>
                      <w:marTop w:val="0"/>
                      <w:marBottom w:val="0"/>
                      <w:divBdr>
                        <w:top w:val="none" w:sz="0" w:space="0" w:color="auto"/>
                        <w:left w:val="none" w:sz="0" w:space="0" w:color="auto"/>
                        <w:bottom w:val="none" w:sz="0" w:space="0" w:color="auto"/>
                        <w:right w:val="none" w:sz="0" w:space="0" w:color="auto"/>
                      </w:divBdr>
                    </w:div>
                  </w:divsChild>
                </w:div>
                <w:div w:id="43337909">
                  <w:marLeft w:val="0"/>
                  <w:marRight w:val="0"/>
                  <w:marTop w:val="0"/>
                  <w:marBottom w:val="0"/>
                  <w:divBdr>
                    <w:top w:val="single" w:sz="2" w:space="1" w:color="FFFFFF"/>
                    <w:left w:val="single" w:sz="2" w:space="12" w:color="FFFFFF"/>
                    <w:bottom w:val="single" w:sz="2" w:space="1" w:color="FFFFFF"/>
                    <w:right w:val="single" w:sz="2" w:space="4" w:color="FFFFFF"/>
                  </w:divBdr>
                  <w:divsChild>
                    <w:div w:id="1940526081">
                      <w:marLeft w:val="0"/>
                      <w:marRight w:val="0"/>
                      <w:marTop w:val="0"/>
                      <w:marBottom w:val="0"/>
                      <w:divBdr>
                        <w:top w:val="none" w:sz="0" w:space="0" w:color="auto"/>
                        <w:left w:val="none" w:sz="0" w:space="0" w:color="auto"/>
                        <w:bottom w:val="none" w:sz="0" w:space="0" w:color="auto"/>
                        <w:right w:val="none" w:sz="0" w:space="0" w:color="auto"/>
                      </w:divBdr>
                    </w:div>
                  </w:divsChild>
                </w:div>
                <w:div w:id="354967156">
                  <w:marLeft w:val="0"/>
                  <w:marRight w:val="0"/>
                  <w:marTop w:val="0"/>
                  <w:marBottom w:val="0"/>
                  <w:divBdr>
                    <w:top w:val="single" w:sz="2" w:space="1" w:color="FFFFFF"/>
                    <w:left w:val="single" w:sz="2" w:space="12" w:color="FFFFFF"/>
                    <w:bottom w:val="single" w:sz="2" w:space="1" w:color="FFFFFF"/>
                    <w:right w:val="single" w:sz="2" w:space="4" w:color="FFFFFF"/>
                  </w:divBdr>
                  <w:divsChild>
                    <w:div w:id="1844927815">
                      <w:marLeft w:val="0"/>
                      <w:marRight w:val="0"/>
                      <w:marTop w:val="0"/>
                      <w:marBottom w:val="0"/>
                      <w:divBdr>
                        <w:top w:val="none" w:sz="0" w:space="0" w:color="auto"/>
                        <w:left w:val="none" w:sz="0" w:space="0" w:color="auto"/>
                        <w:bottom w:val="none" w:sz="0" w:space="0" w:color="auto"/>
                        <w:right w:val="none" w:sz="0" w:space="0" w:color="auto"/>
                      </w:divBdr>
                    </w:div>
                  </w:divsChild>
                </w:div>
                <w:div w:id="823395932">
                  <w:marLeft w:val="0"/>
                  <w:marRight w:val="0"/>
                  <w:marTop w:val="0"/>
                  <w:marBottom w:val="0"/>
                  <w:divBdr>
                    <w:top w:val="single" w:sz="2" w:space="1" w:color="FFFFFF"/>
                    <w:left w:val="single" w:sz="2" w:space="12" w:color="FFFFFF"/>
                    <w:bottom w:val="single" w:sz="2" w:space="1" w:color="FFFFFF"/>
                    <w:right w:val="single" w:sz="2" w:space="4" w:color="FFFFFF"/>
                  </w:divBdr>
                  <w:divsChild>
                    <w:div w:id="627049720">
                      <w:marLeft w:val="0"/>
                      <w:marRight w:val="0"/>
                      <w:marTop w:val="0"/>
                      <w:marBottom w:val="0"/>
                      <w:divBdr>
                        <w:top w:val="none" w:sz="0" w:space="0" w:color="auto"/>
                        <w:left w:val="none" w:sz="0" w:space="0" w:color="auto"/>
                        <w:bottom w:val="none" w:sz="0" w:space="0" w:color="auto"/>
                        <w:right w:val="none" w:sz="0" w:space="0" w:color="auto"/>
                      </w:divBdr>
                    </w:div>
                  </w:divsChild>
                </w:div>
                <w:div w:id="786658430">
                  <w:marLeft w:val="0"/>
                  <w:marRight w:val="0"/>
                  <w:marTop w:val="0"/>
                  <w:marBottom w:val="0"/>
                  <w:divBdr>
                    <w:top w:val="single" w:sz="2" w:space="1" w:color="FFFFFF"/>
                    <w:left w:val="single" w:sz="2" w:space="12" w:color="FFFFFF"/>
                    <w:bottom w:val="single" w:sz="2" w:space="1" w:color="FFFFFF"/>
                    <w:right w:val="single" w:sz="2" w:space="4" w:color="FFFFFF"/>
                  </w:divBdr>
                  <w:divsChild>
                    <w:div w:id="1908177353">
                      <w:marLeft w:val="0"/>
                      <w:marRight w:val="0"/>
                      <w:marTop w:val="0"/>
                      <w:marBottom w:val="0"/>
                      <w:divBdr>
                        <w:top w:val="none" w:sz="0" w:space="0" w:color="auto"/>
                        <w:left w:val="none" w:sz="0" w:space="0" w:color="auto"/>
                        <w:bottom w:val="none" w:sz="0" w:space="0" w:color="auto"/>
                        <w:right w:val="none" w:sz="0" w:space="0" w:color="auto"/>
                      </w:divBdr>
                    </w:div>
                  </w:divsChild>
                </w:div>
                <w:div w:id="2034573202">
                  <w:marLeft w:val="0"/>
                  <w:marRight w:val="0"/>
                  <w:marTop w:val="0"/>
                  <w:marBottom w:val="0"/>
                  <w:divBdr>
                    <w:top w:val="single" w:sz="2" w:space="1" w:color="FFFFFF"/>
                    <w:left w:val="single" w:sz="2" w:space="12" w:color="FFFFFF"/>
                    <w:bottom w:val="single" w:sz="2" w:space="1" w:color="FFFFFF"/>
                    <w:right w:val="single" w:sz="2" w:space="4" w:color="FFFFFF"/>
                  </w:divBdr>
                  <w:divsChild>
                    <w:div w:id="770315182">
                      <w:marLeft w:val="0"/>
                      <w:marRight w:val="0"/>
                      <w:marTop w:val="0"/>
                      <w:marBottom w:val="0"/>
                      <w:divBdr>
                        <w:top w:val="none" w:sz="0" w:space="0" w:color="auto"/>
                        <w:left w:val="none" w:sz="0" w:space="0" w:color="auto"/>
                        <w:bottom w:val="none" w:sz="0" w:space="0" w:color="auto"/>
                        <w:right w:val="none" w:sz="0" w:space="0" w:color="auto"/>
                      </w:divBdr>
                    </w:div>
                  </w:divsChild>
                </w:div>
                <w:div w:id="693655339">
                  <w:marLeft w:val="0"/>
                  <w:marRight w:val="0"/>
                  <w:marTop w:val="0"/>
                  <w:marBottom w:val="0"/>
                  <w:divBdr>
                    <w:top w:val="single" w:sz="2" w:space="1" w:color="FFFFFF"/>
                    <w:left w:val="single" w:sz="2" w:space="12" w:color="FFFFFF"/>
                    <w:bottom w:val="single" w:sz="2" w:space="4" w:color="FFFFFF"/>
                    <w:right w:val="single" w:sz="2" w:space="4" w:color="FFFFFF"/>
                  </w:divBdr>
                  <w:divsChild>
                    <w:div w:id="11745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88413">
          <w:marLeft w:val="0"/>
          <w:marRight w:val="0"/>
          <w:marTop w:val="0"/>
          <w:marBottom w:val="335"/>
          <w:divBdr>
            <w:top w:val="none" w:sz="0" w:space="0" w:color="auto"/>
            <w:left w:val="none" w:sz="0" w:space="0" w:color="auto"/>
            <w:bottom w:val="none" w:sz="0" w:space="0" w:color="auto"/>
            <w:right w:val="none" w:sz="0" w:space="0" w:color="auto"/>
          </w:divBdr>
          <w:divsChild>
            <w:div w:id="1117021749">
              <w:marLeft w:val="0"/>
              <w:marRight w:val="0"/>
              <w:marTop w:val="0"/>
              <w:marBottom w:val="0"/>
              <w:divBdr>
                <w:top w:val="none" w:sz="0" w:space="0" w:color="auto"/>
                <w:left w:val="none" w:sz="0" w:space="0" w:color="auto"/>
                <w:bottom w:val="none" w:sz="0" w:space="0" w:color="auto"/>
                <w:right w:val="none" w:sz="0" w:space="0" w:color="auto"/>
              </w:divBdr>
              <w:divsChild>
                <w:div w:id="722487356">
                  <w:marLeft w:val="0"/>
                  <w:marRight w:val="0"/>
                  <w:marTop w:val="0"/>
                  <w:marBottom w:val="0"/>
                  <w:divBdr>
                    <w:top w:val="single" w:sz="2" w:space="4" w:color="FFFFFF"/>
                    <w:left w:val="single" w:sz="2" w:space="12" w:color="FFFFFF"/>
                    <w:bottom w:val="single" w:sz="2" w:space="1" w:color="FFFFFF"/>
                    <w:right w:val="single" w:sz="2" w:space="4" w:color="FFFFFF"/>
                  </w:divBdr>
                  <w:divsChild>
                    <w:div w:id="1935818480">
                      <w:marLeft w:val="0"/>
                      <w:marRight w:val="0"/>
                      <w:marTop w:val="0"/>
                      <w:marBottom w:val="0"/>
                      <w:divBdr>
                        <w:top w:val="none" w:sz="0" w:space="0" w:color="auto"/>
                        <w:left w:val="none" w:sz="0" w:space="0" w:color="auto"/>
                        <w:bottom w:val="none" w:sz="0" w:space="0" w:color="auto"/>
                        <w:right w:val="none" w:sz="0" w:space="0" w:color="auto"/>
                      </w:divBdr>
                    </w:div>
                  </w:divsChild>
                </w:div>
                <w:div w:id="459347543">
                  <w:marLeft w:val="0"/>
                  <w:marRight w:val="0"/>
                  <w:marTop w:val="0"/>
                  <w:marBottom w:val="0"/>
                  <w:divBdr>
                    <w:top w:val="single" w:sz="2" w:space="1" w:color="FFFFFF"/>
                    <w:left w:val="single" w:sz="2" w:space="12" w:color="FFFFFF"/>
                    <w:bottom w:val="single" w:sz="2" w:space="1" w:color="FFFFFF"/>
                    <w:right w:val="single" w:sz="2" w:space="4" w:color="FFFFFF"/>
                  </w:divBdr>
                  <w:divsChild>
                    <w:div w:id="1393625092">
                      <w:marLeft w:val="0"/>
                      <w:marRight w:val="0"/>
                      <w:marTop w:val="0"/>
                      <w:marBottom w:val="0"/>
                      <w:divBdr>
                        <w:top w:val="none" w:sz="0" w:space="0" w:color="auto"/>
                        <w:left w:val="none" w:sz="0" w:space="0" w:color="auto"/>
                        <w:bottom w:val="none" w:sz="0" w:space="0" w:color="auto"/>
                        <w:right w:val="none" w:sz="0" w:space="0" w:color="auto"/>
                      </w:divBdr>
                    </w:div>
                  </w:divsChild>
                </w:div>
                <w:div w:id="320429748">
                  <w:marLeft w:val="0"/>
                  <w:marRight w:val="0"/>
                  <w:marTop w:val="0"/>
                  <w:marBottom w:val="0"/>
                  <w:divBdr>
                    <w:top w:val="single" w:sz="2" w:space="1" w:color="FFFFFF"/>
                    <w:left w:val="single" w:sz="2" w:space="12" w:color="FFFFFF"/>
                    <w:bottom w:val="single" w:sz="2" w:space="1" w:color="FFFFFF"/>
                    <w:right w:val="single" w:sz="2" w:space="4" w:color="FFFFFF"/>
                  </w:divBdr>
                  <w:divsChild>
                    <w:div w:id="499393519">
                      <w:marLeft w:val="0"/>
                      <w:marRight w:val="0"/>
                      <w:marTop w:val="0"/>
                      <w:marBottom w:val="0"/>
                      <w:divBdr>
                        <w:top w:val="none" w:sz="0" w:space="0" w:color="auto"/>
                        <w:left w:val="none" w:sz="0" w:space="0" w:color="auto"/>
                        <w:bottom w:val="none" w:sz="0" w:space="0" w:color="auto"/>
                        <w:right w:val="none" w:sz="0" w:space="0" w:color="auto"/>
                      </w:divBdr>
                    </w:div>
                  </w:divsChild>
                </w:div>
                <w:div w:id="1624115031">
                  <w:marLeft w:val="0"/>
                  <w:marRight w:val="0"/>
                  <w:marTop w:val="0"/>
                  <w:marBottom w:val="0"/>
                  <w:divBdr>
                    <w:top w:val="single" w:sz="2" w:space="1" w:color="FFFFFF"/>
                    <w:left w:val="single" w:sz="2" w:space="12" w:color="FFFFFF"/>
                    <w:bottom w:val="single" w:sz="2" w:space="1" w:color="FFFFFF"/>
                    <w:right w:val="single" w:sz="2" w:space="4" w:color="FFFFFF"/>
                  </w:divBdr>
                  <w:divsChild>
                    <w:div w:id="869492505">
                      <w:marLeft w:val="0"/>
                      <w:marRight w:val="0"/>
                      <w:marTop w:val="0"/>
                      <w:marBottom w:val="0"/>
                      <w:divBdr>
                        <w:top w:val="none" w:sz="0" w:space="0" w:color="auto"/>
                        <w:left w:val="none" w:sz="0" w:space="0" w:color="auto"/>
                        <w:bottom w:val="none" w:sz="0" w:space="0" w:color="auto"/>
                        <w:right w:val="none" w:sz="0" w:space="0" w:color="auto"/>
                      </w:divBdr>
                    </w:div>
                  </w:divsChild>
                </w:div>
                <w:div w:id="1903368131">
                  <w:marLeft w:val="0"/>
                  <w:marRight w:val="0"/>
                  <w:marTop w:val="0"/>
                  <w:marBottom w:val="0"/>
                  <w:divBdr>
                    <w:top w:val="single" w:sz="2" w:space="1" w:color="FFFFFF"/>
                    <w:left w:val="single" w:sz="2" w:space="12" w:color="FFFFFF"/>
                    <w:bottom w:val="single" w:sz="2" w:space="1" w:color="FFFFFF"/>
                    <w:right w:val="single" w:sz="2" w:space="4" w:color="FFFFFF"/>
                  </w:divBdr>
                  <w:divsChild>
                    <w:div w:id="392236693">
                      <w:marLeft w:val="0"/>
                      <w:marRight w:val="0"/>
                      <w:marTop w:val="0"/>
                      <w:marBottom w:val="0"/>
                      <w:divBdr>
                        <w:top w:val="none" w:sz="0" w:space="0" w:color="auto"/>
                        <w:left w:val="none" w:sz="0" w:space="0" w:color="auto"/>
                        <w:bottom w:val="none" w:sz="0" w:space="0" w:color="auto"/>
                        <w:right w:val="none" w:sz="0" w:space="0" w:color="auto"/>
                      </w:divBdr>
                    </w:div>
                  </w:divsChild>
                </w:div>
                <w:div w:id="1298955741">
                  <w:marLeft w:val="0"/>
                  <w:marRight w:val="0"/>
                  <w:marTop w:val="0"/>
                  <w:marBottom w:val="0"/>
                  <w:divBdr>
                    <w:top w:val="single" w:sz="2" w:space="1" w:color="FFFFFF"/>
                    <w:left w:val="single" w:sz="2" w:space="12" w:color="FFFFFF"/>
                    <w:bottom w:val="single" w:sz="2" w:space="1" w:color="FFFFFF"/>
                    <w:right w:val="single" w:sz="2" w:space="4" w:color="FFFFFF"/>
                  </w:divBdr>
                  <w:divsChild>
                    <w:div w:id="483359241">
                      <w:marLeft w:val="0"/>
                      <w:marRight w:val="0"/>
                      <w:marTop w:val="0"/>
                      <w:marBottom w:val="0"/>
                      <w:divBdr>
                        <w:top w:val="none" w:sz="0" w:space="0" w:color="auto"/>
                        <w:left w:val="none" w:sz="0" w:space="0" w:color="auto"/>
                        <w:bottom w:val="none" w:sz="0" w:space="0" w:color="auto"/>
                        <w:right w:val="none" w:sz="0" w:space="0" w:color="auto"/>
                      </w:divBdr>
                    </w:div>
                  </w:divsChild>
                </w:div>
                <w:div w:id="2144232488">
                  <w:marLeft w:val="0"/>
                  <w:marRight w:val="0"/>
                  <w:marTop w:val="0"/>
                  <w:marBottom w:val="0"/>
                  <w:divBdr>
                    <w:top w:val="single" w:sz="2" w:space="1" w:color="FFFFFF"/>
                    <w:left w:val="single" w:sz="2" w:space="12" w:color="FFFFFF"/>
                    <w:bottom w:val="single" w:sz="2" w:space="1" w:color="FFFFFF"/>
                    <w:right w:val="single" w:sz="2" w:space="4" w:color="FFFFFF"/>
                  </w:divBdr>
                  <w:divsChild>
                    <w:div w:id="1134718019">
                      <w:marLeft w:val="0"/>
                      <w:marRight w:val="0"/>
                      <w:marTop w:val="0"/>
                      <w:marBottom w:val="0"/>
                      <w:divBdr>
                        <w:top w:val="none" w:sz="0" w:space="0" w:color="auto"/>
                        <w:left w:val="none" w:sz="0" w:space="0" w:color="auto"/>
                        <w:bottom w:val="none" w:sz="0" w:space="0" w:color="auto"/>
                        <w:right w:val="none" w:sz="0" w:space="0" w:color="auto"/>
                      </w:divBdr>
                    </w:div>
                  </w:divsChild>
                </w:div>
                <w:div w:id="878324331">
                  <w:marLeft w:val="0"/>
                  <w:marRight w:val="0"/>
                  <w:marTop w:val="0"/>
                  <w:marBottom w:val="0"/>
                  <w:divBdr>
                    <w:top w:val="single" w:sz="2" w:space="1" w:color="FFFFFF"/>
                    <w:left w:val="single" w:sz="2" w:space="12" w:color="FFFFFF"/>
                    <w:bottom w:val="single" w:sz="2" w:space="1" w:color="FFFFFF"/>
                    <w:right w:val="single" w:sz="2" w:space="4" w:color="FFFFFF"/>
                  </w:divBdr>
                  <w:divsChild>
                    <w:div w:id="2116708611">
                      <w:marLeft w:val="0"/>
                      <w:marRight w:val="0"/>
                      <w:marTop w:val="0"/>
                      <w:marBottom w:val="0"/>
                      <w:divBdr>
                        <w:top w:val="none" w:sz="0" w:space="0" w:color="auto"/>
                        <w:left w:val="none" w:sz="0" w:space="0" w:color="auto"/>
                        <w:bottom w:val="none" w:sz="0" w:space="0" w:color="auto"/>
                        <w:right w:val="none" w:sz="0" w:space="0" w:color="auto"/>
                      </w:divBdr>
                    </w:div>
                  </w:divsChild>
                </w:div>
                <w:div w:id="236406095">
                  <w:marLeft w:val="0"/>
                  <w:marRight w:val="0"/>
                  <w:marTop w:val="0"/>
                  <w:marBottom w:val="0"/>
                  <w:divBdr>
                    <w:top w:val="single" w:sz="2" w:space="1" w:color="FFFFFF"/>
                    <w:left w:val="single" w:sz="2" w:space="12" w:color="FFFFFF"/>
                    <w:bottom w:val="single" w:sz="2" w:space="1" w:color="FFFFFF"/>
                    <w:right w:val="single" w:sz="2" w:space="4" w:color="FFFFFF"/>
                  </w:divBdr>
                  <w:divsChild>
                    <w:div w:id="1680622937">
                      <w:marLeft w:val="0"/>
                      <w:marRight w:val="0"/>
                      <w:marTop w:val="0"/>
                      <w:marBottom w:val="0"/>
                      <w:divBdr>
                        <w:top w:val="none" w:sz="0" w:space="0" w:color="auto"/>
                        <w:left w:val="none" w:sz="0" w:space="0" w:color="auto"/>
                        <w:bottom w:val="none" w:sz="0" w:space="0" w:color="auto"/>
                        <w:right w:val="none" w:sz="0" w:space="0" w:color="auto"/>
                      </w:divBdr>
                    </w:div>
                  </w:divsChild>
                </w:div>
                <w:div w:id="1908570501">
                  <w:marLeft w:val="0"/>
                  <w:marRight w:val="0"/>
                  <w:marTop w:val="0"/>
                  <w:marBottom w:val="0"/>
                  <w:divBdr>
                    <w:top w:val="single" w:sz="2" w:space="1" w:color="FFFFFF"/>
                    <w:left w:val="single" w:sz="2" w:space="12" w:color="FFFFFF"/>
                    <w:bottom w:val="single" w:sz="2" w:space="1" w:color="FFFFFF"/>
                    <w:right w:val="single" w:sz="2" w:space="4" w:color="FFFFFF"/>
                  </w:divBdr>
                  <w:divsChild>
                    <w:div w:id="226039375">
                      <w:marLeft w:val="0"/>
                      <w:marRight w:val="0"/>
                      <w:marTop w:val="0"/>
                      <w:marBottom w:val="0"/>
                      <w:divBdr>
                        <w:top w:val="none" w:sz="0" w:space="0" w:color="auto"/>
                        <w:left w:val="none" w:sz="0" w:space="0" w:color="auto"/>
                        <w:bottom w:val="none" w:sz="0" w:space="0" w:color="auto"/>
                        <w:right w:val="none" w:sz="0" w:space="0" w:color="auto"/>
                      </w:divBdr>
                    </w:div>
                  </w:divsChild>
                </w:div>
                <w:div w:id="2118483030">
                  <w:marLeft w:val="0"/>
                  <w:marRight w:val="0"/>
                  <w:marTop w:val="0"/>
                  <w:marBottom w:val="0"/>
                  <w:divBdr>
                    <w:top w:val="single" w:sz="2" w:space="1" w:color="FFFFFF"/>
                    <w:left w:val="single" w:sz="2" w:space="12" w:color="FFFFFF"/>
                    <w:bottom w:val="single" w:sz="2" w:space="1" w:color="FFFFFF"/>
                    <w:right w:val="single" w:sz="2" w:space="4" w:color="FFFFFF"/>
                  </w:divBdr>
                  <w:divsChild>
                    <w:div w:id="48068746">
                      <w:marLeft w:val="0"/>
                      <w:marRight w:val="0"/>
                      <w:marTop w:val="0"/>
                      <w:marBottom w:val="0"/>
                      <w:divBdr>
                        <w:top w:val="none" w:sz="0" w:space="0" w:color="auto"/>
                        <w:left w:val="none" w:sz="0" w:space="0" w:color="auto"/>
                        <w:bottom w:val="none" w:sz="0" w:space="0" w:color="auto"/>
                        <w:right w:val="none" w:sz="0" w:space="0" w:color="auto"/>
                      </w:divBdr>
                    </w:div>
                  </w:divsChild>
                </w:div>
                <w:div w:id="527597245">
                  <w:marLeft w:val="0"/>
                  <w:marRight w:val="0"/>
                  <w:marTop w:val="0"/>
                  <w:marBottom w:val="0"/>
                  <w:divBdr>
                    <w:top w:val="single" w:sz="2" w:space="1" w:color="FFFFFF"/>
                    <w:left w:val="single" w:sz="2" w:space="12" w:color="FFFFFF"/>
                    <w:bottom w:val="single" w:sz="2" w:space="1" w:color="FFFFFF"/>
                    <w:right w:val="single" w:sz="2" w:space="4" w:color="FFFFFF"/>
                  </w:divBdr>
                  <w:divsChild>
                    <w:div w:id="171187810">
                      <w:marLeft w:val="0"/>
                      <w:marRight w:val="0"/>
                      <w:marTop w:val="0"/>
                      <w:marBottom w:val="0"/>
                      <w:divBdr>
                        <w:top w:val="none" w:sz="0" w:space="0" w:color="auto"/>
                        <w:left w:val="none" w:sz="0" w:space="0" w:color="auto"/>
                        <w:bottom w:val="none" w:sz="0" w:space="0" w:color="auto"/>
                        <w:right w:val="none" w:sz="0" w:space="0" w:color="auto"/>
                      </w:divBdr>
                    </w:div>
                  </w:divsChild>
                </w:div>
                <w:div w:id="48921918">
                  <w:marLeft w:val="0"/>
                  <w:marRight w:val="0"/>
                  <w:marTop w:val="0"/>
                  <w:marBottom w:val="0"/>
                  <w:divBdr>
                    <w:top w:val="single" w:sz="2" w:space="1" w:color="FFFFFF"/>
                    <w:left w:val="single" w:sz="2" w:space="12" w:color="FFFFFF"/>
                    <w:bottom w:val="single" w:sz="2" w:space="1" w:color="FFFFFF"/>
                    <w:right w:val="single" w:sz="2" w:space="4" w:color="FFFFFF"/>
                  </w:divBdr>
                  <w:divsChild>
                    <w:div w:id="1182860799">
                      <w:marLeft w:val="0"/>
                      <w:marRight w:val="0"/>
                      <w:marTop w:val="0"/>
                      <w:marBottom w:val="0"/>
                      <w:divBdr>
                        <w:top w:val="none" w:sz="0" w:space="0" w:color="auto"/>
                        <w:left w:val="none" w:sz="0" w:space="0" w:color="auto"/>
                        <w:bottom w:val="none" w:sz="0" w:space="0" w:color="auto"/>
                        <w:right w:val="none" w:sz="0" w:space="0" w:color="auto"/>
                      </w:divBdr>
                    </w:div>
                  </w:divsChild>
                </w:div>
                <w:div w:id="1647541883">
                  <w:marLeft w:val="0"/>
                  <w:marRight w:val="0"/>
                  <w:marTop w:val="0"/>
                  <w:marBottom w:val="0"/>
                  <w:divBdr>
                    <w:top w:val="single" w:sz="2" w:space="1" w:color="FFFFFF"/>
                    <w:left w:val="single" w:sz="2" w:space="12" w:color="FFFFFF"/>
                    <w:bottom w:val="single" w:sz="2" w:space="1" w:color="FFFFFF"/>
                    <w:right w:val="single" w:sz="2" w:space="4" w:color="FFFFFF"/>
                  </w:divBdr>
                  <w:divsChild>
                    <w:div w:id="1601832406">
                      <w:marLeft w:val="0"/>
                      <w:marRight w:val="0"/>
                      <w:marTop w:val="0"/>
                      <w:marBottom w:val="0"/>
                      <w:divBdr>
                        <w:top w:val="none" w:sz="0" w:space="0" w:color="auto"/>
                        <w:left w:val="none" w:sz="0" w:space="0" w:color="auto"/>
                        <w:bottom w:val="none" w:sz="0" w:space="0" w:color="auto"/>
                        <w:right w:val="none" w:sz="0" w:space="0" w:color="auto"/>
                      </w:divBdr>
                    </w:div>
                  </w:divsChild>
                </w:div>
                <w:div w:id="1302268616">
                  <w:marLeft w:val="0"/>
                  <w:marRight w:val="0"/>
                  <w:marTop w:val="0"/>
                  <w:marBottom w:val="0"/>
                  <w:divBdr>
                    <w:top w:val="single" w:sz="2" w:space="1" w:color="FFFFFF"/>
                    <w:left w:val="single" w:sz="2" w:space="12" w:color="FFFFFF"/>
                    <w:bottom w:val="single" w:sz="2" w:space="1" w:color="FFFFFF"/>
                    <w:right w:val="single" w:sz="2" w:space="4" w:color="FFFFFF"/>
                  </w:divBdr>
                  <w:divsChild>
                    <w:div w:id="1343163365">
                      <w:marLeft w:val="0"/>
                      <w:marRight w:val="0"/>
                      <w:marTop w:val="0"/>
                      <w:marBottom w:val="0"/>
                      <w:divBdr>
                        <w:top w:val="none" w:sz="0" w:space="0" w:color="auto"/>
                        <w:left w:val="none" w:sz="0" w:space="0" w:color="auto"/>
                        <w:bottom w:val="none" w:sz="0" w:space="0" w:color="auto"/>
                        <w:right w:val="none" w:sz="0" w:space="0" w:color="auto"/>
                      </w:divBdr>
                    </w:div>
                  </w:divsChild>
                </w:div>
                <w:div w:id="1378699134">
                  <w:marLeft w:val="0"/>
                  <w:marRight w:val="0"/>
                  <w:marTop w:val="0"/>
                  <w:marBottom w:val="0"/>
                  <w:divBdr>
                    <w:top w:val="single" w:sz="2" w:space="1" w:color="FFFFFF"/>
                    <w:left w:val="single" w:sz="2" w:space="12" w:color="FFFFFF"/>
                    <w:bottom w:val="single" w:sz="2" w:space="1" w:color="FFFFFF"/>
                    <w:right w:val="single" w:sz="2" w:space="4" w:color="FFFFFF"/>
                  </w:divBdr>
                  <w:divsChild>
                    <w:div w:id="506601039">
                      <w:marLeft w:val="0"/>
                      <w:marRight w:val="0"/>
                      <w:marTop w:val="0"/>
                      <w:marBottom w:val="0"/>
                      <w:divBdr>
                        <w:top w:val="none" w:sz="0" w:space="0" w:color="auto"/>
                        <w:left w:val="none" w:sz="0" w:space="0" w:color="auto"/>
                        <w:bottom w:val="none" w:sz="0" w:space="0" w:color="auto"/>
                        <w:right w:val="none" w:sz="0" w:space="0" w:color="auto"/>
                      </w:divBdr>
                    </w:div>
                  </w:divsChild>
                </w:div>
                <w:div w:id="1172990354">
                  <w:marLeft w:val="0"/>
                  <w:marRight w:val="0"/>
                  <w:marTop w:val="0"/>
                  <w:marBottom w:val="0"/>
                  <w:divBdr>
                    <w:top w:val="single" w:sz="2" w:space="1" w:color="FFFFFF"/>
                    <w:left w:val="single" w:sz="2" w:space="12" w:color="FFFFFF"/>
                    <w:bottom w:val="single" w:sz="2" w:space="1" w:color="FFFFFF"/>
                    <w:right w:val="single" w:sz="2" w:space="4" w:color="FFFFFF"/>
                  </w:divBdr>
                  <w:divsChild>
                    <w:div w:id="953558280">
                      <w:marLeft w:val="0"/>
                      <w:marRight w:val="0"/>
                      <w:marTop w:val="0"/>
                      <w:marBottom w:val="0"/>
                      <w:divBdr>
                        <w:top w:val="none" w:sz="0" w:space="0" w:color="auto"/>
                        <w:left w:val="none" w:sz="0" w:space="0" w:color="auto"/>
                        <w:bottom w:val="none" w:sz="0" w:space="0" w:color="auto"/>
                        <w:right w:val="none" w:sz="0" w:space="0" w:color="auto"/>
                      </w:divBdr>
                    </w:div>
                  </w:divsChild>
                </w:div>
                <w:div w:id="153760455">
                  <w:marLeft w:val="0"/>
                  <w:marRight w:val="0"/>
                  <w:marTop w:val="0"/>
                  <w:marBottom w:val="0"/>
                  <w:divBdr>
                    <w:top w:val="single" w:sz="2" w:space="1" w:color="FFFFFF"/>
                    <w:left w:val="single" w:sz="2" w:space="12" w:color="FFFFFF"/>
                    <w:bottom w:val="single" w:sz="2" w:space="1" w:color="FFFFFF"/>
                    <w:right w:val="single" w:sz="2" w:space="4" w:color="FFFFFF"/>
                  </w:divBdr>
                  <w:divsChild>
                    <w:div w:id="1029795531">
                      <w:marLeft w:val="0"/>
                      <w:marRight w:val="0"/>
                      <w:marTop w:val="0"/>
                      <w:marBottom w:val="0"/>
                      <w:divBdr>
                        <w:top w:val="none" w:sz="0" w:space="0" w:color="auto"/>
                        <w:left w:val="none" w:sz="0" w:space="0" w:color="auto"/>
                        <w:bottom w:val="none" w:sz="0" w:space="0" w:color="auto"/>
                        <w:right w:val="none" w:sz="0" w:space="0" w:color="auto"/>
                      </w:divBdr>
                    </w:div>
                  </w:divsChild>
                </w:div>
                <w:div w:id="562763743">
                  <w:marLeft w:val="0"/>
                  <w:marRight w:val="0"/>
                  <w:marTop w:val="0"/>
                  <w:marBottom w:val="0"/>
                  <w:divBdr>
                    <w:top w:val="single" w:sz="2" w:space="1" w:color="FFFFFF"/>
                    <w:left w:val="single" w:sz="2" w:space="12" w:color="FFFFFF"/>
                    <w:bottom w:val="single" w:sz="2" w:space="1" w:color="FFFFFF"/>
                    <w:right w:val="single" w:sz="2" w:space="4" w:color="FFFFFF"/>
                  </w:divBdr>
                  <w:divsChild>
                    <w:div w:id="6366705">
                      <w:marLeft w:val="0"/>
                      <w:marRight w:val="0"/>
                      <w:marTop w:val="0"/>
                      <w:marBottom w:val="0"/>
                      <w:divBdr>
                        <w:top w:val="none" w:sz="0" w:space="0" w:color="auto"/>
                        <w:left w:val="none" w:sz="0" w:space="0" w:color="auto"/>
                        <w:bottom w:val="none" w:sz="0" w:space="0" w:color="auto"/>
                        <w:right w:val="none" w:sz="0" w:space="0" w:color="auto"/>
                      </w:divBdr>
                    </w:div>
                  </w:divsChild>
                </w:div>
                <w:div w:id="1225870317">
                  <w:marLeft w:val="0"/>
                  <w:marRight w:val="0"/>
                  <w:marTop w:val="0"/>
                  <w:marBottom w:val="0"/>
                  <w:divBdr>
                    <w:top w:val="single" w:sz="2" w:space="1" w:color="FFFFFF"/>
                    <w:left w:val="single" w:sz="2" w:space="12" w:color="FFFFFF"/>
                    <w:bottom w:val="single" w:sz="2" w:space="1" w:color="FFFFFF"/>
                    <w:right w:val="single" w:sz="2" w:space="4" w:color="FFFFFF"/>
                  </w:divBdr>
                  <w:divsChild>
                    <w:div w:id="1192913129">
                      <w:marLeft w:val="0"/>
                      <w:marRight w:val="0"/>
                      <w:marTop w:val="0"/>
                      <w:marBottom w:val="0"/>
                      <w:divBdr>
                        <w:top w:val="none" w:sz="0" w:space="0" w:color="auto"/>
                        <w:left w:val="none" w:sz="0" w:space="0" w:color="auto"/>
                        <w:bottom w:val="none" w:sz="0" w:space="0" w:color="auto"/>
                        <w:right w:val="none" w:sz="0" w:space="0" w:color="auto"/>
                      </w:divBdr>
                    </w:div>
                  </w:divsChild>
                </w:div>
                <w:div w:id="177745262">
                  <w:marLeft w:val="0"/>
                  <w:marRight w:val="0"/>
                  <w:marTop w:val="0"/>
                  <w:marBottom w:val="0"/>
                  <w:divBdr>
                    <w:top w:val="single" w:sz="2" w:space="1" w:color="FFFFFF"/>
                    <w:left w:val="single" w:sz="2" w:space="12" w:color="FFFFFF"/>
                    <w:bottom w:val="single" w:sz="2" w:space="1" w:color="FFFFFF"/>
                    <w:right w:val="single" w:sz="2" w:space="4" w:color="FFFFFF"/>
                  </w:divBdr>
                  <w:divsChild>
                    <w:div w:id="1493370203">
                      <w:marLeft w:val="0"/>
                      <w:marRight w:val="0"/>
                      <w:marTop w:val="0"/>
                      <w:marBottom w:val="0"/>
                      <w:divBdr>
                        <w:top w:val="none" w:sz="0" w:space="0" w:color="auto"/>
                        <w:left w:val="none" w:sz="0" w:space="0" w:color="auto"/>
                        <w:bottom w:val="none" w:sz="0" w:space="0" w:color="auto"/>
                        <w:right w:val="none" w:sz="0" w:space="0" w:color="auto"/>
                      </w:divBdr>
                    </w:div>
                  </w:divsChild>
                </w:div>
                <w:div w:id="1292050446">
                  <w:marLeft w:val="0"/>
                  <w:marRight w:val="0"/>
                  <w:marTop w:val="0"/>
                  <w:marBottom w:val="0"/>
                  <w:divBdr>
                    <w:top w:val="single" w:sz="2" w:space="1" w:color="FFFFFF"/>
                    <w:left w:val="single" w:sz="2" w:space="12" w:color="FFFFFF"/>
                    <w:bottom w:val="single" w:sz="2" w:space="1" w:color="FFFFFF"/>
                    <w:right w:val="single" w:sz="2" w:space="4" w:color="FFFFFF"/>
                  </w:divBdr>
                  <w:divsChild>
                    <w:div w:id="1806267302">
                      <w:marLeft w:val="0"/>
                      <w:marRight w:val="0"/>
                      <w:marTop w:val="0"/>
                      <w:marBottom w:val="0"/>
                      <w:divBdr>
                        <w:top w:val="none" w:sz="0" w:space="0" w:color="auto"/>
                        <w:left w:val="none" w:sz="0" w:space="0" w:color="auto"/>
                        <w:bottom w:val="none" w:sz="0" w:space="0" w:color="auto"/>
                        <w:right w:val="none" w:sz="0" w:space="0" w:color="auto"/>
                      </w:divBdr>
                    </w:div>
                  </w:divsChild>
                </w:div>
                <w:div w:id="1865051509">
                  <w:marLeft w:val="0"/>
                  <w:marRight w:val="0"/>
                  <w:marTop w:val="0"/>
                  <w:marBottom w:val="0"/>
                  <w:divBdr>
                    <w:top w:val="single" w:sz="2" w:space="1" w:color="FFFFFF"/>
                    <w:left w:val="single" w:sz="2" w:space="12" w:color="FFFFFF"/>
                    <w:bottom w:val="single" w:sz="2" w:space="1" w:color="FFFFFF"/>
                    <w:right w:val="single" w:sz="2" w:space="4" w:color="FFFFFF"/>
                  </w:divBdr>
                  <w:divsChild>
                    <w:div w:id="1557625727">
                      <w:marLeft w:val="0"/>
                      <w:marRight w:val="0"/>
                      <w:marTop w:val="0"/>
                      <w:marBottom w:val="0"/>
                      <w:divBdr>
                        <w:top w:val="none" w:sz="0" w:space="0" w:color="auto"/>
                        <w:left w:val="none" w:sz="0" w:space="0" w:color="auto"/>
                        <w:bottom w:val="none" w:sz="0" w:space="0" w:color="auto"/>
                        <w:right w:val="none" w:sz="0" w:space="0" w:color="auto"/>
                      </w:divBdr>
                    </w:div>
                  </w:divsChild>
                </w:div>
                <w:div w:id="1526016665">
                  <w:marLeft w:val="0"/>
                  <w:marRight w:val="0"/>
                  <w:marTop w:val="0"/>
                  <w:marBottom w:val="0"/>
                  <w:divBdr>
                    <w:top w:val="single" w:sz="2" w:space="1" w:color="FFFFFF"/>
                    <w:left w:val="single" w:sz="2" w:space="12" w:color="FFFFFF"/>
                    <w:bottom w:val="single" w:sz="2" w:space="1" w:color="FFFFFF"/>
                    <w:right w:val="single" w:sz="2" w:space="4" w:color="FFFFFF"/>
                  </w:divBdr>
                  <w:divsChild>
                    <w:div w:id="989553416">
                      <w:marLeft w:val="0"/>
                      <w:marRight w:val="0"/>
                      <w:marTop w:val="0"/>
                      <w:marBottom w:val="0"/>
                      <w:divBdr>
                        <w:top w:val="none" w:sz="0" w:space="0" w:color="auto"/>
                        <w:left w:val="none" w:sz="0" w:space="0" w:color="auto"/>
                        <w:bottom w:val="none" w:sz="0" w:space="0" w:color="auto"/>
                        <w:right w:val="none" w:sz="0" w:space="0" w:color="auto"/>
                      </w:divBdr>
                    </w:div>
                  </w:divsChild>
                </w:div>
                <w:div w:id="1366444442">
                  <w:marLeft w:val="0"/>
                  <w:marRight w:val="0"/>
                  <w:marTop w:val="0"/>
                  <w:marBottom w:val="0"/>
                  <w:divBdr>
                    <w:top w:val="single" w:sz="2" w:space="1" w:color="FFFFFF"/>
                    <w:left w:val="single" w:sz="2" w:space="12" w:color="FFFFFF"/>
                    <w:bottom w:val="single" w:sz="2" w:space="1" w:color="FFFFFF"/>
                    <w:right w:val="single" w:sz="2" w:space="4" w:color="FFFFFF"/>
                  </w:divBdr>
                  <w:divsChild>
                    <w:div w:id="1057827291">
                      <w:marLeft w:val="0"/>
                      <w:marRight w:val="0"/>
                      <w:marTop w:val="0"/>
                      <w:marBottom w:val="0"/>
                      <w:divBdr>
                        <w:top w:val="none" w:sz="0" w:space="0" w:color="auto"/>
                        <w:left w:val="none" w:sz="0" w:space="0" w:color="auto"/>
                        <w:bottom w:val="none" w:sz="0" w:space="0" w:color="auto"/>
                        <w:right w:val="none" w:sz="0" w:space="0" w:color="auto"/>
                      </w:divBdr>
                    </w:div>
                  </w:divsChild>
                </w:div>
                <w:div w:id="1442529859">
                  <w:marLeft w:val="0"/>
                  <w:marRight w:val="0"/>
                  <w:marTop w:val="0"/>
                  <w:marBottom w:val="0"/>
                  <w:divBdr>
                    <w:top w:val="single" w:sz="2" w:space="1" w:color="FFFFFF"/>
                    <w:left w:val="single" w:sz="2" w:space="12" w:color="FFFFFF"/>
                    <w:bottom w:val="single" w:sz="2" w:space="1" w:color="FFFFFF"/>
                    <w:right w:val="single" w:sz="2" w:space="4" w:color="FFFFFF"/>
                  </w:divBdr>
                  <w:divsChild>
                    <w:div w:id="1029263588">
                      <w:marLeft w:val="0"/>
                      <w:marRight w:val="0"/>
                      <w:marTop w:val="0"/>
                      <w:marBottom w:val="0"/>
                      <w:divBdr>
                        <w:top w:val="none" w:sz="0" w:space="0" w:color="auto"/>
                        <w:left w:val="none" w:sz="0" w:space="0" w:color="auto"/>
                        <w:bottom w:val="none" w:sz="0" w:space="0" w:color="auto"/>
                        <w:right w:val="none" w:sz="0" w:space="0" w:color="auto"/>
                      </w:divBdr>
                    </w:div>
                  </w:divsChild>
                </w:div>
                <w:div w:id="1348868420">
                  <w:marLeft w:val="0"/>
                  <w:marRight w:val="0"/>
                  <w:marTop w:val="0"/>
                  <w:marBottom w:val="0"/>
                  <w:divBdr>
                    <w:top w:val="single" w:sz="2" w:space="1" w:color="FFFFFF"/>
                    <w:left w:val="single" w:sz="2" w:space="12" w:color="FFFFFF"/>
                    <w:bottom w:val="single" w:sz="2" w:space="1" w:color="FFFFFF"/>
                    <w:right w:val="single" w:sz="2" w:space="4" w:color="FFFFFF"/>
                  </w:divBdr>
                  <w:divsChild>
                    <w:div w:id="858742953">
                      <w:marLeft w:val="0"/>
                      <w:marRight w:val="0"/>
                      <w:marTop w:val="0"/>
                      <w:marBottom w:val="0"/>
                      <w:divBdr>
                        <w:top w:val="none" w:sz="0" w:space="0" w:color="auto"/>
                        <w:left w:val="none" w:sz="0" w:space="0" w:color="auto"/>
                        <w:bottom w:val="none" w:sz="0" w:space="0" w:color="auto"/>
                        <w:right w:val="none" w:sz="0" w:space="0" w:color="auto"/>
                      </w:divBdr>
                    </w:div>
                  </w:divsChild>
                </w:div>
                <w:div w:id="120080436">
                  <w:marLeft w:val="0"/>
                  <w:marRight w:val="0"/>
                  <w:marTop w:val="0"/>
                  <w:marBottom w:val="0"/>
                  <w:divBdr>
                    <w:top w:val="single" w:sz="2" w:space="1" w:color="FFFFFF"/>
                    <w:left w:val="single" w:sz="2" w:space="12" w:color="FFFFFF"/>
                    <w:bottom w:val="single" w:sz="2" w:space="1" w:color="FFFFFF"/>
                    <w:right w:val="single" w:sz="2" w:space="4" w:color="FFFFFF"/>
                  </w:divBdr>
                  <w:divsChild>
                    <w:div w:id="1667170921">
                      <w:marLeft w:val="0"/>
                      <w:marRight w:val="0"/>
                      <w:marTop w:val="0"/>
                      <w:marBottom w:val="0"/>
                      <w:divBdr>
                        <w:top w:val="none" w:sz="0" w:space="0" w:color="auto"/>
                        <w:left w:val="none" w:sz="0" w:space="0" w:color="auto"/>
                        <w:bottom w:val="none" w:sz="0" w:space="0" w:color="auto"/>
                        <w:right w:val="none" w:sz="0" w:space="0" w:color="auto"/>
                      </w:divBdr>
                    </w:div>
                  </w:divsChild>
                </w:div>
                <w:div w:id="1628120956">
                  <w:marLeft w:val="0"/>
                  <w:marRight w:val="0"/>
                  <w:marTop w:val="0"/>
                  <w:marBottom w:val="0"/>
                  <w:divBdr>
                    <w:top w:val="single" w:sz="2" w:space="1" w:color="FFFFFF"/>
                    <w:left w:val="single" w:sz="2" w:space="12" w:color="FFFFFF"/>
                    <w:bottom w:val="single" w:sz="2" w:space="1" w:color="FFFFFF"/>
                    <w:right w:val="single" w:sz="2" w:space="4" w:color="FFFFFF"/>
                  </w:divBdr>
                  <w:divsChild>
                    <w:div w:id="519121795">
                      <w:marLeft w:val="0"/>
                      <w:marRight w:val="0"/>
                      <w:marTop w:val="0"/>
                      <w:marBottom w:val="0"/>
                      <w:divBdr>
                        <w:top w:val="none" w:sz="0" w:space="0" w:color="auto"/>
                        <w:left w:val="none" w:sz="0" w:space="0" w:color="auto"/>
                        <w:bottom w:val="none" w:sz="0" w:space="0" w:color="auto"/>
                        <w:right w:val="none" w:sz="0" w:space="0" w:color="auto"/>
                      </w:divBdr>
                    </w:div>
                  </w:divsChild>
                </w:div>
                <w:div w:id="2127576318">
                  <w:marLeft w:val="0"/>
                  <w:marRight w:val="0"/>
                  <w:marTop w:val="0"/>
                  <w:marBottom w:val="0"/>
                  <w:divBdr>
                    <w:top w:val="single" w:sz="2" w:space="1" w:color="FFFFFF"/>
                    <w:left w:val="single" w:sz="2" w:space="12" w:color="FFFFFF"/>
                    <w:bottom w:val="single" w:sz="2" w:space="1" w:color="FFFFFF"/>
                    <w:right w:val="single" w:sz="2" w:space="4" w:color="FFFFFF"/>
                  </w:divBdr>
                  <w:divsChild>
                    <w:div w:id="1494222004">
                      <w:marLeft w:val="0"/>
                      <w:marRight w:val="0"/>
                      <w:marTop w:val="0"/>
                      <w:marBottom w:val="0"/>
                      <w:divBdr>
                        <w:top w:val="none" w:sz="0" w:space="0" w:color="auto"/>
                        <w:left w:val="none" w:sz="0" w:space="0" w:color="auto"/>
                        <w:bottom w:val="none" w:sz="0" w:space="0" w:color="auto"/>
                        <w:right w:val="none" w:sz="0" w:space="0" w:color="auto"/>
                      </w:divBdr>
                    </w:div>
                  </w:divsChild>
                </w:div>
                <w:div w:id="1222400710">
                  <w:marLeft w:val="0"/>
                  <w:marRight w:val="0"/>
                  <w:marTop w:val="0"/>
                  <w:marBottom w:val="0"/>
                  <w:divBdr>
                    <w:top w:val="single" w:sz="2" w:space="1" w:color="FFFFFF"/>
                    <w:left w:val="single" w:sz="2" w:space="12" w:color="FFFFFF"/>
                    <w:bottom w:val="single" w:sz="2" w:space="1" w:color="FFFFFF"/>
                    <w:right w:val="single" w:sz="2" w:space="4" w:color="FFFFFF"/>
                  </w:divBdr>
                  <w:divsChild>
                    <w:div w:id="1850480844">
                      <w:marLeft w:val="0"/>
                      <w:marRight w:val="0"/>
                      <w:marTop w:val="0"/>
                      <w:marBottom w:val="0"/>
                      <w:divBdr>
                        <w:top w:val="none" w:sz="0" w:space="0" w:color="auto"/>
                        <w:left w:val="none" w:sz="0" w:space="0" w:color="auto"/>
                        <w:bottom w:val="none" w:sz="0" w:space="0" w:color="auto"/>
                        <w:right w:val="none" w:sz="0" w:space="0" w:color="auto"/>
                      </w:divBdr>
                    </w:div>
                  </w:divsChild>
                </w:div>
                <w:div w:id="750781535">
                  <w:marLeft w:val="0"/>
                  <w:marRight w:val="0"/>
                  <w:marTop w:val="0"/>
                  <w:marBottom w:val="0"/>
                  <w:divBdr>
                    <w:top w:val="single" w:sz="2" w:space="1" w:color="FFFFFF"/>
                    <w:left w:val="single" w:sz="2" w:space="12" w:color="FFFFFF"/>
                    <w:bottom w:val="single" w:sz="2" w:space="1" w:color="FFFFFF"/>
                    <w:right w:val="single" w:sz="2" w:space="4" w:color="FFFFFF"/>
                  </w:divBdr>
                  <w:divsChild>
                    <w:div w:id="2041323163">
                      <w:marLeft w:val="0"/>
                      <w:marRight w:val="0"/>
                      <w:marTop w:val="0"/>
                      <w:marBottom w:val="0"/>
                      <w:divBdr>
                        <w:top w:val="none" w:sz="0" w:space="0" w:color="auto"/>
                        <w:left w:val="none" w:sz="0" w:space="0" w:color="auto"/>
                        <w:bottom w:val="none" w:sz="0" w:space="0" w:color="auto"/>
                        <w:right w:val="none" w:sz="0" w:space="0" w:color="auto"/>
                      </w:divBdr>
                    </w:div>
                  </w:divsChild>
                </w:div>
                <w:div w:id="1608080892">
                  <w:marLeft w:val="0"/>
                  <w:marRight w:val="0"/>
                  <w:marTop w:val="0"/>
                  <w:marBottom w:val="0"/>
                  <w:divBdr>
                    <w:top w:val="single" w:sz="2" w:space="1" w:color="FFFFFF"/>
                    <w:left w:val="single" w:sz="2" w:space="12" w:color="FFFFFF"/>
                    <w:bottom w:val="single" w:sz="2" w:space="1" w:color="FFFFFF"/>
                    <w:right w:val="single" w:sz="2" w:space="4" w:color="FFFFFF"/>
                  </w:divBdr>
                  <w:divsChild>
                    <w:div w:id="981351380">
                      <w:marLeft w:val="0"/>
                      <w:marRight w:val="0"/>
                      <w:marTop w:val="0"/>
                      <w:marBottom w:val="0"/>
                      <w:divBdr>
                        <w:top w:val="none" w:sz="0" w:space="0" w:color="auto"/>
                        <w:left w:val="none" w:sz="0" w:space="0" w:color="auto"/>
                        <w:bottom w:val="none" w:sz="0" w:space="0" w:color="auto"/>
                        <w:right w:val="none" w:sz="0" w:space="0" w:color="auto"/>
                      </w:divBdr>
                    </w:div>
                  </w:divsChild>
                </w:div>
                <w:div w:id="1560508891">
                  <w:marLeft w:val="0"/>
                  <w:marRight w:val="0"/>
                  <w:marTop w:val="0"/>
                  <w:marBottom w:val="0"/>
                  <w:divBdr>
                    <w:top w:val="single" w:sz="2" w:space="1" w:color="FFFFFF"/>
                    <w:left w:val="single" w:sz="2" w:space="12" w:color="FFFFFF"/>
                    <w:bottom w:val="single" w:sz="2" w:space="1" w:color="FFFFFF"/>
                    <w:right w:val="single" w:sz="2" w:space="4" w:color="FFFFFF"/>
                  </w:divBdr>
                  <w:divsChild>
                    <w:div w:id="714503682">
                      <w:marLeft w:val="0"/>
                      <w:marRight w:val="0"/>
                      <w:marTop w:val="0"/>
                      <w:marBottom w:val="0"/>
                      <w:divBdr>
                        <w:top w:val="none" w:sz="0" w:space="0" w:color="auto"/>
                        <w:left w:val="none" w:sz="0" w:space="0" w:color="auto"/>
                        <w:bottom w:val="none" w:sz="0" w:space="0" w:color="auto"/>
                        <w:right w:val="none" w:sz="0" w:space="0" w:color="auto"/>
                      </w:divBdr>
                    </w:div>
                  </w:divsChild>
                </w:div>
                <w:div w:id="347754667">
                  <w:marLeft w:val="0"/>
                  <w:marRight w:val="0"/>
                  <w:marTop w:val="0"/>
                  <w:marBottom w:val="0"/>
                  <w:divBdr>
                    <w:top w:val="single" w:sz="2" w:space="1" w:color="FFFFFF"/>
                    <w:left w:val="single" w:sz="2" w:space="12" w:color="FFFFFF"/>
                    <w:bottom w:val="single" w:sz="2" w:space="1" w:color="FFFFFF"/>
                    <w:right w:val="single" w:sz="2" w:space="4" w:color="FFFFFF"/>
                  </w:divBdr>
                  <w:divsChild>
                    <w:div w:id="1850675905">
                      <w:marLeft w:val="0"/>
                      <w:marRight w:val="0"/>
                      <w:marTop w:val="0"/>
                      <w:marBottom w:val="0"/>
                      <w:divBdr>
                        <w:top w:val="none" w:sz="0" w:space="0" w:color="auto"/>
                        <w:left w:val="none" w:sz="0" w:space="0" w:color="auto"/>
                        <w:bottom w:val="none" w:sz="0" w:space="0" w:color="auto"/>
                        <w:right w:val="none" w:sz="0" w:space="0" w:color="auto"/>
                      </w:divBdr>
                    </w:div>
                  </w:divsChild>
                </w:div>
                <w:div w:id="810172905">
                  <w:marLeft w:val="0"/>
                  <w:marRight w:val="0"/>
                  <w:marTop w:val="0"/>
                  <w:marBottom w:val="0"/>
                  <w:divBdr>
                    <w:top w:val="single" w:sz="2" w:space="1" w:color="FFFFFF"/>
                    <w:left w:val="single" w:sz="2" w:space="12" w:color="FFFFFF"/>
                    <w:bottom w:val="single" w:sz="2" w:space="1" w:color="FFFFFF"/>
                    <w:right w:val="single" w:sz="2" w:space="4" w:color="FFFFFF"/>
                  </w:divBdr>
                  <w:divsChild>
                    <w:div w:id="1063716642">
                      <w:marLeft w:val="0"/>
                      <w:marRight w:val="0"/>
                      <w:marTop w:val="0"/>
                      <w:marBottom w:val="0"/>
                      <w:divBdr>
                        <w:top w:val="none" w:sz="0" w:space="0" w:color="auto"/>
                        <w:left w:val="none" w:sz="0" w:space="0" w:color="auto"/>
                        <w:bottom w:val="none" w:sz="0" w:space="0" w:color="auto"/>
                        <w:right w:val="none" w:sz="0" w:space="0" w:color="auto"/>
                      </w:divBdr>
                    </w:div>
                  </w:divsChild>
                </w:div>
                <w:div w:id="1787577686">
                  <w:marLeft w:val="0"/>
                  <w:marRight w:val="0"/>
                  <w:marTop w:val="0"/>
                  <w:marBottom w:val="0"/>
                  <w:divBdr>
                    <w:top w:val="single" w:sz="2" w:space="1" w:color="FFFFFF"/>
                    <w:left w:val="single" w:sz="2" w:space="12" w:color="FFFFFF"/>
                    <w:bottom w:val="single" w:sz="2" w:space="1" w:color="FFFFFF"/>
                    <w:right w:val="single" w:sz="2" w:space="4" w:color="FFFFFF"/>
                  </w:divBdr>
                  <w:divsChild>
                    <w:div w:id="386026747">
                      <w:marLeft w:val="0"/>
                      <w:marRight w:val="0"/>
                      <w:marTop w:val="0"/>
                      <w:marBottom w:val="0"/>
                      <w:divBdr>
                        <w:top w:val="none" w:sz="0" w:space="0" w:color="auto"/>
                        <w:left w:val="none" w:sz="0" w:space="0" w:color="auto"/>
                        <w:bottom w:val="none" w:sz="0" w:space="0" w:color="auto"/>
                        <w:right w:val="none" w:sz="0" w:space="0" w:color="auto"/>
                      </w:divBdr>
                    </w:div>
                  </w:divsChild>
                </w:div>
                <w:div w:id="717778526">
                  <w:marLeft w:val="0"/>
                  <w:marRight w:val="0"/>
                  <w:marTop w:val="0"/>
                  <w:marBottom w:val="0"/>
                  <w:divBdr>
                    <w:top w:val="single" w:sz="2" w:space="1" w:color="FFFFFF"/>
                    <w:left w:val="single" w:sz="2" w:space="12" w:color="FFFFFF"/>
                    <w:bottom w:val="single" w:sz="2" w:space="4" w:color="FFFFFF"/>
                    <w:right w:val="single" w:sz="2" w:space="4" w:color="FFFFFF"/>
                  </w:divBdr>
                  <w:divsChild>
                    <w:div w:id="5316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16112">
          <w:marLeft w:val="0"/>
          <w:marRight w:val="0"/>
          <w:marTop w:val="0"/>
          <w:marBottom w:val="335"/>
          <w:divBdr>
            <w:top w:val="none" w:sz="0" w:space="0" w:color="auto"/>
            <w:left w:val="none" w:sz="0" w:space="0" w:color="auto"/>
            <w:bottom w:val="none" w:sz="0" w:space="0" w:color="auto"/>
            <w:right w:val="none" w:sz="0" w:space="0" w:color="auto"/>
          </w:divBdr>
          <w:divsChild>
            <w:div w:id="1299073640">
              <w:marLeft w:val="0"/>
              <w:marRight w:val="0"/>
              <w:marTop w:val="0"/>
              <w:marBottom w:val="0"/>
              <w:divBdr>
                <w:top w:val="none" w:sz="0" w:space="0" w:color="auto"/>
                <w:left w:val="none" w:sz="0" w:space="0" w:color="auto"/>
                <w:bottom w:val="none" w:sz="0" w:space="0" w:color="auto"/>
                <w:right w:val="none" w:sz="0" w:space="0" w:color="auto"/>
              </w:divBdr>
              <w:divsChild>
                <w:div w:id="1583447061">
                  <w:marLeft w:val="0"/>
                  <w:marRight w:val="0"/>
                  <w:marTop w:val="0"/>
                  <w:marBottom w:val="0"/>
                  <w:divBdr>
                    <w:top w:val="single" w:sz="2" w:space="4" w:color="FFFFFF"/>
                    <w:left w:val="single" w:sz="2" w:space="12" w:color="FFFFFF"/>
                    <w:bottom w:val="single" w:sz="2" w:space="1" w:color="FFFFFF"/>
                    <w:right w:val="single" w:sz="2" w:space="4" w:color="FFFFFF"/>
                  </w:divBdr>
                  <w:divsChild>
                    <w:div w:id="70006877">
                      <w:marLeft w:val="0"/>
                      <w:marRight w:val="0"/>
                      <w:marTop w:val="0"/>
                      <w:marBottom w:val="0"/>
                      <w:divBdr>
                        <w:top w:val="none" w:sz="0" w:space="0" w:color="auto"/>
                        <w:left w:val="none" w:sz="0" w:space="0" w:color="auto"/>
                        <w:bottom w:val="none" w:sz="0" w:space="0" w:color="auto"/>
                        <w:right w:val="none" w:sz="0" w:space="0" w:color="auto"/>
                      </w:divBdr>
                    </w:div>
                  </w:divsChild>
                </w:div>
                <w:div w:id="1410233924">
                  <w:marLeft w:val="0"/>
                  <w:marRight w:val="0"/>
                  <w:marTop w:val="0"/>
                  <w:marBottom w:val="0"/>
                  <w:divBdr>
                    <w:top w:val="single" w:sz="2" w:space="1" w:color="FFFFFF"/>
                    <w:left w:val="single" w:sz="2" w:space="12" w:color="FFFFFF"/>
                    <w:bottom w:val="single" w:sz="2" w:space="1" w:color="FFFFFF"/>
                    <w:right w:val="single" w:sz="2" w:space="4" w:color="FFFFFF"/>
                  </w:divBdr>
                  <w:divsChild>
                    <w:div w:id="1516965577">
                      <w:marLeft w:val="0"/>
                      <w:marRight w:val="0"/>
                      <w:marTop w:val="0"/>
                      <w:marBottom w:val="0"/>
                      <w:divBdr>
                        <w:top w:val="none" w:sz="0" w:space="0" w:color="auto"/>
                        <w:left w:val="none" w:sz="0" w:space="0" w:color="auto"/>
                        <w:bottom w:val="none" w:sz="0" w:space="0" w:color="auto"/>
                        <w:right w:val="none" w:sz="0" w:space="0" w:color="auto"/>
                      </w:divBdr>
                    </w:div>
                  </w:divsChild>
                </w:div>
                <w:div w:id="1771387986">
                  <w:marLeft w:val="0"/>
                  <w:marRight w:val="0"/>
                  <w:marTop w:val="0"/>
                  <w:marBottom w:val="0"/>
                  <w:divBdr>
                    <w:top w:val="single" w:sz="2" w:space="1" w:color="FFFFFF"/>
                    <w:left w:val="single" w:sz="2" w:space="12" w:color="FFFFFF"/>
                    <w:bottom w:val="single" w:sz="2" w:space="1" w:color="FFFFFF"/>
                    <w:right w:val="single" w:sz="2" w:space="4" w:color="FFFFFF"/>
                  </w:divBdr>
                  <w:divsChild>
                    <w:div w:id="975529310">
                      <w:marLeft w:val="0"/>
                      <w:marRight w:val="0"/>
                      <w:marTop w:val="0"/>
                      <w:marBottom w:val="0"/>
                      <w:divBdr>
                        <w:top w:val="none" w:sz="0" w:space="0" w:color="auto"/>
                        <w:left w:val="none" w:sz="0" w:space="0" w:color="auto"/>
                        <w:bottom w:val="none" w:sz="0" w:space="0" w:color="auto"/>
                        <w:right w:val="none" w:sz="0" w:space="0" w:color="auto"/>
                      </w:divBdr>
                    </w:div>
                  </w:divsChild>
                </w:div>
                <w:div w:id="2144762289">
                  <w:marLeft w:val="0"/>
                  <w:marRight w:val="0"/>
                  <w:marTop w:val="0"/>
                  <w:marBottom w:val="0"/>
                  <w:divBdr>
                    <w:top w:val="single" w:sz="2" w:space="1" w:color="FFFFFF"/>
                    <w:left w:val="single" w:sz="2" w:space="12" w:color="FFFFFF"/>
                    <w:bottom w:val="single" w:sz="2" w:space="1" w:color="FFFFFF"/>
                    <w:right w:val="single" w:sz="2" w:space="4" w:color="FFFFFF"/>
                  </w:divBdr>
                  <w:divsChild>
                    <w:div w:id="1012948408">
                      <w:marLeft w:val="0"/>
                      <w:marRight w:val="0"/>
                      <w:marTop w:val="0"/>
                      <w:marBottom w:val="0"/>
                      <w:divBdr>
                        <w:top w:val="none" w:sz="0" w:space="0" w:color="auto"/>
                        <w:left w:val="none" w:sz="0" w:space="0" w:color="auto"/>
                        <w:bottom w:val="none" w:sz="0" w:space="0" w:color="auto"/>
                        <w:right w:val="none" w:sz="0" w:space="0" w:color="auto"/>
                      </w:divBdr>
                    </w:div>
                  </w:divsChild>
                </w:div>
                <w:div w:id="979456425">
                  <w:marLeft w:val="0"/>
                  <w:marRight w:val="0"/>
                  <w:marTop w:val="0"/>
                  <w:marBottom w:val="0"/>
                  <w:divBdr>
                    <w:top w:val="single" w:sz="2" w:space="1" w:color="FFFFFF"/>
                    <w:left w:val="single" w:sz="2" w:space="12" w:color="FFFFFF"/>
                    <w:bottom w:val="single" w:sz="2" w:space="1" w:color="FFFFFF"/>
                    <w:right w:val="single" w:sz="2" w:space="4" w:color="FFFFFF"/>
                  </w:divBdr>
                  <w:divsChild>
                    <w:div w:id="406849318">
                      <w:marLeft w:val="0"/>
                      <w:marRight w:val="0"/>
                      <w:marTop w:val="0"/>
                      <w:marBottom w:val="0"/>
                      <w:divBdr>
                        <w:top w:val="none" w:sz="0" w:space="0" w:color="auto"/>
                        <w:left w:val="none" w:sz="0" w:space="0" w:color="auto"/>
                        <w:bottom w:val="none" w:sz="0" w:space="0" w:color="auto"/>
                        <w:right w:val="none" w:sz="0" w:space="0" w:color="auto"/>
                      </w:divBdr>
                    </w:div>
                  </w:divsChild>
                </w:div>
                <w:div w:id="1020208116">
                  <w:marLeft w:val="0"/>
                  <w:marRight w:val="0"/>
                  <w:marTop w:val="0"/>
                  <w:marBottom w:val="0"/>
                  <w:divBdr>
                    <w:top w:val="single" w:sz="2" w:space="1" w:color="FFFFFF"/>
                    <w:left w:val="single" w:sz="2" w:space="12" w:color="FFFFFF"/>
                    <w:bottom w:val="single" w:sz="2" w:space="1" w:color="FFFFFF"/>
                    <w:right w:val="single" w:sz="2" w:space="4" w:color="FFFFFF"/>
                  </w:divBdr>
                  <w:divsChild>
                    <w:div w:id="1931234744">
                      <w:marLeft w:val="0"/>
                      <w:marRight w:val="0"/>
                      <w:marTop w:val="0"/>
                      <w:marBottom w:val="0"/>
                      <w:divBdr>
                        <w:top w:val="none" w:sz="0" w:space="0" w:color="auto"/>
                        <w:left w:val="none" w:sz="0" w:space="0" w:color="auto"/>
                        <w:bottom w:val="none" w:sz="0" w:space="0" w:color="auto"/>
                        <w:right w:val="none" w:sz="0" w:space="0" w:color="auto"/>
                      </w:divBdr>
                    </w:div>
                  </w:divsChild>
                </w:div>
                <w:div w:id="1061447135">
                  <w:marLeft w:val="0"/>
                  <w:marRight w:val="0"/>
                  <w:marTop w:val="0"/>
                  <w:marBottom w:val="0"/>
                  <w:divBdr>
                    <w:top w:val="single" w:sz="2" w:space="1" w:color="FFFFFF"/>
                    <w:left w:val="single" w:sz="2" w:space="12" w:color="FFFFFF"/>
                    <w:bottom w:val="single" w:sz="2" w:space="1" w:color="FFFFFF"/>
                    <w:right w:val="single" w:sz="2" w:space="4" w:color="FFFFFF"/>
                  </w:divBdr>
                  <w:divsChild>
                    <w:div w:id="1348756849">
                      <w:marLeft w:val="0"/>
                      <w:marRight w:val="0"/>
                      <w:marTop w:val="0"/>
                      <w:marBottom w:val="0"/>
                      <w:divBdr>
                        <w:top w:val="none" w:sz="0" w:space="0" w:color="auto"/>
                        <w:left w:val="none" w:sz="0" w:space="0" w:color="auto"/>
                        <w:bottom w:val="none" w:sz="0" w:space="0" w:color="auto"/>
                        <w:right w:val="none" w:sz="0" w:space="0" w:color="auto"/>
                      </w:divBdr>
                    </w:div>
                  </w:divsChild>
                </w:div>
                <w:div w:id="342560141">
                  <w:marLeft w:val="0"/>
                  <w:marRight w:val="0"/>
                  <w:marTop w:val="0"/>
                  <w:marBottom w:val="0"/>
                  <w:divBdr>
                    <w:top w:val="single" w:sz="2" w:space="1" w:color="FFFFFF"/>
                    <w:left w:val="single" w:sz="2" w:space="12" w:color="FFFFFF"/>
                    <w:bottom w:val="single" w:sz="2" w:space="1" w:color="FFFFFF"/>
                    <w:right w:val="single" w:sz="2" w:space="4" w:color="FFFFFF"/>
                  </w:divBdr>
                  <w:divsChild>
                    <w:div w:id="905803164">
                      <w:marLeft w:val="0"/>
                      <w:marRight w:val="0"/>
                      <w:marTop w:val="0"/>
                      <w:marBottom w:val="0"/>
                      <w:divBdr>
                        <w:top w:val="none" w:sz="0" w:space="0" w:color="auto"/>
                        <w:left w:val="none" w:sz="0" w:space="0" w:color="auto"/>
                        <w:bottom w:val="none" w:sz="0" w:space="0" w:color="auto"/>
                        <w:right w:val="none" w:sz="0" w:space="0" w:color="auto"/>
                      </w:divBdr>
                    </w:div>
                  </w:divsChild>
                </w:div>
                <w:div w:id="4478683">
                  <w:marLeft w:val="0"/>
                  <w:marRight w:val="0"/>
                  <w:marTop w:val="0"/>
                  <w:marBottom w:val="0"/>
                  <w:divBdr>
                    <w:top w:val="single" w:sz="2" w:space="1" w:color="FFFFFF"/>
                    <w:left w:val="single" w:sz="2" w:space="12" w:color="FFFFFF"/>
                    <w:bottom w:val="single" w:sz="2" w:space="1" w:color="FFFFFF"/>
                    <w:right w:val="single" w:sz="2" w:space="4" w:color="FFFFFF"/>
                  </w:divBdr>
                  <w:divsChild>
                    <w:div w:id="1505822183">
                      <w:marLeft w:val="0"/>
                      <w:marRight w:val="0"/>
                      <w:marTop w:val="0"/>
                      <w:marBottom w:val="0"/>
                      <w:divBdr>
                        <w:top w:val="none" w:sz="0" w:space="0" w:color="auto"/>
                        <w:left w:val="none" w:sz="0" w:space="0" w:color="auto"/>
                        <w:bottom w:val="none" w:sz="0" w:space="0" w:color="auto"/>
                        <w:right w:val="none" w:sz="0" w:space="0" w:color="auto"/>
                      </w:divBdr>
                    </w:div>
                  </w:divsChild>
                </w:div>
                <w:div w:id="572394624">
                  <w:marLeft w:val="0"/>
                  <w:marRight w:val="0"/>
                  <w:marTop w:val="0"/>
                  <w:marBottom w:val="0"/>
                  <w:divBdr>
                    <w:top w:val="single" w:sz="2" w:space="1" w:color="FFFFFF"/>
                    <w:left w:val="single" w:sz="2" w:space="12" w:color="FFFFFF"/>
                    <w:bottom w:val="single" w:sz="2" w:space="1" w:color="FFFFFF"/>
                    <w:right w:val="single" w:sz="2" w:space="4" w:color="FFFFFF"/>
                  </w:divBdr>
                  <w:divsChild>
                    <w:div w:id="1107886761">
                      <w:marLeft w:val="0"/>
                      <w:marRight w:val="0"/>
                      <w:marTop w:val="0"/>
                      <w:marBottom w:val="0"/>
                      <w:divBdr>
                        <w:top w:val="none" w:sz="0" w:space="0" w:color="auto"/>
                        <w:left w:val="none" w:sz="0" w:space="0" w:color="auto"/>
                        <w:bottom w:val="none" w:sz="0" w:space="0" w:color="auto"/>
                        <w:right w:val="none" w:sz="0" w:space="0" w:color="auto"/>
                      </w:divBdr>
                    </w:div>
                  </w:divsChild>
                </w:div>
                <w:div w:id="1196508099">
                  <w:marLeft w:val="0"/>
                  <w:marRight w:val="0"/>
                  <w:marTop w:val="0"/>
                  <w:marBottom w:val="0"/>
                  <w:divBdr>
                    <w:top w:val="single" w:sz="2" w:space="1" w:color="FFFFFF"/>
                    <w:left w:val="single" w:sz="2" w:space="12" w:color="FFFFFF"/>
                    <w:bottom w:val="single" w:sz="2" w:space="1" w:color="FFFFFF"/>
                    <w:right w:val="single" w:sz="2" w:space="4" w:color="FFFFFF"/>
                  </w:divBdr>
                  <w:divsChild>
                    <w:div w:id="144593400">
                      <w:marLeft w:val="0"/>
                      <w:marRight w:val="0"/>
                      <w:marTop w:val="0"/>
                      <w:marBottom w:val="0"/>
                      <w:divBdr>
                        <w:top w:val="none" w:sz="0" w:space="0" w:color="auto"/>
                        <w:left w:val="none" w:sz="0" w:space="0" w:color="auto"/>
                        <w:bottom w:val="none" w:sz="0" w:space="0" w:color="auto"/>
                        <w:right w:val="none" w:sz="0" w:space="0" w:color="auto"/>
                      </w:divBdr>
                    </w:div>
                  </w:divsChild>
                </w:div>
                <w:div w:id="1752849912">
                  <w:marLeft w:val="0"/>
                  <w:marRight w:val="0"/>
                  <w:marTop w:val="0"/>
                  <w:marBottom w:val="0"/>
                  <w:divBdr>
                    <w:top w:val="single" w:sz="2" w:space="1" w:color="FFFFFF"/>
                    <w:left w:val="single" w:sz="2" w:space="12" w:color="FFFFFF"/>
                    <w:bottom w:val="single" w:sz="2" w:space="1" w:color="FFFFFF"/>
                    <w:right w:val="single" w:sz="2" w:space="4" w:color="FFFFFF"/>
                  </w:divBdr>
                  <w:divsChild>
                    <w:div w:id="620455482">
                      <w:marLeft w:val="0"/>
                      <w:marRight w:val="0"/>
                      <w:marTop w:val="0"/>
                      <w:marBottom w:val="0"/>
                      <w:divBdr>
                        <w:top w:val="none" w:sz="0" w:space="0" w:color="auto"/>
                        <w:left w:val="none" w:sz="0" w:space="0" w:color="auto"/>
                        <w:bottom w:val="none" w:sz="0" w:space="0" w:color="auto"/>
                        <w:right w:val="none" w:sz="0" w:space="0" w:color="auto"/>
                      </w:divBdr>
                    </w:div>
                  </w:divsChild>
                </w:div>
                <w:div w:id="758255852">
                  <w:marLeft w:val="0"/>
                  <w:marRight w:val="0"/>
                  <w:marTop w:val="0"/>
                  <w:marBottom w:val="0"/>
                  <w:divBdr>
                    <w:top w:val="single" w:sz="2" w:space="1" w:color="FFFFFF"/>
                    <w:left w:val="single" w:sz="2" w:space="12" w:color="FFFFFF"/>
                    <w:bottom w:val="single" w:sz="2" w:space="1" w:color="FFFFFF"/>
                    <w:right w:val="single" w:sz="2" w:space="4" w:color="FFFFFF"/>
                  </w:divBdr>
                  <w:divsChild>
                    <w:div w:id="593589944">
                      <w:marLeft w:val="0"/>
                      <w:marRight w:val="0"/>
                      <w:marTop w:val="0"/>
                      <w:marBottom w:val="0"/>
                      <w:divBdr>
                        <w:top w:val="none" w:sz="0" w:space="0" w:color="auto"/>
                        <w:left w:val="none" w:sz="0" w:space="0" w:color="auto"/>
                        <w:bottom w:val="none" w:sz="0" w:space="0" w:color="auto"/>
                        <w:right w:val="none" w:sz="0" w:space="0" w:color="auto"/>
                      </w:divBdr>
                    </w:div>
                  </w:divsChild>
                </w:div>
                <w:div w:id="218058345">
                  <w:marLeft w:val="0"/>
                  <w:marRight w:val="0"/>
                  <w:marTop w:val="0"/>
                  <w:marBottom w:val="0"/>
                  <w:divBdr>
                    <w:top w:val="single" w:sz="2" w:space="1" w:color="FFFFFF"/>
                    <w:left w:val="single" w:sz="2" w:space="12" w:color="FFFFFF"/>
                    <w:bottom w:val="single" w:sz="2" w:space="1" w:color="FFFFFF"/>
                    <w:right w:val="single" w:sz="2" w:space="4" w:color="FFFFFF"/>
                  </w:divBdr>
                  <w:divsChild>
                    <w:div w:id="1138453332">
                      <w:marLeft w:val="0"/>
                      <w:marRight w:val="0"/>
                      <w:marTop w:val="0"/>
                      <w:marBottom w:val="0"/>
                      <w:divBdr>
                        <w:top w:val="none" w:sz="0" w:space="0" w:color="auto"/>
                        <w:left w:val="none" w:sz="0" w:space="0" w:color="auto"/>
                        <w:bottom w:val="none" w:sz="0" w:space="0" w:color="auto"/>
                        <w:right w:val="none" w:sz="0" w:space="0" w:color="auto"/>
                      </w:divBdr>
                    </w:div>
                  </w:divsChild>
                </w:div>
                <w:div w:id="1628274081">
                  <w:marLeft w:val="0"/>
                  <w:marRight w:val="0"/>
                  <w:marTop w:val="0"/>
                  <w:marBottom w:val="0"/>
                  <w:divBdr>
                    <w:top w:val="single" w:sz="2" w:space="1" w:color="FFFFFF"/>
                    <w:left w:val="single" w:sz="2" w:space="12" w:color="FFFFFF"/>
                    <w:bottom w:val="single" w:sz="2" w:space="1" w:color="FFFFFF"/>
                    <w:right w:val="single" w:sz="2" w:space="4" w:color="FFFFFF"/>
                  </w:divBdr>
                  <w:divsChild>
                    <w:div w:id="967974596">
                      <w:marLeft w:val="0"/>
                      <w:marRight w:val="0"/>
                      <w:marTop w:val="0"/>
                      <w:marBottom w:val="0"/>
                      <w:divBdr>
                        <w:top w:val="none" w:sz="0" w:space="0" w:color="auto"/>
                        <w:left w:val="none" w:sz="0" w:space="0" w:color="auto"/>
                        <w:bottom w:val="none" w:sz="0" w:space="0" w:color="auto"/>
                        <w:right w:val="none" w:sz="0" w:space="0" w:color="auto"/>
                      </w:divBdr>
                    </w:div>
                  </w:divsChild>
                </w:div>
                <w:div w:id="1107038937">
                  <w:marLeft w:val="0"/>
                  <w:marRight w:val="0"/>
                  <w:marTop w:val="0"/>
                  <w:marBottom w:val="0"/>
                  <w:divBdr>
                    <w:top w:val="single" w:sz="2" w:space="1" w:color="FFFFFF"/>
                    <w:left w:val="single" w:sz="2" w:space="12" w:color="FFFFFF"/>
                    <w:bottom w:val="single" w:sz="2" w:space="1" w:color="FFFFFF"/>
                    <w:right w:val="single" w:sz="2" w:space="4" w:color="FFFFFF"/>
                  </w:divBdr>
                  <w:divsChild>
                    <w:div w:id="675304869">
                      <w:marLeft w:val="0"/>
                      <w:marRight w:val="0"/>
                      <w:marTop w:val="0"/>
                      <w:marBottom w:val="0"/>
                      <w:divBdr>
                        <w:top w:val="none" w:sz="0" w:space="0" w:color="auto"/>
                        <w:left w:val="none" w:sz="0" w:space="0" w:color="auto"/>
                        <w:bottom w:val="none" w:sz="0" w:space="0" w:color="auto"/>
                        <w:right w:val="none" w:sz="0" w:space="0" w:color="auto"/>
                      </w:divBdr>
                    </w:div>
                  </w:divsChild>
                </w:div>
                <w:div w:id="2080521108">
                  <w:marLeft w:val="0"/>
                  <w:marRight w:val="0"/>
                  <w:marTop w:val="0"/>
                  <w:marBottom w:val="0"/>
                  <w:divBdr>
                    <w:top w:val="single" w:sz="2" w:space="1" w:color="FFFFFF"/>
                    <w:left w:val="single" w:sz="2" w:space="12" w:color="FFFFFF"/>
                    <w:bottom w:val="single" w:sz="2" w:space="1" w:color="FFFFFF"/>
                    <w:right w:val="single" w:sz="2" w:space="4" w:color="FFFFFF"/>
                  </w:divBdr>
                  <w:divsChild>
                    <w:div w:id="629438432">
                      <w:marLeft w:val="0"/>
                      <w:marRight w:val="0"/>
                      <w:marTop w:val="0"/>
                      <w:marBottom w:val="0"/>
                      <w:divBdr>
                        <w:top w:val="none" w:sz="0" w:space="0" w:color="auto"/>
                        <w:left w:val="none" w:sz="0" w:space="0" w:color="auto"/>
                        <w:bottom w:val="none" w:sz="0" w:space="0" w:color="auto"/>
                        <w:right w:val="none" w:sz="0" w:space="0" w:color="auto"/>
                      </w:divBdr>
                    </w:div>
                  </w:divsChild>
                </w:div>
                <w:div w:id="1179469757">
                  <w:marLeft w:val="0"/>
                  <w:marRight w:val="0"/>
                  <w:marTop w:val="0"/>
                  <w:marBottom w:val="0"/>
                  <w:divBdr>
                    <w:top w:val="single" w:sz="2" w:space="1" w:color="FFFFFF"/>
                    <w:left w:val="single" w:sz="2" w:space="12" w:color="FFFFFF"/>
                    <w:bottom w:val="single" w:sz="2" w:space="1" w:color="FFFFFF"/>
                    <w:right w:val="single" w:sz="2" w:space="4" w:color="FFFFFF"/>
                  </w:divBdr>
                  <w:divsChild>
                    <w:div w:id="768280538">
                      <w:marLeft w:val="0"/>
                      <w:marRight w:val="0"/>
                      <w:marTop w:val="0"/>
                      <w:marBottom w:val="0"/>
                      <w:divBdr>
                        <w:top w:val="none" w:sz="0" w:space="0" w:color="auto"/>
                        <w:left w:val="none" w:sz="0" w:space="0" w:color="auto"/>
                        <w:bottom w:val="none" w:sz="0" w:space="0" w:color="auto"/>
                        <w:right w:val="none" w:sz="0" w:space="0" w:color="auto"/>
                      </w:divBdr>
                    </w:div>
                  </w:divsChild>
                </w:div>
                <w:div w:id="8652195">
                  <w:marLeft w:val="0"/>
                  <w:marRight w:val="0"/>
                  <w:marTop w:val="0"/>
                  <w:marBottom w:val="0"/>
                  <w:divBdr>
                    <w:top w:val="single" w:sz="2" w:space="1" w:color="FFFFFF"/>
                    <w:left w:val="single" w:sz="2" w:space="12" w:color="FFFFFF"/>
                    <w:bottom w:val="single" w:sz="2" w:space="1" w:color="FFFFFF"/>
                    <w:right w:val="single" w:sz="2" w:space="4" w:color="FFFFFF"/>
                  </w:divBdr>
                  <w:divsChild>
                    <w:div w:id="1099451064">
                      <w:marLeft w:val="0"/>
                      <w:marRight w:val="0"/>
                      <w:marTop w:val="0"/>
                      <w:marBottom w:val="0"/>
                      <w:divBdr>
                        <w:top w:val="none" w:sz="0" w:space="0" w:color="auto"/>
                        <w:left w:val="none" w:sz="0" w:space="0" w:color="auto"/>
                        <w:bottom w:val="none" w:sz="0" w:space="0" w:color="auto"/>
                        <w:right w:val="none" w:sz="0" w:space="0" w:color="auto"/>
                      </w:divBdr>
                    </w:div>
                  </w:divsChild>
                </w:div>
                <w:div w:id="727070186">
                  <w:marLeft w:val="0"/>
                  <w:marRight w:val="0"/>
                  <w:marTop w:val="0"/>
                  <w:marBottom w:val="0"/>
                  <w:divBdr>
                    <w:top w:val="single" w:sz="2" w:space="1" w:color="FFFFFF"/>
                    <w:left w:val="single" w:sz="2" w:space="12" w:color="FFFFFF"/>
                    <w:bottom w:val="single" w:sz="2" w:space="1" w:color="FFFFFF"/>
                    <w:right w:val="single" w:sz="2" w:space="4" w:color="FFFFFF"/>
                  </w:divBdr>
                  <w:divsChild>
                    <w:div w:id="1206940668">
                      <w:marLeft w:val="0"/>
                      <w:marRight w:val="0"/>
                      <w:marTop w:val="0"/>
                      <w:marBottom w:val="0"/>
                      <w:divBdr>
                        <w:top w:val="none" w:sz="0" w:space="0" w:color="auto"/>
                        <w:left w:val="none" w:sz="0" w:space="0" w:color="auto"/>
                        <w:bottom w:val="none" w:sz="0" w:space="0" w:color="auto"/>
                        <w:right w:val="none" w:sz="0" w:space="0" w:color="auto"/>
                      </w:divBdr>
                    </w:div>
                  </w:divsChild>
                </w:div>
                <w:div w:id="1695423776">
                  <w:marLeft w:val="0"/>
                  <w:marRight w:val="0"/>
                  <w:marTop w:val="0"/>
                  <w:marBottom w:val="0"/>
                  <w:divBdr>
                    <w:top w:val="single" w:sz="2" w:space="1" w:color="FFFFFF"/>
                    <w:left w:val="single" w:sz="2" w:space="12" w:color="FFFFFF"/>
                    <w:bottom w:val="single" w:sz="2" w:space="1" w:color="FFFFFF"/>
                    <w:right w:val="single" w:sz="2" w:space="4" w:color="FFFFFF"/>
                  </w:divBdr>
                  <w:divsChild>
                    <w:div w:id="1841459707">
                      <w:marLeft w:val="0"/>
                      <w:marRight w:val="0"/>
                      <w:marTop w:val="0"/>
                      <w:marBottom w:val="0"/>
                      <w:divBdr>
                        <w:top w:val="none" w:sz="0" w:space="0" w:color="auto"/>
                        <w:left w:val="none" w:sz="0" w:space="0" w:color="auto"/>
                        <w:bottom w:val="none" w:sz="0" w:space="0" w:color="auto"/>
                        <w:right w:val="none" w:sz="0" w:space="0" w:color="auto"/>
                      </w:divBdr>
                    </w:div>
                  </w:divsChild>
                </w:div>
                <w:div w:id="705643531">
                  <w:marLeft w:val="0"/>
                  <w:marRight w:val="0"/>
                  <w:marTop w:val="0"/>
                  <w:marBottom w:val="0"/>
                  <w:divBdr>
                    <w:top w:val="single" w:sz="2" w:space="1" w:color="FFFFFF"/>
                    <w:left w:val="single" w:sz="2" w:space="12" w:color="FFFFFF"/>
                    <w:bottom w:val="single" w:sz="2" w:space="1" w:color="FFFFFF"/>
                    <w:right w:val="single" w:sz="2" w:space="4" w:color="FFFFFF"/>
                  </w:divBdr>
                  <w:divsChild>
                    <w:div w:id="1800416153">
                      <w:marLeft w:val="0"/>
                      <w:marRight w:val="0"/>
                      <w:marTop w:val="0"/>
                      <w:marBottom w:val="0"/>
                      <w:divBdr>
                        <w:top w:val="none" w:sz="0" w:space="0" w:color="auto"/>
                        <w:left w:val="none" w:sz="0" w:space="0" w:color="auto"/>
                        <w:bottom w:val="none" w:sz="0" w:space="0" w:color="auto"/>
                        <w:right w:val="none" w:sz="0" w:space="0" w:color="auto"/>
                      </w:divBdr>
                    </w:div>
                  </w:divsChild>
                </w:div>
                <w:div w:id="96365063">
                  <w:marLeft w:val="0"/>
                  <w:marRight w:val="0"/>
                  <w:marTop w:val="0"/>
                  <w:marBottom w:val="0"/>
                  <w:divBdr>
                    <w:top w:val="single" w:sz="2" w:space="1" w:color="FFFFFF"/>
                    <w:left w:val="single" w:sz="2" w:space="12" w:color="FFFFFF"/>
                    <w:bottom w:val="single" w:sz="2" w:space="1" w:color="FFFFFF"/>
                    <w:right w:val="single" w:sz="2" w:space="4" w:color="FFFFFF"/>
                  </w:divBdr>
                  <w:divsChild>
                    <w:div w:id="131990341">
                      <w:marLeft w:val="0"/>
                      <w:marRight w:val="0"/>
                      <w:marTop w:val="0"/>
                      <w:marBottom w:val="0"/>
                      <w:divBdr>
                        <w:top w:val="none" w:sz="0" w:space="0" w:color="auto"/>
                        <w:left w:val="none" w:sz="0" w:space="0" w:color="auto"/>
                        <w:bottom w:val="none" w:sz="0" w:space="0" w:color="auto"/>
                        <w:right w:val="none" w:sz="0" w:space="0" w:color="auto"/>
                      </w:divBdr>
                    </w:div>
                  </w:divsChild>
                </w:div>
                <w:div w:id="1067265351">
                  <w:marLeft w:val="0"/>
                  <w:marRight w:val="0"/>
                  <w:marTop w:val="0"/>
                  <w:marBottom w:val="0"/>
                  <w:divBdr>
                    <w:top w:val="single" w:sz="2" w:space="1" w:color="FFFFFF"/>
                    <w:left w:val="single" w:sz="2" w:space="12" w:color="FFFFFF"/>
                    <w:bottom w:val="single" w:sz="2" w:space="1" w:color="FFFFFF"/>
                    <w:right w:val="single" w:sz="2" w:space="4" w:color="FFFFFF"/>
                  </w:divBdr>
                  <w:divsChild>
                    <w:div w:id="1116095087">
                      <w:marLeft w:val="0"/>
                      <w:marRight w:val="0"/>
                      <w:marTop w:val="0"/>
                      <w:marBottom w:val="0"/>
                      <w:divBdr>
                        <w:top w:val="none" w:sz="0" w:space="0" w:color="auto"/>
                        <w:left w:val="none" w:sz="0" w:space="0" w:color="auto"/>
                        <w:bottom w:val="none" w:sz="0" w:space="0" w:color="auto"/>
                        <w:right w:val="none" w:sz="0" w:space="0" w:color="auto"/>
                      </w:divBdr>
                    </w:div>
                  </w:divsChild>
                </w:div>
                <w:div w:id="1635674909">
                  <w:marLeft w:val="0"/>
                  <w:marRight w:val="0"/>
                  <w:marTop w:val="0"/>
                  <w:marBottom w:val="0"/>
                  <w:divBdr>
                    <w:top w:val="single" w:sz="2" w:space="1" w:color="FFFFFF"/>
                    <w:left w:val="single" w:sz="2" w:space="12" w:color="FFFFFF"/>
                    <w:bottom w:val="single" w:sz="2" w:space="1" w:color="FFFFFF"/>
                    <w:right w:val="single" w:sz="2" w:space="4" w:color="FFFFFF"/>
                  </w:divBdr>
                  <w:divsChild>
                    <w:div w:id="596601099">
                      <w:marLeft w:val="0"/>
                      <w:marRight w:val="0"/>
                      <w:marTop w:val="0"/>
                      <w:marBottom w:val="0"/>
                      <w:divBdr>
                        <w:top w:val="none" w:sz="0" w:space="0" w:color="auto"/>
                        <w:left w:val="none" w:sz="0" w:space="0" w:color="auto"/>
                        <w:bottom w:val="none" w:sz="0" w:space="0" w:color="auto"/>
                        <w:right w:val="none" w:sz="0" w:space="0" w:color="auto"/>
                      </w:divBdr>
                    </w:div>
                  </w:divsChild>
                </w:div>
                <w:div w:id="2009865611">
                  <w:marLeft w:val="0"/>
                  <w:marRight w:val="0"/>
                  <w:marTop w:val="0"/>
                  <w:marBottom w:val="0"/>
                  <w:divBdr>
                    <w:top w:val="single" w:sz="2" w:space="1" w:color="FFFFFF"/>
                    <w:left w:val="single" w:sz="2" w:space="12" w:color="FFFFFF"/>
                    <w:bottom w:val="single" w:sz="2" w:space="1" w:color="FFFFFF"/>
                    <w:right w:val="single" w:sz="2" w:space="4" w:color="FFFFFF"/>
                  </w:divBdr>
                  <w:divsChild>
                    <w:div w:id="1405374289">
                      <w:marLeft w:val="0"/>
                      <w:marRight w:val="0"/>
                      <w:marTop w:val="0"/>
                      <w:marBottom w:val="0"/>
                      <w:divBdr>
                        <w:top w:val="none" w:sz="0" w:space="0" w:color="auto"/>
                        <w:left w:val="none" w:sz="0" w:space="0" w:color="auto"/>
                        <w:bottom w:val="none" w:sz="0" w:space="0" w:color="auto"/>
                        <w:right w:val="none" w:sz="0" w:space="0" w:color="auto"/>
                      </w:divBdr>
                    </w:div>
                  </w:divsChild>
                </w:div>
                <w:div w:id="1761101309">
                  <w:marLeft w:val="0"/>
                  <w:marRight w:val="0"/>
                  <w:marTop w:val="0"/>
                  <w:marBottom w:val="0"/>
                  <w:divBdr>
                    <w:top w:val="single" w:sz="2" w:space="1" w:color="FFFFFF"/>
                    <w:left w:val="single" w:sz="2" w:space="12" w:color="FFFFFF"/>
                    <w:bottom w:val="single" w:sz="2" w:space="1" w:color="FFFFFF"/>
                    <w:right w:val="single" w:sz="2" w:space="4" w:color="FFFFFF"/>
                  </w:divBdr>
                  <w:divsChild>
                    <w:div w:id="2135442916">
                      <w:marLeft w:val="0"/>
                      <w:marRight w:val="0"/>
                      <w:marTop w:val="0"/>
                      <w:marBottom w:val="0"/>
                      <w:divBdr>
                        <w:top w:val="none" w:sz="0" w:space="0" w:color="auto"/>
                        <w:left w:val="none" w:sz="0" w:space="0" w:color="auto"/>
                        <w:bottom w:val="none" w:sz="0" w:space="0" w:color="auto"/>
                        <w:right w:val="none" w:sz="0" w:space="0" w:color="auto"/>
                      </w:divBdr>
                    </w:div>
                  </w:divsChild>
                </w:div>
                <w:div w:id="1736464805">
                  <w:marLeft w:val="0"/>
                  <w:marRight w:val="0"/>
                  <w:marTop w:val="0"/>
                  <w:marBottom w:val="0"/>
                  <w:divBdr>
                    <w:top w:val="single" w:sz="2" w:space="1" w:color="FFFFFF"/>
                    <w:left w:val="single" w:sz="2" w:space="12" w:color="FFFFFF"/>
                    <w:bottom w:val="single" w:sz="2" w:space="1" w:color="FFFFFF"/>
                    <w:right w:val="single" w:sz="2" w:space="4" w:color="FFFFFF"/>
                  </w:divBdr>
                  <w:divsChild>
                    <w:div w:id="349839722">
                      <w:marLeft w:val="0"/>
                      <w:marRight w:val="0"/>
                      <w:marTop w:val="0"/>
                      <w:marBottom w:val="0"/>
                      <w:divBdr>
                        <w:top w:val="none" w:sz="0" w:space="0" w:color="auto"/>
                        <w:left w:val="none" w:sz="0" w:space="0" w:color="auto"/>
                        <w:bottom w:val="none" w:sz="0" w:space="0" w:color="auto"/>
                        <w:right w:val="none" w:sz="0" w:space="0" w:color="auto"/>
                      </w:divBdr>
                    </w:div>
                  </w:divsChild>
                </w:div>
                <w:div w:id="1580678327">
                  <w:marLeft w:val="0"/>
                  <w:marRight w:val="0"/>
                  <w:marTop w:val="0"/>
                  <w:marBottom w:val="0"/>
                  <w:divBdr>
                    <w:top w:val="single" w:sz="2" w:space="1" w:color="FFFFFF"/>
                    <w:left w:val="single" w:sz="2" w:space="12" w:color="FFFFFF"/>
                    <w:bottom w:val="single" w:sz="2" w:space="1" w:color="FFFFFF"/>
                    <w:right w:val="single" w:sz="2" w:space="4" w:color="FFFFFF"/>
                  </w:divBdr>
                  <w:divsChild>
                    <w:div w:id="1074620516">
                      <w:marLeft w:val="0"/>
                      <w:marRight w:val="0"/>
                      <w:marTop w:val="0"/>
                      <w:marBottom w:val="0"/>
                      <w:divBdr>
                        <w:top w:val="none" w:sz="0" w:space="0" w:color="auto"/>
                        <w:left w:val="none" w:sz="0" w:space="0" w:color="auto"/>
                        <w:bottom w:val="none" w:sz="0" w:space="0" w:color="auto"/>
                        <w:right w:val="none" w:sz="0" w:space="0" w:color="auto"/>
                      </w:divBdr>
                    </w:div>
                  </w:divsChild>
                </w:div>
                <w:div w:id="406657971">
                  <w:marLeft w:val="0"/>
                  <w:marRight w:val="0"/>
                  <w:marTop w:val="0"/>
                  <w:marBottom w:val="0"/>
                  <w:divBdr>
                    <w:top w:val="single" w:sz="2" w:space="1" w:color="FFFFFF"/>
                    <w:left w:val="single" w:sz="2" w:space="12" w:color="FFFFFF"/>
                    <w:bottom w:val="single" w:sz="2" w:space="1" w:color="FFFFFF"/>
                    <w:right w:val="single" w:sz="2" w:space="4" w:color="FFFFFF"/>
                  </w:divBdr>
                  <w:divsChild>
                    <w:div w:id="1519998606">
                      <w:marLeft w:val="0"/>
                      <w:marRight w:val="0"/>
                      <w:marTop w:val="0"/>
                      <w:marBottom w:val="0"/>
                      <w:divBdr>
                        <w:top w:val="none" w:sz="0" w:space="0" w:color="auto"/>
                        <w:left w:val="none" w:sz="0" w:space="0" w:color="auto"/>
                        <w:bottom w:val="none" w:sz="0" w:space="0" w:color="auto"/>
                        <w:right w:val="none" w:sz="0" w:space="0" w:color="auto"/>
                      </w:divBdr>
                    </w:div>
                  </w:divsChild>
                </w:div>
                <w:div w:id="775632574">
                  <w:marLeft w:val="0"/>
                  <w:marRight w:val="0"/>
                  <w:marTop w:val="0"/>
                  <w:marBottom w:val="0"/>
                  <w:divBdr>
                    <w:top w:val="single" w:sz="2" w:space="1" w:color="FFFFFF"/>
                    <w:left w:val="single" w:sz="2" w:space="12" w:color="FFFFFF"/>
                    <w:bottom w:val="single" w:sz="2" w:space="1" w:color="FFFFFF"/>
                    <w:right w:val="single" w:sz="2" w:space="4" w:color="FFFFFF"/>
                  </w:divBdr>
                  <w:divsChild>
                    <w:div w:id="613630631">
                      <w:marLeft w:val="0"/>
                      <w:marRight w:val="0"/>
                      <w:marTop w:val="0"/>
                      <w:marBottom w:val="0"/>
                      <w:divBdr>
                        <w:top w:val="none" w:sz="0" w:space="0" w:color="auto"/>
                        <w:left w:val="none" w:sz="0" w:space="0" w:color="auto"/>
                        <w:bottom w:val="none" w:sz="0" w:space="0" w:color="auto"/>
                        <w:right w:val="none" w:sz="0" w:space="0" w:color="auto"/>
                      </w:divBdr>
                    </w:div>
                  </w:divsChild>
                </w:div>
                <w:div w:id="1177309927">
                  <w:marLeft w:val="0"/>
                  <w:marRight w:val="0"/>
                  <w:marTop w:val="0"/>
                  <w:marBottom w:val="0"/>
                  <w:divBdr>
                    <w:top w:val="single" w:sz="2" w:space="1" w:color="FFFFFF"/>
                    <w:left w:val="single" w:sz="2" w:space="12" w:color="FFFFFF"/>
                    <w:bottom w:val="single" w:sz="2" w:space="1" w:color="FFFFFF"/>
                    <w:right w:val="single" w:sz="2" w:space="4" w:color="FFFFFF"/>
                  </w:divBdr>
                  <w:divsChild>
                    <w:div w:id="505242442">
                      <w:marLeft w:val="0"/>
                      <w:marRight w:val="0"/>
                      <w:marTop w:val="0"/>
                      <w:marBottom w:val="0"/>
                      <w:divBdr>
                        <w:top w:val="none" w:sz="0" w:space="0" w:color="auto"/>
                        <w:left w:val="none" w:sz="0" w:space="0" w:color="auto"/>
                        <w:bottom w:val="none" w:sz="0" w:space="0" w:color="auto"/>
                        <w:right w:val="none" w:sz="0" w:space="0" w:color="auto"/>
                      </w:divBdr>
                    </w:div>
                  </w:divsChild>
                </w:div>
                <w:div w:id="1035732564">
                  <w:marLeft w:val="0"/>
                  <w:marRight w:val="0"/>
                  <w:marTop w:val="0"/>
                  <w:marBottom w:val="0"/>
                  <w:divBdr>
                    <w:top w:val="single" w:sz="2" w:space="1" w:color="FFFFFF"/>
                    <w:left w:val="single" w:sz="2" w:space="12" w:color="FFFFFF"/>
                    <w:bottom w:val="single" w:sz="2" w:space="1" w:color="FFFFFF"/>
                    <w:right w:val="single" w:sz="2" w:space="4" w:color="FFFFFF"/>
                  </w:divBdr>
                  <w:divsChild>
                    <w:div w:id="2064937236">
                      <w:marLeft w:val="0"/>
                      <w:marRight w:val="0"/>
                      <w:marTop w:val="0"/>
                      <w:marBottom w:val="0"/>
                      <w:divBdr>
                        <w:top w:val="none" w:sz="0" w:space="0" w:color="auto"/>
                        <w:left w:val="none" w:sz="0" w:space="0" w:color="auto"/>
                        <w:bottom w:val="none" w:sz="0" w:space="0" w:color="auto"/>
                        <w:right w:val="none" w:sz="0" w:space="0" w:color="auto"/>
                      </w:divBdr>
                    </w:div>
                  </w:divsChild>
                </w:div>
                <w:div w:id="1535343260">
                  <w:marLeft w:val="0"/>
                  <w:marRight w:val="0"/>
                  <w:marTop w:val="0"/>
                  <w:marBottom w:val="0"/>
                  <w:divBdr>
                    <w:top w:val="single" w:sz="2" w:space="1" w:color="FFFFFF"/>
                    <w:left w:val="single" w:sz="2" w:space="12" w:color="FFFFFF"/>
                    <w:bottom w:val="single" w:sz="2" w:space="1" w:color="FFFFFF"/>
                    <w:right w:val="single" w:sz="2" w:space="4" w:color="FFFFFF"/>
                  </w:divBdr>
                  <w:divsChild>
                    <w:div w:id="1047997696">
                      <w:marLeft w:val="0"/>
                      <w:marRight w:val="0"/>
                      <w:marTop w:val="0"/>
                      <w:marBottom w:val="0"/>
                      <w:divBdr>
                        <w:top w:val="none" w:sz="0" w:space="0" w:color="auto"/>
                        <w:left w:val="none" w:sz="0" w:space="0" w:color="auto"/>
                        <w:bottom w:val="none" w:sz="0" w:space="0" w:color="auto"/>
                        <w:right w:val="none" w:sz="0" w:space="0" w:color="auto"/>
                      </w:divBdr>
                    </w:div>
                  </w:divsChild>
                </w:div>
                <w:div w:id="845902371">
                  <w:marLeft w:val="0"/>
                  <w:marRight w:val="0"/>
                  <w:marTop w:val="0"/>
                  <w:marBottom w:val="0"/>
                  <w:divBdr>
                    <w:top w:val="single" w:sz="2" w:space="1" w:color="FFFFFF"/>
                    <w:left w:val="single" w:sz="2" w:space="12" w:color="FFFFFF"/>
                    <w:bottom w:val="single" w:sz="2" w:space="1" w:color="FFFFFF"/>
                    <w:right w:val="single" w:sz="2" w:space="4" w:color="FFFFFF"/>
                  </w:divBdr>
                  <w:divsChild>
                    <w:div w:id="1353649991">
                      <w:marLeft w:val="0"/>
                      <w:marRight w:val="0"/>
                      <w:marTop w:val="0"/>
                      <w:marBottom w:val="0"/>
                      <w:divBdr>
                        <w:top w:val="none" w:sz="0" w:space="0" w:color="auto"/>
                        <w:left w:val="none" w:sz="0" w:space="0" w:color="auto"/>
                        <w:bottom w:val="none" w:sz="0" w:space="0" w:color="auto"/>
                        <w:right w:val="none" w:sz="0" w:space="0" w:color="auto"/>
                      </w:divBdr>
                    </w:div>
                  </w:divsChild>
                </w:div>
                <w:div w:id="196553029">
                  <w:marLeft w:val="0"/>
                  <w:marRight w:val="0"/>
                  <w:marTop w:val="0"/>
                  <w:marBottom w:val="0"/>
                  <w:divBdr>
                    <w:top w:val="single" w:sz="2" w:space="1" w:color="FFFFFF"/>
                    <w:left w:val="single" w:sz="2" w:space="12" w:color="FFFFFF"/>
                    <w:bottom w:val="single" w:sz="2" w:space="4" w:color="FFFFFF"/>
                    <w:right w:val="single" w:sz="2" w:space="4" w:color="FFFFFF"/>
                  </w:divBdr>
                  <w:divsChild>
                    <w:div w:id="138603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89584">
          <w:marLeft w:val="0"/>
          <w:marRight w:val="0"/>
          <w:marTop w:val="0"/>
          <w:marBottom w:val="335"/>
          <w:divBdr>
            <w:top w:val="none" w:sz="0" w:space="0" w:color="auto"/>
            <w:left w:val="none" w:sz="0" w:space="0" w:color="auto"/>
            <w:bottom w:val="none" w:sz="0" w:space="0" w:color="auto"/>
            <w:right w:val="none" w:sz="0" w:space="0" w:color="auto"/>
          </w:divBdr>
          <w:divsChild>
            <w:div w:id="2017152954">
              <w:marLeft w:val="0"/>
              <w:marRight w:val="0"/>
              <w:marTop w:val="0"/>
              <w:marBottom w:val="0"/>
              <w:divBdr>
                <w:top w:val="none" w:sz="0" w:space="0" w:color="auto"/>
                <w:left w:val="none" w:sz="0" w:space="0" w:color="auto"/>
                <w:bottom w:val="none" w:sz="0" w:space="0" w:color="auto"/>
                <w:right w:val="none" w:sz="0" w:space="0" w:color="auto"/>
              </w:divBdr>
              <w:divsChild>
                <w:div w:id="1933270201">
                  <w:marLeft w:val="0"/>
                  <w:marRight w:val="0"/>
                  <w:marTop w:val="0"/>
                  <w:marBottom w:val="0"/>
                  <w:divBdr>
                    <w:top w:val="single" w:sz="2" w:space="4" w:color="FFFFFF"/>
                    <w:left w:val="single" w:sz="2" w:space="12" w:color="FFFFFF"/>
                    <w:bottom w:val="single" w:sz="2" w:space="1" w:color="FFFFFF"/>
                    <w:right w:val="single" w:sz="2" w:space="4" w:color="FFFFFF"/>
                  </w:divBdr>
                  <w:divsChild>
                    <w:div w:id="1249657186">
                      <w:marLeft w:val="0"/>
                      <w:marRight w:val="0"/>
                      <w:marTop w:val="0"/>
                      <w:marBottom w:val="0"/>
                      <w:divBdr>
                        <w:top w:val="none" w:sz="0" w:space="0" w:color="auto"/>
                        <w:left w:val="none" w:sz="0" w:space="0" w:color="auto"/>
                        <w:bottom w:val="none" w:sz="0" w:space="0" w:color="auto"/>
                        <w:right w:val="none" w:sz="0" w:space="0" w:color="auto"/>
                      </w:divBdr>
                    </w:div>
                  </w:divsChild>
                </w:div>
                <w:div w:id="656229144">
                  <w:marLeft w:val="0"/>
                  <w:marRight w:val="0"/>
                  <w:marTop w:val="0"/>
                  <w:marBottom w:val="0"/>
                  <w:divBdr>
                    <w:top w:val="single" w:sz="2" w:space="1" w:color="FFFFFF"/>
                    <w:left w:val="single" w:sz="2" w:space="12" w:color="FFFFFF"/>
                    <w:bottom w:val="single" w:sz="2" w:space="1" w:color="FFFFFF"/>
                    <w:right w:val="single" w:sz="2" w:space="4" w:color="FFFFFF"/>
                  </w:divBdr>
                  <w:divsChild>
                    <w:div w:id="950891289">
                      <w:marLeft w:val="0"/>
                      <w:marRight w:val="0"/>
                      <w:marTop w:val="0"/>
                      <w:marBottom w:val="0"/>
                      <w:divBdr>
                        <w:top w:val="none" w:sz="0" w:space="0" w:color="auto"/>
                        <w:left w:val="none" w:sz="0" w:space="0" w:color="auto"/>
                        <w:bottom w:val="none" w:sz="0" w:space="0" w:color="auto"/>
                        <w:right w:val="none" w:sz="0" w:space="0" w:color="auto"/>
                      </w:divBdr>
                    </w:div>
                  </w:divsChild>
                </w:div>
                <w:div w:id="1770194649">
                  <w:marLeft w:val="0"/>
                  <w:marRight w:val="0"/>
                  <w:marTop w:val="0"/>
                  <w:marBottom w:val="0"/>
                  <w:divBdr>
                    <w:top w:val="single" w:sz="2" w:space="1" w:color="FFFFFF"/>
                    <w:left w:val="single" w:sz="2" w:space="12" w:color="FFFFFF"/>
                    <w:bottom w:val="single" w:sz="2" w:space="1" w:color="FFFFFF"/>
                    <w:right w:val="single" w:sz="2" w:space="4" w:color="FFFFFF"/>
                  </w:divBdr>
                  <w:divsChild>
                    <w:div w:id="484249937">
                      <w:marLeft w:val="0"/>
                      <w:marRight w:val="0"/>
                      <w:marTop w:val="0"/>
                      <w:marBottom w:val="0"/>
                      <w:divBdr>
                        <w:top w:val="none" w:sz="0" w:space="0" w:color="auto"/>
                        <w:left w:val="none" w:sz="0" w:space="0" w:color="auto"/>
                        <w:bottom w:val="none" w:sz="0" w:space="0" w:color="auto"/>
                        <w:right w:val="none" w:sz="0" w:space="0" w:color="auto"/>
                      </w:divBdr>
                    </w:div>
                  </w:divsChild>
                </w:div>
                <w:div w:id="1852139047">
                  <w:marLeft w:val="0"/>
                  <w:marRight w:val="0"/>
                  <w:marTop w:val="0"/>
                  <w:marBottom w:val="0"/>
                  <w:divBdr>
                    <w:top w:val="single" w:sz="2" w:space="1" w:color="FFFFFF"/>
                    <w:left w:val="single" w:sz="2" w:space="12" w:color="FFFFFF"/>
                    <w:bottom w:val="single" w:sz="2" w:space="1" w:color="FFFFFF"/>
                    <w:right w:val="single" w:sz="2" w:space="4" w:color="FFFFFF"/>
                  </w:divBdr>
                  <w:divsChild>
                    <w:div w:id="1299846885">
                      <w:marLeft w:val="0"/>
                      <w:marRight w:val="0"/>
                      <w:marTop w:val="0"/>
                      <w:marBottom w:val="0"/>
                      <w:divBdr>
                        <w:top w:val="none" w:sz="0" w:space="0" w:color="auto"/>
                        <w:left w:val="none" w:sz="0" w:space="0" w:color="auto"/>
                        <w:bottom w:val="none" w:sz="0" w:space="0" w:color="auto"/>
                        <w:right w:val="none" w:sz="0" w:space="0" w:color="auto"/>
                      </w:divBdr>
                    </w:div>
                  </w:divsChild>
                </w:div>
                <w:div w:id="1038505818">
                  <w:marLeft w:val="0"/>
                  <w:marRight w:val="0"/>
                  <w:marTop w:val="0"/>
                  <w:marBottom w:val="0"/>
                  <w:divBdr>
                    <w:top w:val="single" w:sz="2" w:space="1" w:color="FFFFFF"/>
                    <w:left w:val="single" w:sz="2" w:space="12" w:color="FFFFFF"/>
                    <w:bottom w:val="single" w:sz="2" w:space="1" w:color="FFFFFF"/>
                    <w:right w:val="single" w:sz="2" w:space="4" w:color="FFFFFF"/>
                  </w:divBdr>
                  <w:divsChild>
                    <w:div w:id="11996649">
                      <w:marLeft w:val="0"/>
                      <w:marRight w:val="0"/>
                      <w:marTop w:val="0"/>
                      <w:marBottom w:val="0"/>
                      <w:divBdr>
                        <w:top w:val="none" w:sz="0" w:space="0" w:color="auto"/>
                        <w:left w:val="none" w:sz="0" w:space="0" w:color="auto"/>
                        <w:bottom w:val="none" w:sz="0" w:space="0" w:color="auto"/>
                        <w:right w:val="none" w:sz="0" w:space="0" w:color="auto"/>
                      </w:divBdr>
                    </w:div>
                  </w:divsChild>
                </w:div>
                <w:div w:id="691685473">
                  <w:marLeft w:val="0"/>
                  <w:marRight w:val="0"/>
                  <w:marTop w:val="0"/>
                  <w:marBottom w:val="0"/>
                  <w:divBdr>
                    <w:top w:val="single" w:sz="2" w:space="1" w:color="FFFFFF"/>
                    <w:left w:val="single" w:sz="2" w:space="12" w:color="FFFFFF"/>
                    <w:bottom w:val="single" w:sz="2" w:space="1" w:color="FFFFFF"/>
                    <w:right w:val="single" w:sz="2" w:space="4" w:color="FFFFFF"/>
                  </w:divBdr>
                  <w:divsChild>
                    <w:div w:id="1020280040">
                      <w:marLeft w:val="0"/>
                      <w:marRight w:val="0"/>
                      <w:marTop w:val="0"/>
                      <w:marBottom w:val="0"/>
                      <w:divBdr>
                        <w:top w:val="none" w:sz="0" w:space="0" w:color="auto"/>
                        <w:left w:val="none" w:sz="0" w:space="0" w:color="auto"/>
                        <w:bottom w:val="none" w:sz="0" w:space="0" w:color="auto"/>
                        <w:right w:val="none" w:sz="0" w:space="0" w:color="auto"/>
                      </w:divBdr>
                    </w:div>
                  </w:divsChild>
                </w:div>
                <w:div w:id="1659337519">
                  <w:marLeft w:val="0"/>
                  <w:marRight w:val="0"/>
                  <w:marTop w:val="0"/>
                  <w:marBottom w:val="0"/>
                  <w:divBdr>
                    <w:top w:val="single" w:sz="2" w:space="1" w:color="FFFFFF"/>
                    <w:left w:val="single" w:sz="2" w:space="12" w:color="FFFFFF"/>
                    <w:bottom w:val="single" w:sz="2" w:space="1" w:color="FFFFFF"/>
                    <w:right w:val="single" w:sz="2" w:space="4" w:color="FFFFFF"/>
                  </w:divBdr>
                  <w:divsChild>
                    <w:div w:id="1120883297">
                      <w:marLeft w:val="0"/>
                      <w:marRight w:val="0"/>
                      <w:marTop w:val="0"/>
                      <w:marBottom w:val="0"/>
                      <w:divBdr>
                        <w:top w:val="none" w:sz="0" w:space="0" w:color="auto"/>
                        <w:left w:val="none" w:sz="0" w:space="0" w:color="auto"/>
                        <w:bottom w:val="none" w:sz="0" w:space="0" w:color="auto"/>
                        <w:right w:val="none" w:sz="0" w:space="0" w:color="auto"/>
                      </w:divBdr>
                    </w:div>
                  </w:divsChild>
                </w:div>
                <w:div w:id="603801463">
                  <w:marLeft w:val="0"/>
                  <w:marRight w:val="0"/>
                  <w:marTop w:val="0"/>
                  <w:marBottom w:val="0"/>
                  <w:divBdr>
                    <w:top w:val="single" w:sz="2" w:space="1" w:color="FFFFFF"/>
                    <w:left w:val="single" w:sz="2" w:space="12" w:color="FFFFFF"/>
                    <w:bottom w:val="single" w:sz="2" w:space="1" w:color="FFFFFF"/>
                    <w:right w:val="single" w:sz="2" w:space="4" w:color="FFFFFF"/>
                  </w:divBdr>
                  <w:divsChild>
                    <w:div w:id="1720858715">
                      <w:marLeft w:val="0"/>
                      <w:marRight w:val="0"/>
                      <w:marTop w:val="0"/>
                      <w:marBottom w:val="0"/>
                      <w:divBdr>
                        <w:top w:val="none" w:sz="0" w:space="0" w:color="auto"/>
                        <w:left w:val="none" w:sz="0" w:space="0" w:color="auto"/>
                        <w:bottom w:val="none" w:sz="0" w:space="0" w:color="auto"/>
                        <w:right w:val="none" w:sz="0" w:space="0" w:color="auto"/>
                      </w:divBdr>
                    </w:div>
                  </w:divsChild>
                </w:div>
                <w:div w:id="1990211322">
                  <w:marLeft w:val="0"/>
                  <w:marRight w:val="0"/>
                  <w:marTop w:val="0"/>
                  <w:marBottom w:val="0"/>
                  <w:divBdr>
                    <w:top w:val="single" w:sz="2" w:space="1" w:color="FFFFFF"/>
                    <w:left w:val="single" w:sz="2" w:space="12" w:color="FFFFFF"/>
                    <w:bottom w:val="single" w:sz="2" w:space="1" w:color="FFFFFF"/>
                    <w:right w:val="single" w:sz="2" w:space="4" w:color="FFFFFF"/>
                  </w:divBdr>
                  <w:divsChild>
                    <w:div w:id="1161192615">
                      <w:marLeft w:val="0"/>
                      <w:marRight w:val="0"/>
                      <w:marTop w:val="0"/>
                      <w:marBottom w:val="0"/>
                      <w:divBdr>
                        <w:top w:val="none" w:sz="0" w:space="0" w:color="auto"/>
                        <w:left w:val="none" w:sz="0" w:space="0" w:color="auto"/>
                        <w:bottom w:val="none" w:sz="0" w:space="0" w:color="auto"/>
                        <w:right w:val="none" w:sz="0" w:space="0" w:color="auto"/>
                      </w:divBdr>
                    </w:div>
                  </w:divsChild>
                </w:div>
                <w:div w:id="410734012">
                  <w:marLeft w:val="0"/>
                  <w:marRight w:val="0"/>
                  <w:marTop w:val="0"/>
                  <w:marBottom w:val="0"/>
                  <w:divBdr>
                    <w:top w:val="single" w:sz="2" w:space="1" w:color="FFFFFF"/>
                    <w:left w:val="single" w:sz="2" w:space="12" w:color="FFFFFF"/>
                    <w:bottom w:val="single" w:sz="2" w:space="1" w:color="FFFFFF"/>
                    <w:right w:val="single" w:sz="2" w:space="4" w:color="FFFFFF"/>
                  </w:divBdr>
                  <w:divsChild>
                    <w:div w:id="968172143">
                      <w:marLeft w:val="0"/>
                      <w:marRight w:val="0"/>
                      <w:marTop w:val="0"/>
                      <w:marBottom w:val="0"/>
                      <w:divBdr>
                        <w:top w:val="none" w:sz="0" w:space="0" w:color="auto"/>
                        <w:left w:val="none" w:sz="0" w:space="0" w:color="auto"/>
                        <w:bottom w:val="none" w:sz="0" w:space="0" w:color="auto"/>
                        <w:right w:val="none" w:sz="0" w:space="0" w:color="auto"/>
                      </w:divBdr>
                    </w:div>
                  </w:divsChild>
                </w:div>
                <w:div w:id="482745879">
                  <w:marLeft w:val="0"/>
                  <w:marRight w:val="0"/>
                  <w:marTop w:val="0"/>
                  <w:marBottom w:val="0"/>
                  <w:divBdr>
                    <w:top w:val="single" w:sz="2" w:space="1" w:color="FFFFFF"/>
                    <w:left w:val="single" w:sz="2" w:space="12" w:color="FFFFFF"/>
                    <w:bottom w:val="single" w:sz="2" w:space="1" w:color="FFFFFF"/>
                    <w:right w:val="single" w:sz="2" w:space="4" w:color="FFFFFF"/>
                  </w:divBdr>
                  <w:divsChild>
                    <w:div w:id="1154375417">
                      <w:marLeft w:val="0"/>
                      <w:marRight w:val="0"/>
                      <w:marTop w:val="0"/>
                      <w:marBottom w:val="0"/>
                      <w:divBdr>
                        <w:top w:val="none" w:sz="0" w:space="0" w:color="auto"/>
                        <w:left w:val="none" w:sz="0" w:space="0" w:color="auto"/>
                        <w:bottom w:val="none" w:sz="0" w:space="0" w:color="auto"/>
                        <w:right w:val="none" w:sz="0" w:space="0" w:color="auto"/>
                      </w:divBdr>
                    </w:div>
                  </w:divsChild>
                </w:div>
                <w:div w:id="936711270">
                  <w:marLeft w:val="0"/>
                  <w:marRight w:val="0"/>
                  <w:marTop w:val="0"/>
                  <w:marBottom w:val="0"/>
                  <w:divBdr>
                    <w:top w:val="single" w:sz="2" w:space="1" w:color="FFFFFF"/>
                    <w:left w:val="single" w:sz="2" w:space="12" w:color="FFFFFF"/>
                    <w:bottom w:val="single" w:sz="2" w:space="1" w:color="FFFFFF"/>
                    <w:right w:val="single" w:sz="2" w:space="4" w:color="FFFFFF"/>
                  </w:divBdr>
                  <w:divsChild>
                    <w:div w:id="1873612182">
                      <w:marLeft w:val="0"/>
                      <w:marRight w:val="0"/>
                      <w:marTop w:val="0"/>
                      <w:marBottom w:val="0"/>
                      <w:divBdr>
                        <w:top w:val="none" w:sz="0" w:space="0" w:color="auto"/>
                        <w:left w:val="none" w:sz="0" w:space="0" w:color="auto"/>
                        <w:bottom w:val="none" w:sz="0" w:space="0" w:color="auto"/>
                        <w:right w:val="none" w:sz="0" w:space="0" w:color="auto"/>
                      </w:divBdr>
                    </w:div>
                  </w:divsChild>
                </w:div>
                <w:div w:id="1251350939">
                  <w:marLeft w:val="0"/>
                  <w:marRight w:val="0"/>
                  <w:marTop w:val="0"/>
                  <w:marBottom w:val="0"/>
                  <w:divBdr>
                    <w:top w:val="single" w:sz="2" w:space="1" w:color="FFFFFF"/>
                    <w:left w:val="single" w:sz="2" w:space="12" w:color="FFFFFF"/>
                    <w:bottom w:val="single" w:sz="2" w:space="1" w:color="FFFFFF"/>
                    <w:right w:val="single" w:sz="2" w:space="4" w:color="FFFFFF"/>
                  </w:divBdr>
                  <w:divsChild>
                    <w:div w:id="155613188">
                      <w:marLeft w:val="0"/>
                      <w:marRight w:val="0"/>
                      <w:marTop w:val="0"/>
                      <w:marBottom w:val="0"/>
                      <w:divBdr>
                        <w:top w:val="none" w:sz="0" w:space="0" w:color="auto"/>
                        <w:left w:val="none" w:sz="0" w:space="0" w:color="auto"/>
                        <w:bottom w:val="none" w:sz="0" w:space="0" w:color="auto"/>
                        <w:right w:val="none" w:sz="0" w:space="0" w:color="auto"/>
                      </w:divBdr>
                    </w:div>
                  </w:divsChild>
                </w:div>
                <w:div w:id="1117332943">
                  <w:marLeft w:val="0"/>
                  <w:marRight w:val="0"/>
                  <w:marTop w:val="0"/>
                  <w:marBottom w:val="0"/>
                  <w:divBdr>
                    <w:top w:val="single" w:sz="2" w:space="1" w:color="FFFFFF"/>
                    <w:left w:val="single" w:sz="2" w:space="12" w:color="FFFFFF"/>
                    <w:bottom w:val="single" w:sz="2" w:space="1" w:color="FFFFFF"/>
                    <w:right w:val="single" w:sz="2" w:space="4" w:color="FFFFFF"/>
                  </w:divBdr>
                  <w:divsChild>
                    <w:div w:id="1491171735">
                      <w:marLeft w:val="0"/>
                      <w:marRight w:val="0"/>
                      <w:marTop w:val="0"/>
                      <w:marBottom w:val="0"/>
                      <w:divBdr>
                        <w:top w:val="none" w:sz="0" w:space="0" w:color="auto"/>
                        <w:left w:val="none" w:sz="0" w:space="0" w:color="auto"/>
                        <w:bottom w:val="none" w:sz="0" w:space="0" w:color="auto"/>
                        <w:right w:val="none" w:sz="0" w:space="0" w:color="auto"/>
                      </w:divBdr>
                    </w:div>
                  </w:divsChild>
                </w:div>
                <w:div w:id="675353271">
                  <w:marLeft w:val="0"/>
                  <w:marRight w:val="0"/>
                  <w:marTop w:val="0"/>
                  <w:marBottom w:val="0"/>
                  <w:divBdr>
                    <w:top w:val="single" w:sz="2" w:space="1" w:color="FFFFFF"/>
                    <w:left w:val="single" w:sz="2" w:space="12" w:color="FFFFFF"/>
                    <w:bottom w:val="single" w:sz="2" w:space="1" w:color="FFFFFF"/>
                    <w:right w:val="single" w:sz="2" w:space="4" w:color="FFFFFF"/>
                  </w:divBdr>
                  <w:divsChild>
                    <w:div w:id="207374816">
                      <w:marLeft w:val="0"/>
                      <w:marRight w:val="0"/>
                      <w:marTop w:val="0"/>
                      <w:marBottom w:val="0"/>
                      <w:divBdr>
                        <w:top w:val="none" w:sz="0" w:space="0" w:color="auto"/>
                        <w:left w:val="none" w:sz="0" w:space="0" w:color="auto"/>
                        <w:bottom w:val="none" w:sz="0" w:space="0" w:color="auto"/>
                        <w:right w:val="none" w:sz="0" w:space="0" w:color="auto"/>
                      </w:divBdr>
                    </w:div>
                  </w:divsChild>
                </w:div>
                <w:div w:id="43986914">
                  <w:marLeft w:val="0"/>
                  <w:marRight w:val="0"/>
                  <w:marTop w:val="0"/>
                  <w:marBottom w:val="0"/>
                  <w:divBdr>
                    <w:top w:val="single" w:sz="2" w:space="1" w:color="FFFFFF"/>
                    <w:left w:val="single" w:sz="2" w:space="12" w:color="FFFFFF"/>
                    <w:bottom w:val="single" w:sz="2" w:space="1" w:color="FFFFFF"/>
                    <w:right w:val="single" w:sz="2" w:space="4" w:color="FFFFFF"/>
                  </w:divBdr>
                  <w:divsChild>
                    <w:div w:id="2038113726">
                      <w:marLeft w:val="0"/>
                      <w:marRight w:val="0"/>
                      <w:marTop w:val="0"/>
                      <w:marBottom w:val="0"/>
                      <w:divBdr>
                        <w:top w:val="none" w:sz="0" w:space="0" w:color="auto"/>
                        <w:left w:val="none" w:sz="0" w:space="0" w:color="auto"/>
                        <w:bottom w:val="none" w:sz="0" w:space="0" w:color="auto"/>
                        <w:right w:val="none" w:sz="0" w:space="0" w:color="auto"/>
                      </w:divBdr>
                    </w:div>
                  </w:divsChild>
                </w:div>
                <w:div w:id="823354468">
                  <w:marLeft w:val="0"/>
                  <w:marRight w:val="0"/>
                  <w:marTop w:val="0"/>
                  <w:marBottom w:val="0"/>
                  <w:divBdr>
                    <w:top w:val="single" w:sz="2" w:space="1" w:color="FFFFFF"/>
                    <w:left w:val="single" w:sz="2" w:space="12" w:color="FFFFFF"/>
                    <w:bottom w:val="single" w:sz="2" w:space="1" w:color="FFFFFF"/>
                    <w:right w:val="single" w:sz="2" w:space="4" w:color="FFFFFF"/>
                  </w:divBdr>
                  <w:divsChild>
                    <w:div w:id="184447806">
                      <w:marLeft w:val="0"/>
                      <w:marRight w:val="0"/>
                      <w:marTop w:val="0"/>
                      <w:marBottom w:val="0"/>
                      <w:divBdr>
                        <w:top w:val="none" w:sz="0" w:space="0" w:color="auto"/>
                        <w:left w:val="none" w:sz="0" w:space="0" w:color="auto"/>
                        <w:bottom w:val="none" w:sz="0" w:space="0" w:color="auto"/>
                        <w:right w:val="none" w:sz="0" w:space="0" w:color="auto"/>
                      </w:divBdr>
                    </w:div>
                  </w:divsChild>
                </w:div>
                <w:div w:id="1005211237">
                  <w:marLeft w:val="0"/>
                  <w:marRight w:val="0"/>
                  <w:marTop w:val="0"/>
                  <w:marBottom w:val="0"/>
                  <w:divBdr>
                    <w:top w:val="single" w:sz="2" w:space="1" w:color="FFFFFF"/>
                    <w:left w:val="single" w:sz="2" w:space="12" w:color="FFFFFF"/>
                    <w:bottom w:val="single" w:sz="2" w:space="1" w:color="FFFFFF"/>
                    <w:right w:val="single" w:sz="2" w:space="4" w:color="FFFFFF"/>
                  </w:divBdr>
                  <w:divsChild>
                    <w:div w:id="1831604527">
                      <w:marLeft w:val="0"/>
                      <w:marRight w:val="0"/>
                      <w:marTop w:val="0"/>
                      <w:marBottom w:val="0"/>
                      <w:divBdr>
                        <w:top w:val="none" w:sz="0" w:space="0" w:color="auto"/>
                        <w:left w:val="none" w:sz="0" w:space="0" w:color="auto"/>
                        <w:bottom w:val="none" w:sz="0" w:space="0" w:color="auto"/>
                        <w:right w:val="none" w:sz="0" w:space="0" w:color="auto"/>
                      </w:divBdr>
                    </w:div>
                  </w:divsChild>
                </w:div>
                <w:div w:id="88739337">
                  <w:marLeft w:val="0"/>
                  <w:marRight w:val="0"/>
                  <w:marTop w:val="0"/>
                  <w:marBottom w:val="0"/>
                  <w:divBdr>
                    <w:top w:val="single" w:sz="2" w:space="1" w:color="FFFFFF"/>
                    <w:left w:val="single" w:sz="2" w:space="12" w:color="FFFFFF"/>
                    <w:bottom w:val="single" w:sz="2" w:space="1" w:color="FFFFFF"/>
                    <w:right w:val="single" w:sz="2" w:space="4" w:color="FFFFFF"/>
                  </w:divBdr>
                  <w:divsChild>
                    <w:div w:id="278033993">
                      <w:marLeft w:val="0"/>
                      <w:marRight w:val="0"/>
                      <w:marTop w:val="0"/>
                      <w:marBottom w:val="0"/>
                      <w:divBdr>
                        <w:top w:val="none" w:sz="0" w:space="0" w:color="auto"/>
                        <w:left w:val="none" w:sz="0" w:space="0" w:color="auto"/>
                        <w:bottom w:val="none" w:sz="0" w:space="0" w:color="auto"/>
                        <w:right w:val="none" w:sz="0" w:space="0" w:color="auto"/>
                      </w:divBdr>
                    </w:div>
                  </w:divsChild>
                </w:div>
                <w:div w:id="425618826">
                  <w:marLeft w:val="0"/>
                  <w:marRight w:val="0"/>
                  <w:marTop w:val="0"/>
                  <w:marBottom w:val="0"/>
                  <w:divBdr>
                    <w:top w:val="single" w:sz="2" w:space="1" w:color="FFFFFF"/>
                    <w:left w:val="single" w:sz="2" w:space="12" w:color="FFFFFF"/>
                    <w:bottom w:val="single" w:sz="2" w:space="1" w:color="FFFFFF"/>
                    <w:right w:val="single" w:sz="2" w:space="4" w:color="FFFFFF"/>
                  </w:divBdr>
                  <w:divsChild>
                    <w:div w:id="2128116969">
                      <w:marLeft w:val="0"/>
                      <w:marRight w:val="0"/>
                      <w:marTop w:val="0"/>
                      <w:marBottom w:val="0"/>
                      <w:divBdr>
                        <w:top w:val="none" w:sz="0" w:space="0" w:color="auto"/>
                        <w:left w:val="none" w:sz="0" w:space="0" w:color="auto"/>
                        <w:bottom w:val="none" w:sz="0" w:space="0" w:color="auto"/>
                        <w:right w:val="none" w:sz="0" w:space="0" w:color="auto"/>
                      </w:divBdr>
                    </w:div>
                  </w:divsChild>
                </w:div>
                <w:div w:id="882403162">
                  <w:marLeft w:val="0"/>
                  <w:marRight w:val="0"/>
                  <w:marTop w:val="0"/>
                  <w:marBottom w:val="0"/>
                  <w:divBdr>
                    <w:top w:val="single" w:sz="2" w:space="1" w:color="FFFFFF"/>
                    <w:left w:val="single" w:sz="2" w:space="12" w:color="FFFFFF"/>
                    <w:bottom w:val="single" w:sz="2" w:space="1" w:color="FFFFFF"/>
                    <w:right w:val="single" w:sz="2" w:space="4" w:color="FFFFFF"/>
                  </w:divBdr>
                  <w:divsChild>
                    <w:div w:id="1639727880">
                      <w:marLeft w:val="0"/>
                      <w:marRight w:val="0"/>
                      <w:marTop w:val="0"/>
                      <w:marBottom w:val="0"/>
                      <w:divBdr>
                        <w:top w:val="none" w:sz="0" w:space="0" w:color="auto"/>
                        <w:left w:val="none" w:sz="0" w:space="0" w:color="auto"/>
                        <w:bottom w:val="none" w:sz="0" w:space="0" w:color="auto"/>
                        <w:right w:val="none" w:sz="0" w:space="0" w:color="auto"/>
                      </w:divBdr>
                    </w:div>
                  </w:divsChild>
                </w:div>
                <w:div w:id="1873108212">
                  <w:marLeft w:val="0"/>
                  <w:marRight w:val="0"/>
                  <w:marTop w:val="0"/>
                  <w:marBottom w:val="0"/>
                  <w:divBdr>
                    <w:top w:val="single" w:sz="2" w:space="1" w:color="FFFFFF"/>
                    <w:left w:val="single" w:sz="2" w:space="12" w:color="FFFFFF"/>
                    <w:bottom w:val="single" w:sz="2" w:space="1" w:color="FFFFFF"/>
                    <w:right w:val="single" w:sz="2" w:space="4" w:color="FFFFFF"/>
                  </w:divBdr>
                  <w:divsChild>
                    <w:div w:id="425853388">
                      <w:marLeft w:val="0"/>
                      <w:marRight w:val="0"/>
                      <w:marTop w:val="0"/>
                      <w:marBottom w:val="0"/>
                      <w:divBdr>
                        <w:top w:val="none" w:sz="0" w:space="0" w:color="auto"/>
                        <w:left w:val="none" w:sz="0" w:space="0" w:color="auto"/>
                        <w:bottom w:val="none" w:sz="0" w:space="0" w:color="auto"/>
                        <w:right w:val="none" w:sz="0" w:space="0" w:color="auto"/>
                      </w:divBdr>
                    </w:div>
                  </w:divsChild>
                </w:div>
                <w:div w:id="1877311394">
                  <w:marLeft w:val="0"/>
                  <w:marRight w:val="0"/>
                  <w:marTop w:val="0"/>
                  <w:marBottom w:val="0"/>
                  <w:divBdr>
                    <w:top w:val="single" w:sz="2" w:space="1" w:color="FFFFFF"/>
                    <w:left w:val="single" w:sz="2" w:space="12" w:color="FFFFFF"/>
                    <w:bottom w:val="single" w:sz="2" w:space="1" w:color="FFFFFF"/>
                    <w:right w:val="single" w:sz="2" w:space="4" w:color="FFFFFF"/>
                  </w:divBdr>
                  <w:divsChild>
                    <w:div w:id="662128961">
                      <w:marLeft w:val="0"/>
                      <w:marRight w:val="0"/>
                      <w:marTop w:val="0"/>
                      <w:marBottom w:val="0"/>
                      <w:divBdr>
                        <w:top w:val="none" w:sz="0" w:space="0" w:color="auto"/>
                        <w:left w:val="none" w:sz="0" w:space="0" w:color="auto"/>
                        <w:bottom w:val="none" w:sz="0" w:space="0" w:color="auto"/>
                        <w:right w:val="none" w:sz="0" w:space="0" w:color="auto"/>
                      </w:divBdr>
                    </w:div>
                  </w:divsChild>
                </w:div>
                <w:div w:id="1489327366">
                  <w:marLeft w:val="0"/>
                  <w:marRight w:val="0"/>
                  <w:marTop w:val="0"/>
                  <w:marBottom w:val="0"/>
                  <w:divBdr>
                    <w:top w:val="single" w:sz="2" w:space="1" w:color="FFFFFF"/>
                    <w:left w:val="single" w:sz="2" w:space="12" w:color="FFFFFF"/>
                    <w:bottom w:val="single" w:sz="2" w:space="1" w:color="FFFFFF"/>
                    <w:right w:val="single" w:sz="2" w:space="4" w:color="FFFFFF"/>
                  </w:divBdr>
                  <w:divsChild>
                    <w:div w:id="562106168">
                      <w:marLeft w:val="0"/>
                      <w:marRight w:val="0"/>
                      <w:marTop w:val="0"/>
                      <w:marBottom w:val="0"/>
                      <w:divBdr>
                        <w:top w:val="none" w:sz="0" w:space="0" w:color="auto"/>
                        <w:left w:val="none" w:sz="0" w:space="0" w:color="auto"/>
                        <w:bottom w:val="none" w:sz="0" w:space="0" w:color="auto"/>
                        <w:right w:val="none" w:sz="0" w:space="0" w:color="auto"/>
                      </w:divBdr>
                    </w:div>
                  </w:divsChild>
                </w:div>
                <w:div w:id="1620256673">
                  <w:marLeft w:val="0"/>
                  <w:marRight w:val="0"/>
                  <w:marTop w:val="0"/>
                  <w:marBottom w:val="0"/>
                  <w:divBdr>
                    <w:top w:val="single" w:sz="2" w:space="1" w:color="FFFFFF"/>
                    <w:left w:val="single" w:sz="2" w:space="12" w:color="FFFFFF"/>
                    <w:bottom w:val="single" w:sz="2" w:space="1" w:color="FFFFFF"/>
                    <w:right w:val="single" w:sz="2" w:space="4" w:color="FFFFFF"/>
                  </w:divBdr>
                  <w:divsChild>
                    <w:div w:id="2001537821">
                      <w:marLeft w:val="0"/>
                      <w:marRight w:val="0"/>
                      <w:marTop w:val="0"/>
                      <w:marBottom w:val="0"/>
                      <w:divBdr>
                        <w:top w:val="none" w:sz="0" w:space="0" w:color="auto"/>
                        <w:left w:val="none" w:sz="0" w:space="0" w:color="auto"/>
                        <w:bottom w:val="none" w:sz="0" w:space="0" w:color="auto"/>
                        <w:right w:val="none" w:sz="0" w:space="0" w:color="auto"/>
                      </w:divBdr>
                    </w:div>
                  </w:divsChild>
                </w:div>
                <w:div w:id="453445040">
                  <w:marLeft w:val="0"/>
                  <w:marRight w:val="0"/>
                  <w:marTop w:val="0"/>
                  <w:marBottom w:val="0"/>
                  <w:divBdr>
                    <w:top w:val="single" w:sz="2" w:space="1" w:color="FFFFFF"/>
                    <w:left w:val="single" w:sz="2" w:space="12" w:color="FFFFFF"/>
                    <w:bottom w:val="single" w:sz="2" w:space="1" w:color="FFFFFF"/>
                    <w:right w:val="single" w:sz="2" w:space="4" w:color="FFFFFF"/>
                  </w:divBdr>
                  <w:divsChild>
                    <w:div w:id="1723288699">
                      <w:marLeft w:val="0"/>
                      <w:marRight w:val="0"/>
                      <w:marTop w:val="0"/>
                      <w:marBottom w:val="0"/>
                      <w:divBdr>
                        <w:top w:val="none" w:sz="0" w:space="0" w:color="auto"/>
                        <w:left w:val="none" w:sz="0" w:space="0" w:color="auto"/>
                        <w:bottom w:val="none" w:sz="0" w:space="0" w:color="auto"/>
                        <w:right w:val="none" w:sz="0" w:space="0" w:color="auto"/>
                      </w:divBdr>
                    </w:div>
                  </w:divsChild>
                </w:div>
                <w:div w:id="792015641">
                  <w:marLeft w:val="0"/>
                  <w:marRight w:val="0"/>
                  <w:marTop w:val="0"/>
                  <w:marBottom w:val="0"/>
                  <w:divBdr>
                    <w:top w:val="single" w:sz="2" w:space="1" w:color="FFFFFF"/>
                    <w:left w:val="single" w:sz="2" w:space="12" w:color="FFFFFF"/>
                    <w:bottom w:val="single" w:sz="2" w:space="1" w:color="FFFFFF"/>
                    <w:right w:val="single" w:sz="2" w:space="4" w:color="FFFFFF"/>
                  </w:divBdr>
                  <w:divsChild>
                    <w:div w:id="1202090980">
                      <w:marLeft w:val="0"/>
                      <w:marRight w:val="0"/>
                      <w:marTop w:val="0"/>
                      <w:marBottom w:val="0"/>
                      <w:divBdr>
                        <w:top w:val="none" w:sz="0" w:space="0" w:color="auto"/>
                        <w:left w:val="none" w:sz="0" w:space="0" w:color="auto"/>
                        <w:bottom w:val="none" w:sz="0" w:space="0" w:color="auto"/>
                        <w:right w:val="none" w:sz="0" w:space="0" w:color="auto"/>
                      </w:divBdr>
                    </w:div>
                  </w:divsChild>
                </w:div>
                <w:div w:id="79179567">
                  <w:marLeft w:val="0"/>
                  <w:marRight w:val="0"/>
                  <w:marTop w:val="0"/>
                  <w:marBottom w:val="0"/>
                  <w:divBdr>
                    <w:top w:val="single" w:sz="2" w:space="1" w:color="FFFFFF"/>
                    <w:left w:val="single" w:sz="2" w:space="12" w:color="FFFFFF"/>
                    <w:bottom w:val="single" w:sz="2" w:space="1" w:color="FFFFFF"/>
                    <w:right w:val="single" w:sz="2" w:space="4" w:color="FFFFFF"/>
                  </w:divBdr>
                  <w:divsChild>
                    <w:div w:id="1742680561">
                      <w:marLeft w:val="0"/>
                      <w:marRight w:val="0"/>
                      <w:marTop w:val="0"/>
                      <w:marBottom w:val="0"/>
                      <w:divBdr>
                        <w:top w:val="none" w:sz="0" w:space="0" w:color="auto"/>
                        <w:left w:val="none" w:sz="0" w:space="0" w:color="auto"/>
                        <w:bottom w:val="none" w:sz="0" w:space="0" w:color="auto"/>
                        <w:right w:val="none" w:sz="0" w:space="0" w:color="auto"/>
                      </w:divBdr>
                    </w:div>
                  </w:divsChild>
                </w:div>
                <w:div w:id="1629774226">
                  <w:marLeft w:val="0"/>
                  <w:marRight w:val="0"/>
                  <w:marTop w:val="0"/>
                  <w:marBottom w:val="0"/>
                  <w:divBdr>
                    <w:top w:val="single" w:sz="2" w:space="1" w:color="FFFFFF"/>
                    <w:left w:val="single" w:sz="2" w:space="12" w:color="FFFFFF"/>
                    <w:bottom w:val="single" w:sz="2" w:space="1" w:color="FFFFFF"/>
                    <w:right w:val="single" w:sz="2" w:space="4" w:color="FFFFFF"/>
                  </w:divBdr>
                  <w:divsChild>
                    <w:div w:id="614025901">
                      <w:marLeft w:val="0"/>
                      <w:marRight w:val="0"/>
                      <w:marTop w:val="0"/>
                      <w:marBottom w:val="0"/>
                      <w:divBdr>
                        <w:top w:val="none" w:sz="0" w:space="0" w:color="auto"/>
                        <w:left w:val="none" w:sz="0" w:space="0" w:color="auto"/>
                        <w:bottom w:val="none" w:sz="0" w:space="0" w:color="auto"/>
                        <w:right w:val="none" w:sz="0" w:space="0" w:color="auto"/>
                      </w:divBdr>
                    </w:div>
                  </w:divsChild>
                </w:div>
                <w:div w:id="1595091867">
                  <w:marLeft w:val="0"/>
                  <w:marRight w:val="0"/>
                  <w:marTop w:val="0"/>
                  <w:marBottom w:val="0"/>
                  <w:divBdr>
                    <w:top w:val="single" w:sz="2" w:space="1" w:color="FFFFFF"/>
                    <w:left w:val="single" w:sz="2" w:space="12" w:color="FFFFFF"/>
                    <w:bottom w:val="single" w:sz="2" w:space="1" w:color="FFFFFF"/>
                    <w:right w:val="single" w:sz="2" w:space="4" w:color="FFFFFF"/>
                  </w:divBdr>
                  <w:divsChild>
                    <w:div w:id="1298756165">
                      <w:marLeft w:val="0"/>
                      <w:marRight w:val="0"/>
                      <w:marTop w:val="0"/>
                      <w:marBottom w:val="0"/>
                      <w:divBdr>
                        <w:top w:val="none" w:sz="0" w:space="0" w:color="auto"/>
                        <w:left w:val="none" w:sz="0" w:space="0" w:color="auto"/>
                        <w:bottom w:val="none" w:sz="0" w:space="0" w:color="auto"/>
                        <w:right w:val="none" w:sz="0" w:space="0" w:color="auto"/>
                      </w:divBdr>
                    </w:div>
                  </w:divsChild>
                </w:div>
                <w:div w:id="1215116941">
                  <w:marLeft w:val="0"/>
                  <w:marRight w:val="0"/>
                  <w:marTop w:val="0"/>
                  <w:marBottom w:val="0"/>
                  <w:divBdr>
                    <w:top w:val="single" w:sz="2" w:space="1" w:color="FFFFFF"/>
                    <w:left w:val="single" w:sz="2" w:space="12" w:color="FFFFFF"/>
                    <w:bottom w:val="single" w:sz="2" w:space="1" w:color="FFFFFF"/>
                    <w:right w:val="single" w:sz="2" w:space="4" w:color="FFFFFF"/>
                  </w:divBdr>
                  <w:divsChild>
                    <w:div w:id="1978219152">
                      <w:marLeft w:val="0"/>
                      <w:marRight w:val="0"/>
                      <w:marTop w:val="0"/>
                      <w:marBottom w:val="0"/>
                      <w:divBdr>
                        <w:top w:val="none" w:sz="0" w:space="0" w:color="auto"/>
                        <w:left w:val="none" w:sz="0" w:space="0" w:color="auto"/>
                        <w:bottom w:val="none" w:sz="0" w:space="0" w:color="auto"/>
                        <w:right w:val="none" w:sz="0" w:space="0" w:color="auto"/>
                      </w:divBdr>
                    </w:div>
                  </w:divsChild>
                </w:div>
                <w:div w:id="517082778">
                  <w:marLeft w:val="0"/>
                  <w:marRight w:val="0"/>
                  <w:marTop w:val="0"/>
                  <w:marBottom w:val="0"/>
                  <w:divBdr>
                    <w:top w:val="single" w:sz="2" w:space="1" w:color="FFFFFF"/>
                    <w:left w:val="single" w:sz="2" w:space="12" w:color="FFFFFF"/>
                    <w:bottom w:val="single" w:sz="2" w:space="1" w:color="FFFFFF"/>
                    <w:right w:val="single" w:sz="2" w:space="4" w:color="FFFFFF"/>
                  </w:divBdr>
                  <w:divsChild>
                    <w:div w:id="1783458564">
                      <w:marLeft w:val="0"/>
                      <w:marRight w:val="0"/>
                      <w:marTop w:val="0"/>
                      <w:marBottom w:val="0"/>
                      <w:divBdr>
                        <w:top w:val="none" w:sz="0" w:space="0" w:color="auto"/>
                        <w:left w:val="none" w:sz="0" w:space="0" w:color="auto"/>
                        <w:bottom w:val="none" w:sz="0" w:space="0" w:color="auto"/>
                        <w:right w:val="none" w:sz="0" w:space="0" w:color="auto"/>
                      </w:divBdr>
                    </w:div>
                  </w:divsChild>
                </w:div>
                <w:div w:id="346172697">
                  <w:marLeft w:val="0"/>
                  <w:marRight w:val="0"/>
                  <w:marTop w:val="0"/>
                  <w:marBottom w:val="0"/>
                  <w:divBdr>
                    <w:top w:val="single" w:sz="2" w:space="1" w:color="FFFFFF"/>
                    <w:left w:val="single" w:sz="2" w:space="12" w:color="FFFFFF"/>
                    <w:bottom w:val="single" w:sz="2" w:space="1" w:color="FFFFFF"/>
                    <w:right w:val="single" w:sz="2" w:space="4" w:color="FFFFFF"/>
                  </w:divBdr>
                  <w:divsChild>
                    <w:div w:id="963273752">
                      <w:marLeft w:val="0"/>
                      <w:marRight w:val="0"/>
                      <w:marTop w:val="0"/>
                      <w:marBottom w:val="0"/>
                      <w:divBdr>
                        <w:top w:val="none" w:sz="0" w:space="0" w:color="auto"/>
                        <w:left w:val="none" w:sz="0" w:space="0" w:color="auto"/>
                        <w:bottom w:val="none" w:sz="0" w:space="0" w:color="auto"/>
                        <w:right w:val="none" w:sz="0" w:space="0" w:color="auto"/>
                      </w:divBdr>
                    </w:div>
                  </w:divsChild>
                </w:div>
                <w:div w:id="1117287870">
                  <w:marLeft w:val="0"/>
                  <w:marRight w:val="0"/>
                  <w:marTop w:val="0"/>
                  <w:marBottom w:val="0"/>
                  <w:divBdr>
                    <w:top w:val="single" w:sz="2" w:space="1" w:color="FFFFFF"/>
                    <w:left w:val="single" w:sz="2" w:space="12" w:color="FFFFFF"/>
                    <w:bottom w:val="single" w:sz="2" w:space="1" w:color="FFFFFF"/>
                    <w:right w:val="single" w:sz="2" w:space="4" w:color="FFFFFF"/>
                  </w:divBdr>
                  <w:divsChild>
                    <w:div w:id="672225421">
                      <w:marLeft w:val="0"/>
                      <w:marRight w:val="0"/>
                      <w:marTop w:val="0"/>
                      <w:marBottom w:val="0"/>
                      <w:divBdr>
                        <w:top w:val="none" w:sz="0" w:space="0" w:color="auto"/>
                        <w:left w:val="none" w:sz="0" w:space="0" w:color="auto"/>
                        <w:bottom w:val="none" w:sz="0" w:space="0" w:color="auto"/>
                        <w:right w:val="none" w:sz="0" w:space="0" w:color="auto"/>
                      </w:divBdr>
                    </w:div>
                  </w:divsChild>
                </w:div>
                <w:div w:id="1623267864">
                  <w:marLeft w:val="0"/>
                  <w:marRight w:val="0"/>
                  <w:marTop w:val="0"/>
                  <w:marBottom w:val="0"/>
                  <w:divBdr>
                    <w:top w:val="single" w:sz="2" w:space="1" w:color="FFFFFF"/>
                    <w:left w:val="single" w:sz="2" w:space="12" w:color="FFFFFF"/>
                    <w:bottom w:val="single" w:sz="2" w:space="1" w:color="FFFFFF"/>
                    <w:right w:val="single" w:sz="2" w:space="4" w:color="FFFFFF"/>
                  </w:divBdr>
                  <w:divsChild>
                    <w:div w:id="735131417">
                      <w:marLeft w:val="0"/>
                      <w:marRight w:val="0"/>
                      <w:marTop w:val="0"/>
                      <w:marBottom w:val="0"/>
                      <w:divBdr>
                        <w:top w:val="none" w:sz="0" w:space="0" w:color="auto"/>
                        <w:left w:val="none" w:sz="0" w:space="0" w:color="auto"/>
                        <w:bottom w:val="none" w:sz="0" w:space="0" w:color="auto"/>
                        <w:right w:val="none" w:sz="0" w:space="0" w:color="auto"/>
                      </w:divBdr>
                    </w:div>
                  </w:divsChild>
                </w:div>
                <w:div w:id="1507549582">
                  <w:marLeft w:val="0"/>
                  <w:marRight w:val="0"/>
                  <w:marTop w:val="0"/>
                  <w:marBottom w:val="0"/>
                  <w:divBdr>
                    <w:top w:val="single" w:sz="2" w:space="1" w:color="FFFFFF"/>
                    <w:left w:val="single" w:sz="2" w:space="12" w:color="FFFFFF"/>
                    <w:bottom w:val="single" w:sz="2" w:space="1" w:color="FFFFFF"/>
                    <w:right w:val="single" w:sz="2" w:space="4" w:color="FFFFFF"/>
                  </w:divBdr>
                  <w:divsChild>
                    <w:div w:id="382951009">
                      <w:marLeft w:val="0"/>
                      <w:marRight w:val="0"/>
                      <w:marTop w:val="0"/>
                      <w:marBottom w:val="0"/>
                      <w:divBdr>
                        <w:top w:val="none" w:sz="0" w:space="0" w:color="auto"/>
                        <w:left w:val="none" w:sz="0" w:space="0" w:color="auto"/>
                        <w:bottom w:val="none" w:sz="0" w:space="0" w:color="auto"/>
                        <w:right w:val="none" w:sz="0" w:space="0" w:color="auto"/>
                      </w:divBdr>
                    </w:div>
                  </w:divsChild>
                </w:div>
                <w:div w:id="781924866">
                  <w:marLeft w:val="0"/>
                  <w:marRight w:val="0"/>
                  <w:marTop w:val="0"/>
                  <w:marBottom w:val="0"/>
                  <w:divBdr>
                    <w:top w:val="single" w:sz="2" w:space="1" w:color="FFFFFF"/>
                    <w:left w:val="single" w:sz="2" w:space="12" w:color="FFFFFF"/>
                    <w:bottom w:val="single" w:sz="2" w:space="1" w:color="FFFFFF"/>
                    <w:right w:val="single" w:sz="2" w:space="4" w:color="FFFFFF"/>
                  </w:divBdr>
                  <w:divsChild>
                    <w:div w:id="987171218">
                      <w:marLeft w:val="0"/>
                      <w:marRight w:val="0"/>
                      <w:marTop w:val="0"/>
                      <w:marBottom w:val="0"/>
                      <w:divBdr>
                        <w:top w:val="none" w:sz="0" w:space="0" w:color="auto"/>
                        <w:left w:val="none" w:sz="0" w:space="0" w:color="auto"/>
                        <w:bottom w:val="none" w:sz="0" w:space="0" w:color="auto"/>
                        <w:right w:val="none" w:sz="0" w:space="0" w:color="auto"/>
                      </w:divBdr>
                    </w:div>
                  </w:divsChild>
                </w:div>
                <w:div w:id="309019793">
                  <w:marLeft w:val="0"/>
                  <w:marRight w:val="0"/>
                  <w:marTop w:val="0"/>
                  <w:marBottom w:val="0"/>
                  <w:divBdr>
                    <w:top w:val="single" w:sz="2" w:space="1" w:color="FFFFFF"/>
                    <w:left w:val="single" w:sz="2" w:space="12" w:color="FFFFFF"/>
                    <w:bottom w:val="single" w:sz="2" w:space="4" w:color="FFFFFF"/>
                    <w:right w:val="single" w:sz="2" w:space="4" w:color="FFFFFF"/>
                  </w:divBdr>
                  <w:divsChild>
                    <w:div w:id="20745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7093">
          <w:marLeft w:val="0"/>
          <w:marRight w:val="0"/>
          <w:marTop w:val="0"/>
          <w:marBottom w:val="335"/>
          <w:divBdr>
            <w:top w:val="none" w:sz="0" w:space="0" w:color="auto"/>
            <w:left w:val="none" w:sz="0" w:space="0" w:color="auto"/>
            <w:bottom w:val="none" w:sz="0" w:space="0" w:color="auto"/>
            <w:right w:val="none" w:sz="0" w:space="0" w:color="auto"/>
          </w:divBdr>
          <w:divsChild>
            <w:div w:id="8878555">
              <w:marLeft w:val="0"/>
              <w:marRight w:val="0"/>
              <w:marTop w:val="0"/>
              <w:marBottom w:val="0"/>
              <w:divBdr>
                <w:top w:val="none" w:sz="0" w:space="0" w:color="auto"/>
                <w:left w:val="none" w:sz="0" w:space="0" w:color="auto"/>
                <w:bottom w:val="none" w:sz="0" w:space="0" w:color="auto"/>
                <w:right w:val="none" w:sz="0" w:space="0" w:color="auto"/>
              </w:divBdr>
              <w:divsChild>
                <w:div w:id="1363822941">
                  <w:marLeft w:val="0"/>
                  <w:marRight w:val="0"/>
                  <w:marTop w:val="0"/>
                  <w:marBottom w:val="0"/>
                  <w:divBdr>
                    <w:top w:val="single" w:sz="2" w:space="4" w:color="FFFFFF"/>
                    <w:left w:val="single" w:sz="2" w:space="12" w:color="FFFFFF"/>
                    <w:bottom w:val="single" w:sz="2" w:space="1" w:color="FFFFFF"/>
                    <w:right w:val="single" w:sz="2" w:space="4" w:color="FFFFFF"/>
                  </w:divBdr>
                  <w:divsChild>
                    <w:div w:id="1300695633">
                      <w:marLeft w:val="0"/>
                      <w:marRight w:val="0"/>
                      <w:marTop w:val="0"/>
                      <w:marBottom w:val="0"/>
                      <w:divBdr>
                        <w:top w:val="none" w:sz="0" w:space="0" w:color="auto"/>
                        <w:left w:val="none" w:sz="0" w:space="0" w:color="auto"/>
                        <w:bottom w:val="none" w:sz="0" w:space="0" w:color="auto"/>
                        <w:right w:val="none" w:sz="0" w:space="0" w:color="auto"/>
                      </w:divBdr>
                    </w:div>
                  </w:divsChild>
                </w:div>
                <w:div w:id="37049261">
                  <w:marLeft w:val="0"/>
                  <w:marRight w:val="0"/>
                  <w:marTop w:val="0"/>
                  <w:marBottom w:val="0"/>
                  <w:divBdr>
                    <w:top w:val="single" w:sz="2" w:space="1" w:color="FFFFFF"/>
                    <w:left w:val="single" w:sz="2" w:space="12" w:color="FFFFFF"/>
                    <w:bottom w:val="single" w:sz="2" w:space="1" w:color="FFFFFF"/>
                    <w:right w:val="single" w:sz="2" w:space="4" w:color="FFFFFF"/>
                  </w:divBdr>
                  <w:divsChild>
                    <w:div w:id="345256880">
                      <w:marLeft w:val="0"/>
                      <w:marRight w:val="0"/>
                      <w:marTop w:val="0"/>
                      <w:marBottom w:val="0"/>
                      <w:divBdr>
                        <w:top w:val="none" w:sz="0" w:space="0" w:color="auto"/>
                        <w:left w:val="none" w:sz="0" w:space="0" w:color="auto"/>
                        <w:bottom w:val="none" w:sz="0" w:space="0" w:color="auto"/>
                        <w:right w:val="none" w:sz="0" w:space="0" w:color="auto"/>
                      </w:divBdr>
                    </w:div>
                  </w:divsChild>
                </w:div>
                <w:div w:id="793980276">
                  <w:marLeft w:val="0"/>
                  <w:marRight w:val="0"/>
                  <w:marTop w:val="0"/>
                  <w:marBottom w:val="0"/>
                  <w:divBdr>
                    <w:top w:val="single" w:sz="2" w:space="1" w:color="FFFFFF"/>
                    <w:left w:val="single" w:sz="2" w:space="12" w:color="FFFFFF"/>
                    <w:bottom w:val="single" w:sz="2" w:space="1" w:color="FFFFFF"/>
                    <w:right w:val="single" w:sz="2" w:space="4" w:color="FFFFFF"/>
                  </w:divBdr>
                  <w:divsChild>
                    <w:div w:id="1176461957">
                      <w:marLeft w:val="0"/>
                      <w:marRight w:val="0"/>
                      <w:marTop w:val="0"/>
                      <w:marBottom w:val="0"/>
                      <w:divBdr>
                        <w:top w:val="none" w:sz="0" w:space="0" w:color="auto"/>
                        <w:left w:val="none" w:sz="0" w:space="0" w:color="auto"/>
                        <w:bottom w:val="none" w:sz="0" w:space="0" w:color="auto"/>
                        <w:right w:val="none" w:sz="0" w:space="0" w:color="auto"/>
                      </w:divBdr>
                    </w:div>
                  </w:divsChild>
                </w:div>
                <w:div w:id="1279145393">
                  <w:marLeft w:val="0"/>
                  <w:marRight w:val="0"/>
                  <w:marTop w:val="0"/>
                  <w:marBottom w:val="0"/>
                  <w:divBdr>
                    <w:top w:val="single" w:sz="2" w:space="1" w:color="FFFFFF"/>
                    <w:left w:val="single" w:sz="2" w:space="12" w:color="FFFFFF"/>
                    <w:bottom w:val="single" w:sz="2" w:space="1" w:color="FFFFFF"/>
                    <w:right w:val="single" w:sz="2" w:space="4" w:color="FFFFFF"/>
                  </w:divBdr>
                  <w:divsChild>
                    <w:div w:id="1143621112">
                      <w:marLeft w:val="0"/>
                      <w:marRight w:val="0"/>
                      <w:marTop w:val="0"/>
                      <w:marBottom w:val="0"/>
                      <w:divBdr>
                        <w:top w:val="none" w:sz="0" w:space="0" w:color="auto"/>
                        <w:left w:val="none" w:sz="0" w:space="0" w:color="auto"/>
                        <w:bottom w:val="none" w:sz="0" w:space="0" w:color="auto"/>
                        <w:right w:val="none" w:sz="0" w:space="0" w:color="auto"/>
                      </w:divBdr>
                    </w:div>
                  </w:divsChild>
                </w:div>
                <w:div w:id="1909729316">
                  <w:marLeft w:val="0"/>
                  <w:marRight w:val="0"/>
                  <w:marTop w:val="0"/>
                  <w:marBottom w:val="0"/>
                  <w:divBdr>
                    <w:top w:val="single" w:sz="2" w:space="1" w:color="FFFFFF"/>
                    <w:left w:val="single" w:sz="2" w:space="12" w:color="FFFFFF"/>
                    <w:bottom w:val="single" w:sz="2" w:space="1" w:color="FFFFFF"/>
                    <w:right w:val="single" w:sz="2" w:space="4" w:color="FFFFFF"/>
                  </w:divBdr>
                  <w:divsChild>
                    <w:div w:id="1676565420">
                      <w:marLeft w:val="0"/>
                      <w:marRight w:val="0"/>
                      <w:marTop w:val="0"/>
                      <w:marBottom w:val="0"/>
                      <w:divBdr>
                        <w:top w:val="none" w:sz="0" w:space="0" w:color="auto"/>
                        <w:left w:val="none" w:sz="0" w:space="0" w:color="auto"/>
                        <w:bottom w:val="none" w:sz="0" w:space="0" w:color="auto"/>
                        <w:right w:val="none" w:sz="0" w:space="0" w:color="auto"/>
                      </w:divBdr>
                    </w:div>
                  </w:divsChild>
                </w:div>
                <w:div w:id="157114592">
                  <w:marLeft w:val="0"/>
                  <w:marRight w:val="0"/>
                  <w:marTop w:val="0"/>
                  <w:marBottom w:val="0"/>
                  <w:divBdr>
                    <w:top w:val="single" w:sz="2" w:space="1" w:color="FFFFFF"/>
                    <w:left w:val="single" w:sz="2" w:space="12" w:color="FFFFFF"/>
                    <w:bottom w:val="single" w:sz="2" w:space="1" w:color="FFFFFF"/>
                    <w:right w:val="single" w:sz="2" w:space="4" w:color="FFFFFF"/>
                  </w:divBdr>
                  <w:divsChild>
                    <w:div w:id="1978561721">
                      <w:marLeft w:val="0"/>
                      <w:marRight w:val="0"/>
                      <w:marTop w:val="0"/>
                      <w:marBottom w:val="0"/>
                      <w:divBdr>
                        <w:top w:val="none" w:sz="0" w:space="0" w:color="auto"/>
                        <w:left w:val="none" w:sz="0" w:space="0" w:color="auto"/>
                        <w:bottom w:val="none" w:sz="0" w:space="0" w:color="auto"/>
                        <w:right w:val="none" w:sz="0" w:space="0" w:color="auto"/>
                      </w:divBdr>
                    </w:div>
                  </w:divsChild>
                </w:div>
                <w:div w:id="250283033">
                  <w:marLeft w:val="0"/>
                  <w:marRight w:val="0"/>
                  <w:marTop w:val="0"/>
                  <w:marBottom w:val="0"/>
                  <w:divBdr>
                    <w:top w:val="single" w:sz="2" w:space="1" w:color="FFFFFF"/>
                    <w:left w:val="single" w:sz="2" w:space="12" w:color="FFFFFF"/>
                    <w:bottom w:val="single" w:sz="2" w:space="1" w:color="FFFFFF"/>
                    <w:right w:val="single" w:sz="2" w:space="4" w:color="FFFFFF"/>
                  </w:divBdr>
                  <w:divsChild>
                    <w:div w:id="667294675">
                      <w:marLeft w:val="0"/>
                      <w:marRight w:val="0"/>
                      <w:marTop w:val="0"/>
                      <w:marBottom w:val="0"/>
                      <w:divBdr>
                        <w:top w:val="none" w:sz="0" w:space="0" w:color="auto"/>
                        <w:left w:val="none" w:sz="0" w:space="0" w:color="auto"/>
                        <w:bottom w:val="none" w:sz="0" w:space="0" w:color="auto"/>
                        <w:right w:val="none" w:sz="0" w:space="0" w:color="auto"/>
                      </w:divBdr>
                    </w:div>
                  </w:divsChild>
                </w:div>
                <w:div w:id="102696803">
                  <w:marLeft w:val="0"/>
                  <w:marRight w:val="0"/>
                  <w:marTop w:val="0"/>
                  <w:marBottom w:val="0"/>
                  <w:divBdr>
                    <w:top w:val="single" w:sz="2" w:space="1" w:color="FFFFFF"/>
                    <w:left w:val="single" w:sz="2" w:space="12" w:color="FFFFFF"/>
                    <w:bottom w:val="single" w:sz="2" w:space="1" w:color="FFFFFF"/>
                    <w:right w:val="single" w:sz="2" w:space="4" w:color="FFFFFF"/>
                  </w:divBdr>
                  <w:divsChild>
                    <w:div w:id="785782362">
                      <w:marLeft w:val="0"/>
                      <w:marRight w:val="0"/>
                      <w:marTop w:val="0"/>
                      <w:marBottom w:val="0"/>
                      <w:divBdr>
                        <w:top w:val="none" w:sz="0" w:space="0" w:color="auto"/>
                        <w:left w:val="none" w:sz="0" w:space="0" w:color="auto"/>
                        <w:bottom w:val="none" w:sz="0" w:space="0" w:color="auto"/>
                        <w:right w:val="none" w:sz="0" w:space="0" w:color="auto"/>
                      </w:divBdr>
                    </w:div>
                  </w:divsChild>
                </w:div>
                <w:div w:id="97527462">
                  <w:marLeft w:val="0"/>
                  <w:marRight w:val="0"/>
                  <w:marTop w:val="0"/>
                  <w:marBottom w:val="0"/>
                  <w:divBdr>
                    <w:top w:val="single" w:sz="2" w:space="1" w:color="FFFFFF"/>
                    <w:left w:val="single" w:sz="2" w:space="12" w:color="FFFFFF"/>
                    <w:bottom w:val="single" w:sz="2" w:space="1" w:color="FFFFFF"/>
                    <w:right w:val="single" w:sz="2" w:space="4" w:color="FFFFFF"/>
                  </w:divBdr>
                  <w:divsChild>
                    <w:div w:id="1978293244">
                      <w:marLeft w:val="0"/>
                      <w:marRight w:val="0"/>
                      <w:marTop w:val="0"/>
                      <w:marBottom w:val="0"/>
                      <w:divBdr>
                        <w:top w:val="none" w:sz="0" w:space="0" w:color="auto"/>
                        <w:left w:val="none" w:sz="0" w:space="0" w:color="auto"/>
                        <w:bottom w:val="none" w:sz="0" w:space="0" w:color="auto"/>
                        <w:right w:val="none" w:sz="0" w:space="0" w:color="auto"/>
                      </w:divBdr>
                    </w:div>
                  </w:divsChild>
                </w:div>
                <w:div w:id="369694974">
                  <w:marLeft w:val="0"/>
                  <w:marRight w:val="0"/>
                  <w:marTop w:val="0"/>
                  <w:marBottom w:val="0"/>
                  <w:divBdr>
                    <w:top w:val="single" w:sz="2" w:space="1" w:color="FFFFFF"/>
                    <w:left w:val="single" w:sz="2" w:space="12" w:color="FFFFFF"/>
                    <w:bottom w:val="single" w:sz="2" w:space="1" w:color="FFFFFF"/>
                    <w:right w:val="single" w:sz="2" w:space="4" w:color="FFFFFF"/>
                  </w:divBdr>
                  <w:divsChild>
                    <w:div w:id="1386027701">
                      <w:marLeft w:val="0"/>
                      <w:marRight w:val="0"/>
                      <w:marTop w:val="0"/>
                      <w:marBottom w:val="0"/>
                      <w:divBdr>
                        <w:top w:val="none" w:sz="0" w:space="0" w:color="auto"/>
                        <w:left w:val="none" w:sz="0" w:space="0" w:color="auto"/>
                        <w:bottom w:val="none" w:sz="0" w:space="0" w:color="auto"/>
                        <w:right w:val="none" w:sz="0" w:space="0" w:color="auto"/>
                      </w:divBdr>
                    </w:div>
                  </w:divsChild>
                </w:div>
                <w:div w:id="937567958">
                  <w:marLeft w:val="0"/>
                  <w:marRight w:val="0"/>
                  <w:marTop w:val="0"/>
                  <w:marBottom w:val="0"/>
                  <w:divBdr>
                    <w:top w:val="single" w:sz="2" w:space="1" w:color="FFFFFF"/>
                    <w:left w:val="single" w:sz="2" w:space="12" w:color="FFFFFF"/>
                    <w:bottom w:val="single" w:sz="2" w:space="1" w:color="FFFFFF"/>
                    <w:right w:val="single" w:sz="2" w:space="4" w:color="FFFFFF"/>
                  </w:divBdr>
                  <w:divsChild>
                    <w:div w:id="1633944377">
                      <w:marLeft w:val="0"/>
                      <w:marRight w:val="0"/>
                      <w:marTop w:val="0"/>
                      <w:marBottom w:val="0"/>
                      <w:divBdr>
                        <w:top w:val="none" w:sz="0" w:space="0" w:color="auto"/>
                        <w:left w:val="none" w:sz="0" w:space="0" w:color="auto"/>
                        <w:bottom w:val="none" w:sz="0" w:space="0" w:color="auto"/>
                        <w:right w:val="none" w:sz="0" w:space="0" w:color="auto"/>
                      </w:divBdr>
                    </w:div>
                  </w:divsChild>
                </w:div>
                <w:div w:id="359473518">
                  <w:marLeft w:val="0"/>
                  <w:marRight w:val="0"/>
                  <w:marTop w:val="0"/>
                  <w:marBottom w:val="0"/>
                  <w:divBdr>
                    <w:top w:val="single" w:sz="2" w:space="1" w:color="FFFFFF"/>
                    <w:left w:val="single" w:sz="2" w:space="12" w:color="FFFFFF"/>
                    <w:bottom w:val="single" w:sz="2" w:space="1" w:color="FFFFFF"/>
                    <w:right w:val="single" w:sz="2" w:space="4" w:color="FFFFFF"/>
                  </w:divBdr>
                  <w:divsChild>
                    <w:div w:id="2140368544">
                      <w:marLeft w:val="0"/>
                      <w:marRight w:val="0"/>
                      <w:marTop w:val="0"/>
                      <w:marBottom w:val="0"/>
                      <w:divBdr>
                        <w:top w:val="none" w:sz="0" w:space="0" w:color="auto"/>
                        <w:left w:val="none" w:sz="0" w:space="0" w:color="auto"/>
                        <w:bottom w:val="none" w:sz="0" w:space="0" w:color="auto"/>
                        <w:right w:val="none" w:sz="0" w:space="0" w:color="auto"/>
                      </w:divBdr>
                    </w:div>
                  </w:divsChild>
                </w:div>
                <w:div w:id="1253931200">
                  <w:marLeft w:val="0"/>
                  <w:marRight w:val="0"/>
                  <w:marTop w:val="0"/>
                  <w:marBottom w:val="0"/>
                  <w:divBdr>
                    <w:top w:val="single" w:sz="2" w:space="1" w:color="FFFFFF"/>
                    <w:left w:val="single" w:sz="2" w:space="12" w:color="FFFFFF"/>
                    <w:bottom w:val="single" w:sz="2" w:space="1" w:color="FFFFFF"/>
                    <w:right w:val="single" w:sz="2" w:space="4" w:color="FFFFFF"/>
                  </w:divBdr>
                  <w:divsChild>
                    <w:div w:id="105004722">
                      <w:marLeft w:val="0"/>
                      <w:marRight w:val="0"/>
                      <w:marTop w:val="0"/>
                      <w:marBottom w:val="0"/>
                      <w:divBdr>
                        <w:top w:val="none" w:sz="0" w:space="0" w:color="auto"/>
                        <w:left w:val="none" w:sz="0" w:space="0" w:color="auto"/>
                        <w:bottom w:val="none" w:sz="0" w:space="0" w:color="auto"/>
                        <w:right w:val="none" w:sz="0" w:space="0" w:color="auto"/>
                      </w:divBdr>
                    </w:div>
                  </w:divsChild>
                </w:div>
                <w:div w:id="1837921405">
                  <w:marLeft w:val="0"/>
                  <w:marRight w:val="0"/>
                  <w:marTop w:val="0"/>
                  <w:marBottom w:val="0"/>
                  <w:divBdr>
                    <w:top w:val="single" w:sz="2" w:space="1" w:color="FFFFFF"/>
                    <w:left w:val="single" w:sz="2" w:space="12" w:color="FFFFFF"/>
                    <w:bottom w:val="single" w:sz="2" w:space="1" w:color="FFFFFF"/>
                    <w:right w:val="single" w:sz="2" w:space="4" w:color="FFFFFF"/>
                  </w:divBdr>
                  <w:divsChild>
                    <w:div w:id="265239145">
                      <w:marLeft w:val="0"/>
                      <w:marRight w:val="0"/>
                      <w:marTop w:val="0"/>
                      <w:marBottom w:val="0"/>
                      <w:divBdr>
                        <w:top w:val="none" w:sz="0" w:space="0" w:color="auto"/>
                        <w:left w:val="none" w:sz="0" w:space="0" w:color="auto"/>
                        <w:bottom w:val="none" w:sz="0" w:space="0" w:color="auto"/>
                        <w:right w:val="none" w:sz="0" w:space="0" w:color="auto"/>
                      </w:divBdr>
                    </w:div>
                  </w:divsChild>
                </w:div>
                <w:div w:id="1352145875">
                  <w:marLeft w:val="0"/>
                  <w:marRight w:val="0"/>
                  <w:marTop w:val="0"/>
                  <w:marBottom w:val="0"/>
                  <w:divBdr>
                    <w:top w:val="single" w:sz="2" w:space="1" w:color="FFFFFF"/>
                    <w:left w:val="single" w:sz="2" w:space="12" w:color="FFFFFF"/>
                    <w:bottom w:val="single" w:sz="2" w:space="4" w:color="FFFFFF"/>
                    <w:right w:val="single" w:sz="2" w:space="4" w:color="FFFFFF"/>
                  </w:divBdr>
                  <w:divsChild>
                    <w:div w:id="45318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216175">
          <w:marLeft w:val="0"/>
          <w:marRight w:val="0"/>
          <w:marTop w:val="0"/>
          <w:marBottom w:val="335"/>
          <w:divBdr>
            <w:top w:val="none" w:sz="0" w:space="0" w:color="auto"/>
            <w:left w:val="none" w:sz="0" w:space="0" w:color="auto"/>
            <w:bottom w:val="none" w:sz="0" w:space="0" w:color="auto"/>
            <w:right w:val="none" w:sz="0" w:space="0" w:color="auto"/>
          </w:divBdr>
          <w:divsChild>
            <w:div w:id="2144882590">
              <w:marLeft w:val="0"/>
              <w:marRight w:val="0"/>
              <w:marTop w:val="0"/>
              <w:marBottom w:val="0"/>
              <w:divBdr>
                <w:top w:val="none" w:sz="0" w:space="0" w:color="auto"/>
                <w:left w:val="none" w:sz="0" w:space="0" w:color="auto"/>
                <w:bottom w:val="none" w:sz="0" w:space="0" w:color="auto"/>
                <w:right w:val="none" w:sz="0" w:space="0" w:color="auto"/>
              </w:divBdr>
              <w:divsChild>
                <w:div w:id="1201209653">
                  <w:marLeft w:val="0"/>
                  <w:marRight w:val="0"/>
                  <w:marTop w:val="0"/>
                  <w:marBottom w:val="0"/>
                  <w:divBdr>
                    <w:top w:val="single" w:sz="2" w:space="4" w:color="FFFFFF"/>
                    <w:left w:val="single" w:sz="2" w:space="12" w:color="FFFFFF"/>
                    <w:bottom w:val="single" w:sz="2" w:space="1" w:color="FFFFFF"/>
                    <w:right w:val="single" w:sz="2" w:space="4" w:color="FFFFFF"/>
                  </w:divBdr>
                  <w:divsChild>
                    <w:div w:id="618686076">
                      <w:marLeft w:val="0"/>
                      <w:marRight w:val="0"/>
                      <w:marTop w:val="0"/>
                      <w:marBottom w:val="0"/>
                      <w:divBdr>
                        <w:top w:val="none" w:sz="0" w:space="0" w:color="auto"/>
                        <w:left w:val="none" w:sz="0" w:space="0" w:color="auto"/>
                        <w:bottom w:val="none" w:sz="0" w:space="0" w:color="auto"/>
                        <w:right w:val="none" w:sz="0" w:space="0" w:color="auto"/>
                      </w:divBdr>
                    </w:div>
                  </w:divsChild>
                </w:div>
                <w:div w:id="1498694801">
                  <w:marLeft w:val="0"/>
                  <w:marRight w:val="0"/>
                  <w:marTop w:val="0"/>
                  <w:marBottom w:val="0"/>
                  <w:divBdr>
                    <w:top w:val="single" w:sz="2" w:space="1" w:color="FFFFFF"/>
                    <w:left w:val="single" w:sz="2" w:space="12" w:color="FFFFFF"/>
                    <w:bottom w:val="single" w:sz="2" w:space="1" w:color="FFFFFF"/>
                    <w:right w:val="single" w:sz="2" w:space="4" w:color="FFFFFF"/>
                  </w:divBdr>
                  <w:divsChild>
                    <w:div w:id="1407461107">
                      <w:marLeft w:val="0"/>
                      <w:marRight w:val="0"/>
                      <w:marTop w:val="0"/>
                      <w:marBottom w:val="0"/>
                      <w:divBdr>
                        <w:top w:val="none" w:sz="0" w:space="0" w:color="auto"/>
                        <w:left w:val="none" w:sz="0" w:space="0" w:color="auto"/>
                        <w:bottom w:val="none" w:sz="0" w:space="0" w:color="auto"/>
                        <w:right w:val="none" w:sz="0" w:space="0" w:color="auto"/>
                      </w:divBdr>
                    </w:div>
                  </w:divsChild>
                </w:div>
                <w:div w:id="339897149">
                  <w:marLeft w:val="0"/>
                  <w:marRight w:val="0"/>
                  <w:marTop w:val="0"/>
                  <w:marBottom w:val="0"/>
                  <w:divBdr>
                    <w:top w:val="single" w:sz="2" w:space="1" w:color="FFFFFF"/>
                    <w:left w:val="single" w:sz="2" w:space="12" w:color="FFFFFF"/>
                    <w:bottom w:val="single" w:sz="2" w:space="1" w:color="FFFFFF"/>
                    <w:right w:val="single" w:sz="2" w:space="4" w:color="FFFFFF"/>
                  </w:divBdr>
                  <w:divsChild>
                    <w:div w:id="2033648160">
                      <w:marLeft w:val="0"/>
                      <w:marRight w:val="0"/>
                      <w:marTop w:val="0"/>
                      <w:marBottom w:val="0"/>
                      <w:divBdr>
                        <w:top w:val="none" w:sz="0" w:space="0" w:color="auto"/>
                        <w:left w:val="none" w:sz="0" w:space="0" w:color="auto"/>
                        <w:bottom w:val="none" w:sz="0" w:space="0" w:color="auto"/>
                        <w:right w:val="none" w:sz="0" w:space="0" w:color="auto"/>
                      </w:divBdr>
                    </w:div>
                  </w:divsChild>
                </w:div>
                <w:div w:id="1891069168">
                  <w:marLeft w:val="0"/>
                  <w:marRight w:val="0"/>
                  <w:marTop w:val="0"/>
                  <w:marBottom w:val="0"/>
                  <w:divBdr>
                    <w:top w:val="single" w:sz="2" w:space="1" w:color="FFFFFF"/>
                    <w:left w:val="single" w:sz="2" w:space="12" w:color="FFFFFF"/>
                    <w:bottom w:val="single" w:sz="2" w:space="1" w:color="FFFFFF"/>
                    <w:right w:val="single" w:sz="2" w:space="4" w:color="FFFFFF"/>
                  </w:divBdr>
                  <w:divsChild>
                    <w:div w:id="502211249">
                      <w:marLeft w:val="0"/>
                      <w:marRight w:val="0"/>
                      <w:marTop w:val="0"/>
                      <w:marBottom w:val="0"/>
                      <w:divBdr>
                        <w:top w:val="none" w:sz="0" w:space="0" w:color="auto"/>
                        <w:left w:val="none" w:sz="0" w:space="0" w:color="auto"/>
                        <w:bottom w:val="none" w:sz="0" w:space="0" w:color="auto"/>
                        <w:right w:val="none" w:sz="0" w:space="0" w:color="auto"/>
                      </w:divBdr>
                    </w:div>
                  </w:divsChild>
                </w:div>
                <w:div w:id="1043099952">
                  <w:marLeft w:val="0"/>
                  <w:marRight w:val="0"/>
                  <w:marTop w:val="0"/>
                  <w:marBottom w:val="0"/>
                  <w:divBdr>
                    <w:top w:val="single" w:sz="2" w:space="1" w:color="FFFFFF"/>
                    <w:left w:val="single" w:sz="2" w:space="12" w:color="FFFFFF"/>
                    <w:bottom w:val="single" w:sz="2" w:space="1" w:color="FFFFFF"/>
                    <w:right w:val="single" w:sz="2" w:space="4" w:color="FFFFFF"/>
                  </w:divBdr>
                  <w:divsChild>
                    <w:div w:id="1454330594">
                      <w:marLeft w:val="0"/>
                      <w:marRight w:val="0"/>
                      <w:marTop w:val="0"/>
                      <w:marBottom w:val="0"/>
                      <w:divBdr>
                        <w:top w:val="none" w:sz="0" w:space="0" w:color="auto"/>
                        <w:left w:val="none" w:sz="0" w:space="0" w:color="auto"/>
                        <w:bottom w:val="none" w:sz="0" w:space="0" w:color="auto"/>
                        <w:right w:val="none" w:sz="0" w:space="0" w:color="auto"/>
                      </w:divBdr>
                    </w:div>
                  </w:divsChild>
                </w:div>
                <w:div w:id="1481189955">
                  <w:marLeft w:val="0"/>
                  <w:marRight w:val="0"/>
                  <w:marTop w:val="0"/>
                  <w:marBottom w:val="0"/>
                  <w:divBdr>
                    <w:top w:val="single" w:sz="2" w:space="1" w:color="FFFFFF"/>
                    <w:left w:val="single" w:sz="2" w:space="12" w:color="FFFFFF"/>
                    <w:bottom w:val="single" w:sz="2" w:space="1" w:color="FFFFFF"/>
                    <w:right w:val="single" w:sz="2" w:space="4" w:color="FFFFFF"/>
                  </w:divBdr>
                  <w:divsChild>
                    <w:div w:id="1890993743">
                      <w:marLeft w:val="0"/>
                      <w:marRight w:val="0"/>
                      <w:marTop w:val="0"/>
                      <w:marBottom w:val="0"/>
                      <w:divBdr>
                        <w:top w:val="none" w:sz="0" w:space="0" w:color="auto"/>
                        <w:left w:val="none" w:sz="0" w:space="0" w:color="auto"/>
                        <w:bottom w:val="none" w:sz="0" w:space="0" w:color="auto"/>
                        <w:right w:val="none" w:sz="0" w:space="0" w:color="auto"/>
                      </w:divBdr>
                    </w:div>
                  </w:divsChild>
                </w:div>
                <w:div w:id="1367558102">
                  <w:marLeft w:val="0"/>
                  <w:marRight w:val="0"/>
                  <w:marTop w:val="0"/>
                  <w:marBottom w:val="0"/>
                  <w:divBdr>
                    <w:top w:val="single" w:sz="2" w:space="1" w:color="FFFFFF"/>
                    <w:left w:val="single" w:sz="2" w:space="12" w:color="FFFFFF"/>
                    <w:bottom w:val="single" w:sz="2" w:space="1" w:color="FFFFFF"/>
                    <w:right w:val="single" w:sz="2" w:space="4" w:color="FFFFFF"/>
                  </w:divBdr>
                  <w:divsChild>
                    <w:div w:id="1894854294">
                      <w:marLeft w:val="0"/>
                      <w:marRight w:val="0"/>
                      <w:marTop w:val="0"/>
                      <w:marBottom w:val="0"/>
                      <w:divBdr>
                        <w:top w:val="none" w:sz="0" w:space="0" w:color="auto"/>
                        <w:left w:val="none" w:sz="0" w:space="0" w:color="auto"/>
                        <w:bottom w:val="none" w:sz="0" w:space="0" w:color="auto"/>
                        <w:right w:val="none" w:sz="0" w:space="0" w:color="auto"/>
                      </w:divBdr>
                    </w:div>
                  </w:divsChild>
                </w:div>
                <w:div w:id="1407721596">
                  <w:marLeft w:val="0"/>
                  <w:marRight w:val="0"/>
                  <w:marTop w:val="0"/>
                  <w:marBottom w:val="0"/>
                  <w:divBdr>
                    <w:top w:val="single" w:sz="2" w:space="1" w:color="FFFFFF"/>
                    <w:left w:val="single" w:sz="2" w:space="12" w:color="FFFFFF"/>
                    <w:bottom w:val="single" w:sz="2" w:space="1" w:color="FFFFFF"/>
                    <w:right w:val="single" w:sz="2" w:space="4" w:color="FFFFFF"/>
                  </w:divBdr>
                  <w:divsChild>
                    <w:div w:id="141243404">
                      <w:marLeft w:val="0"/>
                      <w:marRight w:val="0"/>
                      <w:marTop w:val="0"/>
                      <w:marBottom w:val="0"/>
                      <w:divBdr>
                        <w:top w:val="none" w:sz="0" w:space="0" w:color="auto"/>
                        <w:left w:val="none" w:sz="0" w:space="0" w:color="auto"/>
                        <w:bottom w:val="none" w:sz="0" w:space="0" w:color="auto"/>
                        <w:right w:val="none" w:sz="0" w:space="0" w:color="auto"/>
                      </w:divBdr>
                    </w:div>
                  </w:divsChild>
                </w:div>
                <w:div w:id="1944413183">
                  <w:marLeft w:val="0"/>
                  <w:marRight w:val="0"/>
                  <w:marTop w:val="0"/>
                  <w:marBottom w:val="0"/>
                  <w:divBdr>
                    <w:top w:val="single" w:sz="2" w:space="1" w:color="FFFFFF"/>
                    <w:left w:val="single" w:sz="2" w:space="12" w:color="FFFFFF"/>
                    <w:bottom w:val="single" w:sz="2" w:space="1" w:color="FFFFFF"/>
                    <w:right w:val="single" w:sz="2" w:space="4" w:color="FFFFFF"/>
                  </w:divBdr>
                  <w:divsChild>
                    <w:div w:id="955405154">
                      <w:marLeft w:val="0"/>
                      <w:marRight w:val="0"/>
                      <w:marTop w:val="0"/>
                      <w:marBottom w:val="0"/>
                      <w:divBdr>
                        <w:top w:val="none" w:sz="0" w:space="0" w:color="auto"/>
                        <w:left w:val="none" w:sz="0" w:space="0" w:color="auto"/>
                        <w:bottom w:val="none" w:sz="0" w:space="0" w:color="auto"/>
                        <w:right w:val="none" w:sz="0" w:space="0" w:color="auto"/>
                      </w:divBdr>
                    </w:div>
                  </w:divsChild>
                </w:div>
                <w:div w:id="1549490631">
                  <w:marLeft w:val="0"/>
                  <w:marRight w:val="0"/>
                  <w:marTop w:val="0"/>
                  <w:marBottom w:val="0"/>
                  <w:divBdr>
                    <w:top w:val="single" w:sz="2" w:space="1" w:color="FFFFFF"/>
                    <w:left w:val="single" w:sz="2" w:space="12" w:color="FFFFFF"/>
                    <w:bottom w:val="single" w:sz="2" w:space="1" w:color="FFFFFF"/>
                    <w:right w:val="single" w:sz="2" w:space="4" w:color="FFFFFF"/>
                  </w:divBdr>
                  <w:divsChild>
                    <w:div w:id="1346905376">
                      <w:marLeft w:val="0"/>
                      <w:marRight w:val="0"/>
                      <w:marTop w:val="0"/>
                      <w:marBottom w:val="0"/>
                      <w:divBdr>
                        <w:top w:val="none" w:sz="0" w:space="0" w:color="auto"/>
                        <w:left w:val="none" w:sz="0" w:space="0" w:color="auto"/>
                        <w:bottom w:val="none" w:sz="0" w:space="0" w:color="auto"/>
                        <w:right w:val="none" w:sz="0" w:space="0" w:color="auto"/>
                      </w:divBdr>
                    </w:div>
                  </w:divsChild>
                </w:div>
                <w:div w:id="1414817010">
                  <w:marLeft w:val="0"/>
                  <w:marRight w:val="0"/>
                  <w:marTop w:val="0"/>
                  <w:marBottom w:val="0"/>
                  <w:divBdr>
                    <w:top w:val="single" w:sz="2" w:space="1" w:color="FFFFFF"/>
                    <w:left w:val="single" w:sz="2" w:space="12" w:color="FFFFFF"/>
                    <w:bottom w:val="single" w:sz="2" w:space="1" w:color="FFFFFF"/>
                    <w:right w:val="single" w:sz="2" w:space="4" w:color="FFFFFF"/>
                  </w:divBdr>
                  <w:divsChild>
                    <w:div w:id="1419249336">
                      <w:marLeft w:val="0"/>
                      <w:marRight w:val="0"/>
                      <w:marTop w:val="0"/>
                      <w:marBottom w:val="0"/>
                      <w:divBdr>
                        <w:top w:val="none" w:sz="0" w:space="0" w:color="auto"/>
                        <w:left w:val="none" w:sz="0" w:space="0" w:color="auto"/>
                        <w:bottom w:val="none" w:sz="0" w:space="0" w:color="auto"/>
                        <w:right w:val="none" w:sz="0" w:space="0" w:color="auto"/>
                      </w:divBdr>
                    </w:div>
                  </w:divsChild>
                </w:div>
                <w:div w:id="353774229">
                  <w:marLeft w:val="0"/>
                  <w:marRight w:val="0"/>
                  <w:marTop w:val="0"/>
                  <w:marBottom w:val="0"/>
                  <w:divBdr>
                    <w:top w:val="single" w:sz="2" w:space="1" w:color="FFFFFF"/>
                    <w:left w:val="single" w:sz="2" w:space="12" w:color="FFFFFF"/>
                    <w:bottom w:val="single" w:sz="2" w:space="1" w:color="FFFFFF"/>
                    <w:right w:val="single" w:sz="2" w:space="4" w:color="FFFFFF"/>
                  </w:divBdr>
                  <w:divsChild>
                    <w:div w:id="844827476">
                      <w:marLeft w:val="0"/>
                      <w:marRight w:val="0"/>
                      <w:marTop w:val="0"/>
                      <w:marBottom w:val="0"/>
                      <w:divBdr>
                        <w:top w:val="none" w:sz="0" w:space="0" w:color="auto"/>
                        <w:left w:val="none" w:sz="0" w:space="0" w:color="auto"/>
                        <w:bottom w:val="none" w:sz="0" w:space="0" w:color="auto"/>
                        <w:right w:val="none" w:sz="0" w:space="0" w:color="auto"/>
                      </w:divBdr>
                    </w:div>
                  </w:divsChild>
                </w:div>
                <w:div w:id="1552888560">
                  <w:marLeft w:val="0"/>
                  <w:marRight w:val="0"/>
                  <w:marTop w:val="0"/>
                  <w:marBottom w:val="0"/>
                  <w:divBdr>
                    <w:top w:val="single" w:sz="2" w:space="1" w:color="FFFFFF"/>
                    <w:left w:val="single" w:sz="2" w:space="12" w:color="FFFFFF"/>
                    <w:bottom w:val="single" w:sz="2" w:space="1" w:color="FFFFFF"/>
                    <w:right w:val="single" w:sz="2" w:space="4" w:color="FFFFFF"/>
                  </w:divBdr>
                  <w:divsChild>
                    <w:div w:id="944701462">
                      <w:marLeft w:val="0"/>
                      <w:marRight w:val="0"/>
                      <w:marTop w:val="0"/>
                      <w:marBottom w:val="0"/>
                      <w:divBdr>
                        <w:top w:val="none" w:sz="0" w:space="0" w:color="auto"/>
                        <w:left w:val="none" w:sz="0" w:space="0" w:color="auto"/>
                        <w:bottom w:val="none" w:sz="0" w:space="0" w:color="auto"/>
                        <w:right w:val="none" w:sz="0" w:space="0" w:color="auto"/>
                      </w:divBdr>
                    </w:div>
                  </w:divsChild>
                </w:div>
                <w:div w:id="87431413">
                  <w:marLeft w:val="0"/>
                  <w:marRight w:val="0"/>
                  <w:marTop w:val="0"/>
                  <w:marBottom w:val="0"/>
                  <w:divBdr>
                    <w:top w:val="single" w:sz="2" w:space="1" w:color="FFFFFF"/>
                    <w:left w:val="single" w:sz="2" w:space="12" w:color="FFFFFF"/>
                    <w:bottom w:val="single" w:sz="2" w:space="1" w:color="FFFFFF"/>
                    <w:right w:val="single" w:sz="2" w:space="4" w:color="FFFFFF"/>
                  </w:divBdr>
                  <w:divsChild>
                    <w:div w:id="783886259">
                      <w:marLeft w:val="0"/>
                      <w:marRight w:val="0"/>
                      <w:marTop w:val="0"/>
                      <w:marBottom w:val="0"/>
                      <w:divBdr>
                        <w:top w:val="none" w:sz="0" w:space="0" w:color="auto"/>
                        <w:left w:val="none" w:sz="0" w:space="0" w:color="auto"/>
                        <w:bottom w:val="none" w:sz="0" w:space="0" w:color="auto"/>
                        <w:right w:val="none" w:sz="0" w:space="0" w:color="auto"/>
                      </w:divBdr>
                    </w:div>
                  </w:divsChild>
                </w:div>
                <w:div w:id="1149323274">
                  <w:marLeft w:val="0"/>
                  <w:marRight w:val="0"/>
                  <w:marTop w:val="0"/>
                  <w:marBottom w:val="0"/>
                  <w:divBdr>
                    <w:top w:val="single" w:sz="2" w:space="1" w:color="FFFFFF"/>
                    <w:left w:val="single" w:sz="2" w:space="12" w:color="FFFFFF"/>
                    <w:bottom w:val="single" w:sz="2" w:space="1" w:color="FFFFFF"/>
                    <w:right w:val="single" w:sz="2" w:space="4" w:color="FFFFFF"/>
                  </w:divBdr>
                  <w:divsChild>
                    <w:div w:id="211963664">
                      <w:marLeft w:val="0"/>
                      <w:marRight w:val="0"/>
                      <w:marTop w:val="0"/>
                      <w:marBottom w:val="0"/>
                      <w:divBdr>
                        <w:top w:val="none" w:sz="0" w:space="0" w:color="auto"/>
                        <w:left w:val="none" w:sz="0" w:space="0" w:color="auto"/>
                        <w:bottom w:val="none" w:sz="0" w:space="0" w:color="auto"/>
                        <w:right w:val="none" w:sz="0" w:space="0" w:color="auto"/>
                      </w:divBdr>
                    </w:div>
                  </w:divsChild>
                </w:div>
                <w:div w:id="539057366">
                  <w:marLeft w:val="0"/>
                  <w:marRight w:val="0"/>
                  <w:marTop w:val="0"/>
                  <w:marBottom w:val="0"/>
                  <w:divBdr>
                    <w:top w:val="single" w:sz="2" w:space="1" w:color="FFFFFF"/>
                    <w:left w:val="single" w:sz="2" w:space="12" w:color="FFFFFF"/>
                    <w:bottom w:val="single" w:sz="2" w:space="1" w:color="FFFFFF"/>
                    <w:right w:val="single" w:sz="2" w:space="4" w:color="FFFFFF"/>
                  </w:divBdr>
                  <w:divsChild>
                    <w:div w:id="956257927">
                      <w:marLeft w:val="0"/>
                      <w:marRight w:val="0"/>
                      <w:marTop w:val="0"/>
                      <w:marBottom w:val="0"/>
                      <w:divBdr>
                        <w:top w:val="none" w:sz="0" w:space="0" w:color="auto"/>
                        <w:left w:val="none" w:sz="0" w:space="0" w:color="auto"/>
                        <w:bottom w:val="none" w:sz="0" w:space="0" w:color="auto"/>
                        <w:right w:val="none" w:sz="0" w:space="0" w:color="auto"/>
                      </w:divBdr>
                    </w:div>
                  </w:divsChild>
                </w:div>
                <w:div w:id="1972242358">
                  <w:marLeft w:val="0"/>
                  <w:marRight w:val="0"/>
                  <w:marTop w:val="0"/>
                  <w:marBottom w:val="0"/>
                  <w:divBdr>
                    <w:top w:val="single" w:sz="2" w:space="1" w:color="FFFFFF"/>
                    <w:left w:val="single" w:sz="2" w:space="12" w:color="FFFFFF"/>
                    <w:bottom w:val="single" w:sz="2" w:space="1" w:color="FFFFFF"/>
                    <w:right w:val="single" w:sz="2" w:space="4" w:color="FFFFFF"/>
                  </w:divBdr>
                  <w:divsChild>
                    <w:div w:id="847673465">
                      <w:marLeft w:val="0"/>
                      <w:marRight w:val="0"/>
                      <w:marTop w:val="0"/>
                      <w:marBottom w:val="0"/>
                      <w:divBdr>
                        <w:top w:val="none" w:sz="0" w:space="0" w:color="auto"/>
                        <w:left w:val="none" w:sz="0" w:space="0" w:color="auto"/>
                        <w:bottom w:val="none" w:sz="0" w:space="0" w:color="auto"/>
                        <w:right w:val="none" w:sz="0" w:space="0" w:color="auto"/>
                      </w:divBdr>
                    </w:div>
                  </w:divsChild>
                </w:div>
                <w:div w:id="415903750">
                  <w:marLeft w:val="0"/>
                  <w:marRight w:val="0"/>
                  <w:marTop w:val="0"/>
                  <w:marBottom w:val="0"/>
                  <w:divBdr>
                    <w:top w:val="single" w:sz="2" w:space="1" w:color="FFFFFF"/>
                    <w:left w:val="single" w:sz="2" w:space="12" w:color="FFFFFF"/>
                    <w:bottom w:val="single" w:sz="2" w:space="1" w:color="FFFFFF"/>
                    <w:right w:val="single" w:sz="2" w:space="4" w:color="FFFFFF"/>
                  </w:divBdr>
                  <w:divsChild>
                    <w:div w:id="1491168731">
                      <w:marLeft w:val="0"/>
                      <w:marRight w:val="0"/>
                      <w:marTop w:val="0"/>
                      <w:marBottom w:val="0"/>
                      <w:divBdr>
                        <w:top w:val="none" w:sz="0" w:space="0" w:color="auto"/>
                        <w:left w:val="none" w:sz="0" w:space="0" w:color="auto"/>
                        <w:bottom w:val="none" w:sz="0" w:space="0" w:color="auto"/>
                        <w:right w:val="none" w:sz="0" w:space="0" w:color="auto"/>
                      </w:divBdr>
                    </w:div>
                  </w:divsChild>
                </w:div>
                <w:div w:id="1947152577">
                  <w:marLeft w:val="0"/>
                  <w:marRight w:val="0"/>
                  <w:marTop w:val="0"/>
                  <w:marBottom w:val="0"/>
                  <w:divBdr>
                    <w:top w:val="single" w:sz="2" w:space="1" w:color="FFFFFF"/>
                    <w:left w:val="single" w:sz="2" w:space="12" w:color="FFFFFF"/>
                    <w:bottom w:val="single" w:sz="2" w:space="1" w:color="FFFFFF"/>
                    <w:right w:val="single" w:sz="2" w:space="4" w:color="FFFFFF"/>
                  </w:divBdr>
                  <w:divsChild>
                    <w:div w:id="2005669295">
                      <w:marLeft w:val="0"/>
                      <w:marRight w:val="0"/>
                      <w:marTop w:val="0"/>
                      <w:marBottom w:val="0"/>
                      <w:divBdr>
                        <w:top w:val="none" w:sz="0" w:space="0" w:color="auto"/>
                        <w:left w:val="none" w:sz="0" w:space="0" w:color="auto"/>
                        <w:bottom w:val="none" w:sz="0" w:space="0" w:color="auto"/>
                        <w:right w:val="none" w:sz="0" w:space="0" w:color="auto"/>
                      </w:divBdr>
                    </w:div>
                  </w:divsChild>
                </w:div>
                <w:div w:id="191384207">
                  <w:marLeft w:val="0"/>
                  <w:marRight w:val="0"/>
                  <w:marTop w:val="0"/>
                  <w:marBottom w:val="0"/>
                  <w:divBdr>
                    <w:top w:val="single" w:sz="2" w:space="1" w:color="FFFFFF"/>
                    <w:left w:val="single" w:sz="2" w:space="12" w:color="FFFFFF"/>
                    <w:bottom w:val="single" w:sz="2" w:space="1" w:color="FFFFFF"/>
                    <w:right w:val="single" w:sz="2" w:space="4" w:color="FFFFFF"/>
                  </w:divBdr>
                  <w:divsChild>
                    <w:div w:id="1662002789">
                      <w:marLeft w:val="0"/>
                      <w:marRight w:val="0"/>
                      <w:marTop w:val="0"/>
                      <w:marBottom w:val="0"/>
                      <w:divBdr>
                        <w:top w:val="none" w:sz="0" w:space="0" w:color="auto"/>
                        <w:left w:val="none" w:sz="0" w:space="0" w:color="auto"/>
                        <w:bottom w:val="none" w:sz="0" w:space="0" w:color="auto"/>
                        <w:right w:val="none" w:sz="0" w:space="0" w:color="auto"/>
                      </w:divBdr>
                    </w:div>
                  </w:divsChild>
                </w:div>
                <w:div w:id="50202015">
                  <w:marLeft w:val="0"/>
                  <w:marRight w:val="0"/>
                  <w:marTop w:val="0"/>
                  <w:marBottom w:val="0"/>
                  <w:divBdr>
                    <w:top w:val="single" w:sz="2" w:space="1" w:color="FFFFFF"/>
                    <w:left w:val="single" w:sz="2" w:space="12" w:color="FFFFFF"/>
                    <w:bottom w:val="single" w:sz="2" w:space="1" w:color="FFFFFF"/>
                    <w:right w:val="single" w:sz="2" w:space="4" w:color="FFFFFF"/>
                  </w:divBdr>
                  <w:divsChild>
                    <w:div w:id="1856916739">
                      <w:marLeft w:val="0"/>
                      <w:marRight w:val="0"/>
                      <w:marTop w:val="0"/>
                      <w:marBottom w:val="0"/>
                      <w:divBdr>
                        <w:top w:val="none" w:sz="0" w:space="0" w:color="auto"/>
                        <w:left w:val="none" w:sz="0" w:space="0" w:color="auto"/>
                        <w:bottom w:val="none" w:sz="0" w:space="0" w:color="auto"/>
                        <w:right w:val="none" w:sz="0" w:space="0" w:color="auto"/>
                      </w:divBdr>
                    </w:div>
                  </w:divsChild>
                </w:div>
                <w:div w:id="2108690176">
                  <w:marLeft w:val="0"/>
                  <w:marRight w:val="0"/>
                  <w:marTop w:val="0"/>
                  <w:marBottom w:val="0"/>
                  <w:divBdr>
                    <w:top w:val="single" w:sz="2" w:space="1" w:color="FFFFFF"/>
                    <w:left w:val="single" w:sz="2" w:space="12" w:color="FFFFFF"/>
                    <w:bottom w:val="single" w:sz="2" w:space="1" w:color="FFFFFF"/>
                    <w:right w:val="single" w:sz="2" w:space="4" w:color="FFFFFF"/>
                  </w:divBdr>
                  <w:divsChild>
                    <w:div w:id="856191748">
                      <w:marLeft w:val="0"/>
                      <w:marRight w:val="0"/>
                      <w:marTop w:val="0"/>
                      <w:marBottom w:val="0"/>
                      <w:divBdr>
                        <w:top w:val="none" w:sz="0" w:space="0" w:color="auto"/>
                        <w:left w:val="none" w:sz="0" w:space="0" w:color="auto"/>
                        <w:bottom w:val="none" w:sz="0" w:space="0" w:color="auto"/>
                        <w:right w:val="none" w:sz="0" w:space="0" w:color="auto"/>
                      </w:divBdr>
                    </w:div>
                  </w:divsChild>
                </w:div>
                <w:div w:id="1217933076">
                  <w:marLeft w:val="0"/>
                  <w:marRight w:val="0"/>
                  <w:marTop w:val="0"/>
                  <w:marBottom w:val="0"/>
                  <w:divBdr>
                    <w:top w:val="single" w:sz="2" w:space="1" w:color="FFFFFF"/>
                    <w:left w:val="single" w:sz="2" w:space="12" w:color="FFFFFF"/>
                    <w:bottom w:val="single" w:sz="2" w:space="1" w:color="FFFFFF"/>
                    <w:right w:val="single" w:sz="2" w:space="4" w:color="FFFFFF"/>
                  </w:divBdr>
                  <w:divsChild>
                    <w:div w:id="177353867">
                      <w:marLeft w:val="0"/>
                      <w:marRight w:val="0"/>
                      <w:marTop w:val="0"/>
                      <w:marBottom w:val="0"/>
                      <w:divBdr>
                        <w:top w:val="none" w:sz="0" w:space="0" w:color="auto"/>
                        <w:left w:val="none" w:sz="0" w:space="0" w:color="auto"/>
                        <w:bottom w:val="none" w:sz="0" w:space="0" w:color="auto"/>
                        <w:right w:val="none" w:sz="0" w:space="0" w:color="auto"/>
                      </w:divBdr>
                    </w:div>
                  </w:divsChild>
                </w:div>
                <w:div w:id="1090782052">
                  <w:marLeft w:val="0"/>
                  <w:marRight w:val="0"/>
                  <w:marTop w:val="0"/>
                  <w:marBottom w:val="0"/>
                  <w:divBdr>
                    <w:top w:val="single" w:sz="2" w:space="1" w:color="FFFFFF"/>
                    <w:left w:val="single" w:sz="2" w:space="12" w:color="FFFFFF"/>
                    <w:bottom w:val="single" w:sz="2" w:space="1" w:color="FFFFFF"/>
                    <w:right w:val="single" w:sz="2" w:space="4" w:color="FFFFFF"/>
                  </w:divBdr>
                  <w:divsChild>
                    <w:div w:id="533542120">
                      <w:marLeft w:val="0"/>
                      <w:marRight w:val="0"/>
                      <w:marTop w:val="0"/>
                      <w:marBottom w:val="0"/>
                      <w:divBdr>
                        <w:top w:val="none" w:sz="0" w:space="0" w:color="auto"/>
                        <w:left w:val="none" w:sz="0" w:space="0" w:color="auto"/>
                        <w:bottom w:val="none" w:sz="0" w:space="0" w:color="auto"/>
                        <w:right w:val="none" w:sz="0" w:space="0" w:color="auto"/>
                      </w:divBdr>
                    </w:div>
                  </w:divsChild>
                </w:div>
                <w:div w:id="1917082578">
                  <w:marLeft w:val="0"/>
                  <w:marRight w:val="0"/>
                  <w:marTop w:val="0"/>
                  <w:marBottom w:val="0"/>
                  <w:divBdr>
                    <w:top w:val="single" w:sz="2" w:space="1" w:color="FFFFFF"/>
                    <w:left w:val="single" w:sz="2" w:space="12" w:color="FFFFFF"/>
                    <w:bottom w:val="single" w:sz="2" w:space="1" w:color="FFFFFF"/>
                    <w:right w:val="single" w:sz="2" w:space="4" w:color="FFFFFF"/>
                  </w:divBdr>
                  <w:divsChild>
                    <w:div w:id="381448226">
                      <w:marLeft w:val="0"/>
                      <w:marRight w:val="0"/>
                      <w:marTop w:val="0"/>
                      <w:marBottom w:val="0"/>
                      <w:divBdr>
                        <w:top w:val="none" w:sz="0" w:space="0" w:color="auto"/>
                        <w:left w:val="none" w:sz="0" w:space="0" w:color="auto"/>
                        <w:bottom w:val="none" w:sz="0" w:space="0" w:color="auto"/>
                        <w:right w:val="none" w:sz="0" w:space="0" w:color="auto"/>
                      </w:divBdr>
                    </w:div>
                  </w:divsChild>
                </w:div>
                <w:div w:id="1270969179">
                  <w:marLeft w:val="0"/>
                  <w:marRight w:val="0"/>
                  <w:marTop w:val="0"/>
                  <w:marBottom w:val="0"/>
                  <w:divBdr>
                    <w:top w:val="single" w:sz="2" w:space="1" w:color="FFFFFF"/>
                    <w:left w:val="single" w:sz="2" w:space="12" w:color="FFFFFF"/>
                    <w:bottom w:val="single" w:sz="2" w:space="1" w:color="FFFFFF"/>
                    <w:right w:val="single" w:sz="2" w:space="4" w:color="FFFFFF"/>
                  </w:divBdr>
                  <w:divsChild>
                    <w:div w:id="890380212">
                      <w:marLeft w:val="0"/>
                      <w:marRight w:val="0"/>
                      <w:marTop w:val="0"/>
                      <w:marBottom w:val="0"/>
                      <w:divBdr>
                        <w:top w:val="none" w:sz="0" w:space="0" w:color="auto"/>
                        <w:left w:val="none" w:sz="0" w:space="0" w:color="auto"/>
                        <w:bottom w:val="none" w:sz="0" w:space="0" w:color="auto"/>
                        <w:right w:val="none" w:sz="0" w:space="0" w:color="auto"/>
                      </w:divBdr>
                    </w:div>
                  </w:divsChild>
                </w:div>
                <w:div w:id="433745545">
                  <w:marLeft w:val="0"/>
                  <w:marRight w:val="0"/>
                  <w:marTop w:val="0"/>
                  <w:marBottom w:val="0"/>
                  <w:divBdr>
                    <w:top w:val="single" w:sz="2" w:space="1" w:color="FFFFFF"/>
                    <w:left w:val="single" w:sz="2" w:space="12" w:color="FFFFFF"/>
                    <w:bottom w:val="single" w:sz="2" w:space="1" w:color="FFFFFF"/>
                    <w:right w:val="single" w:sz="2" w:space="4" w:color="FFFFFF"/>
                  </w:divBdr>
                  <w:divsChild>
                    <w:div w:id="412363249">
                      <w:marLeft w:val="0"/>
                      <w:marRight w:val="0"/>
                      <w:marTop w:val="0"/>
                      <w:marBottom w:val="0"/>
                      <w:divBdr>
                        <w:top w:val="none" w:sz="0" w:space="0" w:color="auto"/>
                        <w:left w:val="none" w:sz="0" w:space="0" w:color="auto"/>
                        <w:bottom w:val="none" w:sz="0" w:space="0" w:color="auto"/>
                        <w:right w:val="none" w:sz="0" w:space="0" w:color="auto"/>
                      </w:divBdr>
                    </w:div>
                  </w:divsChild>
                </w:div>
                <w:div w:id="1717781368">
                  <w:marLeft w:val="0"/>
                  <w:marRight w:val="0"/>
                  <w:marTop w:val="0"/>
                  <w:marBottom w:val="0"/>
                  <w:divBdr>
                    <w:top w:val="single" w:sz="2" w:space="1" w:color="FFFFFF"/>
                    <w:left w:val="single" w:sz="2" w:space="12" w:color="FFFFFF"/>
                    <w:bottom w:val="single" w:sz="2" w:space="1" w:color="FFFFFF"/>
                    <w:right w:val="single" w:sz="2" w:space="4" w:color="FFFFFF"/>
                  </w:divBdr>
                  <w:divsChild>
                    <w:div w:id="625892471">
                      <w:marLeft w:val="0"/>
                      <w:marRight w:val="0"/>
                      <w:marTop w:val="0"/>
                      <w:marBottom w:val="0"/>
                      <w:divBdr>
                        <w:top w:val="none" w:sz="0" w:space="0" w:color="auto"/>
                        <w:left w:val="none" w:sz="0" w:space="0" w:color="auto"/>
                        <w:bottom w:val="none" w:sz="0" w:space="0" w:color="auto"/>
                        <w:right w:val="none" w:sz="0" w:space="0" w:color="auto"/>
                      </w:divBdr>
                    </w:div>
                  </w:divsChild>
                </w:div>
                <w:div w:id="1016616152">
                  <w:marLeft w:val="0"/>
                  <w:marRight w:val="0"/>
                  <w:marTop w:val="0"/>
                  <w:marBottom w:val="0"/>
                  <w:divBdr>
                    <w:top w:val="single" w:sz="2" w:space="1" w:color="FFFFFF"/>
                    <w:left w:val="single" w:sz="2" w:space="12" w:color="FFFFFF"/>
                    <w:bottom w:val="single" w:sz="2" w:space="1" w:color="FFFFFF"/>
                    <w:right w:val="single" w:sz="2" w:space="4" w:color="FFFFFF"/>
                  </w:divBdr>
                  <w:divsChild>
                    <w:div w:id="19091320">
                      <w:marLeft w:val="0"/>
                      <w:marRight w:val="0"/>
                      <w:marTop w:val="0"/>
                      <w:marBottom w:val="0"/>
                      <w:divBdr>
                        <w:top w:val="none" w:sz="0" w:space="0" w:color="auto"/>
                        <w:left w:val="none" w:sz="0" w:space="0" w:color="auto"/>
                        <w:bottom w:val="none" w:sz="0" w:space="0" w:color="auto"/>
                        <w:right w:val="none" w:sz="0" w:space="0" w:color="auto"/>
                      </w:divBdr>
                    </w:div>
                  </w:divsChild>
                </w:div>
                <w:div w:id="1376806255">
                  <w:marLeft w:val="0"/>
                  <w:marRight w:val="0"/>
                  <w:marTop w:val="0"/>
                  <w:marBottom w:val="0"/>
                  <w:divBdr>
                    <w:top w:val="single" w:sz="2" w:space="1" w:color="FFFFFF"/>
                    <w:left w:val="single" w:sz="2" w:space="12" w:color="FFFFFF"/>
                    <w:bottom w:val="single" w:sz="2" w:space="1" w:color="FFFFFF"/>
                    <w:right w:val="single" w:sz="2" w:space="4" w:color="FFFFFF"/>
                  </w:divBdr>
                  <w:divsChild>
                    <w:div w:id="21134654">
                      <w:marLeft w:val="0"/>
                      <w:marRight w:val="0"/>
                      <w:marTop w:val="0"/>
                      <w:marBottom w:val="0"/>
                      <w:divBdr>
                        <w:top w:val="none" w:sz="0" w:space="0" w:color="auto"/>
                        <w:left w:val="none" w:sz="0" w:space="0" w:color="auto"/>
                        <w:bottom w:val="none" w:sz="0" w:space="0" w:color="auto"/>
                        <w:right w:val="none" w:sz="0" w:space="0" w:color="auto"/>
                      </w:divBdr>
                    </w:div>
                  </w:divsChild>
                </w:div>
                <w:div w:id="1960919001">
                  <w:marLeft w:val="0"/>
                  <w:marRight w:val="0"/>
                  <w:marTop w:val="0"/>
                  <w:marBottom w:val="0"/>
                  <w:divBdr>
                    <w:top w:val="single" w:sz="2" w:space="1" w:color="FFFFFF"/>
                    <w:left w:val="single" w:sz="2" w:space="12" w:color="FFFFFF"/>
                    <w:bottom w:val="single" w:sz="2" w:space="1" w:color="FFFFFF"/>
                    <w:right w:val="single" w:sz="2" w:space="4" w:color="FFFFFF"/>
                  </w:divBdr>
                  <w:divsChild>
                    <w:div w:id="121929213">
                      <w:marLeft w:val="0"/>
                      <w:marRight w:val="0"/>
                      <w:marTop w:val="0"/>
                      <w:marBottom w:val="0"/>
                      <w:divBdr>
                        <w:top w:val="none" w:sz="0" w:space="0" w:color="auto"/>
                        <w:left w:val="none" w:sz="0" w:space="0" w:color="auto"/>
                        <w:bottom w:val="none" w:sz="0" w:space="0" w:color="auto"/>
                        <w:right w:val="none" w:sz="0" w:space="0" w:color="auto"/>
                      </w:divBdr>
                    </w:div>
                  </w:divsChild>
                </w:div>
                <w:div w:id="2011982542">
                  <w:marLeft w:val="0"/>
                  <w:marRight w:val="0"/>
                  <w:marTop w:val="0"/>
                  <w:marBottom w:val="0"/>
                  <w:divBdr>
                    <w:top w:val="single" w:sz="2" w:space="1" w:color="FFFFFF"/>
                    <w:left w:val="single" w:sz="2" w:space="12" w:color="FFFFFF"/>
                    <w:bottom w:val="single" w:sz="2" w:space="1" w:color="FFFFFF"/>
                    <w:right w:val="single" w:sz="2" w:space="4" w:color="FFFFFF"/>
                  </w:divBdr>
                  <w:divsChild>
                    <w:div w:id="2011566925">
                      <w:marLeft w:val="0"/>
                      <w:marRight w:val="0"/>
                      <w:marTop w:val="0"/>
                      <w:marBottom w:val="0"/>
                      <w:divBdr>
                        <w:top w:val="none" w:sz="0" w:space="0" w:color="auto"/>
                        <w:left w:val="none" w:sz="0" w:space="0" w:color="auto"/>
                        <w:bottom w:val="none" w:sz="0" w:space="0" w:color="auto"/>
                        <w:right w:val="none" w:sz="0" w:space="0" w:color="auto"/>
                      </w:divBdr>
                    </w:div>
                  </w:divsChild>
                </w:div>
                <w:div w:id="1775595403">
                  <w:marLeft w:val="0"/>
                  <w:marRight w:val="0"/>
                  <w:marTop w:val="0"/>
                  <w:marBottom w:val="0"/>
                  <w:divBdr>
                    <w:top w:val="single" w:sz="2" w:space="1" w:color="FFFFFF"/>
                    <w:left w:val="single" w:sz="2" w:space="12" w:color="FFFFFF"/>
                    <w:bottom w:val="single" w:sz="2" w:space="1" w:color="FFFFFF"/>
                    <w:right w:val="single" w:sz="2" w:space="4" w:color="FFFFFF"/>
                  </w:divBdr>
                  <w:divsChild>
                    <w:div w:id="1396798">
                      <w:marLeft w:val="0"/>
                      <w:marRight w:val="0"/>
                      <w:marTop w:val="0"/>
                      <w:marBottom w:val="0"/>
                      <w:divBdr>
                        <w:top w:val="none" w:sz="0" w:space="0" w:color="auto"/>
                        <w:left w:val="none" w:sz="0" w:space="0" w:color="auto"/>
                        <w:bottom w:val="none" w:sz="0" w:space="0" w:color="auto"/>
                        <w:right w:val="none" w:sz="0" w:space="0" w:color="auto"/>
                      </w:divBdr>
                    </w:div>
                  </w:divsChild>
                </w:div>
                <w:div w:id="503596297">
                  <w:marLeft w:val="0"/>
                  <w:marRight w:val="0"/>
                  <w:marTop w:val="0"/>
                  <w:marBottom w:val="0"/>
                  <w:divBdr>
                    <w:top w:val="single" w:sz="2" w:space="1" w:color="FFFFFF"/>
                    <w:left w:val="single" w:sz="2" w:space="12" w:color="FFFFFF"/>
                    <w:bottom w:val="single" w:sz="2" w:space="1" w:color="FFFFFF"/>
                    <w:right w:val="single" w:sz="2" w:space="4" w:color="FFFFFF"/>
                  </w:divBdr>
                  <w:divsChild>
                    <w:div w:id="1482311532">
                      <w:marLeft w:val="0"/>
                      <w:marRight w:val="0"/>
                      <w:marTop w:val="0"/>
                      <w:marBottom w:val="0"/>
                      <w:divBdr>
                        <w:top w:val="none" w:sz="0" w:space="0" w:color="auto"/>
                        <w:left w:val="none" w:sz="0" w:space="0" w:color="auto"/>
                        <w:bottom w:val="none" w:sz="0" w:space="0" w:color="auto"/>
                        <w:right w:val="none" w:sz="0" w:space="0" w:color="auto"/>
                      </w:divBdr>
                    </w:div>
                  </w:divsChild>
                </w:div>
                <w:div w:id="1587373711">
                  <w:marLeft w:val="0"/>
                  <w:marRight w:val="0"/>
                  <w:marTop w:val="0"/>
                  <w:marBottom w:val="0"/>
                  <w:divBdr>
                    <w:top w:val="single" w:sz="2" w:space="1" w:color="FFFFFF"/>
                    <w:left w:val="single" w:sz="2" w:space="12" w:color="FFFFFF"/>
                    <w:bottom w:val="single" w:sz="2" w:space="1" w:color="FFFFFF"/>
                    <w:right w:val="single" w:sz="2" w:space="4" w:color="FFFFFF"/>
                  </w:divBdr>
                  <w:divsChild>
                    <w:div w:id="233902527">
                      <w:marLeft w:val="0"/>
                      <w:marRight w:val="0"/>
                      <w:marTop w:val="0"/>
                      <w:marBottom w:val="0"/>
                      <w:divBdr>
                        <w:top w:val="none" w:sz="0" w:space="0" w:color="auto"/>
                        <w:left w:val="none" w:sz="0" w:space="0" w:color="auto"/>
                        <w:bottom w:val="none" w:sz="0" w:space="0" w:color="auto"/>
                        <w:right w:val="none" w:sz="0" w:space="0" w:color="auto"/>
                      </w:divBdr>
                    </w:div>
                  </w:divsChild>
                </w:div>
                <w:div w:id="1147016834">
                  <w:marLeft w:val="0"/>
                  <w:marRight w:val="0"/>
                  <w:marTop w:val="0"/>
                  <w:marBottom w:val="0"/>
                  <w:divBdr>
                    <w:top w:val="single" w:sz="2" w:space="1" w:color="FFFFFF"/>
                    <w:left w:val="single" w:sz="2" w:space="12" w:color="FFFFFF"/>
                    <w:bottom w:val="single" w:sz="2" w:space="1" w:color="FFFFFF"/>
                    <w:right w:val="single" w:sz="2" w:space="4" w:color="FFFFFF"/>
                  </w:divBdr>
                  <w:divsChild>
                    <w:div w:id="315233076">
                      <w:marLeft w:val="0"/>
                      <w:marRight w:val="0"/>
                      <w:marTop w:val="0"/>
                      <w:marBottom w:val="0"/>
                      <w:divBdr>
                        <w:top w:val="none" w:sz="0" w:space="0" w:color="auto"/>
                        <w:left w:val="none" w:sz="0" w:space="0" w:color="auto"/>
                        <w:bottom w:val="none" w:sz="0" w:space="0" w:color="auto"/>
                        <w:right w:val="none" w:sz="0" w:space="0" w:color="auto"/>
                      </w:divBdr>
                    </w:div>
                  </w:divsChild>
                </w:div>
                <w:div w:id="105462682">
                  <w:marLeft w:val="0"/>
                  <w:marRight w:val="0"/>
                  <w:marTop w:val="0"/>
                  <w:marBottom w:val="0"/>
                  <w:divBdr>
                    <w:top w:val="single" w:sz="2" w:space="1" w:color="FFFFFF"/>
                    <w:left w:val="single" w:sz="2" w:space="12" w:color="FFFFFF"/>
                    <w:bottom w:val="single" w:sz="2" w:space="1" w:color="FFFFFF"/>
                    <w:right w:val="single" w:sz="2" w:space="4" w:color="FFFFFF"/>
                  </w:divBdr>
                  <w:divsChild>
                    <w:div w:id="391120336">
                      <w:marLeft w:val="0"/>
                      <w:marRight w:val="0"/>
                      <w:marTop w:val="0"/>
                      <w:marBottom w:val="0"/>
                      <w:divBdr>
                        <w:top w:val="none" w:sz="0" w:space="0" w:color="auto"/>
                        <w:left w:val="none" w:sz="0" w:space="0" w:color="auto"/>
                        <w:bottom w:val="none" w:sz="0" w:space="0" w:color="auto"/>
                        <w:right w:val="none" w:sz="0" w:space="0" w:color="auto"/>
                      </w:divBdr>
                    </w:div>
                  </w:divsChild>
                </w:div>
                <w:div w:id="1773436171">
                  <w:marLeft w:val="0"/>
                  <w:marRight w:val="0"/>
                  <w:marTop w:val="0"/>
                  <w:marBottom w:val="0"/>
                  <w:divBdr>
                    <w:top w:val="single" w:sz="2" w:space="1" w:color="FFFFFF"/>
                    <w:left w:val="single" w:sz="2" w:space="12" w:color="FFFFFF"/>
                    <w:bottom w:val="single" w:sz="2" w:space="1" w:color="FFFFFF"/>
                    <w:right w:val="single" w:sz="2" w:space="4" w:color="FFFFFF"/>
                  </w:divBdr>
                  <w:divsChild>
                    <w:div w:id="285546580">
                      <w:marLeft w:val="0"/>
                      <w:marRight w:val="0"/>
                      <w:marTop w:val="0"/>
                      <w:marBottom w:val="0"/>
                      <w:divBdr>
                        <w:top w:val="none" w:sz="0" w:space="0" w:color="auto"/>
                        <w:left w:val="none" w:sz="0" w:space="0" w:color="auto"/>
                        <w:bottom w:val="none" w:sz="0" w:space="0" w:color="auto"/>
                        <w:right w:val="none" w:sz="0" w:space="0" w:color="auto"/>
                      </w:divBdr>
                    </w:div>
                  </w:divsChild>
                </w:div>
                <w:div w:id="560603051">
                  <w:marLeft w:val="0"/>
                  <w:marRight w:val="0"/>
                  <w:marTop w:val="0"/>
                  <w:marBottom w:val="0"/>
                  <w:divBdr>
                    <w:top w:val="single" w:sz="2" w:space="1" w:color="FFFFFF"/>
                    <w:left w:val="single" w:sz="2" w:space="12" w:color="FFFFFF"/>
                    <w:bottom w:val="single" w:sz="2" w:space="4" w:color="FFFFFF"/>
                    <w:right w:val="single" w:sz="2" w:space="4" w:color="FFFFFF"/>
                  </w:divBdr>
                  <w:divsChild>
                    <w:div w:id="8898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1629">
      <w:bodyDiv w:val="1"/>
      <w:marLeft w:val="0"/>
      <w:marRight w:val="0"/>
      <w:marTop w:val="0"/>
      <w:marBottom w:val="0"/>
      <w:divBdr>
        <w:top w:val="none" w:sz="0" w:space="0" w:color="auto"/>
        <w:left w:val="none" w:sz="0" w:space="0" w:color="auto"/>
        <w:bottom w:val="none" w:sz="0" w:space="0" w:color="auto"/>
        <w:right w:val="none" w:sz="0" w:space="0" w:color="auto"/>
      </w:divBdr>
      <w:divsChild>
        <w:div w:id="1256137362">
          <w:marLeft w:val="0"/>
          <w:marRight w:val="0"/>
          <w:marTop w:val="0"/>
          <w:marBottom w:val="0"/>
          <w:divBdr>
            <w:top w:val="none" w:sz="0" w:space="0" w:color="auto"/>
            <w:left w:val="none" w:sz="0" w:space="0" w:color="auto"/>
            <w:bottom w:val="none" w:sz="0" w:space="0" w:color="auto"/>
            <w:right w:val="none" w:sz="0" w:space="0" w:color="auto"/>
          </w:divBdr>
        </w:div>
        <w:div w:id="6904530">
          <w:marLeft w:val="0"/>
          <w:marRight w:val="0"/>
          <w:marTop w:val="0"/>
          <w:marBottom w:val="335"/>
          <w:divBdr>
            <w:top w:val="none" w:sz="0" w:space="0" w:color="auto"/>
            <w:left w:val="none" w:sz="0" w:space="0" w:color="auto"/>
            <w:bottom w:val="none" w:sz="0" w:space="0" w:color="auto"/>
            <w:right w:val="none" w:sz="0" w:space="0" w:color="auto"/>
          </w:divBdr>
          <w:divsChild>
            <w:div w:id="866142660">
              <w:marLeft w:val="0"/>
              <w:marRight w:val="0"/>
              <w:marTop w:val="0"/>
              <w:marBottom w:val="0"/>
              <w:divBdr>
                <w:top w:val="none" w:sz="0" w:space="0" w:color="auto"/>
                <w:left w:val="none" w:sz="0" w:space="0" w:color="auto"/>
                <w:bottom w:val="none" w:sz="0" w:space="0" w:color="auto"/>
                <w:right w:val="none" w:sz="0" w:space="0" w:color="auto"/>
              </w:divBdr>
              <w:divsChild>
                <w:div w:id="1990086603">
                  <w:marLeft w:val="0"/>
                  <w:marRight w:val="0"/>
                  <w:marTop w:val="0"/>
                  <w:marBottom w:val="0"/>
                  <w:divBdr>
                    <w:top w:val="single" w:sz="2" w:space="4" w:color="FFFFFF"/>
                    <w:left w:val="single" w:sz="2" w:space="12" w:color="FFFFFF"/>
                    <w:bottom w:val="single" w:sz="2" w:space="1" w:color="FFFFFF"/>
                    <w:right w:val="single" w:sz="2" w:space="4" w:color="FFFFFF"/>
                  </w:divBdr>
                  <w:divsChild>
                    <w:div w:id="1060250363">
                      <w:marLeft w:val="0"/>
                      <w:marRight w:val="0"/>
                      <w:marTop w:val="0"/>
                      <w:marBottom w:val="0"/>
                      <w:divBdr>
                        <w:top w:val="none" w:sz="0" w:space="0" w:color="auto"/>
                        <w:left w:val="none" w:sz="0" w:space="0" w:color="auto"/>
                        <w:bottom w:val="none" w:sz="0" w:space="0" w:color="auto"/>
                        <w:right w:val="none" w:sz="0" w:space="0" w:color="auto"/>
                      </w:divBdr>
                    </w:div>
                  </w:divsChild>
                </w:div>
                <w:div w:id="1544902650">
                  <w:marLeft w:val="0"/>
                  <w:marRight w:val="0"/>
                  <w:marTop w:val="0"/>
                  <w:marBottom w:val="0"/>
                  <w:divBdr>
                    <w:top w:val="single" w:sz="2" w:space="1" w:color="FFFFFF"/>
                    <w:left w:val="single" w:sz="2" w:space="12" w:color="FFFFFF"/>
                    <w:bottom w:val="single" w:sz="2" w:space="1" w:color="FFFFFF"/>
                    <w:right w:val="single" w:sz="2" w:space="4" w:color="FFFFFF"/>
                  </w:divBdr>
                  <w:divsChild>
                    <w:div w:id="1075591458">
                      <w:marLeft w:val="0"/>
                      <w:marRight w:val="0"/>
                      <w:marTop w:val="0"/>
                      <w:marBottom w:val="0"/>
                      <w:divBdr>
                        <w:top w:val="none" w:sz="0" w:space="0" w:color="auto"/>
                        <w:left w:val="none" w:sz="0" w:space="0" w:color="auto"/>
                        <w:bottom w:val="none" w:sz="0" w:space="0" w:color="auto"/>
                        <w:right w:val="none" w:sz="0" w:space="0" w:color="auto"/>
                      </w:divBdr>
                    </w:div>
                  </w:divsChild>
                </w:div>
                <w:div w:id="1089740969">
                  <w:marLeft w:val="0"/>
                  <w:marRight w:val="0"/>
                  <w:marTop w:val="0"/>
                  <w:marBottom w:val="0"/>
                  <w:divBdr>
                    <w:top w:val="single" w:sz="2" w:space="1" w:color="FFFFFF"/>
                    <w:left w:val="single" w:sz="2" w:space="12" w:color="FFFFFF"/>
                    <w:bottom w:val="single" w:sz="2" w:space="1" w:color="FFFFFF"/>
                    <w:right w:val="single" w:sz="2" w:space="4" w:color="FFFFFF"/>
                  </w:divBdr>
                  <w:divsChild>
                    <w:div w:id="1045056502">
                      <w:marLeft w:val="0"/>
                      <w:marRight w:val="0"/>
                      <w:marTop w:val="0"/>
                      <w:marBottom w:val="0"/>
                      <w:divBdr>
                        <w:top w:val="none" w:sz="0" w:space="0" w:color="auto"/>
                        <w:left w:val="none" w:sz="0" w:space="0" w:color="auto"/>
                        <w:bottom w:val="none" w:sz="0" w:space="0" w:color="auto"/>
                        <w:right w:val="none" w:sz="0" w:space="0" w:color="auto"/>
                      </w:divBdr>
                    </w:div>
                  </w:divsChild>
                </w:div>
                <w:div w:id="410930675">
                  <w:marLeft w:val="0"/>
                  <w:marRight w:val="0"/>
                  <w:marTop w:val="0"/>
                  <w:marBottom w:val="0"/>
                  <w:divBdr>
                    <w:top w:val="single" w:sz="2" w:space="1" w:color="FFFFFF"/>
                    <w:left w:val="single" w:sz="2" w:space="12" w:color="FFFFFF"/>
                    <w:bottom w:val="single" w:sz="2" w:space="1" w:color="FFFFFF"/>
                    <w:right w:val="single" w:sz="2" w:space="4" w:color="FFFFFF"/>
                  </w:divBdr>
                  <w:divsChild>
                    <w:div w:id="2116368445">
                      <w:marLeft w:val="0"/>
                      <w:marRight w:val="0"/>
                      <w:marTop w:val="0"/>
                      <w:marBottom w:val="0"/>
                      <w:divBdr>
                        <w:top w:val="none" w:sz="0" w:space="0" w:color="auto"/>
                        <w:left w:val="none" w:sz="0" w:space="0" w:color="auto"/>
                        <w:bottom w:val="none" w:sz="0" w:space="0" w:color="auto"/>
                        <w:right w:val="none" w:sz="0" w:space="0" w:color="auto"/>
                      </w:divBdr>
                    </w:div>
                  </w:divsChild>
                </w:div>
                <w:div w:id="538278324">
                  <w:marLeft w:val="0"/>
                  <w:marRight w:val="0"/>
                  <w:marTop w:val="0"/>
                  <w:marBottom w:val="0"/>
                  <w:divBdr>
                    <w:top w:val="single" w:sz="2" w:space="1" w:color="FFFFFF"/>
                    <w:left w:val="single" w:sz="2" w:space="12" w:color="FFFFFF"/>
                    <w:bottom w:val="single" w:sz="2" w:space="1" w:color="FFFFFF"/>
                    <w:right w:val="single" w:sz="2" w:space="4" w:color="FFFFFF"/>
                  </w:divBdr>
                  <w:divsChild>
                    <w:div w:id="201023085">
                      <w:marLeft w:val="0"/>
                      <w:marRight w:val="0"/>
                      <w:marTop w:val="0"/>
                      <w:marBottom w:val="0"/>
                      <w:divBdr>
                        <w:top w:val="none" w:sz="0" w:space="0" w:color="auto"/>
                        <w:left w:val="none" w:sz="0" w:space="0" w:color="auto"/>
                        <w:bottom w:val="none" w:sz="0" w:space="0" w:color="auto"/>
                        <w:right w:val="none" w:sz="0" w:space="0" w:color="auto"/>
                      </w:divBdr>
                    </w:div>
                  </w:divsChild>
                </w:div>
                <w:div w:id="630356814">
                  <w:marLeft w:val="0"/>
                  <w:marRight w:val="0"/>
                  <w:marTop w:val="0"/>
                  <w:marBottom w:val="0"/>
                  <w:divBdr>
                    <w:top w:val="single" w:sz="2" w:space="1" w:color="FFFFFF"/>
                    <w:left w:val="single" w:sz="2" w:space="12" w:color="FFFFFF"/>
                    <w:bottom w:val="single" w:sz="2" w:space="1" w:color="FFFFFF"/>
                    <w:right w:val="single" w:sz="2" w:space="4" w:color="FFFFFF"/>
                  </w:divBdr>
                  <w:divsChild>
                    <w:div w:id="614215170">
                      <w:marLeft w:val="0"/>
                      <w:marRight w:val="0"/>
                      <w:marTop w:val="0"/>
                      <w:marBottom w:val="0"/>
                      <w:divBdr>
                        <w:top w:val="none" w:sz="0" w:space="0" w:color="auto"/>
                        <w:left w:val="none" w:sz="0" w:space="0" w:color="auto"/>
                        <w:bottom w:val="none" w:sz="0" w:space="0" w:color="auto"/>
                        <w:right w:val="none" w:sz="0" w:space="0" w:color="auto"/>
                      </w:divBdr>
                    </w:div>
                  </w:divsChild>
                </w:div>
                <w:div w:id="1648782036">
                  <w:marLeft w:val="0"/>
                  <w:marRight w:val="0"/>
                  <w:marTop w:val="0"/>
                  <w:marBottom w:val="0"/>
                  <w:divBdr>
                    <w:top w:val="single" w:sz="2" w:space="1" w:color="FFFFFF"/>
                    <w:left w:val="single" w:sz="2" w:space="12" w:color="FFFFFF"/>
                    <w:bottom w:val="single" w:sz="2" w:space="1" w:color="FFFFFF"/>
                    <w:right w:val="single" w:sz="2" w:space="4" w:color="FFFFFF"/>
                  </w:divBdr>
                  <w:divsChild>
                    <w:div w:id="2045323816">
                      <w:marLeft w:val="0"/>
                      <w:marRight w:val="0"/>
                      <w:marTop w:val="0"/>
                      <w:marBottom w:val="0"/>
                      <w:divBdr>
                        <w:top w:val="none" w:sz="0" w:space="0" w:color="auto"/>
                        <w:left w:val="none" w:sz="0" w:space="0" w:color="auto"/>
                        <w:bottom w:val="none" w:sz="0" w:space="0" w:color="auto"/>
                        <w:right w:val="none" w:sz="0" w:space="0" w:color="auto"/>
                      </w:divBdr>
                    </w:div>
                  </w:divsChild>
                </w:div>
                <w:div w:id="719595631">
                  <w:marLeft w:val="0"/>
                  <w:marRight w:val="0"/>
                  <w:marTop w:val="0"/>
                  <w:marBottom w:val="0"/>
                  <w:divBdr>
                    <w:top w:val="single" w:sz="2" w:space="1" w:color="FFFFFF"/>
                    <w:left w:val="single" w:sz="2" w:space="12" w:color="FFFFFF"/>
                    <w:bottom w:val="single" w:sz="2" w:space="1" w:color="FFFFFF"/>
                    <w:right w:val="single" w:sz="2" w:space="4" w:color="FFFFFF"/>
                  </w:divBdr>
                  <w:divsChild>
                    <w:div w:id="1611623966">
                      <w:marLeft w:val="0"/>
                      <w:marRight w:val="0"/>
                      <w:marTop w:val="0"/>
                      <w:marBottom w:val="0"/>
                      <w:divBdr>
                        <w:top w:val="none" w:sz="0" w:space="0" w:color="auto"/>
                        <w:left w:val="none" w:sz="0" w:space="0" w:color="auto"/>
                        <w:bottom w:val="none" w:sz="0" w:space="0" w:color="auto"/>
                        <w:right w:val="none" w:sz="0" w:space="0" w:color="auto"/>
                      </w:divBdr>
                    </w:div>
                  </w:divsChild>
                </w:div>
                <w:div w:id="110245042">
                  <w:marLeft w:val="0"/>
                  <w:marRight w:val="0"/>
                  <w:marTop w:val="0"/>
                  <w:marBottom w:val="0"/>
                  <w:divBdr>
                    <w:top w:val="single" w:sz="2" w:space="1" w:color="FFFFFF"/>
                    <w:left w:val="single" w:sz="2" w:space="12" w:color="FFFFFF"/>
                    <w:bottom w:val="single" w:sz="2" w:space="1" w:color="FFFFFF"/>
                    <w:right w:val="single" w:sz="2" w:space="4" w:color="FFFFFF"/>
                  </w:divBdr>
                  <w:divsChild>
                    <w:div w:id="735010466">
                      <w:marLeft w:val="0"/>
                      <w:marRight w:val="0"/>
                      <w:marTop w:val="0"/>
                      <w:marBottom w:val="0"/>
                      <w:divBdr>
                        <w:top w:val="none" w:sz="0" w:space="0" w:color="auto"/>
                        <w:left w:val="none" w:sz="0" w:space="0" w:color="auto"/>
                        <w:bottom w:val="none" w:sz="0" w:space="0" w:color="auto"/>
                        <w:right w:val="none" w:sz="0" w:space="0" w:color="auto"/>
                      </w:divBdr>
                    </w:div>
                  </w:divsChild>
                </w:div>
                <w:div w:id="1937979541">
                  <w:marLeft w:val="0"/>
                  <w:marRight w:val="0"/>
                  <w:marTop w:val="0"/>
                  <w:marBottom w:val="0"/>
                  <w:divBdr>
                    <w:top w:val="single" w:sz="2" w:space="1" w:color="FFFFFF"/>
                    <w:left w:val="single" w:sz="2" w:space="12" w:color="FFFFFF"/>
                    <w:bottom w:val="single" w:sz="2" w:space="1" w:color="FFFFFF"/>
                    <w:right w:val="single" w:sz="2" w:space="4" w:color="FFFFFF"/>
                  </w:divBdr>
                  <w:divsChild>
                    <w:div w:id="460029243">
                      <w:marLeft w:val="0"/>
                      <w:marRight w:val="0"/>
                      <w:marTop w:val="0"/>
                      <w:marBottom w:val="0"/>
                      <w:divBdr>
                        <w:top w:val="none" w:sz="0" w:space="0" w:color="auto"/>
                        <w:left w:val="none" w:sz="0" w:space="0" w:color="auto"/>
                        <w:bottom w:val="none" w:sz="0" w:space="0" w:color="auto"/>
                        <w:right w:val="none" w:sz="0" w:space="0" w:color="auto"/>
                      </w:divBdr>
                    </w:div>
                  </w:divsChild>
                </w:div>
                <w:div w:id="1303003656">
                  <w:marLeft w:val="0"/>
                  <w:marRight w:val="0"/>
                  <w:marTop w:val="0"/>
                  <w:marBottom w:val="0"/>
                  <w:divBdr>
                    <w:top w:val="single" w:sz="2" w:space="1" w:color="FFFFFF"/>
                    <w:left w:val="single" w:sz="2" w:space="12" w:color="FFFFFF"/>
                    <w:bottom w:val="single" w:sz="2" w:space="1" w:color="FFFFFF"/>
                    <w:right w:val="single" w:sz="2" w:space="4" w:color="FFFFFF"/>
                  </w:divBdr>
                  <w:divsChild>
                    <w:div w:id="1199851577">
                      <w:marLeft w:val="0"/>
                      <w:marRight w:val="0"/>
                      <w:marTop w:val="0"/>
                      <w:marBottom w:val="0"/>
                      <w:divBdr>
                        <w:top w:val="none" w:sz="0" w:space="0" w:color="auto"/>
                        <w:left w:val="none" w:sz="0" w:space="0" w:color="auto"/>
                        <w:bottom w:val="none" w:sz="0" w:space="0" w:color="auto"/>
                        <w:right w:val="none" w:sz="0" w:space="0" w:color="auto"/>
                      </w:divBdr>
                    </w:div>
                  </w:divsChild>
                </w:div>
                <w:div w:id="1884899161">
                  <w:marLeft w:val="0"/>
                  <w:marRight w:val="0"/>
                  <w:marTop w:val="0"/>
                  <w:marBottom w:val="0"/>
                  <w:divBdr>
                    <w:top w:val="single" w:sz="2" w:space="1" w:color="FFFFFF"/>
                    <w:left w:val="single" w:sz="2" w:space="12" w:color="FFFFFF"/>
                    <w:bottom w:val="single" w:sz="2" w:space="1" w:color="FFFFFF"/>
                    <w:right w:val="single" w:sz="2" w:space="4" w:color="FFFFFF"/>
                  </w:divBdr>
                  <w:divsChild>
                    <w:div w:id="1488519691">
                      <w:marLeft w:val="0"/>
                      <w:marRight w:val="0"/>
                      <w:marTop w:val="0"/>
                      <w:marBottom w:val="0"/>
                      <w:divBdr>
                        <w:top w:val="none" w:sz="0" w:space="0" w:color="auto"/>
                        <w:left w:val="none" w:sz="0" w:space="0" w:color="auto"/>
                        <w:bottom w:val="none" w:sz="0" w:space="0" w:color="auto"/>
                        <w:right w:val="none" w:sz="0" w:space="0" w:color="auto"/>
                      </w:divBdr>
                    </w:div>
                  </w:divsChild>
                </w:div>
                <w:div w:id="1528982828">
                  <w:marLeft w:val="0"/>
                  <w:marRight w:val="0"/>
                  <w:marTop w:val="0"/>
                  <w:marBottom w:val="0"/>
                  <w:divBdr>
                    <w:top w:val="single" w:sz="2" w:space="1" w:color="FFFFFF"/>
                    <w:left w:val="single" w:sz="2" w:space="12" w:color="FFFFFF"/>
                    <w:bottom w:val="single" w:sz="2" w:space="1" w:color="FFFFFF"/>
                    <w:right w:val="single" w:sz="2" w:space="4" w:color="FFFFFF"/>
                  </w:divBdr>
                  <w:divsChild>
                    <w:div w:id="791635981">
                      <w:marLeft w:val="0"/>
                      <w:marRight w:val="0"/>
                      <w:marTop w:val="0"/>
                      <w:marBottom w:val="0"/>
                      <w:divBdr>
                        <w:top w:val="none" w:sz="0" w:space="0" w:color="auto"/>
                        <w:left w:val="none" w:sz="0" w:space="0" w:color="auto"/>
                        <w:bottom w:val="none" w:sz="0" w:space="0" w:color="auto"/>
                        <w:right w:val="none" w:sz="0" w:space="0" w:color="auto"/>
                      </w:divBdr>
                    </w:div>
                  </w:divsChild>
                </w:div>
                <w:div w:id="1618444142">
                  <w:marLeft w:val="0"/>
                  <w:marRight w:val="0"/>
                  <w:marTop w:val="0"/>
                  <w:marBottom w:val="0"/>
                  <w:divBdr>
                    <w:top w:val="single" w:sz="2" w:space="1" w:color="FFFFFF"/>
                    <w:left w:val="single" w:sz="2" w:space="12" w:color="FFFFFF"/>
                    <w:bottom w:val="single" w:sz="2" w:space="1" w:color="FFFFFF"/>
                    <w:right w:val="single" w:sz="2" w:space="4" w:color="FFFFFF"/>
                  </w:divBdr>
                  <w:divsChild>
                    <w:div w:id="1193955172">
                      <w:marLeft w:val="0"/>
                      <w:marRight w:val="0"/>
                      <w:marTop w:val="0"/>
                      <w:marBottom w:val="0"/>
                      <w:divBdr>
                        <w:top w:val="none" w:sz="0" w:space="0" w:color="auto"/>
                        <w:left w:val="none" w:sz="0" w:space="0" w:color="auto"/>
                        <w:bottom w:val="none" w:sz="0" w:space="0" w:color="auto"/>
                        <w:right w:val="none" w:sz="0" w:space="0" w:color="auto"/>
                      </w:divBdr>
                    </w:div>
                  </w:divsChild>
                </w:div>
                <w:div w:id="900168259">
                  <w:marLeft w:val="0"/>
                  <w:marRight w:val="0"/>
                  <w:marTop w:val="0"/>
                  <w:marBottom w:val="0"/>
                  <w:divBdr>
                    <w:top w:val="single" w:sz="2" w:space="1" w:color="FFFFFF"/>
                    <w:left w:val="single" w:sz="2" w:space="12" w:color="FFFFFF"/>
                    <w:bottom w:val="single" w:sz="2" w:space="1" w:color="FFFFFF"/>
                    <w:right w:val="single" w:sz="2" w:space="4" w:color="FFFFFF"/>
                  </w:divBdr>
                  <w:divsChild>
                    <w:div w:id="1513186356">
                      <w:marLeft w:val="0"/>
                      <w:marRight w:val="0"/>
                      <w:marTop w:val="0"/>
                      <w:marBottom w:val="0"/>
                      <w:divBdr>
                        <w:top w:val="none" w:sz="0" w:space="0" w:color="auto"/>
                        <w:left w:val="none" w:sz="0" w:space="0" w:color="auto"/>
                        <w:bottom w:val="none" w:sz="0" w:space="0" w:color="auto"/>
                        <w:right w:val="none" w:sz="0" w:space="0" w:color="auto"/>
                      </w:divBdr>
                    </w:div>
                  </w:divsChild>
                </w:div>
                <w:div w:id="557319773">
                  <w:marLeft w:val="0"/>
                  <w:marRight w:val="0"/>
                  <w:marTop w:val="0"/>
                  <w:marBottom w:val="0"/>
                  <w:divBdr>
                    <w:top w:val="single" w:sz="2" w:space="1" w:color="FFFFFF"/>
                    <w:left w:val="single" w:sz="2" w:space="12" w:color="FFFFFF"/>
                    <w:bottom w:val="single" w:sz="2" w:space="1" w:color="FFFFFF"/>
                    <w:right w:val="single" w:sz="2" w:space="4" w:color="FFFFFF"/>
                  </w:divBdr>
                  <w:divsChild>
                    <w:div w:id="62485566">
                      <w:marLeft w:val="0"/>
                      <w:marRight w:val="0"/>
                      <w:marTop w:val="0"/>
                      <w:marBottom w:val="0"/>
                      <w:divBdr>
                        <w:top w:val="none" w:sz="0" w:space="0" w:color="auto"/>
                        <w:left w:val="none" w:sz="0" w:space="0" w:color="auto"/>
                        <w:bottom w:val="none" w:sz="0" w:space="0" w:color="auto"/>
                        <w:right w:val="none" w:sz="0" w:space="0" w:color="auto"/>
                      </w:divBdr>
                    </w:div>
                  </w:divsChild>
                </w:div>
                <w:div w:id="1880849688">
                  <w:marLeft w:val="0"/>
                  <w:marRight w:val="0"/>
                  <w:marTop w:val="0"/>
                  <w:marBottom w:val="0"/>
                  <w:divBdr>
                    <w:top w:val="single" w:sz="2" w:space="1" w:color="FFFFFF"/>
                    <w:left w:val="single" w:sz="2" w:space="12" w:color="FFFFFF"/>
                    <w:bottom w:val="single" w:sz="2" w:space="1" w:color="FFFFFF"/>
                    <w:right w:val="single" w:sz="2" w:space="4" w:color="FFFFFF"/>
                  </w:divBdr>
                  <w:divsChild>
                    <w:div w:id="850727133">
                      <w:marLeft w:val="0"/>
                      <w:marRight w:val="0"/>
                      <w:marTop w:val="0"/>
                      <w:marBottom w:val="0"/>
                      <w:divBdr>
                        <w:top w:val="none" w:sz="0" w:space="0" w:color="auto"/>
                        <w:left w:val="none" w:sz="0" w:space="0" w:color="auto"/>
                        <w:bottom w:val="none" w:sz="0" w:space="0" w:color="auto"/>
                        <w:right w:val="none" w:sz="0" w:space="0" w:color="auto"/>
                      </w:divBdr>
                    </w:div>
                  </w:divsChild>
                </w:div>
                <w:div w:id="48505161">
                  <w:marLeft w:val="0"/>
                  <w:marRight w:val="0"/>
                  <w:marTop w:val="0"/>
                  <w:marBottom w:val="0"/>
                  <w:divBdr>
                    <w:top w:val="single" w:sz="2" w:space="1" w:color="FFFFFF"/>
                    <w:left w:val="single" w:sz="2" w:space="12" w:color="FFFFFF"/>
                    <w:bottom w:val="single" w:sz="2" w:space="1" w:color="FFFFFF"/>
                    <w:right w:val="single" w:sz="2" w:space="4" w:color="FFFFFF"/>
                  </w:divBdr>
                  <w:divsChild>
                    <w:div w:id="785974816">
                      <w:marLeft w:val="0"/>
                      <w:marRight w:val="0"/>
                      <w:marTop w:val="0"/>
                      <w:marBottom w:val="0"/>
                      <w:divBdr>
                        <w:top w:val="none" w:sz="0" w:space="0" w:color="auto"/>
                        <w:left w:val="none" w:sz="0" w:space="0" w:color="auto"/>
                        <w:bottom w:val="none" w:sz="0" w:space="0" w:color="auto"/>
                        <w:right w:val="none" w:sz="0" w:space="0" w:color="auto"/>
                      </w:divBdr>
                    </w:div>
                  </w:divsChild>
                </w:div>
                <w:div w:id="1245527834">
                  <w:marLeft w:val="0"/>
                  <w:marRight w:val="0"/>
                  <w:marTop w:val="0"/>
                  <w:marBottom w:val="0"/>
                  <w:divBdr>
                    <w:top w:val="single" w:sz="2" w:space="1" w:color="FFFFFF"/>
                    <w:left w:val="single" w:sz="2" w:space="12" w:color="FFFFFF"/>
                    <w:bottom w:val="single" w:sz="2" w:space="1" w:color="FFFFFF"/>
                    <w:right w:val="single" w:sz="2" w:space="4" w:color="FFFFFF"/>
                  </w:divBdr>
                  <w:divsChild>
                    <w:div w:id="2092700652">
                      <w:marLeft w:val="0"/>
                      <w:marRight w:val="0"/>
                      <w:marTop w:val="0"/>
                      <w:marBottom w:val="0"/>
                      <w:divBdr>
                        <w:top w:val="none" w:sz="0" w:space="0" w:color="auto"/>
                        <w:left w:val="none" w:sz="0" w:space="0" w:color="auto"/>
                        <w:bottom w:val="none" w:sz="0" w:space="0" w:color="auto"/>
                        <w:right w:val="none" w:sz="0" w:space="0" w:color="auto"/>
                      </w:divBdr>
                    </w:div>
                  </w:divsChild>
                </w:div>
                <w:div w:id="458182671">
                  <w:marLeft w:val="0"/>
                  <w:marRight w:val="0"/>
                  <w:marTop w:val="0"/>
                  <w:marBottom w:val="0"/>
                  <w:divBdr>
                    <w:top w:val="single" w:sz="2" w:space="1" w:color="FFFFFF"/>
                    <w:left w:val="single" w:sz="2" w:space="12" w:color="FFFFFF"/>
                    <w:bottom w:val="single" w:sz="2" w:space="1" w:color="FFFFFF"/>
                    <w:right w:val="single" w:sz="2" w:space="4" w:color="FFFFFF"/>
                  </w:divBdr>
                  <w:divsChild>
                    <w:div w:id="1899709612">
                      <w:marLeft w:val="0"/>
                      <w:marRight w:val="0"/>
                      <w:marTop w:val="0"/>
                      <w:marBottom w:val="0"/>
                      <w:divBdr>
                        <w:top w:val="none" w:sz="0" w:space="0" w:color="auto"/>
                        <w:left w:val="none" w:sz="0" w:space="0" w:color="auto"/>
                        <w:bottom w:val="none" w:sz="0" w:space="0" w:color="auto"/>
                        <w:right w:val="none" w:sz="0" w:space="0" w:color="auto"/>
                      </w:divBdr>
                    </w:div>
                  </w:divsChild>
                </w:div>
                <w:div w:id="50734968">
                  <w:marLeft w:val="0"/>
                  <w:marRight w:val="0"/>
                  <w:marTop w:val="0"/>
                  <w:marBottom w:val="0"/>
                  <w:divBdr>
                    <w:top w:val="single" w:sz="2" w:space="1" w:color="FFFFFF"/>
                    <w:left w:val="single" w:sz="2" w:space="12" w:color="FFFFFF"/>
                    <w:bottom w:val="single" w:sz="2" w:space="1" w:color="FFFFFF"/>
                    <w:right w:val="single" w:sz="2" w:space="4" w:color="FFFFFF"/>
                  </w:divBdr>
                  <w:divsChild>
                    <w:div w:id="1724328579">
                      <w:marLeft w:val="0"/>
                      <w:marRight w:val="0"/>
                      <w:marTop w:val="0"/>
                      <w:marBottom w:val="0"/>
                      <w:divBdr>
                        <w:top w:val="none" w:sz="0" w:space="0" w:color="auto"/>
                        <w:left w:val="none" w:sz="0" w:space="0" w:color="auto"/>
                        <w:bottom w:val="none" w:sz="0" w:space="0" w:color="auto"/>
                        <w:right w:val="none" w:sz="0" w:space="0" w:color="auto"/>
                      </w:divBdr>
                    </w:div>
                  </w:divsChild>
                </w:div>
                <w:div w:id="668875840">
                  <w:marLeft w:val="0"/>
                  <w:marRight w:val="0"/>
                  <w:marTop w:val="0"/>
                  <w:marBottom w:val="0"/>
                  <w:divBdr>
                    <w:top w:val="single" w:sz="2" w:space="1" w:color="FFFFFF"/>
                    <w:left w:val="single" w:sz="2" w:space="12" w:color="FFFFFF"/>
                    <w:bottom w:val="single" w:sz="2" w:space="1" w:color="FFFFFF"/>
                    <w:right w:val="single" w:sz="2" w:space="4" w:color="FFFFFF"/>
                  </w:divBdr>
                  <w:divsChild>
                    <w:div w:id="1011566004">
                      <w:marLeft w:val="0"/>
                      <w:marRight w:val="0"/>
                      <w:marTop w:val="0"/>
                      <w:marBottom w:val="0"/>
                      <w:divBdr>
                        <w:top w:val="none" w:sz="0" w:space="0" w:color="auto"/>
                        <w:left w:val="none" w:sz="0" w:space="0" w:color="auto"/>
                        <w:bottom w:val="none" w:sz="0" w:space="0" w:color="auto"/>
                        <w:right w:val="none" w:sz="0" w:space="0" w:color="auto"/>
                      </w:divBdr>
                    </w:div>
                  </w:divsChild>
                </w:div>
                <w:div w:id="378167960">
                  <w:marLeft w:val="0"/>
                  <w:marRight w:val="0"/>
                  <w:marTop w:val="0"/>
                  <w:marBottom w:val="0"/>
                  <w:divBdr>
                    <w:top w:val="single" w:sz="2" w:space="1" w:color="FFFFFF"/>
                    <w:left w:val="single" w:sz="2" w:space="12" w:color="FFFFFF"/>
                    <w:bottom w:val="single" w:sz="2" w:space="1" w:color="FFFFFF"/>
                    <w:right w:val="single" w:sz="2" w:space="4" w:color="FFFFFF"/>
                  </w:divBdr>
                  <w:divsChild>
                    <w:div w:id="1903635179">
                      <w:marLeft w:val="0"/>
                      <w:marRight w:val="0"/>
                      <w:marTop w:val="0"/>
                      <w:marBottom w:val="0"/>
                      <w:divBdr>
                        <w:top w:val="none" w:sz="0" w:space="0" w:color="auto"/>
                        <w:left w:val="none" w:sz="0" w:space="0" w:color="auto"/>
                        <w:bottom w:val="none" w:sz="0" w:space="0" w:color="auto"/>
                        <w:right w:val="none" w:sz="0" w:space="0" w:color="auto"/>
                      </w:divBdr>
                    </w:div>
                  </w:divsChild>
                </w:div>
                <w:div w:id="672800513">
                  <w:marLeft w:val="0"/>
                  <w:marRight w:val="0"/>
                  <w:marTop w:val="0"/>
                  <w:marBottom w:val="0"/>
                  <w:divBdr>
                    <w:top w:val="single" w:sz="2" w:space="1" w:color="FFFFFF"/>
                    <w:left w:val="single" w:sz="2" w:space="12" w:color="FFFFFF"/>
                    <w:bottom w:val="single" w:sz="2" w:space="1" w:color="FFFFFF"/>
                    <w:right w:val="single" w:sz="2" w:space="4" w:color="FFFFFF"/>
                  </w:divBdr>
                  <w:divsChild>
                    <w:div w:id="188495059">
                      <w:marLeft w:val="0"/>
                      <w:marRight w:val="0"/>
                      <w:marTop w:val="0"/>
                      <w:marBottom w:val="0"/>
                      <w:divBdr>
                        <w:top w:val="none" w:sz="0" w:space="0" w:color="auto"/>
                        <w:left w:val="none" w:sz="0" w:space="0" w:color="auto"/>
                        <w:bottom w:val="none" w:sz="0" w:space="0" w:color="auto"/>
                        <w:right w:val="none" w:sz="0" w:space="0" w:color="auto"/>
                      </w:divBdr>
                    </w:div>
                  </w:divsChild>
                </w:div>
                <w:div w:id="1208562295">
                  <w:marLeft w:val="0"/>
                  <w:marRight w:val="0"/>
                  <w:marTop w:val="0"/>
                  <w:marBottom w:val="0"/>
                  <w:divBdr>
                    <w:top w:val="single" w:sz="2" w:space="1" w:color="FFFFFF"/>
                    <w:left w:val="single" w:sz="2" w:space="12" w:color="FFFFFF"/>
                    <w:bottom w:val="single" w:sz="2" w:space="1" w:color="FFFFFF"/>
                    <w:right w:val="single" w:sz="2" w:space="4" w:color="FFFFFF"/>
                  </w:divBdr>
                  <w:divsChild>
                    <w:div w:id="74514454">
                      <w:marLeft w:val="0"/>
                      <w:marRight w:val="0"/>
                      <w:marTop w:val="0"/>
                      <w:marBottom w:val="0"/>
                      <w:divBdr>
                        <w:top w:val="none" w:sz="0" w:space="0" w:color="auto"/>
                        <w:left w:val="none" w:sz="0" w:space="0" w:color="auto"/>
                        <w:bottom w:val="none" w:sz="0" w:space="0" w:color="auto"/>
                        <w:right w:val="none" w:sz="0" w:space="0" w:color="auto"/>
                      </w:divBdr>
                    </w:div>
                  </w:divsChild>
                </w:div>
                <w:div w:id="1242829834">
                  <w:marLeft w:val="0"/>
                  <w:marRight w:val="0"/>
                  <w:marTop w:val="0"/>
                  <w:marBottom w:val="0"/>
                  <w:divBdr>
                    <w:top w:val="single" w:sz="2" w:space="1" w:color="FFFFFF"/>
                    <w:left w:val="single" w:sz="2" w:space="12" w:color="FFFFFF"/>
                    <w:bottom w:val="single" w:sz="2" w:space="1" w:color="FFFFFF"/>
                    <w:right w:val="single" w:sz="2" w:space="4" w:color="FFFFFF"/>
                  </w:divBdr>
                  <w:divsChild>
                    <w:div w:id="484248572">
                      <w:marLeft w:val="0"/>
                      <w:marRight w:val="0"/>
                      <w:marTop w:val="0"/>
                      <w:marBottom w:val="0"/>
                      <w:divBdr>
                        <w:top w:val="none" w:sz="0" w:space="0" w:color="auto"/>
                        <w:left w:val="none" w:sz="0" w:space="0" w:color="auto"/>
                        <w:bottom w:val="none" w:sz="0" w:space="0" w:color="auto"/>
                        <w:right w:val="none" w:sz="0" w:space="0" w:color="auto"/>
                      </w:divBdr>
                    </w:div>
                  </w:divsChild>
                </w:div>
                <w:div w:id="1809081335">
                  <w:marLeft w:val="0"/>
                  <w:marRight w:val="0"/>
                  <w:marTop w:val="0"/>
                  <w:marBottom w:val="0"/>
                  <w:divBdr>
                    <w:top w:val="single" w:sz="2" w:space="1" w:color="FFFFFF"/>
                    <w:left w:val="single" w:sz="2" w:space="12" w:color="FFFFFF"/>
                    <w:bottom w:val="single" w:sz="2" w:space="1" w:color="FFFFFF"/>
                    <w:right w:val="single" w:sz="2" w:space="4" w:color="FFFFFF"/>
                  </w:divBdr>
                  <w:divsChild>
                    <w:div w:id="1327322454">
                      <w:marLeft w:val="0"/>
                      <w:marRight w:val="0"/>
                      <w:marTop w:val="0"/>
                      <w:marBottom w:val="0"/>
                      <w:divBdr>
                        <w:top w:val="none" w:sz="0" w:space="0" w:color="auto"/>
                        <w:left w:val="none" w:sz="0" w:space="0" w:color="auto"/>
                        <w:bottom w:val="none" w:sz="0" w:space="0" w:color="auto"/>
                        <w:right w:val="none" w:sz="0" w:space="0" w:color="auto"/>
                      </w:divBdr>
                    </w:div>
                  </w:divsChild>
                </w:div>
                <w:div w:id="1449855795">
                  <w:marLeft w:val="0"/>
                  <w:marRight w:val="0"/>
                  <w:marTop w:val="0"/>
                  <w:marBottom w:val="0"/>
                  <w:divBdr>
                    <w:top w:val="single" w:sz="2" w:space="1" w:color="FFFFFF"/>
                    <w:left w:val="single" w:sz="2" w:space="12" w:color="FFFFFF"/>
                    <w:bottom w:val="single" w:sz="2" w:space="1" w:color="FFFFFF"/>
                    <w:right w:val="single" w:sz="2" w:space="4" w:color="FFFFFF"/>
                  </w:divBdr>
                  <w:divsChild>
                    <w:div w:id="355035923">
                      <w:marLeft w:val="0"/>
                      <w:marRight w:val="0"/>
                      <w:marTop w:val="0"/>
                      <w:marBottom w:val="0"/>
                      <w:divBdr>
                        <w:top w:val="none" w:sz="0" w:space="0" w:color="auto"/>
                        <w:left w:val="none" w:sz="0" w:space="0" w:color="auto"/>
                        <w:bottom w:val="none" w:sz="0" w:space="0" w:color="auto"/>
                        <w:right w:val="none" w:sz="0" w:space="0" w:color="auto"/>
                      </w:divBdr>
                    </w:div>
                  </w:divsChild>
                </w:div>
                <w:div w:id="911895368">
                  <w:marLeft w:val="0"/>
                  <w:marRight w:val="0"/>
                  <w:marTop w:val="0"/>
                  <w:marBottom w:val="0"/>
                  <w:divBdr>
                    <w:top w:val="single" w:sz="2" w:space="1" w:color="FFFFFF"/>
                    <w:left w:val="single" w:sz="2" w:space="12" w:color="FFFFFF"/>
                    <w:bottom w:val="single" w:sz="2" w:space="1" w:color="FFFFFF"/>
                    <w:right w:val="single" w:sz="2" w:space="4" w:color="FFFFFF"/>
                  </w:divBdr>
                  <w:divsChild>
                    <w:div w:id="1080904450">
                      <w:marLeft w:val="0"/>
                      <w:marRight w:val="0"/>
                      <w:marTop w:val="0"/>
                      <w:marBottom w:val="0"/>
                      <w:divBdr>
                        <w:top w:val="none" w:sz="0" w:space="0" w:color="auto"/>
                        <w:left w:val="none" w:sz="0" w:space="0" w:color="auto"/>
                        <w:bottom w:val="none" w:sz="0" w:space="0" w:color="auto"/>
                        <w:right w:val="none" w:sz="0" w:space="0" w:color="auto"/>
                      </w:divBdr>
                    </w:div>
                  </w:divsChild>
                </w:div>
                <w:div w:id="820997987">
                  <w:marLeft w:val="0"/>
                  <w:marRight w:val="0"/>
                  <w:marTop w:val="0"/>
                  <w:marBottom w:val="0"/>
                  <w:divBdr>
                    <w:top w:val="single" w:sz="2" w:space="1" w:color="FFFFFF"/>
                    <w:left w:val="single" w:sz="2" w:space="12" w:color="FFFFFF"/>
                    <w:bottom w:val="single" w:sz="2" w:space="1" w:color="FFFFFF"/>
                    <w:right w:val="single" w:sz="2" w:space="4" w:color="FFFFFF"/>
                  </w:divBdr>
                  <w:divsChild>
                    <w:div w:id="1650019882">
                      <w:marLeft w:val="0"/>
                      <w:marRight w:val="0"/>
                      <w:marTop w:val="0"/>
                      <w:marBottom w:val="0"/>
                      <w:divBdr>
                        <w:top w:val="none" w:sz="0" w:space="0" w:color="auto"/>
                        <w:left w:val="none" w:sz="0" w:space="0" w:color="auto"/>
                        <w:bottom w:val="none" w:sz="0" w:space="0" w:color="auto"/>
                        <w:right w:val="none" w:sz="0" w:space="0" w:color="auto"/>
                      </w:divBdr>
                    </w:div>
                  </w:divsChild>
                </w:div>
                <w:div w:id="2120949605">
                  <w:marLeft w:val="0"/>
                  <w:marRight w:val="0"/>
                  <w:marTop w:val="0"/>
                  <w:marBottom w:val="0"/>
                  <w:divBdr>
                    <w:top w:val="single" w:sz="2" w:space="1" w:color="FFFFFF"/>
                    <w:left w:val="single" w:sz="2" w:space="12" w:color="FFFFFF"/>
                    <w:bottom w:val="single" w:sz="2" w:space="1" w:color="FFFFFF"/>
                    <w:right w:val="single" w:sz="2" w:space="4" w:color="FFFFFF"/>
                  </w:divBdr>
                  <w:divsChild>
                    <w:div w:id="1436054086">
                      <w:marLeft w:val="0"/>
                      <w:marRight w:val="0"/>
                      <w:marTop w:val="0"/>
                      <w:marBottom w:val="0"/>
                      <w:divBdr>
                        <w:top w:val="none" w:sz="0" w:space="0" w:color="auto"/>
                        <w:left w:val="none" w:sz="0" w:space="0" w:color="auto"/>
                        <w:bottom w:val="none" w:sz="0" w:space="0" w:color="auto"/>
                        <w:right w:val="none" w:sz="0" w:space="0" w:color="auto"/>
                      </w:divBdr>
                    </w:div>
                  </w:divsChild>
                </w:div>
                <w:div w:id="507139356">
                  <w:marLeft w:val="0"/>
                  <w:marRight w:val="0"/>
                  <w:marTop w:val="0"/>
                  <w:marBottom w:val="0"/>
                  <w:divBdr>
                    <w:top w:val="single" w:sz="2" w:space="1" w:color="FFFFFF"/>
                    <w:left w:val="single" w:sz="2" w:space="12" w:color="FFFFFF"/>
                    <w:bottom w:val="single" w:sz="2" w:space="1" w:color="FFFFFF"/>
                    <w:right w:val="single" w:sz="2" w:space="4" w:color="FFFFFF"/>
                  </w:divBdr>
                  <w:divsChild>
                    <w:div w:id="1753045526">
                      <w:marLeft w:val="0"/>
                      <w:marRight w:val="0"/>
                      <w:marTop w:val="0"/>
                      <w:marBottom w:val="0"/>
                      <w:divBdr>
                        <w:top w:val="none" w:sz="0" w:space="0" w:color="auto"/>
                        <w:left w:val="none" w:sz="0" w:space="0" w:color="auto"/>
                        <w:bottom w:val="none" w:sz="0" w:space="0" w:color="auto"/>
                        <w:right w:val="none" w:sz="0" w:space="0" w:color="auto"/>
                      </w:divBdr>
                    </w:div>
                  </w:divsChild>
                </w:div>
                <w:div w:id="1447118766">
                  <w:marLeft w:val="0"/>
                  <w:marRight w:val="0"/>
                  <w:marTop w:val="0"/>
                  <w:marBottom w:val="0"/>
                  <w:divBdr>
                    <w:top w:val="single" w:sz="2" w:space="1" w:color="FFFFFF"/>
                    <w:left w:val="single" w:sz="2" w:space="12" w:color="FFFFFF"/>
                    <w:bottom w:val="single" w:sz="2" w:space="1" w:color="FFFFFF"/>
                    <w:right w:val="single" w:sz="2" w:space="4" w:color="FFFFFF"/>
                  </w:divBdr>
                  <w:divsChild>
                    <w:div w:id="706566493">
                      <w:marLeft w:val="0"/>
                      <w:marRight w:val="0"/>
                      <w:marTop w:val="0"/>
                      <w:marBottom w:val="0"/>
                      <w:divBdr>
                        <w:top w:val="none" w:sz="0" w:space="0" w:color="auto"/>
                        <w:left w:val="none" w:sz="0" w:space="0" w:color="auto"/>
                        <w:bottom w:val="none" w:sz="0" w:space="0" w:color="auto"/>
                        <w:right w:val="none" w:sz="0" w:space="0" w:color="auto"/>
                      </w:divBdr>
                    </w:div>
                  </w:divsChild>
                </w:div>
                <w:div w:id="1211989873">
                  <w:marLeft w:val="0"/>
                  <w:marRight w:val="0"/>
                  <w:marTop w:val="0"/>
                  <w:marBottom w:val="0"/>
                  <w:divBdr>
                    <w:top w:val="single" w:sz="2" w:space="1" w:color="FFFFFF"/>
                    <w:left w:val="single" w:sz="2" w:space="12" w:color="FFFFFF"/>
                    <w:bottom w:val="single" w:sz="2" w:space="1" w:color="FFFFFF"/>
                    <w:right w:val="single" w:sz="2" w:space="4" w:color="FFFFFF"/>
                  </w:divBdr>
                  <w:divsChild>
                    <w:div w:id="2049909891">
                      <w:marLeft w:val="0"/>
                      <w:marRight w:val="0"/>
                      <w:marTop w:val="0"/>
                      <w:marBottom w:val="0"/>
                      <w:divBdr>
                        <w:top w:val="none" w:sz="0" w:space="0" w:color="auto"/>
                        <w:left w:val="none" w:sz="0" w:space="0" w:color="auto"/>
                        <w:bottom w:val="none" w:sz="0" w:space="0" w:color="auto"/>
                        <w:right w:val="none" w:sz="0" w:space="0" w:color="auto"/>
                      </w:divBdr>
                    </w:div>
                  </w:divsChild>
                </w:div>
                <w:div w:id="230582574">
                  <w:marLeft w:val="0"/>
                  <w:marRight w:val="0"/>
                  <w:marTop w:val="0"/>
                  <w:marBottom w:val="0"/>
                  <w:divBdr>
                    <w:top w:val="single" w:sz="2" w:space="1" w:color="FFFFFF"/>
                    <w:left w:val="single" w:sz="2" w:space="12" w:color="FFFFFF"/>
                    <w:bottom w:val="single" w:sz="2" w:space="1" w:color="FFFFFF"/>
                    <w:right w:val="single" w:sz="2" w:space="4" w:color="FFFFFF"/>
                  </w:divBdr>
                  <w:divsChild>
                    <w:div w:id="845899480">
                      <w:marLeft w:val="0"/>
                      <w:marRight w:val="0"/>
                      <w:marTop w:val="0"/>
                      <w:marBottom w:val="0"/>
                      <w:divBdr>
                        <w:top w:val="none" w:sz="0" w:space="0" w:color="auto"/>
                        <w:left w:val="none" w:sz="0" w:space="0" w:color="auto"/>
                        <w:bottom w:val="none" w:sz="0" w:space="0" w:color="auto"/>
                        <w:right w:val="none" w:sz="0" w:space="0" w:color="auto"/>
                      </w:divBdr>
                    </w:div>
                  </w:divsChild>
                </w:div>
                <w:div w:id="324363252">
                  <w:marLeft w:val="0"/>
                  <w:marRight w:val="0"/>
                  <w:marTop w:val="0"/>
                  <w:marBottom w:val="0"/>
                  <w:divBdr>
                    <w:top w:val="single" w:sz="2" w:space="1" w:color="FFFFFF"/>
                    <w:left w:val="single" w:sz="2" w:space="12" w:color="FFFFFF"/>
                    <w:bottom w:val="single" w:sz="2" w:space="1" w:color="FFFFFF"/>
                    <w:right w:val="single" w:sz="2" w:space="4" w:color="FFFFFF"/>
                  </w:divBdr>
                  <w:divsChild>
                    <w:div w:id="1075470583">
                      <w:marLeft w:val="0"/>
                      <w:marRight w:val="0"/>
                      <w:marTop w:val="0"/>
                      <w:marBottom w:val="0"/>
                      <w:divBdr>
                        <w:top w:val="none" w:sz="0" w:space="0" w:color="auto"/>
                        <w:left w:val="none" w:sz="0" w:space="0" w:color="auto"/>
                        <w:bottom w:val="none" w:sz="0" w:space="0" w:color="auto"/>
                        <w:right w:val="none" w:sz="0" w:space="0" w:color="auto"/>
                      </w:divBdr>
                    </w:div>
                  </w:divsChild>
                </w:div>
                <w:div w:id="486096617">
                  <w:marLeft w:val="0"/>
                  <w:marRight w:val="0"/>
                  <w:marTop w:val="0"/>
                  <w:marBottom w:val="0"/>
                  <w:divBdr>
                    <w:top w:val="single" w:sz="2" w:space="1" w:color="FFFFFF"/>
                    <w:left w:val="single" w:sz="2" w:space="12" w:color="FFFFFF"/>
                    <w:bottom w:val="single" w:sz="2" w:space="1" w:color="FFFFFF"/>
                    <w:right w:val="single" w:sz="2" w:space="4" w:color="FFFFFF"/>
                  </w:divBdr>
                  <w:divsChild>
                    <w:div w:id="492449516">
                      <w:marLeft w:val="0"/>
                      <w:marRight w:val="0"/>
                      <w:marTop w:val="0"/>
                      <w:marBottom w:val="0"/>
                      <w:divBdr>
                        <w:top w:val="none" w:sz="0" w:space="0" w:color="auto"/>
                        <w:left w:val="none" w:sz="0" w:space="0" w:color="auto"/>
                        <w:bottom w:val="none" w:sz="0" w:space="0" w:color="auto"/>
                        <w:right w:val="none" w:sz="0" w:space="0" w:color="auto"/>
                      </w:divBdr>
                    </w:div>
                  </w:divsChild>
                </w:div>
                <w:div w:id="1963921517">
                  <w:marLeft w:val="0"/>
                  <w:marRight w:val="0"/>
                  <w:marTop w:val="0"/>
                  <w:marBottom w:val="0"/>
                  <w:divBdr>
                    <w:top w:val="single" w:sz="2" w:space="1" w:color="FFFFFF"/>
                    <w:left w:val="single" w:sz="2" w:space="12" w:color="FFFFFF"/>
                    <w:bottom w:val="single" w:sz="2" w:space="4" w:color="FFFFFF"/>
                    <w:right w:val="single" w:sz="2" w:space="4" w:color="FFFFFF"/>
                  </w:divBdr>
                  <w:divsChild>
                    <w:div w:id="35947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359463">
          <w:marLeft w:val="0"/>
          <w:marRight w:val="0"/>
          <w:marTop w:val="0"/>
          <w:marBottom w:val="335"/>
          <w:divBdr>
            <w:top w:val="none" w:sz="0" w:space="0" w:color="auto"/>
            <w:left w:val="none" w:sz="0" w:space="0" w:color="auto"/>
            <w:bottom w:val="none" w:sz="0" w:space="0" w:color="auto"/>
            <w:right w:val="none" w:sz="0" w:space="0" w:color="auto"/>
          </w:divBdr>
          <w:divsChild>
            <w:div w:id="212351356">
              <w:marLeft w:val="0"/>
              <w:marRight w:val="0"/>
              <w:marTop w:val="0"/>
              <w:marBottom w:val="0"/>
              <w:divBdr>
                <w:top w:val="none" w:sz="0" w:space="0" w:color="auto"/>
                <w:left w:val="none" w:sz="0" w:space="0" w:color="auto"/>
                <w:bottom w:val="none" w:sz="0" w:space="0" w:color="auto"/>
                <w:right w:val="none" w:sz="0" w:space="0" w:color="auto"/>
              </w:divBdr>
              <w:divsChild>
                <w:div w:id="635571853">
                  <w:marLeft w:val="0"/>
                  <w:marRight w:val="0"/>
                  <w:marTop w:val="0"/>
                  <w:marBottom w:val="0"/>
                  <w:divBdr>
                    <w:top w:val="single" w:sz="2" w:space="4" w:color="FFFFFF"/>
                    <w:left w:val="single" w:sz="2" w:space="12" w:color="FFFFFF"/>
                    <w:bottom w:val="single" w:sz="2" w:space="1" w:color="FFFFFF"/>
                    <w:right w:val="single" w:sz="2" w:space="4" w:color="FFFFFF"/>
                  </w:divBdr>
                  <w:divsChild>
                    <w:div w:id="1359694424">
                      <w:marLeft w:val="0"/>
                      <w:marRight w:val="0"/>
                      <w:marTop w:val="0"/>
                      <w:marBottom w:val="0"/>
                      <w:divBdr>
                        <w:top w:val="none" w:sz="0" w:space="0" w:color="auto"/>
                        <w:left w:val="none" w:sz="0" w:space="0" w:color="auto"/>
                        <w:bottom w:val="none" w:sz="0" w:space="0" w:color="auto"/>
                        <w:right w:val="none" w:sz="0" w:space="0" w:color="auto"/>
                      </w:divBdr>
                    </w:div>
                  </w:divsChild>
                </w:div>
                <w:div w:id="672148837">
                  <w:marLeft w:val="0"/>
                  <w:marRight w:val="0"/>
                  <w:marTop w:val="0"/>
                  <w:marBottom w:val="0"/>
                  <w:divBdr>
                    <w:top w:val="single" w:sz="2" w:space="1" w:color="FFFFFF"/>
                    <w:left w:val="single" w:sz="2" w:space="12" w:color="FFFFFF"/>
                    <w:bottom w:val="single" w:sz="2" w:space="1" w:color="FFFFFF"/>
                    <w:right w:val="single" w:sz="2" w:space="4" w:color="FFFFFF"/>
                  </w:divBdr>
                  <w:divsChild>
                    <w:div w:id="1134911152">
                      <w:marLeft w:val="0"/>
                      <w:marRight w:val="0"/>
                      <w:marTop w:val="0"/>
                      <w:marBottom w:val="0"/>
                      <w:divBdr>
                        <w:top w:val="none" w:sz="0" w:space="0" w:color="auto"/>
                        <w:left w:val="none" w:sz="0" w:space="0" w:color="auto"/>
                        <w:bottom w:val="none" w:sz="0" w:space="0" w:color="auto"/>
                        <w:right w:val="none" w:sz="0" w:space="0" w:color="auto"/>
                      </w:divBdr>
                    </w:div>
                  </w:divsChild>
                </w:div>
                <w:div w:id="990986203">
                  <w:marLeft w:val="0"/>
                  <w:marRight w:val="0"/>
                  <w:marTop w:val="0"/>
                  <w:marBottom w:val="0"/>
                  <w:divBdr>
                    <w:top w:val="single" w:sz="2" w:space="1" w:color="FFFFFF"/>
                    <w:left w:val="single" w:sz="2" w:space="12" w:color="FFFFFF"/>
                    <w:bottom w:val="single" w:sz="2" w:space="1" w:color="FFFFFF"/>
                    <w:right w:val="single" w:sz="2" w:space="4" w:color="FFFFFF"/>
                  </w:divBdr>
                  <w:divsChild>
                    <w:div w:id="344092808">
                      <w:marLeft w:val="0"/>
                      <w:marRight w:val="0"/>
                      <w:marTop w:val="0"/>
                      <w:marBottom w:val="0"/>
                      <w:divBdr>
                        <w:top w:val="none" w:sz="0" w:space="0" w:color="auto"/>
                        <w:left w:val="none" w:sz="0" w:space="0" w:color="auto"/>
                        <w:bottom w:val="none" w:sz="0" w:space="0" w:color="auto"/>
                        <w:right w:val="none" w:sz="0" w:space="0" w:color="auto"/>
                      </w:divBdr>
                    </w:div>
                  </w:divsChild>
                </w:div>
                <w:div w:id="1441022291">
                  <w:marLeft w:val="0"/>
                  <w:marRight w:val="0"/>
                  <w:marTop w:val="0"/>
                  <w:marBottom w:val="0"/>
                  <w:divBdr>
                    <w:top w:val="single" w:sz="2" w:space="1" w:color="FFFFFF"/>
                    <w:left w:val="single" w:sz="2" w:space="12" w:color="FFFFFF"/>
                    <w:bottom w:val="single" w:sz="2" w:space="1" w:color="FFFFFF"/>
                    <w:right w:val="single" w:sz="2" w:space="4" w:color="FFFFFF"/>
                  </w:divBdr>
                  <w:divsChild>
                    <w:div w:id="1186167802">
                      <w:marLeft w:val="0"/>
                      <w:marRight w:val="0"/>
                      <w:marTop w:val="0"/>
                      <w:marBottom w:val="0"/>
                      <w:divBdr>
                        <w:top w:val="none" w:sz="0" w:space="0" w:color="auto"/>
                        <w:left w:val="none" w:sz="0" w:space="0" w:color="auto"/>
                        <w:bottom w:val="none" w:sz="0" w:space="0" w:color="auto"/>
                        <w:right w:val="none" w:sz="0" w:space="0" w:color="auto"/>
                      </w:divBdr>
                    </w:div>
                  </w:divsChild>
                </w:div>
                <w:div w:id="1574467052">
                  <w:marLeft w:val="0"/>
                  <w:marRight w:val="0"/>
                  <w:marTop w:val="0"/>
                  <w:marBottom w:val="0"/>
                  <w:divBdr>
                    <w:top w:val="single" w:sz="2" w:space="1" w:color="FFFFFF"/>
                    <w:left w:val="single" w:sz="2" w:space="12" w:color="FFFFFF"/>
                    <w:bottom w:val="single" w:sz="2" w:space="1" w:color="FFFFFF"/>
                    <w:right w:val="single" w:sz="2" w:space="4" w:color="FFFFFF"/>
                  </w:divBdr>
                  <w:divsChild>
                    <w:div w:id="653798716">
                      <w:marLeft w:val="0"/>
                      <w:marRight w:val="0"/>
                      <w:marTop w:val="0"/>
                      <w:marBottom w:val="0"/>
                      <w:divBdr>
                        <w:top w:val="none" w:sz="0" w:space="0" w:color="auto"/>
                        <w:left w:val="none" w:sz="0" w:space="0" w:color="auto"/>
                        <w:bottom w:val="none" w:sz="0" w:space="0" w:color="auto"/>
                        <w:right w:val="none" w:sz="0" w:space="0" w:color="auto"/>
                      </w:divBdr>
                    </w:div>
                  </w:divsChild>
                </w:div>
                <w:div w:id="1213349550">
                  <w:marLeft w:val="0"/>
                  <w:marRight w:val="0"/>
                  <w:marTop w:val="0"/>
                  <w:marBottom w:val="0"/>
                  <w:divBdr>
                    <w:top w:val="single" w:sz="2" w:space="1" w:color="FFFFFF"/>
                    <w:left w:val="single" w:sz="2" w:space="12" w:color="FFFFFF"/>
                    <w:bottom w:val="single" w:sz="2" w:space="1" w:color="FFFFFF"/>
                    <w:right w:val="single" w:sz="2" w:space="4" w:color="FFFFFF"/>
                  </w:divBdr>
                  <w:divsChild>
                    <w:div w:id="215706230">
                      <w:marLeft w:val="0"/>
                      <w:marRight w:val="0"/>
                      <w:marTop w:val="0"/>
                      <w:marBottom w:val="0"/>
                      <w:divBdr>
                        <w:top w:val="none" w:sz="0" w:space="0" w:color="auto"/>
                        <w:left w:val="none" w:sz="0" w:space="0" w:color="auto"/>
                        <w:bottom w:val="none" w:sz="0" w:space="0" w:color="auto"/>
                        <w:right w:val="none" w:sz="0" w:space="0" w:color="auto"/>
                      </w:divBdr>
                    </w:div>
                  </w:divsChild>
                </w:div>
                <w:div w:id="1079593477">
                  <w:marLeft w:val="0"/>
                  <w:marRight w:val="0"/>
                  <w:marTop w:val="0"/>
                  <w:marBottom w:val="0"/>
                  <w:divBdr>
                    <w:top w:val="single" w:sz="2" w:space="1" w:color="FFFFFF"/>
                    <w:left w:val="single" w:sz="2" w:space="12" w:color="FFFFFF"/>
                    <w:bottom w:val="single" w:sz="2" w:space="1" w:color="FFFFFF"/>
                    <w:right w:val="single" w:sz="2" w:space="4" w:color="FFFFFF"/>
                  </w:divBdr>
                  <w:divsChild>
                    <w:div w:id="643317746">
                      <w:marLeft w:val="0"/>
                      <w:marRight w:val="0"/>
                      <w:marTop w:val="0"/>
                      <w:marBottom w:val="0"/>
                      <w:divBdr>
                        <w:top w:val="none" w:sz="0" w:space="0" w:color="auto"/>
                        <w:left w:val="none" w:sz="0" w:space="0" w:color="auto"/>
                        <w:bottom w:val="none" w:sz="0" w:space="0" w:color="auto"/>
                        <w:right w:val="none" w:sz="0" w:space="0" w:color="auto"/>
                      </w:divBdr>
                    </w:div>
                  </w:divsChild>
                </w:div>
                <w:div w:id="1909223167">
                  <w:marLeft w:val="0"/>
                  <w:marRight w:val="0"/>
                  <w:marTop w:val="0"/>
                  <w:marBottom w:val="0"/>
                  <w:divBdr>
                    <w:top w:val="single" w:sz="2" w:space="1" w:color="FFFFFF"/>
                    <w:left w:val="single" w:sz="2" w:space="12" w:color="FFFFFF"/>
                    <w:bottom w:val="single" w:sz="2" w:space="1" w:color="FFFFFF"/>
                    <w:right w:val="single" w:sz="2" w:space="4" w:color="FFFFFF"/>
                  </w:divBdr>
                  <w:divsChild>
                    <w:div w:id="1144389825">
                      <w:marLeft w:val="0"/>
                      <w:marRight w:val="0"/>
                      <w:marTop w:val="0"/>
                      <w:marBottom w:val="0"/>
                      <w:divBdr>
                        <w:top w:val="none" w:sz="0" w:space="0" w:color="auto"/>
                        <w:left w:val="none" w:sz="0" w:space="0" w:color="auto"/>
                        <w:bottom w:val="none" w:sz="0" w:space="0" w:color="auto"/>
                        <w:right w:val="none" w:sz="0" w:space="0" w:color="auto"/>
                      </w:divBdr>
                    </w:div>
                  </w:divsChild>
                </w:div>
                <w:div w:id="850875114">
                  <w:marLeft w:val="0"/>
                  <w:marRight w:val="0"/>
                  <w:marTop w:val="0"/>
                  <w:marBottom w:val="0"/>
                  <w:divBdr>
                    <w:top w:val="single" w:sz="2" w:space="1" w:color="FFFFFF"/>
                    <w:left w:val="single" w:sz="2" w:space="12" w:color="FFFFFF"/>
                    <w:bottom w:val="single" w:sz="2" w:space="1" w:color="FFFFFF"/>
                    <w:right w:val="single" w:sz="2" w:space="4" w:color="FFFFFF"/>
                  </w:divBdr>
                  <w:divsChild>
                    <w:div w:id="1238133689">
                      <w:marLeft w:val="0"/>
                      <w:marRight w:val="0"/>
                      <w:marTop w:val="0"/>
                      <w:marBottom w:val="0"/>
                      <w:divBdr>
                        <w:top w:val="none" w:sz="0" w:space="0" w:color="auto"/>
                        <w:left w:val="none" w:sz="0" w:space="0" w:color="auto"/>
                        <w:bottom w:val="none" w:sz="0" w:space="0" w:color="auto"/>
                        <w:right w:val="none" w:sz="0" w:space="0" w:color="auto"/>
                      </w:divBdr>
                    </w:div>
                  </w:divsChild>
                </w:div>
                <w:div w:id="1222213380">
                  <w:marLeft w:val="0"/>
                  <w:marRight w:val="0"/>
                  <w:marTop w:val="0"/>
                  <w:marBottom w:val="0"/>
                  <w:divBdr>
                    <w:top w:val="single" w:sz="2" w:space="1" w:color="FFFFFF"/>
                    <w:left w:val="single" w:sz="2" w:space="12" w:color="FFFFFF"/>
                    <w:bottom w:val="single" w:sz="2" w:space="1" w:color="FFFFFF"/>
                    <w:right w:val="single" w:sz="2" w:space="4" w:color="FFFFFF"/>
                  </w:divBdr>
                  <w:divsChild>
                    <w:div w:id="2077118254">
                      <w:marLeft w:val="0"/>
                      <w:marRight w:val="0"/>
                      <w:marTop w:val="0"/>
                      <w:marBottom w:val="0"/>
                      <w:divBdr>
                        <w:top w:val="none" w:sz="0" w:space="0" w:color="auto"/>
                        <w:left w:val="none" w:sz="0" w:space="0" w:color="auto"/>
                        <w:bottom w:val="none" w:sz="0" w:space="0" w:color="auto"/>
                        <w:right w:val="none" w:sz="0" w:space="0" w:color="auto"/>
                      </w:divBdr>
                    </w:div>
                  </w:divsChild>
                </w:div>
                <w:div w:id="1147279179">
                  <w:marLeft w:val="0"/>
                  <w:marRight w:val="0"/>
                  <w:marTop w:val="0"/>
                  <w:marBottom w:val="0"/>
                  <w:divBdr>
                    <w:top w:val="single" w:sz="2" w:space="1" w:color="FFFFFF"/>
                    <w:left w:val="single" w:sz="2" w:space="12" w:color="FFFFFF"/>
                    <w:bottom w:val="single" w:sz="2" w:space="1" w:color="FFFFFF"/>
                    <w:right w:val="single" w:sz="2" w:space="4" w:color="FFFFFF"/>
                  </w:divBdr>
                  <w:divsChild>
                    <w:div w:id="1857234705">
                      <w:marLeft w:val="0"/>
                      <w:marRight w:val="0"/>
                      <w:marTop w:val="0"/>
                      <w:marBottom w:val="0"/>
                      <w:divBdr>
                        <w:top w:val="none" w:sz="0" w:space="0" w:color="auto"/>
                        <w:left w:val="none" w:sz="0" w:space="0" w:color="auto"/>
                        <w:bottom w:val="none" w:sz="0" w:space="0" w:color="auto"/>
                        <w:right w:val="none" w:sz="0" w:space="0" w:color="auto"/>
                      </w:divBdr>
                    </w:div>
                  </w:divsChild>
                </w:div>
                <w:div w:id="1877084455">
                  <w:marLeft w:val="0"/>
                  <w:marRight w:val="0"/>
                  <w:marTop w:val="0"/>
                  <w:marBottom w:val="0"/>
                  <w:divBdr>
                    <w:top w:val="single" w:sz="2" w:space="1" w:color="FFFFFF"/>
                    <w:left w:val="single" w:sz="2" w:space="12" w:color="FFFFFF"/>
                    <w:bottom w:val="single" w:sz="2" w:space="1" w:color="FFFFFF"/>
                    <w:right w:val="single" w:sz="2" w:space="4" w:color="FFFFFF"/>
                  </w:divBdr>
                  <w:divsChild>
                    <w:div w:id="494879935">
                      <w:marLeft w:val="0"/>
                      <w:marRight w:val="0"/>
                      <w:marTop w:val="0"/>
                      <w:marBottom w:val="0"/>
                      <w:divBdr>
                        <w:top w:val="none" w:sz="0" w:space="0" w:color="auto"/>
                        <w:left w:val="none" w:sz="0" w:space="0" w:color="auto"/>
                        <w:bottom w:val="none" w:sz="0" w:space="0" w:color="auto"/>
                        <w:right w:val="none" w:sz="0" w:space="0" w:color="auto"/>
                      </w:divBdr>
                    </w:div>
                  </w:divsChild>
                </w:div>
                <w:div w:id="630021722">
                  <w:marLeft w:val="0"/>
                  <w:marRight w:val="0"/>
                  <w:marTop w:val="0"/>
                  <w:marBottom w:val="0"/>
                  <w:divBdr>
                    <w:top w:val="single" w:sz="2" w:space="1" w:color="FFFFFF"/>
                    <w:left w:val="single" w:sz="2" w:space="12" w:color="FFFFFF"/>
                    <w:bottom w:val="single" w:sz="2" w:space="1" w:color="FFFFFF"/>
                    <w:right w:val="single" w:sz="2" w:space="4" w:color="FFFFFF"/>
                  </w:divBdr>
                  <w:divsChild>
                    <w:div w:id="782384970">
                      <w:marLeft w:val="0"/>
                      <w:marRight w:val="0"/>
                      <w:marTop w:val="0"/>
                      <w:marBottom w:val="0"/>
                      <w:divBdr>
                        <w:top w:val="none" w:sz="0" w:space="0" w:color="auto"/>
                        <w:left w:val="none" w:sz="0" w:space="0" w:color="auto"/>
                        <w:bottom w:val="none" w:sz="0" w:space="0" w:color="auto"/>
                        <w:right w:val="none" w:sz="0" w:space="0" w:color="auto"/>
                      </w:divBdr>
                    </w:div>
                  </w:divsChild>
                </w:div>
                <w:div w:id="922759829">
                  <w:marLeft w:val="0"/>
                  <w:marRight w:val="0"/>
                  <w:marTop w:val="0"/>
                  <w:marBottom w:val="0"/>
                  <w:divBdr>
                    <w:top w:val="single" w:sz="2" w:space="1" w:color="FFFFFF"/>
                    <w:left w:val="single" w:sz="2" w:space="12" w:color="FFFFFF"/>
                    <w:bottom w:val="single" w:sz="2" w:space="1" w:color="FFFFFF"/>
                    <w:right w:val="single" w:sz="2" w:space="4" w:color="FFFFFF"/>
                  </w:divBdr>
                  <w:divsChild>
                    <w:div w:id="888344285">
                      <w:marLeft w:val="0"/>
                      <w:marRight w:val="0"/>
                      <w:marTop w:val="0"/>
                      <w:marBottom w:val="0"/>
                      <w:divBdr>
                        <w:top w:val="none" w:sz="0" w:space="0" w:color="auto"/>
                        <w:left w:val="none" w:sz="0" w:space="0" w:color="auto"/>
                        <w:bottom w:val="none" w:sz="0" w:space="0" w:color="auto"/>
                        <w:right w:val="none" w:sz="0" w:space="0" w:color="auto"/>
                      </w:divBdr>
                    </w:div>
                  </w:divsChild>
                </w:div>
                <w:div w:id="361907517">
                  <w:marLeft w:val="0"/>
                  <w:marRight w:val="0"/>
                  <w:marTop w:val="0"/>
                  <w:marBottom w:val="0"/>
                  <w:divBdr>
                    <w:top w:val="single" w:sz="2" w:space="1" w:color="FFFFFF"/>
                    <w:left w:val="single" w:sz="2" w:space="12" w:color="FFFFFF"/>
                    <w:bottom w:val="single" w:sz="2" w:space="1" w:color="FFFFFF"/>
                    <w:right w:val="single" w:sz="2" w:space="4" w:color="FFFFFF"/>
                  </w:divBdr>
                  <w:divsChild>
                    <w:div w:id="120002138">
                      <w:marLeft w:val="0"/>
                      <w:marRight w:val="0"/>
                      <w:marTop w:val="0"/>
                      <w:marBottom w:val="0"/>
                      <w:divBdr>
                        <w:top w:val="none" w:sz="0" w:space="0" w:color="auto"/>
                        <w:left w:val="none" w:sz="0" w:space="0" w:color="auto"/>
                        <w:bottom w:val="none" w:sz="0" w:space="0" w:color="auto"/>
                        <w:right w:val="none" w:sz="0" w:space="0" w:color="auto"/>
                      </w:divBdr>
                    </w:div>
                  </w:divsChild>
                </w:div>
                <w:div w:id="1989432937">
                  <w:marLeft w:val="0"/>
                  <w:marRight w:val="0"/>
                  <w:marTop w:val="0"/>
                  <w:marBottom w:val="0"/>
                  <w:divBdr>
                    <w:top w:val="single" w:sz="2" w:space="1" w:color="FFFFFF"/>
                    <w:left w:val="single" w:sz="2" w:space="12" w:color="FFFFFF"/>
                    <w:bottom w:val="single" w:sz="2" w:space="1" w:color="FFFFFF"/>
                    <w:right w:val="single" w:sz="2" w:space="4" w:color="FFFFFF"/>
                  </w:divBdr>
                  <w:divsChild>
                    <w:div w:id="1491361084">
                      <w:marLeft w:val="0"/>
                      <w:marRight w:val="0"/>
                      <w:marTop w:val="0"/>
                      <w:marBottom w:val="0"/>
                      <w:divBdr>
                        <w:top w:val="none" w:sz="0" w:space="0" w:color="auto"/>
                        <w:left w:val="none" w:sz="0" w:space="0" w:color="auto"/>
                        <w:bottom w:val="none" w:sz="0" w:space="0" w:color="auto"/>
                        <w:right w:val="none" w:sz="0" w:space="0" w:color="auto"/>
                      </w:divBdr>
                    </w:div>
                  </w:divsChild>
                </w:div>
                <w:div w:id="1913466374">
                  <w:marLeft w:val="0"/>
                  <w:marRight w:val="0"/>
                  <w:marTop w:val="0"/>
                  <w:marBottom w:val="0"/>
                  <w:divBdr>
                    <w:top w:val="single" w:sz="2" w:space="1" w:color="FFFFFF"/>
                    <w:left w:val="single" w:sz="2" w:space="12" w:color="FFFFFF"/>
                    <w:bottom w:val="single" w:sz="2" w:space="1" w:color="FFFFFF"/>
                    <w:right w:val="single" w:sz="2" w:space="4" w:color="FFFFFF"/>
                  </w:divBdr>
                  <w:divsChild>
                    <w:div w:id="268389417">
                      <w:marLeft w:val="0"/>
                      <w:marRight w:val="0"/>
                      <w:marTop w:val="0"/>
                      <w:marBottom w:val="0"/>
                      <w:divBdr>
                        <w:top w:val="none" w:sz="0" w:space="0" w:color="auto"/>
                        <w:left w:val="none" w:sz="0" w:space="0" w:color="auto"/>
                        <w:bottom w:val="none" w:sz="0" w:space="0" w:color="auto"/>
                        <w:right w:val="none" w:sz="0" w:space="0" w:color="auto"/>
                      </w:divBdr>
                    </w:div>
                  </w:divsChild>
                </w:div>
                <w:div w:id="270480872">
                  <w:marLeft w:val="0"/>
                  <w:marRight w:val="0"/>
                  <w:marTop w:val="0"/>
                  <w:marBottom w:val="0"/>
                  <w:divBdr>
                    <w:top w:val="single" w:sz="2" w:space="1" w:color="FFFFFF"/>
                    <w:left w:val="single" w:sz="2" w:space="12" w:color="FFFFFF"/>
                    <w:bottom w:val="single" w:sz="2" w:space="1" w:color="FFFFFF"/>
                    <w:right w:val="single" w:sz="2" w:space="4" w:color="FFFFFF"/>
                  </w:divBdr>
                  <w:divsChild>
                    <w:div w:id="614219227">
                      <w:marLeft w:val="0"/>
                      <w:marRight w:val="0"/>
                      <w:marTop w:val="0"/>
                      <w:marBottom w:val="0"/>
                      <w:divBdr>
                        <w:top w:val="none" w:sz="0" w:space="0" w:color="auto"/>
                        <w:left w:val="none" w:sz="0" w:space="0" w:color="auto"/>
                        <w:bottom w:val="none" w:sz="0" w:space="0" w:color="auto"/>
                        <w:right w:val="none" w:sz="0" w:space="0" w:color="auto"/>
                      </w:divBdr>
                    </w:div>
                  </w:divsChild>
                </w:div>
                <w:div w:id="1775899921">
                  <w:marLeft w:val="0"/>
                  <w:marRight w:val="0"/>
                  <w:marTop w:val="0"/>
                  <w:marBottom w:val="0"/>
                  <w:divBdr>
                    <w:top w:val="single" w:sz="2" w:space="1" w:color="FFFFFF"/>
                    <w:left w:val="single" w:sz="2" w:space="12" w:color="FFFFFF"/>
                    <w:bottom w:val="single" w:sz="2" w:space="1" w:color="FFFFFF"/>
                    <w:right w:val="single" w:sz="2" w:space="4" w:color="FFFFFF"/>
                  </w:divBdr>
                  <w:divsChild>
                    <w:div w:id="667832799">
                      <w:marLeft w:val="0"/>
                      <w:marRight w:val="0"/>
                      <w:marTop w:val="0"/>
                      <w:marBottom w:val="0"/>
                      <w:divBdr>
                        <w:top w:val="none" w:sz="0" w:space="0" w:color="auto"/>
                        <w:left w:val="none" w:sz="0" w:space="0" w:color="auto"/>
                        <w:bottom w:val="none" w:sz="0" w:space="0" w:color="auto"/>
                        <w:right w:val="none" w:sz="0" w:space="0" w:color="auto"/>
                      </w:divBdr>
                    </w:div>
                  </w:divsChild>
                </w:div>
                <w:div w:id="354573075">
                  <w:marLeft w:val="0"/>
                  <w:marRight w:val="0"/>
                  <w:marTop w:val="0"/>
                  <w:marBottom w:val="0"/>
                  <w:divBdr>
                    <w:top w:val="single" w:sz="2" w:space="1" w:color="FFFFFF"/>
                    <w:left w:val="single" w:sz="2" w:space="12" w:color="FFFFFF"/>
                    <w:bottom w:val="single" w:sz="2" w:space="1" w:color="FFFFFF"/>
                    <w:right w:val="single" w:sz="2" w:space="4" w:color="FFFFFF"/>
                  </w:divBdr>
                  <w:divsChild>
                    <w:div w:id="811674004">
                      <w:marLeft w:val="0"/>
                      <w:marRight w:val="0"/>
                      <w:marTop w:val="0"/>
                      <w:marBottom w:val="0"/>
                      <w:divBdr>
                        <w:top w:val="none" w:sz="0" w:space="0" w:color="auto"/>
                        <w:left w:val="none" w:sz="0" w:space="0" w:color="auto"/>
                        <w:bottom w:val="none" w:sz="0" w:space="0" w:color="auto"/>
                        <w:right w:val="none" w:sz="0" w:space="0" w:color="auto"/>
                      </w:divBdr>
                    </w:div>
                  </w:divsChild>
                </w:div>
                <w:div w:id="911232320">
                  <w:marLeft w:val="0"/>
                  <w:marRight w:val="0"/>
                  <w:marTop w:val="0"/>
                  <w:marBottom w:val="0"/>
                  <w:divBdr>
                    <w:top w:val="single" w:sz="2" w:space="1" w:color="FFFFFF"/>
                    <w:left w:val="single" w:sz="2" w:space="12" w:color="FFFFFF"/>
                    <w:bottom w:val="single" w:sz="2" w:space="1" w:color="FFFFFF"/>
                    <w:right w:val="single" w:sz="2" w:space="4" w:color="FFFFFF"/>
                  </w:divBdr>
                  <w:divsChild>
                    <w:div w:id="131364190">
                      <w:marLeft w:val="0"/>
                      <w:marRight w:val="0"/>
                      <w:marTop w:val="0"/>
                      <w:marBottom w:val="0"/>
                      <w:divBdr>
                        <w:top w:val="none" w:sz="0" w:space="0" w:color="auto"/>
                        <w:left w:val="none" w:sz="0" w:space="0" w:color="auto"/>
                        <w:bottom w:val="none" w:sz="0" w:space="0" w:color="auto"/>
                        <w:right w:val="none" w:sz="0" w:space="0" w:color="auto"/>
                      </w:divBdr>
                    </w:div>
                  </w:divsChild>
                </w:div>
                <w:div w:id="583955025">
                  <w:marLeft w:val="0"/>
                  <w:marRight w:val="0"/>
                  <w:marTop w:val="0"/>
                  <w:marBottom w:val="0"/>
                  <w:divBdr>
                    <w:top w:val="single" w:sz="2" w:space="1" w:color="FFFFFF"/>
                    <w:left w:val="single" w:sz="2" w:space="12" w:color="FFFFFF"/>
                    <w:bottom w:val="single" w:sz="2" w:space="1" w:color="FFFFFF"/>
                    <w:right w:val="single" w:sz="2" w:space="4" w:color="FFFFFF"/>
                  </w:divBdr>
                  <w:divsChild>
                    <w:div w:id="629364232">
                      <w:marLeft w:val="0"/>
                      <w:marRight w:val="0"/>
                      <w:marTop w:val="0"/>
                      <w:marBottom w:val="0"/>
                      <w:divBdr>
                        <w:top w:val="none" w:sz="0" w:space="0" w:color="auto"/>
                        <w:left w:val="none" w:sz="0" w:space="0" w:color="auto"/>
                        <w:bottom w:val="none" w:sz="0" w:space="0" w:color="auto"/>
                        <w:right w:val="none" w:sz="0" w:space="0" w:color="auto"/>
                      </w:divBdr>
                    </w:div>
                  </w:divsChild>
                </w:div>
                <w:div w:id="1199899510">
                  <w:marLeft w:val="0"/>
                  <w:marRight w:val="0"/>
                  <w:marTop w:val="0"/>
                  <w:marBottom w:val="0"/>
                  <w:divBdr>
                    <w:top w:val="single" w:sz="2" w:space="1" w:color="FFFFFF"/>
                    <w:left w:val="single" w:sz="2" w:space="12" w:color="FFFFFF"/>
                    <w:bottom w:val="single" w:sz="2" w:space="1" w:color="FFFFFF"/>
                    <w:right w:val="single" w:sz="2" w:space="4" w:color="FFFFFF"/>
                  </w:divBdr>
                  <w:divsChild>
                    <w:div w:id="1015111852">
                      <w:marLeft w:val="0"/>
                      <w:marRight w:val="0"/>
                      <w:marTop w:val="0"/>
                      <w:marBottom w:val="0"/>
                      <w:divBdr>
                        <w:top w:val="none" w:sz="0" w:space="0" w:color="auto"/>
                        <w:left w:val="none" w:sz="0" w:space="0" w:color="auto"/>
                        <w:bottom w:val="none" w:sz="0" w:space="0" w:color="auto"/>
                        <w:right w:val="none" w:sz="0" w:space="0" w:color="auto"/>
                      </w:divBdr>
                    </w:div>
                  </w:divsChild>
                </w:div>
                <w:div w:id="671181008">
                  <w:marLeft w:val="0"/>
                  <w:marRight w:val="0"/>
                  <w:marTop w:val="0"/>
                  <w:marBottom w:val="0"/>
                  <w:divBdr>
                    <w:top w:val="single" w:sz="2" w:space="1" w:color="FFFFFF"/>
                    <w:left w:val="single" w:sz="2" w:space="12" w:color="FFFFFF"/>
                    <w:bottom w:val="single" w:sz="2" w:space="1" w:color="FFFFFF"/>
                    <w:right w:val="single" w:sz="2" w:space="4" w:color="FFFFFF"/>
                  </w:divBdr>
                  <w:divsChild>
                    <w:div w:id="1236166007">
                      <w:marLeft w:val="0"/>
                      <w:marRight w:val="0"/>
                      <w:marTop w:val="0"/>
                      <w:marBottom w:val="0"/>
                      <w:divBdr>
                        <w:top w:val="none" w:sz="0" w:space="0" w:color="auto"/>
                        <w:left w:val="none" w:sz="0" w:space="0" w:color="auto"/>
                        <w:bottom w:val="none" w:sz="0" w:space="0" w:color="auto"/>
                        <w:right w:val="none" w:sz="0" w:space="0" w:color="auto"/>
                      </w:divBdr>
                    </w:div>
                  </w:divsChild>
                </w:div>
                <w:div w:id="1105812396">
                  <w:marLeft w:val="0"/>
                  <w:marRight w:val="0"/>
                  <w:marTop w:val="0"/>
                  <w:marBottom w:val="0"/>
                  <w:divBdr>
                    <w:top w:val="single" w:sz="2" w:space="1" w:color="FFFFFF"/>
                    <w:left w:val="single" w:sz="2" w:space="12" w:color="FFFFFF"/>
                    <w:bottom w:val="single" w:sz="2" w:space="1" w:color="FFFFFF"/>
                    <w:right w:val="single" w:sz="2" w:space="4" w:color="FFFFFF"/>
                  </w:divBdr>
                  <w:divsChild>
                    <w:div w:id="494347565">
                      <w:marLeft w:val="0"/>
                      <w:marRight w:val="0"/>
                      <w:marTop w:val="0"/>
                      <w:marBottom w:val="0"/>
                      <w:divBdr>
                        <w:top w:val="none" w:sz="0" w:space="0" w:color="auto"/>
                        <w:left w:val="none" w:sz="0" w:space="0" w:color="auto"/>
                        <w:bottom w:val="none" w:sz="0" w:space="0" w:color="auto"/>
                        <w:right w:val="none" w:sz="0" w:space="0" w:color="auto"/>
                      </w:divBdr>
                    </w:div>
                  </w:divsChild>
                </w:div>
                <w:div w:id="1544513289">
                  <w:marLeft w:val="0"/>
                  <w:marRight w:val="0"/>
                  <w:marTop w:val="0"/>
                  <w:marBottom w:val="0"/>
                  <w:divBdr>
                    <w:top w:val="single" w:sz="2" w:space="1" w:color="FFFFFF"/>
                    <w:left w:val="single" w:sz="2" w:space="12" w:color="FFFFFF"/>
                    <w:bottom w:val="single" w:sz="2" w:space="1" w:color="FFFFFF"/>
                    <w:right w:val="single" w:sz="2" w:space="4" w:color="FFFFFF"/>
                  </w:divBdr>
                  <w:divsChild>
                    <w:div w:id="1735002956">
                      <w:marLeft w:val="0"/>
                      <w:marRight w:val="0"/>
                      <w:marTop w:val="0"/>
                      <w:marBottom w:val="0"/>
                      <w:divBdr>
                        <w:top w:val="none" w:sz="0" w:space="0" w:color="auto"/>
                        <w:left w:val="none" w:sz="0" w:space="0" w:color="auto"/>
                        <w:bottom w:val="none" w:sz="0" w:space="0" w:color="auto"/>
                        <w:right w:val="none" w:sz="0" w:space="0" w:color="auto"/>
                      </w:divBdr>
                    </w:div>
                  </w:divsChild>
                </w:div>
                <w:div w:id="1277063533">
                  <w:marLeft w:val="0"/>
                  <w:marRight w:val="0"/>
                  <w:marTop w:val="0"/>
                  <w:marBottom w:val="0"/>
                  <w:divBdr>
                    <w:top w:val="single" w:sz="2" w:space="1" w:color="FFFFFF"/>
                    <w:left w:val="single" w:sz="2" w:space="12" w:color="FFFFFF"/>
                    <w:bottom w:val="single" w:sz="2" w:space="4" w:color="FFFFFF"/>
                    <w:right w:val="single" w:sz="2" w:space="4" w:color="FFFFFF"/>
                  </w:divBdr>
                  <w:divsChild>
                    <w:div w:id="21048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451099">
          <w:marLeft w:val="0"/>
          <w:marRight w:val="0"/>
          <w:marTop w:val="0"/>
          <w:marBottom w:val="335"/>
          <w:divBdr>
            <w:top w:val="none" w:sz="0" w:space="0" w:color="auto"/>
            <w:left w:val="none" w:sz="0" w:space="0" w:color="auto"/>
            <w:bottom w:val="none" w:sz="0" w:space="0" w:color="auto"/>
            <w:right w:val="none" w:sz="0" w:space="0" w:color="auto"/>
          </w:divBdr>
          <w:divsChild>
            <w:div w:id="1133252672">
              <w:marLeft w:val="0"/>
              <w:marRight w:val="0"/>
              <w:marTop w:val="0"/>
              <w:marBottom w:val="0"/>
              <w:divBdr>
                <w:top w:val="none" w:sz="0" w:space="0" w:color="auto"/>
                <w:left w:val="none" w:sz="0" w:space="0" w:color="auto"/>
                <w:bottom w:val="none" w:sz="0" w:space="0" w:color="auto"/>
                <w:right w:val="none" w:sz="0" w:space="0" w:color="auto"/>
              </w:divBdr>
              <w:divsChild>
                <w:div w:id="1452241271">
                  <w:marLeft w:val="0"/>
                  <w:marRight w:val="0"/>
                  <w:marTop w:val="0"/>
                  <w:marBottom w:val="0"/>
                  <w:divBdr>
                    <w:top w:val="single" w:sz="2" w:space="4" w:color="FFFFFF"/>
                    <w:left w:val="single" w:sz="2" w:space="12" w:color="FFFFFF"/>
                    <w:bottom w:val="single" w:sz="2" w:space="1" w:color="FFFFFF"/>
                    <w:right w:val="single" w:sz="2" w:space="4" w:color="FFFFFF"/>
                  </w:divBdr>
                  <w:divsChild>
                    <w:div w:id="1270284474">
                      <w:marLeft w:val="0"/>
                      <w:marRight w:val="0"/>
                      <w:marTop w:val="0"/>
                      <w:marBottom w:val="0"/>
                      <w:divBdr>
                        <w:top w:val="none" w:sz="0" w:space="0" w:color="auto"/>
                        <w:left w:val="none" w:sz="0" w:space="0" w:color="auto"/>
                        <w:bottom w:val="none" w:sz="0" w:space="0" w:color="auto"/>
                        <w:right w:val="none" w:sz="0" w:space="0" w:color="auto"/>
                      </w:divBdr>
                    </w:div>
                  </w:divsChild>
                </w:div>
                <w:div w:id="849754038">
                  <w:marLeft w:val="0"/>
                  <w:marRight w:val="0"/>
                  <w:marTop w:val="0"/>
                  <w:marBottom w:val="0"/>
                  <w:divBdr>
                    <w:top w:val="single" w:sz="2" w:space="1" w:color="FFFFFF"/>
                    <w:left w:val="single" w:sz="2" w:space="12" w:color="FFFFFF"/>
                    <w:bottom w:val="single" w:sz="2" w:space="1" w:color="FFFFFF"/>
                    <w:right w:val="single" w:sz="2" w:space="4" w:color="FFFFFF"/>
                  </w:divBdr>
                  <w:divsChild>
                    <w:div w:id="254293294">
                      <w:marLeft w:val="0"/>
                      <w:marRight w:val="0"/>
                      <w:marTop w:val="0"/>
                      <w:marBottom w:val="0"/>
                      <w:divBdr>
                        <w:top w:val="none" w:sz="0" w:space="0" w:color="auto"/>
                        <w:left w:val="none" w:sz="0" w:space="0" w:color="auto"/>
                        <w:bottom w:val="none" w:sz="0" w:space="0" w:color="auto"/>
                        <w:right w:val="none" w:sz="0" w:space="0" w:color="auto"/>
                      </w:divBdr>
                    </w:div>
                  </w:divsChild>
                </w:div>
                <w:div w:id="1938520054">
                  <w:marLeft w:val="0"/>
                  <w:marRight w:val="0"/>
                  <w:marTop w:val="0"/>
                  <w:marBottom w:val="0"/>
                  <w:divBdr>
                    <w:top w:val="single" w:sz="2" w:space="1" w:color="FFFFFF"/>
                    <w:left w:val="single" w:sz="2" w:space="12" w:color="FFFFFF"/>
                    <w:bottom w:val="single" w:sz="2" w:space="1" w:color="FFFFFF"/>
                    <w:right w:val="single" w:sz="2" w:space="4" w:color="FFFFFF"/>
                  </w:divBdr>
                  <w:divsChild>
                    <w:div w:id="1503205424">
                      <w:marLeft w:val="0"/>
                      <w:marRight w:val="0"/>
                      <w:marTop w:val="0"/>
                      <w:marBottom w:val="0"/>
                      <w:divBdr>
                        <w:top w:val="none" w:sz="0" w:space="0" w:color="auto"/>
                        <w:left w:val="none" w:sz="0" w:space="0" w:color="auto"/>
                        <w:bottom w:val="none" w:sz="0" w:space="0" w:color="auto"/>
                        <w:right w:val="none" w:sz="0" w:space="0" w:color="auto"/>
                      </w:divBdr>
                    </w:div>
                  </w:divsChild>
                </w:div>
                <w:div w:id="1153449574">
                  <w:marLeft w:val="0"/>
                  <w:marRight w:val="0"/>
                  <w:marTop w:val="0"/>
                  <w:marBottom w:val="0"/>
                  <w:divBdr>
                    <w:top w:val="single" w:sz="2" w:space="1" w:color="FFFFFF"/>
                    <w:left w:val="single" w:sz="2" w:space="12" w:color="FFFFFF"/>
                    <w:bottom w:val="single" w:sz="2" w:space="1" w:color="FFFFFF"/>
                    <w:right w:val="single" w:sz="2" w:space="4" w:color="FFFFFF"/>
                  </w:divBdr>
                  <w:divsChild>
                    <w:div w:id="1288967938">
                      <w:marLeft w:val="0"/>
                      <w:marRight w:val="0"/>
                      <w:marTop w:val="0"/>
                      <w:marBottom w:val="0"/>
                      <w:divBdr>
                        <w:top w:val="none" w:sz="0" w:space="0" w:color="auto"/>
                        <w:left w:val="none" w:sz="0" w:space="0" w:color="auto"/>
                        <w:bottom w:val="none" w:sz="0" w:space="0" w:color="auto"/>
                        <w:right w:val="none" w:sz="0" w:space="0" w:color="auto"/>
                      </w:divBdr>
                    </w:div>
                  </w:divsChild>
                </w:div>
                <w:div w:id="1019042977">
                  <w:marLeft w:val="0"/>
                  <w:marRight w:val="0"/>
                  <w:marTop w:val="0"/>
                  <w:marBottom w:val="0"/>
                  <w:divBdr>
                    <w:top w:val="single" w:sz="2" w:space="1" w:color="FFFFFF"/>
                    <w:left w:val="single" w:sz="2" w:space="12" w:color="FFFFFF"/>
                    <w:bottom w:val="single" w:sz="2" w:space="1" w:color="FFFFFF"/>
                    <w:right w:val="single" w:sz="2" w:space="4" w:color="FFFFFF"/>
                  </w:divBdr>
                  <w:divsChild>
                    <w:div w:id="1451121725">
                      <w:marLeft w:val="0"/>
                      <w:marRight w:val="0"/>
                      <w:marTop w:val="0"/>
                      <w:marBottom w:val="0"/>
                      <w:divBdr>
                        <w:top w:val="none" w:sz="0" w:space="0" w:color="auto"/>
                        <w:left w:val="none" w:sz="0" w:space="0" w:color="auto"/>
                        <w:bottom w:val="none" w:sz="0" w:space="0" w:color="auto"/>
                        <w:right w:val="none" w:sz="0" w:space="0" w:color="auto"/>
                      </w:divBdr>
                    </w:div>
                  </w:divsChild>
                </w:div>
                <w:div w:id="1749688999">
                  <w:marLeft w:val="0"/>
                  <w:marRight w:val="0"/>
                  <w:marTop w:val="0"/>
                  <w:marBottom w:val="0"/>
                  <w:divBdr>
                    <w:top w:val="single" w:sz="2" w:space="1" w:color="FFFFFF"/>
                    <w:left w:val="single" w:sz="2" w:space="12" w:color="FFFFFF"/>
                    <w:bottom w:val="single" w:sz="2" w:space="1" w:color="FFFFFF"/>
                    <w:right w:val="single" w:sz="2" w:space="4" w:color="FFFFFF"/>
                  </w:divBdr>
                  <w:divsChild>
                    <w:div w:id="905190978">
                      <w:marLeft w:val="0"/>
                      <w:marRight w:val="0"/>
                      <w:marTop w:val="0"/>
                      <w:marBottom w:val="0"/>
                      <w:divBdr>
                        <w:top w:val="none" w:sz="0" w:space="0" w:color="auto"/>
                        <w:left w:val="none" w:sz="0" w:space="0" w:color="auto"/>
                        <w:bottom w:val="none" w:sz="0" w:space="0" w:color="auto"/>
                        <w:right w:val="none" w:sz="0" w:space="0" w:color="auto"/>
                      </w:divBdr>
                    </w:div>
                  </w:divsChild>
                </w:div>
                <w:div w:id="1290698573">
                  <w:marLeft w:val="0"/>
                  <w:marRight w:val="0"/>
                  <w:marTop w:val="0"/>
                  <w:marBottom w:val="0"/>
                  <w:divBdr>
                    <w:top w:val="single" w:sz="2" w:space="1" w:color="FFFFFF"/>
                    <w:left w:val="single" w:sz="2" w:space="12" w:color="FFFFFF"/>
                    <w:bottom w:val="single" w:sz="2" w:space="1" w:color="FFFFFF"/>
                    <w:right w:val="single" w:sz="2" w:space="4" w:color="FFFFFF"/>
                  </w:divBdr>
                  <w:divsChild>
                    <w:div w:id="2043284499">
                      <w:marLeft w:val="0"/>
                      <w:marRight w:val="0"/>
                      <w:marTop w:val="0"/>
                      <w:marBottom w:val="0"/>
                      <w:divBdr>
                        <w:top w:val="none" w:sz="0" w:space="0" w:color="auto"/>
                        <w:left w:val="none" w:sz="0" w:space="0" w:color="auto"/>
                        <w:bottom w:val="none" w:sz="0" w:space="0" w:color="auto"/>
                        <w:right w:val="none" w:sz="0" w:space="0" w:color="auto"/>
                      </w:divBdr>
                    </w:div>
                  </w:divsChild>
                </w:div>
                <w:div w:id="1370910617">
                  <w:marLeft w:val="0"/>
                  <w:marRight w:val="0"/>
                  <w:marTop w:val="0"/>
                  <w:marBottom w:val="0"/>
                  <w:divBdr>
                    <w:top w:val="single" w:sz="2" w:space="1" w:color="FFFFFF"/>
                    <w:left w:val="single" w:sz="2" w:space="12" w:color="FFFFFF"/>
                    <w:bottom w:val="single" w:sz="2" w:space="1" w:color="FFFFFF"/>
                    <w:right w:val="single" w:sz="2" w:space="4" w:color="FFFFFF"/>
                  </w:divBdr>
                  <w:divsChild>
                    <w:div w:id="1815171623">
                      <w:marLeft w:val="0"/>
                      <w:marRight w:val="0"/>
                      <w:marTop w:val="0"/>
                      <w:marBottom w:val="0"/>
                      <w:divBdr>
                        <w:top w:val="none" w:sz="0" w:space="0" w:color="auto"/>
                        <w:left w:val="none" w:sz="0" w:space="0" w:color="auto"/>
                        <w:bottom w:val="none" w:sz="0" w:space="0" w:color="auto"/>
                        <w:right w:val="none" w:sz="0" w:space="0" w:color="auto"/>
                      </w:divBdr>
                    </w:div>
                  </w:divsChild>
                </w:div>
                <w:div w:id="1884519219">
                  <w:marLeft w:val="0"/>
                  <w:marRight w:val="0"/>
                  <w:marTop w:val="0"/>
                  <w:marBottom w:val="0"/>
                  <w:divBdr>
                    <w:top w:val="single" w:sz="2" w:space="1" w:color="FFFFFF"/>
                    <w:left w:val="single" w:sz="2" w:space="12" w:color="FFFFFF"/>
                    <w:bottom w:val="single" w:sz="2" w:space="1" w:color="FFFFFF"/>
                    <w:right w:val="single" w:sz="2" w:space="4" w:color="FFFFFF"/>
                  </w:divBdr>
                  <w:divsChild>
                    <w:div w:id="1561331572">
                      <w:marLeft w:val="0"/>
                      <w:marRight w:val="0"/>
                      <w:marTop w:val="0"/>
                      <w:marBottom w:val="0"/>
                      <w:divBdr>
                        <w:top w:val="none" w:sz="0" w:space="0" w:color="auto"/>
                        <w:left w:val="none" w:sz="0" w:space="0" w:color="auto"/>
                        <w:bottom w:val="none" w:sz="0" w:space="0" w:color="auto"/>
                        <w:right w:val="none" w:sz="0" w:space="0" w:color="auto"/>
                      </w:divBdr>
                    </w:div>
                  </w:divsChild>
                </w:div>
                <w:div w:id="1052774964">
                  <w:marLeft w:val="0"/>
                  <w:marRight w:val="0"/>
                  <w:marTop w:val="0"/>
                  <w:marBottom w:val="0"/>
                  <w:divBdr>
                    <w:top w:val="single" w:sz="2" w:space="1" w:color="FFFFFF"/>
                    <w:left w:val="single" w:sz="2" w:space="12" w:color="FFFFFF"/>
                    <w:bottom w:val="single" w:sz="2" w:space="1" w:color="FFFFFF"/>
                    <w:right w:val="single" w:sz="2" w:space="4" w:color="FFFFFF"/>
                  </w:divBdr>
                  <w:divsChild>
                    <w:div w:id="312639348">
                      <w:marLeft w:val="0"/>
                      <w:marRight w:val="0"/>
                      <w:marTop w:val="0"/>
                      <w:marBottom w:val="0"/>
                      <w:divBdr>
                        <w:top w:val="none" w:sz="0" w:space="0" w:color="auto"/>
                        <w:left w:val="none" w:sz="0" w:space="0" w:color="auto"/>
                        <w:bottom w:val="none" w:sz="0" w:space="0" w:color="auto"/>
                        <w:right w:val="none" w:sz="0" w:space="0" w:color="auto"/>
                      </w:divBdr>
                    </w:div>
                  </w:divsChild>
                </w:div>
                <w:div w:id="1463228560">
                  <w:marLeft w:val="0"/>
                  <w:marRight w:val="0"/>
                  <w:marTop w:val="0"/>
                  <w:marBottom w:val="0"/>
                  <w:divBdr>
                    <w:top w:val="single" w:sz="2" w:space="1" w:color="FFFFFF"/>
                    <w:left w:val="single" w:sz="2" w:space="12" w:color="FFFFFF"/>
                    <w:bottom w:val="single" w:sz="2" w:space="1" w:color="FFFFFF"/>
                    <w:right w:val="single" w:sz="2" w:space="4" w:color="FFFFFF"/>
                  </w:divBdr>
                  <w:divsChild>
                    <w:div w:id="1443262204">
                      <w:marLeft w:val="0"/>
                      <w:marRight w:val="0"/>
                      <w:marTop w:val="0"/>
                      <w:marBottom w:val="0"/>
                      <w:divBdr>
                        <w:top w:val="none" w:sz="0" w:space="0" w:color="auto"/>
                        <w:left w:val="none" w:sz="0" w:space="0" w:color="auto"/>
                        <w:bottom w:val="none" w:sz="0" w:space="0" w:color="auto"/>
                        <w:right w:val="none" w:sz="0" w:space="0" w:color="auto"/>
                      </w:divBdr>
                    </w:div>
                  </w:divsChild>
                </w:div>
                <w:div w:id="1229801004">
                  <w:marLeft w:val="0"/>
                  <w:marRight w:val="0"/>
                  <w:marTop w:val="0"/>
                  <w:marBottom w:val="0"/>
                  <w:divBdr>
                    <w:top w:val="single" w:sz="2" w:space="1" w:color="FFFFFF"/>
                    <w:left w:val="single" w:sz="2" w:space="12" w:color="FFFFFF"/>
                    <w:bottom w:val="single" w:sz="2" w:space="1" w:color="FFFFFF"/>
                    <w:right w:val="single" w:sz="2" w:space="4" w:color="FFFFFF"/>
                  </w:divBdr>
                  <w:divsChild>
                    <w:div w:id="1687369937">
                      <w:marLeft w:val="0"/>
                      <w:marRight w:val="0"/>
                      <w:marTop w:val="0"/>
                      <w:marBottom w:val="0"/>
                      <w:divBdr>
                        <w:top w:val="none" w:sz="0" w:space="0" w:color="auto"/>
                        <w:left w:val="none" w:sz="0" w:space="0" w:color="auto"/>
                        <w:bottom w:val="none" w:sz="0" w:space="0" w:color="auto"/>
                        <w:right w:val="none" w:sz="0" w:space="0" w:color="auto"/>
                      </w:divBdr>
                    </w:div>
                  </w:divsChild>
                </w:div>
                <w:div w:id="69156597">
                  <w:marLeft w:val="0"/>
                  <w:marRight w:val="0"/>
                  <w:marTop w:val="0"/>
                  <w:marBottom w:val="0"/>
                  <w:divBdr>
                    <w:top w:val="single" w:sz="2" w:space="1" w:color="FFFFFF"/>
                    <w:left w:val="single" w:sz="2" w:space="12" w:color="FFFFFF"/>
                    <w:bottom w:val="single" w:sz="2" w:space="1" w:color="FFFFFF"/>
                    <w:right w:val="single" w:sz="2" w:space="4" w:color="FFFFFF"/>
                  </w:divBdr>
                  <w:divsChild>
                    <w:div w:id="904685038">
                      <w:marLeft w:val="0"/>
                      <w:marRight w:val="0"/>
                      <w:marTop w:val="0"/>
                      <w:marBottom w:val="0"/>
                      <w:divBdr>
                        <w:top w:val="none" w:sz="0" w:space="0" w:color="auto"/>
                        <w:left w:val="none" w:sz="0" w:space="0" w:color="auto"/>
                        <w:bottom w:val="none" w:sz="0" w:space="0" w:color="auto"/>
                        <w:right w:val="none" w:sz="0" w:space="0" w:color="auto"/>
                      </w:divBdr>
                    </w:div>
                  </w:divsChild>
                </w:div>
                <w:div w:id="1140732225">
                  <w:marLeft w:val="0"/>
                  <w:marRight w:val="0"/>
                  <w:marTop w:val="0"/>
                  <w:marBottom w:val="0"/>
                  <w:divBdr>
                    <w:top w:val="single" w:sz="2" w:space="1" w:color="FFFFFF"/>
                    <w:left w:val="single" w:sz="2" w:space="12" w:color="FFFFFF"/>
                    <w:bottom w:val="single" w:sz="2" w:space="1" w:color="FFFFFF"/>
                    <w:right w:val="single" w:sz="2" w:space="4" w:color="FFFFFF"/>
                  </w:divBdr>
                  <w:divsChild>
                    <w:div w:id="1568152169">
                      <w:marLeft w:val="0"/>
                      <w:marRight w:val="0"/>
                      <w:marTop w:val="0"/>
                      <w:marBottom w:val="0"/>
                      <w:divBdr>
                        <w:top w:val="none" w:sz="0" w:space="0" w:color="auto"/>
                        <w:left w:val="none" w:sz="0" w:space="0" w:color="auto"/>
                        <w:bottom w:val="none" w:sz="0" w:space="0" w:color="auto"/>
                        <w:right w:val="none" w:sz="0" w:space="0" w:color="auto"/>
                      </w:divBdr>
                    </w:div>
                  </w:divsChild>
                </w:div>
                <w:div w:id="462311578">
                  <w:marLeft w:val="0"/>
                  <w:marRight w:val="0"/>
                  <w:marTop w:val="0"/>
                  <w:marBottom w:val="0"/>
                  <w:divBdr>
                    <w:top w:val="single" w:sz="2" w:space="1" w:color="FFFFFF"/>
                    <w:left w:val="single" w:sz="2" w:space="12" w:color="FFFFFF"/>
                    <w:bottom w:val="single" w:sz="2" w:space="1" w:color="FFFFFF"/>
                    <w:right w:val="single" w:sz="2" w:space="4" w:color="FFFFFF"/>
                  </w:divBdr>
                  <w:divsChild>
                    <w:div w:id="247230960">
                      <w:marLeft w:val="0"/>
                      <w:marRight w:val="0"/>
                      <w:marTop w:val="0"/>
                      <w:marBottom w:val="0"/>
                      <w:divBdr>
                        <w:top w:val="none" w:sz="0" w:space="0" w:color="auto"/>
                        <w:left w:val="none" w:sz="0" w:space="0" w:color="auto"/>
                        <w:bottom w:val="none" w:sz="0" w:space="0" w:color="auto"/>
                        <w:right w:val="none" w:sz="0" w:space="0" w:color="auto"/>
                      </w:divBdr>
                    </w:div>
                  </w:divsChild>
                </w:div>
                <w:div w:id="386026535">
                  <w:marLeft w:val="0"/>
                  <w:marRight w:val="0"/>
                  <w:marTop w:val="0"/>
                  <w:marBottom w:val="0"/>
                  <w:divBdr>
                    <w:top w:val="single" w:sz="2" w:space="1" w:color="FFFFFF"/>
                    <w:left w:val="single" w:sz="2" w:space="12" w:color="FFFFFF"/>
                    <w:bottom w:val="single" w:sz="2" w:space="1" w:color="FFFFFF"/>
                    <w:right w:val="single" w:sz="2" w:space="4" w:color="FFFFFF"/>
                  </w:divBdr>
                  <w:divsChild>
                    <w:div w:id="1190947544">
                      <w:marLeft w:val="0"/>
                      <w:marRight w:val="0"/>
                      <w:marTop w:val="0"/>
                      <w:marBottom w:val="0"/>
                      <w:divBdr>
                        <w:top w:val="none" w:sz="0" w:space="0" w:color="auto"/>
                        <w:left w:val="none" w:sz="0" w:space="0" w:color="auto"/>
                        <w:bottom w:val="none" w:sz="0" w:space="0" w:color="auto"/>
                        <w:right w:val="none" w:sz="0" w:space="0" w:color="auto"/>
                      </w:divBdr>
                    </w:div>
                  </w:divsChild>
                </w:div>
                <w:div w:id="1247955180">
                  <w:marLeft w:val="0"/>
                  <w:marRight w:val="0"/>
                  <w:marTop w:val="0"/>
                  <w:marBottom w:val="0"/>
                  <w:divBdr>
                    <w:top w:val="single" w:sz="2" w:space="1" w:color="FFFFFF"/>
                    <w:left w:val="single" w:sz="2" w:space="12" w:color="FFFFFF"/>
                    <w:bottom w:val="single" w:sz="2" w:space="1" w:color="FFFFFF"/>
                    <w:right w:val="single" w:sz="2" w:space="4" w:color="FFFFFF"/>
                  </w:divBdr>
                  <w:divsChild>
                    <w:div w:id="407849220">
                      <w:marLeft w:val="0"/>
                      <w:marRight w:val="0"/>
                      <w:marTop w:val="0"/>
                      <w:marBottom w:val="0"/>
                      <w:divBdr>
                        <w:top w:val="none" w:sz="0" w:space="0" w:color="auto"/>
                        <w:left w:val="none" w:sz="0" w:space="0" w:color="auto"/>
                        <w:bottom w:val="none" w:sz="0" w:space="0" w:color="auto"/>
                        <w:right w:val="none" w:sz="0" w:space="0" w:color="auto"/>
                      </w:divBdr>
                    </w:div>
                  </w:divsChild>
                </w:div>
                <w:div w:id="1145006687">
                  <w:marLeft w:val="0"/>
                  <w:marRight w:val="0"/>
                  <w:marTop w:val="0"/>
                  <w:marBottom w:val="0"/>
                  <w:divBdr>
                    <w:top w:val="single" w:sz="2" w:space="1" w:color="FFFFFF"/>
                    <w:left w:val="single" w:sz="2" w:space="12" w:color="FFFFFF"/>
                    <w:bottom w:val="single" w:sz="2" w:space="1" w:color="FFFFFF"/>
                    <w:right w:val="single" w:sz="2" w:space="4" w:color="FFFFFF"/>
                  </w:divBdr>
                  <w:divsChild>
                    <w:div w:id="350688442">
                      <w:marLeft w:val="0"/>
                      <w:marRight w:val="0"/>
                      <w:marTop w:val="0"/>
                      <w:marBottom w:val="0"/>
                      <w:divBdr>
                        <w:top w:val="none" w:sz="0" w:space="0" w:color="auto"/>
                        <w:left w:val="none" w:sz="0" w:space="0" w:color="auto"/>
                        <w:bottom w:val="none" w:sz="0" w:space="0" w:color="auto"/>
                        <w:right w:val="none" w:sz="0" w:space="0" w:color="auto"/>
                      </w:divBdr>
                    </w:div>
                  </w:divsChild>
                </w:div>
                <w:div w:id="1759711192">
                  <w:marLeft w:val="0"/>
                  <w:marRight w:val="0"/>
                  <w:marTop w:val="0"/>
                  <w:marBottom w:val="0"/>
                  <w:divBdr>
                    <w:top w:val="single" w:sz="2" w:space="1" w:color="FFFFFF"/>
                    <w:left w:val="single" w:sz="2" w:space="12" w:color="FFFFFF"/>
                    <w:bottom w:val="single" w:sz="2" w:space="1" w:color="FFFFFF"/>
                    <w:right w:val="single" w:sz="2" w:space="4" w:color="FFFFFF"/>
                  </w:divBdr>
                  <w:divsChild>
                    <w:div w:id="1596204207">
                      <w:marLeft w:val="0"/>
                      <w:marRight w:val="0"/>
                      <w:marTop w:val="0"/>
                      <w:marBottom w:val="0"/>
                      <w:divBdr>
                        <w:top w:val="none" w:sz="0" w:space="0" w:color="auto"/>
                        <w:left w:val="none" w:sz="0" w:space="0" w:color="auto"/>
                        <w:bottom w:val="none" w:sz="0" w:space="0" w:color="auto"/>
                        <w:right w:val="none" w:sz="0" w:space="0" w:color="auto"/>
                      </w:divBdr>
                    </w:div>
                  </w:divsChild>
                </w:div>
                <w:div w:id="1186481013">
                  <w:marLeft w:val="0"/>
                  <w:marRight w:val="0"/>
                  <w:marTop w:val="0"/>
                  <w:marBottom w:val="0"/>
                  <w:divBdr>
                    <w:top w:val="single" w:sz="2" w:space="1" w:color="FFFFFF"/>
                    <w:left w:val="single" w:sz="2" w:space="12" w:color="FFFFFF"/>
                    <w:bottom w:val="single" w:sz="2" w:space="1" w:color="FFFFFF"/>
                    <w:right w:val="single" w:sz="2" w:space="4" w:color="FFFFFF"/>
                  </w:divBdr>
                  <w:divsChild>
                    <w:div w:id="1519343510">
                      <w:marLeft w:val="0"/>
                      <w:marRight w:val="0"/>
                      <w:marTop w:val="0"/>
                      <w:marBottom w:val="0"/>
                      <w:divBdr>
                        <w:top w:val="none" w:sz="0" w:space="0" w:color="auto"/>
                        <w:left w:val="none" w:sz="0" w:space="0" w:color="auto"/>
                        <w:bottom w:val="none" w:sz="0" w:space="0" w:color="auto"/>
                        <w:right w:val="none" w:sz="0" w:space="0" w:color="auto"/>
                      </w:divBdr>
                    </w:div>
                  </w:divsChild>
                </w:div>
                <w:div w:id="590743387">
                  <w:marLeft w:val="0"/>
                  <w:marRight w:val="0"/>
                  <w:marTop w:val="0"/>
                  <w:marBottom w:val="0"/>
                  <w:divBdr>
                    <w:top w:val="single" w:sz="2" w:space="1" w:color="FFFFFF"/>
                    <w:left w:val="single" w:sz="2" w:space="12" w:color="FFFFFF"/>
                    <w:bottom w:val="single" w:sz="2" w:space="1" w:color="FFFFFF"/>
                    <w:right w:val="single" w:sz="2" w:space="4" w:color="FFFFFF"/>
                  </w:divBdr>
                  <w:divsChild>
                    <w:div w:id="58286261">
                      <w:marLeft w:val="0"/>
                      <w:marRight w:val="0"/>
                      <w:marTop w:val="0"/>
                      <w:marBottom w:val="0"/>
                      <w:divBdr>
                        <w:top w:val="none" w:sz="0" w:space="0" w:color="auto"/>
                        <w:left w:val="none" w:sz="0" w:space="0" w:color="auto"/>
                        <w:bottom w:val="none" w:sz="0" w:space="0" w:color="auto"/>
                        <w:right w:val="none" w:sz="0" w:space="0" w:color="auto"/>
                      </w:divBdr>
                    </w:div>
                  </w:divsChild>
                </w:div>
                <w:div w:id="1883592727">
                  <w:marLeft w:val="0"/>
                  <w:marRight w:val="0"/>
                  <w:marTop w:val="0"/>
                  <w:marBottom w:val="0"/>
                  <w:divBdr>
                    <w:top w:val="single" w:sz="2" w:space="1" w:color="FFFFFF"/>
                    <w:left w:val="single" w:sz="2" w:space="12" w:color="FFFFFF"/>
                    <w:bottom w:val="single" w:sz="2" w:space="1" w:color="FFFFFF"/>
                    <w:right w:val="single" w:sz="2" w:space="4" w:color="FFFFFF"/>
                  </w:divBdr>
                  <w:divsChild>
                    <w:div w:id="782726158">
                      <w:marLeft w:val="0"/>
                      <w:marRight w:val="0"/>
                      <w:marTop w:val="0"/>
                      <w:marBottom w:val="0"/>
                      <w:divBdr>
                        <w:top w:val="none" w:sz="0" w:space="0" w:color="auto"/>
                        <w:left w:val="none" w:sz="0" w:space="0" w:color="auto"/>
                        <w:bottom w:val="none" w:sz="0" w:space="0" w:color="auto"/>
                        <w:right w:val="none" w:sz="0" w:space="0" w:color="auto"/>
                      </w:divBdr>
                    </w:div>
                  </w:divsChild>
                </w:div>
                <w:div w:id="452330145">
                  <w:marLeft w:val="0"/>
                  <w:marRight w:val="0"/>
                  <w:marTop w:val="0"/>
                  <w:marBottom w:val="0"/>
                  <w:divBdr>
                    <w:top w:val="single" w:sz="2" w:space="1" w:color="FFFFFF"/>
                    <w:left w:val="single" w:sz="2" w:space="12" w:color="FFFFFF"/>
                    <w:bottom w:val="single" w:sz="2" w:space="1" w:color="FFFFFF"/>
                    <w:right w:val="single" w:sz="2" w:space="4" w:color="FFFFFF"/>
                  </w:divBdr>
                  <w:divsChild>
                    <w:div w:id="938477">
                      <w:marLeft w:val="0"/>
                      <w:marRight w:val="0"/>
                      <w:marTop w:val="0"/>
                      <w:marBottom w:val="0"/>
                      <w:divBdr>
                        <w:top w:val="none" w:sz="0" w:space="0" w:color="auto"/>
                        <w:left w:val="none" w:sz="0" w:space="0" w:color="auto"/>
                        <w:bottom w:val="none" w:sz="0" w:space="0" w:color="auto"/>
                        <w:right w:val="none" w:sz="0" w:space="0" w:color="auto"/>
                      </w:divBdr>
                    </w:div>
                  </w:divsChild>
                </w:div>
                <w:div w:id="1511675081">
                  <w:marLeft w:val="0"/>
                  <w:marRight w:val="0"/>
                  <w:marTop w:val="0"/>
                  <w:marBottom w:val="0"/>
                  <w:divBdr>
                    <w:top w:val="single" w:sz="2" w:space="1" w:color="FFFFFF"/>
                    <w:left w:val="single" w:sz="2" w:space="12" w:color="FFFFFF"/>
                    <w:bottom w:val="single" w:sz="2" w:space="1" w:color="FFFFFF"/>
                    <w:right w:val="single" w:sz="2" w:space="4" w:color="FFFFFF"/>
                  </w:divBdr>
                  <w:divsChild>
                    <w:div w:id="1877114110">
                      <w:marLeft w:val="0"/>
                      <w:marRight w:val="0"/>
                      <w:marTop w:val="0"/>
                      <w:marBottom w:val="0"/>
                      <w:divBdr>
                        <w:top w:val="none" w:sz="0" w:space="0" w:color="auto"/>
                        <w:left w:val="none" w:sz="0" w:space="0" w:color="auto"/>
                        <w:bottom w:val="none" w:sz="0" w:space="0" w:color="auto"/>
                        <w:right w:val="none" w:sz="0" w:space="0" w:color="auto"/>
                      </w:divBdr>
                    </w:div>
                  </w:divsChild>
                </w:div>
                <w:div w:id="272371002">
                  <w:marLeft w:val="0"/>
                  <w:marRight w:val="0"/>
                  <w:marTop w:val="0"/>
                  <w:marBottom w:val="0"/>
                  <w:divBdr>
                    <w:top w:val="single" w:sz="2" w:space="1" w:color="FFFFFF"/>
                    <w:left w:val="single" w:sz="2" w:space="12" w:color="FFFFFF"/>
                    <w:bottom w:val="single" w:sz="2" w:space="1" w:color="FFFFFF"/>
                    <w:right w:val="single" w:sz="2" w:space="4" w:color="FFFFFF"/>
                  </w:divBdr>
                  <w:divsChild>
                    <w:div w:id="1063330999">
                      <w:marLeft w:val="0"/>
                      <w:marRight w:val="0"/>
                      <w:marTop w:val="0"/>
                      <w:marBottom w:val="0"/>
                      <w:divBdr>
                        <w:top w:val="none" w:sz="0" w:space="0" w:color="auto"/>
                        <w:left w:val="none" w:sz="0" w:space="0" w:color="auto"/>
                        <w:bottom w:val="none" w:sz="0" w:space="0" w:color="auto"/>
                        <w:right w:val="none" w:sz="0" w:space="0" w:color="auto"/>
                      </w:divBdr>
                    </w:div>
                  </w:divsChild>
                </w:div>
                <w:div w:id="1253272304">
                  <w:marLeft w:val="0"/>
                  <w:marRight w:val="0"/>
                  <w:marTop w:val="0"/>
                  <w:marBottom w:val="0"/>
                  <w:divBdr>
                    <w:top w:val="single" w:sz="2" w:space="1" w:color="FFFFFF"/>
                    <w:left w:val="single" w:sz="2" w:space="12" w:color="FFFFFF"/>
                    <w:bottom w:val="single" w:sz="2" w:space="1" w:color="FFFFFF"/>
                    <w:right w:val="single" w:sz="2" w:space="4" w:color="FFFFFF"/>
                  </w:divBdr>
                  <w:divsChild>
                    <w:div w:id="40633810">
                      <w:marLeft w:val="0"/>
                      <w:marRight w:val="0"/>
                      <w:marTop w:val="0"/>
                      <w:marBottom w:val="0"/>
                      <w:divBdr>
                        <w:top w:val="none" w:sz="0" w:space="0" w:color="auto"/>
                        <w:left w:val="none" w:sz="0" w:space="0" w:color="auto"/>
                        <w:bottom w:val="none" w:sz="0" w:space="0" w:color="auto"/>
                        <w:right w:val="none" w:sz="0" w:space="0" w:color="auto"/>
                      </w:divBdr>
                    </w:div>
                  </w:divsChild>
                </w:div>
                <w:div w:id="208568107">
                  <w:marLeft w:val="0"/>
                  <w:marRight w:val="0"/>
                  <w:marTop w:val="0"/>
                  <w:marBottom w:val="0"/>
                  <w:divBdr>
                    <w:top w:val="single" w:sz="2" w:space="1" w:color="FFFFFF"/>
                    <w:left w:val="single" w:sz="2" w:space="12" w:color="FFFFFF"/>
                    <w:bottom w:val="single" w:sz="2" w:space="4" w:color="FFFFFF"/>
                    <w:right w:val="single" w:sz="2" w:space="4" w:color="FFFFFF"/>
                  </w:divBdr>
                  <w:divsChild>
                    <w:div w:id="85599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400256">
          <w:marLeft w:val="0"/>
          <w:marRight w:val="0"/>
          <w:marTop w:val="0"/>
          <w:marBottom w:val="335"/>
          <w:divBdr>
            <w:top w:val="none" w:sz="0" w:space="0" w:color="auto"/>
            <w:left w:val="none" w:sz="0" w:space="0" w:color="auto"/>
            <w:bottom w:val="none" w:sz="0" w:space="0" w:color="auto"/>
            <w:right w:val="none" w:sz="0" w:space="0" w:color="auto"/>
          </w:divBdr>
          <w:divsChild>
            <w:div w:id="1588541915">
              <w:marLeft w:val="0"/>
              <w:marRight w:val="0"/>
              <w:marTop w:val="0"/>
              <w:marBottom w:val="0"/>
              <w:divBdr>
                <w:top w:val="none" w:sz="0" w:space="0" w:color="auto"/>
                <w:left w:val="none" w:sz="0" w:space="0" w:color="auto"/>
                <w:bottom w:val="none" w:sz="0" w:space="0" w:color="auto"/>
                <w:right w:val="none" w:sz="0" w:space="0" w:color="auto"/>
              </w:divBdr>
              <w:divsChild>
                <w:div w:id="1204294471">
                  <w:marLeft w:val="0"/>
                  <w:marRight w:val="0"/>
                  <w:marTop w:val="0"/>
                  <w:marBottom w:val="0"/>
                  <w:divBdr>
                    <w:top w:val="single" w:sz="2" w:space="4" w:color="FFFFFF"/>
                    <w:left w:val="single" w:sz="2" w:space="12" w:color="FFFFFF"/>
                    <w:bottom w:val="single" w:sz="2" w:space="1" w:color="FFFFFF"/>
                    <w:right w:val="single" w:sz="2" w:space="4" w:color="FFFFFF"/>
                  </w:divBdr>
                  <w:divsChild>
                    <w:div w:id="84690597">
                      <w:marLeft w:val="0"/>
                      <w:marRight w:val="0"/>
                      <w:marTop w:val="0"/>
                      <w:marBottom w:val="0"/>
                      <w:divBdr>
                        <w:top w:val="none" w:sz="0" w:space="0" w:color="auto"/>
                        <w:left w:val="none" w:sz="0" w:space="0" w:color="auto"/>
                        <w:bottom w:val="none" w:sz="0" w:space="0" w:color="auto"/>
                        <w:right w:val="none" w:sz="0" w:space="0" w:color="auto"/>
                      </w:divBdr>
                    </w:div>
                  </w:divsChild>
                </w:div>
                <w:div w:id="1097209674">
                  <w:marLeft w:val="0"/>
                  <w:marRight w:val="0"/>
                  <w:marTop w:val="0"/>
                  <w:marBottom w:val="0"/>
                  <w:divBdr>
                    <w:top w:val="single" w:sz="2" w:space="1" w:color="FFFFFF"/>
                    <w:left w:val="single" w:sz="2" w:space="12" w:color="FFFFFF"/>
                    <w:bottom w:val="single" w:sz="2" w:space="1" w:color="FFFFFF"/>
                    <w:right w:val="single" w:sz="2" w:space="4" w:color="FFFFFF"/>
                  </w:divBdr>
                  <w:divsChild>
                    <w:div w:id="186023396">
                      <w:marLeft w:val="0"/>
                      <w:marRight w:val="0"/>
                      <w:marTop w:val="0"/>
                      <w:marBottom w:val="0"/>
                      <w:divBdr>
                        <w:top w:val="none" w:sz="0" w:space="0" w:color="auto"/>
                        <w:left w:val="none" w:sz="0" w:space="0" w:color="auto"/>
                        <w:bottom w:val="none" w:sz="0" w:space="0" w:color="auto"/>
                        <w:right w:val="none" w:sz="0" w:space="0" w:color="auto"/>
                      </w:divBdr>
                    </w:div>
                  </w:divsChild>
                </w:div>
                <w:div w:id="585454757">
                  <w:marLeft w:val="0"/>
                  <w:marRight w:val="0"/>
                  <w:marTop w:val="0"/>
                  <w:marBottom w:val="0"/>
                  <w:divBdr>
                    <w:top w:val="single" w:sz="2" w:space="1" w:color="FFFFFF"/>
                    <w:left w:val="single" w:sz="2" w:space="12" w:color="FFFFFF"/>
                    <w:bottom w:val="single" w:sz="2" w:space="1" w:color="FFFFFF"/>
                    <w:right w:val="single" w:sz="2" w:space="4" w:color="FFFFFF"/>
                  </w:divBdr>
                  <w:divsChild>
                    <w:div w:id="1911769090">
                      <w:marLeft w:val="0"/>
                      <w:marRight w:val="0"/>
                      <w:marTop w:val="0"/>
                      <w:marBottom w:val="0"/>
                      <w:divBdr>
                        <w:top w:val="none" w:sz="0" w:space="0" w:color="auto"/>
                        <w:left w:val="none" w:sz="0" w:space="0" w:color="auto"/>
                        <w:bottom w:val="none" w:sz="0" w:space="0" w:color="auto"/>
                        <w:right w:val="none" w:sz="0" w:space="0" w:color="auto"/>
                      </w:divBdr>
                    </w:div>
                  </w:divsChild>
                </w:div>
                <w:div w:id="1997026399">
                  <w:marLeft w:val="0"/>
                  <w:marRight w:val="0"/>
                  <w:marTop w:val="0"/>
                  <w:marBottom w:val="0"/>
                  <w:divBdr>
                    <w:top w:val="single" w:sz="2" w:space="1" w:color="FFFFFF"/>
                    <w:left w:val="single" w:sz="2" w:space="12" w:color="FFFFFF"/>
                    <w:bottom w:val="single" w:sz="2" w:space="1" w:color="FFFFFF"/>
                    <w:right w:val="single" w:sz="2" w:space="4" w:color="FFFFFF"/>
                  </w:divBdr>
                  <w:divsChild>
                    <w:div w:id="1295983241">
                      <w:marLeft w:val="0"/>
                      <w:marRight w:val="0"/>
                      <w:marTop w:val="0"/>
                      <w:marBottom w:val="0"/>
                      <w:divBdr>
                        <w:top w:val="none" w:sz="0" w:space="0" w:color="auto"/>
                        <w:left w:val="none" w:sz="0" w:space="0" w:color="auto"/>
                        <w:bottom w:val="none" w:sz="0" w:space="0" w:color="auto"/>
                        <w:right w:val="none" w:sz="0" w:space="0" w:color="auto"/>
                      </w:divBdr>
                    </w:div>
                  </w:divsChild>
                </w:div>
                <w:div w:id="1142429762">
                  <w:marLeft w:val="0"/>
                  <w:marRight w:val="0"/>
                  <w:marTop w:val="0"/>
                  <w:marBottom w:val="0"/>
                  <w:divBdr>
                    <w:top w:val="single" w:sz="2" w:space="1" w:color="FFFFFF"/>
                    <w:left w:val="single" w:sz="2" w:space="12" w:color="FFFFFF"/>
                    <w:bottom w:val="single" w:sz="2" w:space="1" w:color="FFFFFF"/>
                    <w:right w:val="single" w:sz="2" w:space="4" w:color="FFFFFF"/>
                  </w:divBdr>
                  <w:divsChild>
                    <w:div w:id="892889370">
                      <w:marLeft w:val="0"/>
                      <w:marRight w:val="0"/>
                      <w:marTop w:val="0"/>
                      <w:marBottom w:val="0"/>
                      <w:divBdr>
                        <w:top w:val="none" w:sz="0" w:space="0" w:color="auto"/>
                        <w:left w:val="none" w:sz="0" w:space="0" w:color="auto"/>
                        <w:bottom w:val="none" w:sz="0" w:space="0" w:color="auto"/>
                        <w:right w:val="none" w:sz="0" w:space="0" w:color="auto"/>
                      </w:divBdr>
                    </w:div>
                  </w:divsChild>
                </w:div>
                <w:div w:id="1609652574">
                  <w:marLeft w:val="0"/>
                  <w:marRight w:val="0"/>
                  <w:marTop w:val="0"/>
                  <w:marBottom w:val="0"/>
                  <w:divBdr>
                    <w:top w:val="single" w:sz="2" w:space="1" w:color="FFFFFF"/>
                    <w:left w:val="single" w:sz="2" w:space="12" w:color="FFFFFF"/>
                    <w:bottom w:val="single" w:sz="2" w:space="1" w:color="FFFFFF"/>
                    <w:right w:val="single" w:sz="2" w:space="4" w:color="FFFFFF"/>
                  </w:divBdr>
                  <w:divsChild>
                    <w:div w:id="575675863">
                      <w:marLeft w:val="0"/>
                      <w:marRight w:val="0"/>
                      <w:marTop w:val="0"/>
                      <w:marBottom w:val="0"/>
                      <w:divBdr>
                        <w:top w:val="none" w:sz="0" w:space="0" w:color="auto"/>
                        <w:left w:val="none" w:sz="0" w:space="0" w:color="auto"/>
                        <w:bottom w:val="none" w:sz="0" w:space="0" w:color="auto"/>
                        <w:right w:val="none" w:sz="0" w:space="0" w:color="auto"/>
                      </w:divBdr>
                    </w:div>
                  </w:divsChild>
                </w:div>
                <w:div w:id="1943218437">
                  <w:marLeft w:val="0"/>
                  <w:marRight w:val="0"/>
                  <w:marTop w:val="0"/>
                  <w:marBottom w:val="0"/>
                  <w:divBdr>
                    <w:top w:val="single" w:sz="2" w:space="1" w:color="FFFFFF"/>
                    <w:left w:val="single" w:sz="2" w:space="12" w:color="FFFFFF"/>
                    <w:bottom w:val="single" w:sz="2" w:space="1" w:color="FFFFFF"/>
                    <w:right w:val="single" w:sz="2" w:space="4" w:color="FFFFFF"/>
                  </w:divBdr>
                  <w:divsChild>
                    <w:div w:id="126047451">
                      <w:marLeft w:val="0"/>
                      <w:marRight w:val="0"/>
                      <w:marTop w:val="0"/>
                      <w:marBottom w:val="0"/>
                      <w:divBdr>
                        <w:top w:val="none" w:sz="0" w:space="0" w:color="auto"/>
                        <w:left w:val="none" w:sz="0" w:space="0" w:color="auto"/>
                        <w:bottom w:val="none" w:sz="0" w:space="0" w:color="auto"/>
                        <w:right w:val="none" w:sz="0" w:space="0" w:color="auto"/>
                      </w:divBdr>
                    </w:div>
                  </w:divsChild>
                </w:div>
                <w:div w:id="1020855414">
                  <w:marLeft w:val="0"/>
                  <w:marRight w:val="0"/>
                  <w:marTop w:val="0"/>
                  <w:marBottom w:val="0"/>
                  <w:divBdr>
                    <w:top w:val="single" w:sz="2" w:space="1" w:color="FFFFFF"/>
                    <w:left w:val="single" w:sz="2" w:space="12" w:color="FFFFFF"/>
                    <w:bottom w:val="single" w:sz="2" w:space="1" w:color="FFFFFF"/>
                    <w:right w:val="single" w:sz="2" w:space="4" w:color="FFFFFF"/>
                  </w:divBdr>
                  <w:divsChild>
                    <w:div w:id="1106773120">
                      <w:marLeft w:val="0"/>
                      <w:marRight w:val="0"/>
                      <w:marTop w:val="0"/>
                      <w:marBottom w:val="0"/>
                      <w:divBdr>
                        <w:top w:val="none" w:sz="0" w:space="0" w:color="auto"/>
                        <w:left w:val="none" w:sz="0" w:space="0" w:color="auto"/>
                        <w:bottom w:val="none" w:sz="0" w:space="0" w:color="auto"/>
                        <w:right w:val="none" w:sz="0" w:space="0" w:color="auto"/>
                      </w:divBdr>
                    </w:div>
                  </w:divsChild>
                </w:div>
                <w:div w:id="418412409">
                  <w:marLeft w:val="0"/>
                  <w:marRight w:val="0"/>
                  <w:marTop w:val="0"/>
                  <w:marBottom w:val="0"/>
                  <w:divBdr>
                    <w:top w:val="single" w:sz="2" w:space="1" w:color="FFFFFF"/>
                    <w:left w:val="single" w:sz="2" w:space="12" w:color="FFFFFF"/>
                    <w:bottom w:val="single" w:sz="2" w:space="1" w:color="FFFFFF"/>
                    <w:right w:val="single" w:sz="2" w:space="4" w:color="FFFFFF"/>
                  </w:divBdr>
                  <w:divsChild>
                    <w:div w:id="676033384">
                      <w:marLeft w:val="0"/>
                      <w:marRight w:val="0"/>
                      <w:marTop w:val="0"/>
                      <w:marBottom w:val="0"/>
                      <w:divBdr>
                        <w:top w:val="none" w:sz="0" w:space="0" w:color="auto"/>
                        <w:left w:val="none" w:sz="0" w:space="0" w:color="auto"/>
                        <w:bottom w:val="none" w:sz="0" w:space="0" w:color="auto"/>
                        <w:right w:val="none" w:sz="0" w:space="0" w:color="auto"/>
                      </w:divBdr>
                    </w:div>
                  </w:divsChild>
                </w:div>
                <w:div w:id="650866948">
                  <w:marLeft w:val="0"/>
                  <w:marRight w:val="0"/>
                  <w:marTop w:val="0"/>
                  <w:marBottom w:val="0"/>
                  <w:divBdr>
                    <w:top w:val="single" w:sz="2" w:space="1" w:color="FFFFFF"/>
                    <w:left w:val="single" w:sz="2" w:space="12" w:color="FFFFFF"/>
                    <w:bottom w:val="single" w:sz="2" w:space="1" w:color="FFFFFF"/>
                    <w:right w:val="single" w:sz="2" w:space="4" w:color="FFFFFF"/>
                  </w:divBdr>
                  <w:divsChild>
                    <w:div w:id="199056521">
                      <w:marLeft w:val="0"/>
                      <w:marRight w:val="0"/>
                      <w:marTop w:val="0"/>
                      <w:marBottom w:val="0"/>
                      <w:divBdr>
                        <w:top w:val="none" w:sz="0" w:space="0" w:color="auto"/>
                        <w:left w:val="none" w:sz="0" w:space="0" w:color="auto"/>
                        <w:bottom w:val="none" w:sz="0" w:space="0" w:color="auto"/>
                        <w:right w:val="none" w:sz="0" w:space="0" w:color="auto"/>
                      </w:divBdr>
                    </w:div>
                  </w:divsChild>
                </w:div>
                <w:div w:id="1793936089">
                  <w:marLeft w:val="0"/>
                  <w:marRight w:val="0"/>
                  <w:marTop w:val="0"/>
                  <w:marBottom w:val="0"/>
                  <w:divBdr>
                    <w:top w:val="single" w:sz="2" w:space="1" w:color="FFFFFF"/>
                    <w:left w:val="single" w:sz="2" w:space="12" w:color="FFFFFF"/>
                    <w:bottom w:val="single" w:sz="2" w:space="1" w:color="FFFFFF"/>
                    <w:right w:val="single" w:sz="2" w:space="4" w:color="FFFFFF"/>
                  </w:divBdr>
                  <w:divsChild>
                    <w:div w:id="1443258321">
                      <w:marLeft w:val="0"/>
                      <w:marRight w:val="0"/>
                      <w:marTop w:val="0"/>
                      <w:marBottom w:val="0"/>
                      <w:divBdr>
                        <w:top w:val="none" w:sz="0" w:space="0" w:color="auto"/>
                        <w:left w:val="none" w:sz="0" w:space="0" w:color="auto"/>
                        <w:bottom w:val="none" w:sz="0" w:space="0" w:color="auto"/>
                        <w:right w:val="none" w:sz="0" w:space="0" w:color="auto"/>
                      </w:divBdr>
                    </w:div>
                  </w:divsChild>
                </w:div>
                <w:div w:id="540556274">
                  <w:marLeft w:val="0"/>
                  <w:marRight w:val="0"/>
                  <w:marTop w:val="0"/>
                  <w:marBottom w:val="0"/>
                  <w:divBdr>
                    <w:top w:val="single" w:sz="2" w:space="1" w:color="FFFFFF"/>
                    <w:left w:val="single" w:sz="2" w:space="12" w:color="FFFFFF"/>
                    <w:bottom w:val="single" w:sz="2" w:space="1" w:color="FFFFFF"/>
                    <w:right w:val="single" w:sz="2" w:space="4" w:color="FFFFFF"/>
                  </w:divBdr>
                  <w:divsChild>
                    <w:div w:id="400759811">
                      <w:marLeft w:val="0"/>
                      <w:marRight w:val="0"/>
                      <w:marTop w:val="0"/>
                      <w:marBottom w:val="0"/>
                      <w:divBdr>
                        <w:top w:val="none" w:sz="0" w:space="0" w:color="auto"/>
                        <w:left w:val="none" w:sz="0" w:space="0" w:color="auto"/>
                        <w:bottom w:val="none" w:sz="0" w:space="0" w:color="auto"/>
                        <w:right w:val="none" w:sz="0" w:space="0" w:color="auto"/>
                      </w:divBdr>
                    </w:div>
                  </w:divsChild>
                </w:div>
                <w:div w:id="1040016898">
                  <w:marLeft w:val="0"/>
                  <w:marRight w:val="0"/>
                  <w:marTop w:val="0"/>
                  <w:marBottom w:val="0"/>
                  <w:divBdr>
                    <w:top w:val="single" w:sz="2" w:space="1" w:color="FFFFFF"/>
                    <w:left w:val="single" w:sz="2" w:space="12" w:color="FFFFFF"/>
                    <w:bottom w:val="single" w:sz="2" w:space="1" w:color="FFFFFF"/>
                    <w:right w:val="single" w:sz="2" w:space="4" w:color="FFFFFF"/>
                  </w:divBdr>
                  <w:divsChild>
                    <w:div w:id="1007638069">
                      <w:marLeft w:val="0"/>
                      <w:marRight w:val="0"/>
                      <w:marTop w:val="0"/>
                      <w:marBottom w:val="0"/>
                      <w:divBdr>
                        <w:top w:val="none" w:sz="0" w:space="0" w:color="auto"/>
                        <w:left w:val="none" w:sz="0" w:space="0" w:color="auto"/>
                        <w:bottom w:val="none" w:sz="0" w:space="0" w:color="auto"/>
                        <w:right w:val="none" w:sz="0" w:space="0" w:color="auto"/>
                      </w:divBdr>
                    </w:div>
                  </w:divsChild>
                </w:div>
                <w:div w:id="2072003033">
                  <w:marLeft w:val="0"/>
                  <w:marRight w:val="0"/>
                  <w:marTop w:val="0"/>
                  <w:marBottom w:val="0"/>
                  <w:divBdr>
                    <w:top w:val="single" w:sz="2" w:space="1" w:color="FFFFFF"/>
                    <w:left w:val="single" w:sz="2" w:space="12" w:color="FFFFFF"/>
                    <w:bottom w:val="single" w:sz="2" w:space="1" w:color="FFFFFF"/>
                    <w:right w:val="single" w:sz="2" w:space="4" w:color="FFFFFF"/>
                  </w:divBdr>
                  <w:divsChild>
                    <w:div w:id="2075349611">
                      <w:marLeft w:val="0"/>
                      <w:marRight w:val="0"/>
                      <w:marTop w:val="0"/>
                      <w:marBottom w:val="0"/>
                      <w:divBdr>
                        <w:top w:val="none" w:sz="0" w:space="0" w:color="auto"/>
                        <w:left w:val="none" w:sz="0" w:space="0" w:color="auto"/>
                        <w:bottom w:val="none" w:sz="0" w:space="0" w:color="auto"/>
                        <w:right w:val="none" w:sz="0" w:space="0" w:color="auto"/>
                      </w:divBdr>
                    </w:div>
                  </w:divsChild>
                </w:div>
                <w:div w:id="589850275">
                  <w:marLeft w:val="0"/>
                  <w:marRight w:val="0"/>
                  <w:marTop w:val="0"/>
                  <w:marBottom w:val="0"/>
                  <w:divBdr>
                    <w:top w:val="single" w:sz="2" w:space="1" w:color="FFFFFF"/>
                    <w:left w:val="single" w:sz="2" w:space="12" w:color="FFFFFF"/>
                    <w:bottom w:val="single" w:sz="2" w:space="1" w:color="FFFFFF"/>
                    <w:right w:val="single" w:sz="2" w:space="4" w:color="FFFFFF"/>
                  </w:divBdr>
                  <w:divsChild>
                    <w:div w:id="1185822705">
                      <w:marLeft w:val="0"/>
                      <w:marRight w:val="0"/>
                      <w:marTop w:val="0"/>
                      <w:marBottom w:val="0"/>
                      <w:divBdr>
                        <w:top w:val="none" w:sz="0" w:space="0" w:color="auto"/>
                        <w:left w:val="none" w:sz="0" w:space="0" w:color="auto"/>
                        <w:bottom w:val="none" w:sz="0" w:space="0" w:color="auto"/>
                        <w:right w:val="none" w:sz="0" w:space="0" w:color="auto"/>
                      </w:divBdr>
                    </w:div>
                  </w:divsChild>
                </w:div>
                <w:div w:id="352193821">
                  <w:marLeft w:val="0"/>
                  <w:marRight w:val="0"/>
                  <w:marTop w:val="0"/>
                  <w:marBottom w:val="0"/>
                  <w:divBdr>
                    <w:top w:val="single" w:sz="2" w:space="1" w:color="FFFFFF"/>
                    <w:left w:val="single" w:sz="2" w:space="12" w:color="FFFFFF"/>
                    <w:bottom w:val="single" w:sz="2" w:space="1" w:color="FFFFFF"/>
                    <w:right w:val="single" w:sz="2" w:space="4" w:color="FFFFFF"/>
                  </w:divBdr>
                  <w:divsChild>
                    <w:div w:id="251858525">
                      <w:marLeft w:val="0"/>
                      <w:marRight w:val="0"/>
                      <w:marTop w:val="0"/>
                      <w:marBottom w:val="0"/>
                      <w:divBdr>
                        <w:top w:val="none" w:sz="0" w:space="0" w:color="auto"/>
                        <w:left w:val="none" w:sz="0" w:space="0" w:color="auto"/>
                        <w:bottom w:val="none" w:sz="0" w:space="0" w:color="auto"/>
                        <w:right w:val="none" w:sz="0" w:space="0" w:color="auto"/>
                      </w:divBdr>
                    </w:div>
                  </w:divsChild>
                </w:div>
                <w:div w:id="707533600">
                  <w:marLeft w:val="0"/>
                  <w:marRight w:val="0"/>
                  <w:marTop w:val="0"/>
                  <w:marBottom w:val="0"/>
                  <w:divBdr>
                    <w:top w:val="single" w:sz="2" w:space="1" w:color="FFFFFF"/>
                    <w:left w:val="single" w:sz="2" w:space="12" w:color="FFFFFF"/>
                    <w:bottom w:val="single" w:sz="2" w:space="1" w:color="FFFFFF"/>
                    <w:right w:val="single" w:sz="2" w:space="4" w:color="FFFFFF"/>
                  </w:divBdr>
                  <w:divsChild>
                    <w:div w:id="580987021">
                      <w:marLeft w:val="0"/>
                      <w:marRight w:val="0"/>
                      <w:marTop w:val="0"/>
                      <w:marBottom w:val="0"/>
                      <w:divBdr>
                        <w:top w:val="none" w:sz="0" w:space="0" w:color="auto"/>
                        <w:left w:val="none" w:sz="0" w:space="0" w:color="auto"/>
                        <w:bottom w:val="none" w:sz="0" w:space="0" w:color="auto"/>
                        <w:right w:val="none" w:sz="0" w:space="0" w:color="auto"/>
                      </w:divBdr>
                    </w:div>
                  </w:divsChild>
                </w:div>
                <w:div w:id="1942881931">
                  <w:marLeft w:val="0"/>
                  <w:marRight w:val="0"/>
                  <w:marTop w:val="0"/>
                  <w:marBottom w:val="0"/>
                  <w:divBdr>
                    <w:top w:val="single" w:sz="2" w:space="1" w:color="FFFFFF"/>
                    <w:left w:val="single" w:sz="2" w:space="12" w:color="FFFFFF"/>
                    <w:bottom w:val="single" w:sz="2" w:space="1" w:color="FFFFFF"/>
                    <w:right w:val="single" w:sz="2" w:space="4" w:color="FFFFFF"/>
                  </w:divBdr>
                  <w:divsChild>
                    <w:div w:id="739526107">
                      <w:marLeft w:val="0"/>
                      <w:marRight w:val="0"/>
                      <w:marTop w:val="0"/>
                      <w:marBottom w:val="0"/>
                      <w:divBdr>
                        <w:top w:val="none" w:sz="0" w:space="0" w:color="auto"/>
                        <w:left w:val="none" w:sz="0" w:space="0" w:color="auto"/>
                        <w:bottom w:val="none" w:sz="0" w:space="0" w:color="auto"/>
                        <w:right w:val="none" w:sz="0" w:space="0" w:color="auto"/>
                      </w:divBdr>
                    </w:div>
                  </w:divsChild>
                </w:div>
                <w:div w:id="124785921">
                  <w:marLeft w:val="0"/>
                  <w:marRight w:val="0"/>
                  <w:marTop w:val="0"/>
                  <w:marBottom w:val="0"/>
                  <w:divBdr>
                    <w:top w:val="single" w:sz="2" w:space="1" w:color="FFFFFF"/>
                    <w:left w:val="single" w:sz="2" w:space="12" w:color="FFFFFF"/>
                    <w:bottom w:val="single" w:sz="2" w:space="1" w:color="FFFFFF"/>
                    <w:right w:val="single" w:sz="2" w:space="4" w:color="FFFFFF"/>
                  </w:divBdr>
                  <w:divsChild>
                    <w:div w:id="481043388">
                      <w:marLeft w:val="0"/>
                      <w:marRight w:val="0"/>
                      <w:marTop w:val="0"/>
                      <w:marBottom w:val="0"/>
                      <w:divBdr>
                        <w:top w:val="none" w:sz="0" w:space="0" w:color="auto"/>
                        <w:left w:val="none" w:sz="0" w:space="0" w:color="auto"/>
                        <w:bottom w:val="none" w:sz="0" w:space="0" w:color="auto"/>
                        <w:right w:val="none" w:sz="0" w:space="0" w:color="auto"/>
                      </w:divBdr>
                    </w:div>
                  </w:divsChild>
                </w:div>
                <w:div w:id="927228708">
                  <w:marLeft w:val="0"/>
                  <w:marRight w:val="0"/>
                  <w:marTop w:val="0"/>
                  <w:marBottom w:val="0"/>
                  <w:divBdr>
                    <w:top w:val="single" w:sz="2" w:space="1" w:color="FFFFFF"/>
                    <w:left w:val="single" w:sz="2" w:space="12" w:color="FFFFFF"/>
                    <w:bottom w:val="single" w:sz="2" w:space="1" w:color="FFFFFF"/>
                    <w:right w:val="single" w:sz="2" w:space="4" w:color="FFFFFF"/>
                  </w:divBdr>
                  <w:divsChild>
                    <w:div w:id="1168524104">
                      <w:marLeft w:val="0"/>
                      <w:marRight w:val="0"/>
                      <w:marTop w:val="0"/>
                      <w:marBottom w:val="0"/>
                      <w:divBdr>
                        <w:top w:val="none" w:sz="0" w:space="0" w:color="auto"/>
                        <w:left w:val="none" w:sz="0" w:space="0" w:color="auto"/>
                        <w:bottom w:val="none" w:sz="0" w:space="0" w:color="auto"/>
                        <w:right w:val="none" w:sz="0" w:space="0" w:color="auto"/>
                      </w:divBdr>
                    </w:div>
                  </w:divsChild>
                </w:div>
                <w:div w:id="1693991864">
                  <w:marLeft w:val="0"/>
                  <w:marRight w:val="0"/>
                  <w:marTop w:val="0"/>
                  <w:marBottom w:val="0"/>
                  <w:divBdr>
                    <w:top w:val="single" w:sz="2" w:space="1" w:color="FFFFFF"/>
                    <w:left w:val="single" w:sz="2" w:space="12" w:color="FFFFFF"/>
                    <w:bottom w:val="single" w:sz="2" w:space="1" w:color="FFFFFF"/>
                    <w:right w:val="single" w:sz="2" w:space="4" w:color="FFFFFF"/>
                  </w:divBdr>
                  <w:divsChild>
                    <w:div w:id="1979146810">
                      <w:marLeft w:val="0"/>
                      <w:marRight w:val="0"/>
                      <w:marTop w:val="0"/>
                      <w:marBottom w:val="0"/>
                      <w:divBdr>
                        <w:top w:val="none" w:sz="0" w:space="0" w:color="auto"/>
                        <w:left w:val="none" w:sz="0" w:space="0" w:color="auto"/>
                        <w:bottom w:val="none" w:sz="0" w:space="0" w:color="auto"/>
                        <w:right w:val="none" w:sz="0" w:space="0" w:color="auto"/>
                      </w:divBdr>
                    </w:div>
                  </w:divsChild>
                </w:div>
                <w:div w:id="1576163370">
                  <w:marLeft w:val="0"/>
                  <w:marRight w:val="0"/>
                  <w:marTop w:val="0"/>
                  <w:marBottom w:val="0"/>
                  <w:divBdr>
                    <w:top w:val="single" w:sz="2" w:space="1" w:color="FFFFFF"/>
                    <w:left w:val="single" w:sz="2" w:space="12" w:color="FFFFFF"/>
                    <w:bottom w:val="single" w:sz="2" w:space="1" w:color="FFFFFF"/>
                    <w:right w:val="single" w:sz="2" w:space="4" w:color="FFFFFF"/>
                  </w:divBdr>
                  <w:divsChild>
                    <w:div w:id="317655146">
                      <w:marLeft w:val="0"/>
                      <w:marRight w:val="0"/>
                      <w:marTop w:val="0"/>
                      <w:marBottom w:val="0"/>
                      <w:divBdr>
                        <w:top w:val="none" w:sz="0" w:space="0" w:color="auto"/>
                        <w:left w:val="none" w:sz="0" w:space="0" w:color="auto"/>
                        <w:bottom w:val="none" w:sz="0" w:space="0" w:color="auto"/>
                        <w:right w:val="none" w:sz="0" w:space="0" w:color="auto"/>
                      </w:divBdr>
                    </w:div>
                  </w:divsChild>
                </w:div>
                <w:div w:id="966928571">
                  <w:marLeft w:val="0"/>
                  <w:marRight w:val="0"/>
                  <w:marTop w:val="0"/>
                  <w:marBottom w:val="0"/>
                  <w:divBdr>
                    <w:top w:val="single" w:sz="2" w:space="1" w:color="FFFFFF"/>
                    <w:left w:val="single" w:sz="2" w:space="12" w:color="FFFFFF"/>
                    <w:bottom w:val="single" w:sz="2" w:space="1" w:color="FFFFFF"/>
                    <w:right w:val="single" w:sz="2" w:space="4" w:color="FFFFFF"/>
                  </w:divBdr>
                  <w:divsChild>
                    <w:div w:id="1845512615">
                      <w:marLeft w:val="0"/>
                      <w:marRight w:val="0"/>
                      <w:marTop w:val="0"/>
                      <w:marBottom w:val="0"/>
                      <w:divBdr>
                        <w:top w:val="none" w:sz="0" w:space="0" w:color="auto"/>
                        <w:left w:val="none" w:sz="0" w:space="0" w:color="auto"/>
                        <w:bottom w:val="none" w:sz="0" w:space="0" w:color="auto"/>
                        <w:right w:val="none" w:sz="0" w:space="0" w:color="auto"/>
                      </w:divBdr>
                    </w:div>
                  </w:divsChild>
                </w:div>
                <w:div w:id="221331031">
                  <w:marLeft w:val="0"/>
                  <w:marRight w:val="0"/>
                  <w:marTop w:val="0"/>
                  <w:marBottom w:val="0"/>
                  <w:divBdr>
                    <w:top w:val="single" w:sz="2" w:space="1" w:color="FFFFFF"/>
                    <w:left w:val="single" w:sz="2" w:space="12" w:color="FFFFFF"/>
                    <w:bottom w:val="single" w:sz="2" w:space="1" w:color="FFFFFF"/>
                    <w:right w:val="single" w:sz="2" w:space="4" w:color="FFFFFF"/>
                  </w:divBdr>
                  <w:divsChild>
                    <w:div w:id="714239241">
                      <w:marLeft w:val="0"/>
                      <w:marRight w:val="0"/>
                      <w:marTop w:val="0"/>
                      <w:marBottom w:val="0"/>
                      <w:divBdr>
                        <w:top w:val="none" w:sz="0" w:space="0" w:color="auto"/>
                        <w:left w:val="none" w:sz="0" w:space="0" w:color="auto"/>
                        <w:bottom w:val="none" w:sz="0" w:space="0" w:color="auto"/>
                        <w:right w:val="none" w:sz="0" w:space="0" w:color="auto"/>
                      </w:divBdr>
                    </w:div>
                  </w:divsChild>
                </w:div>
                <w:div w:id="1426615031">
                  <w:marLeft w:val="0"/>
                  <w:marRight w:val="0"/>
                  <w:marTop w:val="0"/>
                  <w:marBottom w:val="0"/>
                  <w:divBdr>
                    <w:top w:val="single" w:sz="2" w:space="1" w:color="FFFFFF"/>
                    <w:left w:val="single" w:sz="2" w:space="12" w:color="FFFFFF"/>
                    <w:bottom w:val="single" w:sz="2" w:space="1" w:color="FFFFFF"/>
                    <w:right w:val="single" w:sz="2" w:space="4" w:color="FFFFFF"/>
                  </w:divBdr>
                  <w:divsChild>
                    <w:div w:id="547836442">
                      <w:marLeft w:val="0"/>
                      <w:marRight w:val="0"/>
                      <w:marTop w:val="0"/>
                      <w:marBottom w:val="0"/>
                      <w:divBdr>
                        <w:top w:val="none" w:sz="0" w:space="0" w:color="auto"/>
                        <w:left w:val="none" w:sz="0" w:space="0" w:color="auto"/>
                        <w:bottom w:val="none" w:sz="0" w:space="0" w:color="auto"/>
                        <w:right w:val="none" w:sz="0" w:space="0" w:color="auto"/>
                      </w:divBdr>
                    </w:div>
                  </w:divsChild>
                </w:div>
                <w:div w:id="710766790">
                  <w:marLeft w:val="0"/>
                  <w:marRight w:val="0"/>
                  <w:marTop w:val="0"/>
                  <w:marBottom w:val="0"/>
                  <w:divBdr>
                    <w:top w:val="single" w:sz="2" w:space="1" w:color="FFFFFF"/>
                    <w:left w:val="single" w:sz="2" w:space="12" w:color="FFFFFF"/>
                    <w:bottom w:val="single" w:sz="2" w:space="1" w:color="FFFFFF"/>
                    <w:right w:val="single" w:sz="2" w:space="4" w:color="FFFFFF"/>
                  </w:divBdr>
                  <w:divsChild>
                    <w:div w:id="1051071911">
                      <w:marLeft w:val="0"/>
                      <w:marRight w:val="0"/>
                      <w:marTop w:val="0"/>
                      <w:marBottom w:val="0"/>
                      <w:divBdr>
                        <w:top w:val="none" w:sz="0" w:space="0" w:color="auto"/>
                        <w:left w:val="none" w:sz="0" w:space="0" w:color="auto"/>
                        <w:bottom w:val="none" w:sz="0" w:space="0" w:color="auto"/>
                        <w:right w:val="none" w:sz="0" w:space="0" w:color="auto"/>
                      </w:divBdr>
                    </w:div>
                  </w:divsChild>
                </w:div>
                <w:div w:id="2117826217">
                  <w:marLeft w:val="0"/>
                  <w:marRight w:val="0"/>
                  <w:marTop w:val="0"/>
                  <w:marBottom w:val="0"/>
                  <w:divBdr>
                    <w:top w:val="single" w:sz="2" w:space="1" w:color="FFFFFF"/>
                    <w:left w:val="single" w:sz="2" w:space="12" w:color="FFFFFF"/>
                    <w:bottom w:val="single" w:sz="2" w:space="1" w:color="FFFFFF"/>
                    <w:right w:val="single" w:sz="2" w:space="4" w:color="FFFFFF"/>
                  </w:divBdr>
                  <w:divsChild>
                    <w:div w:id="300307095">
                      <w:marLeft w:val="0"/>
                      <w:marRight w:val="0"/>
                      <w:marTop w:val="0"/>
                      <w:marBottom w:val="0"/>
                      <w:divBdr>
                        <w:top w:val="none" w:sz="0" w:space="0" w:color="auto"/>
                        <w:left w:val="none" w:sz="0" w:space="0" w:color="auto"/>
                        <w:bottom w:val="none" w:sz="0" w:space="0" w:color="auto"/>
                        <w:right w:val="none" w:sz="0" w:space="0" w:color="auto"/>
                      </w:divBdr>
                    </w:div>
                  </w:divsChild>
                </w:div>
                <w:div w:id="904291643">
                  <w:marLeft w:val="0"/>
                  <w:marRight w:val="0"/>
                  <w:marTop w:val="0"/>
                  <w:marBottom w:val="0"/>
                  <w:divBdr>
                    <w:top w:val="single" w:sz="2" w:space="1" w:color="FFFFFF"/>
                    <w:left w:val="single" w:sz="2" w:space="12" w:color="FFFFFF"/>
                    <w:bottom w:val="single" w:sz="2" w:space="1" w:color="FFFFFF"/>
                    <w:right w:val="single" w:sz="2" w:space="4" w:color="FFFFFF"/>
                  </w:divBdr>
                  <w:divsChild>
                    <w:div w:id="1296250795">
                      <w:marLeft w:val="0"/>
                      <w:marRight w:val="0"/>
                      <w:marTop w:val="0"/>
                      <w:marBottom w:val="0"/>
                      <w:divBdr>
                        <w:top w:val="none" w:sz="0" w:space="0" w:color="auto"/>
                        <w:left w:val="none" w:sz="0" w:space="0" w:color="auto"/>
                        <w:bottom w:val="none" w:sz="0" w:space="0" w:color="auto"/>
                        <w:right w:val="none" w:sz="0" w:space="0" w:color="auto"/>
                      </w:divBdr>
                    </w:div>
                  </w:divsChild>
                </w:div>
                <w:div w:id="1327978052">
                  <w:marLeft w:val="0"/>
                  <w:marRight w:val="0"/>
                  <w:marTop w:val="0"/>
                  <w:marBottom w:val="0"/>
                  <w:divBdr>
                    <w:top w:val="single" w:sz="2" w:space="1" w:color="FFFFFF"/>
                    <w:left w:val="single" w:sz="2" w:space="12" w:color="FFFFFF"/>
                    <w:bottom w:val="single" w:sz="2" w:space="1" w:color="FFFFFF"/>
                    <w:right w:val="single" w:sz="2" w:space="4" w:color="FFFFFF"/>
                  </w:divBdr>
                  <w:divsChild>
                    <w:div w:id="604726341">
                      <w:marLeft w:val="0"/>
                      <w:marRight w:val="0"/>
                      <w:marTop w:val="0"/>
                      <w:marBottom w:val="0"/>
                      <w:divBdr>
                        <w:top w:val="none" w:sz="0" w:space="0" w:color="auto"/>
                        <w:left w:val="none" w:sz="0" w:space="0" w:color="auto"/>
                        <w:bottom w:val="none" w:sz="0" w:space="0" w:color="auto"/>
                        <w:right w:val="none" w:sz="0" w:space="0" w:color="auto"/>
                      </w:divBdr>
                    </w:div>
                  </w:divsChild>
                </w:div>
                <w:div w:id="723874189">
                  <w:marLeft w:val="0"/>
                  <w:marRight w:val="0"/>
                  <w:marTop w:val="0"/>
                  <w:marBottom w:val="0"/>
                  <w:divBdr>
                    <w:top w:val="single" w:sz="2" w:space="1" w:color="FFFFFF"/>
                    <w:left w:val="single" w:sz="2" w:space="12" w:color="FFFFFF"/>
                    <w:bottom w:val="single" w:sz="2" w:space="4" w:color="FFFFFF"/>
                    <w:right w:val="single" w:sz="2" w:space="4" w:color="FFFFFF"/>
                  </w:divBdr>
                  <w:divsChild>
                    <w:div w:id="2273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59835">
      <w:bodyDiv w:val="1"/>
      <w:marLeft w:val="0"/>
      <w:marRight w:val="0"/>
      <w:marTop w:val="0"/>
      <w:marBottom w:val="0"/>
      <w:divBdr>
        <w:top w:val="none" w:sz="0" w:space="0" w:color="auto"/>
        <w:left w:val="none" w:sz="0" w:space="0" w:color="auto"/>
        <w:bottom w:val="none" w:sz="0" w:space="0" w:color="auto"/>
        <w:right w:val="none" w:sz="0" w:space="0" w:color="auto"/>
      </w:divBdr>
      <w:divsChild>
        <w:div w:id="388841006">
          <w:marLeft w:val="0"/>
          <w:marRight w:val="0"/>
          <w:marTop w:val="0"/>
          <w:marBottom w:val="0"/>
          <w:divBdr>
            <w:top w:val="none" w:sz="0" w:space="0" w:color="auto"/>
            <w:left w:val="none" w:sz="0" w:space="0" w:color="auto"/>
            <w:bottom w:val="none" w:sz="0" w:space="0" w:color="auto"/>
            <w:right w:val="none" w:sz="0" w:space="0" w:color="auto"/>
          </w:divBdr>
        </w:div>
        <w:div w:id="1592664939">
          <w:marLeft w:val="0"/>
          <w:marRight w:val="0"/>
          <w:marTop w:val="0"/>
          <w:marBottom w:val="335"/>
          <w:divBdr>
            <w:top w:val="none" w:sz="0" w:space="0" w:color="auto"/>
            <w:left w:val="none" w:sz="0" w:space="0" w:color="auto"/>
            <w:bottom w:val="none" w:sz="0" w:space="0" w:color="auto"/>
            <w:right w:val="none" w:sz="0" w:space="0" w:color="auto"/>
          </w:divBdr>
          <w:divsChild>
            <w:div w:id="1730499202">
              <w:marLeft w:val="0"/>
              <w:marRight w:val="0"/>
              <w:marTop w:val="0"/>
              <w:marBottom w:val="0"/>
              <w:divBdr>
                <w:top w:val="none" w:sz="0" w:space="0" w:color="auto"/>
                <w:left w:val="none" w:sz="0" w:space="0" w:color="auto"/>
                <w:bottom w:val="none" w:sz="0" w:space="0" w:color="auto"/>
                <w:right w:val="none" w:sz="0" w:space="0" w:color="auto"/>
              </w:divBdr>
              <w:divsChild>
                <w:div w:id="182138870">
                  <w:marLeft w:val="0"/>
                  <w:marRight w:val="0"/>
                  <w:marTop w:val="0"/>
                  <w:marBottom w:val="0"/>
                  <w:divBdr>
                    <w:top w:val="single" w:sz="2" w:space="4" w:color="FFFFFF"/>
                    <w:left w:val="single" w:sz="2" w:space="12" w:color="FFFFFF"/>
                    <w:bottom w:val="single" w:sz="2" w:space="1" w:color="FFFFFF"/>
                    <w:right w:val="single" w:sz="2" w:space="4" w:color="FFFFFF"/>
                  </w:divBdr>
                  <w:divsChild>
                    <w:div w:id="1763914285">
                      <w:marLeft w:val="0"/>
                      <w:marRight w:val="0"/>
                      <w:marTop w:val="0"/>
                      <w:marBottom w:val="0"/>
                      <w:divBdr>
                        <w:top w:val="none" w:sz="0" w:space="0" w:color="auto"/>
                        <w:left w:val="none" w:sz="0" w:space="0" w:color="auto"/>
                        <w:bottom w:val="none" w:sz="0" w:space="0" w:color="auto"/>
                        <w:right w:val="none" w:sz="0" w:space="0" w:color="auto"/>
                      </w:divBdr>
                    </w:div>
                  </w:divsChild>
                </w:div>
                <w:div w:id="780687332">
                  <w:marLeft w:val="0"/>
                  <w:marRight w:val="0"/>
                  <w:marTop w:val="0"/>
                  <w:marBottom w:val="0"/>
                  <w:divBdr>
                    <w:top w:val="single" w:sz="2" w:space="1" w:color="FFFFFF"/>
                    <w:left w:val="single" w:sz="2" w:space="12" w:color="FFFFFF"/>
                    <w:bottom w:val="single" w:sz="2" w:space="1" w:color="FFFFFF"/>
                    <w:right w:val="single" w:sz="2" w:space="4" w:color="FFFFFF"/>
                  </w:divBdr>
                  <w:divsChild>
                    <w:div w:id="1664356351">
                      <w:marLeft w:val="0"/>
                      <w:marRight w:val="0"/>
                      <w:marTop w:val="0"/>
                      <w:marBottom w:val="0"/>
                      <w:divBdr>
                        <w:top w:val="none" w:sz="0" w:space="0" w:color="auto"/>
                        <w:left w:val="none" w:sz="0" w:space="0" w:color="auto"/>
                        <w:bottom w:val="none" w:sz="0" w:space="0" w:color="auto"/>
                        <w:right w:val="none" w:sz="0" w:space="0" w:color="auto"/>
                      </w:divBdr>
                    </w:div>
                  </w:divsChild>
                </w:div>
                <w:div w:id="1221480195">
                  <w:marLeft w:val="0"/>
                  <w:marRight w:val="0"/>
                  <w:marTop w:val="0"/>
                  <w:marBottom w:val="0"/>
                  <w:divBdr>
                    <w:top w:val="single" w:sz="2" w:space="1" w:color="FFFFFF"/>
                    <w:left w:val="single" w:sz="2" w:space="12" w:color="FFFFFF"/>
                    <w:bottom w:val="single" w:sz="2" w:space="1" w:color="FFFFFF"/>
                    <w:right w:val="single" w:sz="2" w:space="4" w:color="FFFFFF"/>
                  </w:divBdr>
                  <w:divsChild>
                    <w:div w:id="1640841172">
                      <w:marLeft w:val="0"/>
                      <w:marRight w:val="0"/>
                      <w:marTop w:val="0"/>
                      <w:marBottom w:val="0"/>
                      <w:divBdr>
                        <w:top w:val="none" w:sz="0" w:space="0" w:color="auto"/>
                        <w:left w:val="none" w:sz="0" w:space="0" w:color="auto"/>
                        <w:bottom w:val="none" w:sz="0" w:space="0" w:color="auto"/>
                        <w:right w:val="none" w:sz="0" w:space="0" w:color="auto"/>
                      </w:divBdr>
                    </w:div>
                  </w:divsChild>
                </w:div>
                <w:div w:id="2147117053">
                  <w:marLeft w:val="0"/>
                  <w:marRight w:val="0"/>
                  <w:marTop w:val="0"/>
                  <w:marBottom w:val="0"/>
                  <w:divBdr>
                    <w:top w:val="single" w:sz="2" w:space="1" w:color="FFFFFF"/>
                    <w:left w:val="single" w:sz="2" w:space="12" w:color="FFFFFF"/>
                    <w:bottom w:val="single" w:sz="2" w:space="1" w:color="FFFFFF"/>
                    <w:right w:val="single" w:sz="2" w:space="4" w:color="FFFFFF"/>
                  </w:divBdr>
                  <w:divsChild>
                    <w:div w:id="993484129">
                      <w:marLeft w:val="0"/>
                      <w:marRight w:val="0"/>
                      <w:marTop w:val="0"/>
                      <w:marBottom w:val="0"/>
                      <w:divBdr>
                        <w:top w:val="none" w:sz="0" w:space="0" w:color="auto"/>
                        <w:left w:val="none" w:sz="0" w:space="0" w:color="auto"/>
                        <w:bottom w:val="none" w:sz="0" w:space="0" w:color="auto"/>
                        <w:right w:val="none" w:sz="0" w:space="0" w:color="auto"/>
                      </w:divBdr>
                    </w:div>
                  </w:divsChild>
                </w:div>
                <w:div w:id="1680426507">
                  <w:marLeft w:val="0"/>
                  <w:marRight w:val="0"/>
                  <w:marTop w:val="0"/>
                  <w:marBottom w:val="0"/>
                  <w:divBdr>
                    <w:top w:val="single" w:sz="2" w:space="1" w:color="FFFFFF"/>
                    <w:left w:val="single" w:sz="2" w:space="12" w:color="FFFFFF"/>
                    <w:bottom w:val="single" w:sz="2" w:space="1" w:color="FFFFFF"/>
                    <w:right w:val="single" w:sz="2" w:space="4" w:color="FFFFFF"/>
                  </w:divBdr>
                  <w:divsChild>
                    <w:div w:id="2136676249">
                      <w:marLeft w:val="0"/>
                      <w:marRight w:val="0"/>
                      <w:marTop w:val="0"/>
                      <w:marBottom w:val="0"/>
                      <w:divBdr>
                        <w:top w:val="none" w:sz="0" w:space="0" w:color="auto"/>
                        <w:left w:val="none" w:sz="0" w:space="0" w:color="auto"/>
                        <w:bottom w:val="none" w:sz="0" w:space="0" w:color="auto"/>
                        <w:right w:val="none" w:sz="0" w:space="0" w:color="auto"/>
                      </w:divBdr>
                    </w:div>
                  </w:divsChild>
                </w:div>
                <w:div w:id="1863660957">
                  <w:marLeft w:val="0"/>
                  <w:marRight w:val="0"/>
                  <w:marTop w:val="0"/>
                  <w:marBottom w:val="0"/>
                  <w:divBdr>
                    <w:top w:val="single" w:sz="2" w:space="1" w:color="FFFFFF"/>
                    <w:left w:val="single" w:sz="2" w:space="12" w:color="FFFFFF"/>
                    <w:bottom w:val="single" w:sz="2" w:space="1" w:color="FFFFFF"/>
                    <w:right w:val="single" w:sz="2" w:space="4" w:color="FFFFFF"/>
                  </w:divBdr>
                  <w:divsChild>
                    <w:div w:id="692463608">
                      <w:marLeft w:val="0"/>
                      <w:marRight w:val="0"/>
                      <w:marTop w:val="0"/>
                      <w:marBottom w:val="0"/>
                      <w:divBdr>
                        <w:top w:val="none" w:sz="0" w:space="0" w:color="auto"/>
                        <w:left w:val="none" w:sz="0" w:space="0" w:color="auto"/>
                        <w:bottom w:val="none" w:sz="0" w:space="0" w:color="auto"/>
                        <w:right w:val="none" w:sz="0" w:space="0" w:color="auto"/>
                      </w:divBdr>
                    </w:div>
                  </w:divsChild>
                </w:div>
                <w:div w:id="60561658">
                  <w:marLeft w:val="0"/>
                  <w:marRight w:val="0"/>
                  <w:marTop w:val="0"/>
                  <w:marBottom w:val="0"/>
                  <w:divBdr>
                    <w:top w:val="single" w:sz="2" w:space="1" w:color="FFFFFF"/>
                    <w:left w:val="single" w:sz="2" w:space="12" w:color="FFFFFF"/>
                    <w:bottom w:val="single" w:sz="2" w:space="1" w:color="FFFFFF"/>
                    <w:right w:val="single" w:sz="2" w:space="4" w:color="FFFFFF"/>
                  </w:divBdr>
                  <w:divsChild>
                    <w:div w:id="1377198647">
                      <w:marLeft w:val="0"/>
                      <w:marRight w:val="0"/>
                      <w:marTop w:val="0"/>
                      <w:marBottom w:val="0"/>
                      <w:divBdr>
                        <w:top w:val="none" w:sz="0" w:space="0" w:color="auto"/>
                        <w:left w:val="none" w:sz="0" w:space="0" w:color="auto"/>
                        <w:bottom w:val="none" w:sz="0" w:space="0" w:color="auto"/>
                        <w:right w:val="none" w:sz="0" w:space="0" w:color="auto"/>
                      </w:divBdr>
                    </w:div>
                  </w:divsChild>
                </w:div>
                <w:div w:id="974719052">
                  <w:marLeft w:val="0"/>
                  <w:marRight w:val="0"/>
                  <w:marTop w:val="0"/>
                  <w:marBottom w:val="0"/>
                  <w:divBdr>
                    <w:top w:val="single" w:sz="2" w:space="1" w:color="FFFFFF"/>
                    <w:left w:val="single" w:sz="2" w:space="12" w:color="FFFFFF"/>
                    <w:bottom w:val="single" w:sz="2" w:space="1" w:color="FFFFFF"/>
                    <w:right w:val="single" w:sz="2" w:space="4" w:color="FFFFFF"/>
                  </w:divBdr>
                  <w:divsChild>
                    <w:div w:id="890118031">
                      <w:marLeft w:val="0"/>
                      <w:marRight w:val="0"/>
                      <w:marTop w:val="0"/>
                      <w:marBottom w:val="0"/>
                      <w:divBdr>
                        <w:top w:val="none" w:sz="0" w:space="0" w:color="auto"/>
                        <w:left w:val="none" w:sz="0" w:space="0" w:color="auto"/>
                        <w:bottom w:val="none" w:sz="0" w:space="0" w:color="auto"/>
                        <w:right w:val="none" w:sz="0" w:space="0" w:color="auto"/>
                      </w:divBdr>
                    </w:div>
                  </w:divsChild>
                </w:div>
                <w:div w:id="1695423039">
                  <w:marLeft w:val="0"/>
                  <w:marRight w:val="0"/>
                  <w:marTop w:val="0"/>
                  <w:marBottom w:val="0"/>
                  <w:divBdr>
                    <w:top w:val="single" w:sz="2" w:space="1" w:color="FFFFFF"/>
                    <w:left w:val="single" w:sz="2" w:space="12" w:color="FFFFFF"/>
                    <w:bottom w:val="single" w:sz="2" w:space="1" w:color="FFFFFF"/>
                    <w:right w:val="single" w:sz="2" w:space="4" w:color="FFFFFF"/>
                  </w:divBdr>
                  <w:divsChild>
                    <w:div w:id="1292663756">
                      <w:marLeft w:val="0"/>
                      <w:marRight w:val="0"/>
                      <w:marTop w:val="0"/>
                      <w:marBottom w:val="0"/>
                      <w:divBdr>
                        <w:top w:val="none" w:sz="0" w:space="0" w:color="auto"/>
                        <w:left w:val="none" w:sz="0" w:space="0" w:color="auto"/>
                        <w:bottom w:val="none" w:sz="0" w:space="0" w:color="auto"/>
                        <w:right w:val="none" w:sz="0" w:space="0" w:color="auto"/>
                      </w:divBdr>
                    </w:div>
                  </w:divsChild>
                </w:div>
                <w:div w:id="634676207">
                  <w:marLeft w:val="0"/>
                  <w:marRight w:val="0"/>
                  <w:marTop w:val="0"/>
                  <w:marBottom w:val="0"/>
                  <w:divBdr>
                    <w:top w:val="single" w:sz="2" w:space="1" w:color="FFFFFF"/>
                    <w:left w:val="single" w:sz="2" w:space="12" w:color="FFFFFF"/>
                    <w:bottom w:val="single" w:sz="2" w:space="1" w:color="FFFFFF"/>
                    <w:right w:val="single" w:sz="2" w:space="4" w:color="FFFFFF"/>
                  </w:divBdr>
                  <w:divsChild>
                    <w:div w:id="1715353725">
                      <w:marLeft w:val="0"/>
                      <w:marRight w:val="0"/>
                      <w:marTop w:val="0"/>
                      <w:marBottom w:val="0"/>
                      <w:divBdr>
                        <w:top w:val="none" w:sz="0" w:space="0" w:color="auto"/>
                        <w:left w:val="none" w:sz="0" w:space="0" w:color="auto"/>
                        <w:bottom w:val="none" w:sz="0" w:space="0" w:color="auto"/>
                        <w:right w:val="none" w:sz="0" w:space="0" w:color="auto"/>
                      </w:divBdr>
                    </w:div>
                  </w:divsChild>
                </w:div>
                <w:div w:id="143277303">
                  <w:marLeft w:val="0"/>
                  <w:marRight w:val="0"/>
                  <w:marTop w:val="0"/>
                  <w:marBottom w:val="0"/>
                  <w:divBdr>
                    <w:top w:val="single" w:sz="2" w:space="1" w:color="FFFFFF"/>
                    <w:left w:val="single" w:sz="2" w:space="12" w:color="FFFFFF"/>
                    <w:bottom w:val="single" w:sz="2" w:space="1" w:color="FFFFFF"/>
                    <w:right w:val="single" w:sz="2" w:space="4" w:color="FFFFFF"/>
                  </w:divBdr>
                  <w:divsChild>
                    <w:div w:id="1876699135">
                      <w:marLeft w:val="0"/>
                      <w:marRight w:val="0"/>
                      <w:marTop w:val="0"/>
                      <w:marBottom w:val="0"/>
                      <w:divBdr>
                        <w:top w:val="none" w:sz="0" w:space="0" w:color="auto"/>
                        <w:left w:val="none" w:sz="0" w:space="0" w:color="auto"/>
                        <w:bottom w:val="none" w:sz="0" w:space="0" w:color="auto"/>
                        <w:right w:val="none" w:sz="0" w:space="0" w:color="auto"/>
                      </w:divBdr>
                    </w:div>
                  </w:divsChild>
                </w:div>
                <w:div w:id="1072040431">
                  <w:marLeft w:val="0"/>
                  <w:marRight w:val="0"/>
                  <w:marTop w:val="0"/>
                  <w:marBottom w:val="0"/>
                  <w:divBdr>
                    <w:top w:val="single" w:sz="2" w:space="1" w:color="FFFFFF"/>
                    <w:left w:val="single" w:sz="2" w:space="12" w:color="FFFFFF"/>
                    <w:bottom w:val="single" w:sz="2" w:space="1" w:color="FFFFFF"/>
                    <w:right w:val="single" w:sz="2" w:space="4" w:color="FFFFFF"/>
                  </w:divBdr>
                  <w:divsChild>
                    <w:div w:id="1735468657">
                      <w:marLeft w:val="0"/>
                      <w:marRight w:val="0"/>
                      <w:marTop w:val="0"/>
                      <w:marBottom w:val="0"/>
                      <w:divBdr>
                        <w:top w:val="none" w:sz="0" w:space="0" w:color="auto"/>
                        <w:left w:val="none" w:sz="0" w:space="0" w:color="auto"/>
                        <w:bottom w:val="none" w:sz="0" w:space="0" w:color="auto"/>
                        <w:right w:val="none" w:sz="0" w:space="0" w:color="auto"/>
                      </w:divBdr>
                    </w:div>
                  </w:divsChild>
                </w:div>
                <w:div w:id="1664041414">
                  <w:marLeft w:val="0"/>
                  <w:marRight w:val="0"/>
                  <w:marTop w:val="0"/>
                  <w:marBottom w:val="0"/>
                  <w:divBdr>
                    <w:top w:val="single" w:sz="2" w:space="1" w:color="FFFFFF"/>
                    <w:left w:val="single" w:sz="2" w:space="12" w:color="FFFFFF"/>
                    <w:bottom w:val="single" w:sz="2" w:space="1" w:color="FFFFFF"/>
                    <w:right w:val="single" w:sz="2" w:space="4" w:color="FFFFFF"/>
                  </w:divBdr>
                  <w:divsChild>
                    <w:div w:id="797575915">
                      <w:marLeft w:val="0"/>
                      <w:marRight w:val="0"/>
                      <w:marTop w:val="0"/>
                      <w:marBottom w:val="0"/>
                      <w:divBdr>
                        <w:top w:val="none" w:sz="0" w:space="0" w:color="auto"/>
                        <w:left w:val="none" w:sz="0" w:space="0" w:color="auto"/>
                        <w:bottom w:val="none" w:sz="0" w:space="0" w:color="auto"/>
                        <w:right w:val="none" w:sz="0" w:space="0" w:color="auto"/>
                      </w:divBdr>
                    </w:div>
                  </w:divsChild>
                </w:div>
                <w:div w:id="1790124660">
                  <w:marLeft w:val="0"/>
                  <w:marRight w:val="0"/>
                  <w:marTop w:val="0"/>
                  <w:marBottom w:val="0"/>
                  <w:divBdr>
                    <w:top w:val="single" w:sz="2" w:space="1" w:color="FFFFFF"/>
                    <w:left w:val="single" w:sz="2" w:space="12" w:color="FFFFFF"/>
                    <w:bottom w:val="single" w:sz="2" w:space="1" w:color="FFFFFF"/>
                    <w:right w:val="single" w:sz="2" w:space="4" w:color="FFFFFF"/>
                  </w:divBdr>
                  <w:divsChild>
                    <w:div w:id="1858419612">
                      <w:marLeft w:val="0"/>
                      <w:marRight w:val="0"/>
                      <w:marTop w:val="0"/>
                      <w:marBottom w:val="0"/>
                      <w:divBdr>
                        <w:top w:val="none" w:sz="0" w:space="0" w:color="auto"/>
                        <w:left w:val="none" w:sz="0" w:space="0" w:color="auto"/>
                        <w:bottom w:val="none" w:sz="0" w:space="0" w:color="auto"/>
                        <w:right w:val="none" w:sz="0" w:space="0" w:color="auto"/>
                      </w:divBdr>
                    </w:div>
                  </w:divsChild>
                </w:div>
                <w:div w:id="38821989">
                  <w:marLeft w:val="0"/>
                  <w:marRight w:val="0"/>
                  <w:marTop w:val="0"/>
                  <w:marBottom w:val="0"/>
                  <w:divBdr>
                    <w:top w:val="single" w:sz="2" w:space="1" w:color="FFFFFF"/>
                    <w:left w:val="single" w:sz="2" w:space="12" w:color="FFFFFF"/>
                    <w:bottom w:val="single" w:sz="2" w:space="1" w:color="FFFFFF"/>
                    <w:right w:val="single" w:sz="2" w:space="4" w:color="FFFFFF"/>
                  </w:divBdr>
                  <w:divsChild>
                    <w:div w:id="1271281781">
                      <w:marLeft w:val="0"/>
                      <w:marRight w:val="0"/>
                      <w:marTop w:val="0"/>
                      <w:marBottom w:val="0"/>
                      <w:divBdr>
                        <w:top w:val="none" w:sz="0" w:space="0" w:color="auto"/>
                        <w:left w:val="none" w:sz="0" w:space="0" w:color="auto"/>
                        <w:bottom w:val="none" w:sz="0" w:space="0" w:color="auto"/>
                        <w:right w:val="none" w:sz="0" w:space="0" w:color="auto"/>
                      </w:divBdr>
                    </w:div>
                  </w:divsChild>
                </w:div>
                <w:div w:id="1378629399">
                  <w:marLeft w:val="0"/>
                  <w:marRight w:val="0"/>
                  <w:marTop w:val="0"/>
                  <w:marBottom w:val="0"/>
                  <w:divBdr>
                    <w:top w:val="single" w:sz="2" w:space="1" w:color="FFFFFF"/>
                    <w:left w:val="single" w:sz="2" w:space="12" w:color="FFFFFF"/>
                    <w:bottom w:val="single" w:sz="2" w:space="1" w:color="FFFFFF"/>
                    <w:right w:val="single" w:sz="2" w:space="4" w:color="FFFFFF"/>
                  </w:divBdr>
                  <w:divsChild>
                    <w:div w:id="819731323">
                      <w:marLeft w:val="0"/>
                      <w:marRight w:val="0"/>
                      <w:marTop w:val="0"/>
                      <w:marBottom w:val="0"/>
                      <w:divBdr>
                        <w:top w:val="none" w:sz="0" w:space="0" w:color="auto"/>
                        <w:left w:val="none" w:sz="0" w:space="0" w:color="auto"/>
                        <w:bottom w:val="none" w:sz="0" w:space="0" w:color="auto"/>
                        <w:right w:val="none" w:sz="0" w:space="0" w:color="auto"/>
                      </w:divBdr>
                    </w:div>
                  </w:divsChild>
                </w:div>
                <w:div w:id="1240286300">
                  <w:marLeft w:val="0"/>
                  <w:marRight w:val="0"/>
                  <w:marTop w:val="0"/>
                  <w:marBottom w:val="0"/>
                  <w:divBdr>
                    <w:top w:val="single" w:sz="2" w:space="1" w:color="FFFFFF"/>
                    <w:left w:val="single" w:sz="2" w:space="12" w:color="FFFFFF"/>
                    <w:bottom w:val="single" w:sz="2" w:space="1" w:color="FFFFFF"/>
                    <w:right w:val="single" w:sz="2" w:space="4" w:color="FFFFFF"/>
                  </w:divBdr>
                  <w:divsChild>
                    <w:div w:id="11075696">
                      <w:marLeft w:val="0"/>
                      <w:marRight w:val="0"/>
                      <w:marTop w:val="0"/>
                      <w:marBottom w:val="0"/>
                      <w:divBdr>
                        <w:top w:val="none" w:sz="0" w:space="0" w:color="auto"/>
                        <w:left w:val="none" w:sz="0" w:space="0" w:color="auto"/>
                        <w:bottom w:val="none" w:sz="0" w:space="0" w:color="auto"/>
                        <w:right w:val="none" w:sz="0" w:space="0" w:color="auto"/>
                      </w:divBdr>
                    </w:div>
                  </w:divsChild>
                </w:div>
                <w:div w:id="1437485988">
                  <w:marLeft w:val="0"/>
                  <w:marRight w:val="0"/>
                  <w:marTop w:val="0"/>
                  <w:marBottom w:val="0"/>
                  <w:divBdr>
                    <w:top w:val="single" w:sz="2" w:space="1" w:color="FFFFFF"/>
                    <w:left w:val="single" w:sz="2" w:space="12" w:color="FFFFFF"/>
                    <w:bottom w:val="single" w:sz="2" w:space="4" w:color="FFFFFF"/>
                    <w:right w:val="single" w:sz="2" w:space="4" w:color="FFFFFF"/>
                  </w:divBdr>
                  <w:divsChild>
                    <w:div w:id="54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5460">
          <w:marLeft w:val="0"/>
          <w:marRight w:val="0"/>
          <w:marTop w:val="0"/>
          <w:marBottom w:val="335"/>
          <w:divBdr>
            <w:top w:val="none" w:sz="0" w:space="0" w:color="auto"/>
            <w:left w:val="none" w:sz="0" w:space="0" w:color="auto"/>
            <w:bottom w:val="none" w:sz="0" w:space="0" w:color="auto"/>
            <w:right w:val="none" w:sz="0" w:space="0" w:color="auto"/>
          </w:divBdr>
          <w:divsChild>
            <w:div w:id="269825592">
              <w:marLeft w:val="0"/>
              <w:marRight w:val="0"/>
              <w:marTop w:val="0"/>
              <w:marBottom w:val="0"/>
              <w:divBdr>
                <w:top w:val="none" w:sz="0" w:space="0" w:color="auto"/>
                <w:left w:val="none" w:sz="0" w:space="0" w:color="auto"/>
                <w:bottom w:val="none" w:sz="0" w:space="0" w:color="auto"/>
                <w:right w:val="none" w:sz="0" w:space="0" w:color="auto"/>
              </w:divBdr>
              <w:divsChild>
                <w:div w:id="1446773216">
                  <w:marLeft w:val="0"/>
                  <w:marRight w:val="0"/>
                  <w:marTop w:val="0"/>
                  <w:marBottom w:val="0"/>
                  <w:divBdr>
                    <w:top w:val="single" w:sz="2" w:space="4" w:color="FFFFFF"/>
                    <w:left w:val="single" w:sz="2" w:space="12" w:color="FFFFFF"/>
                    <w:bottom w:val="single" w:sz="2" w:space="1" w:color="FFFFFF"/>
                    <w:right w:val="single" w:sz="2" w:space="4" w:color="FFFFFF"/>
                  </w:divBdr>
                  <w:divsChild>
                    <w:div w:id="1165631442">
                      <w:marLeft w:val="0"/>
                      <w:marRight w:val="0"/>
                      <w:marTop w:val="0"/>
                      <w:marBottom w:val="0"/>
                      <w:divBdr>
                        <w:top w:val="none" w:sz="0" w:space="0" w:color="auto"/>
                        <w:left w:val="none" w:sz="0" w:space="0" w:color="auto"/>
                        <w:bottom w:val="none" w:sz="0" w:space="0" w:color="auto"/>
                        <w:right w:val="none" w:sz="0" w:space="0" w:color="auto"/>
                      </w:divBdr>
                    </w:div>
                  </w:divsChild>
                </w:div>
                <w:div w:id="1283341089">
                  <w:marLeft w:val="0"/>
                  <w:marRight w:val="0"/>
                  <w:marTop w:val="0"/>
                  <w:marBottom w:val="0"/>
                  <w:divBdr>
                    <w:top w:val="single" w:sz="2" w:space="1" w:color="FFFFFF"/>
                    <w:left w:val="single" w:sz="2" w:space="12" w:color="FFFFFF"/>
                    <w:bottom w:val="single" w:sz="2" w:space="1" w:color="FFFFFF"/>
                    <w:right w:val="single" w:sz="2" w:space="4" w:color="FFFFFF"/>
                  </w:divBdr>
                  <w:divsChild>
                    <w:div w:id="2082830923">
                      <w:marLeft w:val="0"/>
                      <w:marRight w:val="0"/>
                      <w:marTop w:val="0"/>
                      <w:marBottom w:val="0"/>
                      <w:divBdr>
                        <w:top w:val="none" w:sz="0" w:space="0" w:color="auto"/>
                        <w:left w:val="none" w:sz="0" w:space="0" w:color="auto"/>
                        <w:bottom w:val="none" w:sz="0" w:space="0" w:color="auto"/>
                        <w:right w:val="none" w:sz="0" w:space="0" w:color="auto"/>
                      </w:divBdr>
                    </w:div>
                  </w:divsChild>
                </w:div>
                <w:div w:id="1502740648">
                  <w:marLeft w:val="0"/>
                  <w:marRight w:val="0"/>
                  <w:marTop w:val="0"/>
                  <w:marBottom w:val="0"/>
                  <w:divBdr>
                    <w:top w:val="single" w:sz="2" w:space="1" w:color="FFFFFF"/>
                    <w:left w:val="single" w:sz="2" w:space="12" w:color="FFFFFF"/>
                    <w:bottom w:val="single" w:sz="2" w:space="1" w:color="FFFFFF"/>
                    <w:right w:val="single" w:sz="2" w:space="4" w:color="FFFFFF"/>
                  </w:divBdr>
                  <w:divsChild>
                    <w:div w:id="66613715">
                      <w:marLeft w:val="0"/>
                      <w:marRight w:val="0"/>
                      <w:marTop w:val="0"/>
                      <w:marBottom w:val="0"/>
                      <w:divBdr>
                        <w:top w:val="none" w:sz="0" w:space="0" w:color="auto"/>
                        <w:left w:val="none" w:sz="0" w:space="0" w:color="auto"/>
                        <w:bottom w:val="none" w:sz="0" w:space="0" w:color="auto"/>
                        <w:right w:val="none" w:sz="0" w:space="0" w:color="auto"/>
                      </w:divBdr>
                    </w:div>
                  </w:divsChild>
                </w:div>
                <w:div w:id="344284347">
                  <w:marLeft w:val="0"/>
                  <w:marRight w:val="0"/>
                  <w:marTop w:val="0"/>
                  <w:marBottom w:val="0"/>
                  <w:divBdr>
                    <w:top w:val="single" w:sz="2" w:space="1" w:color="FFFFFF"/>
                    <w:left w:val="single" w:sz="2" w:space="12" w:color="FFFFFF"/>
                    <w:bottom w:val="single" w:sz="2" w:space="1" w:color="FFFFFF"/>
                    <w:right w:val="single" w:sz="2" w:space="4" w:color="FFFFFF"/>
                  </w:divBdr>
                  <w:divsChild>
                    <w:div w:id="752703378">
                      <w:marLeft w:val="0"/>
                      <w:marRight w:val="0"/>
                      <w:marTop w:val="0"/>
                      <w:marBottom w:val="0"/>
                      <w:divBdr>
                        <w:top w:val="none" w:sz="0" w:space="0" w:color="auto"/>
                        <w:left w:val="none" w:sz="0" w:space="0" w:color="auto"/>
                        <w:bottom w:val="none" w:sz="0" w:space="0" w:color="auto"/>
                        <w:right w:val="none" w:sz="0" w:space="0" w:color="auto"/>
                      </w:divBdr>
                    </w:div>
                  </w:divsChild>
                </w:div>
                <w:div w:id="36051879">
                  <w:marLeft w:val="0"/>
                  <w:marRight w:val="0"/>
                  <w:marTop w:val="0"/>
                  <w:marBottom w:val="0"/>
                  <w:divBdr>
                    <w:top w:val="single" w:sz="2" w:space="1" w:color="FFFFFF"/>
                    <w:left w:val="single" w:sz="2" w:space="12" w:color="FFFFFF"/>
                    <w:bottom w:val="single" w:sz="2" w:space="1" w:color="FFFFFF"/>
                    <w:right w:val="single" w:sz="2" w:space="4" w:color="FFFFFF"/>
                  </w:divBdr>
                  <w:divsChild>
                    <w:div w:id="98138444">
                      <w:marLeft w:val="0"/>
                      <w:marRight w:val="0"/>
                      <w:marTop w:val="0"/>
                      <w:marBottom w:val="0"/>
                      <w:divBdr>
                        <w:top w:val="none" w:sz="0" w:space="0" w:color="auto"/>
                        <w:left w:val="none" w:sz="0" w:space="0" w:color="auto"/>
                        <w:bottom w:val="none" w:sz="0" w:space="0" w:color="auto"/>
                        <w:right w:val="none" w:sz="0" w:space="0" w:color="auto"/>
                      </w:divBdr>
                    </w:div>
                  </w:divsChild>
                </w:div>
                <w:div w:id="207692102">
                  <w:marLeft w:val="0"/>
                  <w:marRight w:val="0"/>
                  <w:marTop w:val="0"/>
                  <w:marBottom w:val="0"/>
                  <w:divBdr>
                    <w:top w:val="single" w:sz="2" w:space="1" w:color="FFFFFF"/>
                    <w:left w:val="single" w:sz="2" w:space="12" w:color="FFFFFF"/>
                    <w:bottom w:val="single" w:sz="2" w:space="1" w:color="FFFFFF"/>
                    <w:right w:val="single" w:sz="2" w:space="4" w:color="FFFFFF"/>
                  </w:divBdr>
                  <w:divsChild>
                    <w:div w:id="1544098787">
                      <w:marLeft w:val="0"/>
                      <w:marRight w:val="0"/>
                      <w:marTop w:val="0"/>
                      <w:marBottom w:val="0"/>
                      <w:divBdr>
                        <w:top w:val="none" w:sz="0" w:space="0" w:color="auto"/>
                        <w:left w:val="none" w:sz="0" w:space="0" w:color="auto"/>
                        <w:bottom w:val="none" w:sz="0" w:space="0" w:color="auto"/>
                        <w:right w:val="none" w:sz="0" w:space="0" w:color="auto"/>
                      </w:divBdr>
                    </w:div>
                  </w:divsChild>
                </w:div>
                <w:div w:id="500893396">
                  <w:marLeft w:val="0"/>
                  <w:marRight w:val="0"/>
                  <w:marTop w:val="0"/>
                  <w:marBottom w:val="0"/>
                  <w:divBdr>
                    <w:top w:val="single" w:sz="2" w:space="1" w:color="FFFFFF"/>
                    <w:left w:val="single" w:sz="2" w:space="12" w:color="FFFFFF"/>
                    <w:bottom w:val="single" w:sz="2" w:space="1" w:color="FFFFFF"/>
                    <w:right w:val="single" w:sz="2" w:space="4" w:color="FFFFFF"/>
                  </w:divBdr>
                  <w:divsChild>
                    <w:div w:id="302391763">
                      <w:marLeft w:val="0"/>
                      <w:marRight w:val="0"/>
                      <w:marTop w:val="0"/>
                      <w:marBottom w:val="0"/>
                      <w:divBdr>
                        <w:top w:val="none" w:sz="0" w:space="0" w:color="auto"/>
                        <w:left w:val="none" w:sz="0" w:space="0" w:color="auto"/>
                        <w:bottom w:val="none" w:sz="0" w:space="0" w:color="auto"/>
                        <w:right w:val="none" w:sz="0" w:space="0" w:color="auto"/>
                      </w:divBdr>
                    </w:div>
                  </w:divsChild>
                </w:div>
                <w:div w:id="963074409">
                  <w:marLeft w:val="0"/>
                  <w:marRight w:val="0"/>
                  <w:marTop w:val="0"/>
                  <w:marBottom w:val="0"/>
                  <w:divBdr>
                    <w:top w:val="single" w:sz="2" w:space="1" w:color="FFFFFF"/>
                    <w:left w:val="single" w:sz="2" w:space="12" w:color="FFFFFF"/>
                    <w:bottom w:val="single" w:sz="2" w:space="1" w:color="FFFFFF"/>
                    <w:right w:val="single" w:sz="2" w:space="4" w:color="FFFFFF"/>
                  </w:divBdr>
                  <w:divsChild>
                    <w:div w:id="168058735">
                      <w:marLeft w:val="0"/>
                      <w:marRight w:val="0"/>
                      <w:marTop w:val="0"/>
                      <w:marBottom w:val="0"/>
                      <w:divBdr>
                        <w:top w:val="none" w:sz="0" w:space="0" w:color="auto"/>
                        <w:left w:val="none" w:sz="0" w:space="0" w:color="auto"/>
                        <w:bottom w:val="none" w:sz="0" w:space="0" w:color="auto"/>
                        <w:right w:val="none" w:sz="0" w:space="0" w:color="auto"/>
                      </w:divBdr>
                    </w:div>
                  </w:divsChild>
                </w:div>
                <w:div w:id="1520243156">
                  <w:marLeft w:val="0"/>
                  <w:marRight w:val="0"/>
                  <w:marTop w:val="0"/>
                  <w:marBottom w:val="0"/>
                  <w:divBdr>
                    <w:top w:val="single" w:sz="2" w:space="1" w:color="FFFFFF"/>
                    <w:left w:val="single" w:sz="2" w:space="12" w:color="FFFFFF"/>
                    <w:bottom w:val="single" w:sz="2" w:space="1" w:color="FFFFFF"/>
                    <w:right w:val="single" w:sz="2" w:space="4" w:color="FFFFFF"/>
                  </w:divBdr>
                  <w:divsChild>
                    <w:div w:id="643238968">
                      <w:marLeft w:val="0"/>
                      <w:marRight w:val="0"/>
                      <w:marTop w:val="0"/>
                      <w:marBottom w:val="0"/>
                      <w:divBdr>
                        <w:top w:val="none" w:sz="0" w:space="0" w:color="auto"/>
                        <w:left w:val="none" w:sz="0" w:space="0" w:color="auto"/>
                        <w:bottom w:val="none" w:sz="0" w:space="0" w:color="auto"/>
                        <w:right w:val="none" w:sz="0" w:space="0" w:color="auto"/>
                      </w:divBdr>
                    </w:div>
                  </w:divsChild>
                </w:div>
                <w:div w:id="1440371420">
                  <w:marLeft w:val="0"/>
                  <w:marRight w:val="0"/>
                  <w:marTop w:val="0"/>
                  <w:marBottom w:val="0"/>
                  <w:divBdr>
                    <w:top w:val="single" w:sz="2" w:space="1" w:color="FFFFFF"/>
                    <w:left w:val="single" w:sz="2" w:space="12" w:color="FFFFFF"/>
                    <w:bottom w:val="single" w:sz="2" w:space="1" w:color="FFFFFF"/>
                    <w:right w:val="single" w:sz="2" w:space="4" w:color="FFFFFF"/>
                  </w:divBdr>
                  <w:divsChild>
                    <w:div w:id="241112998">
                      <w:marLeft w:val="0"/>
                      <w:marRight w:val="0"/>
                      <w:marTop w:val="0"/>
                      <w:marBottom w:val="0"/>
                      <w:divBdr>
                        <w:top w:val="none" w:sz="0" w:space="0" w:color="auto"/>
                        <w:left w:val="none" w:sz="0" w:space="0" w:color="auto"/>
                        <w:bottom w:val="none" w:sz="0" w:space="0" w:color="auto"/>
                        <w:right w:val="none" w:sz="0" w:space="0" w:color="auto"/>
                      </w:divBdr>
                    </w:div>
                  </w:divsChild>
                </w:div>
                <w:div w:id="756051890">
                  <w:marLeft w:val="0"/>
                  <w:marRight w:val="0"/>
                  <w:marTop w:val="0"/>
                  <w:marBottom w:val="0"/>
                  <w:divBdr>
                    <w:top w:val="single" w:sz="2" w:space="1" w:color="FFFFFF"/>
                    <w:left w:val="single" w:sz="2" w:space="12" w:color="FFFFFF"/>
                    <w:bottom w:val="single" w:sz="2" w:space="1" w:color="FFFFFF"/>
                    <w:right w:val="single" w:sz="2" w:space="4" w:color="FFFFFF"/>
                  </w:divBdr>
                  <w:divsChild>
                    <w:div w:id="1433670024">
                      <w:marLeft w:val="0"/>
                      <w:marRight w:val="0"/>
                      <w:marTop w:val="0"/>
                      <w:marBottom w:val="0"/>
                      <w:divBdr>
                        <w:top w:val="none" w:sz="0" w:space="0" w:color="auto"/>
                        <w:left w:val="none" w:sz="0" w:space="0" w:color="auto"/>
                        <w:bottom w:val="none" w:sz="0" w:space="0" w:color="auto"/>
                        <w:right w:val="none" w:sz="0" w:space="0" w:color="auto"/>
                      </w:divBdr>
                    </w:div>
                  </w:divsChild>
                </w:div>
                <w:div w:id="52849940">
                  <w:marLeft w:val="0"/>
                  <w:marRight w:val="0"/>
                  <w:marTop w:val="0"/>
                  <w:marBottom w:val="0"/>
                  <w:divBdr>
                    <w:top w:val="single" w:sz="2" w:space="1" w:color="FFFFFF"/>
                    <w:left w:val="single" w:sz="2" w:space="12" w:color="FFFFFF"/>
                    <w:bottom w:val="single" w:sz="2" w:space="1" w:color="FFFFFF"/>
                    <w:right w:val="single" w:sz="2" w:space="4" w:color="FFFFFF"/>
                  </w:divBdr>
                  <w:divsChild>
                    <w:div w:id="793714817">
                      <w:marLeft w:val="0"/>
                      <w:marRight w:val="0"/>
                      <w:marTop w:val="0"/>
                      <w:marBottom w:val="0"/>
                      <w:divBdr>
                        <w:top w:val="none" w:sz="0" w:space="0" w:color="auto"/>
                        <w:left w:val="none" w:sz="0" w:space="0" w:color="auto"/>
                        <w:bottom w:val="none" w:sz="0" w:space="0" w:color="auto"/>
                        <w:right w:val="none" w:sz="0" w:space="0" w:color="auto"/>
                      </w:divBdr>
                    </w:div>
                  </w:divsChild>
                </w:div>
                <w:div w:id="101343089">
                  <w:marLeft w:val="0"/>
                  <w:marRight w:val="0"/>
                  <w:marTop w:val="0"/>
                  <w:marBottom w:val="0"/>
                  <w:divBdr>
                    <w:top w:val="single" w:sz="2" w:space="1" w:color="FFFFFF"/>
                    <w:left w:val="single" w:sz="2" w:space="12" w:color="FFFFFF"/>
                    <w:bottom w:val="single" w:sz="2" w:space="1" w:color="FFFFFF"/>
                    <w:right w:val="single" w:sz="2" w:space="4" w:color="FFFFFF"/>
                  </w:divBdr>
                  <w:divsChild>
                    <w:div w:id="1263495345">
                      <w:marLeft w:val="0"/>
                      <w:marRight w:val="0"/>
                      <w:marTop w:val="0"/>
                      <w:marBottom w:val="0"/>
                      <w:divBdr>
                        <w:top w:val="none" w:sz="0" w:space="0" w:color="auto"/>
                        <w:left w:val="none" w:sz="0" w:space="0" w:color="auto"/>
                        <w:bottom w:val="none" w:sz="0" w:space="0" w:color="auto"/>
                        <w:right w:val="none" w:sz="0" w:space="0" w:color="auto"/>
                      </w:divBdr>
                    </w:div>
                  </w:divsChild>
                </w:div>
                <w:div w:id="1143352729">
                  <w:marLeft w:val="0"/>
                  <w:marRight w:val="0"/>
                  <w:marTop w:val="0"/>
                  <w:marBottom w:val="0"/>
                  <w:divBdr>
                    <w:top w:val="single" w:sz="2" w:space="1" w:color="FFFFFF"/>
                    <w:left w:val="single" w:sz="2" w:space="12" w:color="FFFFFF"/>
                    <w:bottom w:val="single" w:sz="2" w:space="1" w:color="FFFFFF"/>
                    <w:right w:val="single" w:sz="2" w:space="4" w:color="FFFFFF"/>
                  </w:divBdr>
                  <w:divsChild>
                    <w:div w:id="61756454">
                      <w:marLeft w:val="0"/>
                      <w:marRight w:val="0"/>
                      <w:marTop w:val="0"/>
                      <w:marBottom w:val="0"/>
                      <w:divBdr>
                        <w:top w:val="none" w:sz="0" w:space="0" w:color="auto"/>
                        <w:left w:val="none" w:sz="0" w:space="0" w:color="auto"/>
                        <w:bottom w:val="none" w:sz="0" w:space="0" w:color="auto"/>
                        <w:right w:val="none" w:sz="0" w:space="0" w:color="auto"/>
                      </w:divBdr>
                    </w:div>
                  </w:divsChild>
                </w:div>
                <w:div w:id="1352996139">
                  <w:marLeft w:val="0"/>
                  <w:marRight w:val="0"/>
                  <w:marTop w:val="0"/>
                  <w:marBottom w:val="0"/>
                  <w:divBdr>
                    <w:top w:val="single" w:sz="2" w:space="1" w:color="FFFFFF"/>
                    <w:left w:val="single" w:sz="2" w:space="12" w:color="FFFFFF"/>
                    <w:bottom w:val="single" w:sz="2" w:space="1" w:color="FFFFFF"/>
                    <w:right w:val="single" w:sz="2" w:space="4" w:color="FFFFFF"/>
                  </w:divBdr>
                  <w:divsChild>
                    <w:div w:id="1404794253">
                      <w:marLeft w:val="0"/>
                      <w:marRight w:val="0"/>
                      <w:marTop w:val="0"/>
                      <w:marBottom w:val="0"/>
                      <w:divBdr>
                        <w:top w:val="none" w:sz="0" w:space="0" w:color="auto"/>
                        <w:left w:val="none" w:sz="0" w:space="0" w:color="auto"/>
                        <w:bottom w:val="none" w:sz="0" w:space="0" w:color="auto"/>
                        <w:right w:val="none" w:sz="0" w:space="0" w:color="auto"/>
                      </w:divBdr>
                    </w:div>
                  </w:divsChild>
                </w:div>
                <w:div w:id="432670680">
                  <w:marLeft w:val="0"/>
                  <w:marRight w:val="0"/>
                  <w:marTop w:val="0"/>
                  <w:marBottom w:val="0"/>
                  <w:divBdr>
                    <w:top w:val="single" w:sz="2" w:space="1" w:color="FFFFFF"/>
                    <w:left w:val="single" w:sz="2" w:space="12" w:color="FFFFFF"/>
                    <w:bottom w:val="single" w:sz="2" w:space="1" w:color="FFFFFF"/>
                    <w:right w:val="single" w:sz="2" w:space="4" w:color="FFFFFF"/>
                  </w:divBdr>
                  <w:divsChild>
                    <w:div w:id="836769070">
                      <w:marLeft w:val="0"/>
                      <w:marRight w:val="0"/>
                      <w:marTop w:val="0"/>
                      <w:marBottom w:val="0"/>
                      <w:divBdr>
                        <w:top w:val="none" w:sz="0" w:space="0" w:color="auto"/>
                        <w:left w:val="none" w:sz="0" w:space="0" w:color="auto"/>
                        <w:bottom w:val="none" w:sz="0" w:space="0" w:color="auto"/>
                        <w:right w:val="none" w:sz="0" w:space="0" w:color="auto"/>
                      </w:divBdr>
                    </w:div>
                  </w:divsChild>
                </w:div>
                <w:div w:id="14499186">
                  <w:marLeft w:val="0"/>
                  <w:marRight w:val="0"/>
                  <w:marTop w:val="0"/>
                  <w:marBottom w:val="0"/>
                  <w:divBdr>
                    <w:top w:val="single" w:sz="2" w:space="1" w:color="FFFFFF"/>
                    <w:left w:val="single" w:sz="2" w:space="12" w:color="FFFFFF"/>
                    <w:bottom w:val="single" w:sz="2" w:space="1" w:color="FFFFFF"/>
                    <w:right w:val="single" w:sz="2" w:space="4" w:color="FFFFFF"/>
                  </w:divBdr>
                  <w:divsChild>
                    <w:div w:id="1619140897">
                      <w:marLeft w:val="0"/>
                      <w:marRight w:val="0"/>
                      <w:marTop w:val="0"/>
                      <w:marBottom w:val="0"/>
                      <w:divBdr>
                        <w:top w:val="none" w:sz="0" w:space="0" w:color="auto"/>
                        <w:left w:val="none" w:sz="0" w:space="0" w:color="auto"/>
                        <w:bottom w:val="none" w:sz="0" w:space="0" w:color="auto"/>
                        <w:right w:val="none" w:sz="0" w:space="0" w:color="auto"/>
                      </w:divBdr>
                    </w:div>
                  </w:divsChild>
                </w:div>
                <w:div w:id="576132651">
                  <w:marLeft w:val="0"/>
                  <w:marRight w:val="0"/>
                  <w:marTop w:val="0"/>
                  <w:marBottom w:val="0"/>
                  <w:divBdr>
                    <w:top w:val="single" w:sz="2" w:space="1" w:color="FFFFFF"/>
                    <w:left w:val="single" w:sz="2" w:space="12" w:color="FFFFFF"/>
                    <w:bottom w:val="single" w:sz="2" w:space="4" w:color="FFFFFF"/>
                    <w:right w:val="single" w:sz="2" w:space="4" w:color="FFFFFF"/>
                  </w:divBdr>
                  <w:divsChild>
                    <w:div w:id="12859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597327">
          <w:marLeft w:val="0"/>
          <w:marRight w:val="0"/>
          <w:marTop w:val="0"/>
          <w:marBottom w:val="335"/>
          <w:divBdr>
            <w:top w:val="none" w:sz="0" w:space="0" w:color="auto"/>
            <w:left w:val="none" w:sz="0" w:space="0" w:color="auto"/>
            <w:bottom w:val="none" w:sz="0" w:space="0" w:color="auto"/>
            <w:right w:val="none" w:sz="0" w:space="0" w:color="auto"/>
          </w:divBdr>
          <w:divsChild>
            <w:div w:id="1324625867">
              <w:marLeft w:val="0"/>
              <w:marRight w:val="0"/>
              <w:marTop w:val="0"/>
              <w:marBottom w:val="0"/>
              <w:divBdr>
                <w:top w:val="none" w:sz="0" w:space="0" w:color="auto"/>
                <w:left w:val="none" w:sz="0" w:space="0" w:color="auto"/>
                <w:bottom w:val="none" w:sz="0" w:space="0" w:color="auto"/>
                <w:right w:val="none" w:sz="0" w:space="0" w:color="auto"/>
              </w:divBdr>
              <w:divsChild>
                <w:div w:id="1708141467">
                  <w:marLeft w:val="0"/>
                  <w:marRight w:val="0"/>
                  <w:marTop w:val="0"/>
                  <w:marBottom w:val="0"/>
                  <w:divBdr>
                    <w:top w:val="single" w:sz="2" w:space="4" w:color="FFFFFF"/>
                    <w:left w:val="single" w:sz="2" w:space="12" w:color="FFFFFF"/>
                    <w:bottom w:val="single" w:sz="2" w:space="1" w:color="FFFFFF"/>
                    <w:right w:val="single" w:sz="2" w:space="4" w:color="FFFFFF"/>
                  </w:divBdr>
                  <w:divsChild>
                    <w:div w:id="191460936">
                      <w:marLeft w:val="0"/>
                      <w:marRight w:val="0"/>
                      <w:marTop w:val="0"/>
                      <w:marBottom w:val="0"/>
                      <w:divBdr>
                        <w:top w:val="none" w:sz="0" w:space="0" w:color="auto"/>
                        <w:left w:val="none" w:sz="0" w:space="0" w:color="auto"/>
                        <w:bottom w:val="none" w:sz="0" w:space="0" w:color="auto"/>
                        <w:right w:val="none" w:sz="0" w:space="0" w:color="auto"/>
                      </w:divBdr>
                    </w:div>
                  </w:divsChild>
                </w:div>
                <w:div w:id="832985194">
                  <w:marLeft w:val="0"/>
                  <w:marRight w:val="0"/>
                  <w:marTop w:val="0"/>
                  <w:marBottom w:val="0"/>
                  <w:divBdr>
                    <w:top w:val="single" w:sz="2" w:space="1" w:color="FFFFFF"/>
                    <w:left w:val="single" w:sz="2" w:space="12" w:color="FFFFFF"/>
                    <w:bottom w:val="single" w:sz="2" w:space="1" w:color="FFFFFF"/>
                    <w:right w:val="single" w:sz="2" w:space="4" w:color="FFFFFF"/>
                  </w:divBdr>
                  <w:divsChild>
                    <w:div w:id="1586299582">
                      <w:marLeft w:val="0"/>
                      <w:marRight w:val="0"/>
                      <w:marTop w:val="0"/>
                      <w:marBottom w:val="0"/>
                      <w:divBdr>
                        <w:top w:val="none" w:sz="0" w:space="0" w:color="auto"/>
                        <w:left w:val="none" w:sz="0" w:space="0" w:color="auto"/>
                        <w:bottom w:val="none" w:sz="0" w:space="0" w:color="auto"/>
                        <w:right w:val="none" w:sz="0" w:space="0" w:color="auto"/>
                      </w:divBdr>
                    </w:div>
                  </w:divsChild>
                </w:div>
                <w:div w:id="641007691">
                  <w:marLeft w:val="0"/>
                  <w:marRight w:val="0"/>
                  <w:marTop w:val="0"/>
                  <w:marBottom w:val="0"/>
                  <w:divBdr>
                    <w:top w:val="single" w:sz="2" w:space="1" w:color="FFFFFF"/>
                    <w:left w:val="single" w:sz="2" w:space="12" w:color="FFFFFF"/>
                    <w:bottom w:val="single" w:sz="2" w:space="1" w:color="FFFFFF"/>
                    <w:right w:val="single" w:sz="2" w:space="4" w:color="FFFFFF"/>
                  </w:divBdr>
                  <w:divsChild>
                    <w:div w:id="200173119">
                      <w:marLeft w:val="0"/>
                      <w:marRight w:val="0"/>
                      <w:marTop w:val="0"/>
                      <w:marBottom w:val="0"/>
                      <w:divBdr>
                        <w:top w:val="none" w:sz="0" w:space="0" w:color="auto"/>
                        <w:left w:val="none" w:sz="0" w:space="0" w:color="auto"/>
                        <w:bottom w:val="none" w:sz="0" w:space="0" w:color="auto"/>
                        <w:right w:val="none" w:sz="0" w:space="0" w:color="auto"/>
                      </w:divBdr>
                    </w:div>
                  </w:divsChild>
                </w:div>
                <w:div w:id="905143573">
                  <w:marLeft w:val="0"/>
                  <w:marRight w:val="0"/>
                  <w:marTop w:val="0"/>
                  <w:marBottom w:val="0"/>
                  <w:divBdr>
                    <w:top w:val="single" w:sz="2" w:space="1" w:color="FFFFFF"/>
                    <w:left w:val="single" w:sz="2" w:space="12" w:color="FFFFFF"/>
                    <w:bottom w:val="single" w:sz="2" w:space="1" w:color="FFFFFF"/>
                    <w:right w:val="single" w:sz="2" w:space="4" w:color="FFFFFF"/>
                  </w:divBdr>
                  <w:divsChild>
                    <w:div w:id="1032459320">
                      <w:marLeft w:val="0"/>
                      <w:marRight w:val="0"/>
                      <w:marTop w:val="0"/>
                      <w:marBottom w:val="0"/>
                      <w:divBdr>
                        <w:top w:val="none" w:sz="0" w:space="0" w:color="auto"/>
                        <w:left w:val="none" w:sz="0" w:space="0" w:color="auto"/>
                        <w:bottom w:val="none" w:sz="0" w:space="0" w:color="auto"/>
                        <w:right w:val="none" w:sz="0" w:space="0" w:color="auto"/>
                      </w:divBdr>
                    </w:div>
                  </w:divsChild>
                </w:div>
                <w:div w:id="1422292005">
                  <w:marLeft w:val="0"/>
                  <w:marRight w:val="0"/>
                  <w:marTop w:val="0"/>
                  <w:marBottom w:val="0"/>
                  <w:divBdr>
                    <w:top w:val="single" w:sz="2" w:space="1" w:color="FFFFFF"/>
                    <w:left w:val="single" w:sz="2" w:space="12" w:color="FFFFFF"/>
                    <w:bottom w:val="single" w:sz="2" w:space="1" w:color="FFFFFF"/>
                    <w:right w:val="single" w:sz="2" w:space="4" w:color="FFFFFF"/>
                  </w:divBdr>
                  <w:divsChild>
                    <w:div w:id="2135706725">
                      <w:marLeft w:val="0"/>
                      <w:marRight w:val="0"/>
                      <w:marTop w:val="0"/>
                      <w:marBottom w:val="0"/>
                      <w:divBdr>
                        <w:top w:val="none" w:sz="0" w:space="0" w:color="auto"/>
                        <w:left w:val="none" w:sz="0" w:space="0" w:color="auto"/>
                        <w:bottom w:val="none" w:sz="0" w:space="0" w:color="auto"/>
                        <w:right w:val="none" w:sz="0" w:space="0" w:color="auto"/>
                      </w:divBdr>
                    </w:div>
                  </w:divsChild>
                </w:div>
                <w:div w:id="1572424433">
                  <w:marLeft w:val="0"/>
                  <w:marRight w:val="0"/>
                  <w:marTop w:val="0"/>
                  <w:marBottom w:val="0"/>
                  <w:divBdr>
                    <w:top w:val="single" w:sz="2" w:space="1" w:color="FFFFFF"/>
                    <w:left w:val="single" w:sz="2" w:space="12" w:color="FFFFFF"/>
                    <w:bottom w:val="single" w:sz="2" w:space="1" w:color="FFFFFF"/>
                    <w:right w:val="single" w:sz="2" w:space="4" w:color="FFFFFF"/>
                  </w:divBdr>
                  <w:divsChild>
                    <w:div w:id="1717504463">
                      <w:marLeft w:val="0"/>
                      <w:marRight w:val="0"/>
                      <w:marTop w:val="0"/>
                      <w:marBottom w:val="0"/>
                      <w:divBdr>
                        <w:top w:val="none" w:sz="0" w:space="0" w:color="auto"/>
                        <w:left w:val="none" w:sz="0" w:space="0" w:color="auto"/>
                        <w:bottom w:val="none" w:sz="0" w:space="0" w:color="auto"/>
                        <w:right w:val="none" w:sz="0" w:space="0" w:color="auto"/>
                      </w:divBdr>
                    </w:div>
                  </w:divsChild>
                </w:div>
                <w:div w:id="176845672">
                  <w:marLeft w:val="0"/>
                  <w:marRight w:val="0"/>
                  <w:marTop w:val="0"/>
                  <w:marBottom w:val="0"/>
                  <w:divBdr>
                    <w:top w:val="single" w:sz="2" w:space="1" w:color="FFFFFF"/>
                    <w:left w:val="single" w:sz="2" w:space="12" w:color="FFFFFF"/>
                    <w:bottom w:val="single" w:sz="2" w:space="1" w:color="FFFFFF"/>
                    <w:right w:val="single" w:sz="2" w:space="4" w:color="FFFFFF"/>
                  </w:divBdr>
                  <w:divsChild>
                    <w:div w:id="398330607">
                      <w:marLeft w:val="0"/>
                      <w:marRight w:val="0"/>
                      <w:marTop w:val="0"/>
                      <w:marBottom w:val="0"/>
                      <w:divBdr>
                        <w:top w:val="none" w:sz="0" w:space="0" w:color="auto"/>
                        <w:left w:val="none" w:sz="0" w:space="0" w:color="auto"/>
                        <w:bottom w:val="none" w:sz="0" w:space="0" w:color="auto"/>
                        <w:right w:val="none" w:sz="0" w:space="0" w:color="auto"/>
                      </w:divBdr>
                    </w:div>
                  </w:divsChild>
                </w:div>
                <w:div w:id="641350356">
                  <w:marLeft w:val="0"/>
                  <w:marRight w:val="0"/>
                  <w:marTop w:val="0"/>
                  <w:marBottom w:val="0"/>
                  <w:divBdr>
                    <w:top w:val="single" w:sz="2" w:space="1" w:color="FFFFFF"/>
                    <w:left w:val="single" w:sz="2" w:space="12" w:color="FFFFFF"/>
                    <w:bottom w:val="single" w:sz="2" w:space="1" w:color="FFFFFF"/>
                    <w:right w:val="single" w:sz="2" w:space="4" w:color="FFFFFF"/>
                  </w:divBdr>
                  <w:divsChild>
                    <w:div w:id="2086293854">
                      <w:marLeft w:val="0"/>
                      <w:marRight w:val="0"/>
                      <w:marTop w:val="0"/>
                      <w:marBottom w:val="0"/>
                      <w:divBdr>
                        <w:top w:val="none" w:sz="0" w:space="0" w:color="auto"/>
                        <w:left w:val="none" w:sz="0" w:space="0" w:color="auto"/>
                        <w:bottom w:val="none" w:sz="0" w:space="0" w:color="auto"/>
                        <w:right w:val="none" w:sz="0" w:space="0" w:color="auto"/>
                      </w:divBdr>
                    </w:div>
                  </w:divsChild>
                </w:div>
                <w:div w:id="123931529">
                  <w:marLeft w:val="0"/>
                  <w:marRight w:val="0"/>
                  <w:marTop w:val="0"/>
                  <w:marBottom w:val="0"/>
                  <w:divBdr>
                    <w:top w:val="single" w:sz="2" w:space="1" w:color="FFFFFF"/>
                    <w:left w:val="single" w:sz="2" w:space="12" w:color="FFFFFF"/>
                    <w:bottom w:val="single" w:sz="2" w:space="1" w:color="FFFFFF"/>
                    <w:right w:val="single" w:sz="2" w:space="4" w:color="FFFFFF"/>
                  </w:divBdr>
                  <w:divsChild>
                    <w:div w:id="2055882060">
                      <w:marLeft w:val="0"/>
                      <w:marRight w:val="0"/>
                      <w:marTop w:val="0"/>
                      <w:marBottom w:val="0"/>
                      <w:divBdr>
                        <w:top w:val="none" w:sz="0" w:space="0" w:color="auto"/>
                        <w:left w:val="none" w:sz="0" w:space="0" w:color="auto"/>
                        <w:bottom w:val="none" w:sz="0" w:space="0" w:color="auto"/>
                        <w:right w:val="none" w:sz="0" w:space="0" w:color="auto"/>
                      </w:divBdr>
                    </w:div>
                  </w:divsChild>
                </w:div>
                <w:div w:id="709383857">
                  <w:marLeft w:val="0"/>
                  <w:marRight w:val="0"/>
                  <w:marTop w:val="0"/>
                  <w:marBottom w:val="0"/>
                  <w:divBdr>
                    <w:top w:val="single" w:sz="2" w:space="1" w:color="FFFFFF"/>
                    <w:left w:val="single" w:sz="2" w:space="12" w:color="FFFFFF"/>
                    <w:bottom w:val="single" w:sz="2" w:space="1" w:color="FFFFFF"/>
                    <w:right w:val="single" w:sz="2" w:space="4" w:color="FFFFFF"/>
                  </w:divBdr>
                  <w:divsChild>
                    <w:div w:id="614144169">
                      <w:marLeft w:val="0"/>
                      <w:marRight w:val="0"/>
                      <w:marTop w:val="0"/>
                      <w:marBottom w:val="0"/>
                      <w:divBdr>
                        <w:top w:val="none" w:sz="0" w:space="0" w:color="auto"/>
                        <w:left w:val="none" w:sz="0" w:space="0" w:color="auto"/>
                        <w:bottom w:val="none" w:sz="0" w:space="0" w:color="auto"/>
                        <w:right w:val="none" w:sz="0" w:space="0" w:color="auto"/>
                      </w:divBdr>
                    </w:div>
                  </w:divsChild>
                </w:div>
                <w:div w:id="1034116152">
                  <w:marLeft w:val="0"/>
                  <w:marRight w:val="0"/>
                  <w:marTop w:val="0"/>
                  <w:marBottom w:val="0"/>
                  <w:divBdr>
                    <w:top w:val="single" w:sz="2" w:space="1" w:color="FFFFFF"/>
                    <w:left w:val="single" w:sz="2" w:space="12" w:color="FFFFFF"/>
                    <w:bottom w:val="single" w:sz="2" w:space="1" w:color="FFFFFF"/>
                    <w:right w:val="single" w:sz="2" w:space="4" w:color="FFFFFF"/>
                  </w:divBdr>
                  <w:divsChild>
                    <w:div w:id="1953047823">
                      <w:marLeft w:val="0"/>
                      <w:marRight w:val="0"/>
                      <w:marTop w:val="0"/>
                      <w:marBottom w:val="0"/>
                      <w:divBdr>
                        <w:top w:val="none" w:sz="0" w:space="0" w:color="auto"/>
                        <w:left w:val="none" w:sz="0" w:space="0" w:color="auto"/>
                        <w:bottom w:val="none" w:sz="0" w:space="0" w:color="auto"/>
                        <w:right w:val="none" w:sz="0" w:space="0" w:color="auto"/>
                      </w:divBdr>
                    </w:div>
                  </w:divsChild>
                </w:div>
                <w:div w:id="130103942">
                  <w:marLeft w:val="0"/>
                  <w:marRight w:val="0"/>
                  <w:marTop w:val="0"/>
                  <w:marBottom w:val="0"/>
                  <w:divBdr>
                    <w:top w:val="single" w:sz="2" w:space="1" w:color="FFFFFF"/>
                    <w:left w:val="single" w:sz="2" w:space="12" w:color="FFFFFF"/>
                    <w:bottom w:val="single" w:sz="2" w:space="1" w:color="FFFFFF"/>
                    <w:right w:val="single" w:sz="2" w:space="4" w:color="FFFFFF"/>
                  </w:divBdr>
                  <w:divsChild>
                    <w:div w:id="1632977124">
                      <w:marLeft w:val="0"/>
                      <w:marRight w:val="0"/>
                      <w:marTop w:val="0"/>
                      <w:marBottom w:val="0"/>
                      <w:divBdr>
                        <w:top w:val="none" w:sz="0" w:space="0" w:color="auto"/>
                        <w:left w:val="none" w:sz="0" w:space="0" w:color="auto"/>
                        <w:bottom w:val="none" w:sz="0" w:space="0" w:color="auto"/>
                        <w:right w:val="none" w:sz="0" w:space="0" w:color="auto"/>
                      </w:divBdr>
                    </w:div>
                  </w:divsChild>
                </w:div>
                <w:div w:id="382220293">
                  <w:marLeft w:val="0"/>
                  <w:marRight w:val="0"/>
                  <w:marTop w:val="0"/>
                  <w:marBottom w:val="0"/>
                  <w:divBdr>
                    <w:top w:val="single" w:sz="2" w:space="1" w:color="FFFFFF"/>
                    <w:left w:val="single" w:sz="2" w:space="12" w:color="FFFFFF"/>
                    <w:bottom w:val="single" w:sz="2" w:space="1" w:color="FFFFFF"/>
                    <w:right w:val="single" w:sz="2" w:space="4" w:color="FFFFFF"/>
                  </w:divBdr>
                  <w:divsChild>
                    <w:div w:id="1308239321">
                      <w:marLeft w:val="0"/>
                      <w:marRight w:val="0"/>
                      <w:marTop w:val="0"/>
                      <w:marBottom w:val="0"/>
                      <w:divBdr>
                        <w:top w:val="none" w:sz="0" w:space="0" w:color="auto"/>
                        <w:left w:val="none" w:sz="0" w:space="0" w:color="auto"/>
                        <w:bottom w:val="none" w:sz="0" w:space="0" w:color="auto"/>
                        <w:right w:val="none" w:sz="0" w:space="0" w:color="auto"/>
                      </w:divBdr>
                    </w:div>
                  </w:divsChild>
                </w:div>
                <w:div w:id="1479876747">
                  <w:marLeft w:val="0"/>
                  <w:marRight w:val="0"/>
                  <w:marTop w:val="0"/>
                  <w:marBottom w:val="0"/>
                  <w:divBdr>
                    <w:top w:val="single" w:sz="2" w:space="1" w:color="FFFFFF"/>
                    <w:left w:val="single" w:sz="2" w:space="12" w:color="FFFFFF"/>
                    <w:bottom w:val="single" w:sz="2" w:space="1" w:color="FFFFFF"/>
                    <w:right w:val="single" w:sz="2" w:space="4" w:color="FFFFFF"/>
                  </w:divBdr>
                  <w:divsChild>
                    <w:div w:id="941033855">
                      <w:marLeft w:val="0"/>
                      <w:marRight w:val="0"/>
                      <w:marTop w:val="0"/>
                      <w:marBottom w:val="0"/>
                      <w:divBdr>
                        <w:top w:val="none" w:sz="0" w:space="0" w:color="auto"/>
                        <w:left w:val="none" w:sz="0" w:space="0" w:color="auto"/>
                        <w:bottom w:val="none" w:sz="0" w:space="0" w:color="auto"/>
                        <w:right w:val="none" w:sz="0" w:space="0" w:color="auto"/>
                      </w:divBdr>
                    </w:div>
                  </w:divsChild>
                </w:div>
                <w:div w:id="287398370">
                  <w:marLeft w:val="0"/>
                  <w:marRight w:val="0"/>
                  <w:marTop w:val="0"/>
                  <w:marBottom w:val="0"/>
                  <w:divBdr>
                    <w:top w:val="single" w:sz="2" w:space="1" w:color="FFFFFF"/>
                    <w:left w:val="single" w:sz="2" w:space="12" w:color="FFFFFF"/>
                    <w:bottom w:val="single" w:sz="2" w:space="1" w:color="FFFFFF"/>
                    <w:right w:val="single" w:sz="2" w:space="4" w:color="FFFFFF"/>
                  </w:divBdr>
                  <w:divsChild>
                    <w:div w:id="2015255312">
                      <w:marLeft w:val="0"/>
                      <w:marRight w:val="0"/>
                      <w:marTop w:val="0"/>
                      <w:marBottom w:val="0"/>
                      <w:divBdr>
                        <w:top w:val="none" w:sz="0" w:space="0" w:color="auto"/>
                        <w:left w:val="none" w:sz="0" w:space="0" w:color="auto"/>
                        <w:bottom w:val="none" w:sz="0" w:space="0" w:color="auto"/>
                        <w:right w:val="none" w:sz="0" w:space="0" w:color="auto"/>
                      </w:divBdr>
                    </w:div>
                  </w:divsChild>
                </w:div>
                <w:div w:id="1996033073">
                  <w:marLeft w:val="0"/>
                  <w:marRight w:val="0"/>
                  <w:marTop w:val="0"/>
                  <w:marBottom w:val="0"/>
                  <w:divBdr>
                    <w:top w:val="single" w:sz="2" w:space="1" w:color="FFFFFF"/>
                    <w:left w:val="single" w:sz="2" w:space="12" w:color="FFFFFF"/>
                    <w:bottom w:val="single" w:sz="2" w:space="1" w:color="FFFFFF"/>
                    <w:right w:val="single" w:sz="2" w:space="4" w:color="FFFFFF"/>
                  </w:divBdr>
                  <w:divsChild>
                    <w:div w:id="1605654050">
                      <w:marLeft w:val="0"/>
                      <w:marRight w:val="0"/>
                      <w:marTop w:val="0"/>
                      <w:marBottom w:val="0"/>
                      <w:divBdr>
                        <w:top w:val="none" w:sz="0" w:space="0" w:color="auto"/>
                        <w:left w:val="none" w:sz="0" w:space="0" w:color="auto"/>
                        <w:bottom w:val="none" w:sz="0" w:space="0" w:color="auto"/>
                        <w:right w:val="none" w:sz="0" w:space="0" w:color="auto"/>
                      </w:divBdr>
                    </w:div>
                  </w:divsChild>
                </w:div>
                <w:div w:id="620768546">
                  <w:marLeft w:val="0"/>
                  <w:marRight w:val="0"/>
                  <w:marTop w:val="0"/>
                  <w:marBottom w:val="0"/>
                  <w:divBdr>
                    <w:top w:val="single" w:sz="2" w:space="1" w:color="FFFFFF"/>
                    <w:left w:val="single" w:sz="2" w:space="12" w:color="FFFFFF"/>
                    <w:bottom w:val="single" w:sz="2" w:space="1" w:color="FFFFFF"/>
                    <w:right w:val="single" w:sz="2" w:space="4" w:color="FFFFFF"/>
                  </w:divBdr>
                  <w:divsChild>
                    <w:div w:id="900364427">
                      <w:marLeft w:val="0"/>
                      <w:marRight w:val="0"/>
                      <w:marTop w:val="0"/>
                      <w:marBottom w:val="0"/>
                      <w:divBdr>
                        <w:top w:val="none" w:sz="0" w:space="0" w:color="auto"/>
                        <w:left w:val="none" w:sz="0" w:space="0" w:color="auto"/>
                        <w:bottom w:val="none" w:sz="0" w:space="0" w:color="auto"/>
                        <w:right w:val="none" w:sz="0" w:space="0" w:color="auto"/>
                      </w:divBdr>
                    </w:div>
                  </w:divsChild>
                </w:div>
                <w:div w:id="1511219853">
                  <w:marLeft w:val="0"/>
                  <w:marRight w:val="0"/>
                  <w:marTop w:val="0"/>
                  <w:marBottom w:val="0"/>
                  <w:divBdr>
                    <w:top w:val="single" w:sz="2" w:space="1" w:color="FFFFFF"/>
                    <w:left w:val="single" w:sz="2" w:space="12" w:color="FFFFFF"/>
                    <w:bottom w:val="single" w:sz="2" w:space="4" w:color="FFFFFF"/>
                    <w:right w:val="single" w:sz="2" w:space="4" w:color="FFFFFF"/>
                  </w:divBdr>
                  <w:divsChild>
                    <w:div w:id="1950157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342953">
          <w:marLeft w:val="0"/>
          <w:marRight w:val="0"/>
          <w:marTop w:val="0"/>
          <w:marBottom w:val="335"/>
          <w:divBdr>
            <w:top w:val="none" w:sz="0" w:space="0" w:color="auto"/>
            <w:left w:val="none" w:sz="0" w:space="0" w:color="auto"/>
            <w:bottom w:val="none" w:sz="0" w:space="0" w:color="auto"/>
            <w:right w:val="none" w:sz="0" w:space="0" w:color="auto"/>
          </w:divBdr>
          <w:divsChild>
            <w:div w:id="159858218">
              <w:marLeft w:val="0"/>
              <w:marRight w:val="0"/>
              <w:marTop w:val="0"/>
              <w:marBottom w:val="0"/>
              <w:divBdr>
                <w:top w:val="none" w:sz="0" w:space="0" w:color="auto"/>
                <w:left w:val="none" w:sz="0" w:space="0" w:color="auto"/>
                <w:bottom w:val="none" w:sz="0" w:space="0" w:color="auto"/>
                <w:right w:val="none" w:sz="0" w:space="0" w:color="auto"/>
              </w:divBdr>
              <w:divsChild>
                <w:div w:id="1304388116">
                  <w:marLeft w:val="0"/>
                  <w:marRight w:val="0"/>
                  <w:marTop w:val="0"/>
                  <w:marBottom w:val="0"/>
                  <w:divBdr>
                    <w:top w:val="single" w:sz="2" w:space="4" w:color="FFFFFF"/>
                    <w:left w:val="single" w:sz="2" w:space="12" w:color="FFFFFF"/>
                    <w:bottom w:val="single" w:sz="2" w:space="1" w:color="FFFFFF"/>
                    <w:right w:val="single" w:sz="2" w:space="4" w:color="FFFFFF"/>
                  </w:divBdr>
                  <w:divsChild>
                    <w:div w:id="700596908">
                      <w:marLeft w:val="0"/>
                      <w:marRight w:val="0"/>
                      <w:marTop w:val="0"/>
                      <w:marBottom w:val="0"/>
                      <w:divBdr>
                        <w:top w:val="none" w:sz="0" w:space="0" w:color="auto"/>
                        <w:left w:val="none" w:sz="0" w:space="0" w:color="auto"/>
                        <w:bottom w:val="none" w:sz="0" w:space="0" w:color="auto"/>
                        <w:right w:val="none" w:sz="0" w:space="0" w:color="auto"/>
                      </w:divBdr>
                    </w:div>
                  </w:divsChild>
                </w:div>
                <w:div w:id="100883743">
                  <w:marLeft w:val="0"/>
                  <w:marRight w:val="0"/>
                  <w:marTop w:val="0"/>
                  <w:marBottom w:val="0"/>
                  <w:divBdr>
                    <w:top w:val="single" w:sz="2" w:space="1" w:color="FFFFFF"/>
                    <w:left w:val="single" w:sz="2" w:space="12" w:color="FFFFFF"/>
                    <w:bottom w:val="single" w:sz="2" w:space="1" w:color="FFFFFF"/>
                    <w:right w:val="single" w:sz="2" w:space="4" w:color="FFFFFF"/>
                  </w:divBdr>
                  <w:divsChild>
                    <w:div w:id="1056515642">
                      <w:marLeft w:val="0"/>
                      <w:marRight w:val="0"/>
                      <w:marTop w:val="0"/>
                      <w:marBottom w:val="0"/>
                      <w:divBdr>
                        <w:top w:val="none" w:sz="0" w:space="0" w:color="auto"/>
                        <w:left w:val="none" w:sz="0" w:space="0" w:color="auto"/>
                        <w:bottom w:val="none" w:sz="0" w:space="0" w:color="auto"/>
                        <w:right w:val="none" w:sz="0" w:space="0" w:color="auto"/>
                      </w:divBdr>
                    </w:div>
                  </w:divsChild>
                </w:div>
                <w:div w:id="1615284783">
                  <w:marLeft w:val="0"/>
                  <w:marRight w:val="0"/>
                  <w:marTop w:val="0"/>
                  <w:marBottom w:val="0"/>
                  <w:divBdr>
                    <w:top w:val="single" w:sz="2" w:space="1" w:color="FFFFFF"/>
                    <w:left w:val="single" w:sz="2" w:space="12" w:color="FFFFFF"/>
                    <w:bottom w:val="single" w:sz="2" w:space="1" w:color="FFFFFF"/>
                    <w:right w:val="single" w:sz="2" w:space="4" w:color="FFFFFF"/>
                  </w:divBdr>
                  <w:divsChild>
                    <w:div w:id="190270625">
                      <w:marLeft w:val="0"/>
                      <w:marRight w:val="0"/>
                      <w:marTop w:val="0"/>
                      <w:marBottom w:val="0"/>
                      <w:divBdr>
                        <w:top w:val="none" w:sz="0" w:space="0" w:color="auto"/>
                        <w:left w:val="none" w:sz="0" w:space="0" w:color="auto"/>
                        <w:bottom w:val="none" w:sz="0" w:space="0" w:color="auto"/>
                        <w:right w:val="none" w:sz="0" w:space="0" w:color="auto"/>
                      </w:divBdr>
                    </w:div>
                  </w:divsChild>
                </w:div>
                <w:div w:id="1694451454">
                  <w:marLeft w:val="0"/>
                  <w:marRight w:val="0"/>
                  <w:marTop w:val="0"/>
                  <w:marBottom w:val="0"/>
                  <w:divBdr>
                    <w:top w:val="single" w:sz="2" w:space="1" w:color="FFFFFF"/>
                    <w:left w:val="single" w:sz="2" w:space="12" w:color="FFFFFF"/>
                    <w:bottom w:val="single" w:sz="2" w:space="1" w:color="FFFFFF"/>
                    <w:right w:val="single" w:sz="2" w:space="4" w:color="FFFFFF"/>
                  </w:divBdr>
                  <w:divsChild>
                    <w:div w:id="2033719907">
                      <w:marLeft w:val="0"/>
                      <w:marRight w:val="0"/>
                      <w:marTop w:val="0"/>
                      <w:marBottom w:val="0"/>
                      <w:divBdr>
                        <w:top w:val="none" w:sz="0" w:space="0" w:color="auto"/>
                        <w:left w:val="none" w:sz="0" w:space="0" w:color="auto"/>
                        <w:bottom w:val="none" w:sz="0" w:space="0" w:color="auto"/>
                        <w:right w:val="none" w:sz="0" w:space="0" w:color="auto"/>
                      </w:divBdr>
                    </w:div>
                  </w:divsChild>
                </w:div>
                <w:div w:id="1760639949">
                  <w:marLeft w:val="0"/>
                  <w:marRight w:val="0"/>
                  <w:marTop w:val="0"/>
                  <w:marBottom w:val="0"/>
                  <w:divBdr>
                    <w:top w:val="single" w:sz="2" w:space="1" w:color="FFFFFF"/>
                    <w:left w:val="single" w:sz="2" w:space="12" w:color="FFFFFF"/>
                    <w:bottom w:val="single" w:sz="2" w:space="1" w:color="FFFFFF"/>
                    <w:right w:val="single" w:sz="2" w:space="4" w:color="FFFFFF"/>
                  </w:divBdr>
                  <w:divsChild>
                    <w:div w:id="769010520">
                      <w:marLeft w:val="0"/>
                      <w:marRight w:val="0"/>
                      <w:marTop w:val="0"/>
                      <w:marBottom w:val="0"/>
                      <w:divBdr>
                        <w:top w:val="none" w:sz="0" w:space="0" w:color="auto"/>
                        <w:left w:val="none" w:sz="0" w:space="0" w:color="auto"/>
                        <w:bottom w:val="none" w:sz="0" w:space="0" w:color="auto"/>
                        <w:right w:val="none" w:sz="0" w:space="0" w:color="auto"/>
                      </w:divBdr>
                    </w:div>
                  </w:divsChild>
                </w:div>
                <w:div w:id="845829769">
                  <w:marLeft w:val="0"/>
                  <w:marRight w:val="0"/>
                  <w:marTop w:val="0"/>
                  <w:marBottom w:val="0"/>
                  <w:divBdr>
                    <w:top w:val="single" w:sz="2" w:space="1" w:color="FFFFFF"/>
                    <w:left w:val="single" w:sz="2" w:space="12" w:color="FFFFFF"/>
                    <w:bottom w:val="single" w:sz="2" w:space="1" w:color="FFFFFF"/>
                    <w:right w:val="single" w:sz="2" w:space="4" w:color="FFFFFF"/>
                  </w:divBdr>
                  <w:divsChild>
                    <w:div w:id="1324626041">
                      <w:marLeft w:val="0"/>
                      <w:marRight w:val="0"/>
                      <w:marTop w:val="0"/>
                      <w:marBottom w:val="0"/>
                      <w:divBdr>
                        <w:top w:val="none" w:sz="0" w:space="0" w:color="auto"/>
                        <w:left w:val="none" w:sz="0" w:space="0" w:color="auto"/>
                        <w:bottom w:val="none" w:sz="0" w:space="0" w:color="auto"/>
                        <w:right w:val="none" w:sz="0" w:space="0" w:color="auto"/>
                      </w:divBdr>
                    </w:div>
                  </w:divsChild>
                </w:div>
                <w:div w:id="2066178789">
                  <w:marLeft w:val="0"/>
                  <w:marRight w:val="0"/>
                  <w:marTop w:val="0"/>
                  <w:marBottom w:val="0"/>
                  <w:divBdr>
                    <w:top w:val="single" w:sz="2" w:space="1" w:color="FFFFFF"/>
                    <w:left w:val="single" w:sz="2" w:space="12" w:color="FFFFFF"/>
                    <w:bottom w:val="single" w:sz="2" w:space="1" w:color="FFFFFF"/>
                    <w:right w:val="single" w:sz="2" w:space="4" w:color="FFFFFF"/>
                  </w:divBdr>
                  <w:divsChild>
                    <w:div w:id="1767074586">
                      <w:marLeft w:val="0"/>
                      <w:marRight w:val="0"/>
                      <w:marTop w:val="0"/>
                      <w:marBottom w:val="0"/>
                      <w:divBdr>
                        <w:top w:val="none" w:sz="0" w:space="0" w:color="auto"/>
                        <w:left w:val="none" w:sz="0" w:space="0" w:color="auto"/>
                        <w:bottom w:val="none" w:sz="0" w:space="0" w:color="auto"/>
                        <w:right w:val="none" w:sz="0" w:space="0" w:color="auto"/>
                      </w:divBdr>
                    </w:div>
                  </w:divsChild>
                </w:div>
                <w:div w:id="1365909161">
                  <w:marLeft w:val="0"/>
                  <w:marRight w:val="0"/>
                  <w:marTop w:val="0"/>
                  <w:marBottom w:val="0"/>
                  <w:divBdr>
                    <w:top w:val="single" w:sz="2" w:space="1" w:color="FFFFFF"/>
                    <w:left w:val="single" w:sz="2" w:space="12" w:color="FFFFFF"/>
                    <w:bottom w:val="single" w:sz="2" w:space="1" w:color="FFFFFF"/>
                    <w:right w:val="single" w:sz="2" w:space="4" w:color="FFFFFF"/>
                  </w:divBdr>
                  <w:divsChild>
                    <w:div w:id="527181622">
                      <w:marLeft w:val="0"/>
                      <w:marRight w:val="0"/>
                      <w:marTop w:val="0"/>
                      <w:marBottom w:val="0"/>
                      <w:divBdr>
                        <w:top w:val="none" w:sz="0" w:space="0" w:color="auto"/>
                        <w:left w:val="none" w:sz="0" w:space="0" w:color="auto"/>
                        <w:bottom w:val="none" w:sz="0" w:space="0" w:color="auto"/>
                        <w:right w:val="none" w:sz="0" w:space="0" w:color="auto"/>
                      </w:divBdr>
                    </w:div>
                  </w:divsChild>
                </w:div>
                <w:div w:id="2116750114">
                  <w:marLeft w:val="0"/>
                  <w:marRight w:val="0"/>
                  <w:marTop w:val="0"/>
                  <w:marBottom w:val="0"/>
                  <w:divBdr>
                    <w:top w:val="single" w:sz="2" w:space="1" w:color="FFFFFF"/>
                    <w:left w:val="single" w:sz="2" w:space="12" w:color="FFFFFF"/>
                    <w:bottom w:val="single" w:sz="2" w:space="1" w:color="FFFFFF"/>
                    <w:right w:val="single" w:sz="2" w:space="4" w:color="FFFFFF"/>
                  </w:divBdr>
                  <w:divsChild>
                    <w:div w:id="1073158189">
                      <w:marLeft w:val="0"/>
                      <w:marRight w:val="0"/>
                      <w:marTop w:val="0"/>
                      <w:marBottom w:val="0"/>
                      <w:divBdr>
                        <w:top w:val="none" w:sz="0" w:space="0" w:color="auto"/>
                        <w:left w:val="none" w:sz="0" w:space="0" w:color="auto"/>
                        <w:bottom w:val="none" w:sz="0" w:space="0" w:color="auto"/>
                        <w:right w:val="none" w:sz="0" w:space="0" w:color="auto"/>
                      </w:divBdr>
                    </w:div>
                  </w:divsChild>
                </w:div>
                <w:div w:id="1503818711">
                  <w:marLeft w:val="0"/>
                  <w:marRight w:val="0"/>
                  <w:marTop w:val="0"/>
                  <w:marBottom w:val="0"/>
                  <w:divBdr>
                    <w:top w:val="single" w:sz="2" w:space="1" w:color="FFFFFF"/>
                    <w:left w:val="single" w:sz="2" w:space="12" w:color="FFFFFF"/>
                    <w:bottom w:val="single" w:sz="2" w:space="1" w:color="FFFFFF"/>
                    <w:right w:val="single" w:sz="2" w:space="4" w:color="FFFFFF"/>
                  </w:divBdr>
                  <w:divsChild>
                    <w:div w:id="457919826">
                      <w:marLeft w:val="0"/>
                      <w:marRight w:val="0"/>
                      <w:marTop w:val="0"/>
                      <w:marBottom w:val="0"/>
                      <w:divBdr>
                        <w:top w:val="none" w:sz="0" w:space="0" w:color="auto"/>
                        <w:left w:val="none" w:sz="0" w:space="0" w:color="auto"/>
                        <w:bottom w:val="none" w:sz="0" w:space="0" w:color="auto"/>
                        <w:right w:val="none" w:sz="0" w:space="0" w:color="auto"/>
                      </w:divBdr>
                    </w:div>
                  </w:divsChild>
                </w:div>
                <w:div w:id="1729836929">
                  <w:marLeft w:val="0"/>
                  <w:marRight w:val="0"/>
                  <w:marTop w:val="0"/>
                  <w:marBottom w:val="0"/>
                  <w:divBdr>
                    <w:top w:val="single" w:sz="2" w:space="1" w:color="FFFFFF"/>
                    <w:left w:val="single" w:sz="2" w:space="12" w:color="FFFFFF"/>
                    <w:bottom w:val="single" w:sz="2" w:space="1" w:color="FFFFFF"/>
                    <w:right w:val="single" w:sz="2" w:space="4" w:color="FFFFFF"/>
                  </w:divBdr>
                  <w:divsChild>
                    <w:div w:id="772282803">
                      <w:marLeft w:val="0"/>
                      <w:marRight w:val="0"/>
                      <w:marTop w:val="0"/>
                      <w:marBottom w:val="0"/>
                      <w:divBdr>
                        <w:top w:val="none" w:sz="0" w:space="0" w:color="auto"/>
                        <w:left w:val="none" w:sz="0" w:space="0" w:color="auto"/>
                        <w:bottom w:val="none" w:sz="0" w:space="0" w:color="auto"/>
                        <w:right w:val="none" w:sz="0" w:space="0" w:color="auto"/>
                      </w:divBdr>
                    </w:div>
                  </w:divsChild>
                </w:div>
                <w:div w:id="1783956794">
                  <w:marLeft w:val="0"/>
                  <w:marRight w:val="0"/>
                  <w:marTop w:val="0"/>
                  <w:marBottom w:val="0"/>
                  <w:divBdr>
                    <w:top w:val="single" w:sz="2" w:space="1" w:color="FFFFFF"/>
                    <w:left w:val="single" w:sz="2" w:space="12" w:color="FFFFFF"/>
                    <w:bottom w:val="single" w:sz="2" w:space="1" w:color="FFFFFF"/>
                    <w:right w:val="single" w:sz="2" w:space="4" w:color="FFFFFF"/>
                  </w:divBdr>
                  <w:divsChild>
                    <w:div w:id="2048944401">
                      <w:marLeft w:val="0"/>
                      <w:marRight w:val="0"/>
                      <w:marTop w:val="0"/>
                      <w:marBottom w:val="0"/>
                      <w:divBdr>
                        <w:top w:val="none" w:sz="0" w:space="0" w:color="auto"/>
                        <w:left w:val="none" w:sz="0" w:space="0" w:color="auto"/>
                        <w:bottom w:val="none" w:sz="0" w:space="0" w:color="auto"/>
                        <w:right w:val="none" w:sz="0" w:space="0" w:color="auto"/>
                      </w:divBdr>
                    </w:div>
                  </w:divsChild>
                </w:div>
                <w:div w:id="354501706">
                  <w:marLeft w:val="0"/>
                  <w:marRight w:val="0"/>
                  <w:marTop w:val="0"/>
                  <w:marBottom w:val="0"/>
                  <w:divBdr>
                    <w:top w:val="single" w:sz="2" w:space="1" w:color="FFFFFF"/>
                    <w:left w:val="single" w:sz="2" w:space="12" w:color="FFFFFF"/>
                    <w:bottom w:val="single" w:sz="2" w:space="1" w:color="FFFFFF"/>
                    <w:right w:val="single" w:sz="2" w:space="4" w:color="FFFFFF"/>
                  </w:divBdr>
                  <w:divsChild>
                    <w:div w:id="114714271">
                      <w:marLeft w:val="0"/>
                      <w:marRight w:val="0"/>
                      <w:marTop w:val="0"/>
                      <w:marBottom w:val="0"/>
                      <w:divBdr>
                        <w:top w:val="none" w:sz="0" w:space="0" w:color="auto"/>
                        <w:left w:val="none" w:sz="0" w:space="0" w:color="auto"/>
                        <w:bottom w:val="none" w:sz="0" w:space="0" w:color="auto"/>
                        <w:right w:val="none" w:sz="0" w:space="0" w:color="auto"/>
                      </w:divBdr>
                    </w:div>
                  </w:divsChild>
                </w:div>
                <w:div w:id="1178157069">
                  <w:marLeft w:val="0"/>
                  <w:marRight w:val="0"/>
                  <w:marTop w:val="0"/>
                  <w:marBottom w:val="0"/>
                  <w:divBdr>
                    <w:top w:val="single" w:sz="2" w:space="1" w:color="FFFFFF"/>
                    <w:left w:val="single" w:sz="2" w:space="12" w:color="FFFFFF"/>
                    <w:bottom w:val="single" w:sz="2" w:space="1" w:color="FFFFFF"/>
                    <w:right w:val="single" w:sz="2" w:space="4" w:color="FFFFFF"/>
                  </w:divBdr>
                  <w:divsChild>
                    <w:div w:id="1575621855">
                      <w:marLeft w:val="0"/>
                      <w:marRight w:val="0"/>
                      <w:marTop w:val="0"/>
                      <w:marBottom w:val="0"/>
                      <w:divBdr>
                        <w:top w:val="none" w:sz="0" w:space="0" w:color="auto"/>
                        <w:left w:val="none" w:sz="0" w:space="0" w:color="auto"/>
                        <w:bottom w:val="none" w:sz="0" w:space="0" w:color="auto"/>
                        <w:right w:val="none" w:sz="0" w:space="0" w:color="auto"/>
                      </w:divBdr>
                    </w:div>
                  </w:divsChild>
                </w:div>
                <w:div w:id="904796177">
                  <w:marLeft w:val="0"/>
                  <w:marRight w:val="0"/>
                  <w:marTop w:val="0"/>
                  <w:marBottom w:val="0"/>
                  <w:divBdr>
                    <w:top w:val="single" w:sz="2" w:space="1" w:color="FFFFFF"/>
                    <w:left w:val="single" w:sz="2" w:space="12" w:color="FFFFFF"/>
                    <w:bottom w:val="single" w:sz="2" w:space="1" w:color="FFFFFF"/>
                    <w:right w:val="single" w:sz="2" w:space="4" w:color="FFFFFF"/>
                  </w:divBdr>
                  <w:divsChild>
                    <w:div w:id="1480800368">
                      <w:marLeft w:val="0"/>
                      <w:marRight w:val="0"/>
                      <w:marTop w:val="0"/>
                      <w:marBottom w:val="0"/>
                      <w:divBdr>
                        <w:top w:val="none" w:sz="0" w:space="0" w:color="auto"/>
                        <w:left w:val="none" w:sz="0" w:space="0" w:color="auto"/>
                        <w:bottom w:val="none" w:sz="0" w:space="0" w:color="auto"/>
                        <w:right w:val="none" w:sz="0" w:space="0" w:color="auto"/>
                      </w:divBdr>
                    </w:div>
                  </w:divsChild>
                </w:div>
                <w:div w:id="1056857066">
                  <w:marLeft w:val="0"/>
                  <w:marRight w:val="0"/>
                  <w:marTop w:val="0"/>
                  <w:marBottom w:val="0"/>
                  <w:divBdr>
                    <w:top w:val="single" w:sz="2" w:space="1" w:color="FFFFFF"/>
                    <w:left w:val="single" w:sz="2" w:space="12" w:color="FFFFFF"/>
                    <w:bottom w:val="single" w:sz="2" w:space="1" w:color="FFFFFF"/>
                    <w:right w:val="single" w:sz="2" w:space="4" w:color="FFFFFF"/>
                  </w:divBdr>
                  <w:divsChild>
                    <w:div w:id="1519155904">
                      <w:marLeft w:val="0"/>
                      <w:marRight w:val="0"/>
                      <w:marTop w:val="0"/>
                      <w:marBottom w:val="0"/>
                      <w:divBdr>
                        <w:top w:val="none" w:sz="0" w:space="0" w:color="auto"/>
                        <w:left w:val="none" w:sz="0" w:space="0" w:color="auto"/>
                        <w:bottom w:val="none" w:sz="0" w:space="0" w:color="auto"/>
                        <w:right w:val="none" w:sz="0" w:space="0" w:color="auto"/>
                      </w:divBdr>
                    </w:div>
                  </w:divsChild>
                </w:div>
                <w:div w:id="1379282468">
                  <w:marLeft w:val="0"/>
                  <w:marRight w:val="0"/>
                  <w:marTop w:val="0"/>
                  <w:marBottom w:val="0"/>
                  <w:divBdr>
                    <w:top w:val="single" w:sz="2" w:space="1" w:color="FFFFFF"/>
                    <w:left w:val="single" w:sz="2" w:space="12" w:color="FFFFFF"/>
                    <w:bottom w:val="single" w:sz="2" w:space="1" w:color="FFFFFF"/>
                    <w:right w:val="single" w:sz="2" w:space="4" w:color="FFFFFF"/>
                  </w:divBdr>
                  <w:divsChild>
                    <w:div w:id="904337752">
                      <w:marLeft w:val="0"/>
                      <w:marRight w:val="0"/>
                      <w:marTop w:val="0"/>
                      <w:marBottom w:val="0"/>
                      <w:divBdr>
                        <w:top w:val="none" w:sz="0" w:space="0" w:color="auto"/>
                        <w:left w:val="none" w:sz="0" w:space="0" w:color="auto"/>
                        <w:bottom w:val="none" w:sz="0" w:space="0" w:color="auto"/>
                        <w:right w:val="none" w:sz="0" w:space="0" w:color="auto"/>
                      </w:divBdr>
                    </w:div>
                  </w:divsChild>
                </w:div>
                <w:div w:id="1250891939">
                  <w:marLeft w:val="0"/>
                  <w:marRight w:val="0"/>
                  <w:marTop w:val="0"/>
                  <w:marBottom w:val="0"/>
                  <w:divBdr>
                    <w:top w:val="single" w:sz="2" w:space="1" w:color="FFFFFF"/>
                    <w:left w:val="single" w:sz="2" w:space="12" w:color="FFFFFF"/>
                    <w:bottom w:val="single" w:sz="2" w:space="1" w:color="FFFFFF"/>
                    <w:right w:val="single" w:sz="2" w:space="4" w:color="FFFFFF"/>
                  </w:divBdr>
                  <w:divsChild>
                    <w:div w:id="686442072">
                      <w:marLeft w:val="0"/>
                      <w:marRight w:val="0"/>
                      <w:marTop w:val="0"/>
                      <w:marBottom w:val="0"/>
                      <w:divBdr>
                        <w:top w:val="none" w:sz="0" w:space="0" w:color="auto"/>
                        <w:left w:val="none" w:sz="0" w:space="0" w:color="auto"/>
                        <w:bottom w:val="none" w:sz="0" w:space="0" w:color="auto"/>
                        <w:right w:val="none" w:sz="0" w:space="0" w:color="auto"/>
                      </w:divBdr>
                    </w:div>
                  </w:divsChild>
                </w:div>
                <w:div w:id="245041875">
                  <w:marLeft w:val="0"/>
                  <w:marRight w:val="0"/>
                  <w:marTop w:val="0"/>
                  <w:marBottom w:val="0"/>
                  <w:divBdr>
                    <w:top w:val="single" w:sz="2" w:space="1" w:color="FFFFFF"/>
                    <w:left w:val="single" w:sz="2" w:space="12" w:color="FFFFFF"/>
                    <w:bottom w:val="single" w:sz="2" w:space="1" w:color="FFFFFF"/>
                    <w:right w:val="single" w:sz="2" w:space="4" w:color="FFFFFF"/>
                  </w:divBdr>
                  <w:divsChild>
                    <w:div w:id="573469491">
                      <w:marLeft w:val="0"/>
                      <w:marRight w:val="0"/>
                      <w:marTop w:val="0"/>
                      <w:marBottom w:val="0"/>
                      <w:divBdr>
                        <w:top w:val="none" w:sz="0" w:space="0" w:color="auto"/>
                        <w:left w:val="none" w:sz="0" w:space="0" w:color="auto"/>
                        <w:bottom w:val="none" w:sz="0" w:space="0" w:color="auto"/>
                        <w:right w:val="none" w:sz="0" w:space="0" w:color="auto"/>
                      </w:divBdr>
                    </w:div>
                  </w:divsChild>
                </w:div>
                <w:div w:id="1708524800">
                  <w:marLeft w:val="0"/>
                  <w:marRight w:val="0"/>
                  <w:marTop w:val="0"/>
                  <w:marBottom w:val="0"/>
                  <w:divBdr>
                    <w:top w:val="single" w:sz="2" w:space="1" w:color="FFFFFF"/>
                    <w:left w:val="single" w:sz="2" w:space="12" w:color="FFFFFF"/>
                    <w:bottom w:val="single" w:sz="2" w:space="1" w:color="FFFFFF"/>
                    <w:right w:val="single" w:sz="2" w:space="4" w:color="FFFFFF"/>
                  </w:divBdr>
                  <w:divsChild>
                    <w:div w:id="992684314">
                      <w:marLeft w:val="0"/>
                      <w:marRight w:val="0"/>
                      <w:marTop w:val="0"/>
                      <w:marBottom w:val="0"/>
                      <w:divBdr>
                        <w:top w:val="none" w:sz="0" w:space="0" w:color="auto"/>
                        <w:left w:val="none" w:sz="0" w:space="0" w:color="auto"/>
                        <w:bottom w:val="none" w:sz="0" w:space="0" w:color="auto"/>
                        <w:right w:val="none" w:sz="0" w:space="0" w:color="auto"/>
                      </w:divBdr>
                    </w:div>
                  </w:divsChild>
                </w:div>
                <w:div w:id="386030017">
                  <w:marLeft w:val="0"/>
                  <w:marRight w:val="0"/>
                  <w:marTop w:val="0"/>
                  <w:marBottom w:val="0"/>
                  <w:divBdr>
                    <w:top w:val="single" w:sz="2" w:space="1" w:color="FFFFFF"/>
                    <w:left w:val="single" w:sz="2" w:space="12" w:color="FFFFFF"/>
                    <w:bottom w:val="single" w:sz="2" w:space="1" w:color="FFFFFF"/>
                    <w:right w:val="single" w:sz="2" w:space="4" w:color="FFFFFF"/>
                  </w:divBdr>
                  <w:divsChild>
                    <w:div w:id="1209338835">
                      <w:marLeft w:val="0"/>
                      <w:marRight w:val="0"/>
                      <w:marTop w:val="0"/>
                      <w:marBottom w:val="0"/>
                      <w:divBdr>
                        <w:top w:val="none" w:sz="0" w:space="0" w:color="auto"/>
                        <w:left w:val="none" w:sz="0" w:space="0" w:color="auto"/>
                        <w:bottom w:val="none" w:sz="0" w:space="0" w:color="auto"/>
                        <w:right w:val="none" w:sz="0" w:space="0" w:color="auto"/>
                      </w:divBdr>
                    </w:div>
                  </w:divsChild>
                </w:div>
                <w:div w:id="1268078456">
                  <w:marLeft w:val="0"/>
                  <w:marRight w:val="0"/>
                  <w:marTop w:val="0"/>
                  <w:marBottom w:val="0"/>
                  <w:divBdr>
                    <w:top w:val="single" w:sz="2" w:space="1" w:color="FFFFFF"/>
                    <w:left w:val="single" w:sz="2" w:space="12" w:color="FFFFFF"/>
                    <w:bottom w:val="single" w:sz="2" w:space="1" w:color="FFFFFF"/>
                    <w:right w:val="single" w:sz="2" w:space="4" w:color="FFFFFF"/>
                  </w:divBdr>
                  <w:divsChild>
                    <w:div w:id="1475222018">
                      <w:marLeft w:val="0"/>
                      <w:marRight w:val="0"/>
                      <w:marTop w:val="0"/>
                      <w:marBottom w:val="0"/>
                      <w:divBdr>
                        <w:top w:val="none" w:sz="0" w:space="0" w:color="auto"/>
                        <w:left w:val="none" w:sz="0" w:space="0" w:color="auto"/>
                        <w:bottom w:val="none" w:sz="0" w:space="0" w:color="auto"/>
                        <w:right w:val="none" w:sz="0" w:space="0" w:color="auto"/>
                      </w:divBdr>
                    </w:div>
                  </w:divsChild>
                </w:div>
                <w:div w:id="746421252">
                  <w:marLeft w:val="0"/>
                  <w:marRight w:val="0"/>
                  <w:marTop w:val="0"/>
                  <w:marBottom w:val="0"/>
                  <w:divBdr>
                    <w:top w:val="single" w:sz="2" w:space="1" w:color="FFFFFF"/>
                    <w:left w:val="single" w:sz="2" w:space="12" w:color="FFFFFF"/>
                    <w:bottom w:val="single" w:sz="2" w:space="1" w:color="FFFFFF"/>
                    <w:right w:val="single" w:sz="2" w:space="4" w:color="FFFFFF"/>
                  </w:divBdr>
                  <w:divsChild>
                    <w:div w:id="1088498685">
                      <w:marLeft w:val="0"/>
                      <w:marRight w:val="0"/>
                      <w:marTop w:val="0"/>
                      <w:marBottom w:val="0"/>
                      <w:divBdr>
                        <w:top w:val="none" w:sz="0" w:space="0" w:color="auto"/>
                        <w:left w:val="none" w:sz="0" w:space="0" w:color="auto"/>
                        <w:bottom w:val="none" w:sz="0" w:space="0" w:color="auto"/>
                        <w:right w:val="none" w:sz="0" w:space="0" w:color="auto"/>
                      </w:divBdr>
                    </w:div>
                  </w:divsChild>
                </w:div>
                <w:div w:id="855464329">
                  <w:marLeft w:val="0"/>
                  <w:marRight w:val="0"/>
                  <w:marTop w:val="0"/>
                  <w:marBottom w:val="0"/>
                  <w:divBdr>
                    <w:top w:val="single" w:sz="2" w:space="1" w:color="FFFFFF"/>
                    <w:left w:val="single" w:sz="2" w:space="12" w:color="FFFFFF"/>
                    <w:bottom w:val="single" w:sz="2" w:space="1" w:color="FFFFFF"/>
                    <w:right w:val="single" w:sz="2" w:space="4" w:color="FFFFFF"/>
                  </w:divBdr>
                  <w:divsChild>
                    <w:div w:id="1577977361">
                      <w:marLeft w:val="0"/>
                      <w:marRight w:val="0"/>
                      <w:marTop w:val="0"/>
                      <w:marBottom w:val="0"/>
                      <w:divBdr>
                        <w:top w:val="none" w:sz="0" w:space="0" w:color="auto"/>
                        <w:left w:val="none" w:sz="0" w:space="0" w:color="auto"/>
                        <w:bottom w:val="none" w:sz="0" w:space="0" w:color="auto"/>
                        <w:right w:val="none" w:sz="0" w:space="0" w:color="auto"/>
                      </w:divBdr>
                    </w:div>
                  </w:divsChild>
                </w:div>
                <w:div w:id="30082815">
                  <w:marLeft w:val="0"/>
                  <w:marRight w:val="0"/>
                  <w:marTop w:val="0"/>
                  <w:marBottom w:val="0"/>
                  <w:divBdr>
                    <w:top w:val="single" w:sz="2" w:space="1" w:color="FFFFFF"/>
                    <w:left w:val="single" w:sz="2" w:space="12" w:color="FFFFFF"/>
                    <w:bottom w:val="single" w:sz="2" w:space="1" w:color="FFFFFF"/>
                    <w:right w:val="single" w:sz="2" w:space="4" w:color="FFFFFF"/>
                  </w:divBdr>
                  <w:divsChild>
                    <w:div w:id="2120417690">
                      <w:marLeft w:val="0"/>
                      <w:marRight w:val="0"/>
                      <w:marTop w:val="0"/>
                      <w:marBottom w:val="0"/>
                      <w:divBdr>
                        <w:top w:val="none" w:sz="0" w:space="0" w:color="auto"/>
                        <w:left w:val="none" w:sz="0" w:space="0" w:color="auto"/>
                        <w:bottom w:val="none" w:sz="0" w:space="0" w:color="auto"/>
                        <w:right w:val="none" w:sz="0" w:space="0" w:color="auto"/>
                      </w:divBdr>
                    </w:div>
                  </w:divsChild>
                </w:div>
                <w:div w:id="695615969">
                  <w:marLeft w:val="0"/>
                  <w:marRight w:val="0"/>
                  <w:marTop w:val="0"/>
                  <w:marBottom w:val="0"/>
                  <w:divBdr>
                    <w:top w:val="single" w:sz="2" w:space="1" w:color="FFFFFF"/>
                    <w:left w:val="single" w:sz="2" w:space="12" w:color="FFFFFF"/>
                    <w:bottom w:val="single" w:sz="2" w:space="1" w:color="FFFFFF"/>
                    <w:right w:val="single" w:sz="2" w:space="4" w:color="FFFFFF"/>
                  </w:divBdr>
                  <w:divsChild>
                    <w:div w:id="2032142127">
                      <w:marLeft w:val="0"/>
                      <w:marRight w:val="0"/>
                      <w:marTop w:val="0"/>
                      <w:marBottom w:val="0"/>
                      <w:divBdr>
                        <w:top w:val="none" w:sz="0" w:space="0" w:color="auto"/>
                        <w:left w:val="none" w:sz="0" w:space="0" w:color="auto"/>
                        <w:bottom w:val="none" w:sz="0" w:space="0" w:color="auto"/>
                        <w:right w:val="none" w:sz="0" w:space="0" w:color="auto"/>
                      </w:divBdr>
                    </w:div>
                  </w:divsChild>
                </w:div>
                <w:div w:id="1409112943">
                  <w:marLeft w:val="0"/>
                  <w:marRight w:val="0"/>
                  <w:marTop w:val="0"/>
                  <w:marBottom w:val="0"/>
                  <w:divBdr>
                    <w:top w:val="single" w:sz="2" w:space="1" w:color="FFFFFF"/>
                    <w:left w:val="single" w:sz="2" w:space="12" w:color="FFFFFF"/>
                    <w:bottom w:val="single" w:sz="2" w:space="1" w:color="FFFFFF"/>
                    <w:right w:val="single" w:sz="2" w:space="4" w:color="FFFFFF"/>
                  </w:divBdr>
                  <w:divsChild>
                    <w:div w:id="1658341089">
                      <w:marLeft w:val="0"/>
                      <w:marRight w:val="0"/>
                      <w:marTop w:val="0"/>
                      <w:marBottom w:val="0"/>
                      <w:divBdr>
                        <w:top w:val="none" w:sz="0" w:space="0" w:color="auto"/>
                        <w:left w:val="none" w:sz="0" w:space="0" w:color="auto"/>
                        <w:bottom w:val="none" w:sz="0" w:space="0" w:color="auto"/>
                        <w:right w:val="none" w:sz="0" w:space="0" w:color="auto"/>
                      </w:divBdr>
                    </w:div>
                  </w:divsChild>
                </w:div>
                <w:div w:id="615646540">
                  <w:marLeft w:val="0"/>
                  <w:marRight w:val="0"/>
                  <w:marTop w:val="0"/>
                  <w:marBottom w:val="0"/>
                  <w:divBdr>
                    <w:top w:val="single" w:sz="2" w:space="1" w:color="FFFFFF"/>
                    <w:left w:val="single" w:sz="2" w:space="12" w:color="FFFFFF"/>
                    <w:bottom w:val="single" w:sz="2" w:space="1" w:color="FFFFFF"/>
                    <w:right w:val="single" w:sz="2" w:space="4" w:color="FFFFFF"/>
                  </w:divBdr>
                  <w:divsChild>
                    <w:div w:id="1416510409">
                      <w:marLeft w:val="0"/>
                      <w:marRight w:val="0"/>
                      <w:marTop w:val="0"/>
                      <w:marBottom w:val="0"/>
                      <w:divBdr>
                        <w:top w:val="none" w:sz="0" w:space="0" w:color="auto"/>
                        <w:left w:val="none" w:sz="0" w:space="0" w:color="auto"/>
                        <w:bottom w:val="none" w:sz="0" w:space="0" w:color="auto"/>
                        <w:right w:val="none" w:sz="0" w:space="0" w:color="auto"/>
                      </w:divBdr>
                    </w:div>
                  </w:divsChild>
                </w:div>
                <w:div w:id="269313063">
                  <w:marLeft w:val="0"/>
                  <w:marRight w:val="0"/>
                  <w:marTop w:val="0"/>
                  <w:marBottom w:val="0"/>
                  <w:divBdr>
                    <w:top w:val="single" w:sz="2" w:space="1" w:color="FFFFFF"/>
                    <w:left w:val="single" w:sz="2" w:space="12" w:color="FFFFFF"/>
                    <w:bottom w:val="single" w:sz="2" w:space="1" w:color="FFFFFF"/>
                    <w:right w:val="single" w:sz="2" w:space="4" w:color="FFFFFF"/>
                  </w:divBdr>
                  <w:divsChild>
                    <w:div w:id="922565386">
                      <w:marLeft w:val="0"/>
                      <w:marRight w:val="0"/>
                      <w:marTop w:val="0"/>
                      <w:marBottom w:val="0"/>
                      <w:divBdr>
                        <w:top w:val="none" w:sz="0" w:space="0" w:color="auto"/>
                        <w:left w:val="none" w:sz="0" w:space="0" w:color="auto"/>
                        <w:bottom w:val="none" w:sz="0" w:space="0" w:color="auto"/>
                        <w:right w:val="none" w:sz="0" w:space="0" w:color="auto"/>
                      </w:divBdr>
                    </w:div>
                  </w:divsChild>
                </w:div>
                <w:div w:id="940650757">
                  <w:marLeft w:val="0"/>
                  <w:marRight w:val="0"/>
                  <w:marTop w:val="0"/>
                  <w:marBottom w:val="0"/>
                  <w:divBdr>
                    <w:top w:val="single" w:sz="2" w:space="1" w:color="FFFFFF"/>
                    <w:left w:val="single" w:sz="2" w:space="12" w:color="FFFFFF"/>
                    <w:bottom w:val="single" w:sz="2" w:space="1" w:color="FFFFFF"/>
                    <w:right w:val="single" w:sz="2" w:space="4" w:color="FFFFFF"/>
                  </w:divBdr>
                  <w:divsChild>
                    <w:div w:id="1164930003">
                      <w:marLeft w:val="0"/>
                      <w:marRight w:val="0"/>
                      <w:marTop w:val="0"/>
                      <w:marBottom w:val="0"/>
                      <w:divBdr>
                        <w:top w:val="none" w:sz="0" w:space="0" w:color="auto"/>
                        <w:left w:val="none" w:sz="0" w:space="0" w:color="auto"/>
                        <w:bottom w:val="none" w:sz="0" w:space="0" w:color="auto"/>
                        <w:right w:val="none" w:sz="0" w:space="0" w:color="auto"/>
                      </w:divBdr>
                    </w:div>
                  </w:divsChild>
                </w:div>
                <w:div w:id="1204706642">
                  <w:marLeft w:val="0"/>
                  <w:marRight w:val="0"/>
                  <w:marTop w:val="0"/>
                  <w:marBottom w:val="0"/>
                  <w:divBdr>
                    <w:top w:val="single" w:sz="2" w:space="1" w:color="FFFFFF"/>
                    <w:left w:val="single" w:sz="2" w:space="12" w:color="FFFFFF"/>
                    <w:bottom w:val="single" w:sz="2" w:space="1" w:color="FFFFFF"/>
                    <w:right w:val="single" w:sz="2" w:space="4" w:color="FFFFFF"/>
                  </w:divBdr>
                  <w:divsChild>
                    <w:div w:id="576551880">
                      <w:marLeft w:val="0"/>
                      <w:marRight w:val="0"/>
                      <w:marTop w:val="0"/>
                      <w:marBottom w:val="0"/>
                      <w:divBdr>
                        <w:top w:val="none" w:sz="0" w:space="0" w:color="auto"/>
                        <w:left w:val="none" w:sz="0" w:space="0" w:color="auto"/>
                        <w:bottom w:val="none" w:sz="0" w:space="0" w:color="auto"/>
                        <w:right w:val="none" w:sz="0" w:space="0" w:color="auto"/>
                      </w:divBdr>
                    </w:div>
                  </w:divsChild>
                </w:div>
                <w:div w:id="1112631623">
                  <w:marLeft w:val="0"/>
                  <w:marRight w:val="0"/>
                  <w:marTop w:val="0"/>
                  <w:marBottom w:val="0"/>
                  <w:divBdr>
                    <w:top w:val="single" w:sz="2" w:space="1" w:color="FFFFFF"/>
                    <w:left w:val="single" w:sz="2" w:space="12" w:color="FFFFFF"/>
                    <w:bottom w:val="single" w:sz="2" w:space="1" w:color="FFFFFF"/>
                    <w:right w:val="single" w:sz="2" w:space="4" w:color="FFFFFF"/>
                  </w:divBdr>
                  <w:divsChild>
                    <w:div w:id="1068072927">
                      <w:marLeft w:val="0"/>
                      <w:marRight w:val="0"/>
                      <w:marTop w:val="0"/>
                      <w:marBottom w:val="0"/>
                      <w:divBdr>
                        <w:top w:val="none" w:sz="0" w:space="0" w:color="auto"/>
                        <w:left w:val="none" w:sz="0" w:space="0" w:color="auto"/>
                        <w:bottom w:val="none" w:sz="0" w:space="0" w:color="auto"/>
                        <w:right w:val="none" w:sz="0" w:space="0" w:color="auto"/>
                      </w:divBdr>
                    </w:div>
                  </w:divsChild>
                </w:div>
                <w:div w:id="856624522">
                  <w:marLeft w:val="0"/>
                  <w:marRight w:val="0"/>
                  <w:marTop w:val="0"/>
                  <w:marBottom w:val="0"/>
                  <w:divBdr>
                    <w:top w:val="single" w:sz="2" w:space="1" w:color="FFFFFF"/>
                    <w:left w:val="single" w:sz="2" w:space="12" w:color="FFFFFF"/>
                    <w:bottom w:val="single" w:sz="2" w:space="1" w:color="FFFFFF"/>
                    <w:right w:val="single" w:sz="2" w:space="4" w:color="FFFFFF"/>
                  </w:divBdr>
                  <w:divsChild>
                    <w:div w:id="2146463326">
                      <w:marLeft w:val="0"/>
                      <w:marRight w:val="0"/>
                      <w:marTop w:val="0"/>
                      <w:marBottom w:val="0"/>
                      <w:divBdr>
                        <w:top w:val="none" w:sz="0" w:space="0" w:color="auto"/>
                        <w:left w:val="none" w:sz="0" w:space="0" w:color="auto"/>
                        <w:bottom w:val="none" w:sz="0" w:space="0" w:color="auto"/>
                        <w:right w:val="none" w:sz="0" w:space="0" w:color="auto"/>
                      </w:divBdr>
                    </w:div>
                  </w:divsChild>
                </w:div>
                <w:div w:id="2068452607">
                  <w:marLeft w:val="0"/>
                  <w:marRight w:val="0"/>
                  <w:marTop w:val="0"/>
                  <w:marBottom w:val="0"/>
                  <w:divBdr>
                    <w:top w:val="single" w:sz="2" w:space="1" w:color="FFFFFF"/>
                    <w:left w:val="single" w:sz="2" w:space="12" w:color="FFFFFF"/>
                    <w:bottom w:val="single" w:sz="2" w:space="1" w:color="FFFFFF"/>
                    <w:right w:val="single" w:sz="2" w:space="4" w:color="FFFFFF"/>
                  </w:divBdr>
                  <w:divsChild>
                    <w:div w:id="2029603998">
                      <w:marLeft w:val="0"/>
                      <w:marRight w:val="0"/>
                      <w:marTop w:val="0"/>
                      <w:marBottom w:val="0"/>
                      <w:divBdr>
                        <w:top w:val="none" w:sz="0" w:space="0" w:color="auto"/>
                        <w:left w:val="none" w:sz="0" w:space="0" w:color="auto"/>
                        <w:bottom w:val="none" w:sz="0" w:space="0" w:color="auto"/>
                        <w:right w:val="none" w:sz="0" w:space="0" w:color="auto"/>
                      </w:divBdr>
                    </w:div>
                  </w:divsChild>
                </w:div>
                <w:div w:id="133185173">
                  <w:marLeft w:val="0"/>
                  <w:marRight w:val="0"/>
                  <w:marTop w:val="0"/>
                  <w:marBottom w:val="0"/>
                  <w:divBdr>
                    <w:top w:val="single" w:sz="2" w:space="1" w:color="FFFFFF"/>
                    <w:left w:val="single" w:sz="2" w:space="12" w:color="FFFFFF"/>
                    <w:bottom w:val="single" w:sz="2" w:space="1" w:color="FFFFFF"/>
                    <w:right w:val="single" w:sz="2" w:space="4" w:color="FFFFFF"/>
                  </w:divBdr>
                  <w:divsChild>
                    <w:div w:id="2109690722">
                      <w:marLeft w:val="0"/>
                      <w:marRight w:val="0"/>
                      <w:marTop w:val="0"/>
                      <w:marBottom w:val="0"/>
                      <w:divBdr>
                        <w:top w:val="none" w:sz="0" w:space="0" w:color="auto"/>
                        <w:left w:val="none" w:sz="0" w:space="0" w:color="auto"/>
                        <w:bottom w:val="none" w:sz="0" w:space="0" w:color="auto"/>
                        <w:right w:val="none" w:sz="0" w:space="0" w:color="auto"/>
                      </w:divBdr>
                    </w:div>
                  </w:divsChild>
                </w:div>
                <w:div w:id="637615914">
                  <w:marLeft w:val="0"/>
                  <w:marRight w:val="0"/>
                  <w:marTop w:val="0"/>
                  <w:marBottom w:val="0"/>
                  <w:divBdr>
                    <w:top w:val="single" w:sz="2" w:space="1" w:color="FFFFFF"/>
                    <w:left w:val="single" w:sz="2" w:space="12" w:color="FFFFFF"/>
                    <w:bottom w:val="single" w:sz="2" w:space="1" w:color="FFFFFF"/>
                    <w:right w:val="single" w:sz="2" w:space="4" w:color="FFFFFF"/>
                  </w:divBdr>
                  <w:divsChild>
                    <w:div w:id="17587131">
                      <w:marLeft w:val="0"/>
                      <w:marRight w:val="0"/>
                      <w:marTop w:val="0"/>
                      <w:marBottom w:val="0"/>
                      <w:divBdr>
                        <w:top w:val="none" w:sz="0" w:space="0" w:color="auto"/>
                        <w:left w:val="none" w:sz="0" w:space="0" w:color="auto"/>
                        <w:bottom w:val="none" w:sz="0" w:space="0" w:color="auto"/>
                        <w:right w:val="none" w:sz="0" w:space="0" w:color="auto"/>
                      </w:divBdr>
                    </w:div>
                  </w:divsChild>
                </w:div>
                <w:div w:id="1971399457">
                  <w:marLeft w:val="0"/>
                  <w:marRight w:val="0"/>
                  <w:marTop w:val="0"/>
                  <w:marBottom w:val="0"/>
                  <w:divBdr>
                    <w:top w:val="single" w:sz="2" w:space="1" w:color="FFFFFF"/>
                    <w:left w:val="single" w:sz="2" w:space="12" w:color="FFFFFF"/>
                    <w:bottom w:val="single" w:sz="2" w:space="1" w:color="FFFFFF"/>
                    <w:right w:val="single" w:sz="2" w:space="4" w:color="FFFFFF"/>
                  </w:divBdr>
                  <w:divsChild>
                    <w:div w:id="1183130703">
                      <w:marLeft w:val="0"/>
                      <w:marRight w:val="0"/>
                      <w:marTop w:val="0"/>
                      <w:marBottom w:val="0"/>
                      <w:divBdr>
                        <w:top w:val="none" w:sz="0" w:space="0" w:color="auto"/>
                        <w:left w:val="none" w:sz="0" w:space="0" w:color="auto"/>
                        <w:bottom w:val="none" w:sz="0" w:space="0" w:color="auto"/>
                        <w:right w:val="none" w:sz="0" w:space="0" w:color="auto"/>
                      </w:divBdr>
                    </w:div>
                  </w:divsChild>
                </w:div>
                <w:div w:id="1281230919">
                  <w:marLeft w:val="0"/>
                  <w:marRight w:val="0"/>
                  <w:marTop w:val="0"/>
                  <w:marBottom w:val="0"/>
                  <w:divBdr>
                    <w:top w:val="single" w:sz="2" w:space="1" w:color="FFFFFF"/>
                    <w:left w:val="single" w:sz="2" w:space="12" w:color="FFFFFF"/>
                    <w:bottom w:val="single" w:sz="2" w:space="1" w:color="FFFFFF"/>
                    <w:right w:val="single" w:sz="2" w:space="4" w:color="FFFFFF"/>
                  </w:divBdr>
                  <w:divsChild>
                    <w:div w:id="599339217">
                      <w:marLeft w:val="0"/>
                      <w:marRight w:val="0"/>
                      <w:marTop w:val="0"/>
                      <w:marBottom w:val="0"/>
                      <w:divBdr>
                        <w:top w:val="none" w:sz="0" w:space="0" w:color="auto"/>
                        <w:left w:val="none" w:sz="0" w:space="0" w:color="auto"/>
                        <w:bottom w:val="none" w:sz="0" w:space="0" w:color="auto"/>
                        <w:right w:val="none" w:sz="0" w:space="0" w:color="auto"/>
                      </w:divBdr>
                    </w:div>
                  </w:divsChild>
                </w:div>
                <w:div w:id="1990285035">
                  <w:marLeft w:val="0"/>
                  <w:marRight w:val="0"/>
                  <w:marTop w:val="0"/>
                  <w:marBottom w:val="0"/>
                  <w:divBdr>
                    <w:top w:val="single" w:sz="2" w:space="1" w:color="FFFFFF"/>
                    <w:left w:val="single" w:sz="2" w:space="12" w:color="FFFFFF"/>
                    <w:bottom w:val="single" w:sz="2" w:space="1" w:color="FFFFFF"/>
                    <w:right w:val="single" w:sz="2" w:space="4" w:color="FFFFFF"/>
                  </w:divBdr>
                  <w:divsChild>
                    <w:div w:id="418063305">
                      <w:marLeft w:val="0"/>
                      <w:marRight w:val="0"/>
                      <w:marTop w:val="0"/>
                      <w:marBottom w:val="0"/>
                      <w:divBdr>
                        <w:top w:val="none" w:sz="0" w:space="0" w:color="auto"/>
                        <w:left w:val="none" w:sz="0" w:space="0" w:color="auto"/>
                        <w:bottom w:val="none" w:sz="0" w:space="0" w:color="auto"/>
                        <w:right w:val="none" w:sz="0" w:space="0" w:color="auto"/>
                      </w:divBdr>
                    </w:div>
                  </w:divsChild>
                </w:div>
                <w:div w:id="865214682">
                  <w:marLeft w:val="0"/>
                  <w:marRight w:val="0"/>
                  <w:marTop w:val="0"/>
                  <w:marBottom w:val="0"/>
                  <w:divBdr>
                    <w:top w:val="single" w:sz="2" w:space="1" w:color="FFFFFF"/>
                    <w:left w:val="single" w:sz="2" w:space="12" w:color="FFFFFF"/>
                    <w:bottom w:val="single" w:sz="2" w:space="1" w:color="FFFFFF"/>
                    <w:right w:val="single" w:sz="2" w:space="4" w:color="FFFFFF"/>
                  </w:divBdr>
                  <w:divsChild>
                    <w:div w:id="281963686">
                      <w:marLeft w:val="0"/>
                      <w:marRight w:val="0"/>
                      <w:marTop w:val="0"/>
                      <w:marBottom w:val="0"/>
                      <w:divBdr>
                        <w:top w:val="none" w:sz="0" w:space="0" w:color="auto"/>
                        <w:left w:val="none" w:sz="0" w:space="0" w:color="auto"/>
                        <w:bottom w:val="none" w:sz="0" w:space="0" w:color="auto"/>
                        <w:right w:val="none" w:sz="0" w:space="0" w:color="auto"/>
                      </w:divBdr>
                    </w:div>
                  </w:divsChild>
                </w:div>
                <w:div w:id="329600799">
                  <w:marLeft w:val="0"/>
                  <w:marRight w:val="0"/>
                  <w:marTop w:val="0"/>
                  <w:marBottom w:val="0"/>
                  <w:divBdr>
                    <w:top w:val="single" w:sz="2" w:space="1" w:color="FFFFFF"/>
                    <w:left w:val="single" w:sz="2" w:space="12" w:color="FFFFFF"/>
                    <w:bottom w:val="single" w:sz="2" w:space="4" w:color="FFFFFF"/>
                    <w:right w:val="single" w:sz="2" w:space="4" w:color="FFFFFF"/>
                  </w:divBdr>
                  <w:divsChild>
                    <w:div w:id="140236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73266">
      <w:bodyDiv w:val="1"/>
      <w:marLeft w:val="0"/>
      <w:marRight w:val="0"/>
      <w:marTop w:val="0"/>
      <w:marBottom w:val="0"/>
      <w:divBdr>
        <w:top w:val="none" w:sz="0" w:space="0" w:color="auto"/>
        <w:left w:val="none" w:sz="0" w:space="0" w:color="auto"/>
        <w:bottom w:val="none" w:sz="0" w:space="0" w:color="auto"/>
        <w:right w:val="none" w:sz="0" w:space="0" w:color="auto"/>
      </w:divBdr>
      <w:divsChild>
        <w:div w:id="1656643034">
          <w:marLeft w:val="0"/>
          <w:marRight w:val="0"/>
          <w:marTop w:val="0"/>
          <w:marBottom w:val="0"/>
          <w:divBdr>
            <w:top w:val="none" w:sz="0" w:space="0" w:color="auto"/>
            <w:left w:val="none" w:sz="0" w:space="0" w:color="auto"/>
            <w:bottom w:val="none" w:sz="0" w:space="0" w:color="auto"/>
            <w:right w:val="none" w:sz="0" w:space="0" w:color="auto"/>
          </w:divBdr>
        </w:div>
        <w:div w:id="889541096">
          <w:marLeft w:val="0"/>
          <w:marRight w:val="0"/>
          <w:marTop w:val="0"/>
          <w:marBottom w:val="335"/>
          <w:divBdr>
            <w:top w:val="none" w:sz="0" w:space="0" w:color="auto"/>
            <w:left w:val="none" w:sz="0" w:space="0" w:color="auto"/>
            <w:bottom w:val="none" w:sz="0" w:space="0" w:color="auto"/>
            <w:right w:val="none" w:sz="0" w:space="0" w:color="auto"/>
          </w:divBdr>
          <w:divsChild>
            <w:div w:id="608776677">
              <w:marLeft w:val="0"/>
              <w:marRight w:val="0"/>
              <w:marTop w:val="0"/>
              <w:marBottom w:val="0"/>
              <w:divBdr>
                <w:top w:val="none" w:sz="0" w:space="0" w:color="auto"/>
                <w:left w:val="none" w:sz="0" w:space="0" w:color="auto"/>
                <w:bottom w:val="none" w:sz="0" w:space="0" w:color="auto"/>
                <w:right w:val="none" w:sz="0" w:space="0" w:color="auto"/>
              </w:divBdr>
              <w:divsChild>
                <w:div w:id="452094891">
                  <w:marLeft w:val="0"/>
                  <w:marRight w:val="0"/>
                  <w:marTop w:val="0"/>
                  <w:marBottom w:val="0"/>
                  <w:divBdr>
                    <w:top w:val="single" w:sz="2" w:space="4" w:color="FFFFFF"/>
                    <w:left w:val="single" w:sz="2" w:space="12" w:color="FFFFFF"/>
                    <w:bottom w:val="single" w:sz="2" w:space="1" w:color="FFFFFF"/>
                    <w:right w:val="single" w:sz="2" w:space="4" w:color="FFFFFF"/>
                  </w:divBdr>
                  <w:divsChild>
                    <w:div w:id="1614557798">
                      <w:marLeft w:val="0"/>
                      <w:marRight w:val="0"/>
                      <w:marTop w:val="0"/>
                      <w:marBottom w:val="0"/>
                      <w:divBdr>
                        <w:top w:val="none" w:sz="0" w:space="0" w:color="auto"/>
                        <w:left w:val="none" w:sz="0" w:space="0" w:color="auto"/>
                        <w:bottom w:val="none" w:sz="0" w:space="0" w:color="auto"/>
                        <w:right w:val="none" w:sz="0" w:space="0" w:color="auto"/>
                      </w:divBdr>
                    </w:div>
                  </w:divsChild>
                </w:div>
                <w:div w:id="1089159494">
                  <w:marLeft w:val="0"/>
                  <w:marRight w:val="0"/>
                  <w:marTop w:val="0"/>
                  <w:marBottom w:val="0"/>
                  <w:divBdr>
                    <w:top w:val="single" w:sz="2" w:space="1" w:color="FFFFFF"/>
                    <w:left w:val="single" w:sz="2" w:space="12" w:color="FFFFFF"/>
                    <w:bottom w:val="single" w:sz="2" w:space="1" w:color="FFFFFF"/>
                    <w:right w:val="single" w:sz="2" w:space="4" w:color="FFFFFF"/>
                  </w:divBdr>
                  <w:divsChild>
                    <w:div w:id="722170189">
                      <w:marLeft w:val="0"/>
                      <w:marRight w:val="0"/>
                      <w:marTop w:val="0"/>
                      <w:marBottom w:val="0"/>
                      <w:divBdr>
                        <w:top w:val="none" w:sz="0" w:space="0" w:color="auto"/>
                        <w:left w:val="none" w:sz="0" w:space="0" w:color="auto"/>
                        <w:bottom w:val="none" w:sz="0" w:space="0" w:color="auto"/>
                        <w:right w:val="none" w:sz="0" w:space="0" w:color="auto"/>
                      </w:divBdr>
                    </w:div>
                  </w:divsChild>
                </w:div>
                <w:div w:id="2077899433">
                  <w:marLeft w:val="0"/>
                  <w:marRight w:val="0"/>
                  <w:marTop w:val="0"/>
                  <w:marBottom w:val="0"/>
                  <w:divBdr>
                    <w:top w:val="single" w:sz="2" w:space="1" w:color="FFFFFF"/>
                    <w:left w:val="single" w:sz="2" w:space="12" w:color="FFFFFF"/>
                    <w:bottom w:val="single" w:sz="2" w:space="1" w:color="FFFFFF"/>
                    <w:right w:val="single" w:sz="2" w:space="4" w:color="FFFFFF"/>
                  </w:divBdr>
                  <w:divsChild>
                    <w:div w:id="839583007">
                      <w:marLeft w:val="0"/>
                      <w:marRight w:val="0"/>
                      <w:marTop w:val="0"/>
                      <w:marBottom w:val="0"/>
                      <w:divBdr>
                        <w:top w:val="none" w:sz="0" w:space="0" w:color="auto"/>
                        <w:left w:val="none" w:sz="0" w:space="0" w:color="auto"/>
                        <w:bottom w:val="none" w:sz="0" w:space="0" w:color="auto"/>
                        <w:right w:val="none" w:sz="0" w:space="0" w:color="auto"/>
                      </w:divBdr>
                    </w:div>
                  </w:divsChild>
                </w:div>
                <w:div w:id="344015039">
                  <w:marLeft w:val="0"/>
                  <w:marRight w:val="0"/>
                  <w:marTop w:val="0"/>
                  <w:marBottom w:val="0"/>
                  <w:divBdr>
                    <w:top w:val="single" w:sz="2" w:space="1" w:color="FFFFFF"/>
                    <w:left w:val="single" w:sz="2" w:space="12" w:color="FFFFFF"/>
                    <w:bottom w:val="single" w:sz="2" w:space="1" w:color="FFFFFF"/>
                    <w:right w:val="single" w:sz="2" w:space="4" w:color="FFFFFF"/>
                  </w:divBdr>
                  <w:divsChild>
                    <w:div w:id="2144037689">
                      <w:marLeft w:val="0"/>
                      <w:marRight w:val="0"/>
                      <w:marTop w:val="0"/>
                      <w:marBottom w:val="0"/>
                      <w:divBdr>
                        <w:top w:val="none" w:sz="0" w:space="0" w:color="auto"/>
                        <w:left w:val="none" w:sz="0" w:space="0" w:color="auto"/>
                        <w:bottom w:val="none" w:sz="0" w:space="0" w:color="auto"/>
                        <w:right w:val="none" w:sz="0" w:space="0" w:color="auto"/>
                      </w:divBdr>
                    </w:div>
                  </w:divsChild>
                </w:div>
                <w:div w:id="1575124463">
                  <w:marLeft w:val="0"/>
                  <w:marRight w:val="0"/>
                  <w:marTop w:val="0"/>
                  <w:marBottom w:val="0"/>
                  <w:divBdr>
                    <w:top w:val="single" w:sz="2" w:space="1" w:color="FFFFFF"/>
                    <w:left w:val="single" w:sz="2" w:space="12" w:color="FFFFFF"/>
                    <w:bottom w:val="single" w:sz="2" w:space="1" w:color="FFFFFF"/>
                    <w:right w:val="single" w:sz="2" w:space="4" w:color="FFFFFF"/>
                  </w:divBdr>
                  <w:divsChild>
                    <w:div w:id="1763717613">
                      <w:marLeft w:val="0"/>
                      <w:marRight w:val="0"/>
                      <w:marTop w:val="0"/>
                      <w:marBottom w:val="0"/>
                      <w:divBdr>
                        <w:top w:val="none" w:sz="0" w:space="0" w:color="auto"/>
                        <w:left w:val="none" w:sz="0" w:space="0" w:color="auto"/>
                        <w:bottom w:val="none" w:sz="0" w:space="0" w:color="auto"/>
                        <w:right w:val="none" w:sz="0" w:space="0" w:color="auto"/>
                      </w:divBdr>
                    </w:div>
                  </w:divsChild>
                </w:div>
                <w:div w:id="954292770">
                  <w:marLeft w:val="0"/>
                  <w:marRight w:val="0"/>
                  <w:marTop w:val="0"/>
                  <w:marBottom w:val="0"/>
                  <w:divBdr>
                    <w:top w:val="single" w:sz="2" w:space="1" w:color="FFFFFF"/>
                    <w:left w:val="single" w:sz="2" w:space="12" w:color="FFFFFF"/>
                    <w:bottom w:val="single" w:sz="2" w:space="1" w:color="FFFFFF"/>
                    <w:right w:val="single" w:sz="2" w:space="4" w:color="FFFFFF"/>
                  </w:divBdr>
                  <w:divsChild>
                    <w:div w:id="1509632521">
                      <w:marLeft w:val="0"/>
                      <w:marRight w:val="0"/>
                      <w:marTop w:val="0"/>
                      <w:marBottom w:val="0"/>
                      <w:divBdr>
                        <w:top w:val="none" w:sz="0" w:space="0" w:color="auto"/>
                        <w:left w:val="none" w:sz="0" w:space="0" w:color="auto"/>
                        <w:bottom w:val="none" w:sz="0" w:space="0" w:color="auto"/>
                        <w:right w:val="none" w:sz="0" w:space="0" w:color="auto"/>
                      </w:divBdr>
                    </w:div>
                  </w:divsChild>
                </w:div>
                <w:div w:id="39138119">
                  <w:marLeft w:val="0"/>
                  <w:marRight w:val="0"/>
                  <w:marTop w:val="0"/>
                  <w:marBottom w:val="0"/>
                  <w:divBdr>
                    <w:top w:val="single" w:sz="2" w:space="1" w:color="FFFFFF"/>
                    <w:left w:val="single" w:sz="2" w:space="12" w:color="FFFFFF"/>
                    <w:bottom w:val="single" w:sz="2" w:space="1" w:color="FFFFFF"/>
                    <w:right w:val="single" w:sz="2" w:space="4" w:color="FFFFFF"/>
                  </w:divBdr>
                  <w:divsChild>
                    <w:div w:id="1753239868">
                      <w:marLeft w:val="0"/>
                      <w:marRight w:val="0"/>
                      <w:marTop w:val="0"/>
                      <w:marBottom w:val="0"/>
                      <w:divBdr>
                        <w:top w:val="none" w:sz="0" w:space="0" w:color="auto"/>
                        <w:left w:val="none" w:sz="0" w:space="0" w:color="auto"/>
                        <w:bottom w:val="none" w:sz="0" w:space="0" w:color="auto"/>
                        <w:right w:val="none" w:sz="0" w:space="0" w:color="auto"/>
                      </w:divBdr>
                    </w:div>
                  </w:divsChild>
                </w:div>
                <w:div w:id="2098092988">
                  <w:marLeft w:val="0"/>
                  <w:marRight w:val="0"/>
                  <w:marTop w:val="0"/>
                  <w:marBottom w:val="0"/>
                  <w:divBdr>
                    <w:top w:val="single" w:sz="2" w:space="1" w:color="FFFFFF"/>
                    <w:left w:val="single" w:sz="2" w:space="12" w:color="FFFFFF"/>
                    <w:bottom w:val="single" w:sz="2" w:space="1" w:color="FFFFFF"/>
                    <w:right w:val="single" w:sz="2" w:space="4" w:color="FFFFFF"/>
                  </w:divBdr>
                  <w:divsChild>
                    <w:div w:id="1257521146">
                      <w:marLeft w:val="0"/>
                      <w:marRight w:val="0"/>
                      <w:marTop w:val="0"/>
                      <w:marBottom w:val="0"/>
                      <w:divBdr>
                        <w:top w:val="none" w:sz="0" w:space="0" w:color="auto"/>
                        <w:left w:val="none" w:sz="0" w:space="0" w:color="auto"/>
                        <w:bottom w:val="none" w:sz="0" w:space="0" w:color="auto"/>
                        <w:right w:val="none" w:sz="0" w:space="0" w:color="auto"/>
                      </w:divBdr>
                    </w:div>
                  </w:divsChild>
                </w:div>
                <w:div w:id="1651208118">
                  <w:marLeft w:val="0"/>
                  <w:marRight w:val="0"/>
                  <w:marTop w:val="0"/>
                  <w:marBottom w:val="0"/>
                  <w:divBdr>
                    <w:top w:val="single" w:sz="2" w:space="1" w:color="FFFFFF"/>
                    <w:left w:val="single" w:sz="2" w:space="12" w:color="FFFFFF"/>
                    <w:bottom w:val="single" w:sz="2" w:space="1" w:color="FFFFFF"/>
                    <w:right w:val="single" w:sz="2" w:space="4" w:color="FFFFFF"/>
                  </w:divBdr>
                  <w:divsChild>
                    <w:div w:id="1504202129">
                      <w:marLeft w:val="0"/>
                      <w:marRight w:val="0"/>
                      <w:marTop w:val="0"/>
                      <w:marBottom w:val="0"/>
                      <w:divBdr>
                        <w:top w:val="none" w:sz="0" w:space="0" w:color="auto"/>
                        <w:left w:val="none" w:sz="0" w:space="0" w:color="auto"/>
                        <w:bottom w:val="none" w:sz="0" w:space="0" w:color="auto"/>
                        <w:right w:val="none" w:sz="0" w:space="0" w:color="auto"/>
                      </w:divBdr>
                    </w:div>
                  </w:divsChild>
                </w:div>
                <w:div w:id="457799858">
                  <w:marLeft w:val="0"/>
                  <w:marRight w:val="0"/>
                  <w:marTop w:val="0"/>
                  <w:marBottom w:val="0"/>
                  <w:divBdr>
                    <w:top w:val="single" w:sz="2" w:space="1" w:color="FFFFFF"/>
                    <w:left w:val="single" w:sz="2" w:space="12" w:color="FFFFFF"/>
                    <w:bottom w:val="single" w:sz="2" w:space="1" w:color="FFFFFF"/>
                    <w:right w:val="single" w:sz="2" w:space="4" w:color="FFFFFF"/>
                  </w:divBdr>
                  <w:divsChild>
                    <w:div w:id="1120028167">
                      <w:marLeft w:val="0"/>
                      <w:marRight w:val="0"/>
                      <w:marTop w:val="0"/>
                      <w:marBottom w:val="0"/>
                      <w:divBdr>
                        <w:top w:val="none" w:sz="0" w:space="0" w:color="auto"/>
                        <w:left w:val="none" w:sz="0" w:space="0" w:color="auto"/>
                        <w:bottom w:val="none" w:sz="0" w:space="0" w:color="auto"/>
                        <w:right w:val="none" w:sz="0" w:space="0" w:color="auto"/>
                      </w:divBdr>
                    </w:div>
                  </w:divsChild>
                </w:div>
                <w:div w:id="280112102">
                  <w:marLeft w:val="0"/>
                  <w:marRight w:val="0"/>
                  <w:marTop w:val="0"/>
                  <w:marBottom w:val="0"/>
                  <w:divBdr>
                    <w:top w:val="single" w:sz="2" w:space="1" w:color="FFFFFF"/>
                    <w:left w:val="single" w:sz="2" w:space="12" w:color="FFFFFF"/>
                    <w:bottom w:val="single" w:sz="2" w:space="1" w:color="FFFFFF"/>
                    <w:right w:val="single" w:sz="2" w:space="4" w:color="FFFFFF"/>
                  </w:divBdr>
                  <w:divsChild>
                    <w:div w:id="1674840322">
                      <w:marLeft w:val="0"/>
                      <w:marRight w:val="0"/>
                      <w:marTop w:val="0"/>
                      <w:marBottom w:val="0"/>
                      <w:divBdr>
                        <w:top w:val="none" w:sz="0" w:space="0" w:color="auto"/>
                        <w:left w:val="none" w:sz="0" w:space="0" w:color="auto"/>
                        <w:bottom w:val="none" w:sz="0" w:space="0" w:color="auto"/>
                        <w:right w:val="none" w:sz="0" w:space="0" w:color="auto"/>
                      </w:divBdr>
                    </w:div>
                  </w:divsChild>
                </w:div>
                <w:div w:id="1215971477">
                  <w:marLeft w:val="0"/>
                  <w:marRight w:val="0"/>
                  <w:marTop w:val="0"/>
                  <w:marBottom w:val="0"/>
                  <w:divBdr>
                    <w:top w:val="single" w:sz="2" w:space="1" w:color="FFFFFF"/>
                    <w:left w:val="single" w:sz="2" w:space="12" w:color="FFFFFF"/>
                    <w:bottom w:val="single" w:sz="2" w:space="1" w:color="FFFFFF"/>
                    <w:right w:val="single" w:sz="2" w:space="4" w:color="FFFFFF"/>
                  </w:divBdr>
                  <w:divsChild>
                    <w:div w:id="838733927">
                      <w:marLeft w:val="0"/>
                      <w:marRight w:val="0"/>
                      <w:marTop w:val="0"/>
                      <w:marBottom w:val="0"/>
                      <w:divBdr>
                        <w:top w:val="none" w:sz="0" w:space="0" w:color="auto"/>
                        <w:left w:val="none" w:sz="0" w:space="0" w:color="auto"/>
                        <w:bottom w:val="none" w:sz="0" w:space="0" w:color="auto"/>
                        <w:right w:val="none" w:sz="0" w:space="0" w:color="auto"/>
                      </w:divBdr>
                    </w:div>
                  </w:divsChild>
                </w:div>
                <w:div w:id="549340234">
                  <w:marLeft w:val="0"/>
                  <w:marRight w:val="0"/>
                  <w:marTop w:val="0"/>
                  <w:marBottom w:val="0"/>
                  <w:divBdr>
                    <w:top w:val="single" w:sz="2" w:space="1" w:color="FFFFFF"/>
                    <w:left w:val="single" w:sz="2" w:space="12" w:color="FFFFFF"/>
                    <w:bottom w:val="single" w:sz="2" w:space="1" w:color="FFFFFF"/>
                    <w:right w:val="single" w:sz="2" w:space="4" w:color="FFFFFF"/>
                  </w:divBdr>
                  <w:divsChild>
                    <w:div w:id="648830720">
                      <w:marLeft w:val="0"/>
                      <w:marRight w:val="0"/>
                      <w:marTop w:val="0"/>
                      <w:marBottom w:val="0"/>
                      <w:divBdr>
                        <w:top w:val="none" w:sz="0" w:space="0" w:color="auto"/>
                        <w:left w:val="none" w:sz="0" w:space="0" w:color="auto"/>
                        <w:bottom w:val="none" w:sz="0" w:space="0" w:color="auto"/>
                        <w:right w:val="none" w:sz="0" w:space="0" w:color="auto"/>
                      </w:divBdr>
                    </w:div>
                  </w:divsChild>
                </w:div>
                <w:div w:id="1503887049">
                  <w:marLeft w:val="0"/>
                  <w:marRight w:val="0"/>
                  <w:marTop w:val="0"/>
                  <w:marBottom w:val="0"/>
                  <w:divBdr>
                    <w:top w:val="single" w:sz="2" w:space="1" w:color="FFFFFF"/>
                    <w:left w:val="single" w:sz="2" w:space="12" w:color="FFFFFF"/>
                    <w:bottom w:val="single" w:sz="2" w:space="1" w:color="FFFFFF"/>
                    <w:right w:val="single" w:sz="2" w:space="4" w:color="FFFFFF"/>
                  </w:divBdr>
                  <w:divsChild>
                    <w:div w:id="1579829736">
                      <w:marLeft w:val="0"/>
                      <w:marRight w:val="0"/>
                      <w:marTop w:val="0"/>
                      <w:marBottom w:val="0"/>
                      <w:divBdr>
                        <w:top w:val="none" w:sz="0" w:space="0" w:color="auto"/>
                        <w:left w:val="none" w:sz="0" w:space="0" w:color="auto"/>
                        <w:bottom w:val="none" w:sz="0" w:space="0" w:color="auto"/>
                        <w:right w:val="none" w:sz="0" w:space="0" w:color="auto"/>
                      </w:divBdr>
                    </w:div>
                  </w:divsChild>
                </w:div>
                <w:div w:id="974219444">
                  <w:marLeft w:val="0"/>
                  <w:marRight w:val="0"/>
                  <w:marTop w:val="0"/>
                  <w:marBottom w:val="0"/>
                  <w:divBdr>
                    <w:top w:val="single" w:sz="2" w:space="1" w:color="FFFFFF"/>
                    <w:left w:val="single" w:sz="2" w:space="12" w:color="FFFFFF"/>
                    <w:bottom w:val="single" w:sz="2" w:space="1" w:color="FFFFFF"/>
                    <w:right w:val="single" w:sz="2" w:space="4" w:color="FFFFFF"/>
                  </w:divBdr>
                  <w:divsChild>
                    <w:div w:id="326133395">
                      <w:marLeft w:val="0"/>
                      <w:marRight w:val="0"/>
                      <w:marTop w:val="0"/>
                      <w:marBottom w:val="0"/>
                      <w:divBdr>
                        <w:top w:val="none" w:sz="0" w:space="0" w:color="auto"/>
                        <w:left w:val="none" w:sz="0" w:space="0" w:color="auto"/>
                        <w:bottom w:val="none" w:sz="0" w:space="0" w:color="auto"/>
                        <w:right w:val="none" w:sz="0" w:space="0" w:color="auto"/>
                      </w:divBdr>
                    </w:div>
                  </w:divsChild>
                </w:div>
                <w:div w:id="447359934">
                  <w:marLeft w:val="0"/>
                  <w:marRight w:val="0"/>
                  <w:marTop w:val="0"/>
                  <w:marBottom w:val="0"/>
                  <w:divBdr>
                    <w:top w:val="single" w:sz="2" w:space="1" w:color="FFFFFF"/>
                    <w:left w:val="single" w:sz="2" w:space="12" w:color="FFFFFF"/>
                    <w:bottom w:val="single" w:sz="2" w:space="1" w:color="FFFFFF"/>
                    <w:right w:val="single" w:sz="2" w:space="4" w:color="FFFFFF"/>
                  </w:divBdr>
                  <w:divsChild>
                    <w:div w:id="1504126549">
                      <w:marLeft w:val="0"/>
                      <w:marRight w:val="0"/>
                      <w:marTop w:val="0"/>
                      <w:marBottom w:val="0"/>
                      <w:divBdr>
                        <w:top w:val="none" w:sz="0" w:space="0" w:color="auto"/>
                        <w:left w:val="none" w:sz="0" w:space="0" w:color="auto"/>
                        <w:bottom w:val="none" w:sz="0" w:space="0" w:color="auto"/>
                        <w:right w:val="none" w:sz="0" w:space="0" w:color="auto"/>
                      </w:divBdr>
                    </w:div>
                  </w:divsChild>
                </w:div>
                <w:div w:id="1236622679">
                  <w:marLeft w:val="0"/>
                  <w:marRight w:val="0"/>
                  <w:marTop w:val="0"/>
                  <w:marBottom w:val="0"/>
                  <w:divBdr>
                    <w:top w:val="single" w:sz="2" w:space="1" w:color="FFFFFF"/>
                    <w:left w:val="single" w:sz="2" w:space="12" w:color="FFFFFF"/>
                    <w:bottom w:val="single" w:sz="2" w:space="1" w:color="FFFFFF"/>
                    <w:right w:val="single" w:sz="2" w:space="4" w:color="FFFFFF"/>
                  </w:divBdr>
                  <w:divsChild>
                    <w:div w:id="436481626">
                      <w:marLeft w:val="0"/>
                      <w:marRight w:val="0"/>
                      <w:marTop w:val="0"/>
                      <w:marBottom w:val="0"/>
                      <w:divBdr>
                        <w:top w:val="none" w:sz="0" w:space="0" w:color="auto"/>
                        <w:left w:val="none" w:sz="0" w:space="0" w:color="auto"/>
                        <w:bottom w:val="none" w:sz="0" w:space="0" w:color="auto"/>
                        <w:right w:val="none" w:sz="0" w:space="0" w:color="auto"/>
                      </w:divBdr>
                    </w:div>
                  </w:divsChild>
                </w:div>
                <w:div w:id="205261766">
                  <w:marLeft w:val="0"/>
                  <w:marRight w:val="0"/>
                  <w:marTop w:val="0"/>
                  <w:marBottom w:val="0"/>
                  <w:divBdr>
                    <w:top w:val="single" w:sz="2" w:space="1" w:color="FFFFFF"/>
                    <w:left w:val="single" w:sz="2" w:space="12" w:color="FFFFFF"/>
                    <w:bottom w:val="single" w:sz="2" w:space="1" w:color="FFFFFF"/>
                    <w:right w:val="single" w:sz="2" w:space="4" w:color="FFFFFF"/>
                  </w:divBdr>
                  <w:divsChild>
                    <w:div w:id="1896429909">
                      <w:marLeft w:val="0"/>
                      <w:marRight w:val="0"/>
                      <w:marTop w:val="0"/>
                      <w:marBottom w:val="0"/>
                      <w:divBdr>
                        <w:top w:val="none" w:sz="0" w:space="0" w:color="auto"/>
                        <w:left w:val="none" w:sz="0" w:space="0" w:color="auto"/>
                        <w:bottom w:val="none" w:sz="0" w:space="0" w:color="auto"/>
                        <w:right w:val="none" w:sz="0" w:space="0" w:color="auto"/>
                      </w:divBdr>
                    </w:div>
                  </w:divsChild>
                </w:div>
                <w:div w:id="182062862">
                  <w:marLeft w:val="0"/>
                  <w:marRight w:val="0"/>
                  <w:marTop w:val="0"/>
                  <w:marBottom w:val="0"/>
                  <w:divBdr>
                    <w:top w:val="single" w:sz="2" w:space="1" w:color="FFFFFF"/>
                    <w:left w:val="single" w:sz="2" w:space="12" w:color="FFFFFF"/>
                    <w:bottom w:val="single" w:sz="2" w:space="4" w:color="FFFFFF"/>
                    <w:right w:val="single" w:sz="2" w:space="4" w:color="FFFFFF"/>
                  </w:divBdr>
                  <w:divsChild>
                    <w:div w:id="72911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62929">
          <w:marLeft w:val="0"/>
          <w:marRight w:val="0"/>
          <w:marTop w:val="0"/>
          <w:marBottom w:val="335"/>
          <w:divBdr>
            <w:top w:val="none" w:sz="0" w:space="0" w:color="auto"/>
            <w:left w:val="none" w:sz="0" w:space="0" w:color="auto"/>
            <w:bottom w:val="none" w:sz="0" w:space="0" w:color="auto"/>
            <w:right w:val="none" w:sz="0" w:space="0" w:color="auto"/>
          </w:divBdr>
          <w:divsChild>
            <w:div w:id="1896500418">
              <w:marLeft w:val="0"/>
              <w:marRight w:val="0"/>
              <w:marTop w:val="0"/>
              <w:marBottom w:val="0"/>
              <w:divBdr>
                <w:top w:val="none" w:sz="0" w:space="0" w:color="auto"/>
                <w:left w:val="none" w:sz="0" w:space="0" w:color="auto"/>
                <w:bottom w:val="none" w:sz="0" w:space="0" w:color="auto"/>
                <w:right w:val="none" w:sz="0" w:space="0" w:color="auto"/>
              </w:divBdr>
              <w:divsChild>
                <w:div w:id="882981612">
                  <w:marLeft w:val="0"/>
                  <w:marRight w:val="0"/>
                  <w:marTop w:val="0"/>
                  <w:marBottom w:val="0"/>
                  <w:divBdr>
                    <w:top w:val="single" w:sz="2" w:space="4" w:color="FFFFFF"/>
                    <w:left w:val="single" w:sz="2" w:space="12" w:color="FFFFFF"/>
                    <w:bottom w:val="single" w:sz="2" w:space="1" w:color="FFFFFF"/>
                    <w:right w:val="single" w:sz="2" w:space="4" w:color="FFFFFF"/>
                  </w:divBdr>
                  <w:divsChild>
                    <w:div w:id="1188912783">
                      <w:marLeft w:val="0"/>
                      <w:marRight w:val="0"/>
                      <w:marTop w:val="0"/>
                      <w:marBottom w:val="0"/>
                      <w:divBdr>
                        <w:top w:val="none" w:sz="0" w:space="0" w:color="auto"/>
                        <w:left w:val="none" w:sz="0" w:space="0" w:color="auto"/>
                        <w:bottom w:val="none" w:sz="0" w:space="0" w:color="auto"/>
                        <w:right w:val="none" w:sz="0" w:space="0" w:color="auto"/>
                      </w:divBdr>
                    </w:div>
                  </w:divsChild>
                </w:div>
                <w:div w:id="1868985070">
                  <w:marLeft w:val="0"/>
                  <w:marRight w:val="0"/>
                  <w:marTop w:val="0"/>
                  <w:marBottom w:val="0"/>
                  <w:divBdr>
                    <w:top w:val="single" w:sz="2" w:space="1" w:color="FFFFFF"/>
                    <w:left w:val="single" w:sz="2" w:space="12" w:color="FFFFFF"/>
                    <w:bottom w:val="single" w:sz="2" w:space="1" w:color="FFFFFF"/>
                    <w:right w:val="single" w:sz="2" w:space="4" w:color="FFFFFF"/>
                  </w:divBdr>
                  <w:divsChild>
                    <w:div w:id="2068798830">
                      <w:marLeft w:val="0"/>
                      <w:marRight w:val="0"/>
                      <w:marTop w:val="0"/>
                      <w:marBottom w:val="0"/>
                      <w:divBdr>
                        <w:top w:val="none" w:sz="0" w:space="0" w:color="auto"/>
                        <w:left w:val="none" w:sz="0" w:space="0" w:color="auto"/>
                        <w:bottom w:val="none" w:sz="0" w:space="0" w:color="auto"/>
                        <w:right w:val="none" w:sz="0" w:space="0" w:color="auto"/>
                      </w:divBdr>
                    </w:div>
                  </w:divsChild>
                </w:div>
                <w:div w:id="1672756205">
                  <w:marLeft w:val="0"/>
                  <w:marRight w:val="0"/>
                  <w:marTop w:val="0"/>
                  <w:marBottom w:val="0"/>
                  <w:divBdr>
                    <w:top w:val="single" w:sz="2" w:space="1" w:color="FFFFFF"/>
                    <w:left w:val="single" w:sz="2" w:space="12" w:color="FFFFFF"/>
                    <w:bottom w:val="single" w:sz="2" w:space="1" w:color="FFFFFF"/>
                    <w:right w:val="single" w:sz="2" w:space="4" w:color="FFFFFF"/>
                  </w:divBdr>
                  <w:divsChild>
                    <w:div w:id="781530358">
                      <w:marLeft w:val="0"/>
                      <w:marRight w:val="0"/>
                      <w:marTop w:val="0"/>
                      <w:marBottom w:val="0"/>
                      <w:divBdr>
                        <w:top w:val="none" w:sz="0" w:space="0" w:color="auto"/>
                        <w:left w:val="none" w:sz="0" w:space="0" w:color="auto"/>
                        <w:bottom w:val="none" w:sz="0" w:space="0" w:color="auto"/>
                        <w:right w:val="none" w:sz="0" w:space="0" w:color="auto"/>
                      </w:divBdr>
                    </w:div>
                  </w:divsChild>
                </w:div>
                <w:div w:id="21831832">
                  <w:marLeft w:val="0"/>
                  <w:marRight w:val="0"/>
                  <w:marTop w:val="0"/>
                  <w:marBottom w:val="0"/>
                  <w:divBdr>
                    <w:top w:val="single" w:sz="2" w:space="1" w:color="FFFFFF"/>
                    <w:left w:val="single" w:sz="2" w:space="12" w:color="FFFFFF"/>
                    <w:bottom w:val="single" w:sz="2" w:space="1" w:color="FFFFFF"/>
                    <w:right w:val="single" w:sz="2" w:space="4" w:color="FFFFFF"/>
                  </w:divBdr>
                  <w:divsChild>
                    <w:div w:id="285812785">
                      <w:marLeft w:val="0"/>
                      <w:marRight w:val="0"/>
                      <w:marTop w:val="0"/>
                      <w:marBottom w:val="0"/>
                      <w:divBdr>
                        <w:top w:val="none" w:sz="0" w:space="0" w:color="auto"/>
                        <w:left w:val="none" w:sz="0" w:space="0" w:color="auto"/>
                        <w:bottom w:val="none" w:sz="0" w:space="0" w:color="auto"/>
                        <w:right w:val="none" w:sz="0" w:space="0" w:color="auto"/>
                      </w:divBdr>
                    </w:div>
                  </w:divsChild>
                </w:div>
                <w:div w:id="1696805438">
                  <w:marLeft w:val="0"/>
                  <w:marRight w:val="0"/>
                  <w:marTop w:val="0"/>
                  <w:marBottom w:val="0"/>
                  <w:divBdr>
                    <w:top w:val="single" w:sz="2" w:space="1" w:color="FFFFFF"/>
                    <w:left w:val="single" w:sz="2" w:space="12" w:color="FFFFFF"/>
                    <w:bottom w:val="single" w:sz="2" w:space="1" w:color="FFFFFF"/>
                    <w:right w:val="single" w:sz="2" w:space="4" w:color="FFFFFF"/>
                  </w:divBdr>
                  <w:divsChild>
                    <w:div w:id="2020889872">
                      <w:marLeft w:val="0"/>
                      <w:marRight w:val="0"/>
                      <w:marTop w:val="0"/>
                      <w:marBottom w:val="0"/>
                      <w:divBdr>
                        <w:top w:val="none" w:sz="0" w:space="0" w:color="auto"/>
                        <w:left w:val="none" w:sz="0" w:space="0" w:color="auto"/>
                        <w:bottom w:val="none" w:sz="0" w:space="0" w:color="auto"/>
                        <w:right w:val="none" w:sz="0" w:space="0" w:color="auto"/>
                      </w:divBdr>
                    </w:div>
                  </w:divsChild>
                </w:div>
                <w:div w:id="1440031621">
                  <w:marLeft w:val="0"/>
                  <w:marRight w:val="0"/>
                  <w:marTop w:val="0"/>
                  <w:marBottom w:val="0"/>
                  <w:divBdr>
                    <w:top w:val="single" w:sz="2" w:space="1" w:color="FFFFFF"/>
                    <w:left w:val="single" w:sz="2" w:space="12" w:color="FFFFFF"/>
                    <w:bottom w:val="single" w:sz="2" w:space="1" w:color="FFFFFF"/>
                    <w:right w:val="single" w:sz="2" w:space="4" w:color="FFFFFF"/>
                  </w:divBdr>
                  <w:divsChild>
                    <w:div w:id="2056539053">
                      <w:marLeft w:val="0"/>
                      <w:marRight w:val="0"/>
                      <w:marTop w:val="0"/>
                      <w:marBottom w:val="0"/>
                      <w:divBdr>
                        <w:top w:val="none" w:sz="0" w:space="0" w:color="auto"/>
                        <w:left w:val="none" w:sz="0" w:space="0" w:color="auto"/>
                        <w:bottom w:val="none" w:sz="0" w:space="0" w:color="auto"/>
                        <w:right w:val="none" w:sz="0" w:space="0" w:color="auto"/>
                      </w:divBdr>
                    </w:div>
                  </w:divsChild>
                </w:div>
                <w:div w:id="1156149154">
                  <w:marLeft w:val="0"/>
                  <w:marRight w:val="0"/>
                  <w:marTop w:val="0"/>
                  <w:marBottom w:val="0"/>
                  <w:divBdr>
                    <w:top w:val="single" w:sz="2" w:space="1" w:color="FFFFFF"/>
                    <w:left w:val="single" w:sz="2" w:space="12" w:color="FFFFFF"/>
                    <w:bottom w:val="single" w:sz="2" w:space="1" w:color="FFFFFF"/>
                    <w:right w:val="single" w:sz="2" w:space="4" w:color="FFFFFF"/>
                  </w:divBdr>
                  <w:divsChild>
                    <w:div w:id="1034382399">
                      <w:marLeft w:val="0"/>
                      <w:marRight w:val="0"/>
                      <w:marTop w:val="0"/>
                      <w:marBottom w:val="0"/>
                      <w:divBdr>
                        <w:top w:val="none" w:sz="0" w:space="0" w:color="auto"/>
                        <w:left w:val="none" w:sz="0" w:space="0" w:color="auto"/>
                        <w:bottom w:val="none" w:sz="0" w:space="0" w:color="auto"/>
                        <w:right w:val="none" w:sz="0" w:space="0" w:color="auto"/>
                      </w:divBdr>
                    </w:div>
                  </w:divsChild>
                </w:div>
                <w:div w:id="1717075730">
                  <w:marLeft w:val="0"/>
                  <w:marRight w:val="0"/>
                  <w:marTop w:val="0"/>
                  <w:marBottom w:val="0"/>
                  <w:divBdr>
                    <w:top w:val="single" w:sz="2" w:space="1" w:color="FFFFFF"/>
                    <w:left w:val="single" w:sz="2" w:space="12" w:color="FFFFFF"/>
                    <w:bottom w:val="single" w:sz="2" w:space="1" w:color="FFFFFF"/>
                    <w:right w:val="single" w:sz="2" w:space="4" w:color="FFFFFF"/>
                  </w:divBdr>
                  <w:divsChild>
                    <w:div w:id="1423452406">
                      <w:marLeft w:val="0"/>
                      <w:marRight w:val="0"/>
                      <w:marTop w:val="0"/>
                      <w:marBottom w:val="0"/>
                      <w:divBdr>
                        <w:top w:val="none" w:sz="0" w:space="0" w:color="auto"/>
                        <w:left w:val="none" w:sz="0" w:space="0" w:color="auto"/>
                        <w:bottom w:val="none" w:sz="0" w:space="0" w:color="auto"/>
                        <w:right w:val="none" w:sz="0" w:space="0" w:color="auto"/>
                      </w:divBdr>
                    </w:div>
                  </w:divsChild>
                </w:div>
                <w:div w:id="389691660">
                  <w:marLeft w:val="0"/>
                  <w:marRight w:val="0"/>
                  <w:marTop w:val="0"/>
                  <w:marBottom w:val="0"/>
                  <w:divBdr>
                    <w:top w:val="single" w:sz="2" w:space="1" w:color="FFFFFF"/>
                    <w:left w:val="single" w:sz="2" w:space="12" w:color="FFFFFF"/>
                    <w:bottom w:val="single" w:sz="2" w:space="1" w:color="FFFFFF"/>
                    <w:right w:val="single" w:sz="2" w:space="4" w:color="FFFFFF"/>
                  </w:divBdr>
                  <w:divsChild>
                    <w:div w:id="91975171">
                      <w:marLeft w:val="0"/>
                      <w:marRight w:val="0"/>
                      <w:marTop w:val="0"/>
                      <w:marBottom w:val="0"/>
                      <w:divBdr>
                        <w:top w:val="none" w:sz="0" w:space="0" w:color="auto"/>
                        <w:left w:val="none" w:sz="0" w:space="0" w:color="auto"/>
                        <w:bottom w:val="none" w:sz="0" w:space="0" w:color="auto"/>
                        <w:right w:val="none" w:sz="0" w:space="0" w:color="auto"/>
                      </w:divBdr>
                    </w:div>
                  </w:divsChild>
                </w:div>
                <w:div w:id="1457718978">
                  <w:marLeft w:val="0"/>
                  <w:marRight w:val="0"/>
                  <w:marTop w:val="0"/>
                  <w:marBottom w:val="0"/>
                  <w:divBdr>
                    <w:top w:val="single" w:sz="2" w:space="1" w:color="FFFFFF"/>
                    <w:left w:val="single" w:sz="2" w:space="12" w:color="FFFFFF"/>
                    <w:bottom w:val="single" w:sz="2" w:space="1" w:color="FFFFFF"/>
                    <w:right w:val="single" w:sz="2" w:space="4" w:color="FFFFFF"/>
                  </w:divBdr>
                  <w:divsChild>
                    <w:div w:id="295720338">
                      <w:marLeft w:val="0"/>
                      <w:marRight w:val="0"/>
                      <w:marTop w:val="0"/>
                      <w:marBottom w:val="0"/>
                      <w:divBdr>
                        <w:top w:val="none" w:sz="0" w:space="0" w:color="auto"/>
                        <w:left w:val="none" w:sz="0" w:space="0" w:color="auto"/>
                        <w:bottom w:val="none" w:sz="0" w:space="0" w:color="auto"/>
                        <w:right w:val="none" w:sz="0" w:space="0" w:color="auto"/>
                      </w:divBdr>
                    </w:div>
                  </w:divsChild>
                </w:div>
                <w:div w:id="738407214">
                  <w:marLeft w:val="0"/>
                  <w:marRight w:val="0"/>
                  <w:marTop w:val="0"/>
                  <w:marBottom w:val="0"/>
                  <w:divBdr>
                    <w:top w:val="single" w:sz="2" w:space="1" w:color="FFFFFF"/>
                    <w:left w:val="single" w:sz="2" w:space="12" w:color="FFFFFF"/>
                    <w:bottom w:val="single" w:sz="2" w:space="1" w:color="FFFFFF"/>
                    <w:right w:val="single" w:sz="2" w:space="4" w:color="FFFFFF"/>
                  </w:divBdr>
                  <w:divsChild>
                    <w:div w:id="1543859829">
                      <w:marLeft w:val="0"/>
                      <w:marRight w:val="0"/>
                      <w:marTop w:val="0"/>
                      <w:marBottom w:val="0"/>
                      <w:divBdr>
                        <w:top w:val="none" w:sz="0" w:space="0" w:color="auto"/>
                        <w:left w:val="none" w:sz="0" w:space="0" w:color="auto"/>
                        <w:bottom w:val="none" w:sz="0" w:space="0" w:color="auto"/>
                        <w:right w:val="none" w:sz="0" w:space="0" w:color="auto"/>
                      </w:divBdr>
                    </w:div>
                  </w:divsChild>
                </w:div>
                <w:div w:id="1747458005">
                  <w:marLeft w:val="0"/>
                  <w:marRight w:val="0"/>
                  <w:marTop w:val="0"/>
                  <w:marBottom w:val="0"/>
                  <w:divBdr>
                    <w:top w:val="single" w:sz="2" w:space="1" w:color="FFFFFF"/>
                    <w:left w:val="single" w:sz="2" w:space="12" w:color="FFFFFF"/>
                    <w:bottom w:val="single" w:sz="2" w:space="1" w:color="FFFFFF"/>
                    <w:right w:val="single" w:sz="2" w:space="4" w:color="FFFFFF"/>
                  </w:divBdr>
                  <w:divsChild>
                    <w:div w:id="315230151">
                      <w:marLeft w:val="0"/>
                      <w:marRight w:val="0"/>
                      <w:marTop w:val="0"/>
                      <w:marBottom w:val="0"/>
                      <w:divBdr>
                        <w:top w:val="none" w:sz="0" w:space="0" w:color="auto"/>
                        <w:left w:val="none" w:sz="0" w:space="0" w:color="auto"/>
                        <w:bottom w:val="none" w:sz="0" w:space="0" w:color="auto"/>
                        <w:right w:val="none" w:sz="0" w:space="0" w:color="auto"/>
                      </w:divBdr>
                    </w:div>
                  </w:divsChild>
                </w:div>
                <w:div w:id="1567762056">
                  <w:marLeft w:val="0"/>
                  <w:marRight w:val="0"/>
                  <w:marTop w:val="0"/>
                  <w:marBottom w:val="0"/>
                  <w:divBdr>
                    <w:top w:val="single" w:sz="2" w:space="1" w:color="FFFFFF"/>
                    <w:left w:val="single" w:sz="2" w:space="12" w:color="FFFFFF"/>
                    <w:bottom w:val="single" w:sz="2" w:space="1" w:color="FFFFFF"/>
                    <w:right w:val="single" w:sz="2" w:space="4" w:color="FFFFFF"/>
                  </w:divBdr>
                  <w:divsChild>
                    <w:div w:id="1680695759">
                      <w:marLeft w:val="0"/>
                      <w:marRight w:val="0"/>
                      <w:marTop w:val="0"/>
                      <w:marBottom w:val="0"/>
                      <w:divBdr>
                        <w:top w:val="none" w:sz="0" w:space="0" w:color="auto"/>
                        <w:left w:val="none" w:sz="0" w:space="0" w:color="auto"/>
                        <w:bottom w:val="none" w:sz="0" w:space="0" w:color="auto"/>
                        <w:right w:val="none" w:sz="0" w:space="0" w:color="auto"/>
                      </w:divBdr>
                    </w:div>
                  </w:divsChild>
                </w:div>
                <w:div w:id="1918591695">
                  <w:marLeft w:val="0"/>
                  <w:marRight w:val="0"/>
                  <w:marTop w:val="0"/>
                  <w:marBottom w:val="0"/>
                  <w:divBdr>
                    <w:top w:val="single" w:sz="2" w:space="1" w:color="FFFFFF"/>
                    <w:left w:val="single" w:sz="2" w:space="12" w:color="FFFFFF"/>
                    <w:bottom w:val="single" w:sz="2" w:space="1" w:color="FFFFFF"/>
                    <w:right w:val="single" w:sz="2" w:space="4" w:color="FFFFFF"/>
                  </w:divBdr>
                  <w:divsChild>
                    <w:div w:id="1352418902">
                      <w:marLeft w:val="0"/>
                      <w:marRight w:val="0"/>
                      <w:marTop w:val="0"/>
                      <w:marBottom w:val="0"/>
                      <w:divBdr>
                        <w:top w:val="none" w:sz="0" w:space="0" w:color="auto"/>
                        <w:left w:val="none" w:sz="0" w:space="0" w:color="auto"/>
                        <w:bottom w:val="none" w:sz="0" w:space="0" w:color="auto"/>
                        <w:right w:val="none" w:sz="0" w:space="0" w:color="auto"/>
                      </w:divBdr>
                    </w:div>
                  </w:divsChild>
                </w:div>
                <w:div w:id="241067659">
                  <w:marLeft w:val="0"/>
                  <w:marRight w:val="0"/>
                  <w:marTop w:val="0"/>
                  <w:marBottom w:val="0"/>
                  <w:divBdr>
                    <w:top w:val="single" w:sz="2" w:space="1" w:color="FFFFFF"/>
                    <w:left w:val="single" w:sz="2" w:space="12" w:color="FFFFFF"/>
                    <w:bottom w:val="single" w:sz="2" w:space="1" w:color="FFFFFF"/>
                    <w:right w:val="single" w:sz="2" w:space="4" w:color="FFFFFF"/>
                  </w:divBdr>
                  <w:divsChild>
                    <w:div w:id="1364751151">
                      <w:marLeft w:val="0"/>
                      <w:marRight w:val="0"/>
                      <w:marTop w:val="0"/>
                      <w:marBottom w:val="0"/>
                      <w:divBdr>
                        <w:top w:val="none" w:sz="0" w:space="0" w:color="auto"/>
                        <w:left w:val="none" w:sz="0" w:space="0" w:color="auto"/>
                        <w:bottom w:val="none" w:sz="0" w:space="0" w:color="auto"/>
                        <w:right w:val="none" w:sz="0" w:space="0" w:color="auto"/>
                      </w:divBdr>
                    </w:div>
                  </w:divsChild>
                </w:div>
                <w:div w:id="938411254">
                  <w:marLeft w:val="0"/>
                  <w:marRight w:val="0"/>
                  <w:marTop w:val="0"/>
                  <w:marBottom w:val="0"/>
                  <w:divBdr>
                    <w:top w:val="single" w:sz="2" w:space="1" w:color="FFFFFF"/>
                    <w:left w:val="single" w:sz="2" w:space="12" w:color="FFFFFF"/>
                    <w:bottom w:val="single" w:sz="2" w:space="1" w:color="FFFFFF"/>
                    <w:right w:val="single" w:sz="2" w:space="4" w:color="FFFFFF"/>
                  </w:divBdr>
                  <w:divsChild>
                    <w:div w:id="430466357">
                      <w:marLeft w:val="0"/>
                      <w:marRight w:val="0"/>
                      <w:marTop w:val="0"/>
                      <w:marBottom w:val="0"/>
                      <w:divBdr>
                        <w:top w:val="none" w:sz="0" w:space="0" w:color="auto"/>
                        <w:left w:val="none" w:sz="0" w:space="0" w:color="auto"/>
                        <w:bottom w:val="none" w:sz="0" w:space="0" w:color="auto"/>
                        <w:right w:val="none" w:sz="0" w:space="0" w:color="auto"/>
                      </w:divBdr>
                    </w:div>
                  </w:divsChild>
                </w:div>
                <w:div w:id="2012174670">
                  <w:marLeft w:val="0"/>
                  <w:marRight w:val="0"/>
                  <w:marTop w:val="0"/>
                  <w:marBottom w:val="0"/>
                  <w:divBdr>
                    <w:top w:val="single" w:sz="2" w:space="1" w:color="FFFFFF"/>
                    <w:left w:val="single" w:sz="2" w:space="12" w:color="FFFFFF"/>
                    <w:bottom w:val="single" w:sz="2" w:space="1" w:color="FFFFFF"/>
                    <w:right w:val="single" w:sz="2" w:space="4" w:color="FFFFFF"/>
                  </w:divBdr>
                  <w:divsChild>
                    <w:div w:id="1257638515">
                      <w:marLeft w:val="0"/>
                      <w:marRight w:val="0"/>
                      <w:marTop w:val="0"/>
                      <w:marBottom w:val="0"/>
                      <w:divBdr>
                        <w:top w:val="none" w:sz="0" w:space="0" w:color="auto"/>
                        <w:left w:val="none" w:sz="0" w:space="0" w:color="auto"/>
                        <w:bottom w:val="none" w:sz="0" w:space="0" w:color="auto"/>
                        <w:right w:val="none" w:sz="0" w:space="0" w:color="auto"/>
                      </w:divBdr>
                    </w:div>
                  </w:divsChild>
                </w:div>
                <w:div w:id="2050253958">
                  <w:marLeft w:val="0"/>
                  <w:marRight w:val="0"/>
                  <w:marTop w:val="0"/>
                  <w:marBottom w:val="0"/>
                  <w:divBdr>
                    <w:top w:val="single" w:sz="2" w:space="1" w:color="FFFFFF"/>
                    <w:left w:val="single" w:sz="2" w:space="12" w:color="FFFFFF"/>
                    <w:bottom w:val="single" w:sz="2" w:space="1" w:color="FFFFFF"/>
                    <w:right w:val="single" w:sz="2" w:space="4" w:color="FFFFFF"/>
                  </w:divBdr>
                  <w:divsChild>
                    <w:div w:id="364407658">
                      <w:marLeft w:val="0"/>
                      <w:marRight w:val="0"/>
                      <w:marTop w:val="0"/>
                      <w:marBottom w:val="0"/>
                      <w:divBdr>
                        <w:top w:val="none" w:sz="0" w:space="0" w:color="auto"/>
                        <w:left w:val="none" w:sz="0" w:space="0" w:color="auto"/>
                        <w:bottom w:val="none" w:sz="0" w:space="0" w:color="auto"/>
                        <w:right w:val="none" w:sz="0" w:space="0" w:color="auto"/>
                      </w:divBdr>
                    </w:div>
                  </w:divsChild>
                </w:div>
                <w:div w:id="202789271">
                  <w:marLeft w:val="0"/>
                  <w:marRight w:val="0"/>
                  <w:marTop w:val="0"/>
                  <w:marBottom w:val="0"/>
                  <w:divBdr>
                    <w:top w:val="single" w:sz="2" w:space="1" w:color="FFFFFF"/>
                    <w:left w:val="single" w:sz="2" w:space="12" w:color="FFFFFF"/>
                    <w:bottom w:val="single" w:sz="2" w:space="1" w:color="FFFFFF"/>
                    <w:right w:val="single" w:sz="2" w:space="4" w:color="FFFFFF"/>
                  </w:divBdr>
                  <w:divsChild>
                    <w:div w:id="402919332">
                      <w:marLeft w:val="0"/>
                      <w:marRight w:val="0"/>
                      <w:marTop w:val="0"/>
                      <w:marBottom w:val="0"/>
                      <w:divBdr>
                        <w:top w:val="none" w:sz="0" w:space="0" w:color="auto"/>
                        <w:left w:val="none" w:sz="0" w:space="0" w:color="auto"/>
                        <w:bottom w:val="none" w:sz="0" w:space="0" w:color="auto"/>
                        <w:right w:val="none" w:sz="0" w:space="0" w:color="auto"/>
                      </w:divBdr>
                    </w:div>
                  </w:divsChild>
                </w:div>
                <w:div w:id="1487087595">
                  <w:marLeft w:val="0"/>
                  <w:marRight w:val="0"/>
                  <w:marTop w:val="0"/>
                  <w:marBottom w:val="0"/>
                  <w:divBdr>
                    <w:top w:val="single" w:sz="2" w:space="1" w:color="FFFFFF"/>
                    <w:left w:val="single" w:sz="2" w:space="12" w:color="FFFFFF"/>
                    <w:bottom w:val="single" w:sz="2" w:space="4" w:color="FFFFFF"/>
                    <w:right w:val="single" w:sz="2" w:space="4" w:color="FFFFFF"/>
                  </w:divBdr>
                  <w:divsChild>
                    <w:div w:id="7329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75794">
          <w:marLeft w:val="0"/>
          <w:marRight w:val="0"/>
          <w:marTop w:val="0"/>
          <w:marBottom w:val="335"/>
          <w:divBdr>
            <w:top w:val="none" w:sz="0" w:space="0" w:color="auto"/>
            <w:left w:val="none" w:sz="0" w:space="0" w:color="auto"/>
            <w:bottom w:val="none" w:sz="0" w:space="0" w:color="auto"/>
            <w:right w:val="none" w:sz="0" w:space="0" w:color="auto"/>
          </w:divBdr>
          <w:divsChild>
            <w:div w:id="1789468019">
              <w:marLeft w:val="0"/>
              <w:marRight w:val="0"/>
              <w:marTop w:val="0"/>
              <w:marBottom w:val="0"/>
              <w:divBdr>
                <w:top w:val="none" w:sz="0" w:space="0" w:color="auto"/>
                <w:left w:val="none" w:sz="0" w:space="0" w:color="auto"/>
                <w:bottom w:val="none" w:sz="0" w:space="0" w:color="auto"/>
                <w:right w:val="none" w:sz="0" w:space="0" w:color="auto"/>
              </w:divBdr>
              <w:divsChild>
                <w:div w:id="820780083">
                  <w:marLeft w:val="0"/>
                  <w:marRight w:val="0"/>
                  <w:marTop w:val="0"/>
                  <w:marBottom w:val="0"/>
                  <w:divBdr>
                    <w:top w:val="single" w:sz="2" w:space="4" w:color="FFFFFF"/>
                    <w:left w:val="single" w:sz="2" w:space="12" w:color="FFFFFF"/>
                    <w:bottom w:val="single" w:sz="2" w:space="1" w:color="FFFFFF"/>
                    <w:right w:val="single" w:sz="2" w:space="4" w:color="FFFFFF"/>
                  </w:divBdr>
                  <w:divsChild>
                    <w:div w:id="195002058">
                      <w:marLeft w:val="0"/>
                      <w:marRight w:val="0"/>
                      <w:marTop w:val="0"/>
                      <w:marBottom w:val="0"/>
                      <w:divBdr>
                        <w:top w:val="none" w:sz="0" w:space="0" w:color="auto"/>
                        <w:left w:val="none" w:sz="0" w:space="0" w:color="auto"/>
                        <w:bottom w:val="none" w:sz="0" w:space="0" w:color="auto"/>
                        <w:right w:val="none" w:sz="0" w:space="0" w:color="auto"/>
                      </w:divBdr>
                    </w:div>
                  </w:divsChild>
                </w:div>
                <w:div w:id="1848861865">
                  <w:marLeft w:val="0"/>
                  <w:marRight w:val="0"/>
                  <w:marTop w:val="0"/>
                  <w:marBottom w:val="0"/>
                  <w:divBdr>
                    <w:top w:val="single" w:sz="2" w:space="1" w:color="FFFFFF"/>
                    <w:left w:val="single" w:sz="2" w:space="12" w:color="FFFFFF"/>
                    <w:bottom w:val="single" w:sz="2" w:space="1" w:color="FFFFFF"/>
                    <w:right w:val="single" w:sz="2" w:space="4" w:color="FFFFFF"/>
                  </w:divBdr>
                  <w:divsChild>
                    <w:div w:id="1484734084">
                      <w:marLeft w:val="0"/>
                      <w:marRight w:val="0"/>
                      <w:marTop w:val="0"/>
                      <w:marBottom w:val="0"/>
                      <w:divBdr>
                        <w:top w:val="none" w:sz="0" w:space="0" w:color="auto"/>
                        <w:left w:val="none" w:sz="0" w:space="0" w:color="auto"/>
                        <w:bottom w:val="none" w:sz="0" w:space="0" w:color="auto"/>
                        <w:right w:val="none" w:sz="0" w:space="0" w:color="auto"/>
                      </w:divBdr>
                    </w:div>
                  </w:divsChild>
                </w:div>
                <w:div w:id="1291279970">
                  <w:marLeft w:val="0"/>
                  <w:marRight w:val="0"/>
                  <w:marTop w:val="0"/>
                  <w:marBottom w:val="0"/>
                  <w:divBdr>
                    <w:top w:val="single" w:sz="2" w:space="1" w:color="FFFFFF"/>
                    <w:left w:val="single" w:sz="2" w:space="12" w:color="FFFFFF"/>
                    <w:bottom w:val="single" w:sz="2" w:space="1" w:color="FFFFFF"/>
                    <w:right w:val="single" w:sz="2" w:space="4" w:color="FFFFFF"/>
                  </w:divBdr>
                  <w:divsChild>
                    <w:div w:id="1305085631">
                      <w:marLeft w:val="0"/>
                      <w:marRight w:val="0"/>
                      <w:marTop w:val="0"/>
                      <w:marBottom w:val="0"/>
                      <w:divBdr>
                        <w:top w:val="none" w:sz="0" w:space="0" w:color="auto"/>
                        <w:left w:val="none" w:sz="0" w:space="0" w:color="auto"/>
                        <w:bottom w:val="none" w:sz="0" w:space="0" w:color="auto"/>
                        <w:right w:val="none" w:sz="0" w:space="0" w:color="auto"/>
                      </w:divBdr>
                    </w:div>
                  </w:divsChild>
                </w:div>
                <w:div w:id="325287893">
                  <w:marLeft w:val="0"/>
                  <w:marRight w:val="0"/>
                  <w:marTop w:val="0"/>
                  <w:marBottom w:val="0"/>
                  <w:divBdr>
                    <w:top w:val="single" w:sz="2" w:space="1" w:color="FFFFFF"/>
                    <w:left w:val="single" w:sz="2" w:space="12" w:color="FFFFFF"/>
                    <w:bottom w:val="single" w:sz="2" w:space="1" w:color="FFFFFF"/>
                    <w:right w:val="single" w:sz="2" w:space="4" w:color="FFFFFF"/>
                  </w:divBdr>
                  <w:divsChild>
                    <w:div w:id="184029356">
                      <w:marLeft w:val="0"/>
                      <w:marRight w:val="0"/>
                      <w:marTop w:val="0"/>
                      <w:marBottom w:val="0"/>
                      <w:divBdr>
                        <w:top w:val="none" w:sz="0" w:space="0" w:color="auto"/>
                        <w:left w:val="none" w:sz="0" w:space="0" w:color="auto"/>
                        <w:bottom w:val="none" w:sz="0" w:space="0" w:color="auto"/>
                        <w:right w:val="none" w:sz="0" w:space="0" w:color="auto"/>
                      </w:divBdr>
                    </w:div>
                  </w:divsChild>
                </w:div>
                <w:div w:id="1014188843">
                  <w:marLeft w:val="0"/>
                  <w:marRight w:val="0"/>
                  <w:marTop w:val="0"/>
                  <w:marBottom w:val="0"/>
                  <w:divBdr>
                    <w:top w:val="single" w:sz="2" w:space="1" w:color="FFFFFF"/>
                    <w:left w:val="single" w:sz="2" w:space="12" w:color="FFFFFF"/>
                    <w:bottom w:val="single" w:sz="2" w:space="1" w:color="FFFFFF"/>
                    <w:right w:val="single" w:sz="2" w:space="4" w:color="FFFFFF"/>
                  </w:divBdr>
                  <w:divsChild>
                    <w:div w:id="890266666">
                      <w:marLeft w:val="0"/>
                      <w:marRight w:val="0"/>
                      <w:marTop w:val="0"/>
                      <w:marBottom w:val="0"/>
                      <w:divBdr>
                        <w:top w:val="none" w:sz="0" w:space="0" w:color="auto"/>
                        <w:left w:val="none" w:sz="0" w:space="0" w:color="auto"/>
                        <w:bottom w:val="none" w:sz="0" w:space="0" w:color="auto"/>
                        <w:right w:val="none" w:sz="0" w:space="0" w:color="auto"/>
                      </w:divBdr>
                    </w:div>
                  </w:divsChild>
                </w:div>
                <w:div w:id="7603925">
                  <w:marLeft w:val="0"/>
                  <w:marRight w:val="0"/>
                  <w:marTop w:val="0"/>
                  <w:marBottom w:val="0"/>
                  <w:divBdr>
                    <w:top w:val="single" w:sz="2" w:space="1" w:color="FFFFFF"/>
                    <w:left w:val="single" w:sz="2" w:space="12" w:color="FFFFFF"/>
                    <w:bottom w:val="single" w:sz="2" w:space="1" w:color="FFFFFF"/>
                    <w:right w:val="single" w:sz="2" w:space="4" w:color="FFFFFF"/>
                  </w:divBdr>
                  <w:divsChild>
                    <w:div w:id="1319385445">
                      <w:marLeft w:val="0"/>
                      <w:marRight w:val="0"/>
                      <w:marTop w:val="0"/>
                      <w:marBottom w:val="0"/>
                      <w:divBdr>
                        <w:top w:val="none" w:sz="0" w:space="0" w:color="auto"/>
                        <w:left w:val="none" w:sz="0" w:space="0" w:color="auto"/>
                        <w:bottom w:val="none" w:sz="0" w:space="0" w:color="auto"/>
                        <w:right w:val="none" w:sz="0" w:space="0" w:color="auto"/>
                      </w:divBdr>
                    </w:div>
                  </w:divsChild>
                </w:div>
                <w:div w:id="507793365">
                  <w:marLeft w:val="0"/>
                  <w:marRight w:val="0"/>
                  <w:marTop w:val="0"/>
                  <w:marBottom w:val="0"/>
                  <w:divBdr>
                    <w:top w:val="single" w:sz="2" w:space="1" w:color="FFFFFF"/>
                    <w:left w:val="single" w:sz="2" w:space="12" w:color="FFFFFF"/>
                    <w:bottom w:val="single" w:sz="2" w:space="1" w:color="FFFFFF"/>
                    <w:right w:val="single" w:sz="2" w:space="4" w:color="FFFFFF"/>
                  </w:divBdr>
                  <w:divsChild>
                    <w:div w:id="596862834">
                      <w:marLeft w:val="0"/>
                      <w:marRight w:val="0"/>
                      <w:marTop w:val="0"/>
                      <w:marBottom w:val="0"/>
                      <w:divBdr>
                        <w:top w:val="none" w:sz="0" w:space="0" w:color="auto"/>
                        <w:left w:val="none" w:sz="0" w:space="0" w:color="auto"/>
                        <w:bottom w:val="none" w:sz="0" w:space="0" w:color="auto"/>
                        <w:right w:val="none" w:sz="0" w:space="0" w:color="auto"/>
                      </w:divBdr>
                    </w:div>
                  </w:divsChild>
                </w:div>
                <w:div w:id="120004077">
                  <w:marLeft w:val="0"/>
                  <w:marRight w:val="0"/>
                  <w:marTop w:val="0"/>
                  <w:marBottom w:val="0"/>
                  <w:divBdr>
                    <w:top w:val="single" w:sz="2" w:space="1" w:color="FFFFFF"/>
                    <w:left w:val="single" w:sz="2" w:space="12" w:color="FFFFFF"/>
                    <w:bottom w:val="single" w:sz="2" w:space="1" w:color="FFFFFF"/>
                    <w:right w:val="single" w:sz="2" w:space="4" w:color="FFFFFF"/>
                  </w:divBdr>
                  <w:divsChild>
                    <w:div w:id="904492534">
                      <w:marLeft w:val="0"/>
                      <w:marRight w:val="0"/>
                      <w:marTop w:val="0"/>
                      <w:marBottom w:val="0"/>
                      <w:divBdr>
                        <w:top w:val="none" w:sz="0" w:space="0" w:color="auto"/>
                        <w:left w:val="none" w:sz="0" w:space="0" w:color="auto"/>
                        <w:bottom w:val="none" w:sz="0" w:space="0" w:color="auto"/>
                        <w:right w:val="none" w:sz="0" w:space="0" w:color="auto"/>
                      </w:divBdr>
                    </w:div>
                  </w:divsChild>
                </w:div>
                <w:div w:id="1451706172">
                  <w:marLeft w:val="0"/>
                  <w:marRight w:val="0"/>
                  <w:marTop w:val="0"/>
                  <w:marBottom w:val="0"/>
                  <w:divBdr>
                    <w:top w:val="single" w:sz="2" w:space="1" w:color="FFFFFF"/>
                    <w:left w:val="single" w:sz="2" w:space="12" w:color="FFFFFF"/>
                    <w:bottom w:val="single" w:sz="2" w:space="1" w:color="FFFFFF"/>
                    <w:right w:val="single" w:sz="2" w:space="4" w:color="FFFFFF"/>
                  </w:divBdr>
                  <w:divsChild>
                    <w:div w:id="729615076">
                      <w:marLeft w:val="0"/>
                      <w:marRight w:val="0"/>
                      <w:marTop w:val="0"/>
                      <w:marBottom w:val="0"/>
                      <w:divBdr>
                        <w:top w:val="none" w:sz="0" w:space="0" w:color="auto"/>
                        <w:left w:val="none" w:sz="0" w:space="0" w:color="auto"/>
                        <w:bottom w:val="none" w:sz="0" w:space="0" w:color="auto"/>
                        <w:right w:val="none" w:sz="0" w:space="0" w:color="auto"/>
                      </w:divBdr>
                    </w:div>
                  </w:divsChild>
                </w:div>
                <w:div w:id="1165632085">
                  <w:marLeft w:val="0"/>
                  <w:marRight w:val="0"/>
                  <w:marTop w:val="0"/>
                  <w:marBottom w:val="0"/>
                  <w:divBdr>
                    <w:top w:val="single" w:sz="2" w:space="1" w:color="FFFFFF"/>
                    <w:left w:val="single" w:sz="2" w:space="12" w:color="FFFFFF"/>
                    <w:bottom w:val="single" w:sz="2" w:space="1" w:color="FFFFFF"/>
                    <w:right w:val="single" w:sz="2" w:space="4" w:color="FFFFFF"/>
                  </w:divBdr>
                  <w:divsChild>
                    <w:div w:id="1390807172">
                      <w:marLeft w:val="0"/>
                      <w:marRight w:val="0"/>
                      <w:marTop w:val="0"/>
                      <w:marBottom w:val="0"/>
                      <w:divBdr>
                        <w:top w:val="none" w:sz="0" w:space="0" w:color="auto"/>
                        <w:left w:val="none" w:sz="0" w:space="0" w:color="auto"/>
                        <w:bottom w:val="none" w:sz="0" w:space="0" w:color="auto"/>
                        <w:right w:val="none" w:sz="0" w:space="0" w:color="auto"/>
                      </w:divBdr>
                    </w:div>
                  </w:divsChild>
                </w:div>
                <w:div w:id="1348100420">
                  <w:marLeft w:val="0"/>
                  <w:marRight w:val="0"/>
                  <w:marTop w:val="0"/>
                  <w:marBottom w:val="0"/>
                  <w:divBdr>
                    <w:top w:val="single" w:sz="2" w:space="1" w:color="FFFFFF"/>
                    <w:left w:val="single" w:sz="2" w:space="12" w:color="FFFFFF"/>
                    <w:bottom w:val="single" w:sz="2" w:space="1" w:color="FFFFFF"/>
                    <w:right w:val="single" w:sz="2" w:space="4" w:color="FFFFFF"/>
                  </w:divBdr>
                  <w:divsChild>
                    <w:div w:id="646787861">
                      <w:marLeft w:val="0"/>
                      <w:marRight w:val="0"/>
                      <w:marTop w:val="0"/>
                      <w:marBottom w:val="0"/>
                      <w:divBdr>
                        <w:top w:val="none" w:sz="0" w:space="0" w:color="auto"/>
                        <w:left w:val="none" w:sz="0" w:space="0" w:color="auto"/>
                        <w:bottom w:val="none" w:sz="0" w:space="0" w:color="auto"/>
                        <w:right w:val="none" w:sz="0" w:space="0" w:color="auto"/>
                      </w:divBdr>
                    </w:div>
                  </w:divsChild>
                </w:div>
                <w:div w:id="1237976959">
                  <w:marLeft w:val="0"/>
                  <w:marRight w:val="0"/>
                  <w:marTop w:val="0"/>
                  <w:marBottom w:val="0"/>
                  <w:divBdr>
                    <w:top w:val="single" w:sz="2" w:space="1" w:color="FFFFFF"/>
                    <w:left w:val="single" w:sz="2" w:space="12" w:color="FFFFFF"/>
                    <w:bottom w:val="single" w:sz="2" w:space="1" w:color="FFFFFF"/>
                    <w:right w:val="single" w:sz="2" w:space="4" w:color="FFFFFF"/>
                  </w:divBdr>
                  <w:divsChild>
                    <w:div w:id="591161450">
                      <w:marLeft w:val="0"/>
                      <w:marRight w:val="0"/>
                      <w:marTop w:val="0"/>
                      <w:marBottom w:val="0"/>
                      <w:divBdr>
                        <w:top w:val="none" w:sz="0" w:space="0" w:color="auto"/>
                        <w:left w:val="none" w:sz="0" w:space="0" w:color="auto"/>
                        <w:bottom w:val="none" w:sz="0" w:space="0" w:color="auto"/>
                        <w:right w:val="none" w:sz="0" w:space="0" w:color="auto"/>
                      </w:divBdr>
                    </w:div>
                  </w:divsChild>
                </w:div>
                <w:div w:id="2097550394">
                  <w:marLeft w:val="0"/>
                  <w:marRight w:val="0"/>
                  <w:marTop w:val="0"/>
                  <w:marBottom w:val="0"/>
                  <w:divBdr>
                    <w:top w:val="single" w:sz="2" w:space="1" w:color="FFFFFF"/>
                    <w:left w:val="single" w:sz="2" w:space="12" w:color="FFFFFF"/>
                    <w:bottom w:val="single" w:sz="2" w:space="1" w:color="FFFFFF"/>
                    <w:right w:val="single" w:sz="2" w:space="4" w:color="FFFFFF"/>
                  </w:divBdr>
                  <w:divsChild>
                    <w:div w:id="583414307">
                      <w:marLeft w:val="0"/>
                      <w:marRight w:val="0"/>
                      <w:marTop w:val="0"/>
                      <w:marBottom w:val="0"/>
                      <w:divBdr>
                        <w:top w:val="none" w:sz="0" w:space="0" w:color="auto"/>
                        <w:left w:val="none" w:sz="0" w:space="0" w:color="auto"/>
                        <w:bottom w:val="none" w:sz="0" w:space="0" w:color="auto"/>
                        <w:right w:val="none" w:sz="0" w:space="0" w:color="auto"/>
                      </w:divBdr>
                    </w:div>
                  </w:divsChild>
                </w:div>
                <w:div w:id="1263302241">
                  <w:marLeft w:val="0"/>
                  <w:marRight w:val="0"/>
                  <w:marTop w:val="0"/>
                  <w:marBottom w:val="0"/>
                  <w:divBdr>
                    <w:top w:val="single" w:sz="2" w:space="1" w:color="FFFFFF"/>
                    <w:left w:val="single" w:sz="2" w:space="12" w:color="FFFFFF"/>
                    <w:bottom w:val="single" w:sz="2" w:space="1" w:color="FFFFFF"/>
                    <w:right w:val="single" w:sz="2" w:space="4" w:color="FFFFFF"/>
                  </w:divBdr>
                  <w:divsChild>
                    <w:div w:id="1881433324">
                      <w:marLeft w:val="0"/>
                      <w:marRight w:val="0"/>
                      <w:marTop w:val="0"/>
                      <w:marBottom w:val="0"/>
                      <w:divBdr>
                        <w:top w:val="none" w:sz="0" w:space="0" w:color="auto"/>
                        <w:left w:val="none" w:sz="0" w:space="0" w:color="auto"/>
                        <w:bottom w:val="none" w:sz="0" w:space="0" w:color="auto"/>
                        <w:right w:val="none" w:sz="0" w:space="0" w:color="auto"/>
                      </w:divBdr>
                    </w:div>
                  </w:divsChild>
                </w:div>
                <w:div w:id="2085250323">
                  <w:marLeft w:val="0"/>
                  <w:marRight w:val="0"/>
                  <w:marTop w:val="0"/>
                  <w:marBottom w:val="0"/>
                  <w:divBdr>
                    <w:top w:val="single" w:sz="2" w:space="1" w:color="FFFFFF"/>
                    <w:left w:val="single" w:sz="2" w:space="12" w:color="FFFFFF"/>
                    <w:bottom w:val="single" w:sz="2" w:space="1" w:color="FFFFFF"/>
                    <w:right w:val="single" w:sz="2" w:space="4" w:color="FFFFFF"/>
                  </w:divBdr>
                  <w:divsChild>
                    <w:div w:id="144712593">
                      <w:marLeft w:val="0"/>
                      <w:marRight w:val="0"/>
                      <w:marTop w:val="0"/>
                      <w:marBottom w:val="0"/>
                      <w:divBdr>
                        <w:top w:val="none" w:sz="0" w:space="0" w:color="auto"/>
                        <w:left w:val="none" w:sz="0" w:space="0" w:color="auto"/>
                        <w:bottom w:val="none" w:sz="0" w:space="0" w:color="auto"/>
                        <w:right w:val="none" w:sz="0" w:space="0" w:color="auto"/>
                      </w:divBdr>
                    </w:div>
                  </w:divsChild>
                </w:div>
                <w:div w:id="2042197122">
                  <w:marLeft w:val="0"/>
                  <w:marRight w:val="0"/>
                  <w:marTop w:val="0"/>
                  <w:marBottom w:val="0"/>
                  <w:divBdr>
                    <w:top w:val="single" w:sz="2" w:space="1" w:color="FFFFFF"/>
                    <w:left w:val="single" w:sz="2" w:space="12" w:color="FFFFFF"/>
                    <w:bottom w:val="single" w:sz="2" w:space="1" w:color="FFFFFF"/>
                    <w:right w:val="single" w:sz="2" w:space="4" w:color="FFFFFF"/>
                  </w:divBdr>
                  <w:divsChild>
                    <w:div w:id="758411165">
                      <w:marLeft w:val="0"/>
                      <w:marRight w:val="0"/>
                      <w:marTop w:val="0"/>
                      <w:marBottom w:val="0"/>
                      <w:divBdr>
                        <w:top w:val="none" w:sz="0" w:space="0" w:color="auto"/>
                        <w:left w:val="none" w:sz="0" w:space="0" w:color="auto"/>
                        <w:bottom w:val="none" w:sz="0" w:space="0" w:color="auto"/>
                        <w:right w:val="none" w:sz="0" w:space="0" w:color="auto"/>
                      </w:divBdr>
                    </w:div>
                  </w:divsChild>
                </w:div>
                <w:div w:id="1138110854">
                  <w:marLeft w:val="0"/>
                  <w:marRight w:val="0"/>
                  <w:marTop w:val="0"/>
                  <w:marBottom w:val="0"/>
                  <w:divBdr>
                    <w:top w:val="single" w:sz="2" w:space="1" w:color="FFFFFF"/>
                    <w:left w:val="single" w:sz="2" w:space="12" w:color="FFFFFF"/>
                    <w:bottom w:val="single" w:sz="2" w:space="1" w:color="FFFFFF"/>
                    <w:right w:val="single" w:sz="2" w:space="4" w:color="FFFFFF"/>
                  </w:divBdr>
                  <w:divsChild>
                    <w:div w:id="1402949492">
                      <w:marLeft w:val="0"/>
                      <w:marRight w:val="0"/>
                      <w:marTop w:val="0"/>
                      <w:marBottom w:val="0"/>
                      <w:divBdr>
                        <w:top w:val="none" w:sz="0" w:space="0" w:color="auto"/>
                        <w:left w:val="none" w:sz="0" w:space="0" w:color="auto"/>
                        <w:bottom w:val="none" w:sz="0" w:space="0" w:color="auto"/>
                        <w:right w:val="none" w:sz="0" w:space="0" w:color="auto"/>
                      </w:divBdr>
                    </w:div>
                  </w:divsChild>
                </w:div>
                <w:div w:id="635525015">
                  <w:marLeft w:val="0"/>
                  <w:marRight w:val="0"/>
                  <w:marTop w:val="0"/>
                  <w:marBottom w:val="0"/>
                  <w:divBdr>
                    <w:top w:val="single" w:sz="2" w:space="1" w:color="FFFFFF"/>
                    <w:left w:val="single" w:sz="2" w:space="12" w:color="FFFFFF"/>
                    <w:bottom w:val="single" w:sz="2" w:space="1" w:color="FFFFFF"/>
                    <w:right w:val="single" w:sz="2" w:space="4" w:color="FFFFFF"/>
                  </w:divBdr>
                  <w:divsChild>
                    <w:div w:id="1706444976">
                      <w:marLeft w:val="0"/>
                      <w:marRight w:val="0"/>
                      <w:marTop w:val="0"/>
                      <w:marBottom w:val="0"/>
                      <w:divBdr>
                        <w:top w:val="none" w:sz="0" w:space="0" w:color="auto"/>
                        <w:left w:val="none" w:sz="0" w:space="0" w:color="auto"/>
                        <w:bottom w:val="none" w:sz="0" w:space="0" w:color="auto"/>
                        <w:right w:val="none" w:sz="0" w:space="0" w:color="auto"/>
                      </w:divBdr>
                    </w:div>
                  </w:divsChild>
                </w:div>
                <w:div w:id="1124033749">
                  <w:marLeft w:val="0"/>
                  <w:marRight w:val="0"/>
                  <w:marTop w:val="0"/>
                  <w:marBottom w:val="0"/>
                  <w:divBdr>
                    <w:top w:val="single" w:sz="2" w:space="1" w:color="FFFFFF"/>
                    <w:left w:val="single" w:sz="2" w:space="12" w:color="FFFFFF"/>
                    <w:bottom w:val="single" w:sz="2" w:space="1" w:color="FFFFFF"/>
                    <w:right w:val="single" w:sz="2" w:space="4" w:color="FFFFFF"/>
                  </w:divBdr>
                  <w:divsChild>
                    <w:div w:id="1368218242">
                      <w:marLeft w:val="0"/>
                      <w:marRight w:val="0"/>
                      <w:marTop w:val="0"/>
                      <w:marBottom w:val="0"/>
                      <w:divBdr>
                        <w:top w:val="none" w:sz="0" w:space="0" w:color="auto"/>
                        <w:left w:val="none" w:sz="0" w:space="0" w:color="auto"/>
                        <w:bottom w:val="none" w:sz="0" w:space="0" w:color="auto"/>
                        <w:right w:val="none" w:sz="0" w:space="0" w:color="auto"/>
                      </w:divBdr>
                    </w:div>
                  </w:divsChild>
                </w:div>
                <w:div w:id="1472478285">
                  <w:marLeft w:val="0"/>
                  <w:marRight w:val="0"/>
                  <w:marTop w:val="0"/>
                  <w:marBottom w:val="0"/>
                  <w:divBdr>
                    <w:top w:val="single" w:sz="2" w:space="1" w:color="FFFFFF"/>
                    <w:left w:val="single" w:sz="2" w:space="12" w:color="FFFFFF"/>
                    <w:bottom w:val="single" w:sz="2" w:space="1" w:color="FFFFFF"/>
                    <w:right w:val="single" w:sz="2" w:space="4" w:color="FFFFFF"/>
                  </w:divBdr>
                  <w:divsChild>
                    <w:div w:id="1454178650">
                      <w:marLeft w:val="0"/>
                      <w:marRight w:val="0"/>
                      <w:marTop w:val="0"/>
                      <w:marBottom w:val="0"/>
                      <w:divBdr>
                        <w:top w:val="none" w:sz="0" w:space="0" w:color="auto"/>
                        <w:left w:val="none" w:sz="0" w:space="0" w:color="auto"/>
                        <w:bottom w:val="none" w:sz="0" w:space="0" w:color="auto"/>
                        <w:right w:val="none" w:sz="0" w:space="0" w:color="auto"/>
                      </w:divBdr>
                    </w:div>
                  </w:divsChild>
                </w:div>
                <w:div w:id="115612490">
                  <w:marLeft w:val="0"/>
                  <w:marRight w:val="0"/>
                  <w:marTop w:val="0"/>
                  <w:marBottom w:val="0"/>
                  <w:divBdr>
                    <w:top w:val="single" w:sz="2" w:space="1" w:color="FFFFFF"/>
                    <w:left w:val="single" w:sz="2" w:space="12" w:color="FFFFFF"/>
                    <w:bottom w:val="single" w:sz="2" w:space="4" w:color="FFFFFF"/>
                    <w:right w:val="single" w:sz="2" w:space="4" w:color="FFFFFF"/>
                  </w:divBdr>
                  <w:divsChild>
                    <w:div w:id="214735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09229">
          <w:marLeft w:val="0"/>
          <w:marRight w:val="0"/>
          <w:marTop w:val="0"/>
          <w:marBottom w:val="335"/>
          <w:divBdr>
            <w:top w:val="none" w:sz="0" w:space="0" w:color="auto"/>
            <w:left w:val="none" w:sz="0" w:space="0" w:color="auto"/>
            <w:bottom w:val="none" w:sz="0" w:space="0" w:color="auto"/>
            <w:right w:val="none" w:sz="0" w:space="0" w:color="auto"/>
          </w:divBdr>
          <w:divsChild>
            <w:div w:id="590435570">
              <w:marLeft w:val="0"/>
              <w:marRight w:val="0"/>
              <w:marTop w:val="0"/>
              <w:marBottom w:val="0"/>
              <w:divBdr>
                <w:top w:val="none" w:sz="0" w:space="0" w:color="auto"/>
                <w:left w:val="none" w:sz="0" w:space="0" w:color="auto"/>
                <w:bottom w:val="none" w:sz="0" w:space="0" w:color="auto"/>
                <w:right w:val="none" w:sz="0" w:space="0" w:color="auto"/>
              </w:divBdr>
              <w:divsChild>
                <w:div w:id="1339040929">
                  <w:marLeft w:val="0"/>
                  <w:marRight w:val="0"/>
                  <w:marTop w:val="0"/>
                  <w:marBottom w:val="0"/>
                  <w:divBdr>
                    <w:top w:val="single" w:sz="2" w:space="4" w:color="FFFFFF"/>
                    <w:left w:val="single" w:sz="2" w:space="12" w:color="FFFFFF"/>
                    <w:bottom w:val="single" w:sz="2" w:space="1" w:color="FFFFFF"/>
                    <w:right w:val="single" w:sz="2" w:space="4" w:color="FFFFFF"/>
                  </w:divBdr>
                  <w:divsChild>
                    <w:div w:id="1788770017">
                      <w:marLeft w:val="0"/>
                      <w:marRight w:val="0"/>
                      <w:marTop w:val="0"/>
                      <w:marBottom w:val="0"/>
                      <w:divBdr>
                        <w:top w:val="none" w:sz="0" w:space="0" w:color="auto"/>
                        <w:left w:val="none" w:sz="0" w:space="0" w:color="auto"/>
                        <w:bottom w:val="none" w:sz="0" w:space="0" w:color="auto"/>
                        <w:right w:val="none" w:sz="0" w:space="0" w:color="auto"/>
                      </w:divBdr>
                    </w:div>
                  </w:divsChild>
                </w:div>
                <w:div w:id="2113163213">
                  <w:marLeft w:val="0"/>
                  <w:marRight w:val="0"/>
                  <w:marTop w:val="0"/>
                  <w:marBottom w:val="0"/>
                  <w:divBdr>
                    <w:top w:val="single" w:sz="2" w:space="1" w:color="FFFFFF"/>
                    <w:left w:val="single" w:sz="2" w:space="12" w:color="FFFFFF"/>
                    <w:bottom w:val="single" w:sz="2" w:space="1" w:color="FFFFFF"/>
                    <w:right w:val="single" w:sz="2" w:space="4" w:color="FFFFFF"/>
                  </w:divBdr>
                  <w:divsChild>
                    <w:div w:id="898787348">
                      <w:marLeft w:val="0"/>
                      <w:marRight w:val="0"/>
                      <w:marTop w:val="0"/>
                      <w:marBottom w:val="0"/>
                      <w:divBdr>
                        <w:top w:val="none" w:sz="0" w:space="0" w:color="auto"/>
                        <w:left w:val="none" w:sz="0" w:space="0" w:color="auto"/>
                        <w:bottom w:val="none" w:sz="0" w:space="0" w:color="auto"/>
                        <w:right w:val="none" w:sz="0" w:space="0" w:color="auto"/>
                      </w:divBdr>
                    </w:div>
                  </w:divsChild>
                </w:div>
                <w:div w:id="1928029789">
                  <w:marLeft w:val="0"/>
                  <w:marRight w:val="0"/>
                  <w:marTop w:val="0"/>
                  <w:marBottom w:val="0"/>
                  <w:divBdr>
                    <w:top w:val="single" w:sz="2" w:space="1" w:color="FFFFFF"/>
                    <w:left w:val="single" w:sz="2" w:space="12" w:color="FFFFFF"/>
                    <w:bottom w:val="single" w:sz="2" w:space="1" w:color="FFFFFF"/>
                    <w:right w:val="single" w:sz="2" w:space="4" w:color="FFFFFF"/>
                  </w:divBdr>
                  <w:divsChild>
                    <w:div w:id="52583874">
                      <w:marLeft w:val="0"/>
                      <w:marRight w:val="0"/>
                      <w:marTop w:val="0"/>
                      <w:marBottom w:val="0"/>
                      <w:divBdr>
                        <w:top w:val="none" w:sz="0" w:space="0" w:color="auto"/>
                        <w:left w:val="none" w:sz="0" w:space="0" w:color="auto"/>
                        <w:bottom w:val="none" w:sz="0" w:space="0" w:color="auto"/>
                        <w:right w:val="none" w:sz="0" w:space="0" w:color="auto"/>
                      </w:divBdr>
                    </w:div>
                  </w:divsChild>
                </w:div>
                <w:div w:id="417407835">
                  <w:marLeft w:val="0"/>
                  <w:marRight w:val="0"/>
                  <w:marTop w:val="0"/>
                  <w:marBottom w:val="0"/>
                  <w:divBdr>
                    <w:top w:val="single" w:sz="2" w:space="1" w:color="FFFFFF"/>
                    <w:left w:val="single" w:sz="2" w:space="12" w:color="FFFFFF"/>
                    <w:bottom w:val="single" w:sz="2" w:space="1" w:color="FFFFFF"/>
                    <w:right w:val="single" w:sz="2" w:space="4" w:color="FFFFFF"/>
                  </w:divBdr>
                  <w:divsChild>
                    <w:div w:id="664672095">
                      <w:marLeft w:val="0"/>
                      <w:marRight w:val="0"/>
                      <w:marTop w:val="0"/>
                      <w:marBottom w:val="0"/>
                      <w:divBdr>
                        <w:top w:val="none" w:sz="0" w:space="0" w:color="auto"/>
                        <w:left w:val="none" w:sz="0" w:space="0" w:color="auto"/>
                        <w:bottom w:val="none" w:sz="0" w:space="0" w:color="auto"/>
                        <w:right w:val="none" w:sz="0" w:space="0" w:color="auto"/>
                      </w:divBdr>
                    </w:div>
                  </w:divsChild>
                </w:div>
                <w:div w:id="2116364425">
                  <w:marLeft w:val="0"/>
                  <w:marRight w:val="0"/>
                  <w:marTop w:val="0"/>
                  <w:marBottom w:val="0"/>
                  <w:divBdr>
                    <w:top w:val="single" w:sz="2" w:space="1" w:color="FFFFFF"/>
                    <w:left w:val="single" w:sz="2" w:space="12" w:color="FFFFFF"/>
                    <w:bottom w:val="single" w:sz="2" w:space="1" w:color="FFFFFF"/>
                    <w:right w:val="single" w:sz="2" w:space="4" w:color="FFFFFF"/>
                  </w:divBdr>
                  <w:divsChild>
                    <w:div w:id="2078475304">
                      <w:marLeft w:val="0"/>
                      <w:marRight w:val="0"/>
                      <w:marTop w:val="0"/>
                      <w:marBottom w:val="0"/>
                      <w:divBdr>
                        <w:top w:val="none" w:sz="0" w:space="0" w:color="auto"/>
                        <w:left w:val="none" w:sz="0" w:space="0" w:color="auto"/>
                        <w:bottom w:val="none" w:sz="0" w:space="0" w:color="auto"/>
                        <w:right w:val="none" w:sz="0" w:space="0" w:color="auto"/>
                      </w:divBdr>
                    </w:div>
                  </w:divsChild>
                </w:div>
                <w:div w:id="496894016">
                  <w:marLeft w:val="0"/>
                  <w:marRight w:val="0"/>
                  <w:marTop w:val="0"/>
                  <w:marBottom w:val="0"/>
                  <w:divBdr>
                    <w:top w:val="single" w:sz="2" w:space="1" w:color="FFFFFF"/>
                    <w:left w:val="single" w:sz="2" w:space="12" w:color="FFFFFF"/>
                    <w:bottom w:val="single" w:sz="2" w:space="1" w:color="FFFFFF"/>
                    <w:right w:val="single" w:sz="2" w:space="4" w:color="FFFFFF"/>
                  </w:divBdr>
                  <w:divsChild>
                    <w:div w:id="425611207">
                      <w:marLeft w:val="0"/>
                      <w:marRight w:val="0"/>
                      <w:marTop w:val="0"/>
                      <w:marBottom w:val="0"/>
                      <w:divBdr>
                        <w:top w:val="none" w:sz="0" w:space="0" w:color="auto"/>
                        <w:left w:val="none" w:sz="0" w:space="0" w:color="auto"/>
                        <w:bottom w:val="none" w:sz="0" w:space="0" w:color="auto"/>
                        <w:right w:val="none" w:sz="0" w:space="0" w:color="auto"/>
                      </w:divBdr>
                    </w:div>
                  </w:divsChild>
                </w:div>
                <w:div w:id="2091002111">
                  <w:marLeft w:val="0"/>
                  <w:marRight w:val="0"/>
                  <w:marTop w:val="0"/>
                  <w:marBottom w:val="0"/>
                  <w:divBdr>
                    <w:top w:val="single" w:sz="2" w:space="1" w:color="FFFFFF"/>
                    <w:left w:val="single" w:sz="2" w:space="12" w:color="FFFFFF"/>
                    <w:bottom w:val="single" w:sz="2" w:space="1" w:color="FFFFFF"/>
                    <w:right w:val="single" w:sz="2" w:space="4" w:color="FFFFFF"/>
                  </w:divBdr>
                  <w:divsChild>
                    <w:div w:id="201673820">
                      <w:marLeft w:val="0"/>
                      <w:marRight w:val="0"/>
                      <w:marTop w:val="0"/>
                      <w:marBottom w:val="0"/>
                      <w:divBdr>
                        <w:top w:val="none" w:sz="0" w:space="0" w:color="auto"/>
                        <w:left w:val="none" w:sz="0" w:space="0" w:color="auto"/>
                        <w:bottom w:val="none" w:sz="0" w:space="0" w:color="auto"/>
                        <w:right w:val="none" w:sz="0" w:space="0" w:color="auto"/>
                      </w:divBdr>
                    </w:div>
                  </w:divsChild>
                </w:div>
                <w:div w:id="782960186">
                  <w:marLeft w:val="0"/>
                  <w:marRight w:val="0"/>
                  <w:marTop w:val="0"/>
                  <w:marBottom w:val="0"/>
                  <w:divBdr>
                    <w:top w:val="single" w:sz="2" w:space="1" w:color="FFFFFF"/>
                    <w:left w:val="single" w:sz="2" w:space="12" w:color="FFFFFF"/>
                    <w:bottom w:val="single" w:sz="2" w:space="1" w:color="FFFFFF"/>
                    <w:right w:val="single" w:sz="2" w:space="4" w:color="FFFFFF"/>
                  </w:divBdr>
                  <w:divsChild>
                    <w:div w:id="1181700510">
                      <w:marLeft w:val="0"/>
                      <w:marRight w:val="0"/>
                      <w:marTop w:val="0"/>
                      <w:marBottom w:val="0"/>
                      <w:divBdr>
                        <w:top w:val="none" w:sz="0" w:space="0" w:color="auto"/>
                        <w:left w:val="none" w:sz="0" w:space="0" w:color="auto"/>
                        <w:bottom w:val="none" w:sz="0" w:space="0" w:color="auto"/>
                        <w:right w:val="none" w:sz="0" w:space="0" w:color="auto"/>
                      </w:divBdr>
                    </w:div>
                  </w:divsChild>
                </w:div>
                <w:div w:id="1847330096">
                  <w:marLeft w:val="0"/>
                  <w:marRight w:val="0"/>
                  <w:marTop w:val="0"/>
                  <w:marBottom w:val="0"/>
                  <w:divBdr>
                    <w:top w:val="single" w:sz="2" w:space="1" w:color="FFFFFF"/>
                    <w:left w:val="single" w:sz="2" w:space="12" w:color="FFFFFF"/>
                    <w:bottom w:val="single" w:sz="2" w:space="1" w:color="FFFFFF"/>
                    <w:right w:val="single" w:sz="2" w:space="4" w:color="FFFFFF"/>
                  </w:divBdr>
                  <w:divsChild>
                    <w:div w:id="1561944968">
                      <w:marLeft w:val="0"/>
                      <w:marRight w:val="0"/>
                      <w:marTop w:val="0"/>
                      <w:marBottom w:val="0"/>
                      <w:divBdr>
                        <w:top w:val="none" w:sz="0" w:space="0" w:color="auto"/>
                        <w:left w:val="none" w:sz="0" w:space="0" w:color="auto"/>
                        <w:bottom w:val="none" w:sz="0" w:space="0" w:color="auto"/>
                        <w:right w:val="none" w:sz="0" w:space="0" w:color="auto"/>
                      </w:divBdr>
                    </w:div>
                  </w:divsChild>
                </w:div>
                <w:div w:id="1610895507">
                  <w:marLeft w:val="0"/>
                  <w:marRight w:val="0"/>
                  <w:marTop w:val="0"/>
                  <w:marBottom w:val="0"/>
                  <w:divBdr>
                    <w:top w:val="single" w:sz="2" w:space="1" w:color="FFFFFF"/>
                    <w:left w:val="single" w:sz="2" w:space="12" w:color="FFFFFF"/>
                    <w:bottom w:val="single" w:sz="2" w:space="1" w:color="FFFFFF"/>
                    <w:right w:val="single" w:sz="2" w:space="4" w:color="FFFFFF"/>
                  </w:divBdr>
                  <w:divsChild>
                    <w:div w:id="33117609">
                      <w:marLeft w:val="0"/>
                      <w:marRight w:val="0"/>
                      <w:marTop w:val="0"/>
                      <w:marBottom w:val="0"/>
                      <w:divBdr>
                        <w:top w:val="none" w:sz="0" w:space="0" w:color="auto"/>
                        <w:left w:val="none" w:sz="0" w:space="0" w:color="auto"/>
                        <w:bottom w:val="none" w:sz="0" w:space="0" w:color="auto"/>
                        <w:right w:val="none" w:sz="0" w:space="0" w:color="auto"/>
                      </w:divBdr>
                    </w:div>
                  </w:divsChild>
                </w:div>
                <w:div w:id="1970434666">
                  <w:marLeft w:val="0"/>
                  <w:marRight w:val="0"/>
                  <w:marTop w:val="0"/>
                  <w:marBottom w:val="0"/>
                  <w:divBdr>
                    <w:top w:val="single" w:sz="2" w:space="1" w:color="FFFFFF"/>
                    <w:left w:val="single" w:sz="2" w:space="12" w:color="FFFFFF"/>
                    <w:bottom w:val="single" w:sz="2" w:space="1" w:color="FFFFFF"/>
                    <w:right w:val="single" w:sz="2" w:space="4" w:color="FFFFFF"/>
                  </w:divBdr>
                  <w:divsChild>
                    <w:div w:id="1218393074">
                      <w:marLeft w:val="0"/>
                      <w:marRight w:val="0"/>
                      <w:marTop w:val="0"/>
                      <w:marBottom w:val="0"/>
                      <w:divBdr>
                        <w:top w:val="none" w:sz="0" w:space="0" w:color="auto"/>
                        <w:left w:val="none" w:sz="0" w:space="0" w:color="auto"/>
                        <w:bottom w:val="none" w:sz="0" w:space="0" w:color="auto"/>
                        <w:right w:val="none" w:sz="0" w:space="0" w:color="auto"/>
                      </w:divBdr>
                    </w:div>
                  </w:divsChild>
                </w:div>
                <w:div w:id="1099371384">
                  <w:marLeft w:val="0"/>
                  <w:marRight w:val="0"/>
                  <w:marTop w:val="0"/>
                  <w:marBottom w:val="0"/>
                  <w:divBdr>
                    <w:top w:val="single" w:sz="2" w:space="1" w:color="FFFFFF"/>
                    <w:left w:val="single" w:sz="2" w:space="12" w:color="FFFFFF"/>
                    <w:bottom w:val="single" w:sz="2" w:space="1" w:color="FFFFFF"/>
                    <w:right w:val="single" w:sz="2" w:space="4" w:color="FFFFFF"/>
                  </w:divBdr>
                  <w:divsChild>
                    <w:div w:id="2024553338">
                      <w:marLeft w:val="0"/>
                      <w:marRight w:val="0"/>
                      <w:marTop w:val="0"/>
                      <w:marBottom w:val="0"/>
                      <w:divBdr>
                        <w:top w:val="none" w:sz="0" w:space="0" w:color="auto"/>
                        <w:left w:val="none" w:sz="0" w:space="0" w:color="auto"/>
                        <w:bottom w:val="none" w:sz="0" w:space="0" w:color="auto"/>
                        <w:right w:val="none" w:sz="0" w:space="0" w:color="auto"/>
                      </w:divBdr>
                    </w:div>
                  </w:divsChild>
                </w:div>
                <w:div w:id="718941218">
                  <w:marLeft w:val="0"/>
                  <w:marRight w:val="0"/>
                  <w:marTop w:val="0"/>
                  <w:marBottom w:val="0"/>
                  <w:divBdr>
                    <w:top w:val="single" w:sz="2" w:space="1" w:color="FFFFFF"/>
                    <w:left w:val="single" w:sz="2" w:space="12" w:color="FFFFFF"/>
                    <w:bottom w:val="single" w:sz="2" w:space="1" w:color="FFFFFF"/>
                    <w:right w:val="single" w:sz="2" w:space="4" w:color="FFFFFF"/>
                  </w:divBdr>
                  <w:divsChild>
                    <w:div w:id="55784146">
                      <w:marLeft w:val="0"/>
                      <w:marRight w:val="0"/>
                      <w:marTop w:val="0"/>
                      <w:marBottom w:val="0"/>
                      <w:divBdr>
                        <w:top w:val="none" w:sz="0" w:space="0" w:color="auto"/>
                        <w:left w:val="none" w:sz="0" w:space="0" w:color="auto"/>
                        <w:bottom w:val="none" w:sz="0" w:space="0" w:color="auto"/>
                        <w:right w:val="none" w:sz="0" w:space="0" w:color="auto"/>
                      </w:divBdr>
                    </w:div>
                  </w:divsChild>
                </w:div>
                <w:div w:id="1886286606">
                  <w:marLeft w:val="0"/>
                  <w:marRight w:val="0"/>
                  <w:marTop w:val="0"/>
                  <w:marBottom w:val="0"/>
                  <w:divBdr>
                    <w:top w:val="single" w:sz="2" w:space="1" w:color="FFFFFF"/>
                    <w:left w:val="single" w:sz="2" w:space="12" w:color="FFFFFF"/>
                    <w:bottom w:val="single" w:sz="2" w:space="1" w:color="FFFFFF"/>
                    <w:right w:val="single" w:sz="2" w:space="4" w:color="FFFFFF"/>
                  </w:divBdr>
                  <w:divsChild>
                    <w:div w:id="939410273">
                      <w:marLeft w:val="0"/>
                      <w:marRight w:val="0"/>
                      <w:marTop w:val="0"/>
                      <w:marBottom w:val="0"/>
                      <w:divBdr>
                        <w:top w:val="none" w:sz="0" w:space="0" w:color="auto"/>
                        <w:left w:val="none" w:sz="0" w:space="0" w:color="auto"/>
                        <w:bottom w:val="none" w:sz="0" w:space="0" w:color="auto"/>
                        <w:right w:val="none" w:sz="0" w:space="0" w:color="auto"/>
                      </w:divBdr>
                    </w:div>
                  </w:divsChild>
                </w:div>
                <w:div w:id="1491211341">
                  <w:marLeft w:val="0"/>
                  <w:marRight w:val="0"/>
                  <w:marTop w:val="0"/>
                  <w:marBottom w:val="0"/>
                  <w:divBdr>
                    <w:top w:val="single" w:sz="2" w:space="1" w:color="FFFFFF"/>
                    <w:left w:val="single" w:sz="2" w:space="12" w:color="FFFFFF"/>
                    <w:bottom w:val="single" w:sz="2" w:space="1" w:color="FFFFFF"/>
                    <w:right w:val="single" w:sz="2" w:space="4" w:color="FFFFFF"/>
                  </w:divBdr>
                  <w:divsChild>
                    <w:div w:id="255139944">
                      <w:marLeft w:val="0"/>
                      <w:marRight w:val="0"/>
                      <w:marTop w:val="0"/>
                      <w:marBottom w:val="0"/>
                      <w:divBdr>
                        <w:top w:val="none" w:sz="0" w:space="0" w:color="auto"/>
                        <w:left w:val="none" w:sz="0" w:space="0" w:color="auto"/>
                        <w:bottom w:val="none" w:sz="0" w:space="0" w:color="auto"/>
                        <w:right w:val="none" w:sz="0" w:space="0" w:color="auto"/>
                      </w:divBdr>
                    </w:div>
                  </w:divsChild>
                </w:div>
                <w:div w:id="1910071066">
                  <w:marLeft w:val="0"/>
                  <w:marRight w:val="0"/>
                  <w:marTop w:val="0"/>
                  <w:marBottom w:val="0"/>
                  <w:divBdr>
                    <w:top w:val="single" w:sz="2" w:space="1" w:color="FFFFFF"/>
                    <w:left w:val="single" w:sz="2" w:space="12" w:color="FFFFFF"/>
                    <w:bottom w:val="single" w:sz="2" w:space="1" w:color="FFFFFF"/>
                    <w:right w:val="single" w:sz="2" w:space="4" w:color="FFFFFF"/>
                  </w:divBdr>
                  <w:divsChild>
                    <w:div w:id="1845705004">
                      <w:marLeft w:val="0"/>
                      <w:marRight w:val="0"/>
                      <w:marTop w:val="0"/>
                      <w:marBottom w:val="0"/>
                      <w:divBdr>
                        <w:top w:val="none" w:sz="0" w:space="0" w:color="auto"/>
                        <w:left w:val="none" w:sz="0" w:space="0" w:color="auto"/>
                        <w:bottom w:val="none" w:sz="0" w:space="0" w:color="auto"/>
                        <w:right w:val="none" w:sz="0" w:space="0" w:color="auto"/>
                      </w:divBdr>
                    </w:div>
                  </w:divsChild>
                </w:div>
                <w:div w:id="1318873748">
                  <w:marLeft w:val="0"/>
                  <w:marRight w:val="0"/>
                  <w:marTop w:val="0"/>
                  <w:marBottom w:val="0"/>
                  <w:divBdr>
                    <w:top w:val="single" w:sz="2" w:space="1" w:color="FFFFFF"/>
                    <w:left w:val="single" w:sz="2" w:space="12" w:color="FFFFFF"/>
                    <w:bottom w:val="single" w:sz="2" w:space="1" w:color="FFFFFF"/>
                    <w:right w:val="single" w:sz="2" w:space="4" w:color="FFFFFF"/>
                  </w:divBdr>
                  <w:divsChild>
                    <w:div w:id="318121165">
                      <w:marLeft w:val="0"/>
                      <w:marRight w:val="0"/>
                      <w:marTop w:val="0"/>
                      <w:marBottom w:val="0"/>
                      <w:divBdr>
                        <w:top w:val="none" w:sz="0" w:space="0" w:color="auto"/>
                        <w:left w:val="none" w:sz="0" w:space="0" w:color="auto"/>
                        <w:bottom w:val="none" w:sz="0" w:space="0" w:color="auto"/>
                        <w:right w:val="none" w:sz="0" w:space="0" w:color="auto"/>
                      </w:divBdr>
                    </w:div>
                  </w:divsChild>
                </w:div>
                <w:div w:id="1442144796">
                  <w:marLeft w:val="0"/>
                  <w:marRight w:val="0"/>
                  <w:marTop w:val="0"/>
                  <w:marBottom w:val="0"/>
                  <w:divBdr>
                    <w:top w:val="single" w:sz="2" w:space="1" w:color="FFFFFF"/>
                    <w:left w:val="single" w:sz="2" w:space="12" w:color="FFFFFF"/>
                    <w:bottom w:val="single" w:sz="2" w:space="1" w:color="FFFFFF"/>
                    <w:right w:val="single" w:sz="2" w:space="4" w:color="FFFFFF"/>
                  </w:divBdr>
                  <w:divsChild>
                    <w:div w:id="1347051025">
                      <w:marLeft w:val="0"/>
                      <w:marRight w:val="0"/>
                      <w:marTop w:val="0"/>
                      <w:marBottom w:val="0"/>
                      <w:divBdr>
                        <w:top w:val="none" w:sz="0" w:space="0" w:color="auto"/>
                        <w:left w:val="none" w:sz="0" w:space="0" w:color="auto"/>
                        <w:bottom w:val="none" w:sz="0" w:space="0" w:color="auto"/>
                        <w:right w:val="none" w:sz="0" w:space="0" w:color="auto"/>
                      </w:divBdr>
                    </w:div>
                  </w:divsChild>
                </w:div>
                <w:div w:id="1888495015">
                  <w:marLeft w:val="0"/>
                  <w:marRight w:val="0"/>
                  <w:marTop w:val="0"/>
                  <w:marBottom w:val="0"/>
                  <w:divBdr>
                    <w:top w:val="single" w:sz="2" w:space="1" w:color="FFFFFF"/>
                    <w:left w:val="single" w:sz="2" w:space="12" w:color="FFFFFF"/>
                    <w:bottom w:val="single" w:sz="2" w:space="1" w:color="FFFFFF"/>
                    <w:right w:val="single" w:sz="2" w:space="4" w:color="FFFFFF"/>
                  </w:divBdr>
                  <w:divsChild>
                    <w:div w:id="205462">
                      <w:marLeft w:val="0"/>
                      <w:marRight w:val="0"/>
                      <w:marTop w:val="0"/>
                      <w:marBottom w:val="0"/>
                      <w:divBdr>
                        <w:top w:val="none" w:sz="0" w:space="0" w:color="auto"/>
                        <w:left w:val="none" w:sz="0" w:space="0" w:color="auto"/>
                        <w:bottom w:val="none" w:sz="0" w:space="0" w:color="auto"/>
                        <w:right w:val="none" w:sz="0" w:space="0" w:color="auto"/>
                      </w:divBdr>
                    </w:div>
                  </w:divsChild>
                </w:div>
                <w:div w:id="1796636175">
                  <w:marLeft w:val="0"/>
                  <w:marRight w:val="0"/>
                  <w:marTop w:val="0"/>
                  <w:marBottom w:val="0"/>
                  <w:divBdr>
                    <w:top w:val="single" w:sz="2" w:space="1" w:color="FFFFFF"/>
                    <w:left w:val="single" w:sz="2" w:space="12" w:color="FFFFFF"/>
                    <w:bottom w:val="single" w:sz="2" w:space="1" w:color="FFFFFF"/>
                    <w:right w:val="single" w:sz="2" w:space="4" w:color="FFFFFF"/>
                  </w:divBdr>
                  <w:divsChild>
                    <w:div w:id="487599210">
                      <w:marLeft w:val="0"/>
                      <w:marRight w:val="0"/>
                      <w:marTop w:val="0"/>
                      <w:marBottom w:val="0"/>
                      <w:divBdr>
                        <w:top w:val="none" w:sz="0" w:space="0" w:color="auto"/>
                        <w:left w:val="none" w:sz="0" w:space="0" w:color="auto"/>
                        <w:bottom w:val="none" w:sz="0" w:space="0" w:color="auto"/>
                        <w:right w:val="none" w:sz="0" w:space="0" w:color="auto"/>
                      </w:divBdr>
                    </w:div>
                  </w:divsChild>
                </w:div>
                <w:div w:id="1141532241">
                  <w:marLeft w:val="0"/>
                  <w:marRight w:val="0"/>
                  <w:marTop w:val="0"/>
                  <w:marBottom w:val="0"/>
                  <w:divBdr>
                    <w:top w:val="single" w:sz="2" w:space="1" w:color="FFFFFF"/>
                    <w:left w:val="single" w:sz="2" w:space="12" w:color="FFFFFF"/>
                    <w:bottom w:val="single" w:sz="2" w:space="1" w:color="FFFFFF"/>
                    <w:right w:val="single" w:sz="2" w:space="4" w:color="FFFFFF"/>
                  </w:divBdr>
                  <w:divsChild>
                    <w:div w:id="966934654">
                      <w:marLeft w:val="0"/>
                      <w:marRight w:val="0"/>
                      <w:marTop w:val="0"/>
                      <w:marBottom w:val="0"/>
                      <w:divBdr>
                        <w:top w:val="none" w:sz="0" w:space="0" w:color="auto"/>
                        <w:left w:val="none" w:sz="0" w:space="0" w:color="auto"/>
                        <w:bottom w:val="none" w:sz="0" w:space="0" w:color="auto"/>
                        <w:right w:val="none" w:sz="0" w:space="0" w:color="auto"/>
                      </w:divBdr>
                    </w:div>
                  </w:divsChild>
                </w:div>
                <w:div w:id="1892963988">
                  <w:marLeft w:val="0"/>
                  <w:marRight w:val="0"/>
                  <w:marTop w:val="0"/>
                  <w:marBottom w:val="0"/>
                  <w:divBdr>
                    <w:top w:val="single" w:sz="2" w:space="1" w:color="FFFFFF"/>
                    <w:left w:val="single" w:sz="2" w:space="12" w:color="FFFFFF"/>
                    <w:bottom w:val="single" w:sz="2" w:space="1" w:color="FFFFFF"/>
                    <w:right w:val="single" w:sz="2" w:space="4" w:color="FFFFFF"/>
                  </w:divBdr>
                  <w:divsChild>
                    <w:div w:id="1451129280">
                      <w:marLeft w:val="0"/>
                      <w:marRight w:val="0"/>
                      <w:marTop w:val="0"/>
                      <w:marBottom w:val="0"/>
                      <w:divBdr>
                        <w:top w:val="none" w:sz="0" w:space="0" w:color="auto"/>
                        <w:left w:val="none" w:sz="0" w:space="0" w:color="auto"/>
                        <w:bottom w:val="none" w:sz="0" w:space="0" w:color="auto"/>
                        <w:right w:val="none" w:sz="0" w:space="0" w:color="auto"/>
                      </w:divBdr>
                    </w:div>
                  </w:divsChild>
                </w:div>
                <w:div w:id="1774856174">
                  <w:marLeft w:val="0"/>
                  <w:marRight w:val="0"/>
                  <w:marTop w:val="0"/>
                  <w:marBottom w:val="0"/>
                  <w:divBdr>
                    <w:top w:val="single" w:sz="2" w:space="1" w:color="FFFFFF"/>
                    <w:left w:val="single" w:sz="2" w:space="12" w:color="FFFFFF"/>
                    <w:bottom w:val="single" w:sz="2" w:space="1" w:color="FFFFFF"/>
                    <w:right w:val="single" w:sz="2" w:space="4" w:color="FFFFFF"/>
                  </w:divBdr>
                  <w:divsChild>
                    <w:div w:id="374625515">
                      <w:marLeft w:val="0"/>
                      <w:marRight w:val="0"/>
                      <w:marTop w:val="0"/>
                      <w:marBottom w:val="0"/>
                      <w:divBdr>
                        <w:top w:val="none" w:sz="0" w:space="0" w:color="auto"/>
                        <w:left w:val="none" w:sz="0" w:space="0" w:color="auto"/>
                        <w:bottom w:val="none" w:sz="0" w:space="0" w:color="auto"/>
                        <w:right w:val="none" w:sz="0" w:space="0" w:color="auto"/>
                      </w:divBdr>
                    </w:div>
                  </w:divsChild>
                </w:div>
                <w:div w:id="1773429895">
                  <w:marLeft w:val="0"/>
                  <w:marRight w:val="0"/>
                  <w:marTop w:val="0"/>
                  <w:marBottom w:val="0"/>
                  <w:divBdr>
                    <w:top w:val="single" w:sz="2" w:space="1" w:color="FFFFFF"/>
                    <w:left w:val="single" w:sz="2" w:space="12" w:color="FFFFFF"/>
                    <w:bottom w:val="single" w:sz="2" w:space="1" w:color="FFFFFF"/>
                    <w:right w:val="single" w:sz="2" w:space="4" w:color="FFFFFF"/>
                  </w:divBdr>
                  <w:divsChild>
                    <w:div w:id="1775635516">
                      <w:marLeft w:val="0"/>
                      <w:marRight w:val="0"/>
                      <w:marTop w:val="0"/>
                      <w:marBottom w:val="0"/>
                      <w:divBdr>
                        <w:top w:val="none" w:sz="0" w:space="0" w:color="auto"/>
                        <w:left w:val="none" w:sz="0" w:space="0" w:color="auto"/>
                        <w:bottom w:val="none" w:sz="0" w:space="0" w:color="auto"/>
                        <w:right w:val="none" w:sz="0" w:space="0" w:color="auto"/>
                      </w:divBdr>
                    </w:div>
                  </w:divsChild>
                </w:div>
                <w:div w:id="1204639856">
                  <w:marLeft w:val="0"/>
                  <w:marRight w:val="0"/>
                  <w:marTop w:val="0"/>
                  <w:marBottom w:val="0"/>
                  <w:divBdr>
                    <w:top w:val="single" w:sz="2" w:space="1" w:color="FFFFFF"/>
                    <w:left w:val="single" w:sz="2" w:space="12" w:color="FFFFFF"/>
                    <w:bottom w:val="single" w:sz="2" w:space="1" w:color="FFFFFF"/>
                    <w:right w:val="single" w:sz="2" w:space="4" w:color="FFFFFF"/>
                  </w:divBdr>
                  <w:divsChild>
                    <w:div w:id="1149593199">
                      <w:marLeft w:val="0"/>
                      <w:marRight w:val="0"/>
                      <w:marTop w:val="0"/>
                      <w:marBottom w:val="0"/>
                      <w:divBdr>
                        <w:top w:val="none" w:sz="0" w:space="0" w:color="auto"/>
                        <w:left w:val="none" w:sz="0" w:space="0" w:color="auto"/>
                        <w:bottom w:val="none" w:sz="0" w:space="0" w:color="auto"/>
                        <w:right w:val="none" w:sz="0" w:space="0" w:color="auto"/>
                      </w:divBdr>
                    </w:div>
                  </w:divsChild>
                </w:div>
                <w:div w:id="1199122808">
                  <w:marLeft w:val="0"/>
                  <w:marRight w:val="0"/>
                  <w:marTop w:val="0"/>
                  <w:marBottom w:val="0"/>
                  <w:divBdr>
                    <w:top w:val="single" w:sz="2" w:space="1" w:color="FFFFFF"/>
                    <w:left w:val="single" w:sz="2" w:space="12" w:color="FFFFFF"/>
                    <w:bottom w:val="single" w:sz="2" w:space="1" w:color="FFFFFF"/>
                    <w:right w:val="single" w:sz="2" w:space="4" w:color="FFFFFF"/>
                  </w:divBdr>
                  <w:divsChild>
                    <w:div w:id="1888486295">
                      <w:marLeft w:val="0"/>
                      <w:marRight w:val="0"/>
                      <w:marTop w:val="0"/>
                      <w:marBottom w:val="0"/>
                      <w:divBdr>
                        <w:top w:val="none" w:sz="0" w:space="0" w:color="auto"/>
                        <w:left w:val="none" w:sz="0" w:space="0" w:color="auto"/>
                        <w:bottom w:val="none" w:sz="0" w:space="0" w:color="auto"/>
                        <w:right w:val="none" w:sz="0" w:space="0" w:color="auto"/>
                      </w:divBdr>
                    </w:div>
                  </w:divsChild>
                </w:div>
                <w:div w:id="1000236882">
                  <w:marLeft w:val="0"/>
                  <w:marRight w:val="0"/>
                  <w:marTop w:val="0"/>
                  <w:marBottom w:val="0"/>
                  <w:divBdr>
                    <w:top w:val="single" w:sz="2" w:space="1" w:color="FFFFFF"/>
                    <w:left w:val="single" w:sz="2" w:space="12" w:color="FFFFFF"/>
                    <w:bottom w:val="single" w:sz="2" w:space="1" w:color="FFFFFF"/>
                    <w:right w:val="single" w:sz="2" w:space="4" w:color="FFFFFF"/>
                  </w:divBdr>
                  <w:divsChild>
                    <w:div w:id="1814178620">
                      <w:marLeft w:val="0"/>
                      <w:marRight w:val="0"/>
                      <w:marTop w:val="0"/>
                      <w:marBottom w:val="0"/>
                      <w:divBdr>
                        <w:top w:val="none" w:sz="0" w:space="0" w:color="auto"/>
                        <w:left w:val="none" w:sz="0" w:space="0" w:color="auto"/>
                        <w:bottom w:val="none" w:sz="0" w:space="0" w:color="auto"/>
                        <w:right w:val="none" w:sz="0" w:space="0" w:color="auto"/>
                      </w:divBdr>
                    </w:div>
                  </w:divsChild>
                </w:div>
                <w:div w:id="1828128976">
                  <w:marLeft w:val="0"/>
                  <w:marRight w:val="0"/>
                  <w:marTop w:val="0"/>
                  <w:marBottom w:val="0"/>
                  <w:divBdr>
                    <w:top w:val="single" w:sz="2" w:space="1" w:color="FFFFFF"/>
                    <w:left w:val="single" w:sz="2" w:space="12" w:color="FFFFFF"/>
                    <w:bottom w:val="single" w:sz="2" w:space="4" w:color="FFFFFF"/>
                    <w:right w:val="single" w:sz="2" w:space="4" w:color="FFFFFF"/>
                  </w:divBdr>
                  <w:divsChild>
                    <w:div w:id="12581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150708">
          <w:marLeft w:val="0"/>
          <w:marRight w:val="0"/>
          <w:marTop w:val="0"/>
          <w:marBottom w:val="335"/>
          <w:divBdr>
            <w:top w:val="none" w:sz="0" w:space="0" w:color="auto"/>
            <w:left w:val="none" w:sz="0" w:space="0" w:color="auto"/>
            <w:bottom w:val="none" w:sz="0" w:space="0" w:color="auto"/>
            <w:right w:val="none" w:sz="0" w:space="0" w:color="auto"/>
          </w:divBdr>
          <w:divsChild>
            <w:div w:id="78335379">
              <w:marLeft w:val="0"/>
              <w:marRight w:val="0"/>
              <w:marTop w:val="0"/>
              <w:marBottom w:val="0"/>
              <w:divBdr>
                <w:top w:val="none" w:sz="0" w:space="0" w:color="auto"/>
                <w:left w:val="none" w:sz="0" w:space="0" w:color="auto"/>
                <w:bottom w:val="none" w:sz="0" w:space="0" w:color="auto"/>
                <w:right w:val="none" w:sz="0" w:space="0" w:color="auto"/>
              </w:divBdr>
              <w:divsChild>
                <w:div w:id="1611620178">
                  <w:marLeft w:val="0"/>
                  <w:marRight w:val="0"/>
                  <w:marTop w:val="0"/>
                  <w:marBottom w:val="0"/>
                  <w:divBdr>
                    <w:top w:val="single" w:sz="2" w:space="4" w:color="FFFFFF"/>
                    <w:left w:val="single" w:sz="2" w:space="12" w:color="FFFFFF"/>
                    <w:bottom w:val="single" w:sz="2" w:space="1" w:color="FFFFFF"/>
                    <w:right w:val="single" w:sz="2" w:space="4" w:color="FFFFFF"/>
                  </w:divBdr>
                  <w:divsChild>
                    <w:div w:id="140848914">
                      <w:marLeft w:val="0"/>
                      <w:marRight w:val="0"/>
                      <w:marTop w:val="0"/>
                      <w:marBottom w:val="0"/>
                      <w:divBdr>
                        <w:top w:val="none" w:sz="0" w:space="0" w:color="auto"/>
                        <w:left w:val="none" w:sz="0" w:space="0" w:color="auto"/>
                        <w:bottom w:val="none" w:sz="0" w:space="0" w:color="auto"/>
                        <w:right w:val="none" w:sz="0" w:space="0" w:color="auto"/>
                      </w:divBdr>
                    </w:div>
                  </w:divsChild>
                </w:div>
                <w:div w:id="1205218851">
                  <w:marLeft w:val="0"/>
                  <w:marRight w:val="0"/>
                  <w:marTop w:val="0"/>
                  <w:marBottom w:val="0"/>
                  <w:divBdr>
                    <w:top w:val="single" w:sz="2" w:space="1" w:color="FFFFFF"/>
                    <w:left w:val="single" w:sz="2" w:space="12" w:color="FFFFFF"/>
                    <w:bottom w:val="single" w:sz="2" w:space="1" w:color="FFFFFF"/>
                    <w:right w:val="single" w:sz="2" w:space="4" w:color="FFFFFF"/>
                  </w:divBdr>
                  <w:divsChild>
                    <w:div w:id="1945844742">
                      <w:marLeft w:val="0"/>
                      <w:marRight w:val="0"/>
                      <w:marTop w:val="0"/>
                      <w:marBottom w:val="0"/>
                      <w:divBdr>
                        <w:top w:val="none" w:sz="0" w:space="0" w:color="auto"/>
                        <w:left w:val="none" w:sz="0" w:space="0" w:color="auto"/>
                        <w:bottom w:val="none" w:sz="0" w:space="0" w:color="auto"/>
                        <w:right w:val="none" w:sz="0" w:space="0" w:color="auto"/>
                      </w:divBdr>
                    </w:div>
                  </w:divsChild>
                </w:div>
                <w:div w:id="2135371276">
                  <w:marLeft w:val="0"/>
                  <w:marRight w:val="0"/>
                  <w:marTop w:val="0"/>
                  <w:marBottom w:val="0"/>
                  <w:divBdr>
                    <w:top w:val="single" w:sz="2" w:space="1" w:color="FFFFFF"/>
                    <w:left w:val="single" w:sz="2" w:space="12" w:color="FFFFFF"/>
                    <w:bottom w:val="single" w:sz="2" w:space="1" w:color="FFFFFF"/>
                    <w:right w:val="single" w:sz="2" w:space="4" w:color="FFFFFF"/>
                  </w:divBdr>
                  <w:divsChild>
                    <w:div w:id="114835007">
                      <w:marLeft w:val="0"/>
                      <w:marRight w:val="0"/>
                      <w:marTop w:val="0"/>
                      <w:marBottom w:val="0"/>
                      <w:divBdr>
                        <w:top w:val="none" w:sz="0" w:space="0" w:color="auto"/>
                        <w:left w:val="none" w:sz="0" w:space="0" w:color="auto"/>
                        <w:bottom w:val="none" w:sz="0" w:space="0" w:color="auto"/>
                        <w:right w:val="none" w:sz="0" w:space="0" w:color="auto"/>
                      </w:divBdr>
                    </w:div>
                  </w:divsChild>
                </w:div>
                <w:div w:id="497425379">
                  <w:marLeft w:val="0"/>
                  <w:marRight w:val="0"/>
                  <w:marTop w:val="0"/>
                  <w:marBottom w:val="0"/>
                  <w:divBdr>
                    <w:top w:val="single" w:sz="2" w:space="1" w:color="FFFFFF"/>
                    <w:left w:val="single" w:sz="2" w:space="12" w:color="FFFFFF"/>
                    <w:bottom w:val="single" w:sz="2" w:space="1" w:color="FFFFFF"/>
                    <w:right w:val="single" w:sz="2" w:space="4" w:color="FFFFFF"/>
                  </w:divBdr>
                  <w:divsChild>
                    <w:div w:id="341588206">
                      <w:marLeft w:val="0"/>
                      <w:marRight w:val="0"/>
                      <w:marTop w:val="0"/>
                      <w:marBottom w:val="0"/>
                      <w:divBdr>
                        <w:top w:val="none" w:sz="0" w:space="0" w:color="auto"/>
                        <w:left w:val="none" w:sz="0" w:space="0" w:color="auto"/>
                        <w:bottom w:val="none" w:sz="0" w:space="0" w:color="auto"/>
                        <w:right w:val="none" w:sz="0" w:space="0" w:color="auto"/>
                      </w:divBdr>
                    </w:div>
                  </w:divsChild>
                </w:div>
                <w:div w:id="1207330517">
                  <w:marLeft w:val="0"/>
                  <w:marRight w:val="0"/>
                  <w:marTop w:val="0"/>
                  <w:marBottom w:val="0"/>
                  <w:divBdr>
                    <w:top w:val="single" w:sz="2" w:space="1" w:color="FFFFFF"/>
                    <w:left w:val="single" w:sz="2" w:space="12" w:color="FFFFFF"/>
                    <w:bottom w:val="single" w:sz="2" w:space="1" w:color="FFFFFF"/>
                    <w:right w:val="single" w:sz="2" w:space="4" w:color="FFFFFF"/>
                  </w:divBdr>
                  <w:divsChild>
                    <w:div w:id="1786079648">
                      <w:marLeft w:val="0"/>
                      <w:marRight w:val="0"/>
                      <w:marTop w:val="0"/>
                      <w:marBottom w:val="0"/>
                      <w:divBdr>
                        <w:top w:val="none" w:sz="0" w:space="0" w:color="auto"/>
                        <w:left w:val="none" w:sz="0" w:space="0" w:color="auto"/>
                        <w:bottom w:val="none" w:sz="0" w:space="0" w:color="auto"/>
                        <w:right w:val="none" w:sz="0" w:space="0" w:color="auto"/>
                      </w:divBdr>
                    </w:div>
                  </w:divsChild>
                </w:div>
                <w:div w:id="1290358367">
                  <w:marLeft w:val="0"/>
                  <w:marRight w:val="0"/>
                  <w:marTop w:val="0"/>
                  <w:marBottom w:val="0"/>
                  <w:divBdr>
                    <w:top w:val="single" w:sz="2" w:space="1" w:color="FFFFFF"/>
                    <w:left w:val="single" w:sz="2" w:space="12" w:color="FFFFFF"/>
                    <w:bottom w:val="single" w:sz="2" w:space="1" w:color="FFFFFF"/>
                    <w:right w:val="single" w:sz="2" w:space="4" w:color="FFFFFF"/>
                  </w:divBdr>
                  <w:divsChild>
                    <w:div w:id="492071201">
                      <w:marLeft w:val="0"/>
                      <w:marRight w:val="0"/>
                      <w:marTop w:val="0"/>
                      <w:marBottom w:val="0"/>
                      <w:divBdr>
                        <w:top w:val="none" w:sz="0" w:space="0" w:color="auto"/>
                        <w:left w:val="none" w:sz="0" w:space="0" w:color="auto"/>
                        <w:bottom w:val="none" w:sz="0" w:space="0" w:color="auto"/>
                        <w:right w:val="none" w:sz="0" w:space="0" w:color="auto"/>
                      </w:divBdr>
                    </w:div>
                  </w:divsChild>
                </w:div>
                <w:div w:id="1105922332">
                  <w:marLeft w:val="0"/>
                  <w:marRight w:val="0"/>
                  <w:marTop w:val="0"/>
                  <w:marBottom w:val="0"/>
                  <w:divBdr>
                    <w:top w:val="single" w:sz="2" w:space="1" w:color="FFFFFF"/>
                    <w:left w:val="single" w:sz="2" w:space="12" w:color="FFFFFF"/>
                    <w:bottom w:val="single" w:sz="2" w:space="1" w:color="FFFFFF"/>
                    <w:right w:val="single" w:sz="2" w:space="4" w:color="FFFFFF"/>
                  </w:divBdr>
                  <w:divsChild>
                    <w:div w:id="913055040">
                      <w:marLeft w:val="0"/>
                      <w:marRight w:val="0"/>
                      <w:marTop w:val="0"/>
                      <w:marBottom w:val="0"/>
                      <w:divBdr>
                        <w:top w:val="none" w:sz="0" w:space="0" w:color="auto"/>
                        <w:left w:val="none" w:sz="0" w:space="0" w:color="auto"/>
                        <w:bottom w:val="none" w:sz="0" w:space="0" w:color="auto"/>
                        <w:right w:val="none" w:sz="0" w:space="0" w:color="auto"/>
                      </w:divBdr>
                    </w:div>
                  </w:divsChild>
                </w:div>
                <w:div w:id="1594587580">
                  <w:marLeft w:val="0"/>
                  <w:marRight w:val="0"/>
                  <w:marTop w:val="0"/>
                  <w:marBottom w:val="0"/>
                  <w:divBdr>
                    <w:top w:val="single" w:sz="2" w:space="1" w:color="FFFFFF"/>
                    <w:left w:val="single" w:sz="2" w:space="12" w:color="FFFFFF"/>
                    <w:bottom w:val="single" w:sz="2" w:space="1" w:color="FFFFFF"/>
                    <w:right w:val="single" w:sz="2" w:space="4" w:color="FFFFFF"/>
                  </w:divBdr>
                  <w:divsChild>
                    <w:div w:id="222760326">
                      <w:marLeft w:val="0"/>
                      <w:marRight w:val="0"/>
                      <w:marTop w:val="0"/>
                      <w:marBottom w:val="0"/>
                      <w:divBdr>
                        <w:top w:val="none" w:sz="0" w:space="0" w:color="auto"/>
                        <w:left w:val="none" w:sz="0" w:space="0" w:color="auto"/>
                        <w:bottom w:val="none" w:sz="0" w:space="0" w:color="auto"/>
                        <w:right w:val="none" w:sz="0" w:space="0" w:color="auto"/>
                      </w:divBdr>
                    </w:div>
                  </w:divsChild>
                </w:div>
                <w:div w:id="2104183458">
                  <w:marLeft w:val="0"/>
                  <w:marRight w:val="0"/>
                  <w:marTop w:val="0"/>
                  <w:marBottom w:val="0"/>
                  <w:divBdr>
                    <w:top w:val="single" w:sz="2" w:space="1" w:color="FFFFFF"/>
                    <w:left w:val="single" w:sz="2" w:space="12" w:color="FFFFFF"/>
                    <w:bottom w:val="single" w:sz="2" w:space="1" w:color="FFFFFF"/>
                    <w:right w:val="single" w:sz="2" w:space="4" w:color="FFFFFF"/>
                  </w:divBdr>
                  <w:divsChild>
                    <w:div w:id="1279992314">
                      <w:marLeft w:val="0"/>
                      <w:marRight w:val="0"/>
                      <w:marTop w:val="0"/>
                      <w:marBottom w:val="0"/>
                      <w:divBdr>
                        <w:top w:val="none" w:sz="0" w:space="0" w:color="auto"/>
                        <w:left w:val="none" w:sz="0" w:space="0" w:color="auto"/>
                        <w:bottom w:val="none" w:sz="0" w:space="0" w:color="auto"/>
                        <w:right w:val="none" w:sz="0" w:space="0" w:color="auto"/>
                      </w:divBdr>
                    </w:div>
                  </w:divsChild>
                </w:div>
                <w:div w:id="453644897">
                  <w:marLeft w:val="0"/>
                  <w:marRight w:val="0"/>
                  <w:marTop w:val="0"/>
                  <w:marBottom w:val="0"/>
                  <w:divBdr>
                    <w:top w:val="single" w:sz="2" w:space="1" w:color="FFFFFF"/>
                    <w:left w:val="single" w:sz="2" w:space="12" w:color="FFFFFF"/>
                    <w:bottom w:val="single" w:sz="2" w:space="1" w:color="FFFFFF"/>
                    <w:right w:val="single" w:sz="2" w:space="4" w:color="FFFFFF"/>
                  </w:divBdr>
                  <w:divsChild>
                    <w:div w:id="1273392533">
                      <w:marLeft w:val="0"/>
                      <w:marRight w:val="0"/>
                      <w:marTop w:val="0"/>
                      <w:marBottom w:val="0"/>
                      <w:divBdr>
                        <w:top w:val="none" w:sz="0" w:space="0" w:color="auto"/>
                        <w:left w:val="none" w:sz="0" w:space="0" w:color="auto"/>
                        <w:bottom w:val="none" w:sz="0" w:space="0" w:color="auto"/>
                        <w:right w:val="none" w:sz="0" w:space="0" w:color="auto"/>
                      </w:divBdr>
                    </w:div>
                  </w:divsChild>
                </w:div>
                <w:div w:id="1590890909">
                  <w:marLeft w:val="0"/>
                  <w:marRight w:val="0"/>
                  <w:marTop w:val="0"/>
                  <w:marBottom w:val="0"/>
                  <w:divBdr>
                    <w:top w:val="single" w:sz="2" w:space="1" w:color="FFFFFF"/>
                    <w:left w:val="single" w:sz="2" w:space="12" w:color="FFFFFF"/>
                    <w:bottom w:val="single" w:sz="2" w:space="1" w:color="FFFFFF"/>
                    <w:right w:val="single" w:sz="2" w:space="4" w:color="FFFFFF"/>
                  </w:divBdr>
                  <w:divsChild>
                    <w:div w:id="568619745">
                      <w:marLeft w:val="0"/>
                      <w:marRight w:val="0"/>
                      <w:marTop w:val="0"/>
                      <w:marBottom w:val="0"/>
                      <w:divBdr>
                        <w:top w:val="none" w:sz="0" w:space="0" w:color="auto"/>
                        <w:left w:val="none" w:sz="0" w:space="0" w:color="auto"/>
                        <w:bottom w:val="none" w:sz="0" w:space="0" w:color="auto"/>
                        <w:right w:val="none" w:sz="0" w:space="0" w:color="auto"/>
                      </w:divBdr>
                    </w:div>
                  </w:divsChild>
                </w:div>
                <w:div w:id="763191139">
                  <w:marLeft w:val="0"/>
                  <w:marRight w:val="0"/>
                  <w:marTop w:val="0"/>
                  <w:marBottom w:val="0"/>
                  <w:divBdr>
                    <w:top w:val="single" w:sz="2" w:space="1" w:color="FFFFFF"/>
                    <w:left w:val="single" w:sz="2" w:space="12" w:color="FFFFFF"/>
                    <w:bottom w:val="single" w:sz="2" w:space="1" w:color="FFFFFF"/>
                    <w:right w:val="single" w:sz="2" w:space="4" w:color="FFFFFF"/>
                  </w:divBdr>
                  <w:divsChild>
                    <w:div w:id="1098450789">
                      <w:marLeft w:val="0"/>
                      <w:marRight w:val="0"/>
                      <w:marTop w:val="0"/>
                      <w:marBottom w:val="0"/>
                      <w:divBdr>
                        <w:top w:val="none" w:sz="0" w:space="0" w:color="auto"/>
                        <w:left w:val="none" w:sz="0" w:space="0" w:color="auto"/>
                        <w:bottom w:val="none" w:sz="0" w:space="0" w:color="auto"/>
                        <w:right w:val="none" w:sz="0" w:space="0" w:color="auto"/>
                      </w:divBdr>
                    </w:div>
                  </w:divsChild>
                </w:div>
                <w:div w:id="1515145892">
                  <w:marLeft w:val="0"/>
                  <w:marRight w:val="0"/>
                  <w:marTop w:val="0"/>
                  <w:marBottom w:val="0"/>
                  <w:divBdr>
                    <w:top w:val="single" w:sz="2" w:space="1" w:color="FFFFFF"/>
                    <w:left w:val="single" w:sz="2" w:space="12" w:color="FFFFFF"/>
                    <w:bottom w:val="single" w:sz="2" w:space="1" w:color="FFFFFF"/>
                    <w:right w:val="single" w:sz="2" w:space="4" w:color="FFFFFF"/>
                  </w:divBdr>
                  <w:divsChild>
                    <w:div w:id="2011329907">
                      <w:marLeft w:val="0"/>
                      <w:marRight w:val="0"/>
                      <w:marTop w:val="0"/>
                      <w:marBottom w:val="0"/>
                      <w:divBdr>
                        <w:top w:val="none" w:sz="0" w:space="0" w:color="auto"/>
                        <w:left w:val="none" w:sz="0" w:space="0" w:color="auto"/>
                        <w:bottom w:val="none" w:sz="0" w:space="0" w:color="auto"/>
                        <w:right w:val="none" w:sz="0" w:space="0" w:color="auto"/>
                      </w:divBdr>
                    </w:div>
                  </w:divsChild>
                </w:div>
                <w:div w:id="1939554988">
                  <w:marLeft w:val="0"/>
                  <w:marRight w:val="0"/>
                  <w:marTop w:val="0"/>
                  <w:marBottom w:val="0"/>
                  <w:divBdr>
                    <w:top w:val="single" w:sz="2" w:space="1" w:color="FFFFFF"/>
                    <w:left w:val="single" w:sz="2" w:space="12" w:color="FFFFFF"/>
                    <w:bottom w:val="single" w:sz="2" w:space="1" w:color="FFFFFF"/>
                    <w:right w:val="single" w:sz="2" w:space="4" w:color="FFFFFF"/>
                  </w:divBdr>
                  <w:divsChild>
                    <w:div w:id="25718244">
                      <w:marLeft w:val="0"/>
                      <w:marRight w:val="0"/>
                      <w:marTop w:val="0"/>
                      <w:marBottom w:val="0"/>
                      <w:divBdr>
                        <w:top w:val="none" w:sz="0" w:space="0" w:color="auto"/>
                        <w:left w:val="none" w:sz="0" w:space="0" w:color="auto"/>
                        <w:bottom w:val="none" w:sz="0" w:space="0" w:color="auto"/>
                        <w:right w:val="none" w:sz="0" w:space="0" w:color="auto"/>
                      </w:divBdr>
                    </w:div>
                  </w:divsChild>
                </w:div>
                <w:div w:id="1274173338">
                  <w:marLeft w:val="0"/>
                  <w:marRight w:val="0"/>
                  <w:marTop w:val="0"/>
                  <w:marBottom w:val="0"/>
                  <w:divBdr>
                    <w:top w:val="single" w:sz="2" w:space="1" w:color="FFFFFF"/>
                    <w:left w:val="single" w:sz="2" w:space="12" w:color="FFFFFF"/>
                    <w:bottom w:val="single" w:sz="2" w:space="1" w:color="FFFFFF"/>
                    <w:right w:val="single" w:sz="2" w:space="4" w:color="FFFFFF"/>
                  </w:divBdr>
                  <w:divsChild>
                    <w:div w:id="1811098075">
                      <w:marLeft w:val="0"/>
                      <w:marRight w:val="0"/>
                      <w:marTop w:val="0"/>
                      <w:marBottom w:val="0"/>
                      <w:divBdr>
                        <w:top w:val="none" w:sz="0" w:space="0" w:color="auto"/>
                        <w:left w:val="none" w:sz="0" w:space="0" w:color="auto"/>
                        <w:bottom w:val="none" w:sz="0" w:space="0" w:color="auto"/>
                        <w:right w:val="none" w:sz="0" w:space="0" w:color="auto"/>
                      </w:divBdr>
                    </w:div>
                  </w:divsChild>
                </w:div>
                <w:div w:id="1446458001">
                  <w:marLeft w:val="0"/>
                  <w:marRight w:val="0"/>
                  <w:marTop w:val="0"/>
                  <w:marBottom w:val="0"/>
                  <w:divBdr>
                    <w:top w:val="single" w:sz="2" w:space="1" w:color="FFFFFF"/>
                    <w:left w:val="single" w:sz="2" w:space="12" w:color="FFFFFF"/>
                    <w:bottom w:val="single" w:sz="2" w:space="1" w:color="FFFFFF"/>
                    <w:right w:val="single" w:sz="2" w:space="4" w:color="FFFFFF"/>
                  </w:divBdr>
                  <w:divsChild>
                    <w:div w:id="1378434094">
                      <w:marLeft w:val="0"/>
                      <w:marRight w:val="0"/>
                      <w:marTop w:val="0"/>
                      <w:marBottom w:val="0"/>
                      <w:divBdr>
                        <w:top w:val="none" w:sz="0" w:space="0" w:color="auto"/>
                        <w:left w:val="none" w:sz="0" w:space="0" w:color="auto"/>
                        <w:bottom w:val="none" w:sz="0" w:space="0" w:color="auto"/>
                        <w:right w:val="none" w:sz="0" w:space="0" w:color="auto"/>
                      </w:divBdr>
                    </w:div>
                  </w:divsChild>
                </w:div>
                <w:div w:id="2029023284">
                  <w:marLeft w:val="0"/>
                  <w:marRight w:val="0"/>
                  <w:marTop w:val="0"/>
                  <w:marBottom w:val="0"/>
                  <w:divBdr>
                    <w:top w:val="single" w:sz="2" w:space="1" w:color="FFFFFF"/>
                    <w:left w:val="single" w:sz="2" w:space="12" w:color="FFFFFF"/>
                    <w:bottom w:val="single" w:sz="2" w:space="1" w:color="FFFFFF"/>
                    <w:right w:val="single" w:sz="2" w:space="4" w:color="FFFFFF"/>
                  </w:divBdr>
                  <w:divsChild>
                    <w:div w:id="1892228758">
                      <w:marLeft w:val="0"/>
                      <w:marRight w:val="0"/>
                      <w:marTop w:val="0"/>
                      <w:marBottom w:val="0"/>
                      <w:divBdr>
                        <w:top w:val="none" w:sz="0" w:space="0" w:color="auto"/>
                        <w:left w:val="none" w:sz="0" w:space="0" w:color="auto"/>
                        <w:bottom w:val="none" w:sz="0" w:space="0" w:color="auto"/>
                        <w:right w:val="none" w:sz="0" w:space="0" w:color="auto"/>
                      </w:divBdr>
                    </w:div>
                  </w:divsChild>
                </w:div>
                <w:div w:id="267274917">
                  <w:marLeft w:val="0"/>
                  <w:marRight w:val="0"/>
                  <w:marTop w:val="0"/>
                  <w:marBottom w:val="0"/>
                  <w:divBdr>
                    <w:top w:val="single" w:sz="2" w:space="1" w:color="FFFFFF"/>
                    <w:left w:val="single" w:sz="2" w:space="12" w:color="FFFFFF"/>
                    <w:bottom w:val="single" w:sz="2" w:space="1" w:color="FFFFFF"/>
                    <w:right w:val="single" w:sz="2" w:space="4" w:color="FFFFFF"/>
                  </w:divBdr>
                  <w:divsChild>
                    <w:div w:id="499320446">
                      <w:marLeft w:val="0"/>
                      <w:marRight w:val="0"/>
                      <w:marTop w:val="0"/>
                      <w:marBottom w:val="0"/>
                      <w:divBdr>
                        <w:top w:val="none" w:sz="0" w:space="0" w:color="auto"/>
                        <w:left w:val="none" w:sz="0" w:space="0" w:color="auto"/>
                        <w:bottom w:val="none" w:sz="0" w:space="0" w:color="auto"/>
                        <w:right w:val="none" w:sz="0" w:space="0" w:color="auto"/>
                      </w:divBdr>
                    </w:div>
                  </w:divsChild>
                </w:div>
                <w:div w:id="687024351">
                  <w:marLeft w:val="0"/>
                  <w:marRight w:val="0"/>
                  <w:marTop w:val="0"/>
                  <w:marBottom w:val="0"/>
                  <w:divBdr>
                    <w:top w:val="single" w:sz="2" w:space="1" w:color="FFFFFF"/>
                    <w:left w:val="single" w:sz="2" w:space="12" w:color="FFFFFF"/>
                    <w:bottom w:val="single" w:sz="2" w:space="4" w:color="FFFFFF"/>
                    <w:right w:val="single" w:sz="2" w:space="4" w:color="FFFFFF"/>
                  </w:divBdr>
                  <w:divsChild>
                    <w:div w:id="11798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7011">
          <w:marLeft w:val="0"/>
          <w:marRight w:val="0"/>
          <w:marTop w:val="0"/>
          <w:marBottom w:val="335"/>
          <w:divBdr>
            <w:top w:val="none" w:sz="0" w:space="0" w:color="auto"/>
            <w:left w:val="none" w:sz="0" w:space="0" w:color="auto"/>
            <w:bottom w:val="none" w:sz="0" w:space="0" w:color="auto"/>
            <w:right w:val="none" w:sz="0" w:space="0" w:color="auto"/>
          </w:divBdr>
          <w:divsChild>
            <w:div w:id="1802452879">
              <w:marLeft w:val="0"/>
              <w:marRight w:val="0"/>
              <w:marTop w:val="0"/>
              <w:marBottom w:val="0"/>
              <w:divBdr>
                <w:top w:val="none" w:sz="0" w:space="0" w:color="auto"/>
                <w:left w:val="none" w:sz="0" w:space="0" w:color="auto"/>
                <w:bottom w:val="none" w:sz="0" w:space="0" w:color="auto"/>
                <w:right w:val="none" w:sz="0" w:space="0" w:color="auto"/>
              </w:divBdr>
              <w:divsChild>
                <w:div w:id="826287720">
                  <w:marLeft w:val="0"/>
                  <w:marRight w:val="0"/>
                  <w:marTop w:val="0"/>
                  <w:marBottom w:val="0"/>
                  <w:divBdr>
                    <w:top w:val="single" w:sz="2" w:space="4" w:color="FFFFFF"/>
                    <w:left w:val="single" w:sz="2" w:space="12" w:color="FFFFFF"/>
                    <w:bottom w:val="single" w:sz="2" w:space="1" w:color="FFFFFF"/>
                    <w:right w:val="single" w:sz="2" w:space="4" w:color="FFFFFF"/>
                  </w:divBdr>
                  <w:divsChild>
                    <w:div w:id="418646732">
                      <w:marLeft w:val="0"/>
                      <w:marRight w:val="0"/>
                      <w:marTop w:val="0"/>
                      <w:marBottom w:val="0"/>
                      <w:divBdr>
                        <w:top w:val="none" w:sz="0" w:space="0" w:color="auto"/>
                        <w:left w:val="none" w:sz="0" w:space="0" w:color="auto"/>
                        <w:bottom w:val="none" w:sz="0" w:space="0" w:color="auto"/>
                        <w:right w:val="none" w:sz="0" w:space="0" w:color="auto"/>
                      </w:divBdr>
                    </w:div>
                  </w:divsChild>
                </w:div>
                <w:div w:id="1356926152">
                  <w:marLeft w:val="0"/>
                  <w:marRight w:val="0"/>
                  <w:marTop w:val="0"/>
                  <w:marBottom w:val="0"/>
                  <w:divBdr>
                    <w:top w:val="single" w:sz="2" w:space="1" w:color="FFFFFF"/>
                    <w:left w:val="single" w:sz="2" w:space="12" w:color="FFFFFF"/>
                    <w:bottom w:val="single" w:sz="2" w:space="1" w:color="FFFFFF"/>
                    <w:right w:val="single" w:sz="2" w:space="4" w:color="FFFFFF"/>
                  </w:divBdr>
                  <w:divsChild>
                    <w:div w:id="1757555680">
                      <w:marLeft w:val="0"/>
                      <w:marRight w:val="0"/>
                      <w:marTop w:val="0"/>
                      <w:marBottom w:val="0"/>
                      <w:divBdr>
                        <w:top w:val="none" w:sz="0" w:space="0" w:color="auto"/>
                        <w:left w:val="none" w:sz="0" w:space="0" w:color="auto"/>
                        <w:bottom w:val="none" w:sz="0" w:space="0" w:color="auto"/>
                        <w:right w:val="none" w:sz="0" w:space="0" w:color="auto"/>
                      </w:divBdr>
                    </w:div>
                  </w:divsChild>
                </w:div>
                <w:div w:id="1739161597">
                  <w:marLeft w:val="0"/>
                  <w:marRight w:val="0"/>
                  <w:marTop w:val="0"/>
                  <w:marBottom w:val="0"/>
                  <w:divBdr>
                    <w:top w:val="single" w:sz="2" w:space="1" w:color="FFFFFF"/>
                    <w:left w:val="single" w:sz="2" w:space="12" w:color="FFFFFF"/>
                    <w:bottom w:val="single" w:sz="2" w:space="1" w:color="FFFFFF"/>
                    <w:right w:val="single" w:sz="2" w:space="4" w:color="FFFFFF"/>
                  </w:divBdr>
                  <w:divsChild>
                    <w:div w:id="1461654936">
                      <w:marLeft w:val="0"/>
                      <w:marRight w:val="0"/>
                      <w:marTop w:val="0"/>
                      <w:marBottom w:val="0"/>
                      <w:divBdr>
                        <w:top w:val="none" w:sz="0" w:space="0" w:color="auto"/>
                        <w:left w:val="none" w:sz="0" w:space="0" w:color="auto"/>
                        <w:bottom w:val="none" w:sz="0" w:space="0" w:color="auto"/>
                        <w:right w:val="none" w:sz="0" w:space="0" w:color="auto"/>
                      </w:divBdr>
                    </w:div>
                  </w:divsChild>
                </w:div>
                <w:div w:id="1305156620">
                  <w:marLeft w:val="0"/>
                  <w:marRight w:val="0"/>
                  <w:marTop w:val="0"/>
                  <w:marBottom w:val="0"/>
                  <w:divBdr>
                    <w:top w:val="single" w:sz="2" w:space="1" w:color="FFFFFF"/>
                    <w:left w:val="single" w:sz="2" w:space="12" w:color="FFFFFF"/>
                    <w:bottom w:val="single" w:sz="2" w:space="1" w:color="FFFFFF"/>
                    <w:right w:val="single" w:sz="2" w:space="4" w:color="FFFFFF"/>
                  </w:divBdr>
                  <w:divsChild>
                    <w:div w:id="1210075386">
                      <w:marLeft w:val="0"/>
                      <w:marRight w:val="0"/>
                      <w:marTop w:val="0"/>
                      <w:marBottom w:val="0"/>
                      <w:divBdr>
                        <w:top w:val="none" w:sz="0" w:space="0" w:color="auto"/>
                        <w:left w:val="none" w:sz="0" w:space="0" w:color="auto"/>
                        <w:bottom w:val="none" w:sz="0" w:space="0" w:color="auto"/>
                        <w:right w:val="none" w:sz="0" w:space="0" w:color="auto"/>
                      </w:divBdr>
                    </w:div>
                  </w:divsChild>
                </w:div>
                <w:div w:id="163519473">
                  <w:marLeft w:val="0"/>
                  <w:marRight w:val="0"/>
                  <w:marTop w:val="0"/>
                  <w:marBottom w:val="0"/>
                  <w:divBdr>
                    <w:top w:val="single" w:sz="2" w:space="1" w:color="FFFFFF"/>
                    <w:left w:val="single" w:sz="2" w:space="12" w:color="FFFFFF"/>
                    <w:bottom w:val="single" w:sz="2" w:space="1" w:color="FFFFFF"/>
                    <w:right w:val="single" w:sz="2" w:space="4" w:color="FFFFFF"/>
                  </w:divBdr>
                  <w:divsChild>
                    <w:div w:id="255331189">
                      <w:marLeft w:val="0"/>
                      <w:marRight w:val="0"/>
                      <w:marTop w:val="0"/>
                      <w:marBottom w:val="0"/>
                      <w:divBdr>
                        <w:top w:val="none" w:sz="0" w:space="0" w:color="auto"/>
                        <w:left w:val="none" w:sz="0" w:space="0" w:color="auto"/>
                        <w:bottom w:val="none" w:sz="0" w:space="0" w:color="auto"/>
                        <w:right w:val="none" w:sz="0" w:space="0" w:color="auto"/>
                      </w:divBdr>
                    </w:div>
                  </w:divsChild>
                </w:div>
                <w:div w:id="534119320">
                  <w:marLeft w:val="0"/>
                  <w:marRight w:val="0"/>
                  <w:marTop w:val="0"/>
                  <w:marBottom w:val="0"/>
                  <w:divBdr>
                    <w:top w:val="single" w:sz="2" w:space="1" w:color="FFFFFF"/>
                    <w:left w:val="single" w:sz="2" w:space="12" w:color="FFFFFF"/>
                    <w:bottom w:val="single" w:sz="2" w:space="1" w:color="FFFFFF"/>
                    <w:right w:val="single" w:sz="2" w:space="4" w:color="FFFFFF"/>
                  </w:divBdr>
                  <w:divsChild>
                    <w:div w:id="2115201055">
                      <w:marLeft w:val="0"/>
                      <w:marRight w:val="0"/>
                      <w:marTop w:val="0"/>
                      <w:marBottom w:val="0"/>
                      <w:divBdr>
                        <w:top w:val="none" w:sz="0" w:space="0" w:color="auto"/>
                        <w:left w:val="none" w:sz="0" w:space="0" w:color="auto"/>
                        <w:bottom w:val="none" w:sz="0" w:space="0" w:color="auto"/>
                        <w:right w:val="none" w:sz="0" w:space="0" w:color="auto"/>
                      </w:divBdr>
                    </w:div>
                  </w:divsChild>
                </w:div>
                <w:div w:id="1212183065">
                  <w:marLeft w:val="0"/>
                  <w:marRight w:val="0"/>
                  <w:marTop w:val="0"/>
                  <w:marBottom w:val="0"/>
                  <w:divBdr>
                    <w:top w:val="single" w:sz="2" w:space="1" w:color="FFFFFF"/>
                    <w:left w:val="single" w:sz="2" w:space="12" w:color="FFFFFF"/>
                    <w:bottom w:val="single" w:sz="2" w:space="1" w:color="FFFFFF"/>
                    <w:right w:val="single" w:sz="2" w:space="4" w:color="FFFFFF"/>
                  </w:divBdr>
                  <w:divsChild>
                    <w:div w:id="1891768577">
                      <w:marLeft w:val="0"/>
                      <w:marRight w:val="0"/>
                      <w:marTop w:val="0"/>
                      <w:marBottom w:val="0"/>
                      <w:divBdr>
                        <w:top w:val="none" w:sz="0" w:space="0" w:color="auto"/>
                        <w:left w:val="none" w:sz="0" w:space="0" w:color="auto"/>
                        <w:bottom w:val="none" w:sz="0" w:space="0" w:color="auto"/>
                        <w:right w:val="none" w:sz="0" w:space="0" w:color="auto"/>
                      </w:divBdr>
                    </w:div>
                  </w:divsChild>
                </w:div>
                <w:div w:id="1588031804">
                  <w:marLeft w:val="0"/>
                  <w:marRight w:val="0"/>
                  <w:marTop w:val="0"/>
                  <w:marBottom w:val="0"/>
                  <w:divBdr>
                    <w:top w:val="single" w:sz="2" w:space="1" w:color="FFFFFF"/>
                    <w:left w:val="single" w:sz="2" w:space="12" w:color="FFFFFF"/>
                    <w:bottom w:val="single" w:sz="2" w:space="1" w:color="FFFFFF"/>
                    <w:right w:val="single" w:sz="2" w:space="4" w:color="FFFFFF"/>
                  </w:divBdr>
                  <w:divsChild>
                    <w:div w:id="1465582508">
                      <w:marLeft w:val="0"/>
                      <w:marRight w:val="0"/>
                      <w:marTop w:val="0"/>
                      <w:marBottom w:val="0"/>
                      <w:divBdr>
                        <w:top w:val="none" w:sz="0" w:space="0" w:color="auto"/>
                        <w:left w:val="none" w:sz="0" w:space="0" w:color="auto"/>
                        <w:bottom w:val="none" w:sz="0" w:space="0" w:color="auto"/>
                        <w:right w:val="none" w:sz="0" w:space="0" w:color="auto"/>
                      </w:divBdr>
                    </w:div>
                  </w:divsChild>
                </w:div>
                <w:div w:id="1462458197">
                  <w:marLeft w:val="0"/>
                  <w:marRight w:val="0"/>
                  <w:marTop w:val="0"/>
                  <w:marBottom w:val="0"/>
                  <w:divBdr>
                    <w:top w:val="single" w:sz="2" w:space="1" w:color="FFFFFF"/>
                    <w:left w:val="single" w:sz="2" w:space="12" w:color="FFFFFF"/>
                    <w:bottom w:val="single" w:sz="2" w:space="1" w:color="FFFFFF"/>
                    <w:right w:val="single" w:sz="2" w:space="4" w:color="FFFFFF"/>
                  </w:divBdr>
                  <w:divsChild>
                    <w:div w:id="998507092">
                      <w:marLeft w:val="0"/>
                      <w:marRight w:val="0"/>
                      <w:marTop w:val="0"/>
                      <w:marBottom w:val="0"/>
                      <w:divBdr>
                        <w:top w:val="none" w:sz="0" w:space="0" w:color="auto"/>
                        <w:left w:val="none" w:sz="0" w:space="0" w:color="auto"/>
                        <w:bottom w:val="none" w:sz="0" w:space="0" w:color="auto"/>
                        <w:right w:val="none" w:sz="0" w:space="0" w:color="auto"/>
                      </w:divBdr>
                    </w:div>
                  </w:divsChild>
                </w:div>
                <w:div w:id="697900309">
                  <w:marLeft w:val="0"/>
                  <w:marRight w:val="0"/>
                  <w:marTop w:val="0"/>
                  <w:marBottom w:val="0"/>
                  <w:divBdr>
                    <w:top w:val="single" w:sz="2" w:space="1" w:color="FFFFFF"/>
                    <w:left w:val="single" w:sz="2" w:space="12" w:color="FFFFFF"/>
                    <w:bottom w:val="single" w:sz="2" w:space="1" w:color="FFFFFF"/>
                    <w:right w:val="single" w:sz="2" w:space="4" w:color="FFFFFF"/>
                  </w:divBdr>
                  <w:divsChild>
                    <w:div w:id="2083328563">
                      <w:marLeft w:val="0"/>
                      <w:marRight w:val="0"/>
                      <w:marTop w:val="0"/>
                      <w:marBottom w:val="0"/>
                      <w:divBdr>
                        <w:top w:val="none" w:sz="0" w:space="0" w:color="auto"/>
                        <w:left w:val="none" w:sz="0" w:space="0" w:color="auto"/>
                        <w:bottom w:val="none" w:sz="0" w:space="0" w:color="auto"/>
                        <w:right w:val="none" w:sz="0" w:space="0" w:color="auto"/>
                      </w:divBdr>
                    </w:div>
                  </w:divsChild>
                </w:div>
                <w:div w:id="1418206245">
                  <w:marLeft w:val="0"/>
                  <w:marRight w:val="0"/>
                  <w:marTop w:val="0"/>
                  <w:marBottom w:val="0"/>
                  <w:divBdr>
                    <w:top w:val="single" w:sz="2" w:space="1" w:color="FFFFFF"/>
                    <w:left w:val="single" w:sz="2" w:space="12" w:color="FFFFFF"/>
                    <w:bottom w:val="single" w:sz="2" w:space="1" w:color="FFFFFF"/>
                    <w:right w:val="single" w:sz="2" w:space="4" w:color="FFFFFF"/>
                  </w:divBdr>
                  <w:divsChild>
                    <w:div w:id="1044208575">
                      <w:marLeft w:val="0"/>
                      <w:marRight w:val="0"/>
                      <w:marTop w:val="0"/>
                      <w:marBottom w:val="0"/>
                      <w:divBdr>
                        <w:top w:val="none" w:sz="0" w:space="0" w:color="auto"/>
                        <w:left w:val="none" w:sz="0" w:space="0" w:color="auto"/>
                        <w:bottom w:val="none" w:sz="0" w:space="0" w:color="auto"/>
                        <w:right w:val="none" w:sz="0" w:space="0" w:color="auto"/>
                      </w:divBdr>
                    </w:div>
                  </w:divsChild>
                </w:div>
                <w:div w:id="1100491851">
                  <w:marLeft w:val="0"/>
                  <w:marRight w:val="0"/>
                  <w:marTop w:val="0"/>
                  <w:marBottom w:val="0"/>
                  <w:divBdr>
                    <w:top w:val="single" w:sz="2" w:space="1" w:color="FFFFFF"/>
                    <w:left w:val="single" w:sz="2" w:space="12" w:color="FFFFFF"/>
                    <w:bottom w:val="single" w:sz="2" w:space="1" w:color="FFFFFF"/>
                    <w:right w:val="single" w:sz="2" w:space="4" w:color="FFFFFF"/>
                  </w:divBdr>
                  <w:divsChild>
                    <w:div w:id="1088235124">
                      <w:marLeft w:val="0"/>
                      <w:marRight w:val="0"/>
                      <w:marTop w:val="0"/>
                      <w:marBottom w:val="0"/>
                      <w:divBdr>
                        <w:top w:val="none" w:sz="0" w:space="0" w:color="auto"/>
                        <w:left w:val="none" w:sz="0" w:space="0" w:color="auto"/>
                        <w:bottom w:val="none" w:sz="0" w:space="0" w:color="auto"/>
                        <w:right w:val="none" w:sz="0" w:space="0" w:color="auto"/>
                      </w:divBdr>
                    </w:div>
                  </w:divsChild>
                </w:div>
                <w:div w:id="2092115318">
                  <w:marLeft w:val="0"/>
                  <w:marRight w:val="0"/>
                  <w:marTop w:val="0"/>
                  <w:marBottom w:val="0"/>
                  <w:divBdr>
                    <w:top w:val="single" w:sz="2" w:space="1" w:color="FFFFFF"/>
                    <w:left w:val="single" w:sz="2" w:space="12" w:color="FFFFFF"/>
                    <w:bottom w:val="single" w:sz="2" w:space="1" w:color="FFFFFF"/>
                    <w:right w:val="single" w:sz="2" w:space="4" w:color="FFFFFF"/>
                  </w:divBdr>
                  <w:divsChild>
                    <w:div w:id="1322659673">
                      <w:marLeft w:val="0"/>
                      <w:marRight w:val="0"/>
                      <w:marTop w:val="0"/>
                      <w:marBottom w:val="0"/>
                      <w:divBdr>
                        <w:top w:val="none" w:sz="0" w:space="0" w:color="auto"/>
                        <w:left w:val="none" w:sz="0" w:space="0" w:color="auto"/>
                        <w:bottom w:val="none" w:sz="0" w:space="0" w:color="auto"/>
                        <w:right w:val="none" w:sz="0" w:space="0" w:color="auto"/>
                      </w:divBdr>
                    </w:div>
                  </w:divsChild>
                </w:div>
                <w:div w:id="955140865">
                  <w:marLeft w:val="0"/>
                  <w:marRight w:val="0"/>
                  <w:marTop w:val="0"/>
                  <w:marBottom w:val="0"/>
                  <w:divBdr>
                    <w:top w:val="single" w:sz="2" w:space="1" w:color="FFFFFF"/>
                    <w:left w:val="single" w:sz="2" w:space="12" w:color="FFFFFF"/>
                    <w:bottom w:val="single" w:sz="2" w:space="1" w:color="FFFFFF"/>
                    <w:right w:val="single" w:sz="2" w:space="4" w:color="FFFFFF"/>
                  </w:divBdr>
                  <w:divsChild>
                    <w:div w:id="791439138">
                      <w:marLeft w:val="0"/>
                      <w:marRight w:val="0"/>
                      <w:marTop w:val="0"/>
                      <w:marBottom w:val="0"/>
                      <w:divBdr>
                        <w:top w:val="none" w:sz="0" w:space="0" w:color="auto"/>
                        <w:left w:val="none" w:sz="0" w:space="0" w:color="auto"/>
                        <w:bottom w:val="none" w:sz="0" w:space="0" w:color="auto"/>
                        <w:right w:val="none" w:sz="0" w:space="0" w:color="auto"/>
                      </w:divBdr>
                    </w:div>
                  </w:divsChild>
                </w:div>
                <w:div w:id="1703362253">
                  <w:marLeft w:val="0"/>
                  <w:marRight w:val="0"/>
                  <w:marTop w:val="0"/>
                  <w:marBottom w:val="0"/>
                  <w:divBdr>
                    <w:top w:val="single" w:sz="2" w:space="1" w:color="FFFFFF"/>
                    <w:left w:val="single" w:sz="2" w:space="12" w:color="FFFFFF"/>
                    <w:bottom w:val="single" w:sz="2" w:space="1" w:color="FFFFFF"/>
                    <w:right w:val="single" w:sz="2" w:space="4" w:color="FFFFFF"/>
                  </w:divBdr>
                  <w:divsChild>
                    <w:div w:id="381442597">
                      <w:marLeft w:val="0"/>
                      <w:marRight w:val="0"/>
                      <w:marTop w:val="0"/>
                      <w:marBottom w:val="0"/>
                      <w:divBdr>
                        <w:top w:val="none" w:sz="0" w:space="0" w:color="auto"/>
                        <w:left w:val="none" w:sz="0" w:space="0" w:color="auto"/>
                        <w:bottom w:val="none" w:sz="0" w:space="0" w:color="auto"/>
                        <w:right w:val="none" w:sz="0" w:space="0" w:color="auto"/>
                      </w:divBdr>
                    </w:div>
                  </w:divsChild>
                </w:div>
                <w:div w:id="1203402152">
                  <w:marLeft w:val="0"/>
                  <w:marRight w:val="0"/>
                  <w:marTop w:val="0"/>
                  <w:marBottom w:val="0"/>
                  <w:divBdr>
                    <w:top w:val="single" w:sz="2" w:space="1" w:color="FFFFFF"/>
                    <w:left w:val="single" w:sz="2" w:space="12" w:color="FFFFFF"/>
                    <w:bottom w:val="single" w:sz="2" w:space="1" w:color="FFFFFF"/>
                    <w:right w:val="single" w:sz="2" w:space="4" w:color="FFFFFF"/>
                  </w:divBdr>
                  <w:divsChild>
                    <w:div w:id="1637177969">
                      <w:marLeft w:val="0"/>
                      <w:marRight w:val="0"/>
                      <w:marTop w:val="0"/>
                      <w:marBottom w:val="0"/>
                      <w:divBdr>
                        <w:top w:val="none" w:sz="0" w:space="0" w:color="auto"/>
                        <w:left w:val="none" w:sz="0" w:space="0" w:color="auto"/>
                        <w:bottom w:val="none" w:sz="0" w:space="0" w:color="auto"/>
                        <w:right w:val="none" w:sz="0" w:space="0" w:color="auto"/>
                      </w:divBdr>
                    </w:div>
                  </w:divsChild>
                </w:div>
                <w:div w:id="2098669905">
                  <w:marLeft w:val="0"/>
                  <w:marRight w:val="0"/>
                  <w:marTop w:val="0"/>
                  <w:marBottom w:val="0"/>
                  <w:divBdr>
                    <w:top w:val="single" w:sz="2" w:space="1" w:color="FFFFFF"/>
                    <w:left w:val="single" w:sz="2" w:space="12" w:color="FFFFFF"/>
                    <w:bottom w:val="single" w:sz="2" w:space="1" w:color="FFFFFF"/>
                    <w:right w:val="single" w:sz="2" w:space="4" w:color="FFFFFF"/>
                  </w:divBdr>
                  <w:divsChild>
                    <w:div w:id="1315984363">
                      <w:marLeft w:val="0"/>
                      <w:marRight w:val="0"/>
                      <w:marTop w:val="0"/>
                      <w:marBottom w:val="0"/>
                      <w:divBdr>
                        <w:top w:val="none" w:sz="0" w:space="0" w:color="auto"/>
                        <w:left w:val="none" w:sz="0" w:space="0" w:color="auto"/>
                        <w:bottom w:val="none" w:sz="0" w:space="0" w:color="auto"/>
                        <w:right w:val="none" w:sz="0" w:space="0" w:color="auto"/>
                      </w:divBdr>
                    </w:div>
                  </w:divsChild>
                </w:div>
                <w:div w:id="160971971">
                  <w:marLeft w:val="0"/>
                  <w:marRight w:val="0"/>
                  <w:marTop w:val="0"/>
                  <w:marBottom w:val="0"/>
                  <w:divBdr>
                    <w:top w:val="single" w:sz="2" w:space="1" w:color="FFFFFF"/>
                    <w:left w:val="single" w:sz="2" w:space="12" w:color="FFFFFF"/>
                    <w:bottom w:val="single" w:sz="2" w:space="1" w:color="FFFFFF"/>
                    <w:right w:val="single" w:sz="2" w:space="4" w:color="FFFFFF"/>
                  </w:divBdr>
                  <w:divsChild>
                    <w:div w:id="426461436">
                      <w:marLeft w:val="0"/>
                      <w:marRight w:val="0"/>
                      <w:marTop w:val="0"/>
                      <w:marBottom w:val="0"/>
                      <w:divBdr>
                        <w:top w:val="none" w:sz="0" w:space="0" w:color="auto"/>
                        <w:left w:val="none" w:sz="0" w:space="0" w:color="auto"/>
                        <w:bottom w:val="none" w:sz="0" w:space="0" w:color="auto"/>
                        <w:right w:val="none" w:sz="0" w:space="0" w:color="auto"/>
                      </w:divBdr>
                    </w:div>
                  </w:divsChild>
                </w:div>
                <w:div w:id="945885648">
                  <w:marLeft w:val="0"/>
                  <w:marRight w:val="0"/>
                  <w:marTop w:val="0"/>
                  <w:marBottom w:val="0"/>
                  <w:divBdr>
                    <w:top w:val="single" w:sz="2" w:space="1" w:color="FFFFFF"/>
                    <w:left w:val="single" w:sz="2" w:space="12" w:color="FFFFFF"/>
                    <w:bottom w:val="single" w:sz="2" w:space="1" w:color="FFFFFF"/>
                    <w:right w:val="single" w:sz="2" w:space="4" w:color="FFFFFF"/>
                  </w:divBdr>
                  <w:divsChild>
                    <w:div w:id="732893590">
                      <w:marLeft w:val="0"/>
                      <w:marRight w:val="0"/>
                      <w:marTop w:val="0"/>
                      <w:marBottom w:val="0"/>
                      <w:divBdr>
                        <w:top w:val="none" w:sz="0" w:space="0" w:color="auto"/>
                        <w:left w:val="none" w:sz="0" w:space="0" w:color="auto"/>
                        <w:bottom w:val="none" w:sz="0" w:space="0" w:color="auto"/>
                        <w:right w:val="none" w:sz="0" w:space="0" w:color="auto"/>
                      </w:divBdr>
                    </w:div>
                  </w:divsChild>
                </w:div>
                <w:div w:id="2126582073">
                  <w:marLeft w:val="0"/>
                  <w:marRight w:val="0"/>
                  <w:marTop w:val="0"/>
                  <w:marBottom w:val="0"/>
                  <w:divBdr>
                    <w:top w:val="single" w:sz="2" w:space="1" w:color="FFFFFF"/>
                    <w:left w:val="single" w:sz="2" w:space="12" w:color="FFFFFF"/>
                    <w:bottom w:val="single" w:sz="2" w:space="1" w:color="FFFFFF"/>
                    <w:right w:val="single" w:sz="2" w:space="4" w:color="FFFFFF"/>
                  </w:divBdr>
                  <w:divsChild>
                    <w:div w:id="1736470516">
                      <w:marLeft w:val="0"/>
                      <w:marRight w:val="0"/>
                      <w:marTop w:val="0"/>
                      <w:marBottom w:val="0"/>
                      <w:divBdr>
                        <w:top w:val="none" w:sz="0" w:space="0" w:color="auto"/>
                        <w:left w:val="none" w:sz="0" w:space="0" w:color="auto"/>
                        <w:bottom w:val="none" w:sz="0" w:space="0" w:color="auto"/>
                        <w:right w:val="none" w:sz="0" w:space="0" w:color="auto"/>
                      </w:divBdr>
                    </w:div>
                  </w:divsChild>
                </w:div>
                <w:div w:id="2013947227">
                  <w:marLeft w:val="0"/>
                  <w:marRight w:val="0"/>
                  <w:marTop w:val="0"/>
                  <w:marBottom w:val="0"/>
                  <w:divBdr>
                    <w:top w:val="single" w:sz="2" w:space="1" w:color="FFFFFF"/>
                    <w:left w:val="single" w:sz="2" w:space="12" w:color="FFFFFF"/>
                    <w:bottom w:val="single" w:sz="2" w:space="4" w:color="FFFFFF"/>
                    <w:right w:val="single" w:sz="2" w:space="4" w:color="FFFFFF"/>
                  </w:divBdr>
                  <w:divsChild>
                    <w:div w:id="10250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83300">
      <w:bodyDiv w:val="1"/>
      <w:marLeft w:val="0"/>
      <w:marRight w:val="0"/>
      <w:marTop w:val="0"/>
      <w:marBottom w:val="0"/>
      <w:divBdr>
        <w:top w:val="none" w:sz="0" w:space="0" w:color="auto"/>
        <w:left w:val="none" w:sz="0" w:space="0" w:color="auto"/>
        <w:bottom w:val="none" w:sz="0" w:space="0" w:color="auto"/>
        <w:right w:val="none" w:sz="0" w:space="0" w:color="auto"/>
      </w:divBdr>
      <w:divsChild>
        <w:div w:id="1032413598">
          <w:marLeft w:val="0"/>
          <w:marRight w:val="0"/>
          <w:marTop w:val="0"/>
          <w:marBottom w:val="0"/>
          <w:divBdr>
            <w:top w:val="none" w:sz="0" w:space="0" w:color="auto"/>
            <w:left w:val="none" w:sz="0" w:space="0" w:color="auto"/>
            <w:bottom w:val="none" w:sz="0" w:space="0" w:color="auto"/>
            <w:right w:val="none" w:sz="0" w:space="0" w:color="auto"/>
          </w:divBdr>
        </w:div>
        <w:div w:id="208342872">
          <w:marLeft w:val="0"/>
          <w:marRight w:val="0"/>
          <w:marTop w:val="0"/>
          <w:marBottom w:val="335"/>
          <w:divBdr>
            <w:top w:val="none" w:sz="0" w:space="0" w:color="auto"/>
            <w:left w:val="none" w:sz="0" w:space="0" w:color="auto"/>
            <w:bottom w:val="none" w:sz="0" w:space="0" w:color="auto"/>
            <w:right w:val="none" w:sz="0" w:space="0" w:color="auto"/>
          </w:divBdr>
          <w:divsChild>
            <w:div w:id="1185829867">
              <w:marLeft w:val="0"/>
              <w:marRight w:val="0"/>
              <w:marTop w:val="0"/>
              <w:marBottom w:val="0"/>
              <w:divBdr>
                <w:top w:val="none" w:sz="0" w:space="0" w:color="auto"/>
                <w:left w:val="none" w:sz="0" w:space="0" w:color="auto"/>
                <w:bottom w:val="none" w:sz="0" w:space="0" w:color="auto"/>
                <w:right w:val="none" w:sz="0" w:space="0" w:color="auto"/>
              </w:divBdr>
              <w:divsChild>
                <w:div w:id="1246767251">
                  <w:marLeft w:val="0"/>
                  <w:marRight w:val="0"/>
                  <w:marTop w:val="0"/>
                  <w:marBottom w:val="0"/>
                  <w:divBdr>
                    <w:top w:val="single" w:sz="2" w:space="4" w:color="FFFFFF"/>
                    <w:left w:val="single" w:sz="2" w:space="12" w:color="FFFFFF"/>
                    <w:bottom w:val="single" w:sz="2" w:space="1" w:color="FFFFFF"/>
                    <w:right w:val="single" w:sz="2" w:space="4" w:color="FFFFFF"/>
                  </w:divBdr>
                  <w:divsChild>
                    <w:div w:id="370767942">
                      <w:marLeft w:val="0"/>
                      <w:marRight w:val="0"/>
                      <w:marTop w:val="0"/>
                      <w:marBottom w:val="0"/>
                      <w:divBdr>
                        <w:top w:val="none" w:sz="0" w:space="0" w:color="auto"/>
                        <w:left w:val="none" w:sz="0" w:space="0" w:color="auto"/>
                        <w:bottom w:val="none" w:sz="0" w:space="0" w:color="auto"/>
                        <w:right w:val="none" w:sz="0" w:space="0" w:color="auto"/>
                      </w:divBdr>
                    </w:div>
                  </w:divsChild>
                </w:div>
                <w:div w:id="1014264074">
                  <w:marLeft w:val="0"/>
                  <w:marRight w:val="0"/>
                  <w:marTop w:val="0"/>
                  <w:marBottom w:val="0"/>
                  <w:divBdr>
                    <w:top w:val="single" w:sz="2" w:space="1" w:color="FFFFFF"/>
                    <w:left w:val="single" w:sz="2" w:space="12" w:color="FFFFFF"/>
                    <w:bottom w:val="single" w:sz="2" w:space="1" w:color="FFFFFF"/>
                    <w:right w:val="single" w:sz="2" w:space="4" w:color="FFFFFF"/>
                  </w:divBdr>
                  <w:divsChild>
                    <w:div w:id="320042214">
                      <w:marLeft w:val="0"/>
                      <w:marRight w:val="0"/>
                      <w:marTop w:val="0"/>
                      <w:marBottom w:val="0"/>
                      <w:divBdr>
                        <w:top w:val="none" w:sz="0" w:space="0" w:color="auto"/>
                        <w:left w:val="none" w:sz="0" w:space="0" w:color="auto"/>
                        <w:bottom w:val="none" w:sz="0" w:space="0" w:color="auto"/>
                        <w:right w:val="none" w:sz="0" w:space="0" w:color="auto"/>
                      </w:divBdr>
                    </w:div>
                  </w:divsChild>
                </w:div>
                <w:div w:id="492844478">
                  <w:marLeft w:val="0"/>
                  <w:marRight w:val="0"/>
                  <w:marTop w:val="0"/>
                  <w:marBottom w:val="0"/>
                  <w:divBdr>
                    <w:top w:val="single" w:sz="2" w:space="1" w:color="FFFFFF"/>
                    <w:left w:val="single" w:sz="2" w:space="12" w:color="FFFFFF"/>
                    <w:bottom w:val="single" w:sz="2" w:space="1" w:color="FFFFFF"/>
                    <w:right w:val="single" w:sz="2" w:space="4" w:color="FFFFFF"/>
                  </w:divBdr>
                  <w:divsChild>
                    <w:div w:id="910383511">
                      <w:marLeft w:val="0"/>
                      <w:marRight w:val="0"/>
                      <w:marTop w:val="0"/>
                      <w:marBottom w:val="0"/>
                      <w:divBdr>
                        <w:top w:val="none" w:sz="0" w:space="0" w:color="auto"/>
                        <w:left w:val="none" w:sz="0" w:space="0" w:color="auto"/>
                        <w:bottom w:val="none" w:sz="0" w:space="0" w:color="auto"/>
                        <w:right w:val="none" w:sz="0" w:space="0" w:color="auto"/>
                      </w:divBdr>
                    </w:div>
                  </w:divsChild>
                </w:div>
                <w:div w:id="121654509">
                  <w:marLeft w:val="0"/>
                  <w:marRight w:val="0"/>
                  <w:marTop w:val="0"/>
                  <w:marBottom w:val="0"/>
                  <w:divBdr>
                    <w:top w:val="single" w:sz="2" w:space="1" w:color="FFFFFF"/>
                    <w:left w:val="single" w:sz="2" w:space="12" w:color="FFFFFF"/>
                    <w:bottom w:val="single" w:sz="2" w:space="1" w:color="FFFFFF"/>
                    <w:right w:val="single" w:sz="2" w:space="4" w:color="FFFFFF"/>
                  </w:divBdr>
                  <w:divsChild>
                    <w:div w:id="1269310256">
                      <w:marLeft w:val="0"/>
                      <w:marRight w:val="0"/>
                      <w:marTop w:val="0"/>
                      <w:marBottom w:val="0"/>
                      <w:divBdr>
                        <w:top w:val="none" w:sz="0" w:space="0" w:color="auto"/>
                        <w:left w:val="none" w:sz="0" w:space="0" w:color="auto"/>
                        <w:bottom w:val="none" w:sz="0" w:space="0" w:color="auto"/>
                        <w:right w:val="none" w:sz="0" w:space="0" w:color="auto"/>
                      </w:divBdr>
                    </w:div>
                  </w:divsChild>
                </w:div>
                <w:div w:id="1649824485">
                  <w:marLeft w:val="0"/>
                  <w:marRight w:val="0"/>
                  <w:marTop w:val="0"/>
                  <w:marBottom w:val="0"/>
                  <w:divBdr>
                    <w:top w:val="single" w:sz="2" w:space="1" w:color="FFFFFF"/>
                    <w:left w:val="single" w:sz="2" w:space="12" w:color="FFFFFF"/>
                    <w:bottom w:val="single" w:sz="2" w:space="1" w:color="FFFFFF"/>
                    <w:right w:val="single" w:sz="2" w:space="4" w:color="FFFFFF"/>
                  </w:divBdr>
                  <w:divsChild>
                    <w:div w:id="928853551">
                      <w:marLeft w:val="0"/>
                      <w:marRight w:val="0"/>
                      <w:marTop w:val="0"/>
                      <w:marBottom w:val="0"/>
                      <w:divBdr>
                        <w:top w:val="none" w:sz="0" w:space="0" w:color="auto"/>
                        <w:left w:val="none" w:sz="0" w:space="0" w:color="auto"/>
                        <w:bottom w:val="none" w:sz="0" w:space="0" w:color="auto"/>
                        <w:right w:val="none" w:sz="0" w:space="0" w:color="auto"/>
                      </w:divBdr>
                    </w:div>
                  </w:divsChild>
                </w:div>
                <w:div w:id="1901943278">
                  <w:marLeft w:val="0"/>
                  <w:marRight w:val="0"/>
                  <w:marTop w:val="0"/>
                  <w:marBottom w:val="0"/>
                  <w:divBdr>
                    <w:top w:val="single" w:sz="2" w:space="1" w:color="FFFFFF"/>
                    <w:left w:val="single" w:sz="2" w:space="12" w:color="FFFFFF"/>
                    <w:bottom w:val="single" w:sz="2" w:space="1" w:color="FFFFFF"/>
                    <w:right w:val="single" w:sz="2" w:space="4" w:color="FFFFFF"/>
                  </w:divBdr>
                  <w:divsChild>
                    <w:div w:id="1082986527">
                      <w:marLeft w:val="0"/>
                      <w:marRight w:val="0"/>
                      <w:marTop w:val="0"/>
                      <w:marBottom w:val="0"/>
                      <w:divBdr>
                        <w:top w:val="none" w:sz="0" w:space="0" w:color="auto"/>
                        <w:left w:val="none" w:sz="0" w:space="0" w:color="auto"/>
                        <w:bottom w:val="none" w:sz="0" w:space="0" w:color="auto"/>
                        <w:right w:val="none" w:sz="0" w:space="0" w:color="auto"/>
                      </w:divBdr>
                    </w:div>
                  </w:divsChild>
                </w:div>
                <w:div w:id="180898633">
                  <w:marLeft w:val="0"/>
                  <w:marRight w:val="0"/>
                  <w:marTop w:val="0"/>
                  <w:marBottom w:val="0"/>
                  <w:divBdr>
                    <w:top w:val="single" w:sz="2" w:space="1" w:color="FFFFFF"/>
                    <w:left w:val="single" w:sz="2" w:space="12" w:color="FFFFFF"/>
                    <w:bottom w:val="single" w:sz="2" w:space="1" w:color="FFFFFF"/>
                    <w:right w:val="single" w:sz="2" w:space="4" w:color="FFFFFF"/>
                  </w:divBdr>
                  <w:divsChild>
                    <w:div w:id="332295506">
                      <w:marLeft w:val="0"/>
                      <w:marRight w:val="0"/>
                      <w:marTop w:val="0"/>
                      <w:marBottom w:val="0"/>
                      <w:divBdr>
                        <w:top w:val="none" w:sz="0" w:space="0" w:color="auto"/>
                        <w:left w:val="none" w:sz="0" w:space="0" w:color="auto"/>
                        <w:bottom w:val="none" w:sz="0" w:space="0" w:color="auto"/>
                        <w:right w:val="none" w:sz="0" w:space="0" w:color="auto"/>
                      </w:divBdr>
                    </w:div>
                  </w:divsChild>
                </w:div>
                <w:div w:id="1333414537">
                  <w:marLeft w:val="0"/>
                  <w:marRight w:val="0"/>
                  <w:marTop w:val="0"/>
                  <w:marBottom w:val="0"/>
                  <w:divBdr>
                    <w:top w:val="single" w:sz="2" w:space="1" w:color="FFFFFF"/>
                    <w:left w:val="single" w:sz="2" w:space="12" w:color="FFFFFF"/>
                    <w:bottom w:val="single" w:sz="2" w:space="1" w:color="FFFFFF"/>
                    <w:right w:val="single" w:sz="2" w:space="4" w:color="FFFFFF"/>
                  </w:divBdr>
                  <w:divsChild>
                    <w:div w:id="1199471547">
                      <w:marLeft w:val="0"/>
                      <w:marRight w:val="0"/>
                      <w:marTop w:val="0"/>
                      <w:marBottom w:val="0"/>
                      <w:divBdr>
                        <w:top w:val="none" w:sz="0" w:space="0" w:color="auto"/>
                        <w:left w:val="none" w:sz="0" w:space="0" w:color="auto"/>
                        <w:bottom w:val="none" w:sz="0" w:space="0" w:color="auto"/>
                        <w:right w:val="none" w:sz="0" w:space="0" w:color="auto"/>
                      </w:divBdr>
                    </w:div>
                  </w:divsChild>
                </w:div>
                <w:div w:id="40331567">
                  <w:marLeft w:val="0"/>
                  <w:marRight w:val="0"/>
                  <w:marTop w:val="0"/>
                  <w:marBottom w:val="0"/>
                  <w:divBdr>
                    <w:top w:val="single" w:sz="2" w:space="1" w:color="FFFFFF"/>
                    <w:left w:val="single" w:sz="2" w:space="12" w:color="FFFFFF"/>
                    <w:bottom w:val="single" w:sz="2" w:space="1" w:color="FFFFFF"/>
                    <w:right w:val="single" w:sz="2" w:space="4" w:color="FFFFFF"/>
                  </w:divBdr>
                  <w:divsChild>
                    <w:div w:id="93979962">
                      <w:marLeft w:val="0"/>
                      <w:marRight w:val="0"/>
                      <w:marTop w:val="0"/>
                      <w:marBottom w:val="0"/>
                      <w:divBdr>
                        <w:top w:val="none" w:sz="0" w:space="0" w:color="auto"/>
                        <w:left w:val="none" w:sz="0" w:space="0" w:color="auto"/>
                        <w:bottom w:val="none" w:sz="0" w:space="0" w:color="auto"/>
                        <w:right w:val="none" w:sz="0" w:space="0" w:color="auto"/>
                      </w:divBdr>
                    </w:div>
                  </w:divsChild>
                </w:div>
                <w:div w:id="828593230">
                  <w:marLeft w:val="0"/>
                  <w:marRight w:val="0"/>
                  <w:marTop w:val="0"/>
                  <w:marBottom w:val="0"/>
                  <w:divBdr>
                    <w:top w:val="single" w:sz="2" w:space="1" w:color="FFFFFF"/>
                    <w:left w:val="single" w:sz="2" w:space="12" w:color="FFFFFF"/>
                    <w:bottom w:val="single" w:sz="2" w:space="1" w:color="FFFFFF"/>
                    <w:right w:val="single" w:sz="2" w:space="4" w:color="FFFFFF"/>
                  </w:divBdr>
                  <w:divsChild>
                    <w:div w:id="1674793507">
                      <w:marLeft w:val="0"/>
                      <w:marRight w:val="0"/>
                      <w:marTop w:val="0"/>
                      <w:marBottom w:val="0"/>
                      <w:divBdr>
                        <w:top w:val="none" w:sz="0" w:space="0" w:color="auto"/>
                        <w:left w:val="none" w:sz="0" w:space="0" w:color="auto"/>
                        <w:bottom w:val="none" w:sz="0" w:space="0" w:color="auto"/>
                        <w:right w:val="none" w:sz="0" w:space="0" w:color="auto"/>
                      </w:divBdr>
                    </w:div>
                  </w:divsChild>
                </w:div>
                <w:div w:id="445081373">
                  <w:marLeft w:val="0"/>
                  <w:marRight w:val="0"/>
                  <w:marTop w:val="0"/>
                  <w:marBottom w:val="0"/>
                  <w:divBdr>
                    <w:top w:val="single" w:sz="2" w:space="1" w:color="FFFFFF"/>
                    <w:left w:val="single" w:sz="2" w:space="12" w:color="FFFFFF"/>
                    <w:bottom w:val="single" w:sz="2" w:space="1" w:color="FFFFFF"/>
                    <w:right w:val="single" w:sz="2" w:space="4" w:color="FFFFFF"/>
                  </w:divBdr>
                  <w:divsChild>
                    <w:div w:id="1695034962">
                      <w:marLeft w:val="0"/>
                      <w:marRight w:val="0"/>
                      <w:marTop w:val="0"/>
                      <w:marBottom w:val="0"/>
                      <w:divBdr>
                        <w:top w:val="none" w:sz="0" w:space="0" w:color="auto"/>
                        <w:left w:val="none" w:sz="0" w:space="0" w:color="auto"/>
                        <w:bottom w:val="none" w:sz="0" w:space="0" w:color="auto"/>
                        <w:right w:val="none" w:sz="0" w:space="0" w:color="auto"/>
                      </w:divBdr>
                    </w:div>
                  </w:divsChild>
                </w:div>
                <w:div w:id="289866044">
                  <w:marLeft w:val="0"/>
                  <w:marRight w:val="0"/>
                  <w:marTop w:val="0"/>
                  <w:marBottom w:val="0"/>
                  <w:divBdr>
                    <w:top w:val="single" w:sz="2" w:space="1" w:color="FFFFFF"/>
                    <w:left w:val="single" w:sz="2" w:space="12" w:color="FFFFFF"/>
                    <w:bottom w:val="single" w:sz="2" w:space="1" w:color="FFFFFF"/>
                    <w:right w:val="single" w:sz="2" w:space="4" w:color="FFFFFF"/>
                  </w:divBdr>
                  <w:divsChild>
                    <w:div w:id="1777870694">
                      <w:marLeft w:val="0"/>
                      <w:marRight w:val="0"/>
                      <w:marTop w:val="0"/>
                      <w:marBottom w:val="0"/>
                      <w:divBdr>
                        <w:top w:val="none" w:sz="0" w:space="0" w:color="auto"/>
                        <w:left w:val="none" w:sz="0" w:space="0" w:color="auto"/>
                        <w:bottom w:val="none" w:sz="0" w:space="0" w:color="auto"/>
                        <w:right w:val="none" w:sz="0" w:space="0" w:color="auto"/>
                      </w:divBdr>
                    </w:div>
                  </w:divsChild>
                </w:div>
                <w:div w:id="1298531717">
                  <w:marLeft w:val="0"/>
                  <w:marRight w:val="0"/>
                  <w:marTop w:val="0"/>
                  <w:marBottom w:val="0"/>
                  <w:divBdr>
                    <w:top w:val="single" w:sz="2" w:space="1" w:color="FFFFFF"/>
                    <w:left w:val="single" w:sz="2" w:space="12" w:color="FFFFFF"/>
                    <w:bottom w:val="single" w:sz="2" w:space="1" w:color="FFFFFF"/>
                    <w:right w:val="single" w:sz="2" w:space="4" w:color="FFFFFF"/>
                  </w:divBdr>
                  <w:divsChild>
                    <w:div w:id="1653482784">
                      <w:marLeft w:val="0"/>
                      <w:marRight w:val="0"/>
                      <w:marTop w:val="0"/>
                      <w:marBottom w:val="0"/>
                      <w:divBdr>
                        <w:top w:val="none" w:sz="0" w:space="0" w:color="auto"/>
                        <w:left w:val="none" w:sz="0" w:space="0" w:color="auto"/>
                        <w:bottom w:val="none" w:sz="0" w:space="0" w:color="auto"/>
                        <w:right w:val="none" w:sz="0" w:space="0" w:color="auto"/>
                      </w:divBdr>
                    </w:div>
                  </w:divsChild>
                </w:div>
                <w:div w:id="420488921">
                  <w:marLeft w:val="0"/>
                  <w:marRight w:val="0"/>
                  <w:marTop w:val="0"/>
                  <w:marBottom w:val="0"/>
                  <w:divBdr>
                    <w:top w:val="single" w:sz="2" w:space="1" w:color="FFFFFF"/>
                    <w:left w:val="single" w:sz="2" w:space="12" w:color="FFFFFF"/>
                    <w:bottom w:val="single" w:sz="2" w:space="1" w:color="FFFFFF"/>
                    <w:right w:val="single" w:sz="2" w:space="4" w:color="FFFFFF"/>
                  </w:divBdr>
                  <w:divsChild>
                    <w:div w:id="1363745304">
                      <w:marLeft w:val="0"/>
                      <w:marRight w:val="0"/>
                      <w:marTop w:val="0"/>
                      <w:marBottom w:val="0"/>
                      <w:divBdr>
                        <w:top w:val="none" w:sz="0" w:space="0" w:color="auto"/>
                        <w:left w:val="none" w:sz="0" w:space="0" w:color="auto"/>
                        <w:bottom w:val="none" w:sz="0" w:space="0" w:color="auto"/>
                        <w:right w:val="none" w:sz="0" w:space="0" w:color="auto"/>
                      </w:divBdr>
                    </w:div>
                  </w:divsChild>
                </w:div>
                <w:div w:id="1217424983">
                  <w:marLeft w:val="0"/>
                  <w:marRight w:val="0"/>
                  <w:marTop w:val="0"/>
                  <w:marBottom w:val="0"/>
                  <w:divBdr>
                    <w:top w:val="single" w:sz="2" w:space="1" w:color="FFFFFF"/>
                    <w:left w:val="single" w:sz="2" w:space="12" w:color="FFFFFF"/>
                    <w:bottom w:val="single" w:sz="2" w:space="1" w:color="FFFFFF"/>
                    <w:right w:val="single" w:sz="2" w:space="4" w:color="FFFFFF"/>
                  </w:divBdr>
                  <w:divsChild>
                    <w:div w:id="1770394937">
                      <w:marLeft w:val="0"/>
                      <w:marRight w:val="0"/>
                      <w:marTop w:val="0"/>
                      <w:marBottom w:val="0"/>
                      <w:divBdr>
                        <w:top w:val="none" w:sz="0" w:space="0" w:color="auto"/>
                        <w:left w:val="none" w:sz="0" w:space="0" w:color="auto"/>
                        <w:bottom w:val="none" w:sz="0" w:space="0" w:color="auto"/>
                        <w:right w:val="none" w:sz="0" w:space="0" w:color="auto"/>
                      </w:divBdr>
                    </w:div>
                  </w:divsChild>
                </w:div>
                <w:div w:id="804128824">
                  <w:marLeft w:val="0"/>
                  <w:marRight w:val="0"/>
                  <w:marTop w:val="0"/>
                  <w:marBottom w:val="0"/>
                  <w:divBdr>
                    <w:top w:val="single" w:sz="2" w:space="1" w:color="FFFFFF"/>
                    <w:left w:val="single" w:sz="2" w:space="12" w:color="FFFFFF"/>
                    <w:bottom w:val="single" w:sz="2" w:space="1" w:color="FFFFFF"/>
                    <w:right w:val="single" w:sz="2" w:space="4" w:color="FFFFFF"/>
                  </w:divBdr>
                  <w:divsChild>
                    <w:div w:id="475755266">
                      <w:marLeft w:val="0"/>
                      <w:marRight w:val="0"/>
                      <w:marTop w:val="0"/>
                      <w:marBottom w:val="0"/>
                      <w:divBdr>
                        <w:top w:val="none" w:sz="0" w:space="0" w:color="auto"/>
                        <w:left w:val="none" w:sz="0" w:space="0" w:color="auto"/>
                        <w:bottom w:val="none" w:sz="0" w:space="0" w:color="auto"/>
                        <w:right w:val="none" w:sz="0" w:space="0" w:color="auto"/>
                      </w:divBdr>
                    </w:div>
                  </w:divsChild>
                </w:div>
                <w:div w:id="243614048">
                  <w:marLeft w:val="0"/>
                  <w:marRight w:val="0"/>
                  <w:marTop w:val="0"/>
                  <w:marBottom w:val="0"/>
                  <w:divBdr>
                    <w:top w:val="single" w:sz="2" w:space="1" w:color="FFFFFF"/>
                    <w:left w:val="single" w:sz="2" w:space="12" w:color="FFFFFF"/>
                    <w:bottom w:val="single" w:sz="2" w:space="1" w:color="FFFFFF"/>
                    <w:right w:val="single" w:sz="2" w:space="4" w:color="FFFFFF"/>
                  </w:divBdr>
                  <w:divsChild>
                    <w:div w:id="1363628862">
                      <w:marLeft w:val="0"/>
                      <w:marRight w:val="0"/>
                      <w:marTop w:val="0"/>
                      <w:marBottom w:val="0"/>
                      <w:divBdr>
                        <w:top w:val="none" w:sz="0" w:space="0" w:color="auto"/>
                        <w:left w:val="none" w:sz="0" w:space="0" w:color="auto"/>
                        <w:bottom w:val="none" w:sz="0" w:space="0" w:color="auto"/>
                        <w:right w:val="none" w:sz="0" w:space="0" w:color="auto"/>
                      </w:divBdr>
                    </w:div>
                  </w:divsChild>
                </w:div>
                <w:div w:id="1433935618">
                  <w:marLeft w:val="0"/>
                  <w:marRight w:val="0"/>
                  <w:marTop w:val="0"/>
                  <w:marBottom w:val="0"/>
                  <w:divBdr>
                    <w:top w:val="single" w:sz="2" w:space="1" w:color="FFFFFF"/>
                    <w:left w:val="single" w:sz="2" w:space="12" w:color="FFFFFF"/>
                    <w:bottom w:val="single" w:sz="2" w:space="1" w:color="FFFFFF"/>
                    <w:right w:val="single" w:sz="2" w:space="4" w:color="FFFFFF"/>
                  </w:divBdr>
                  <w:divsChild>
                    <w:div w:id="395205217">
                      <w:marLeft w:val="0"/>
                      <w:marRight w:val="0"/>
                      <w:marTop w:val="0"/>
                      <w:marBottom w:val="0"/>
                      <w:divBdr>
                        <w:top w:val="none" w:sz="0" w:space="0" w:color="auto"/>
                        <w:left w:val="none" w:sz="0" w:space="0" w:color="auto"/>
                        <w:bottom w:val="none" w:sz="0" w:space="0" w:color="auto"/>
                        <w:right w:val="none" w:sz="0" w:space="0" w:color="auto"/>
                      </w:divBdr>
                    </w:div>
                  </w:divsChild>
                </w:div>
                <w:div w:id="362488025">
                  <w:marLeft w:val="0"/>
                  <w:marRight w:val="0"/>
                  <w:marTop w:val="0"/>
                  <w:marBottom w:val="0"/>
                  <w:divBdr>
                    <w:top w:val="single" w:sz="2" w:space="1" w:color="FFFFFF"/>
                    <w:left w:val="single" w:sz="2" w:space="12" w:color="FFFFFF"/>
                    <w:bottom w:val="single" w:sz="2" w:space="1" w:color="FFFFFF"/>
                    <w:right w:val="single" w:sz="2" w:space="4" w:color="FFFFFF"/>
                  </w:divBdr>
                  <w:divsChild>
                    <w:div w:id="830869035">
                      <w:marLeft w:val="0"/>
                      <w:marRight w:val="0"/>
                      <w:marTop w:val="0"/>
                      <w:marBottom w:val="0"/>
                      <w:divBdr>
                        <w:top w:val="none" w:sz="0" w:space="0" w:color="auto"/>
                        <w:left w:val="none" w:sz="0" w:space="0" w:color="auto"/>
                        <w:bottom w:val="none" w:sz="0" w:space="0" w:color="auto"/>
                        <w:right w:val="none" w:sz="0" w:space="0" w:color="auto"/>
                      </w:divBdr>
                    </w:div>
                  </w:divsChild>
                </w:div>
                <w:div w:id="94832334">
                  <w:marLeft w:val="0"/>
                  <w:marRight w:val="0"/>
                  <w:marTop w:val="0"/>
                  <w:marBottom w:val="0"/>
                  <w:divBdr>
                    <w:top w:val="single" w:sz="2" w:space="1" w:color="FFFFFF"/>
                    <w:left w:val="single" w:sz="2" w:space="12" w:color="FFFFFF"/>
                    <w:bottom w:val="single" w:sz="2" w:space="1" w:color="FFFFFF"/>
                    <w:right w:val="single" w:sz="2" w:space="4" w:color="FFFFFF"/>
                  </w:divBdr>
                  <w:divsChild>
                    <w:div w:id="769668663">
                      <w:marLeft w:val="0"/>
                      <w:marRight w:val="0"/>
                      <w:marTop w:val="0"/>
                      <w:marBottom w:val="0"/>
                      <w:divBdr>
                        <w:top w:val="none" w:sz="0" w:space="0" w:color="auto"/>
                        <w:left w:val="none" w:sz="0" w:space="0" w:color="auto"/>
                        <w:bottom w:val="none" w:sz="0" w:space="0" w:color="auto"/>
                        <w:right w:val="none" w:sz="0" w:space="0" w:color="auto"/>
                      </w:divBdr>
                    </w:div>
                  </w:divsChild>
                </w:div>
                <w:div w:id="232542380">
                  <w:marLeft w:val="0"/>
                  <w:marRight w:val="0"/>
                  <w:marTop w:val="0"/>
                  <w:marBottom w:val="0"/>
                  <w:divBdr>
                    <w:top w:val="single" w:sz="2" w:space="1" w:color="FFFFFF"/>
                    <w:left w:val="single" w:sz="2" w:space="12" w:color="FFFFFF"/>
                    <w:bottom w:val="single" w:sz="2" w:space="1" w:color="FFFFFF"/>
                    <w:right w:val="single" w:sz="2" w:space="4" w:color="FFFFFF"/>
                  </w:divBdr>
                  <w:divsChild>
                    <w:div w:id="143863561">
                      <w:marLeft w:val="0"/>
                      <w:marRight w:val="0"/>
                      <w:marTop w:val="0"/>
                      <w:marBottom w:val="0"/>
                      <w:divBdr>
                        <w:top w:val="none" w:sz="0" w:space="0" w:color="auto"/>
                        <w:left w:val="none" w:sz="0" w:space="0" w:color="auto"/>
                        <w:bottom w:val="none" w:sz="0" w:space="0" w:color="auto"/>
                        <w:right w:val="none" w:sz="0" w:space="0" w:color="auto"/>
                      </w:divBdr>
                    </w:div>
                  </w:divsChild>
                </w:div>
                <w:div w:id="1372419068">
                  <w:marLeft w:val="0"/>
                  <w:marRight w:val="0"/>
                  <w:marTop w:val="0"/>
                  <w:marBottom w:val="0"/>
                  <w:divBdr>
                    <w:top w:val="single" w:sz="2" w:space="1" w:color="FFFFFF"/>
                    <w:left w:val="single" w:sz="2" w:space="12" w:color="FFFFFF"/>
                    <w:bottom w:val="single" w:sz="2" w:space="1" w:color="FFFFFF"/>
                    <w:right w:val="single" w:sz="2" w:space="4" w:color="FFFFFF"/>
                  </w:divBdr>
                  <w:divsChild>
                    <w:div w:id="53479370">
                      <w:marLeft w:val="0"/>
                      <w:marRight w:val="0"/>
                      <w:marTop w:val="0"/>
                      <w:marBottom w:val="0"/>
                      <w:divBdr>
                        <w:top w:val="none" w:sz="0" w:space="0" w:color="auto"/>
                        <w:left w:val="none" w:sz="0" w:space="0" w:color="auto"/>
                        <w:bottom w:val="none" w:sz="0" w:space="0" w:color="auto"/>
                        <w:right w:val="none" w:sz="0" w:space="0" w:color="auto"/>
                      </w:divBdr>
                    </w:div>
                  </w:divsChild>
                </w:div>
                <w:div w:id="615335194">
                  <w:marLeft w:val="0"/>
                  <w:marRight w:val="0"/>
                  <w:marTop w:val="0"/>
                  <w:marBottom w:val="0"/>
                  <w:divBdr>
                    <w:top w:val="single" w:sz="2" w:space="1" w:color="FFFFFF"/>
                    <w:left w:val="single" w:sz="2" w:space="12" w:color="FFFFFF"/>
                    <w:bottom w:val="single" w:sz="2" w:space="1" w:color="FFFFFF"/>
                    <w:right w:val="single" w:sz="2" w:space="4" w:color="FFFFFF"/>
                  </w:divBdr>
                  <w:divsChild>
                    <w:div w:id="787553399">
                      <w:marLeft w:val="0"/>
                      <w:marRight w:val="0"/>
                      <w:marTop w:val="0"/>
                      <w:marBottom w:val="0"/>
                      <w:divBdr>
                        <w:top w:val="none" w:sz="0" w:space="0" w:color="auto"/>
                        <w:left w:val="none" w:sz="0" w:space="0" w:color="auto"/>
                        <w:bottom w:val="none" w:sz="0" w:space="0" w:color="auto"/>
                        <w:right w:val="none" w:sz="0" w:space="0" w:color="auto"/>
                      </w:divBdr>
                    </w:div>
                  </w:divsChild>
                </w:div>
                <w:div w:id="1737435502">
                  <w:marLeft w:val="0"/>
                  <w:marRight w:val="0"/>
                  <w:marTop w:val="0"/>
                  <w:marBottom w:val="0"/>
                  <w:divBdr>
                    <w:top w:val="single" w:sz="2" w:space="1" w:color="FFFFFF"/>
                    <w:left w:val="single" w:sz="2" w:space="12" w:color="FFFFFF"/>
                    <w:bottom w:val="single" w:sz="2" w:space="1" w:color="FFFFFF"/>
                    <w:right w:val="single" w:sz="2" w:space="4" w:color="FFFFFF"/>
                  </w:divBdr>
                  <w:divsChild>
                    <w:div w:id="274363846">
                      <w:marLeft w:val="0"/>
                      <w:marRight w:val="0"/>
                      <w:marTop w:val="0"/>
                      <w:marBottom w:val="0"/>
                      <w:divBdr>
                        <w:top w:val="none" w:sz="0" w:space="0" w:color="auto"/>
                        <w:left w:val="none" w:sz="0" w:space="0" w:color="auto"/>
                        <w:bottom w:val="none" w:sz="0" w:space="0" w:color="auto"/>
                        <w:right w:val="none" w:sz="0" w:space="0" w:color="auto"/>
                      </w:divBdr>
                    </w:div>
                  </w:divsChild>
                </w:div>
                <w:div w:id="925966407">
                  <w:marLeft w:val="0"/>
                  <w:marRight w:val="0"/>
                  <w:marTop w:val="0"/>
                  <w:marBottom w:val="0"/>
                  <w:divBdr>
                    <w:top w:val="single" w:sz="2" w:space="1" w:color="FFFFFF"/>
                    <w:left w:val="single" w:sz="2" w:space="12" w:color="FFFFFF"/>
                    <w:bottom w:val="single" w:sz="2" w:space="1" w:color="FFFFFF"/>
                    <w:right w:val="single" w:sz="2" w:space="4" w:color="FFFFFF"/>
                  </w:divBdr>
                  <w:divsChild>
                    <w:div w:id="21826078">
                      <w:marLeft w:val="0"/>
                      <w:marRight w:val="0"/>
                      <w:marTop w:val="0"/>
                      <w:marBottom w:val="0"/>
                      <w:divBdr>
                        <w:top w:val="none" w:sz="0" w:space="0" w:color="auto"/>
                        <w:left w:val="none" w:sz="0" w:space="0" w:color="auto"/>
                        <w:bottom w:val="none" w:sz="0" w:space="0" w:color="auto"/>
                        <w:right w:val="none" w:sz="0" w:space="0" w:color="auto"/>
                      </w:divBdr>
                    </w:div>
                  </w:divsChild>
                </w:div>
                <w:div w:id="402989787">
                  <w:marLeft w:val="0"/>
                  <w:marRight w:val="0"/>
                  <w:marTop w:val="0"/>
                  <w:marBottom w:val="0"/>
                  <w:divBdr>
                    <w:top w:val="single" w:sz="2" w:space="1" w:color="FFFFFF"/>
                    <w:left w:val="single" w:sz="2" w:space="12" w:color="FFFFFF"/>
                    <w:bottom w:val="single" w:sz="2" w:space="1" w:color="FFFFFF"/>
                    <w:right w:val="single" w:sz="2" w:space="4" w:color="FFFFFF"/>
                  </w:divBdr>
                  <w:divsChild>
                    <w:div w:id="1608123146">
                      <w:marLeft w:val="0"/>
                      <w:marRight w:val="0"/>
                      <w:marTop w:val="0"/>
                      <w:marBottom w:val="0"/>
                      <w:divBdr>
                        <w:top w:val="none" w:sz="0" w:space="0" w:color="auto"/>
                        <w:left w:val="none" w:sz="0" w:space="0" w:color="auto"/>
                        <w:bottom w:val="none" w:sz="0" w:space="0" w:color="auto"/>
                        <w:right w:val="none" w:sz="0" w:space="0" w:color="auto"/>
                      </w:divBdr>
                    </w:div>
                  </w:divsChild>
                </w:div>
                <w:div w:id="82263933">
                  <w:marLeft w:val="0"/>
                  <w:marRight w:val="0"/>
                  <w:marTop w:val="0"/>
                  <w:marBottom w:val="0"/>
                  <w:divBdr>
                    <w:top w:val="single" w:sz="2" w:space="1" w:color="FFFFFF"/>
                    <w:left w:val="single" w:sz="2" w:space="12" w:color="FFFFFF"/>
                    <w:bottom w:val="single" w:sz="2" w:space="1" w:color="FFFFFF"/>
                    <w:right w:val="single" w:sz="2" w:space="4" w:color="FFFFFF"/>
                  </w:divBdr>
                  <w:divsChild>
                    <w:div w:id="1221818593">
                      <w:marLeft w:val="0"/>
                      <w:marRight w:val="0"/>
                      <w:marTop w:val="0"/>
                      <w:marBottom w:val="0"/>
                      <w:divBdr>
                        <w:top w:val="none" w:sz="0" w:space="0" w:color="auto"/>
                        <w:left w:val="none" w:sz="0" w:space="0" w:color="auto"/>
                        <w:bottom w:val="none" w:sz="0" w:space="0" w:color="auto"/>
                        <w:right w:val="none" w:sz="0" w:space="0" w:color="auto"/>
                      </w:divBdr>
                    </w:div>
                  </w:divsChild>
                </w:div>
                <w:div w:id="1968850362">
                  <w:marLeft w:val="0"/>
                  <w:marRight w:val="0"/>
                  <w:marTop w:val="0"/>
                  <w:marBottom w:val="0"/>
                  <w:divBdr>
                    <w:top w:val="single" w:sz="2" w:space="1" w:color="FFFFFF"/>
                    <w:left w:val="single" w:sz="2" w:space="12" w:color="FFFFFF"/>
                    <w:bottom w:val="single" w:sz="2" w:space="1" w:color="FFFFFF"/>
                    <w:right w:val="single" w:sz="2" w:space="4" w:color="FFFFFF"/>
                  </w:divBdr>
                  <w:divsChild>
                    <w:div w:id="964846812">
                      <w:marLeft w:val="0"/>
                      <w:marRight w:val="0"/>
                      <w:marTop w:val="0"/>
                      <w:marBottom w:val="0"/>
                      <w:divBdr>
                        <w:top w:val="none" w:sz="0" w:space="0" w:color="auto"/>
                        <w:left w:val="none" w:sz="0" w:space="0" w:color="auto"/>
                        <w:bottom w:val="none" w:sz="0" w:space="0" w:color="auto"/>
                        <w:right w:val="none" w:sz="0" w:space="0" w:color="auto"/>
                      </w:divBdr>
                    </w:div>
                  </w:divsChild>
                </w:div>
                <w:div w:id="512458452">
                  <w:marLeft w:val="0"/>
                  <w:marRight w:val="0"/>
                  <w:marTop w:val="0"/>
                  <w:marBottom w:val="0"/>
                  <w:divBdr>
                    <w:top w:val="single" w:sz="2" w:space="1" w:color="FFFFFF"/>
                    <w:left w:val="single" w:sz="2" w:space="12" w:color="FFFFFF"/>
                    <w:bottom w:val="single" w:sz="2" w:space="1" w:color="FFFFFF"/>
                    <w:right w:val="single" w:sz="2" w:space="4" w:color="FFFFFF"/>
                  </w:divBdr>
                  <w:divsChild>
                    <w:div w:id="2069179819">
                      <w:marLeft w:val="0"/>
                      <w:marRight w:val="0"/>
                      <w:marTop w:val="0"/>
                      <w:marBottom w:val="0"/>
                      <w:divBdr>
                        <w:top w:val="none" w:sz="0" w:space="0" w:color="auto"/>
                        <w:left w:val="none" w:sz="0" w:space="0" w:color="auto"/>
                        <w:bottom w:val="none" w:sz="0" w:space="0" w:color="auto"/>
                        <w:right w:val="none" w:sz="0" w:space="0" w:color="auto"/>
                      </w:divBdr>
                    </w:div>
                  </w:divsChild>
                </w:div>
                <w:div w:id="1483348040">
                  <w:marLeft w:val="0"/>
                  <w:marRight w:val="0"/>
                  <w:marTop w:val="0"/>
                  <w:marBottom w:val="0"/>
                  <w:divBdr>
                    <w:top w:val="single" w:sz="2" w:space="1" w:color="FFFFFF"/>
                    <w:left w:val="single" w:sz="2" w:space="12" w:color="FFFFFF"/>
                    <w:bottom w:val="single" w:sz="2" w:space="1" w:color="FFFFFF"/>
                    <w:right w:val="single" w:sz="2" w:space="4" w:color="FFFFFF"/>
                  </w:divBdr>
                  <w:divsChild>
                    <w:div w:id="1113554308">
                      <w:marLeft w:val="0"/>
                      <w:marRight w:val="0"/>
                      <w:marTop w:val="0"/>
                      <w:marBottom w:val="0"/>
                      <w:divBdr>
                        <w:top w:val="none" w:sz="0" w:space="0" w:color="auto"/>
                        <w:left w:val="none" w:sz="0" w:space="0" w:color="auto"/>
                        <w:bottom w:val="none" w:sz="0" w:space="0" w:color="auto"/>
                        <w:right w:val="none" w:sz="0" w:space="0" w:color="auto"/>
                      </w:divBdr>
                    </w:div>
                  </w:divsChild>
                </w:div>
                <w:div w:id="99879171">
                  <w:marLeft w:val="0"/>
                  <w:marRight w:val="0"/>
                  <w:marTop w:val="0"/>
                  <w:marBottom w:val="0"/>
                  <w:divBdr>
                    <w:top w:val="single" w:sz="2" w:space="1" w:color="FFFFFF"/>
                    <w:left w:val="single" w:sz="2" w:space="12" w:color="FFFFFF"/>
                    <w:bottom w:val="single" w:sz="2" w:space="1" w:color="FFFFFF"/>
                    <w:right w:val="single" w:sz="2" w:space="4" w:color="FFFFFF"/>
                  </w:divBdr>
                  <w:divsChild>
                    <w:div w:id="450441820">
                      <w:marLeft w:val="0"/>
                      <w:marRight w:val="0"/>
                      <w:marTop w:val="0"/>
                      <w:marBottom w:val="0"/>
                      <w:divBdr>
                        <w:top w:val="none" w:sz="0" w:space="0" w:color="auto"/>
                        <w:left w:val="none" w:sz="0" w:space="0" w:color="auto"/>
                        <w:bottom w:val="none" w:sz="0" w:space="0" w:color="auto"/>
                        <w:right w:val="none" w:sz="0" w:space="0" w:color="auto"/>
                      </w:divBdr>
                    </w:div>
                  </w:divsChild>
                </w:div>
                <w:div w:id="1760368022">
                  <w:marLeft w:val="0"/>
                  <w:marRight w:val="0"/>
                  <w:marTop w:val="0"/>
                  <w:marBottom w:val="0"/>
                  <w:divBdr>
                    <w:top w:val="single" w:sz="2" w:space="1" w:color="FFFFFF"/>
                    <w:left w:val="single" w:sz="2" w:space="12" w:color="FFFFFF"/>
                    <w:bottom w:val="single" w:sz="2" w:space="1" w:color="FFFFFF"/>
                    <w:right w:val="single" w:sz="2" w:space="4" w:color="FFFFFF"/>
                  </w:divBdr>
                  <w:divsChild>
                    <w:div w:id="963270705">
                      <w:marLeft w:val="0"/>
                      <w:marRight w:val="0"/>
                      <w:marTop w:val="0"/>
                      <w:marBottom w:val="0"/>
                      <w:divBdr>
                        <w:top w:val="none" w:sz="0" w:space="0" w:color="auto"/>
                        <w:left w:val="none" w:sz="0" w:space="0" w:color="auto"/>
                        <w:bottom w:val="none" w:sz="0" w:space="0" w:color="auto"/>
                        <w:right w:val="none" w:sz="0" w:space="0" w:color="auto"/>
                      </w:divBdr>
                    </w:div>
                  </w:divsChild>
                </w:div>
                <w:div w:id="1916815943">
                  <w:marLeft w:val="0"/>
                  <w:marRight w:val="0"/>
                  <w:marTop w:val="0"/>
                  <w:marBottom w:val="0"/>
                  <w:divBdr>
                    <w:top w:val="single" w:sz="2" w:space="1" w:color="FFFFFF"/>
                    <w:left w:val="single" w:sz="2" w:space="12" w:color="FFFFFF"/>
                    <w:bottom w:val="single" w:sz="2" w:space="1" w:color="FFFFFF"/>
                    <w:right w:val="single" w:sz="2" w:space="4" w:color="FFFFFF"/>
                  </w:divBdr>
                  <w:divsChild>
                    <w:div w:id="795563430">
                      <w:marLeft w:val="0"/>
                      <w:marRight w:val="0"/>
                      <w:marTop w:val="0"/>
                      <w:marBottom w:val="0"/>
                      <w:divBdr>
                        <w:top w:val="none" w:sz="0" w:space="0" w:color="auto"/>
                        <w:left w:val="none" w:sz="0" w:space="0" w:color="auto"/>
                        <w:bottom w:val="none" w:sz="0" w:space="0" w:color="auto"/>
                        <w:right w:val="none" w:sz="0" w:space="0" w:color="auto"/>
                      </w:divBdr>
                    </w:div>
                  </w:divsChild>
                </w:div>
                <w:div w:id="298149256">
                  <w:marLeft w:val="0"/>
                  <w:marRight w:val="0"/>
                  <w:marTop w:val="0"/>
                  <w:marBottom w:val="0"/>
                  <w:divBdr>
                    <w:top w:val="single" w:sz="2" w:space="1" w:color="FFFFFF"/>
                    <w:left w:val="single" w:sz="2" w:space="12" w:color="FFFFFF"/>
                    <w:bottom w:val="single" w:sz="2" w:space="1" w:color="FFFFFF"/>
                    <w:right w:val="single" w:sz="2" w:space="4" w:color="FFFFFF"/>
                  </w:divBdr>
                  <w:divsChild>
                    <w:div w:id="689726254">
                      <w:marLeft w:val="0"/>
                      <w:marRight w:val="0"/>
                      <w:marTop w:val="0"/>
                      <w:marBottom w:val="0"/>
                      <w:divBdr>
                        <w:top w:val="none" w:sz="0" w:space="0" w:color="auto"/>
                        <w:left w:val="none" w:sz="0" w:space="0" w:color="auto"/>
                        <w:bottom w:val="none" w:sz="0" w:space="0" w:color="auto"/>
                        <w:right w:val="none" w:sz="0" w:space="0" w:color="auto"/>
                      </w:divBdr>
                    </w:div>
                  </w:divsChild>
                </w:div>
                <w:div w:id="358242666">
                  <w:marLeft w:val="0"/>
                  <w:marRight w:val="0"/>
                  <w:marTop w:val="0"/>
                  <w:marBottom w:val="0"/>
                  <w:divBdr>
                    <w:top w:val="single" w:sz="2" w:space="1" w:color="FFFFFF"/>
                    <w:left w:val="single" w:sz="2" w:space="12" w:color="FFFFFF"/>
                    <w:bottom w:val="single" w:sz="2" w:space="1" w:color="FFFFFF"/>
                    <w:right w:val="single" w:sz="2" w:space="4" w:color="FFFFFF"/>
                  </w:divBdr>
                  <w:divsChild>
                    <w:div w:id="926957730">
                      <w:marLeft w:val="0"/>
                      <w:marRight w:val="0"/>
                      <w:marTop w:val="0"/>
                      <w:marBottom w:val="0"/>
                      <w:divBdr>
                        <w:top w:val="none" w:sz="0" w:space="0" w:color="auto"/>
                        <w:left w:val="none" w:sz="0" w:space="0" w:color="auto"/>
                        <w:bottom w:val="none" w:sz="0" w:space="0" w:color="auto"/>
                        <w:right w:val="none" w:sz="0" w:space="0" w:color="auto"/>
                      </w:divBdr>
                    </w:div>
                  </w:divsChild>
                </w:div>
                <w:div w:id="1915119473">
                  <w:marLeft w:val="0"/>
                  <w:marRight w:val="0"/>
                  <w:marTop w:val="0"/>
                  <w:marBottom w:val="0"/>
                  <w:divBdr>
                    <w:top w:val="single" w:sz="2" w:space="1" w:color="FFFFFF"/>
                    <w:left w:val="single" w:sz="2" w:space="12" w:color="FFFFFF"/>
                    <w:bottom w:val="single" w:sz="2" w:space="1" w:color="FFFFFF"/>
                    <w:right w:val="single" w:sz="2" w:space="4" w:color="FFFFFF"/>
                  </w:divBdr>
                  <w:divsChild>
                    <w:div w:id="1717124276">
                      <w:marLeft w:val="0"/>
                      <w:marRight w:val="0"/>
                      <w:marTop w:val="0"/>
                      <w:marBottom w:val="0"/>
                      <w:divBdr>
                        <w:top w:val="none" w:sz="0" w:space="0" w:color="auto"/>
                        <w:left w:val="none" w:sz="0" w:space="0" w:color="auto"/>
                        <w:bottom w:val="none" w:sz="0" w:space="0" w:color="auto"/>
                        <w:right w:val="none" w:sz="0" w:space="0" w:color="auto"/>
                      </w:divBdr>
                    </w:div>
                  </w:divsChild>
                </w:div>
                <w:div w:id="1561331942">
                  <w:marLeft w:val="0"/>
                  <w:marRight w:val="0"/>
                  <w:marTop w:val="0"/>
                  <w:marBottom w:val="0"/>
                  <w:divBdr>
                    <w:top w:val="single" w:sz="2" w:space="1" w:color="FFFFFF"/>
                    <w:left w:val="single" w:sz="2" w:space="12" w:color="FFFFFF"/>
                    <w:bottom w:val="single" w:sz="2" w:space="1" w:color="FFFFFF"/>
                    <w:right w:val="single" w:sz="2" w:space="4" w:color="FFFFFF"/>
                  </w:divBdr>
                  <w:divsChild>
                    <w:div w:id="293483673">
                      <w:marLeft w:val="0"/>
                      <w:marRight w:val="0"/>
                      <w:marTop w:val="0"/>
                      <w:marBottom w:val="0"/>
                      <w:divBdr>
                        <w:top w:val="none" w:sz="0" w:space="0" w:color="auto"/>
                        <w:left w:val="none" w:sz="0" w:space="0" w:color="auto"/>
                        <w:bottom w:val="none" w:sz="0" w:space="0" w:color="auto"/>
                        <w:right w:val="none" w:sz="0" w:space="0" w:color="auto"/>
                      </w:divBdr>
                    </w:div>
                  </w:divsChild>
                </w:div>
                <w:div w:id="1217354817">
                  <w:marLeft w:val="0"/>
                  <w:marRight w:val="0"/>
                  <w:marTop w:val="0"/>
                  <w:marBottom w:val="0"/>
                  <w:divBdr>
                    <w:top w:val="single" w:sz="2" w:space="1" w:color="FFFFFF"/>
                    <w:left w:val="single" w:sz="2" w:space="12" w:color="FFFFFF"/>
                    <w:bottom w:val="single" w:sz="2" w:space="4" w:color="FFFFFF"/>
                    <w:right w:val="single" w:sz="2" w:space="4" w:color="FFFFFF"/>
                  </w:divBdr>
                  <w:divsChild>
                    <w:div w:id="1634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964850">
          <w:marLeft w:val="0"/>
          <w:marRight w:val="0"/>
          <w:marTop w:val="0"/>
          <w:marBottom w:val="335"/>
          <w:divBdr>
            <w:top w:val="none" w:sz="0" w:space="0" w:color="auto"/>
            <w:left w:val="none" w:sz="0" w:space="0" w:color="auto"/>
            <w:bottom w:val="none" w:sz="0" w:space="0" w:color="auto"/>
            <w:right w:val="none" w:sz="0" w:space="0" w:color="auto"/>
          </w:divBdr>
          <w:divsChild>
            <w:div w:id="1649818017">
              <w:marLeft w:val="0"/>
              <w:marRight w:val="0"/>
              <w:marTop w:val="0"/>
              <w:marBottom w:val="0"/>
              <w:divBdr>
                <w:top w:val="none" w:sz="0" w:space="0" w:color="auto"/>
                <w:left w:val="none" w:sz="0" w:space="0" w:color="auto"/>
                <w:bottom w:val="none" w:sz="0" w:space="0" w:color="auto"/>
                <w:right w:val="none" w:sz="0" w:space="0" w:color="auto"/>
              </w:divBdr>
              <w:divsChild>
                <w:div w:id="569970135">
                  <w:marLeft w:val="0"/>
                  <w:marRight w:val="0"/>
                  <w:marTop w:val="0"/>
                  <w:marBottom w:val="0"/>
                  <w:divBdr>
                    <w:top w:val="single" w:sz="2" w:space="4" w:color="FFFFFF"/>
                    <w:left w:val="single" w:sz="2" w:space="12" w:color="FFFFFF"/>
                    <w:bottom w:val="single" w:sz="2" w:space="1" w:color="FFFFFF"/>
                    <w:right w:val="single" w:sz="2" w:space="4" w:color="FFFFFF"/>
                  </w:divBdr>
                  <w:divsChild>
                    <w:div w:id="495927488">
                      <w:marLeft w:val="0"/>
                      <w:marRight w:val="0"/>
                      <w:marTop w:val="0"/>
                      <w:marBottom w:val="0"/>
                      <w:divBdr>
                        <w:top w:val="none" w:sz="0" w:space="0" w:color="auto"/>
                        <w:left w:val="none" w:sz="0" w:space="0" w:color="auto"/>
                        <w:bottom w:val="none" w:sz="0" w:space="0" w:color="auto"/>
                        <w:right w:val="none" w:sz="0" w:space="0" w:color="auto"/>
                      </w:divBdr>
                    </w:div>
                  </w:divsChild>
                </w:div>
                <w:div w:id="1800149643">
                  <w:marLeft w:val="0"/>
                  <w:marRight w:val="0"/>
                  <w:marTop w:val="0"/>
                  <w:marBottom w:val="0"/>
                  <w:divBdr>
                    <w:top w:val="single" w:sz="2" w:space="1" w:color="FFFFFF"/>
                    <w:left w:val="single" w:sz="2" w:space="12" w:color="FFFFFF"/>
                    <w:bottom w:val="single" w:sz="2" w:space="1" w:color="FFFFFF"/>
                    <w:right w:val="single" w:sz="2" w:space="4" w:color="FFFFFF"/>
                  </w:divBdr>
                  <w:divsChild>
                    <w:div w:id="1955401418">
                      <w:marLeft w:val="0"/>
                      <w:marRight w:val="0"/>
                      <w:marTop w:val="0"/>
                      <w:marBottom w:val="0"/>
                      <w:divBdr>
                        <w:top w:val="none" w:sz="0" w:space="0" w:color="auto"/>
                        <w:left w:val="none" w:sz="0" w:space="0" w:color="auto"/>
                        <w:bottom w:val="none" w:sz="0" w:space="0" w:color="auto"/>
                        <w:right w:val="none" w:sz="0" w:space="0" w:color="auto"/>
                      </w:divBdr>
                    </w:div>
                  </w:divsChild>
                </w:div>
                <w:div w:id="1052389771">
                  <w:marLeft w:val="0"/>
                  <w:marRight w:val="0"/>
                  <w:marTop w:val="0"/>
                  <w:marBottom w:val="0"/>
                  <w:divBdr>
                    <w:top w:val="single" w:sz="2" w:space="1" w:color="FFFFFF"/>
                    <w:left w:val="single" w:sz="2" w:space="12" w:color="FFFFFF"/>
                    <w:bottom w:val="single" w:sz="2" w:space="1" w:color="FFFFFF"/>
                    <w:right w:val="single" w:sz="2" w:space="4" w:color="FFFFFF"/>
                  </w:divBdr>
                  <w:divsChild>
                    <w:div w:id="1756434888">
                      <w:marLeft w:val="0"/>
                      <w:marRight w:val="0"/>
                      <w:marTop w:val="0"/>
                      <w:marBottom w:val="0"/>
                      <w:divBdr>
                        <w:top w:val="none" w:sz="0" w:space="0" w:color="auto"/>
                        <w:left w:val="none" w:sz="0" w:space="0" w:color="auto"/>
                        <w:bottom w:val="none" w:sz="0" w:space="0" w:color="auto"/>
                        <w:right w:val="none" w:sz="0" w:space="0" w:color="auto"/>
                      </w:divBdr>
                    </w:div>
                  </w:divsChild>
                </w:div>
                <w:div w:id="1806972777">
                  <w:marLeft w:val="0"/>
                  <w:marRight w:val="0"/>
                  <w:marTop w:val="0"/>
                  <w:marBottom w:val="0"/>
                  <w:divBdr>
                    <w:top w:val="single" w:sz="2" w:space="1" w:color="FFFFFF"/>
                    <w:left w:val="single" w:sz="2" w:space="12" w:color="FFFFFF"/>
                    <w:bottom w:val="single" w:sz="2" w:space="1" w:color="FFFFFF"/>
                    <w:right w:val="single" w:sz="2" w:space="4" w:color="FFFFFF"/>
                  </w:divBdr>
                  <w:divsChild>
                    <w:div w:id="1171142949">
                      <w:marLeft w:val="0"/>
                      <w:marRight w:val="0"/>
                      <w:marTop w:val="0"/>
                      <w:marBottom w:val="0"/>
                      <w:divBdr>
                        <w:top w:val="none" w:sz="0" w:space="0" w:color="auto"/>
                        <w:left w:val="none" w:sz="0" w:space="0" w:color="auto"/>
                        <w:bottom w:val="none" w:sz="0" w:space="0" w:color="auto"/>
                        <w:right w:val="none" w:sz="0" w:space="0" w:color="auto"/>
                      </w:divBdr>
                    </w:div>
                  </w:divsChild>
                </w:div>
                <w:div w:id="1695766245">
                  <w:marLeft w:val="0"/>
                  <w:marRight w:val="0"/>
                  <w:marTop w:val="0"/>
                  <w:marBottom w:val="0"/>
                  <w:divBdr>
                    <w:top w:val="single" w:sz="2" w:space="1" w:color="FFFFFF"/>
                    <w:left w:val="single" w:sz="2" w:space="12" w:color="FFFFFF"/>
                    <w:bottom w:val="single" w:sz="2" w:space="1" w:color="FFFFFF"/>
                    <w:right w:val="single" w:sz="2" w:space="4" w:color="FFFFFF"/>
                  </w:divBdr>
                  <w:divsChild>
                    <w:div w:id="1330255566">
                      <w:marLeft w:val="0"/>
                      <w:marRight w:val="0"/>
                      <w:marTop w:val="0"/>
                      <w:marBottom w:val="0"/>
                      <w:divBdr>
                        <w:top w:val="none" w:sz="0" w:space="0" w:color="auto"/>
                        <w:left w:val="none" w:sz="0" w:space="0" w:color="auto"/>
                        <w:bottom w:val="none" w:sz="0" w:space="0" w:color="auto"/>
                        <w:right w:val="none" w:sz="0" w:space="0" w:color="auto"/>
                      </w:divBdr>
                    </w:div>
                  </w:divsChild>
                </w:div>
                <w:div w:id="849955401">
                  <w:marLeft w:val="0"/>
                  <w:marRight w:val="0"/>
                  <w:marTop w:val="0"/>
                  <w:marBottom w:val="0"/>
                  <w:divBdr>
                    <w:top w:val="single" w:sz="2" w:space="1" w:color="FFFFFF"/>
                    <w:left w:val="single" w:sz="2" w:space="12" w:color="FFFFFF"/>
                    <w:bottom w:val="single" w:sz="2" w:space="1" w:color="FFFFFF"/>
                    <w:right w:val="single" w:sz="2" w:space="4" w:color="FFFFFF"/>
                  </w:divBdr>
                  <w:divsChild>
                    <w:div w:id="1036469921">
                      <w:marLeft w:val="0"/>
                      <w:marRight w:val="0"/>
                      <w:marTop w:val="0"/>
                      <w:marBottom w:val="0"/>
                      <w:divBdr>
                        <w:top w:val="none" w:sz="0" w:space="0" w:color="auto"/>
                        <w:left w:val="none" w:sz="0" w:space="0" w:color="auto"/>
                        <w:bottom w:val="none" w:sz="0" w:space="0" w:color="auto"/>
                        <w:right w:val="none" w:sz="0" w:space="0" w:color="auto"/>
                      </w:divBdr>
                    </w:div>
                  </w:divsChild>
                </w:div>
                <w:div w:id="368803267">
                  <w:marLeft w:val="0"/>
                  <w:marRight w:val="0"/>
                  <w:marTop w:val="0"/>
                  <w:marBottom w:val="0"/>
                  <w:divBdr>
                    <w:top w:val="single" w:sz="2" w:space="1" w:color="FFFFFF"/>
                    <w:left w:val="single" w:sz="2" w:space="12" w:color="FFFFFF"/>
                    <w:bottom w:val="single" w:sz="2" w:space="1" w:color="FFFFFF"/>
                    <w:right w:val="single" w:sz="2" w:space="4" w:color="FFFFFF"/>
                  </w:divBdr>
                  <w:divsChild>
                    <w:div w:id="2109427331">
                      <w:marLeft w:val="0"/>
                      <w:marRight w:val="0"/>
                      <w:marTop w:val="0"/>
                      <w:marBottom w:val="0"/>
                      <w:divBdr>
                        <w:top w:val="none" w:sz="0" w:space="0" w:color="auto"/>
                        <w:left w:val="none" w:sz="0" w:space="0" w:color="auto"/>
                        <w:bottom w:val="none" w:sz="0" w:space="0" w:color="auto"/>
                        <w:right w:val="none" w:sz="0" w:space="0" w:color="auto"/>
                      </w:divBdr>
                    </w:div>
                  </w:divsChild>
                </w:div>
                <w:div w:id="1221752501">
                  <w:marLeft w:val="0"/>
                  <w:marRight w:val="0"/>
                  <w:marTop w:val="0"/>
                  <w:marBottom w:val="0"/>
                  <w:divBdr>
                    <w:top w:val="single" w:sz="2" w:space="1" w:color="FFFFFF"/>
                    <w:left w:val="single" w:sz="2" w:space="12" w:color="FFFFFF"/>
                    <w:bottom w:val="single" w:sz="2" w:space="1" w:color="FFFFFF"/>
                    <w:right w:val="single" w:sz="2" w:space="4" w:color="FFFFFF"/>
                  </w:divBdr>
                  <w:divsChild>
                    <w:div w:id="1499930531">
                      <w:marLeft w:val="0"/>
                      <w:marRight w:val="0"/>
                      <w:marTop w:val="0"/>
                      <w:marBottom w:val="0"/>
                      <w:divBdr>
                        <w:top w:val="none" w:sz="0" w:space="0" w:color="auto"/>
                        <w:left w:val="none" w:sz="0" w:space="0" w:color="auto"/>
                        <w:bottom w:val="none" w:sz="0" w:space="0" w:color="auto"/>
                        <w:right w:val="none" w:sz="0" w:space="0" w:color="auto"/>
                      </w:divBdr>
                    </w:div>
                  </w:divsChild>
                </w:div>
                <w:div w:id="944390154">
                  <w:marLeft w:val="0"/>
                  <w:marRight w:val="0"/>
                  <w:marTop w:val="0"/>
                  <w:marBottom w:val="0"/>
                  <w:divBdr>
                    <w:top w:val="single" w:sz="2" w:space="1" w:color="FFFFFF"/>
                    <w:left w:val="single" w:sz="2" w:space="12" w:color="FFFFFF"/>
                    <w:bottom w:val="single" w:sz="2" w:space="1" w:color="FFFFFF"/>
                    <w:right w:val="single" w:sz="2" w:space="4" w:color="FFFFFF"/>
                  </w:divBdr>
                  <w:divsChild>
                    <w:div w:id="924460199">
                      <w:marLeft w:val="0"/>
                      <w:marRight w:val="0"/>
                      <w:marTop w:val="0"/>
                      <w:marBottom w:val="0"/>
                      <w:divBdr>
                        <w:top w:val="none" w:sz="0" w:space="0" w:color="auto"/>
                        <w:left w:val="none" w:sz="0" w:space="0" w:color="auto"/>
                        <w:bottom w:val="none" w:sz="0" w:space="0" w:color="auto"/>
                        <w:right w:val="none" w:sz="0" w:space="0" w:color="auto"/>
                      </w:divBdr>
                    </w:div>
                  </w:divsChild>
                </w:div>
                <w:div w:id="147135394">
                  <w:marLeft w:val="0"/>
                  <w:marRight w:val="0"/>
                  <w:marTop w:val="0"/>
                  <w:marBottom w:val="0"/>
                  <w:divBdr>
                    <w:top w:val="single" w:sz="2" w:space="1" w:color="FFFFFF"/>
                    <w:left w:val="single" w:sz="2" w:space="12" w:color="FFFFFF"/>
                    <w:bottom w:val="single" w:sz="2" w:space="1" w:color="FFFFFF"/>
                    <w:right w:val="single" w:sz="2" w:space="4" w:color="FFFFFF"/>
                  </w:divBdr>
                  <w:divsChild>
                    <w:div w:id="1584876850">
                      <w:marLeft w:val="0"/>
                      <w:marRight w:val="0"/>
                      <w:marTop w:val="0"/>
                      <w:marBottom w:val="0"/>
                      <w:divBdr>
                        <w:top w:val="none" w:sz="0" w:space="0" w:color="auto"/>
                        <w:left w:val="none" w:sz="0" w:space="0" w:color="auto"/>
                        <w:bottom w:val="none" w:sz="0" w:space="0" w:color="auto"/>
                        <w:right w:val="none" w:sz="0" w:space="0" w:color="auto"/>
                      </w:divBdr>
                    </w:div>
                  </w:divsChild>
                </w:div>
                <w:div w:id="1790931841">
                  <w:marLeft w:val="0"/>
                  <w:marRight w:val="0"/>
                  <w:marTop w:val="0"/>
                  <w:marBottom w:val="0"/>
                  <w:divBdr>
                    <w:top w:val="single" w:sz="2" w:space="1" w:color="FFFFFF"/>
                    <w:left w:val="single" w:sz="2" w:space="12" w:color="FFFFFF"/>
                    <w:bottom w:val="single" w:sz="2" w:space="1" w:color="FFFFFF"/>
                    <w:right w:val="single" w:sz="2" w:space="4" w:color="FFFFFF"/>
                  </w:divBdr>
                  <w:divsChild>
                    <w:div w:id="395055575">
                      <w:marLeft w:val="0"/>
                      <w:marRight w:val="0"/>
                      <w:marTop w:val="0"/>
                      <w:marBottom w:val="0"/>
                      <w:divBdr>
                        <w:top w:val="none" w:sz="0" w:space="0" w:color="auto"/>
                        <w:left w:val="none" w:sz="0" w:space="0" w:color="auto"/>
                        <w:bottom w:val="none" w:sz="0" w:space="0" w:color="auto"/>
                        <w:right w:val="none" w:sz="0" w:space="0" w:color="auto"/>
                      </w:divBdr>
                    </w:div>
                  </w:divsChild>
                </w:div>
                <w:div w:id="2006276923">
                  <w:marLeft w:val="0"/>
                  <w:marRight w:val="0"/>
                  <w:marTop w:val="0"/>
                  <w:marBottom w:val="0"/>
                  <w:divBdr>
                    <w:top w:val="single" w:sz="2" w:space="1" w:color="FFFFFF"/>
                    <w:left w:val="single" w:sz="2" w:space="12" w:color="FFFFFF"/>
                    <w:bottom w:val="single" w:sz="2" w:space="1" w:color="FFFFFF"/>
                    <w:right w:val="single" w:sz="2" w:space="4" w:color="FFFFFF"/>
                  </w:divBdr>
                  <w:divsChild>
                    <w:div w:id="883103442">
                      <w:marLeft w:val="0"/>
                      <w:marRight w:val="0"/>
                      <w:marTop w:val="0"/>
                      <w:marBottom w:val="0"/>
                      <w:divBdr>
                        <w:top w:val="none" w:sz="0" w:space="0" w:color="auto"/>
                        <w:left w:val="none" w:sz="0" w:space="0" w:color="auto"/>
                        <w:bottom w:val="none" w:sz="0" w:space="0" w:color="auto"/>
                        <w:right w:val="none" w:sz="0" w:space="0" w:color="auto"/>
                      </w:divBdr>
                    </w:div>
                  </w:divsChild>
                </w:div>
                <w:div w:id="207188484">
                  <w:marLeft w:val="0"/>
                  <w:marRight w:val="0"/>
                  <w:marTop w:val="0"/>
                  <w:marBottom w:val="0"/>
                  <w:divBdr>
                    <w:top w:val="single" w:sz="2" w:space="1" w:color="FFFFFF"/>
                    <w:left w:val="single" w:sz="2" w:space="12" w:color="FFFFFF"/>
                    <w:bottom w:val="single" w:sz="2" w:space="1" w:color="FFFFFF"/>
                    <w:right w:val="single" w:sz="2" w:space="4" w:color="FFFFFF"/>
                  </w:divBdr>
                  <w:divsChild>
                    <w:div w:id="2007702483">
                      <w:marLeft w:val="0"/>
                      <w:marRight w:val="0"/>
                      <w:marTop w:val="0"/>
                      <w:marBottom w:val="0"/>
                      <w:divBdr>
                        <w:top w:val="none" w:sz="0" w:space="0" w:color="auto"/>
                        <w:left w:val="none" w:sz="0" w:space="0" w:color="auto"/>
                        <w:bottom w:val="none" w:sz="0" w:space="0" w:color="auto"/>
                        <w:right w:val="none" w:sz="0" w:space="0" w:color="auto"/>
                      </w:divBdr>
                    </w:div>
                  </w:divsChild>
                </w:div>
                <w:div w:id="1555045578">
                  <w:marLeft w:val="0"/>
                  <w:marRight w:val="0"/>
                  <w:marTop w:val="0"/>
                  <w:marBottom w:val="0"/>
                  <w:divBdr>
                    <w:top w:val="single" w:sz="2" w:space="1" w:color="FFFFFF"/>
                    <w:left w:val="single" w:sz="2" w:space="12" w:color="FFFFFF"/>
                    <w:bottom w:val="single" w:sz="2" w:space="1" w:color="FFFFFF"/>
                    <w:right w:val="single" w:sz="2" w:space="4" w:color="FFFFFF"/>
                  </w:divBdr>
                  <w:divsChild>
                    <w:div w:id="583228024">
                      <w:marLeft w:val="0"/>
                      <w:marRight w:val="0"/>
                      <w:marTop w:val="0"/>
                      <w:marBottom w:val="0"/>
                      <w:divBdr>
                        <w:top w:val="none" w:sz="0" w:space="0" w:color="auto"/>
                        <w:left w:val="none" w:sz="0" w:space="0" w:color="auto"/>
                        <w:bottom w:val="none" w:sz="0" w:space="0" w:color="auto"/>
                        <w:right w:val="none" w:sz="0" w:space="0" w:color="auto"/>
                      </w:divBdr>
                    </w:div>
                  </w:divsChild>
                </w:div>
                <w:div w:id="2108650153">
                  <w:marLeft w:val="0"/>
                  <w:marRight w:val="0"/>
                  <w:marTop w:val="0"/>
                  <w:marBottom w:val="0"/>
                  <w:divBdr>
                    <w:top w:val="single" w:sz="2" w:space="1" w:color="FFFFFF"/>
                    <w:left w:val="single" w:sz="2" w:space="12" w:color="FFFFFF"/>
                    <w:bottom w:val="single" w:sz="2" w:space="1" w:color="FFFFFF"/>
                    <w:right w:val="single" w:sz="2" w:space="4" w:color="FFFFFF"/>
                  </w:divBdr>
                  <w:divsChild>
                    <w:div w:id="2024823457">
                      <w:marLeft w:val="0"/>
                      <w:marRight w:val="0"/>
                      <w:marTop w:val="0"/>
                      <w:marBottom w:val="0"/>
                      <w:divBdr>
                        <w:top w:val="none" w:sz="0" w:space="0" w:color="auto"/>
                        <w:left w:val="none" w:sz="0" w:space="0" w:color="auto"/>
                        <w:bottom w:val="none" w:sz="0" w:space="0" w:color="auto"/>
                        <w:right w:val="none" w:sz="0" w:space="0" w:color="auto"/>
                      </w:divBdr>
                    </w:div>
                  </w:divsChild>
                </w:div>
                <w:div w:id="757364136">
                  <w:marLeft w:val="0"/>
                  <w:marRight w:val="0"/>
                  <w:marTop w:val="0"/>
                  <w:marBottom w:val="0"/>
                  <w:divBdr>
                    <w:top w:val="single" w:sz="2" w:space="1" w:color="FFFFFF"/>
                    <w:left w:val="single" w:sz="2" w:space="12" w:color="FFFFFF"/>
                    <w:bottom w:val="single" w:sz="2" w:space="1" w:color="FFFFFF"/>
                    <w:right w:val="single" w:sz="2" w:space="4" w:color="FFFFFF"/>
                  </w:divBdr>
                  <w:divsChild>
                    <w:div w:id="1765762660">
                      <w:marLeft w:val="0"/>
                      <w:marRight w:val="0"/>
                      <w:marTop w:val="0"/>
                      <w:marBottom w:val="0"/>
                      <w:divBdr>
                        <w:top w:val="none" w:sz="0" w:space="0" w:color="auto"/>
                        <w:left w:val="none" w:sz="0" w:space="0" w:color="auto"/>
                        <w:bottom w:val="none" w:sz="0" w:space="0" w:color="auto"/>
                        <w:right w:val="none" w:sz="0" w:space="0" w:color="auto"/>
                      </w:divBdr>
                    </w:div>
                  </w:divsChild>
                </w:div>
                <w:div w:id="1561867968">
                  <w:marLeft w:val="0"/>
                  <w:marRight w:val="0"/>
                  <w:marTop w:val="0"/>
                  <w:marBottom w:val="0"/>
                  <w:divBdr>
                    <w:top w:val="single" w:sz="2" w:space="1" w:color="FFFFFF"/>
                    <w:left w:val="single" w:sz="2" w:space="12" w:color="FFFFFF"/>
                    <w:bottom w:val="single" w:sz="2" w:space="1" w:color="FFFFFF"/>
                    <w:right w:val="single" w:sz="2" w:space="4" w:color="FFFFFF"/>
                  </w:divBdr>
                  <w:divsChild>
                    <w:div w:id="1484614222">
                      <w:marLeft w:val="0"/>
                      <w:marRight w:val="0"/>
                      <w:marTop w:val="0"/>
                      <w:marBottom w:val="0"/>
                      <w:divBdr>
                        <w:top w:val="none" w:sz="0" w:space="0" w:color="auto"/>
                        <w:left w:val="none" w:sz="0" w:space="0" w:color="auto"/>
                        <w:bottom w:val="none" w:sz="0" w:space="0" w:color="auto"/>
                        <w:right w:val="none" w:sz="0" w:space="0" w:color="auto"/>
                      </w:divBdr>
                    </w:div>
                  </w:divsChild>
                </w:div>
                <w:div w:id="1800806066">
                  <w:marLeft w:val="0"/>
                  <w:marRight w:val="0"/>
                  <w:marTop w:val="0"/>
                  <w:marBottom w:val="0"/>
                  <w:divBdr>
                    <w:top w:val="single" w:sz="2" w:space="1" w:color="FFFFFF"/>
                    <w:left w:val="single" w:sz="2" w:space="12" w:color="FFFFFF"/>
                    <w:bottom w:val="single" w:sz="2" w:space="1" w:color="FFFFFF"/>
                    <w:right w:val="single" w:sz="2" w:space="4" w:color="FFFFFF"/>
                  </w:divBdr>
                  <w:divsChild>
                    <w:div w:id="2064325019">
                      <w:marLeft w:val="0"/>
                      <w:marRight w:val="0"/>
                      <w:marTop w:val="0"/>
                      <w:marBottom w:val="0"/>
                      <w:divBdr>
                        <w:top w:val="none" w:sz="0" w:space="0" w:color="auto"/>
                        <w:left w:val="none" w:sz="0" w:space="0" w:color="auto"/>
                        <w:bottom w:val="none" w:sz="0" w:space="0" w:color="auto"/>
                        <w:right w:val="none" w:sz="0" w:space="0" w:color="auto"/>
                      </w:divBdr>
                    </w:div>
                  </w:divsChild>
                </w:div>
                <w:div w:id="53167531">
                  <w:marLeft w:val="0"/>
                  <w:marRight w:val="0"/>
                  <w:marTop w:val="0"/>
                  <w:marBottom w:val="0"/>
                  <w:divBdr>
                    <w:top w:val="single" w:sz="2" w:space="1" w:color="FFFFFF"/>
                    <w:left w:val="single" w:sz="2" w:space="12" w:color="FFFFFF"/>
                    <w:bottom w:val="single" w:sz="2" w:space="1" w:color="FFFFFF"/>
                    <w:right w:val="single" w:sz="2" w:space="4" w:color="FFFFFF"/>
                  </w:divBdr>
                  <w:divsChild>
                    <w:div w:id="555554210">
                      <w:marLeft w:val="0"/>
                      <w:marRight w:val="0"/>
                      <w:marTop w:val="0"/>
                      <w:marBottom w:val="0"/>
                      <w:divBdr>
                        <w:top w:val="none" w:sz="0" w:space="0" w:color="auto"/>
                        <w:left w:val="none" w:sz="0" w:space="0" w:color="auto"/>
                        <w:bottom w:val="none" w:sz="0" w:space="0" w:color="auto"/>
                        <w:right w:val="none" w:sz="0" w:space="0" w:color="auto"/>
                      </w:divBdr>
                    </w:div>
                  </w:divsChild>
                </w:div>
                <w:div w:id="765613385">
                  <w:marLeft w:val="0"/>
                  <w:marRight w:val="0"/>
                  <w:marTop w:val="0"/>
                  <w:marBottom w:val="0"/>
                  <w:divBdr>
                    <w:top w:val="single" w:sz="2" w:space="1" w:color="FFFFFF"/>
                    <w:left w:val="single" w:sz="2" w:space="12" w:color="FFFFFF"/>
                    <w:bottom w:val="single" w:sz="2" w:space="1" w:color="FFFFFF"/>
                    <w:right w:val="single" w:sz="2" w:space="4" w:color="FFFFFF"/>
                  </w:divBdr>
                  <w:divsChild>
                    <w:div w:id="1577587828">
                      <w:marLeft w:val="0"/>
                      <w:marRight w:val="0"/>
                      <w:marTop w:val="0"/>
                      <w:marBottom w:val="0"/>
                      <w:divBdr>
                        <w:top w:val="none" w:sz="0" w:space="0" w:color="auto"/>
                        <w:left w:val="none" w:sz="0" w:space="0" w:color="auto"/>
                        <w:bottom w:val="none" w:sz="0" w:space="0" w:color="auto"/>
                        <w:right w:val="none" w:sz="0" w:space="0" w:color="auto"/>
                      </w:divBdr>
                    </w:div>
                  </w:divsChild>
                </w:div>
                <w:div w:id="1741438582">
                  <w:marLeft w:val="0"/>
                  <w:marRight w:val="0"/>
                  <w:marTop w:val="0"/>
                  <w:marBottom w:val="0"/>
                  <w:divBdr>
                    <w:top w:val="single" w:sz="2" w:space="1" w:color="FFFFFF"/>
                    <w:left w:val="single" w:sz="2" w:space="12" w:color="FFFFFF"/>
                    <w:bottom w:val="single" w:sz="2" w:space="1" w:color="FFFFFF"/>
                    <w:right w:val="single" w:sz="2" w:space="4" w:color="FFFFFF"/>
                  </w:divBdr>
                  <w:divsChild>
                    <w:div w:id="1731029532">
                      <w:marLeft w:val="0"/>
                      <w:marRight w:val="0"/>
                      <w:marTop w:val="0"/>
                      <w:marBottom w:val="0"/>
                      <w:divBdr>
                        <w:top w:val="none" w:sz="0" w:space="0" w:color="auto"/>
                        <w:left w:val="none" w:sz="0" w:space="0" w:color="auto"/>
                        <w:bottom w:val="none" w:sz="0" w:space="0" w:color="auto"/>
                        <w:right w:val="none" w:sz="0" w:space="0" w:color="auto"/>
                      </w:divBdr>
                    </w:div>
                  </w:divsChild>
                </w:div>
                <w:div w:id="1221551708">
                  <w:marLeft w:val="0"/>
                  <w:marRight w:val="0"/>
                  <w:marTop w:val="0"/>
                  <w:marBottom w:val="0"/>
                  <w:divBdr>
                    <w:top w:val="single" w:sz="2" w:space="1" w:color="FFFFFF"/>
                    <w:left w:val="single" w:sz="2" w:space="12" w:color="FFFFFF"/>
                    <w:bottom w:val="single" w:sz="2" w:space="1" w:color="FFFFFF"/>
                    <w:right w:val="single" w:sz="2" w:space="4" w:color="FFFFFF"/>
                  </w:divBdr>
                  <w:divsChild>
                    <w:div w:id="1037123070">
                      <w:marLeft w:val="0"/>
                      <w:marRight w:val="0"/>
                      <w:marTop w:val="0"/>
                      <w:marBottom w:val="0"/>
                      <w:divBdr>
                        <w:top w:val="none" w:sz="0" w:space="0" w:color="auto"/>
                        <w:left w:val="none" w:sz="0" w:space="0" w:color="auto"/>
                        <w:bottom w:val="none" w:sz="0" w:space="0" w:color="auto"/>
                        <w:right w:val="none" w:sz="0" w:space="0" w:color="auto"/>
                      </w:divBdr>
                    </w:div>
                  </w:divsChild>
                </w:div>
                <w:div w:id="81143708">
                  <w:marLeft w:val="0"/>
                  <w:marRight w:val="0"/>
                  <w:marTop w:val="0"/>
                  <w:marBottom w:val="0"/>
                  <w:divBdr>
                    <w:top w:val="single" w:sz="2" w:space="1" w:color="FFFFFF"/>
                    <w:left w:val="single" w:sz="2" w:space="12" w:color="FFFFFF"/>
                    <w:bottom w:val="single" w:sz="2" w:space="1" w:color="FFFFFF"/>
                    <w:right w:val="single" w:sz="2" w:space="4" w:color="FFFFFF"/>
                  </w:divBdr>
                  <w:divsChild>
                    <w:div w:id="1835145268">
                      <w:marLeft w:val="0"/>
                      <w:marRight w:val="0"/>
                      <w:marTop w:val="0"/>
                      <w:marBottom w:val="0"/>
                      <w:divBdr>
                        <w:top w:val="none" w:sz="0" w:space="0" w:color="auto"/>
                        <w:left w:val="none" w:sz="0" w:space="0" w:color="auto"/>
                        <w:bottom w:val="none" w:sz="0" w:space="0" w:color="auto"/>
                        <w:right w:val="none" w:sz="0" w:space="0" w:color="auto"/>
                      </w:divBdr>
                    </w:div>
                  </w:divsChild>
                </w:div>
                <w:div w:id="392116918">
                  <w:marLeft w:val="0"/>
                  <w:marRight w:val="0"/>
                  <w:marTop w:val="0"/>
                  <w:marBottom w:val="0"/>
                  <w:divBdr>
                    <w:top w:val="single" w:sz="2" w:space="1" w:color="FFFFFF"/>
                    <w:left w:val="single" w:sz="2" w:space="12" w:color="FFFFFF"/>
                    <w:bottom w:val="single" w:sz="2" w:space="1" w:color="FFFFFF"/>
                    <w:right w:val="single" w:sz="2" w:space="4" w:color="FFFFFF"/>
                  </w:divBdr>
                  <w:divsChild>
                    <w:div w:id="667681152">
                      <w:marLeft w:val="0"/>
                      <w:marRight w:val="0"/>
                      <w:marTop w:val="0"/>
                      <w:marBottom w:val="0"/>
                      <w:divBdr>
                        <w:top w:val="none" w:sz="0" w:space="0" w:color="auto"/>
                        <w:left w:val="none" w:sz="0" w:space="0" w:color="auto"/>
                        <w:bottom w:val="none" w:sz="0" w:space="0" w:color="auto"/>
                        <w:right w:val="none" w:sz="0" w:space="0" w:color="auto"/>
                      </w:divBdr>
                    </w:div>
                  </w:divsChild>
                </w:div>
                <w:div w:id="1524440734">
                  <w:marLeft w:val="0"/>
                  <w:marRight w:val="0"/>
                  <w:marTop w:val="0"/>
                  <w:marBottom w:val="0"/>
                  <w:divBdr>
                    <w:top w:val="single" w:sz="2" w:space="1" w:color="FFFFFF"/>
                    <w:left w:val="single" w:sz="2" w:space="12" w:color="FFFFFF"/>
                    <w:bottom w:val="single" w:sz="2" w:space="1" w:color="FFFFFF"/>
                    <w:right w:val="single" w:sz="2" w:space="4" w:color="FFFFFF"/>
                  </w:divBdr>
                  <w:divsChild>
                    <w:div w:id="1748115097">
                      <w:marLeft w:val="0"/>
                      <w:marRight w:val="0"/>
                      <w:marTop w:val="0"/>
                      <w:marBottom w:val="0"/>
                      <w:divBdr>
                        <w:top w:val="none" w:sz="0" w:space="0" w:color="auto"/>
                        <w:left w:val="none" w:sz="0" w:space="0" w:color="auto"/>
                        <w:bottom w:val="none" w:sz="0" w:space="0" w:color="auto"/>
                        <w:right w:val="none" w:sz="0" w:space="0" w:color="auto"/>
                      </w:divBdr>
                    </w:div>
                  </w:divsChild>
                </w:div>
                <w:div w:id="1923639089">
                  <w:marLeft w:val="0"/>
                  <w:marRight w:val="0"/>
                  <w:marTop w:val="0"/>
                  <w:marBottom w:val="0"/>
                  <w:divBdr>
                    <w:top w:val="single" w:sz="2" w:space="1" w:color="FFFFFF"/>
                    <w:left w:val="single" w:sz="2" w:space="12" w:color="FFFFFF"/>
                    <w:bottom w:val="single" w:sz="2" w:space="1" w:color="FFFFFF"/>
                    <w:right w:val="single" w:sz="2" w:space="4" w:color="FFFFFF"/>
                  </w:divBdr>
                  <w:divsChild>
                    <w:div w:id="662126379">
                      <w:marLeft w:val="0"/>
                      <w:marRight w:val="0"/>
                      <w:marTop w:val="0"/>
                      <w:marBottom w:val="0"/>
                      <w:divBdr>
                        <w:top w:val="none" w:sz="0" w:space="0" w:color="auto"/>
                        <w:left w:val="none" w:sz="0" w:space="0" w:color="auto"/>
                        <w:bottom w:val="none" w:sz="0" w:space="0" w:color="auto"/>
                        <w:right w:val="none" w:sz="0" w:space="0" w:color="auto"/>
                      </w:divBdr>
                    </w:div>
                  </w:divsChild>
                </w:div>
                <w:div w:id="724984532">
                  <w:marLeft w:val="0"/>
                  <w:marRight w:val="0"/>
                  <w:marTop w:val="0"/>
                  <w:marBottom w:val="0"/>
                  <w:divBdr>
                    <w:top w:val="single" w:sz="2" w:space="1" w:color="FFFFFF"/>
                    <w:left w:val="single" w:sz="2" w:space="12" w:color="FFFFFF"/>
                    <w:bottom w:val="single" w:sz="2" w:space="1" w:color="FFFFFF"/>
                    <w:right w:val="single" w:sz="2" w:space="4" w:color="FFFFFF"/>
                  </w:divBdr>
                  <w:divsChild>
                    <w:div w:id="1775907044">
                      <w:marLeft w:val="0"/>
                      <w:marRight w:val="0"/>
                      <w:marTop w:val="0"/>
                      <w:marBottom w:val="0"/>
                      <w:divBdr>
                        <w:top w:val="none" w:sz="0" w:space="0" w:color="auto"/>
                        <w:left w:val="none" w:sz="0" w:space="0" w:color="auto"/>
                        <w:bottom w:val="none" w:sz="0" w:space="0" w:color="auto"/>
                        <w:right w:val="none" w:sz="0" w:space="0" w:color="auto"/>
                      </w:divBdr>
                    </w:div>
                  </w:divsChild>
                </w:div>
                <w:div w:id="571235013">
                  <w:marLeft w:val="0"/>
                  <w:marRight w:val="0"/>
                  <w:marTop w:val="0"/>
                  <w:marBottom w:val="0"/>
                  <w:divBdr>
                    <w:top w:val="single" w:sz="2" w:space="1" w:color="FFFFFF"/>
                    <w:left w:val="single" w:sz="2" w:space="12" w:color="FFFFFF"/>
                    <w:bottom w:val="single" w:sz="2" w:space="4" w:color="FFFFFF"/>
                    <w:right w:val="single" w:sz="2" w:space="4" w:color="FFFFFF"/>
                  </w:divBdr>
                  <w:divsChild>
                    <w:div w:id="19088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33861">
          <w:marLeft w:val="0"/>
          <w:marRight w:val="0"/>
          <w:marTop w:val="0"/>
          <w:marBottom w:val="335"/>
          <w:divBdr>
            <w:top w:val="none" w:sz="0" w:space="0" w:color="auto"/>
            <w:left w:val="none" w:sz="0" w:space="0" w:color="auto"/>
            <w:bottom w:val="none" w:sz="0" w:space="0" w:color="auto"/>
            <w:right w:val="none" w:sz="0" w:space="0" w:color="auto"/>
          </w:divBdr>
          <w:divsChild>
            <w:div w:id="1615674148">
              <w:marLeft w:val="0"/>
              <w:marRight w:val="0"/>
              <w:marTop w:val="0"/>
              <w:marBottom w:val="0"/>
              <w:divBdr>
                <w:top w:val="none" w:sz="0" w:space="0" w:color="auto"/>
                <w:left w:val="none" w:sz="0" w:space="0" w:color="auto"/>
                <w:bottom w:val="none" w:sz="0" w:space="0" w:color="auto"/>
                <w:right w:val="none" w:sz="0" w:space="0" w:color="auto"/>
              </w:divBdr>
              <w:divsChild>
                <w:div w:id="1007748608">
                  <w:marLeft w:val="0"/>
                  <w:marRight w:val="0"/>
                  <w:marTop w:val="0"/>
                  <w:marBottom w:val="0"/>
                  <w:divBdr>
                    <w:top w:val="single" w:sz="2" w:space="4" w:color="FFFFFF"/>
                    <w:left w:val="single" w:sz="2" w:space="12" w:color="FFFFFF"/>
                    <w:bottom w:val="single" w:sz="2" w:space="1" w:color="FFFFFF"/>
                    <w:right w:val="single" w:sz="2" w:space="4" w:color="FFFFFF"/>
                  </w:divBdr>
                  <w:divsChild>
                    <w:div w:id="2086294519">
                      <w:marLeft w:val="0"/>
                      <w:marRight w:val="0"/>
                      <w:marTop w:val="0"/>
                      <w:marBottom w:val="0"/>
                      <w:divBdr>
                        <w:top w:val="none" w:sz="0" w:space="0" w:color="auto"/>
                        <w:left w:val="none" w:sz="0" w:space="0" w:color="auto"/>
                        <w:bottom w:val="none" w:sz="0" w:space="0" w:color="auto"/>
                        <w:right w:val="none" w:sz="0" w:space="0" w:color="auto"/>
                      </w:divBdr>
                    </w:div>
                  </w:divsChild>
                </w:div>
                <w:div w:id="1878348193">
                  <w:marLeft w:val="0"/>
                  <w:marRight w:val="0"/>
                  <w:marTop w:val="0"/>
                  <w:marBottom w:val="0"/>
                  <w:divBdr>
                    <w:top w:val="single" w:sz="2" w:space="1" w:color="FFFFFF"/>
                    <w:left w:val="single" w:sz="2" w:space="12" w:color="FFFFFF"/>
                    <w:bottom w:val="single" w:sz="2" w:space="1" w:color="FFFFFF"/>
                    <w:right w:val="single" w:sz="2" w:space="4" w:color="FFFFFF"/>
                  </w:divBdr>
                  <w:divsChild>
                    <w:div w:id="787049679">
                      <w:marLeft w:val="0"/>
                      <w:marRight w:val="0"/>
                      <w:marTop w:val="0"/>
                      <w:marBottom w:val="0"/>
                      <w:divBdr>
                        <w:top w:val="none" w:sz="0" w:space="0" w:color="auto"/>
                        <w:left w:val="none" w:sz="0" w:space="0" w:color="auto"/>
                        <w:bottom w:val="none" w:sz="0" w:space="0" w:color="auto"/>
                        <w:right w:val="none" w:sz="0" w:space="0" w:color="auto"/>
                      </w:divBdr>
                    </w:div>
                  </w:divsChild>
                </w:div>
                <w:div w:id="1407265549">
                  <w:marLeft w:val="0"/>
                  <w:marRight w:val="0"/>
                  <w:marTop w:val="0"/>
                  <w:marBottom w:val="0"/>
                  <w:divBdr>
                    <w:top w:val="single" w:sz="2" w:space="1" w:color="FFFFFF"/>
                    <w:left w:val="single" w:sz="2" w:space="12" w:color="FFFFFF"/>
                    <w:bottom w:val="single" w:sz="2" w:space="1" w:color="FFFFFF"/>
                    <w:right w:val="single" w:sz="2" w:space="4" w:color="FFFFFF"/>
                  </w:divBdr>
                  <w:divsChild>
                    <w:div w:id="977026415">
                      <w:marLeft w:val="0"/>
                      <w:marRight w:val="0"/>
                      <w:marTop w:val="0"/>
                      <w:marBottom w:val="0"/>
                      <w:divBdr>
                        <w:top w:val="none" w:sz="0" w:space="0" w:color="auto"/>
                        <w:left w:val="none" w:sz="0" w:space="0" w:color="auto"/>
                        <w:bottom w:val="none" w:sz="0" w:space="0" w:color="auto"/>
                        <w:right w:val="none" w:sz="0" w:space="0" w:color="auto"/>
                      </w:divBdr>
                    </w:div>
                  </w:divsChild>
                </w:div>
                <w:div w:id="108624834">
                  <w:marLeft w:val="0"/>
                  <w:marRight w:val="0"/>
                  <w:marTop w:val="0"/>
                  <w:marBottom w:val="0"/>
                  <w:divBdr>
                    <w:top w:val="single" w:sz="2" w:space="1" w:color="FFFFFF"/>
                    <w:left w:val="single" w:sz="2" w:space="12" w:color="FFFFFF"/>
                    <w:bottom w:val="single" w:sz="2" w:space="1" w:color="FFFFFF"/>
                    <w:right w:val="single" w:sz="2" w:space="4" w:color="FFFFFF"/>
                  </w:divBdr>
                  <w:divsChild>
                    <w:div w:id="901982781">
                      <w:marLeft w:val="0"/>
                      <w:marRight w:val="0"/>
                      <w:marTop w:val="0"/>
                      <w:marBottom w:val="0"/>
                      <w:divBdr>
                        <w:top w:val="none" w:sz="0" w:space="0" w:color="auto"/>
                        <w:left w:val="none" w:sz="0" w:space="0" w:color="auto"/>
                        <w:bottom w:val="none" w:sz="0" w:space="0" w:color="auto"/>
                        <w:right w:val="none" w:sz="0" w:space="0" w:color="auto"/>
                      </w:divBdr>
                    </w:div>
                  </w:divsChild>
                </w:div>
                <w:div w:id="1578594520">
                  <w:marLeft w:val="0"/>
                  <w:marRight w:val="0"/>
                  <w:marTop w:val="0"/>
                  <w:marBottom w:val="0"/>
                  <w:divBdr>
                    <w:top w:val="single" w:sz="2" w:space="1" w:color="FFFFFF"/>
                    <w:left w:val="single" w:sz="2" w:space="12" w:color="FFFFFF"/>
                    <w:bottom w:val="single" w:sz="2" w:space="1" w:color="FFFFFF"/>
                    <w:right w:val="single" w:sz="2" w:space="4" w:color="FFFFFF"/>
                  </w:divBdr>
                  <w:divsChild>
                    <w:div w:id="1998611399">
                      <w:marLeft w:val="0"/>
                      <w:marRight w:val="0"/>
                      <w:marTop w:val="0"/>
                      <w:marBottom w:val="0"/>
                      <w:divBdr>
                        <w:top w:val="none" w:sz="0" w:space="0" w:color="auto"/>
                        <w:left w:val="none" w:sz="0" w:space="0" w:color="auto"/>
                        <w:bottom w:val="none" w:sz="0" w:space="0" w:color="auto"/>
                        <w:right w:val="none" w:sz="0" w:space="0" w:color="auto"/>
                      </w:divBdr>
                    </w:div>
                  </w:divsChild>
                </w:div>
                <w:div w:id="1365904618">
                  <w:marLeft w:val="0"/>
                  <w:marRight w:val="0"/>
                  <w:marTop w:val="0"/>
                  <w:marBottom w:val="0"/>
                  <w:divBdr>
                    <w:top w:val="single" w:sz="2" w:space="1" w:color="FFFFFF"/>
                    <w:left w:val="single" w:sz="2" w:space="12" w:color="FFFFFF"/>
                    <w:bottom w:val="single" w:sz="2" w:space="1" w:color="FFFFFF"/>
                    <w:right w:val="single" w:sz="2" w:space="4" w:color="FFFFFF"/>
                  </w:divBdr>
                  <w:divsChild>
                    <w:div w:id="1125928871">
                      <w:marLeft w:val="0"/>
                      <w:marRight w:val="0"/>
                      <w:marTop w:val="0"/>
                      <w:marBottom w:val="0"/>
                      <w:divBdr>
                        <w:top w:val="none" w:sz="0" w:space="0" w:color="auto"/>
                        <w:left w:val="none" w:sz="0" w:space="0" w:color="auto"/>
                        <w:bottom w:val="none" w:sz="0" w:space="0" w:color="auto"/>
                        <w:right w:val="none" w:sz="0" w:space="0" w:color="auto"/>
                      </w:divBdr>
                    </w:div>
                  </w:divsChild>
                </w:div>
                <w:div w:id="1468283951">
                  <w:marLeft w:val="0"/>
                  <w:marRight w:val="0"/>
                  <w:marTop w:val="0"/>
                  <w:marBottom w:val="0"/>
                  <w:divBdr>
                    <w:top w:val="single" w:sz="2" w:space="1" w:color="FFFFFF"/>
                    <w:left w:val="single" w:sz="2" w:space="12" w:color="FFFFFF"/>
                    <w:bottom w:val="single" w:sz="2" w:space="1" w:color="FFFFFF"/>
                    <w:right w:val="single" w:sz="2" w:space="4" w:color="FFFFFF"/>
                  </w:divBdr>
                  <w:divsChild>
                    <w:div w:id="2047217971">
                      <w:marLeft w:val="0"/>
                      <w:marRight w:val="0"/>
                      <w:marTop w:val="0"/>
                      <w:marBottom w:val="0"/>
                      <w:divBdr>
                        <w:top w:val="none" w:sz="0" w:space="0" w:color="auto"/>
                        <w:left w:val="none" w:sz="0" w:space="0" w:color="auto"/>
                        <w:bottom w:val="none" w:sz="0" w:space="0" w:color="auto"/>
                        <w:right w:val="none" w:sz="0" w:space="0" w:color="auto"/>
                      </w:divBdr>
                    </w:div>
                  </w:divsChild>
                </w:div>
                <w:div w:id="1870559899">
                  <w:marLeft w:val="0"/>
                  <w:marRight w:val="0"/>
                  <w:marTop w:val="0"/>
                  <w:marBottom w:val="0"/>
                  <w:divBdr>
                    <w:top w:val="single" w:sz="2" w:space="1" w:color="FFFFFF"/>
                    <w:left w:val="single" w:sz="2" w:space="12" w:color="FFFFFF"/>
                    <w:bottom w:val="single" w:sz="2" w:space="1" w:color="FFFFFF"/>
                    <w:right w:val="single" w:sz="2" w:space="4" w:color="FFFFFF"/>
                  </w:divBdr>
                  <w:divsChild>
                    <w:div w:id="1999649769">
                      <w:marLeft w:val="0"/>
                      <w:marRight w:val="0"/>
                      <w:marTop w:val="0"/>
                      <w:marBottom w:val="0"/>
                      <w:divBdr>
                        <w:top w:val="none" w:sz="0" w:space="0" w:color="auto"/>
                        <w:left w:val="none" w:sz="0" w:space="0" w:color="auto"/>
                        <w:bottom w:val="none" w:sz="0" w:space="0" w:color="auto"/>
                        <w:right w:val="none" w:sz="0" w:space="0" w:color="auto"/>
                      </w:divBdr>
                    </w:div>
                  </w:divsChild>
                </w:div>
                <w:div w:id="1841770387">
                  <w:marLeft w:val="0"/>
                  <w:marRight w:val="0"/>
                  <w:marTop w:val="0"/>
                  <w:marBottom w:val="0"/>
                  <w:divBdr>
                    <w:top w:val="single" w:sz="2" w:space="1" w:color="FFFFFF"/>
                    <w:left w:val="single" w:sz="2" w:space="12" w:color="FFFFFF"/>
                    <w:bottom w:val="single" w:sz="2" w:space="1" w:color="FFFFFF"/>
                    <w:right w:val="single" w:sz="2" w:space="4" w:color="FFFFFF"/>
                  </w:divBdr>
                  <w:divsChild>
                    <w:div w:id="1119685238">
                      <w:marLeft w:val="0"/>
                      <w:marRight w:val="0"/>
                      <w:marTop w:val="0"/>
                      <w:marBottom w:val="0"/>
                      <w:divBdr>
                        <w:top w:val="none" w:sz="0" w:space="0" w:color="auto"/>
                        <w:left w:val="none" w:sz="0" w:space="0" w:color="auto"/>
                        <w:bottom w:val="none" w:sz="0" w:space="0" w:color="auto"/>
                        <w:right w:val="none" w:sz="0" w:space="0" w:color="auto"/>
                      </w:divBdr>
                    </w:div>
                  </w:divsChild>
                </w:div>
                <w:div w:id="24211030">
                  <w:marLeft w:val="0"/>
                  <w:marRight w:val="0"/>
                  <w:marTop w:val="0"/>
                  <w:marBottom w:val="0"/>
                  <w:divBdr>
                    <w:top w:val="single" w:sz="2" w:space="1" w:color="FFFFFF"/>
                    <w:left w:val="single" w:sz="2" w:space="12" w:color="FFFFFF"/>
                    <w:bottom w:val="single" w:sz="2" w:space="1" w:color="FFFFFF"/>
                    <w:right w:val="single" w:sz="2" w:space="4" w:color="FFFFFF"/>
                  </w:divBdr>
                  <w:divsChild>
                    <w:div w:id="773939760">
                      <w:marLeft w:val="0"/>
                      <w:marRight w:val="0"/>
                      <w:marTop w:val="0"/>
                      <w:marBottom w:val="0"/>
                      <w:divBdr>
                        <w:top w:val="none" w:sz="0" w:space="0" w:color="auto"/>
                        <w:left w:val="none" w:sz="0" w:space="0" w:color="auto"/>
                        <w:bottom w:val="none" w:sz="0" w:space="0" w:color="auto"/>
                        <w:right w:val="none" w:sz="0" w:space="0" w:color="auto"/>
                      </w:divBdr>
                    </w:div>
                  </w:divsChild>
                </w:div>
                <w:div w:id="908001477">
                  <w:marLeft w:val="0"/>
                  <w:marRight w:val="0"/>
                  <w:marTop w:val="0"/>
                  <w:marBottom w:val="0"/>
                  <w:divBdr>
                    <w:top w:val="single" w:sz="2" w:space="1" w:color="FFFFFF"/>
                    <w:left w:val="single" w:sz="2" w:space="12" w:color="FFFFFF"/>
                    <w:bottom w:val="single" w:sz="2" w:space="1" w:color="FFFFFF"/>
                    <w:right w:val="single" w:sz="2" w:space="4" w:color="FFFFFF"/>
                  </w:divBdr>
                  <w:divsChild>
                    <w:div w:id="1899323297">
                      <w:marLeft w:val="0"/>
                      <w:marRight w:val="0"/>
                      <w:marTop w:val="0"/>
                      <w:marBottom w:val="0"/>
                      <w:divBdr>
                        <w:top w:val="none" w:sz="0" w:space="0" w:color="auto"/>
                        <w:left w:val="none" w:sz="0" w:space="0" w:color="auto"/>
                        <w:bottom w:val="none" w:sz="0" w:space="0" w:color="auto"/>
                        <w:right w:val="none" w:sz="0" w:space="0" w:color="auto"/>
                      </w:divBdr>
                    </w:div>
                  </w:divsChild>
                </w:div>
                <w:div w:id="169220883">
                  <w:marLeft w:val="0"/>
                  <w:marRight w:val="0"/>
                  <w:marTop w:val="0"/>
                  <w:marBottom w:val="0"/>
                  <w:divBdr>
                    <w:top w:val="single" w:sz="2" w:space="1" w:color="FFFFFF"/>
                    <w:left w:val="single" w:sz="2" w:space="12" w:color="FFFFFF"/>
                    <w:bottom w:val="single" w:sz="2" w:space="1" w:color="FFFFFF"/>
                    <w:right w:val="single" w:sz="2" w:space="4" w:color="FFFFFF"/>
                  </w:divBdr>
                  <w:divsChild>
                    <w:div w:id="2104255946">
                      <w:marLeft w:val="0"/>
                      <w:marRight w:val="0"/>
                      <w:marTop w:val="0"/>
                      <w:marBottom w:val="0"/>
                      <w:divBdr>
                        <w:top w:val="none" w:sz="0" w:space="0" w:color="auto"/>
                        <w:left w:val="none" w:sz="0" w:space="0" w:color="auto"/>
                        <w:bottom w:val="none" w:sz="0" w:space="0" w:color="auto"/>
                        <w:right w:val="none" w:sz="0" w:space="0" w:color="auto"/>
                      </w:divBdr>
                    </w:div>
                  </w:divsChild>
                </w:div>
                <w:div w:id="7105416">
                  <w:marLeft w:val="0"/>
                  <w:marRight w:val="0"/>
                  <w:marTop w:val="0"/>
                  <w:marBottom w:val="0"/>
                  <w:divBdr>
                    <w:top w:val="single" w:sz="2" w:space="1" w:color="FFFFFF"/>
                    <w:left w:val="single" w:sz="2" w:space="12" w:color="FFFFFF"/>
                    <w:bottom w:val="single" w:sz="2" w:space="1" w:color="FFFFFF"/>
                    <w:right w:val="single" w:sz="2" w:space="4" w:color="FFFFFF"/>
                  </w:divBdr>
                  <w:divsChild>
                    <w:div w:id="1218980617">
                      <w:marLeft w:val="0"/>
                      <w:marRight w:val="0"/>
                      <w:marTop w:val="0"/>
                      <w:marBottom w:val="0"/>
                      <w:divBdr>
                        <w:top w:val="none" w:sz="0" w:space="0" w:color="auto"/>
                        <w:left w:val="none" w:sz="0" w:space="0" w:color="auto"/>
                        <w:bottom w:val="none" w:sz="0" w:space="0" w:color="auto"/>
                        <w:right w:val="none" w:sz="0" w:space="0" w:color="auto"/>
                      </w:divBdr>
                    </w:div>
                  </w:divsChild>
                </w:div>
                <w:div w:id="463502696">
                  <w:marLeft w:val="0"/>
                  <w:marRight w:val="0"/>
                  <w:marTop w:val="0"/>
                  <w:marBottom w:val="0"/>
                  <w:divBdr>
                    <w:top w:val="single" w:sz="2" w:space="1" w:color="FFFFFF"/>
                    <w:left w:val="single" w:sz="2" w:space="12" w:color="FFFFFF"/>
                    <w:bottom w:val="single" w:sz="2" w:space="1" w:color="FFFFFF"/>
                    <w:right w:val="single" w:sz="2" w:space="4" w:color="FFFFFF"/>
                  </w:divBdr>
                  <w:divsChild>
                    <w:div w:id="2005664238">
                      <w:marLeft w:val="0"/>
                      <w:marRight w:val="0"/>
                      <w:marTop w:val="0"/>
                      <w:marBottom w:val="0"/>
                      <w:divBdr>
                        <w:top w:val="none" w:sz="0" w:space="0" w:color="auto"/>
                        <w:left w:val="none" w:sz="0" w:space="0" w:color="auto"/>
                        <w:bottom w:val="none" w:sz="0" w:space="0" w:color="auto"/>
                        <w:right w:val="none" w:sz="0" w:space="0" w:color="auto"/>
                      </w:divBdr>
                    </w:div>
                  </w:divsChild>
                </w:div>
                <w:div w:id="1379209581">
                  <w:marLeft w:val="0"/>
                  <w:marRight w:val="0"/>
                  <w:marTop w:val="0"/>
                  <w:marBottom w:val="0"/>
                  <w:divBdr>
                    <w:top w:val="single" w:sz="2" w:space="1" w:color="FFFFFF"/>
                    <w:left w:val="single" w:sz="2" w:space="12" w:color="FFFFFF"/>
                    <w:bottom w:val="single" w:sz="2" w:space="1" w:color="FFFFFF"/>
                    <w:right w:val="single" w:sz="2" w:space="4" w:color="FFFFFF"/>
                  </w:divBdr>
                  <w:divsChild>
                    <w:div w:id="534732842">
                      <w:marLeft w:val="0"/>
                      <w:marRight w:val="0"/>
                      <w:marTop w:val="0"/>
                      <w:marBottom w:val="0"/>
                      <w:divBdr>
                        <w:top w:val="none" w:sz="0" w:space="0" w:color="auto"/>
                        <w:left w:val="none" w:sz="0" w:space="0" w:color="auto"/>
                        <w:bottom w:val="none" w:sz="0" w:space="0" w:color="auto"/>
                        <w:right w:val="none" w:sz="0" w:space="0" w:color="auto"/>
                      </w:divBdr>
                    </w:div>
                  </w:divsChild>
                </w:div>
                <w:div w:id="95173544">
                  <w:marLeft w:val="0"/>
                  <w:marRight w:val="0"/>
                  <w:marTop w:val="0"/>
                  <w:marBottom w:val="0"/>
                  <w:divBdr>
                    <w:top w:val="single" w:sz="2" w:space="1" w:color="FFFFFF"/>
                    <w:left w:val="single" w:sz="2" w:space="12" w:color="FFFFFF"/>
                    <w:bottom w:val="single" w:sz="2" w:space="1" w:color="FFFFFF"/>
                    <w:right w:val="single" w:sz="2" w:space="4" w:color="FFFFFF"/>
                  </w:divBdr>
                  <w:divsChild>
                    <w:div w:id="2127581717">
                      <w:marLeft w:val="0"/>
                      <w:marRight w:val="0"/>
                      <w:marTop w:val="0"/>
                      <w:marBottom w:val="0"/>
                      <w:divBdr>
                        <w:top w:val="none" w:sz="0" w:space="0" w:color="auto"/>
                        <w:left w:val="none" w:sz="0" w:space="0" w:color="auto"/>
                        <w:bottom w:val="none" w:sz="0" w:space="0" w:color="auto"/>
                        <w:right w:val="none" w:sz="0" w:space="0" w:color="auto"/>
                      </w:divBdr>
                    </w:div>
                  </w:divsChild>
                </w:div>
                <w:div w:id="1585333991">
                  <w:marLeft w:val="0"/>
                  <w:marRight w:val="0"/>
                  <w:marTop w:val="0"/>
                  <w:marBottom w:val="0"/>
                  <w:divBdr>
                    <w:top w:val="single" w:sz="2" w:space="1" w:color="FFFFFF"/>
                    <w:left w:val="single" w:sz="2" w:space="12" w:color="FFFFFF"/>
                    <w:bottom w:val="single" w:sz="2" w:space="1" w:color="FFFFFF"/>
                    <w:right w:val="single" w:sz="2" w:space="4" w:color="FFFFFF"/>
                  </w:divBdr>
                  <w:divsChild>
                    <w:div w:id="878055137">
                      <w:marLeft w:val="0"/>
                      <w:marRight w:val="0"/>
                      <w:marTop w:val="0"/>
                      <w:marBottom w:val="0"/>
                      <w:divBdr>
                        <w:top w:val="none" w:sz="0" w:space="0" w:color="auto"/>
                        <w:left w:val="none" w:sz="0" w:space="0" w:color="auto"/>
                        <w:bottom w:val="none" w:sz="0" w:space="0" w:color="auto"/>
                        <w:right w:val="none" w:sz="0" w:space="0" w:color="auto"/>
                      </w:divBdr>
                    </w:div>
                  </w:divsChild>
                </w:div>
                <w:div w:id="1865703566">
                  <w:marLeft w:val="0"/>
                  <w:marRight w:val="0"/>
                  <w:marTop w:val="0"/>
                  <w:marBottom w:val="0"/>
                  <w:divBdr>
                    <w:top w:val="single" w:sz="2" w:space="1" w:color="FFFFFF"/>
                    <w:left w:val="single" w:sz="2" w:space="12" w:color="FFFFFF"/>
                    <w:bottom w:val="single" w:sz="2" w:space="1" w:color="FFFFFF"/>
                    <w:right w:val="single" w:sz="2" w:space="4" w:color="FFFFFF"/>
                  </w:divBdr>
                  <w:divsChild>
                    <w:div w:id="791021868">
                      <w:marLeft w:val="0"/>
                      <w:marRight w:val="0"/>
                      <w:marTop w:val="0"/>
                      <w:marBottom w:val="0"/>
                      <w:divBdr>
                        <w:top w:val="none" w:sz="0" w:space="0" w:color="auto"/>
                        <w:left w:val="none" w:sz="0" w:space="0" w:color="auto"/>
                        <w:bottom w:val="none" w:sz="0" w:space="0" w:color="auto"/>
                        <w:right w:val="none" w:sz="0" w:space="0" w:color="auto"/>
                      </w:divBdr>
                    </w:div>
                  </w:divsChild>
                </w:div>
                <w:div w:id="1697389161">
                  <w:marLeft w:val="0"/>
                  <w:marRight w:val="0"/>
                  <w:marTop w:val="0"/>
                  <w:marBottom w:val="0"/>
                  <w:divBdr>
                    <w:top w:val="single" w:sz="2" w:space="1" w:color="FFFFFF"/>
                    <w:left w:val="single" w:sz="2" w:space="12" w:color="FFFFFF"/>
                    <w:bottom w:val="single" w:sz="2" w:space="1" w:color="FFFFFF"/>
                    <w:right w:val="single" w:sz="2" w:space="4" w:color="FFFFFF"/>
                  </w:divBdr>
                  <w:divsChild>
                    <w:div w:id="1314874101">
                      <w:marLeft w:val="0"/>
                      <w:marRight w:val="0"/>
                      <w:marTop w:val="0"/>
                      <w:marBottom w:val="0"/>
                      <w:divBdr>
                        <w:top w:val="none" w:sz="0" w:space="0" w:color="auto"/>
                        <w:left w:val="none" w:sz="0" w:space="0" w:color="auto"/>
                        <w:bottom w:val="none" w:sz="0" w:space="0" w:color="auto"/>
                        <w:right w:val="none" w:sz="0" w:space="0" w:color="auto"/>
                      </w:divBdr>
                    </w:div>
                  </w:divsChild>
                </w:div>
                <w:div w:id="880552854">
                  <w:marLeft w:val="0"/>
                  <w:marRight w:val="0"/>
                  <w:marTop w:val="0"/>
                  <w:marBottom w:val="0"/>
                  <w:divBdr>
                    <w:top w:val="single" w:sz="2" w:space="1" w:color="FFFFFF"/>
                    <w:left w:val="single" w:sz="2" w:space="12" w:color="FFFFFF"/>
                    <w:bottom w:val="single" w:sz="2" w:space="1" w:color="FFFFFF"/>
                    <w:right w:val="single" w:sz="2" w:space="4" w:color="FFFFFF"/>
                  </w:divBdr>
                  <w:divsChild>
                    <w:div w:id="983586970">
                      <w:marLeft w:val="0"/>
                      <w:marRight w:val="0"/>
                      <w:marTop w:val="0"/>
                      <w:marBottom w:val="0"/>
                      <w:divBdr>
                        <w:top w:val="none" w:sz="0" w:space="0" w:color="auto"/>
                        <w:left w:val="none" w:sz="0" w:space="0" w:color="auto"/>
                        <w:bottom w:val="none" w:sz="0" w:space="0" w:color="auto"/>
                        <w:right w:val="none" w:sz="0" w:space="0" w:color="auto"/>
                      </w:divBdr>
                    </w:div>
                  </w:divsChild>
                </w:div>
                <w:div w:id="151801956">
                  <w:marLeft w:val="0"/>
                  <w:marRight w:val="0"/>
                  <w:marTop w:val="0"/>
                  <w:marBottom w:val="0"/>
                  <w:divBdr>
                    <w:top w:val="single" w:sz="2" w:space="1" w:color="FFFFFF"/>
                    <w:left w:val="single" w:sz="2" w:space="12" w:color="FFFFFF"/>
                    <w:bottom w:val="single" w:sz="2" w:space="1" w:color="FFFFFF"/>
                    <w:right w:val="single" w:sz="2" w:space="4" w:color="FFFFFF"/>
                  </w:divBdr>
                  <w:divsChild>
                    <w:div w:id="523903929">
                      <w:marLeft w:val="0"/>
                      <w:marRight w:val="0"/>
                      <w:marTop w:val="0"/>
                      <w:marBottom w:val="0"/>
                      <w:divBdr>
                        <w:top w:val="none" w:sz="0" w:space="0" w:color="auto"/>
                        <w:left w:val="none" w:sz="0" w:space="0" w:color="auto"/>
                        <w:bottom w:val="none" w:sz="0" w:space="0" w:color="auto"/>
                        <w:right w:val="none" w:sz="0" w:space="0" w:color="auto"/>
                      </w:divBdr>
                    </w:div>
                  </w:divsChild>
                </w:div>
                <w:div w:id="1846939890">
                  <w:marLeft w:val="0"/>
                  <w:marRight w:val="0"/>
                  <w:marTop w:val="0"/>
                  <w:marBottom w:val="0"/>
                  <w:divBdr>
                    <w:top w:val="single" w:sz="2" w:space="1" w:color="FFFFFF"/>
                    <w:left w:val="single" w:sz="2" w:space="12" w:color="FFFFFF"/>
                    <w:bottom w:val="single" w:sz="2" w:space="1" w:color="FFFFFF"/>
                    <w:right w:val="single" w:sz="2" w:space="4" w:color="FFFFFF"/>
                  </w:divBdr>
                  <w:divsChild>
                    <w:div w:id="761954236">
                      <w:marLeft w:val="0"/>
                      <w:marRight w:val="0"/>
                      <w:marTop w:val="0"/>
                      <w:marBottom w:val="0"/>
                      <w:divBdr>
                        <w:top w:val="none" w:sz="0" w:space="0" w:color="auto"/>
                        <w:left w:val="none" w:sz="0" w:space="0" w:color="auto"/>
                        <w:bottom w:val="none" w:sz="0" w:space="0" w:color="auto"/>
                        <w:right w:val="none" w:sz="0" w:space="0" w:color="auto"/>
                      </w:divBdr>
                    </w:div>
                  </w:divsChild>
                </w:div>
                <w:div w:id="832916543">
                  <w:marLeft w:val="0"/>
                  <w:marRight w:val="0"/>
                  <w:marTop w:val="0"/>
                  <w:marBottom w:val="0"/>
                  <w:divBdr>
                    <w:top w:val="single" w:sz="2" w:space="1" w:color="FFFFFF"/>
                    <w:left w:val="single" w:sz="2" w:space="12" w:color="FFFFFF"/>
                    <w:bottom w:val="single" w:sz="2" w:space="1" w:color="FFFFFF"/>
                    <w:right w:val="single" w:sz="2" w:space="4" w:color="FFFFFF"/>
                  </w:divBdr>
                  <w:divsChild>
                    <w:div w:id="305595367">
                      <w:marLeft w:val="0"/>
                      <w:marRight w:val="0"/>
                      <w:marTop w:val="0"/>
                      <w:marBottom w:val="0"/>
                      <w:divBdr>
                        <w:top w:val="none" w:sz="0" w:space="0" w:color="auto"/>
                        <w:left w:val="none" w:sz="0" w:space="0" w:color="auto"/>
                        <w:bottom w:val="none" w:sz="0" w:space="0" w:color="auto"/>
                        <w:right w:val="none" w:sz="0" w:space="0" w:color="auto"/>
                      </w:divBdr>
                    </w:div>
                  </w:divsChild>
                </w:div>
                <w:div w:id="356854990">
                  <w:marLeft w:val="0"/>
                  <w:marRight w:val="0"/>
                  <w:marTop w:val="0"/>
                  <w:marBottom w:val="0"/>
                  <w:divBdr>
                    <w:top w:val="single" w:sz="2" w:space="1" w:color="FFFFFF"/>
                    <w:left w:val="single" w:sz="2" w:space="12" w:color="FFFFFF"/>
                    <w:bottom w:val="single" w:sz="2" w:space="1" w:color="FFFFFF"/>
                    <w:right w:val="single" w:sz="2" w:space="4" w:color="FFFFFF"/>
                  </w:divBdr>
                  <w:divsChild>
                    <w:div w:id="743063353">
                      <w:marLeft w:val="0"/>
                      <w:marRight w:val="0"/>
                      <w:marTop w:val="0"/>
                      <w:marBottom w:val="0"/>
                      <w:divBdr>
                        <w:top w:val="none" w:sz="0" w:space="0" w:color="auto"/>
                        <w:left w:val="none" w:sz="0" w:space="0" w:color="auto"/>
                        <w:bottom w:val="none" w:sz="0" w:space="0" w:color="auto"/>
                        <w:right w:val="none" w:sz="0" w:space="0" w:color="auto"/>
                      </w:divBdr>
                    </w:div>
                  </w:divsChild>
                </w:div>
                <w:div w:id="1923905231">
                  <w:marLeft w:val="0"/>
                  <w:marRight w:val="0"/>
                  <w:marTop w:val="0"/>
                  <w:marBottom w:val="0"/>
                  <w:divBdr>
                    <w:top w:val="single" w:sz="2" w:space="1" w:color="FFFFFF"/>
                    <w:left w:val="single" w:sz="2" w:space="12" w:color="FFFFFF"/>
                    <w:bottom w:val="single" w:sz="2" w:space="1" w:color="FFFFFF"/>
                    <w:right w:val="single" w:sz="2" w:space="4" w:color="FFFFFF"/>
                  </w:divBdr>
                  <w:divsChild>
                    <w:div w:id="2038315999">
                      <w:marLeft w:val="0"/>
                      <w:marRight w:val="0"/>
                      <w:marTop w:val="0"/>
                      <w:marBottom w:val="0"/>
                      <w:divBdr>
                        <w:top w:val="none" w:sz="0" w:space="0" w:color="auto"/>
                        <w:left w:val="none" w:sz="0" w:space="0" w:color="auto"/>
                        <w:bottom w:val="none" w:sz="0" w:space="0" w:color="auto"/>
                        <w:right w:val="none" w:sz="0" w:space="0" w:color="auto"/>
                      </w:divBdr>
                    </w:div>
                  </w:divsChild>
                </w:div>
                <w:div w:id="574322864">
                  <w:marLeft w:val="0"/>
                  <w:marRight w:val="0"/>
                  <w:marTop w:val="0"/>
                  <w:marBottom w:val="0"/>
                  <w:divBdr>
                    <w:top w:val="single" w:sz="2" w:space="1" w:color="FFFFFF"/>
                    <w:left w:val="single" w:sz="2" w:space="12" w:color="FFFFFF"/>
                    <w:bottom w:val="single" w:sz="2" w:space="1" w:color="FFFFFF"/>
                    <w:right w:val="single" w:sz="2" w:space="4" w:color="FFFFFF"/>
                  </w:divBdr>
                  <w:divsChild>
                    <w:div w:id="276372006">
                      <w:marLeft w:val="0"/>
                      <w:marRight w:val="0"/>
                      <w:marTop w:val="0"/>
                      <w:marBottom w:val="0"/>
                      <w:divBdr>
                        <w:top w:val="none" w:sz="0" w:space="0" w:color="auto"/>
                        <w:left w:val="none" w:sz="0" w:space="0" w:color="auto"/>
                        <w:bottom w:val="none" w:sz="0" w:space="0" w:color="auto"/>
                        <w:right w:val="none" w:sz="0" w:space="0" w:color="auto"/>
                      </w:divBdr>
                    </w:div>
                  </w:divsChild>
                </w:div>
                <w:div w:id="1294629361">
                  <w:marLeft w:val="0"/>
                  <w:marRight w:val="0"/>
                  <w:marTop w:val="0"/>
                  <w:marBottom w:val="0"/>
                  <w:divBdr>
                    <w:top w:val="single" w:sz="2" w:space="1" w:color="FFFFFF"/>
                    <w:left w:val="single" w:sz="2" w:space="12" w:color="FFFFFF"/>
                    <w:bottom w:val="single" w:sz="2" w:space="1" w:color="FFFFFF"/>
                    <w:right w:val="single" w:sz="2" w:space="4" w:color="FFFFFF"/>
                  </w:divBdr>
                  <w:divsChild>
                    <w:div w:id="860899128">
                      <w:marLeft w:val="0"/>
                      <w:marRight w:val="0"/>
                      <w:marTop w:val="0"/>
                      <w:marBottom w:val="0"/>
                      <w:divBdr>
                        <w:top w:val="none" w:sz="0" w:space="0" w:color="auto"/>
                        <w:left w:val="none" w:sz="0" w:space="0" w:color="auto"/>
                        <w:bottom w:val="none" w:sz="0" w:space="0" w:color="auto"/>
                        <w:right w:val="none" w:sz="0" w:space="0" w:color="auto"/>
                      </w:divBdr>
                    </w:div>
                  </w:divsChild>
                </w:div>
                <w:div w:id="949362367">
                  <w:marLeft w:val="0"/>
                  <w:marRight w:val="0"/>
                  <w:marTop w:val="0"/>
                  <w:marBottom w:val="0"/>
                  <w:divBdr>
                    <w:top w:val="single" w:sz="2" w:space="1" w:color="FFFFFF"/>
                    <w:left w:val="single" w:sz="2" w:space="12" w:color="FFFFFF"/>
                    <w:bottom w:val="single" w:sz="2" w:space="1" w:color="FFFFFF"/>
                    <w:right w:val="single" w:sz="2" w:space="4" w:color="FFFFFF"/>
                  </w:divBdr>
                  <w:divsChild>
                    <w:div w:id="963850738">
                      <w:marLeft w:val="0"/>
                      <w:marRight w:val="0"/>
                      <w:marTop w:val="0"/>
                      <w:marBottom w:val="0"/>
                      <w:divBdr>
                        <w:top w:val="none" w:sz="0" w:space="0" w:color="auto"/>
                        <w:left w:val="none" w:sz="0" w:space="0" w:color="auto"/>
                        <w:bottom w:val="none" w:sz="0" w:space="0" w:color="auto"/>
                        <w:right w:val="none" w:sz="0" w:space="0" w:color="auto"/>
                      </w:divBdr>
                    </w:div>
                  </w:divsChild>
                </w:div>
                <w:div w:id="714358152">
                  <w:marLeft w:val="0"/>
                  <w:marRight w:val="0"/>
                  <w:marTop w:val="0"/>
                  <w:marBottom w:val="0"/>
                  <w:divBdr>
                    <w:top w:val="single" w:sz="2" w:space="1" w:color="FFFFFF"/>
                    <w:left w:val="single" w:sz="2" w:space="12" w:color="FFFFFF"/>
                    <w:bottom w:val="single" w:sz="2" w:space="1" w:color="FFFFFF"/>
                    <w:right w:val="single" w:sz="2" w:space="4" w:color="FFFFFF"/>
                  </w:divBdr>
                  <w:divsChild>
                    <w:div w:id="436946623">
                      <w:marLeft w:val="0"/>
                      <w:marRight w:val="0"/>
                      <w:marTop w:val="0"/>
                      <w:marBottom w:val="0"/>
                      <w:divBdr>
                        <w:top w:val="none" w:sz="0" w:space="0" w:color="auto"/>
                        <w:left w:val="none" w:sz="0" w:space="0" w:color="auto"/>
                        <w:bottom w:val="none" w:sz="0" w:space="0" w:color="auto"/>
                        <w:right w:val="none" w:sz="0" w:space="0" w:color="auto"/>
                      </w:divBdr>
                    </w:div>
                  </w:divsChild>
                </w:div>
                <w:div w:id="485361787">
                  <w:marLeft w:val="0"/>
                  <w:marRight w:val="0"/>
                  <w:marTop w:val="0"/>
                  <w:marBottom w:val="0"/>
                  <w:divBdr>
                    <w:top w:val="single" w:sz="2" w:space="1" w:color="FFFFFF"/>
                    <w:left w:val="single" w:sz="2" w:space="12" w:color="FFFFFF"/>
                    <w:bottom w:val="single" w:sz="2" w:space="1" w:color="FFFFFF"/>
                    <w:right w:val="single" w:sz="2" w:space="4" w:color="FFFFFF"/>
                  </w:divBdr>
                  <w:divsChild>
                    <w:div w:id="699666300">
                      <w:marLeft w:val="0"/>
                      <w:marRight w:val="0"/>
                      <w:marTop w:val="0"/>
                      <w:marBottom w:val="0"/>
                      <w:divBdr>
                        <w:top w:val="none" w:sz="0" w:space="0" w:color="auto"/>
                        <w:left w:val="none" w:sz="0" w:space="0" w:color="auto"/>
                        <w:bottom w:val="none" w:sz="0" w:space="0" w:color="auto"/>
                        <w:right w:val="none" w:sz="0" w:space="0" w:color="auto"/>
                      </w:divBdr>
                    </w:div>
                  </w:divsChild>
                </w:div>
                <w:div w:id="647592978">
                  <w:marLeft w:val="0"/>
                  <w:marRight w:val="0"/>
                  <w:marTop w:val="0"/>
                  <w:marBottom w:val="0"/>
                  <w:divBdr>
                    <w:top w:val="single" w:sz="2" w:space="1" w:color="FFFFFF"/>
                    <w:left w:val="single" w:sz="2" w:space="12" w:color="FFFFFF"/>
                    <w:bottom w:val="single" w:sz="2" w:space="1" w:color="FFFFFF"/>
                    <w:right w:val="single" w:sz="2" w:space="4" w:color="FFFFFF"/>
                  </w:divBdr>
                  <w:divsChild>
                    <w:div w:id="1940982716">
                      <w:marLeft w:val="0"/>
                      <w:marRight w:val="0"/>
                      <w:marTop w:val="0"/>
                      <w:marBottom w:val="0"/>
                      <w:divBdr>
                        <w:top w:val="none" w:sz="0" w:space="0" w:color="auto"/>
                        <w:left w:val="none" w:sz="0" w:space="0" w:color="auto"/>
                        <w:bottom w:val="none" w:sz="0" w:space="0" w:color="auto"/>
                        <w:right w:val="none" w:sz="0" w:space="0" w:color="auto"/>
                      </w:divBdr>
                    </w:div>
                  </w:divsChild>
                </w:div>
                <w:div w:id="501505870">
                  <w:marLeft w:val="0"/>
                  <w:marRight w:val="0"/>
                  <w:marTop w:val="0"/>
                  <w:marBottom w:val="0"/>
                  <w:divBdr>
                    <w:top w:val="single" w:sz="2" w:space="1" w:color="FFFFFF"/>
                    <w:left w:val="single" w:sz="2" w:space="12" w:color="FFFFFF"/>
                    <w:bottom w:val="single" w:sz="2" w:space="1" w:color="FFFFFF"/>
                    <w:right w:val="single" w:sz="2" w:space="4" w:color="FFFFFF"/>
                  </w:divBdr>
                  <w:divsChild>
                    <w:div w:id="1707947122">
                      <w:marLeft w:val="0"/>
                      <w:marRight w:val="0"/>
                      <w:marTop w:val="0"/>
                      <w:marBottom w:val="0"/>
                      <w:divBdr>
                        <w:top w:val="none" w:sz="0" w:space="0" w:color="auto"/>
                        <w:left w:val="none" w:sz="0" w:space="0" w:color="auto"/>
                        <w:bottom w:val="none" w:sz="0" w:space="0" w:color="auto"/>
                        <w:right w:val="none" w:sz="0" w:space="0" w:color="auto"/>
                      </w:divBdr>
                    </w:div>
                  </w:divsChild>
                </w:div>
                <w:div w:id="869756936">
                  <w:marLeft w:val="0"/>
                  <w:marRight w:val="0"/>
                  <w:marTop w:val="0"/>
                  <w:marBottom w:val="0"/>
                  <w:divBdr>
                    <w:top w:val="single" w:sz="2" w:space="1" w:color="FFFFFF"/>
                    <w:left w:val="single" w:sz="2" w:space="12" w:color="FFFFFF"/>
                    <w:bottom w:val="single" w:sz="2" w:space="1" w:color="FFFFFF"/>
                    <w:right w:val="single" w:sz="2" w:space="4" w:color="FFFFFF"/>
                  </w:divBdr>
                  <w:divsChild>
                    <w:div w:id="1586693335">
                      <w:marLeft w:val="0"/>
                      <w:marRight w:val="0"/>
                      <w:marTop w:val="0"/>
                      <w:marBottom w:val="0"/>
                      <w:divBdr>
                        <w:top w:val="none" w:sz="0" w:space="0" w:color="auto"/>
                        <w:left w:val="none" w:sz="0" w:space="0" w:color="auto"/>
                        <w:bottom w:val="none" w:sz="0" w:space="0" w:color="auto"/>
                        <w:right w:val="none" w:sz="0" w:space="0" w:color="auto"/>
                      </w:divBdr>
                    </w:div>
                  </w:divsChild>
                </w:div>
                <w:div w:id="1690832223">
                  <w:marLeft w:val="0"/>
                  <w:marRight w:val="0"/>
                  <w:marTop w:val="0"/>
                  <w:marBottom w:val="0"/>
                  <w:divBdr>
                    <w:top w:val="single" w:sz="2" w:space="1" w:color="FFFFFF"/>
                    <w:left w:val="single" w:sz="2" w:space="12" w:color="FFFFFF"/>
                    <w:bottom w:val="single" w:sz="2" w:space="1" w:color="FFFFFF"/>
                    <w:right w:val="single" w:sz="2" w:space="4" w:color="FFFFFF"/>
                  </w:divBdr>
                  <w:divsChild>
                    <w:div w:id="319970910">
                      <w:marLeft w:val="0"/>
                      <w:marRight w:val="0"/>
                      <w:marTop w:val="0"/>
                      <w:marBottom w:val="0"/>
                      <w:divBdr>
                        <w:top w:val="none" w:sz="0" w:space="0" w:color="auto"/>
                        <w:left w:val="none" w:sz="0" w:space="0" w:color="auto"/>
                        <w:bottom w:val="none" w:sz="0" w:space="0" w:color="auto"/>
                        <w:right w:val="none" w:sz="0" w:space="0" w:color="auto"/>
                      </w:divBdr>
                    </w:div>
                  </w:divsChild>
                </w:div>
                <w:div w:id="356463575">
                  <w:marLeft w:val="0"/>
                  <w:marRight w:val="0"/>
                  <w:marTop w:val="0"/>
                  <w:marBottom w:val="0"/>
                  <w:divBdr>
                    <w:top w:val="single" w:sz="2" w:space="1" w:color="FFFFFF"/>
                    <w:left w:val="single" w:sz="2" w:space="12" w:color="FFFFFF"/>
                    <w:bottom w:val="single" w:sz="2" w:space="1" w:color="FFFFFF"/>
                    <w:right w:val="single" w:sz="2" w:space="4" w:color="FFFFFF"/>
                  </w:divBdr>
                  <w:divsChild>
                    <w:div w:id="121921470">
                      <w:marLeft w:val="0"/>
                      <w:marRight w:val="0"/>
                      <w:marTop w:val="0"/>
                      <w:marBottom w:val="0"/>
                      <w:divBdr>
                        <w:top w:val="none" w:sz="0" w:space="0" w:color="auto"/>
                        <w:left w:val="none" w:sz="0" w:space="0" w:color="auto"/>
                        <w:bottom w:val="none" w:sz="0" w:space="0" w:color="auto"/>
                        <w:right w:val="none" w:sz="0" w:space="0" w:color="auto"/>
                      </w:divBdr>
                    </w:div>
                  </w:divsChild>
                </w:div>
                <w:div w:id="1554583628">
                  <w:marLeft w:val="0"/>
                  <w:marRight w:val="0"/>
                  <w:marTop w:val="0"/>
                  <w:marBottom w:val="0"/>
                  <w:divBdr>
                    <w:top w:val="single" w:sz="2" w:space="1" w:color="FFFFFF"/>
                    <w:left w:val="single" w:sz="2" w:space="12" w:color="FFFFFF"/>
                    <w:bottom w:val="single" w:sz="2" w:space="1" w:color="FFFFFF"/>
                    <w:right w:val="single" w:sz="2" w:space="4" w:color="FFFFFF"/>
                  </w:divBdr>
                  <w:divsChild>
                    <w:div w:id="1315064132">
                      <w:marLeft w:val="0"/>
                      <w:marRight w:val="0"/>
                      <w:marTop w:val="0"/>
                      <w:marBottom w:val="0"/>
                      <w:divBdr>
                        <w:top w:val="none" w:sz="0" w:space="0" w:color="auto"/>
                        <w:left w:val="none" w:sz="0" w:space="0" w:color="auto"/>
                        <w:bottom w:val="none" w:sz="0" w:space="0" w:color="auto"/>
                        <w:right w:val="none" w:sz="0" w:space="0" w:color="auto"/>
                      </w:divBdr>
                    </w:div>
                  </w:divsChild>
                </w:div>
                <w:div w:id="824667478">
                  <w:marLeft w:val="0"/>
                  <w:marRight w:val="0"/>
                  <w:marTop w:val="0"/>
                  <w:marBottom w:val="0"/>
                  <w:divBdr>
                    <w:top w:val="single" w:sz="2" w:space="1" w:color="FFFFFF"/>
                    <w:left w:val="single" w:sz="2" w:space="12" w:color="FFFFFF"/>
                    <w:bottom w:val="single" w:sz="2" w:space="1" w:color="FFFFFF"/>
                    <w:right w:val="single" w:sz="2" w:space="4" w:color="FFFFFF"/>
                  </w:divBdr>
                  <w:divsChild>
                    <w:div w:id="985863017">
                      <w:marLeft w:val="0"/>
                      <w:marRight w:val="0"/>
                      <w:marTop w:val="0"/>
                      <w:marBottom w:val="0"/>
                      <w:divBdr>
                        <w:top w:val="none" w:sz="0" w:space="0" w:color="auto"/>
                        <w:left w:val="none" w:sz="0" w:space="0" w:color="auto"/>
                        <w:bottom w:val="none" w:sz="0" w:space="0" w:color="auto"/>
                        <w:right w:val="none" w:sz="0" w:space="0" w:color="auto"/>
                      </w:divBdr>
                    </w:div>
                  </w:divsChild>
                </w:div>
                <w:div w:id="1055929402">
                  <w:marLeft w:val="0"/>
                  <w:marRight w:val="0"/>
                  <w:marTop w:val="0"/>
                  <w:marBottom w:val="0"/>
                  <w:divBdr>
                    <w:top w:val="single" w:sz="2" w:space="1" w:color="FFFFFF"/>
                    <w:left w:val="single" w:sz="2" w:space="12" w:color="FFFFFF"/>
                    <w:bottom w:val="single" w:sz="2" w:space="1" w:color="FFFFFF"/>
                    <w:right w:val="single" w:sz="2" w:space="4" w:color="FFFFFF"/>
                  </w:divBdr>
                  <w:divsChild>
                    <w:div w:id="587927198">
                      <w:marLeft w:val="0"/>
                      <w:marRight w:val="0"/>
                      <w:marTop w:val="0"/>
                      <w:marBottom w:val="0"/>
                      <w:divBdr>
                        <w:top w:val="none" w:sz="0" w:space="0" w:color="auto"/>
                        <w:left w:val="none" w:sz="0" w:space="0" w:color="auto"/>
                        <w:bottom w:val="none" w:sz="0" w:space="0" w:color="auto"/>
                        <w:right w:val="none" w:sz="0" w:space="0" w:color="auto"/>
                      </w:divBdr>
                    </w:div>
                  </w:divsChild>
                </w:div>
                <w:div w:id="555554070">
                  <w:marLeft w:val="0"/>
                  <w:marRight w:val="0"/>
                  <w:marTop w:val="0"/>
                  <w:marBottom w:val="0"/>
                  <w:divBdr>
                    <w:top w:val="single" w:sz="2" w:space="1" w:color="FFFFFF"/>
                    <w:left w:val="single" w:sz="2" w:space="12" w:color="FFFFFF"/>
                    <w:bottom w:val="single" w:sz="2" w:space="1" w:color="FFFFFF"/>
                    <w:right w:val="single" w:sz="2" w:space="4" w:color="FFFFFF"/>
                  </w:divBdr>
                  <w:divsChild>
                    <w:div w:id="860629663">
                      <w:marLeft w:val="0"/>
                      <w:marRight w:val="0"/>
                      <w:marTop w:val="0"/>
                      <w:marBottom w:val="0"/>
                      <w:divBdr>
                        <w:top w:val="none" w:sz="0" w:space="0" w:color="auto"/>
                        <w:left w:val="none" w:sz="0" w:space="0" w:color="auto"/>
                        <w:bottom w:val="none" w:sz="0" w:space="0" w:color="auto"/>
                        <w:right w:val="none" w:sz="0" w:space="0" w:color="auto"/>
                      </w:divBdr>
                    </w:div>
                  </w:divsChild>
                </w:div>
                <w:div w:id="125054155">
                  <w:marLeft w:val="0"/>
                  <w:marRight w:val="0"/>
                  <w:marTop w:val="0"/>
                  <w:marBottom w:val="0"/>
                  <w:divBdr>
                    <w:top w:val="single" w:sz="2" w:space="1" w:color="FFFFFF"/>
                    <w:left w:val="single" w:sz="2" w:space="12" w:color="FFFFFF"/>
                    <w:bottom w:val="single" w:sz="2" w:space="1" w:color="FFFFFF"/>
                    <w:right w:val="single" w:sz="2" w:space="4" w:color="FFFFFF"/>
                  </w:divBdr>
                  <w:divsChild>
                    <w:div w:id="1877505382">
                      <w:marLeft w:val="0"/>
                      <w:marRight w:val="0"/>
                      <w:marTop w:val="0"/>
                      <w:marBottom w:val="0"/>
                      <w:divBdr>
                        <w:top w:val="none" w:sz="0" w:space="0" w:color="auto"/>
                        <w:left w:val="none" w:sz="0" w:space="0" w:color="auto"/>
                        <w:bottom w:val="none" w:sz="0" w:space="0" w:color="auto"/>
                        <w:right w:val="none" w:sz="0" w:space="0" w:color="auto"/>
                      </w:divBdr>
                    </w:div>
                  </w:divsChild>
                </w:div>
                <w:div w:id="1939870417">
                  <w:marLeft w:val="0"/>
                  <w:marRight w:val="0"/>
                  <w:marTop w:val="0"/>
                  <w:marBottom w:val="0"/>
                  <w:divBdr>
                    <w:top w:val="single" w:sz="2" w:space="1" w:color="FFFFFF"/>
                    <w:left w:val="single" w:sz="2" w:space="12" w:color="FFFFFF"/>
                    <w:bottom w:val="single" w:sz="2" w:space="4" w:color="FFFFFF"/>
                    <w:right w:val="single" w:sz="2" w:space="4" w:color="FFFFFF"/>
                  </w:divBdr>
                  <w:divsChild>
                    <w:div w:id="2332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865248">
      <w:bodyDiv w:val="1"/>
      <w:marLeft w:val="0"/>
      <w:marRight w:val="0"/>
      <w:marTop w:val="0"/>
      <w:marBottom w:val="0"/>
      <w:divBdr>
        <w:top w:val="none" w:sz="0" w:space="0" w:color="auto"/>
        <w:left w:val="none" w:sz="0" w:space="0" w:color="auto"/>
        <w:bottom w:val="none" w:sz="0" w:space="0" w:color="auto"/>
        <w:right w:val="none" w:sz="0" w:space="0" w:color="auto"/>
      </w:divBdr>
      <w:divsChild>
        <w:div w:id="1979021131">
          <w:marLeft w:val="0"/>
          <w:marRight w:val="0"/>
          <w:marTop w:val="0"/>
          <w:marBottom w:val="0"/>
          <w:divBdr>
            <w:top w:val="none" w:sz="0" w:space="0" w:color="auto"/>
            <w:left w:val="none" w:sz="0" w:space="0" w:color="auto"/>
            <w:bottom w:val="none" w:sz="0" w:space="0" w:color="auto"/>
            <w:right w:val="none" w:sz="0" w:space="0" w:color="auto"/>
          </w:divBdr>
        </w:div>
        <w:div w:id="1247769370">
          <w:marLeft w:val="0"/>
          <w:marRight w:val="0"/>
          <w:marTop w:val="0"/>
          <w:marBottom w:val="335"/>
          <w:divBdr>
            <w:top w:val="none" w:sz="0" w:space="0" w:color="auto"/>
            <w:left w:val="none" w:sz="0" w:space="0" w:color="auto"/>
            <w:bottom w:val="none" w:sz="0" w:space="0" w:color="auto"/>
            <w:right w:val="none" w:sz="0" w:space="0" w:color="auto"/>
          </w:divBdr>
          <w:divsChild>
            <w:div w:id="1805809437">
              <w:marLeft w:val="0"/>
              <w:marRight w:val="0"/>
              <w:marTop w:val="0"/>
              <w:marBottom w:val="0"/>
              <w:divBdr>
                <w:top w:val="none" w:sz="0" w:space="0" w:color="auto"/>
                <w:left w:val="none" w:sz="0" w:space="0" w:color="auto"/>
                <w:bottom w:val="none" w:sz="0" w:space="0" w:color="auto"/>
                <w:right w:val="none" w:sz="0" w:space="0" w:color="auto"/>
              </w:divBdr>
              <w:divsChild>
                <w:div w:id="587692965">
                  <w:marLeft w:val="0"/>
                  <w:marRight w:val="0"/>
                  <w:marTop w:val="0"/>
                  <w:marBottom w:val="0"/>
                  <w:divBdr>
                    <w:top w:val="single" w:sz="2" w:space="4" w:color="FFFFFF"/>
                    <w:left w:val="single" w:sz="2" w:space="12" w:color="FFFFFF"/>
                    <w:bottom w:val="single" w:sz="2" w:space="1" w:color="FFFFFF"/>
                    <w:right w:val="single" w:sz="2" w:space="4" w:color="FFFFFF"/>
                  </w:divBdr>
                  <w:divsChild>
                    <w:div w:id="272395950">
                      <w:marLeft w:val="0"/>
                      <w:marRight w:val="0"/>
                      <w:marTop w:val="0"/>
                      <w:marBottom w:val="0"/>
                      <w:divBdr>
                        <w:top w:val="none" w:sz="0" w:space="0" w:color="auto"/>
                        <w:left w:val="none" w:sz="0" w:space="0" w:color="auto"/>
                        <w:bottom w:val="none" w:sz="0" w:space="0" w:color="auto"/>
                        <w:right w:val="none" w:sz="0" w:space="0" w:color="auto"/>
                      </w:divBdr>
                    </w:div>
                  </w:divsChild>
                </w:div>
                <w:div w:id="982932380">
                  <w:marLeft w:val="0"/>
                  <w:marRight w:val="0"/>
                  <w:marTop w:val="0"/>
                  <w:marBottom w:val="0"/>
                  <w:divBdr>
                    <w:top w:val="single" w:sz="2" w:space="1" w:color="FFFFFF"/>
                    <w:left w:val="single" w:sz="2" w:space="12" w:color="FFFFFF"/>
                    <w:bottom w:val="single" w:sz="2" w:space="1" w:color="FFFFFF"/>
                    <w:right w:val="single" w:sz="2" w:space="4" w:color="FFFFFF"/>
                  </w:divBdr>
                  <w:divsChild>
                    <w:div w:id="289627511">
                      <w:marLeft w:val="0"/>
                      <w:marRight w:val="0"/>
                      <w:marTop w:val="0"/>
                      <w:marBottom w:val="0"/>
                      <w:divBdr>
                        <w:top w:val="none" w:sz="0" w:space="0" w:color="auto"/>
                        <w:left w:val="none" w:sz="0" w:space="0" w:color="auto"/>
                        <w:bottom w:val="none" w:sz="0" w:space="0" w:color="auto"/>
                        <w:right w:val="none" w:sz="0" w:space="0" w:color="auto"/>
                      </w:divBdr>
                    </w:div>
                  </w:divsChild>
                </w:div>
                <w:div w:id="333991825">
                  <w:marLeft w:val="0"/>
                  <w:marRight w:val="0"/>
                  <w:marTop w:val="0"/>
                  <w:marBottom w:val="0"/>
                  <w:divBdr>
                    <w:top w:val="single" w:sz="2" w:space="1" w:color="FFFFFF"/>
                    <w:left w:val="single" w:sz="2" w:space="12" w:color="FFFFFF"/>
                    <w:bottom w:val="single" w:sz="2" w:space="1" w:color="FFFFFF"/>
                    <w:right w:val="single" w:sz="2" w:space="4" w:color="FFFFFF"/>
                  </w:divBdr>
                  <w:divsChild>
                    <w:div w:id="445586418">
                      <w:marLeft w:val="0"/>
                      <w:marRight w:val="0"/>
                      <w:marTop w:val="0"/>
                      <w:marBottom w:val="0"/>
                      <w:divBdr>
                        <w:top w:val="none" w:sz="0" w:space="0" w:color="auto"/>
                        <w:left w:val="none" w:sz="0" w:space="0" w:color="auto"/>
                        <w:bottom w:val="none" w:sz="0" w:space="0" w:color="auto"/>
                        <w:right w:val="none" w:sz="0" w:space="0" w:color="auto"/>
                      </w:divBdr>
                    </w:div>
                  </w:divsChild>
                </w:div>
                <w:div w:id="8414628">
                  <w:marLeft w:val="0"/>
                  <w:marRight w:val="0"/>
                  <w:marTop w:val="0"/>
                  <w:marBottom w:val="0"/>
                  <w:divBdr>
                    <w:top w:val="single" w:sz="2" w:space="1" w:color="FFFFFF"/>
                    <w:left w:val="single" w:sz="2" w:space="12" w:color="FFFFFF"/>
                    <w:bottom w:val="single" w:sz="2" w:space="1" w:color="FFFFFF"/>
                    <w:right w:val="single" w:sz="2" w:space="4" w:color="FFFFFF"/>
                  </w:divBdr>
                  <w:divsChild>
                    <w:div w:id="427700901">
                      <w:marLeft w:val="0"/>
                      <w:marRight w:val="0"/>
                      <w:marTop w:val="0"/>
                      <w:marBottom w:val="0"/>
                      <w:divBdr>
                        <w:top w:val="none" w:sz="0" w:space="0" w:color="auto"/>
                        <w:left w:val="none" w:sz="0" w:space="0" w:color="auto"/>
                        <w:bottom w:val="none" w:sz="0" w:space="0" w:color="auto"/>
                        <w:right w:val="none" w:sz="0" w:space="0" w:color="auto"/>
                      </w:divBdr>
                    </w:div>
                  </w:divsChild>
                </w:div>
                <w:div w:id="1930038600">
                  <w:marLeft w:val="0"/>
                  <w:marRight w:val="0"/>
                  <w:marTop w:val="0"/>
                  <w:marBottom w:val="0"/>
                  <w:divBdr>
                    <w:top w:val="single" w:sz="2" w:space="1" w:color="FFFFFF"/>
                    <w:left w:val="single" w:sz="2" w:space="12" w:color="FFFFFF"/>
                    <w:bottom w:val="single" w:sz="2" w:space="1" w:color="FFFFFF"/>
                    <w:right w:val="single" w:sz="2" w:space="4" w:color="FFFFFF"/>
                  </w:divBdr>
                  <w:divsChild>
                    <w:div w:id="2080441647">
                      <w:marLeft w:val="0"/>
                      <w:marRight w:val="0"/>
                      <w:marTop w:val="0"/>
                      <w:marBottom w:val="0"/>
                      <w:divBdr>
                        <w:top w:val="none" w:sz="0" w:space="0" w:color="auto"/>
                        <w:left w:val="none" w:sz="0" w:space="0" w:color="auto"/>
                        <w:bottom w:val="none" w:sz="0" w:space="0" w:color="auto"/>
                        <w:right w:val="none" w:sz="0" w:space="0" w:color="auto"/>
                      </w:divBdr>
                    </w:div>
                  </w:divsChild>
                </w:div>
                <w:div w:id="427507682">
                  <w:marLeft w:val="0"/>
                  <w:marRight w:val="0"/>
                  <w:marTop w:val="0"/>
                  <w:marBottom w:val="0"/>
                  <w:divBdr>
                    <w:top w:val="single" w:sz="2" w:space="1" w:color="FFFFFF"/>
                    <w:left w:val="single" w:sz="2" w:space="12" w:color="FFFFFF"/>
                    <w:bottom w:val="single" w:sz="2" w:space="1" w:color="FFFFFF"/>
                    <w:right w:val="single" w:sz="2" w:space="4" w:color="FFFFFF"/>
                  </w:divBdr>
                  <w:divsChild>
                    <w:div w:id="212352695">
                      <w:marLeft w:val="0"/>
                      <w:marRight w:val="0"/>
                      <w:marTop w:val="0"/>
                      <w:marBottom w:val="0"/>
                      <w:divBdr>
                        <w:top w:val="none" w:sz="0" w:space="0" w:color="auto"/>
                        <w:left w:val="none" w:sz="0" w:space="0" w:color="auto"/>
                        <w:bottom w:val="none" w:sz="0" w:space="0" w:color="auto"/>
                        <w:right w:val="none" w:sz="0" w:space="0" w:color="auto"/>
                      </w:divBdr>
                    </w:div>
                  </w:divsChild>
                </w:div>
                <w:div w:id="955331024">
                  <w:marLeft w:val="0"/>
                  <w:marRight w:val="0"/>
                  <w:marTop w:val="0"/>
                  <w:marBottom w:val="0"/>
                  <w:divBdr>
                    <w:top w:val="single" w:sz="2" w:space="1" w:color="FFFFFF"/>
                    <w:left w:val="single" w:sz="2" w:space="12" w:color="FFFFFF"/>
                    <w:bottom w:val="single" w:sz="2" w:space="1" w:color="FFFFFF"/>
                    <w:right w:val="single" w:sz="2" w:space="4" w:color="FFFFFF"/>
                  </w:divBdr>
                  <w:divsChild>
                    <w:div w:id="1579362829">
                      <w:marLeft w:val="0"/>
                      <w:marRight w:val="0"/>
                      <w:marTop w:val="0"/>
                      <w:marBottom w:val="0"/>
                      <w:divBdr>
                        <w:top w:val="none" w:sz="0" w:space="0" w:color="auto"/>
                        <w:left w:val="none" w:sz="0" w:space="0" w:color="auto"/>
                        <w:bottom w:val="none" w:sz="0" w:space="0" w:color="auto"/>
                        <w:right w:val="none" w:sz="0" w:space="0" w:color="auto"/>
                      </w:divBdr>
                    </w:div>
                  </w:divsChild>
                </w:div>
                <w:div w:id="287053696">
                  <w:marLeft w:val="0"/>
                  <w:marRight w:val="0"/>
                  <w:marTop w:val="0"/>
                  <w:marBottom w:val="0"/>
                  <w:divBdr>
                    <w:top w:val="single" w:sz="2" w:space="1" w:color="FFFFFF"/>
                    <w:left w:val="single" w:sz="2" w:space="12" w:color="FFFFFF"/>
                    <w:bottom w:val="single" w:sz="2" w:space="1" w:color="FFFFFF"/>
                    <w:right w:val="single" w:sz="2" w:space="4" w:color="FFFFFF"/>
                  </w:divBdr>
                  <w:divsChild>
                    <w:div w:id="207645010">
                      <w:marLeft w:val="0"/>
                      <w:marRight w:val="0"/>
                      <w:marTop w:val="0"/>
                      <w:marBottom w:val="0"/>
                      <w:divBdr>
                        <w:top w:val="none" w:sz="0" w:space="0" w:color="auto"/>
                        <w:left w:val="none" w:sz="0" w:space="0" w:color="auto"/>
                        <w:bottom w:val="none" w:sz="0" w:space="0" w:color="auto"/>
                        <w:right w:val="none" w:sz="0" w:space="0" w:color="auto"/>
                      </w:divBdr>
                    </w:div>
                  </w:divsChild>
                </w:div>
                <w:div w:id="1733310235">
                  <w:marLeft w:val="0"/>
                  <w:marRight w:val="0"/>
                  <w:marTop w:val="0"/>
                  <w:marBottom w:val="0"/>
                  <w:divBdr>
                    <w:top w:val="single" w:sz="2" w:space="1" w:color="FFFFFF"/>
                    <w:left w:val="single" w:sz="2" w:space="12" w:color="FFFFFF"/>
                    <w:bottom w:val="single" w:sz="2" w:space="1" w:color="FFFFFF"/>
                    <w:right w:val="single" w:sz="2" w:space="4" w:color="FFFFFF"/>
                  </w:divBdr>
                  <w:divsChild>
                    <w:div w:id="592859248">
                      <w:marLeft w:val="0"/>
                      <w:marRight w:val="0"/>
                      <w:marTop w:val="0"/>
                      <w:marBottom w:val="0"/>
                      <w:divBdr>
                        <w:top w:val="none" w:sz="0" w:space="0" w:color="auto"/>
                        <w:left w:val="none" w:sz="0" w:space="0" w:color="auto"/>
                        <w:bottom w:val="none" w:sz="0" w:space="0" w:color="auto"/>
                        <w:right w:val="none" w:sz="0" w:space="0" w:color="auto"/>
                      </w:divBdr>
                    </w:div>
                  </w:divsChild>
                </w:div>
                <w:div w:id="810515255">
                  <w:marLeft w:val="0"/>
                  <w:marRight w:val="0"/>
                  <w:marTop w:val="0"/>
                  <w:marBottom w:val="0"/>
                  <w:divBdr>
                    <w:top w:val="single" w:sz="2" w:space="1" w:color="FFFFFF"/>
                    <w:left w:val="single" w:sz="2" w:space="12" w:color="FFFFFF"/>
                    <w:bottom w:val="single" w:sz="2" w:space="1" w:color="FFFFFF"/>
                    <w:right w:val="single" w:sz="2" w:space="4" w:color="FFFFFF"/>
                  </w:divBdr>
                  <w:divsChild>
                    <w:div w:id="513227354">
                      <w:marLeft w:val="0"/>
                      <w:marRight w:val="0"/>
                      <w:marTop w:val="0"/>
                      <w:marBottom w:val="0"/>
                      <w:divBdr>
                        <w:top w:val="none" w:sz="0" w:space="0" w:color="auto"/>
                        <w:left w:val="none" w:sz="0" w:space="0" w:color="auto"/>
                        <w:bottom w:val="none" w:sz="0" w:space="0" w:color="auto"/>
                        <w:right w:val="none" w:sz="0" w:space="0" w:color="auto"/>
                      </w:divBdr>
                    </w:div>
                  </w:divsChild>
                </w:div>
                <w:div w:id="1868518570">
                  <w:marLeft w:val="0"/>
                  <w:marRight w:val="0"/>
                  <w:marTop w:val="0"/>
                  <w:marBottom w:val="0"/>
                  <w:divBdr>
                    <w:top w:val="single" w:sz="2" w:space="1" w:color="FFFFFF"/>
                    <w:left w:val="single" w:sz="2" w:space="12" w:color="FFFFFF"/>
                    <w:bottom w:val="single" w:sz="2" w:space="1" w:color="FFFFFF"/>
                    <w:right w:val="single" w:sz="2" w:space="4" w:color="FFFFFF"/>
                  </w:divBdr>
                  <w:divsChild>
                    <w:div w:id="485509408">
                      <w:marLeft w:val="0"/>
                      <w:marRight w:val="0"/>
                      <w:marTop w:val="0"/>
                      <w:marBottom w:val="0"/>
                      <w:divBdr>
                        <w:top w:val="none" w:sz="0" w:space="0" w:color="auto"/>
                        <w:left w:val="none" w:sz="0" w:space="0" w:color="auto"/>
                        <w:bottom w:val="none" w:sz="0" w:space="0" w:color="auto"/>
                        <w:right w:val="none" w:sz="0" w:space="0" w:color="auto"/>
                      </w:divBdr>
                    </w:div>
                  </w:divsChild>
                </w:div>
                <w:div w:id="1697462070">
                  <w:marLeft w:val="0"/>
                  <w:marRight w:val="0"/>
                  <w:marTop w:val="0"/>
                  <w:marBottom w:val="0"/>
                  <w:divBdr>
                    <w:top w:val="single" w:sz="2" w:space="1" w:color="FFFFFF"/>
                    <w:left w:val="single" w:sz="2" w:space="12" w:color="FFFFFF"/>
                    <w:bottom w:val="single" w:sz="2" w:space="1" w:color="FFFFFF"/>
                    <w:right w:val="single" w:sz="2" w:space="4" w:color="FFFFFF"/>
                  </w:divBdr>
                  <w:divsChild>
                    <w:div w:id="771510240">
                      <w:marLeft w:val="0"/>
                      <w:marRight w:val="0"/>
                      <w:marTop w:val="0"/>
                      <w:marBottom w:val="0"/>
                      <w:divBdr>
                        <w:top w:val="none" w:sz="0" w:space="0" w:color="auto"/>
                        <w:left w:val="none" w:sz="0" w:space="0" w:color="auto"/>
                        <w:bottom w:val="none" w:sz="0" w:space="0" w:color="auto"/>
                        <w:right w:val="none" w:sz="0" w:space="0" w:color="auto"/>
                      </w:divBdr>
                    </w:div>
                  </w:divsChild>
                </w:div>
                <w:div w:id="1433279597">
                  <w:marLeft w:val="0"/>
                  <w:marRight w:val="0"/>
                  <w:marTop w:val="0"/>
                  <w:marBottom w:val="0"/>
                  <w:divBdr>
                    <w:top w:val="single" w:sz="2" w:space="1" w:color="FFFFFF"/>
                    <w:left w:val="single" w:sz="2" w:space="12" w:color="FFFFFF"/>
                    <w:bottom w:val="single" w:sz="2" w:space="1" w:color="FFFFFF"/>
                    <w:right w:val="single" w:sz="2" w:space="4" w:color="FFFFFF"/>
                  </w:divBdr>
                  <w:divsChild>
                    <w:div w:id="722173015">
                      <w:marLeft w:val="0"/>
                      <w:marRight w:val="0"/>
                      <w:marTop w:val="0"/>
                      <w:marBottom w:val="0"/>
                      <w:divBdr>
                        <w:top w:val="none" w:sz="0" w:space="0" w:color="auto"/>
                        <w:left w:val="none" w:sz="0" w:space="0" w:color="auto"/>
                        <w:bottom w:val="none" w:sz="0" w:space="0" w:color="auto"/>
                        <w:right w:val="none" w:sz="0" w:space="0" w:color="auto"/>
                      </w:divBdr>
                    </w:div>
                  </w:divsChild>
                </w:div>
                <w:div w:id="716314641">
                  <w:marLeft w:val="0"/>
                  <w:marRight w:val="0"/>
                  <w:marTop w:val="0"/>
                  <w:marBottom w:val="0"/>
                  <w:divBdr>
                    <w:top w:val="single" w:sz="2" w:space="1" w:color="FFFFFF"/>
                    <w:left w:val="single" w:sz="2" w:space="12" w:color="FFFFFF"/>
                    <w:bottom w:val="single" w:sz="2" w:space="1" w:color="FFFFFF"/>
                    <w:right w:val="single" w:sz="2" w:space="4" w:color="FFFFFF"/>
                  </w:divBdr>
                  <w:divsChild>
                    <w:div w:id="451635542">
                      <w:marLeft w:val="0"/>
                      <w:marRight w:val="0"/>
                      <w:marTop w:val="0"/>
                      <w:marBottom w:val="0"/>
                      <w:divBdr>
                        <w:top w:val="none" w:sz="0" w:space="0" w:color="auto"/>
                        <w:left w:val="none" w:sz="0" w:space="0" w:color="auto"/>
                        <w:bottom w:val="none" w:sz="0" w:space="0" w:color="auto"/>
                        <w:right w:val="none" w:sz="0" w:space="0" w:color="auto"/>
                      </w:divBdr>
                    </w:div>
                  </w:divsChild>
                </w:div>
                <w:div w:id="575045453">
                  <w:marLeft w:val="0"/>
                  <w:marRight w:val="0"/>
                  <w:marTop w:val="0"/>
                  <w:marBottom w:val="0"/>
                  <w:divBdr>
                    <w:top w:val="single" w:sz="2" w:space="1" w:color="FFFFFF"/>
                    <w:left w:val="single" w:sz="2" w:space="12" w:color="FFFFFF"/>
                    <w:bottom w:val="single" w:sz="2" w:space="1" w:color="FFFFFF"/>
                    <w:right w:val="single" w:sz="2" w:space="4" w:color="FFFFFF"/>
                  </w:divBdr>
                  <w:divsChild>
                    <w:div w:id="1327980768">
                      <w:marLeft w:val="0"/>
                      <w:marRight w:val="0"/>
                      <w:marTop w:val="0"/>
                      <w:marBottom w:val="0"/>
                      <w:divBdr>
                        <w:top w:val="none" w:sz="0" w:space="0" w:color="auto"/>
                        <w:left w:val="none" w:sz="0" w:space="0" w:color="auto"/>
                        <w:bottom w:val="none" w:sz="0" w:space="0" w:color="auto"/>
                        <w:right w:val="none" w:sz="0" w:space="0" w:color="auto"/>
                      </w:divBdr>
                    </w:div>
                  </w:divsChild>
                </w:div>
                <w:div w:id="566649460">
                  <w:marLeft w:val="0"/>
                  <w:marRight w:val="0"/>
                  <w:marTop w:val="0"/>
                  <w:marBottom w:val="0"/>
                  <w:divBdr>
                    <w:top w:val="single" w:sz="2" w:space="1" w:color="FFFFFF"/>
                    <w:left w:val="single" w:sz="2" w:space="12" w:color="FFFFFF"/>
                    <w:bottom w:val="single" w:sz="2" w:space="1" w:color="FFFFFF"/>
                    <w:right w:val="single" w:sz="2" w:space="4" w:color="FFFFFF"/>
                  </w:divBdr>
                  <w:divsChild>
                    <w:div w:id="1478108540">
                      <w:marLeft w:val="0"/>
                      <w:marRight w:val="0"/>
                      <w:marTop w:val="0"/>
                      <w:marBottom w:val="0"/>
                      <w:divBdr>
                        <w:top w:val="none" w:sz="0" w:space="0" w:color="auto"/>
                        <w:left w:val="none" w:sz="0" w:space="0" w:color="auto"/>
                        <w:bottom w:val="none" w:sz="0" w:space="0" w:color="auto"/>
                        <w:right w:val="none" w:sz="0" w:space="0" w:color="auto"/>
                      </w:divBdr>
                    </w:div>
                  </w:divsChild>
                </w:div>
                <w:div w:id="1225143453">
                  <w:marLeft w:val="0"/>
                  <w:marRight w:val="0"/>
                  <w:marTop w:val="0"/>
                  <w:marBottom w:val="0"/>
                  <w:divBdr>
                    <w:top w:val="single" w:sz="2" w:space="1" w:color="FFFFFF"/>
                    <w:left w:val="single" w:sz="2" w:space="12" w:color="FFFFFF"/>
                    <w:bottom w:val="single" w:sz="2" w:space="1" w:color="FFFFFF"/>
                    <w:right w:val="single" w:sz="2" w:space="4" w:color="FFFFFF"/>
                  </w:divBdr>
                  <w:divsChild>
                    <w:div w:id="240873902">
                      <w:marLeft w:val="0"/>
                      <w:marRight w:val="0"/>
                      <w:marTop w:val="0"/>
                      <w:marBottom w:val="0"/>
                      <w:divBdr>
                        <w:top w:val="none" w:sz="0" w:space="0" w:color="auto"/>
                        <w:left w:val="none" w:sz="0" w:space="0" w:color="auto"/>
                        <w:bottom w:val="none" w:sz="0" w:space="0" w:color="auto"/>
                        <w:right w:val="none" w:sz="0" w:space="0" w:color="auto"/>
                      </w:divBdr>
                    </w:div>
                  </w:divsChild>
                </w:div>
                <w:div w:id="342898273">
                  <w:marLeft w:val="0"/>
                  <w:marRight w:val="0"/>
                  <w:marTop w:val="0"/>
                  <w:marBottom w:val="0"/>
                  <w:divBdr>
                    <w:top w:val="single" w:sz="2" w:space="1" w:color="FFFFFF"/>
                    <w:left w:val="single" w:sz="2" w:space="12" w:color="FFFFFF"/>
                    <w:bottom w:val="single" w:sz="2" w:space="1" w:color="FFFFFF"/>
                    <w:right w:val="single" w:sz="2" w:space="4" w:color="FFFFFF"/>
                  </w:divBdr>
                  <w:divsChild>
                    <w:div w:id="1908569684">
                      <w:marLeft w:val="0"/>
                      <w:marRight w:val="0"/>
                      <w:marTop w:val="0"/>
                      <w:marBottom w:val="0"/>
                      <w:divBdr>
                        <w:top w:val="none" w:sz="0" w:space="0" w:color="auto"/>
                        <w:left w:val="none" w:sz="0" w:space="0" w:color="auto"/>
                        <w:bottom w:val="none" w:sz="0" w:space="0" w:color="auto"/>
                        <w:right w:val="none" w:sz="0" w:space="0" w:color="auto"/>
                      </w:divBdr>
                    </w:div>
                  </w:divsChild>
                </w:div>
                <w:div w:id="742751584">
                  <w:marLeft w:val="0"/>
                  <w:marRight w:val="0"/>
                  <w:marTop w:val="0"/>
                  <w:marBottom w:val="0"/>
                  <w:divBdr>
                    <w:top w:val="single" w:sz="2" w:space="1" w:color="FFFFFF"/>
                    <w:left w:val="single" w:sz="2" w:space="12" w:color="FFFFFF"/>
                    <w:bottom w:val="single" w:sz="2" w:space="4" w:color="FFFFFF"/>
                    <w:right w:val="single" w:sz="2" w:space="4" w:color="FFFFFF"/>
                  </w:divBdr>
                  <w:divsChild>
                    <w:div w:id="13619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154931">
          <w:marLeft w:val="0"/>
          <w:marRight w:val="0"/>
          <w:marTop w:val="0"/>
          <w:marBottom w:val="335"/>
          <w:divBdr>
            <w:top w:val="none" w:sz="0" w:space="0" w:color="auto"/>
            <w:left w:val="none" w:sz="0" w:space="0" w:color="auto"/>
            <w:bottom w:val="none" w:sz="0" w:space="0" w:color="auto"/>
            <w:right w:val="none" w:sz="0" w:space="0" w:color="auto"/>
          </w:divBdr>
          <w:divsChild>
            <w:div w:id="568418192">
              <w:marLeft w:val="0"/>
              <w:marRight w:val="0"/>
              <w:marTop w:val="0"/>
              <w:marBottom w:val="0"/>
              <w:divBdr>
                <w:top w:val="none" w:sz="0" w:space="0" w:color="auto"/>
                <w:left w:val="none" w:sz="0" w:space="0" w:color="auto"/>
                <w:bottom w:val="none" w:sz="0" w:space="0" w:color="auto"/>
                <w:right w:val="none" w:sz="0" w:space="0" w:color="auto"/>
              </w:divBdr>
              <w:divsChild>
                <w:div w:id="2086536265">
                  <w:marLeft w:val="0"/>
                  <w:marRight w:val="0"/>
                  <w:marTop w:val="0"/>
                  <w:marBottom w:val="0"/>
                  <w:divBdr>
                    <w:top w:val="single" w:sz="2" w:space="4" w:color="FFFFFF"/>
                    <w:left w:val="single" w:sz="2" w:space="12" w:color="FFFFFF"/>
                    <w:bottom w:val="single" w:sz="2" w:space="1" w:color="FFFFFF"/>
                    <w:right w:val="single" w:sz="2" w:space="4" w:color="FFFFFF"/>
                  </w:divBdr>
                  <w:divsChild>
                    <w:div w:id="1212155674">
                      <w:marLeft w:val="0"/>
                      <w:marRight w:val="0"/>
                      <w:marTop w:val="0"/>
                      <w:marBottom w:val="0"/>
                      <w:divBdr>
                        <w:top w:val="none" w:sz="0" w:space="0" w:color="auto"/>
                        <w:left w:val="none" w:sz="0" w:space="0" w:color="auto"/>
                        <w:bottom w:val="none" w:sz="0" w:space="0" w:color="auto"/>
                        <w:right w:val="none" w:sz="0" w:space="0" w:color="auto"/>
                      </w:divBdr>
                    </w:div>
                  </w:divsChild>
                </w:div>
                <w:div w:id="318656990">
                  <w:marLeft w:val="0"/>
                  <w:marRight w:val="0"/>
                  <w:marTop w:val="0"/>
                  <w:marBottom w:val="0"/>
                  <w:divBdr>
                    <w:top w:val="single" w:sz="2" w:space="1" w:color="FFFFFF"/>
                    <w:left w:val="single" w:sz="2" w:space="12" w:color="FFFFFF"/>
                    <w:bottom w:val="single" w:sz="2" w:space="1" w:color="FFFFFF"/>
                    <w:right w:val="single" w:sz="2" w:space="4" w:color="FFFFFF"/>
                  </w:divBdr>
                  <w:divsChild>
                    <w:div w:id="2024084432">
                      <w:marLeft w:val="0"/>
                      <w:marRight w:val="0"/>
                      <w:marTop w:val="0"/>
                      <w:marBottom w:val="0"/>
                      <w:divBdr>
                        <w:top w:val="none" w:sz="0" w:space="0" w:color="auto"/>
                        <w:left w:val="none" w:sz="0" w:space="0" w:color="auto"/>
                        <w:bottom w:val="none" w:sz="0" w:space="0" w:color="auto"/>
                        <w:right w:val="none" w:sz="0" w:space="0" w:color="auto"/>
                      </w:divBdr>
                    </w:div>
                  </w:divsChild>
                </w:div>
                <w:div w:id="142360435">
                  <w:marLeft w:val="0"/>
                  <w:marRight w:val="0"/>
                  <w:marTop w:val="0"/>
                  <w:marBottom w:val="0"/>
                  <w:divBdr>
                    <w:top w:val="single" w:sz="2" w:space="1" w:color="FFFFFF"/>
                    <w:left w:val="single" w:sz="2" w:space="12" w:color="FFFFFF"/>
                    <w:bottom w:val="single" w:sz="2" w:space="1" w:color="FFFFFF"/>
                    <w:right w:val="single" w:sz="2" w:space="4" w:color="FFFFFF"/>
                  </w:divBdr>
                  <w:divsChild>
                    <w:div w:id="1278222001">
                      <w:marLeft w:val="0"/>
                      <w:marRight w:val="0"/>
                      <w:marTop w:val="0"/>
                      <w:marBottom w:val="0"/>
                      <w:divBdr>
                        <w:top w:val="none" w:sz="0" w:space="0" w:color="auto"/>
                        <w:left w:val="none" w:sz="0" w:space="0" w:color="auto"/>
                        <w:bottom w:val="none" w:sz="0" w:space="0" w:color="auto"/>
                        <w:right w:val="none" w:sz="0" w:space="0" w:color="auto"/>
                      </w:divBdr>
                    </w:div>
                  </w:divsChild>
                </w:div>
                <w:div w:id="1786347280">
                  <w:marLeft w:val="0"/>
                  <w:marRight w:val="0"/>
                  <w:marTop w:val="0"/>
                  <w:marBottom w:val="0"/>
                  <w:divBdr>
                    <w:top w:val="single" w:sz="2" w:space="1" w:color="FFFFFF"/>
                    <w:left w:val="single" w:sz="2" w:space="12" w:color="FFFFFF"/>
                    <w:bottom w:val="single" w:sz="2" w:space="1" w:color="FFFFFF"/>
                    <w:right w:val="single" w:sz="2" w:space="4" w:color="FFFFFF"/>
                  </w:divBdr>
                  <w:divsChild>
                    <w:div w:id="843931227">
                      <w:marLeft w:val="0"/>
                      <w:marRight w:val="0"/>
                      <w:marTop w:val="0"/>
                      <w:marBottom w:val="0"/>
                      <w:divBdr>
                        <w:top w:val="none" w:sz="0" w:space="0" w:color="auto"/>
                        <w:left w:val="none" w:sz="0" w:space="0" w:color="auto"/>
                        <w:bottom w:val="none" w:sz="0" w:space="0" w:color="auto"/>
                        <w:right w:val="none" w:sz="0" w:space="0" w:color="auto"/>
                      </w:divBdr>
                    </w:div>
                  </w:divsChild>
                </w:div>
                <w:div w:id="1857573190">
                  <w:marLeft w:val="0"/>
                  <w:marRight w:val="0"/>
                  <w:marTop w:val="0"/>
                  <w:marBottom w:val="0"/>
                  <w:divBdr>
                    <w:top w:val="single" w:sz="2" w:space="1" w:color="FFFFFF"/>
                    <w:left w:val="single" w:sz="2" w:space="12" w:color="FFFFFF"/>
                    <w:bottom w:val="single" w:sz="2" w:space="1" w:color="FFFFFF"/>
                    <w:right w:val="single" w:sz="2" w:space="4" w:color="FFFFFF"/>
                  </w:divBdr>
                  <w:divsChild>
                    <w:div w:id="656081072">
                      <w:marLeft w:val="0"/>
                      <w:marRight w:val="0"/>
                      <w:marTop w:val="0"/>
                      <w:marBottom w:val="0"/>
                      <w:divBdr>
                        <w:top w:val="none" w:sz="0" w:space="0" w:color="auto"/>
                        <w:left w:val="none" w:sz="0" w:space="0" w:color="auto"/>
                        <w:bottom w:val="none" w:sz="0" w:space="0" w:color="auto"/>
                        <w:right w:val="none" w:sz="0" w:space="0" w:color="auto"/>
                      </w:divBdr>
                    </w:div>
                  </w:divsChild>
                </w:div>
                <w:div w:id="1480465658">
                  <w:marLeft w:val="0"/>
                  <w:marRight w:val="0"/>
                  <w:marTop w:val="0"/>
                  <w:marBottom w:val="0"/>
                  <w:divBdr>
                    <w:top w:val="single" w:sz="2" w:space="1" w:color="FFFFFF"/>
                    <w:left w:val="single" w:sz="2" w:space="12" w:color="FFFFFF"/>
                    <w:bottom w:val="single" w:sz="2" w:space="1" w:color="FFFFFF"/>
                    <w:right w:val="single" w:sz="2" w:space="4" w:color="FFFFFF"/>
                  </w:divBdr>
                  <w:divsChild>
                    <w:div w:id="2109109539">
                      <w:marLeft w:val="0"/>
                      <w:marRight w:val="0"/>
                      <w:marTop w:val="0"/>
                      <w:marBottom w:val="0"/>
                      <w:divBdr>
                        <w:top w:val="none" w:sz="0" w:space="0" w:color="auto"/>
                        <w:left w:val="none" w:sz="0" w:space="0" w:color="auto"/>
                        <w:bottom w:val="none" w:sz="0" w:space="0" w:color="auto"/>
                        <w:right w:val="none" w:sz="0" w:space="0" w:color="auto"/>
                      </w:divBdr>
                    </w:div>
                  </w:divsChild>
                </w:div>
                <w:div w:id="1922059067">
                  <w:marLeft w:val="0"/>
                  <w:marRight w:val="0"/>
                  <w:marTop w:val="0"/>
                  <w:marBottom w:val="0"/>
                  <w:divBdr>
                    <w:top w:val="single" w:sz="2" w:space="1" w:color="FFFFFF"/>
                    <w:left w:val="single" w:sz="2" w:space="12" w:color="FFFFFF"/>
                    <w:bottom w:val="single" w:sz="2" w:space="1" w:color="FFFFFF"/>
                    <w:right w:val="single" w:sz="2" w:space="4" w:color="FFFFFF"/>
                  </w:divBdr>
                  <w:divsChild>
                    <w:div w:id="879438530">
                      <w:marLeft w:val="0"/>
                      <w:marRight w:val="0"/>
                      <w:marTop w:val="0"/>
                      <w:marBottom w:val="0"/>
                      <w:divBdr>
                        <w:top w:val="none" w:sz="0" w:space="0" w:color="auto"/>
                        <w:left w:val="none" w:sz="0" w:space="0" w:color="auto"/>
                        <w:bottom w:val="none" w:sz="0" w:space="0" w:color="auto"/>
                        <w:right w:val="none" w:sz="0" w:space="0" w:color="auto"/>
                      </w:divBdr>
                    </w:div>
                  </w:divsChild>
                </w:div>
                <w:div w:id="514534086">
                  <w:marLeft w:val="0"/>
                  <w:marRight w:val="0"/>
                  <w:marTop w:val="0"/>
                  <w:marBottom w:val="0"/>
                  <w:divBdr>
                    <w:top w:val="single" w:sz="2" w:space="1" w:color="FFFFFF"/>
                    <w:left w:val="single" w:sz="2" w:space="12" w:color="FFFFFF"/>
                    <w:bottom w:val="single" w:sz="2" w:space="1" w:color="FFFFFF"/>
                    <w:right w:val="single" w:sz="2" w:space="4" w:color="FFFFFF"/>
                  </w:divBdr>
                  <w:divsChild>
                    <w:div w:id="924075874">
                      <w:marLeft w:val="0"/>
                      <w:marRight w:val="0"/>
                      <w:marTop w:val="0"/>
                      <w:marBottom w:val="0"/>
                      <w:divBdr>
                        <w:top w:val="none" w:sz="0" w:space="0" w:color="auto"/>
                        <w:left w:val="none" w:sz="0" w:space="0" w:color="auto"/>
                        <w:bottom w:val="none" w:sz="0" w:space="0" w:color="auto"/>
                        <w:right w:val="none" w:sz="0" w:space="0" w:color="auto"/>
                      </w:divBdr>
                    </w:div>
                  </w:divsChild>
                </w:div>
                <w:div w:id="1119492017">
                  <w:marLeft w:val="0"/>
                  <w:marRight w:val="0"/>
                  <w:marTop w:val="0"/>
                  <w:marBottom w:val="0"/>
                  <w:divBdr>
                    <w:top w:val="single" w:sz="2" w:space="1" w:color="FFFFFF"/>
                    <w:left w:val="single" w:sz="2" w:space="12" w:color="FFFFFF"/>
                    <w:bottom w:val="single" w:sz="2" w:space="1" w:color="FFFFFF"/>
                    <w:right w:val="single" w:sz="2" w:space="4" w:color="FFFFFF"/>
                  </w:divBdr>
                  <w:divsChild>
                    <w:div w:id="43676588">
                      <w:marLeft w:val="0"/>
                      <w:marRight w:val="0"/>
                      <w:marTop w:val="0"/>
                      <w:marBottom w:val="0"/>
                      <w:divBdr>
                        <w:top w:val="none" w:sz="0" w:space="0" w:color="auto"/>
                        <w:left w:val="none" w:sz="0" w:space="0" w:color="auto"/>
                        <w:bottom w:val="none" w:sz="0" w:space="0" w:color="auto"/>
                        <w:right w:val="none" w:sz="0" w:space="0" w:color="auto"/>
                      </w:divBdr>
                    </w:div>
                  </w:divsChild>
                </w:div>
                <w:div w:id="245922920">
                  <w:marLeft w:val="0"/>
                  <w:marRight w:val="0"/>
                  <w:marTop w:val="0"/>
                  <w:marBottom w:val="0"/>
                  <w:divBdr>
                    <w:top w:val="single" w:sz="2" w:space="1" w:color="FFFFFF"/>
                    <w:left w:val="single" w:sz="2" w:space="12" w:color="FFFFFF"/>
                    <w:bottom w:val="single" w:sz="2" w:space="1" w:color="FFFFFF"/>
                    <w:right w:val="single" w:sz="2" w:space="4" w:color="FFFFFF"/>
                  </w:divBdr>
                  <w:divsChild>
                    <w:div w:id="2135323863">
                      <w:marLeft w:val="0"/>
                      <w:marRight w:val="0"/>
                      <w:marTop w:val="0"/>
                      <w:marBottom w:val="0"/>
                      <w:divBdr>
                        <w:top w:val="none" w:sz="0" w:space="0" w:color="auto"/>
                        <w:left w:val="none" w:sz="0" w:space="0" w:color="auto"/>
                        <w:bottom w:val="none" w:sz="0" w:space="0" w:color="auto"/>
                        <w:right w:val="none" w:sz="0" w:space="0" w:color="auto"/>
                      </w:divBdr>
                    </w:div>
                  </w:divsChild>
                </w:div>
                <w:div w:id="861626493">
                  <w:marLeft w:val="0"/>
                  <w:marRight w:val="0"/>
                  <w:marTop w:val="0"/>
                  <w:marBottom w:val="0"/>
                  <w:divBdr>
                    <w:top w:val="single" w:sz="2" w:space="1" w:color="FFFFFF"/>
                    <w:left w:val="single" w:sz="2" w:space="12" w:color="FFFFFF"/>
                    <w:bottom w:val="single" w:sz="2" w:space="1" w:color="FFFFFF"/>
                    <w:right w:val="single" w:sz="2" w:space="4" w:color="FFFFFF"/>
                  </w:divBdr>
                  <w:divsChild>
                    <w:div w:id="1606839318">
                      <w:marLeft w:val="0"/>
                      <w:marRight w:val="0"/>
                      <w:marTop w:val="0"/>
                      <w:marBottom w:val="0"/>
                      <w:divBdr>
                        <w:top w:val="none" w:sz="0" w:space="0" w:color="auto"/>
                        <w:left w:val="none" w:sz="0" w:space="0" w:color="auto"/>
                        <w:bottom w:val="none" w:sz="0" w:space="0" w:color="auto"/>
                        <w:right w:val="none" w:sz="0" w:space="0" w:color="auto"/>
                      </w:divBdr>
                    </w:div>
                  </w:divsChild>
                </w:div>
                <w:div w:id="2071227990">
                  <w:marLeft w:val="0"/>
                  <w:marRight w:val="0"/>
                  <w:marTop w:val="0"/>
                  <w:marBottom w:val="0"/>
                  <w:divBdr>
                    <w:top w:val="single" w:sz="2" w:space="1" w:color="FFFFFF"/>
                    <w:left w:val="single" w:sz="2" w:space="12" w:color="FFFFFF"/>
                    <w:bottom w:val="single" w:sz="2" w:space="1" w:color="FFFFFF"/>
                    <w:right w:val="single" w:sz="2" w:space="4" w:color="FFFFFF"/>
                  </w:divBdr>
                  <w:divsChild>
                    <w:div w:id="1396465457">
                      <w:marLeft w:val="0"/>
                      <w:marRight w:val="0"/>
                      <w:marTop w:val="0"/>
                      <w:marBottom w:val="0"/>
                      <w:divBdr>
                        <w:top w:val="none" w:sz="0" w:space="0" w:color="auto"/>
                        <w:left w:val="none" w:sz="0" w:space="0" w:color="auto"/>
                        <w:bottom w:val="none" w:sz="0" w:space="0" w:color="auto"/>
                        <w:right w:val="none" w:sz="0" w:space="0" w:color="auto"/>
                      </w:divBdr>
                    </w:div>
                  </w:divsChild>
                </w:div>
                <w:div w:id="308946383">
                  <w:marLeft w:val="0"/>
                  <w:marRight w:val="0"/>
                  <w:marTop w:val="0"/>
                  <w:marBottom w:val="0"/>
                  <w:divBdr>
                    <w:top w:val="single" w:sz="2" w:space="1" w:color="FFFFFF"/>
                    <w:left w:val="single" w:sz="2" w:space="12" w:color="FFFFFF"/>
                    <w:bottom w:val="single" w:sz="2" w:space="1" w:color="FFFFFF"/>
                    <w:right w:val="single" w:sz="2" w:space="4" w:color="FFFFFF"/>
                  </w:divBdr>
                  <w:divsChild>
                    <w:div w:id="1909025640">
                      <w:marLeft w:val="0"/>
                      <w:marRight w:val="0"/>
                      <w:marTop w:val="0"/>
                      <w:marBottom w:val="0"/>
                      <w:divBdr>
                        <w:top w:val="none" w:sz="0" w:space="0" w:color="auto"/>
                        <w:left w:val="none" w:sz="0" w:space="0" w:color="auto"/>
                        <w:bottom w:val="none" w:sz="0" w:space="0" w:color="auto"/>
                        <w:right w:val="none" w:sz="0" w:space="0" w:color="auto"/>
                      </w:divBdr>
                    </w:div>
                  </w:divsChild>
                </w:div>
                <w:div w:id="663826616">
                  <w:marLeft w:val="0"/>
                  <w:marRight w:val="0"/>
                  <w:marTop w:val="0"/>
                  <w:marBottom w:val="0"/>
                  <w:divBdr>
                    <w:top w:val="single" w:sz="2" w:space="1" w:color="FFFFFF"/>
                    <w:left w:val="single" w:sz="2" w:space="12" w:color="FFFFFF"/>
                    <w:bottom w:val="single" w:sz="2" w:space="1" w:color="FFFFFF"/>
                    <w:right w:val="single" w:sz="2" w:space="4" w:color="FFFFFF"/>
                  </w:divBdr>
                  <w:divsChild>
                    <w:div w:id="2030981911">
                      <w:marLeft w:val="0"/>
                      <w:marRight w:val="0"/>
                      <w:marTop w:val="0"/>
                      <w:marBottom w:val="0"/>
                      <w:divBdr>
                        <w:top w:val="none" w:sz="0" w:space="0" w:color="auto"/>
                        <w:left w:val="none" w:sz="0" w:space="0" w:color="auto"/>
                        <w:bottom w:val="none" w:sz="0" w:space="0" w:color="auto"/>
                        <w:right w:val="none" w:sz="0" w:space="0" w:color="auto"/>
                      </w:divBdr>
                    </w:div>
                  </w:divsChild>
                </w:div>
                <w:div w:id="488055670">
                  <w:marLeft w:val="0"/>
                  <w:marRight w:val="0"/>
                  <w:marTop w:val="0"/>
                  <w:marBottom w:val="0"/>
                  <w:divBdr>
                    <w:top w:val="single" w:sz="2" w:space="1" w:color="FFFFFF"/>
                    <w:left w:val="single" w:sz="2" w:space="12" w:color="FFFFFF"/>
                    <w:bottom w:val="single" w:sz="2" w:space="1" w:color="FFFFFF"/>
                    <w:right w:val="single" w:sz="2" w:space="4" w:color="FFFFFF"/>
                  </w:divBdr>
                  <w:divsChild>
                    <w:div w:id="212154396">
                      <w:marLeft w:val="0"/>
                      <w:marRight w:val="0"/>
                      <w:marTop w:val="0"/>
                      <w:marBottom w:val="0"/>
                      <w:divBdr>
                        <w:top w:val="none" w:sz="0" w:space="0" w:color="auto"/>
                        <w:left w:val="none" w:sz="0" w:space="0" w:color="auto"/>
                        <w:bottom w:val="none" w:sz="0" w:space="0" w:color="auto"/>
                        <w:right w:val="none" w:sz="0" w:space="0" w:color="auto"/>
                      </w:divBdr>
                    </w:div>
                  </w:divsChild>
                </w:div>
                <w:div w:id="613708219">
                  <w:marLeft w:val="0"/>
                  <w:marRight w:val="0"/>
                  <w:marTop w:val="0"/>
                  <w:marBottom w:val="0"/>
                  <w:divBdr>
                    <w:top w:val="single" w:sz="2" w:space="1" w:color="FFFFFF"/>
                    <w:left w:val="single" w:sz="2" w:space="12" w:color="FFFFFF"/>
                    <w:bottom w:val="single" w:sz="2" w:space="1" w:color="FFFFFF"/>
                    <w:right w:val="single" w:sz="2" w:space="4" w:color="FFFFFF"/>
                  </w:divBdr>
                  <w:divsChild>
                    <w:div w:id="2032683634">
                      <w:marLeft w:val="0"/>
                      <w:marRight w:val="0"/>
                      <w:marTop w:val="0"/>
                      <w:marBottom w:val="0"/>
                      <w:divBdr>
                        <w:top w:val="none" w:sz="0" w:space="0" w:color="auto"/>
                        <w:left w:val="none" w:sz="0" w:space="0" w:color="auto"/>
                        <w:bottom w:val="none" w:sz="0" w:space="0" w:color="auto"/>
                        <w:right w:val="none" w:sz="0" w:space="0" w:color="auto"/>
                      </w:divBdr>
                    </w:div>
                  </w:divsChild>
                </w:div>
                <w:div w:id="1414740075">
                  <w:marLeft w:val="0"/>
                  <w:marRight w:val="0"/>
                  <w:marTop w:val="0"/>
                  <w:marBottom w:val="0"/>
                  <w:divBdr>
                    <w:top w:val="single" w:sz="2" w:space="1" w:color="FFFFFF"/>
                    <w:left w:val="single" w:sz="2" w:space="12" w:color="FFFFFF"/>
                    <w:bottom w:val="single" w:sz="2" w:space="1" w:color="FFFFFF"/>
                    <w:right w:val="single" w:sz="2" w:space="4" w:color="FFFFFF"/>
                  </w:divBdr>
                  <w:divsChild>
                    <w:div w:id="1242258547">
                      <w:marLeft w:val="0"/>
                      <w:marRight w:val="0"/>
                      <w:marTop w:val="0"/>
                      <w:marBottom w:val="0"/>
                      <w:divBdr>
                        <w:top w:val="none" w:sz="0" w:space="0" w:color="auto"/>
                        <w:left w:val="none" w:sz="0" w:space="0" w:color="auto"/>
                        <w:bottom w:val="none" w:sz="0" w:space="0" w:color="auto"/>
                        <w:right w:val="none" w:sz="0" w:space="0" w:color="auto"/>
                      </w:divBdr>
                    </w:div>
                  </w:divsChild>
                </w:div>
                <w:div w:id="365830560">
                  <w:marLeft w:val="0"/>
                  <w:marRight w:val="0"/>
                  <w:marTop w:val="0"/>
                  <w:marBottom w:val="0"/>
                  <w:divBdr>
                    <w:top w:val="single" w:sz="2" w:space="1" w:color="FFFFFF"/>
                    <w:left w:val="single" w:sz="2" w:space="12" w:color="FFFFFF"/>
                    <w:bottom w:val="single" w:sz="2" w:space="1" w:color="FFFFFF"/>
                    <w:right w:val="single" w:sz="2" w:space="4" w:color="FFFFFF"/>
                  </w:divBdr>
                  <w:divsChild>
                    <w:div w:id="189340581">
                      <w:marLeft w:val="0"/>
                      <w:marRight w:val="0"/>
                      <w:marTop w:val="0"/>
                      <w:marBottom w:val="0"/>
                      <w:divBdr>
                        <w:top w:val="none" w:sz="0" w:space="0" w:color="auto"/>
                        <w:left w:val="none" w:sz="0" w:space="0" w:color="auto"/>
                        <w:bottom w:val="none" w:sz="0" w:space="0" w:color="auto"/>
                        <w:right w:val="none" w:sz="0" w:space="0" w:color="auto"/>
                      </w:divBdr>
                    </w:div>
                  </w:divsChild>
                </w:div>
                <w:div w:id="607932749">
                  <w:marLeft w:val="0"/>
                  <w:marRight w:val="0"/>
                  <w:marTop w:val="0"/>
                  <w:marBottom w:val="0"/>
                  <w:divBdr>
                    <w:top w:val="single" w:sz="2" w:space="1" w:color="FFFFFF"/>
                    <w:left w:val="single" w:sz="2" w:space="12" w:color="FFFFFF"/>
                    <w:bottom w:val="single" w:sz="2" w:space="4" w:color="FFFFFF"/>
                    <w:right w:val="single" w:sz="2" w:space="4" w:color="FFFFFF"/>
                  </w:divBdr>
                  <w:divsChild>
                    <w:div w:id="304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12946">
          <w:marLeft w:val="0"/>
          <w:marRight w:val="0"/>
          <w:marTop w:val="0"/>
          <w:marBottom w:val="335"/>
          <w:divBdr>
            <w:top w:val="none" w:sz="0" w:space="0" w:color="auto"/>
            <w:left w:val="none" w:sz="0" w:space="0" w:color="auto"/>
            <w:bottom w:val="none" w:sz="0" w:space="0" w:color="auto"/>
            <w:right w:val="none" w:sz="0" w:space="0" w:color="auto"/>
          </w:divBdr>
          <w:divsChild>
            <w:div w:id="920531541">
              <w:marLeft w:val="0"/>
              <w:marRight w:val="0"/>
              <w:marTop w:val="0"/>
              <w:marBottom w:val="0"/>
              <w:divBdr>
                <w:top w:val="none" w:sz="0" w:space="0" w:color="auto"/>
                <w:left w:val="none" w:sz="0" w:space="0" w:color="auto"/>
                <w:bottom w:val="none" w:sz="0" w:space="0" w:color="auto"/>
                <w:right w:val="none" w:sz="0" w:space="0" w:color="auto"/>
              </w:divBdr>
              <w:divsChild>
                <w:div w:id="1775054059">
                  <w:marLeft w:val="0"/>
                  <w:marRight w:val="0"/>
                  <w:marTop w:val="0"/>
                  <w:marBottom w:val="0"/>
                  <w:divBdr>
                    <w:top w:val="single" w:sz="2" w:space="4" w:color="FFFFFF"/>
                    <w:left w:val="single" w:sz="2" w:space="12" w:color="FFFFFF"/>
                    <w:bottom w:val="single" w:sz="2" w:space="1" w:color="FFFFFF"/>
                    <w:right w:val="single" w:sz="2" w:space="4" w:color="FFFFFF"/>
                  </w:divBdr>
                  <w:divsChild>
                    <w:div w:id="1119376923">
                      <w:marLeft w:val="0"/>
                      <w:marRight w:val="0"/>
                      <w:marTop w:val="0"/>
                      <w:marBottom w:val="0"/>
                      <w:divBdr>
                        <w:top w:val="none" w:sz="0" w:space="0" w:color="auto"/>
                        <w:left w:val="none" w:sz="0" w:space="0" w:color="auto"/>
                        <w:bottom w:val="none" w:sz="0" w:space="0" w:color="auto"/>
                        <w:right w:val="none" w:sz="0" w:space="0" w:color="auto"/>
                      </w:divBdr>
                    </w:div>
                  </w:divsChild>
                </w:div>
                <w:div w:id="1434082932">
                  <w:marLeft w:val="0"/>
                  <w:marRight w:val="0"/>
                  <w:marTop w:val="0"/>
                  <w:marBottom w:val="0"/>
                  <w:divBdr>
                    <w:top w:val="single" w:sz="2" w:space="1" w:color="FFFFFF"/>
                    <w:left w:val="single" w:sz="2" w:space="12" w:color="FFFFFF"/>
                    <w:bottom w:val="single" w:sz="2" w:space="1" w:color="FFFFFF"/>
                    <w:right w:val="single" w:sz="2" w:space="4" w:color="FFFFFF"/>
                  </w:divBdr>
                  <w:divsChild>
                    <w:div w:id="1313409927">
                      <w:marLeft w:val="0"/>
                      <w:marRight w:val="0"/>
                      <w:marTop w:val="0"/>
                      <w:marBottom w:val="0"/>
                      <w:divBdr>
                        <w:top w:val="none" w:sz="0" w:space="0" w:color="auto"/>
                        <w:left w:val="none" w:sz="0" w:space="0" w:color="auto"/>
                        <w:bottom w:val="none" w:sz="0" w:space="0" w:color="auto"/>
                        <w:right w:val="none" w:sz="0" w:space="0" w:color="auto"/>
                      </w:divBdr>
                    </w:div>
                  </w:divsChild>
                </w:div>
                <w:div w:id="341133383">
                  <w:marLeft w:val="0"/>
                  <w:marRight w:val="0"/>
                  <w:marTop w:val="0"/>
                  <w:marBottom w:val="0"/>
                  <w:divBdr>
                    <w:top w:val="single" w:sz="2" w:space="1" w:color="FFFFFF"/>
                    <w:left w:val="single" w:sz="2" w:space="12" w:color="FFFFFF"/>
                    <w:bottom w:val="single" w:sz="2" w:space="1" w:color="FFFFFF"/>
                    <w:right w:val="single" w:sz="2" w:space="4" w:color="FFFFFF"/>
                  </w:divBdr>
                  <w:divsChild>
                    <w:div w:id="536896199">
                      <w:marLeft w:val="0"/>
                      <w:marRight w:val="0"/>
                      <w:marTop w:val="0"/>
                      <w:marBottom w:val="0"/>
                      <w:divBdr>
                        <w:top w:val="none" w:sz="0" w:space="0" w:color="auto"/>
                        <w:left w:val="none" w:sz="0" w:space="0" w:color="auto"/>
                        <w:bottom w:val="none" w:sz="0" w:space="0" w:color="auto"/>
                        <w:right w:val="none" w:sz="0" w:space="0" w:color="auto"/>
                      </w:divBdr>
                    </w:div>
                  </w:divsChild>
                </w:div>
                <w:div w:id="12994516">
                  <w:marLeft w:val="0"/>
                  <w:marRight w:val="0"/>
                  <w:marTop w:val="0"/>
                  <w:marBottom w:val="0"/>
                  <w:divBdr>
                    <w:top w:val="single" w:sz="2" w:space="1" w:color="FFFFFF"/>
                    <w:left w:val="single" w:sz="2" w:space="12" w:color="FFFFFF"/>
                    <w:bottom w:val="single" w:sz="2" w:space="1" w:color="FFFFFF"/>
                    <w:right w:val="single" w:sz="2" w:space="4" w:color="FFFFFF"/>
                  </w:divBdr>
                  <w:divsChild>
                    <w:div w:id="1601984581">
                      <w:marLeft w:val="0"/>
                      <w:marRight w:val="0"/>
                      <w:marTop w:val="0"/>
                      <w:marBottom w:val="0"/>
                      <w:divBdr>
                        <w:top w:val="none" w:sz="0" w:space="0" w:color="auto"/>
                        <w:left w:val="none" w:sz="0" w:space="0" w:color="auto"/>
                        <w:bottom w:val="none" w:sz="0" w:space="0" w:color="auto"/>
                        <w:right w:val="none" w:sz="0" w:space="0" w:color="auto"/>
                      </w:divBdr>
                    </w:div>
                  </w:divsChild>
                </w:div>
                <w:div w:id="1357077605">
                  <w:marLeft w:val="0"/>
                  <w:marRight w:val="0"/>
                  <w:marTop w:val="0"/>
                  <w:marBottom w:val="0"/>
                  <w:divBdr>
                    <w:top w:val="single" w:sz="2" w:space="1" w:color="FFFFFF"/>
                    <w:left w:val="single" w:sz="2" w:space="12" w:color="FFFFFF"/>
                    <w:bottom w:val="single" w:sz="2" w:space="1" w:color="FFFFFF"/>
                    <w:right w:val="single" w:sz="2" w:space="4" w:color="FFFFFF"/>
                  </w:divBdr>
                  <w:divsChild>
                    <w:div w:id="997227614">
                      <w:marLeft w:val="0"/>
                      <w:marRight w:val="0"/>
                      <w:marTop w:val="0"/>
                      <w:marBottom w:val="0"/>
                      <w:divBdr>
                        <w:top w:val="none" w:sz="0" w:space="0" w:color="auto"/>
                        <w:left w:val="none" w:sz="0" w:space="0" w:color="auto"/>
                        <w:bottom w:val="none" w:sz="0" w:space="0" w:color="auto"/>
                        <w:right w:val="none" w:sz="0" w:space="0" w:color="auto"/>
                      </w:divBdr>
                    </w:div>
                  </w:divsChild>
                </w:div>
                <w:div w:id="888225678">
                  <w:marLeft w:val="0"/>
                  <w:marRight w:val="0"/>
                  <w:marTop w:val="0"/>
                  <w:marBottom w:val="0"/>
                  <w:divBdr>
                    <w:top w:val="single" w:sz="2" w:space="1" w:color="FFFFFF"/>
                    <w:left w:val="single" w:sz="2" w:space="12" w:color="FFFFFF"/>
                    <w:bottom w:val="single" w:sz="2" w:space="1" w:color="FFFFFF"/>
                    <w:right w:val="single" w:sz="2" w:space="4" w:color="FFFFFF"/>
                  </w:divBdr>
                  <w:divsChild>
                    <w:div w:id="750271947">
                      <w:marLeft w:val="0"/>
                      <w:marRight w:val="0"/>
                      <w:marTop w:val="0"/>
                      <w:marBottom w:val="0"/>
                      <w:divBdr>
                        <w:top w:val="none" w:sz="0" w:space="0" w:color="auto"/>
                        <w:left w:val="none" w:sz="0" w:space="0" w:color="auto"/>
                        <w:bottom w:val="none" w:sz="0" w:space="0" w:color="auto"/>
                        <w:right w:val="none" w:sz="0" w:space="0" w:color="auto"/>
                      </w:divBdr>
                    </w:div>
                  </w:divsChild>
                </w:div>
                <w:div w:id="1592277827">
                  <w:marLeft w:val="0"/>
                  <w:marRight w:val="0"/>
                  <w:marTop w:val="0"/>
                  <w:marBottom w:val="0"/>
                  <w:divBdr>
                    <w:top w:val="single" w:sz="2" w:space="1" w:color="FFFFFF"/>
                    <w:left w:val="single" w:sz="2" w:space="12" w:color="FFFFFF"/>
                    <w:bottom w:val="single" w:sz="2" w:space="1" w:color="FFFFFF"/>
                    <w:right w:val="single" w:sz="2" w:space="4" w:color="FFFFFF"/>
                  </w:divBdr>
                  <w:divsChild>
                    <w:div w:id="1348099685">
                      <w:marLeft w:val="0"/>
                      <w:marRight w:val="0"/>
                      <w:marTop w:val="0"/>
                      <w:marBottom w:val="0"/>
                      <w:divBdr>
                        <w:top w:val="none" w:sz="0" w:space="0" w:color="auto"/>
                        <w:left w:val="none" w:sz="0" w:space="0" w:color="auto"/>
                        <w:bottom w:val="none" w:sz="0" w:space="0" w:color="auto"/>
                        <w:right w:val="none" w:sz="0" w:space="0" w:color="auto"/>
                      </w:divBdr>
                    </w:div>
                  </w:divsChild>
                </w:div>
                <w:div w:id="676466570">
                  <w:marLeft w:val="0"/>
                  <w:marRight w:val="0"/>
                  <w:marTop w:val="0"/>
                  <w:marBottom w:val="0"/>
                  <w:divBdr>
                    <w:top w:val="single" w:sz="2" w:space="1" w:color="FFFFFF"/>
                    <w:left w:val="single" w:sz="2" w:space="12" w:color="FFFFFF"/>
                    <w:bottom w:val="single" w:sz="2" w:space="1" w:color="FFFFFF"/>
                    <w:right w:val="single" w:sz="2" w:space="4" w:color="FFFFFF"/>
                  </w:divBdr>
                  <w:divsChild>
                    <w:div w:id="241529368">
                      <w:marLeft w:val="0"/>
                      <w:marRight w:val="0"/>
                      <w:marTop w:val="0"/>
                      <w:marBottom w:val="0"/>
                      <w:divBdr>
                        <w:top w:val="none" w:sz="0" w:space="0" w:color="auto"/>
                        <w:left w:val="none" w:sz="0" w:space="0" w:color="auto"/>
                        <w:bottom w:val="none" w:sz="0" w:space="0" w:color="auto"/>
                        <w:right w:val="none" w:sz="0" w:space="0" w:color="auto"/>
                      </w:divBdr>
                    </w:div>
                  </w:divsChild>
                </w:div>
                <w:div w:id="1249772199">
                  <w:marLeft w:val="0"/>
                  <w:marRight w:val="0"/>
                  <w:marTop w:val="0"/>
                  <w:marBottom w:val="0"/>
                  <w:divBdr>
                    <w:top w:val="single" w:sz="2" w:space="1" w:color="FFFFFF"/>
                    <w:left w:val="single" w:sz="2" w:space="12" w:color="FFFFFF"/>
                    <w:bottom w:val="single" w:sz="2" w:space="1" w:color="FFFFFF"/>
                    <w:right w:val="single" w:sz="2" w:space="4" w:color="FFFFFF"/>
                  </w:divBdr>
                  <w:divsChild>
                    <w:div w:id="696544235">
                      <w:marLeft w:val="0"/>
                      <w:marRight w:val="0"/>
                      <w:marTop w:val="0"/>
                      <w:marBottom w:val="0"/>
                      <w:divBdr>
                        <w:top w:val="none" w:sz="0" w:space="0" w:color="auto"/>
                        <w:left w:val="none" w:sz="0" w:space="0" w:color="auto"/>
                        <w:bottom w:val="none" w:sz="0" w:space="0" w:color="auto"/>
                        <w:right w:val="none" w:sz="0" w:space="0" w:color="auto"/>
                      </w:divBdr>
                    </w:div>
                  </w:divsChild>
                </w:div>
                <w:div w:id="1772699479">
                  <w:marLeft w:val="0"/>
                  <w:marRight w:val="0"/>
                  <w:marTop w:val="0"/>
                  <w:marBottom w:val="0"/>
                  <w:divBdr>
                    <w:top w:val="single" w:sz="2" w:space="1" w:color="FFFFFF"/>
                    <w:left w:val="single" w:sz="2" w:space="12" w:color="FFFFFF"/>
                    <w:bottom w:val="single" w:sz="2" w:space="1" w:color="FFFFFF"/>
                    <w:right w:val="single" w:sz="2" w:space="4" w:color="FFFFFF"/>
                  </w:divBdr>
                  <w:divsChild>
                    <w:div w:id="1177111260">
                      <w:marLeft w:val="0"/>
                      <w:marRight w:val="0"/>
                      <w:marTop w:val="0"/>
                      <w:marBottom w:val="0"/>
                      <w:divBdr>
                        <w:top w:val="none" w:sz="0" w:space="0" w:color="auto"/>
                        <w:left w:val="none" w:sz="0" w:space="0" w:color="auto"/>
                        <w:bottom w:val="none" w:sz="0" w:space="0" w:color="auto"/>
                        <w:right w:val="none" w:sz="0" w:space="0" w:color="auto"/>
                      </w:divBdr>
                    </w:div>
                  </w:divsChild>
                </w:div>
                <w:div w:id="1125975243">
                  <w:marLeft w:val="0"/>
                  <w:marRight w:val="0"/>
                  <w:marTop w:val="0"/>
                  <w:marBottom w:val="0"/>
                  <w:divBdr>
                    <w:top w:val="single" w:sz="2" w:space="1" w:color="FFFFFF"/>
                    <w:left w:val="single" w:sz="2" w:space="12" w:color="FFFFFF"/>
                    <w:bottom w:val="single" w:sz="2" w:space="1" w:color="FFFFFF"/>
                    <w:right w:val="single" w:sz="2" w:space="4" w:color="FFFFFF"/>
                  </w:divBdr>
                  <w:divsChild>
                    <w:div w:id="205921187">
                      <w:marLeft w:val="0"/>
                      <w:marRight w:val="0"/>
                      <w:marTop w:val="0"/>
                      <w:marBottom w:val="0"/>
                      <w:divBdr>
                        <w:top w:val="none" w:sz="0" w:space="0" w:color="auto"/>
                        <w:left w:val="none" w:sz="0" w:space="0" w:color="auto"/>
                        <w:bottom w:val="none" w:sz="0" w:space="0" w:color="auto"/>
                        <w:right w:val="none" w:sz="0" w:space="0" w:color="auto"/>
                      </w:divBdr>
                    </w:div>
                  </w:divsChild>
                </w:div>
                <w:div w:id="1163669037">
                  <w:marLeft w:val="0"/>
                  <w:marRight w:val="0"/>
                  <w:marTop w:val="0"/>
                  <w:marBottom w:val="0"/>
                  <w:divBdr>
                    <w:top w:val="single" w:sz="2" w:space="1" w:color="FFFFFF"/>
                    <w:left w:val="single" w:sz="2" w:space="12" w:color="FFFFFF"/>
                    <w:bottom w:val="single" w:sz="2" w:space="1" w:color="FFFFFF"/>
                    <w:right w:val="single" w:sz="2" w:space="4" w:color="FFFFFF"/>
                  </w:divBdr>
                  <w:divsChild>
                    <w:div w:id="1998268604">
                      <w:marLeft w:val="0"/>
                      <w:marRight w:val="0"/>
                      <w:marTop w:val="0"/>
                      <w:marBottom w:val="0"/>
                      <w:divBdr>
                        <w:top w:val="none" w:sz="0" w:space="0" w:color="auto"/>
                        <w:left w:val="none" w:sz="0" w:space="0" w:color="auto"/>
                        <w:bottom w:val="none" w:sz="0" w:space="0" w:color="auto"/>
                        <w:right w:val="none" w:sz="0" w:space="0" w:color="auto"/>
                      </w:divBdr>
                    </w:div>
                  </w:divsChild>
                </w:div>
                <w:div w:id="981303031">
                  <w:marLeft w:val="0"/>
                  <w:marRight w:val="0"/>
                  <w:marTop w:val="0"/>
                  <w:marBottom w:val="0"/>
                  <w:divBdr>
                    <w:top w:val="single" w:sz="2" w:space="1" w:color="FFFFFF"/>
                    <w:left w:val="single" w:sz="2" w:space="12" w:color="FFFFFF"/>
                    <w:bottom w:val="single" w:sz="2" w:space="1" w:color="FFFFFF"/>
                    <w:right w:val="single" w:sz="2" w:space="4" w:color="FFFFFF"/>
                  </w:divBdr>
                  <w:divsChild>
                    <w:div w:id="2040085943">
                      <w:marLeft w:val="0"/>
                      <w:marRight w:val="0"/>
                      <w:marTop w:val="0"/>
                      <w:marBottom w:val="0"/>
                      <w:divBdr>
                        <w:top w:val="none" w:sz="0" w:space="0" w:color="auto"/>
                        <w:left w:val="none" w:sz="0" w:space="0" w:color="auto"/>
                        <w:bottom w:val="none" w:sz="0" w:space="0" w:color="auto"/>
                        <w:right w:val="none" w:sz="0" w:space="0" w:color="auto"/>
                      </w:divBdr>
                    </w:div>
                  </w:divsChild>
                </w:div>
                <w:div w:id="1155494326">
                  <w:marLeft w:val="0"/>
                  <w:marRight w:val="0"/>
                  <w:marTop w:val="0"/>
                  <w:marBottom w:val="0"/>
                  <w:divBdr>
                    <w:top w:val="single" w:sz="2" w:space="1" w:color="FFFFFF"/>
                    <w:left w:val="single" w:sz="2" w:space="12" w:color="FFFFFF"/>
                    <w:bottom w:val="single" w:sz="2" w:space="1" w:color="FFFFFF"/>
                    <w:right w:val="single" w:sz="2" w:space="4" w:color="FFFFFF"/>
                  </w:divBdr>
                  <w:divsChild>
                    <w:div w:id="2037193071">
                      <w:marLeft w:val="0"/>
                      <w:marRight w:val="0"/>
                      <w:marTop w:val="0"/>
                      <w:marBottom w:val="0"/>
                      <w:divBdr>
                        <w:top w:val="none" w:sz="0" w:space="0" w:color="auto"/>
                        <w:left w:val="none" w:sz="0" w:space="0" w:color="auto"/>
                        <w:bottom w:val="none" w:sz="0" w:space="0" w:color="auto"/>
                        <w:right w:val="none" w:sz="0" w:space="0" w:color="auto"/>
                      </w:divBdr>
                    </w:div>
                  </w:divsChild>
                </w:div>
                <w:div w:id="110318217">
                  <w:marLeft w:val="0"/>
                  <w:marRight w:val="0"/>
                  <w:marTop w:val="0"/>
                  <w:marBottom w:val="0"/>
                  <w:divBdr>
                    <w:top w:val="single" w:sz="2" w:space="1" w:color="FFFFFF"/>
                    <w:left w:val="single" w:sz="2" w:space="12" w:color="FFFFFF"/>
                    <w:bottom w:val="single" w:sz="2" w:space="1" w:color="FFFFFF"/>
                    <w:right w:val="single" w:sz="2" w:space="4" w:color="FFFFFF"/>
                  </w:divBdr>
                  <w:divsChild>
                    <w:div w:id="1928691434">
                      <w:marLeft w:val="0"/>
                      <w:marRight w:val="0"/>
                      <w:marTop w:val="0"/>
                      <w:marBottom w:val="0"/>
                      <w:divBdr>
                        <w:top w:val="none" w:sz="0" w:space="0" w:color="auto"/>
                        <w:left w:val="none" w:sz="0" w:space="0" w:color="auto"/>
                        <w:bottom w:val="none" w:sz="0" w:space="0" w:color="auto"/>
                        <w:right w:val="none" w:sz="0" w:space="0" w:color="auto"/>
                      </w:divBdr>
                    </w:div>
                  </w:divsChild>
                </w:div>
                <w:div w:id="366371893">
                  <w:marLeft w:val="0"/>
                  <w:marRight w:val="0"/>
                  <w:marTop w:val="0"/>
                  <w:marBottom w:val="0"/>
                  <w:divBdr>
                    <w:top w:val="single" w:sz="2" w:space="1" w:color="FFFFFF"/>
                    <w:left w:val="single" w:sz="2" w:space="12" w:color="FFFFFF"/>
                    <w:bottom w:val="single" w:sz="2" w:space="1" w:color="FFFFFF"/>
                    <w:right w:val="single" w:sz="2" w:space="4" w:color="FFFFFF"/>
                  </w:divBdr>
                  <w:divsChild>
                    <w:div w:id="59250857">
                      <w:marLeft w:val="0"/>
                      <w:marRight w:val="0"/>
                      <w:marTop w:val="0"/>
                      <w:marBottom w:val="0"/>
                      <w:divBdr>
                        <w:top w:val="none" w:sz="0" w:space="0" w:color="auto"/>
                        <w:left w:val="none" w:sz="0" w:space="0" w:color="auto"/>
                        <w:bottom w:val="none" w:sz="0" w:space="0" w:color="auto"/>
                        <w:right w:val="none" w:sz="0" w:space="0" w:color="auto"/>
                      </w:divBdr>
                    </w:div>
                  </w:divsChild>
                </w:div>
                <w:div w:id="809441995">
                  <w:marLeft w:val="0"/>
                  <w:marRight w:val="0"/>
                  <w:marTop w:val="0"/>
                  <w:marBottom w:val="0"/>
                  <w:divBdr>
                    <w:top w:val="single" w:sz="2" w:space="1" w:color="FFFFFF"/>
                    <w:left w:val="single" w:sz="2" w:space="12" w:color="FFFFFF"/>
                    <w:bottom w:val="single" w:sz="2" w:space="1" w:color="FFFFFF"/>
                    <w:right w:val="single" w:sz="2" w:space="4" w:color="FFFFFF"/>
                  </w:divBdr>
                  <w:divsChild>
                    <w:div w:id="1880507094">
                      <w:marLeft w:val="0"/>
                      <w:marRight w:val="0"/>
                      <w:marTop w:val="0"/>
                      <w:marBottom w:val="0"/>
                      <w:divBdr>
                        <w:top w:val="none" w:sz="0" w:space="0" w:color="auto"/>
                        <w:left w:val="none" w:sz="0" w:space="0" w:color="auto"/>
                        <w:bottom w:val="none" w:sz="0" w:space="0" w:color="auto"/>
                        <w:right w:val="none" w:sz="0" w:space="0" w:color="auto"/>
                      </w:divBdr>
                    </w:div>
                  </w:divsChild>
                </w:div>
                <w:div w:id="1977299597">
                  <w:marLeft w:val="0"/>
                  <w:marRight w:val="0"/>
                  <w:marTop w:val="0"/>
                  <w:marBottom w:val="0"/>
                  <w:divBdr>
                    <w:top w:val="single" w:sz="2" w:space="1" w:color="FFFFFF"/>
                    <w:left w:val="single" w:sz="2" w:space="12" w:color="FFFFFF"/>
                    <w:bottom w:val="single" w:sz="2" w:space="1" w:color="FFFFFF"/>
                    <w:right w:val="single" w:sz="2" w:space="4" w:color="FFFFFF"/>
                  </w:divBdr>
                  <w:divsChild>
                    <w:div w:id="1747266526">
                      <w:marLeft w:val="0"/>
                      <w:marRight w:val="0"/>
                      <w:marTop w:val="0"/>
                      <w:marBottom w:val="0"/>
                      <w:divBdr>
                        <w:top w:val="none" w:sz="0" w:space="0" w:color="auto"/>
                        <w:left w:val="none" w:sz="0" w:space="0" w:color="auto"/>
                        <w:bottom w:val="none" w:sz="0" w:space="0" w:color="auto"/>
                        <w:right w:val="none" w:sz="0" w:space="0" w:color="auto"/>
                      </w:divBdr>
                    </w:div>
                  </w:divsChild>
                </w:div>
                <w:div w:id="479231009">
                  <w:marLeft w:val="0"/>
                  <w:marRight w:val="0"/>
                  <w:marTop w:val="0"/>
                  <w:marBottom w:val="0"/>
                  <w:divBdr>
                    <w:top w:val="single" w:sz="2" w:space="1" w:color="FFFFFF"/>
                    <w:left w:val="single" w:sz="2" w:space="12" w:color="FFFFFF"/>
                    <w:bottom w:val="single" w:sz="2" w:space="4" w:color="FFFFFF"/>
                    <w:right w:val="single" w:sz="2" w:space="4" w:color="FFFFFF"/>
                  </w:divBdr>
                  <w:divsChild>
                    <w:div w:id="166084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562965">
          <w:marLeft w:val="0"/>
          <w:marRight w:val="0"/>
          <w:marTop w:val="0"/>
          <w:marBottom w:val="335"/>
          <w:divBdr>
            <w:top w:val="none" w:sz="0" w:space="0" w:color="auto"/>
            <w:left w:val="none" w:sz="0" w:space="0" w:color="auto"/>
            <w:bottom w:val="none" w:sz="0" w:space="0" w:color="auto"/>
            <w:right w:val="none" w:sz="0" w:space="0" w:color="auto"/>
          </w:divBdr>
          <w:divsChild>
            <w:div w:id="140583213">
              <w:marLeft w:val="0"/>
              <w:marRight w:val="0"/>
              <w:marTop w:val="0"/>
              <w:marBottom w:val="0"/>
              <w:divBdr>
                <w:top w:val="none" w:sz="0" w:space="0" w:color="auto"/>
                <w:left w:val="none" w:sz="0" w:space="0" w:color="auto"/>
                <w:bottom w:val="none" w:sz="0" w:space="0" w:color="auto"/>
                <w:right w:val="none" w:sz="0" w:space="0" w:color="auto"/>
              </w:divBdr>
              <w:divsChild>
                <w:div w:id="1614241733">
                  <w:marLeft w:val="0"/>
                  <w:marRight w:val="0"/>
                  <w:marTop w:val="0"/>
                  <w:marBottom w:val="0"/>
                  <w:divBdr>
                    <w:top w:val="single" w:sz="2" w:space="4" w:color="FFFFFF"/>
                    <w:left w:val="single" w:sz="2" w:space="12" w:color="FFFFFF"/>
                    <w:bottom w:val="single" w:sz="2" w:space="1" w:color="FFFFFF"/>
                    <w:right w:val="single" w:sz="2" w:space="4" w:color="FFFFFF"/>
                  </w:divBdr>
                  <w:divsChild>
                    <w:div w:id="983437566">
                      <w:marLeft w:val="0"/>
                      <w:marRight w:val="0"/>
                      <w:marTop w:val="0"/>
                      <w:marBottom w:val="0"/>
                      <w:divBdr>
                        <w:top w:val="none" w:sz="0" w:space="0" w:color="auto"/>
                        <w:left w:val="none" w:sz="0" w:space="0" w:color="auto"/>
                        <w:bottom w:val="none" w:sz="0" w:space="0" w:color="auto"/>
                        <w:right w:val="none" w:sz="0" w:space="0" w:color="auto"/>
                      </w:divBdr>
                    </w:div>
                  </w:divsChild>
                </w:div>
                <w:div w:id="2134009074">
                  <w:marLeft w:val="0"/>
                  <w:marRight w:val="0"/>
                  <w:marTop w:val="0"/>
                  <w:marBottom w:val="0"/>
                  <w:divBdr>
                    <w:top w:val="single" w:sz="2" w:space="1" w:color="FFFFFF"/>
                    <w:left w:val="single" w:sz="2" w:space="12" w:color="FFFFFF"/>
                    <w:bottom w:val="single" w:sz="2" w:space="1" w:color="FFFFFF"/>
                    <w:right w:val="single" w:sz="2" w:space="4" w:color="FFFFFF"/>
                  </w:divBdr>
                  <w:divsChild>
                    <w:div w:id="695692896">
                      <w:marLeft w:val="0"/>
                      <w:marRight w:val="0"/>
                      <w:marTop w:val="0"/>
                      <w:marBottom w:val="0"/>
                      <w:divBdr>
                        <w:top w:val="none" w:sz="0" w:space="0" w:color="auto"/>
                        <w:left w:val="none" w:sz="0" w:space="0" w:color="auto"/>
                        <w:bottom w:val="none" w:sz="0" w:space="0" w:color="auto"/>
                        <w:right w:val="none" w:sz="0" w:space="0" w:color="auto"/>
                      </w:divBdr>
                    </w:div>
                  </w:divsChild>
                </w:div>
                <w:div w:id="136261892">
                  <w:marLeft w:val="0"/>
                  <w:marRight w:val="0"/>
                  <w:marTop w:val="0"/>
                  <w:marBottom w:val="0"/>
                  <w:divBdr>
                    <w:top w:val="single" w:sz="2" w:space="1" w:color="FFFFFF"/>
                    <w:left w:val="single" w:sz="2" w:space="12" w:color="FFFFFF"/>
                    <w:bottom w:val="single" w:sz="2" w:space="1" w:color="FFFFFF"/>
                    <w:right w:val="single" w:sz="2" w:space="4" w:color="FFFFFF"/>
                  </w:divBdr>
                  <w:divsChild>
                    <w:div w:id="1279024151">
                      <w:marLeft w:val="0"/>
                      <w:marRight w:val="0"/>
                      <w:marTop w:val="0"/>
                      <w:marBottom w:val="0"/>
                      <w:divBdr>
                        <w:top w:val="none" w:sz="0" w:space="0" w:color="auto"/>
                        <w:left w:val="none" w:sz="0" w:space="0" w:color="auto"/>
                        <w:bottom w:val="none" w:sz="0" w:space="0" w:color="auto"/>
                        <w:right w:val="none" w:sz="0" w:space="0" w:color="auto"/>
                      </w:divBdr>
                    </w:div>
                  </w:divsChild>
                </w:div>
                <w:div w:id="1979607472">
                  <w:marLeft w:val="0"/>
                  <w:marRight w:val="0"/>
                  <w:marTop w:val="0"/>
                  <w:marBottom w:val="0"/>
                  <w:divBdr>
                    <w:top w:val="single" w:sz="2" w:space="1" w:color="FFFFFF"/>
                    <w:left w:val="single" w:sz="2" w:space="12" w:color="FFFFFF"/>
                    <w:bottom w:val="single" w:sz="2" w:space="1" w:color="FFFFFF"/>
                    <w:right w:val="single" w:sz="2" w:space="4" w:color="FFFFFF"/>
                  </w:divBdr>
                  <w:divsChild>
                    <w:div w:id="119804785">
                      <w:marLeft w:val="0"/>
                      <w:marRight w:val="0"/>
                      <w:marTop w:val="0"/>
                      <w:marBottom w:val="0"/>
                      <w:divBdr>
                        <w:top w:val="none" w:sz="0" w:space="0" w:color="auto"/>
                        <w:left w:val="none" w:sz="0" w:space="0" w:color="auto"/>
                        <w:bottom w:val="none" w:sz="0" w:space="0" w:color="auto"/>
                        <w:right w:val="none" w:sz="0" w:space="0" w:color="auto"/>
                      </w:divBdr>
                    </w:div>
                  </w:divsChild>
                </w:div>
                <w:div w:id="1948345516">
                  <w:marLeft w:val="0"/>
                  <w:marRight w:val="0"/>
                  <w:marTop w:val="0"/>
                  <w:marBottom w:val="0"/>
                  <w:divBdr>
                    <w:top w:val="single" w:sz="2" w:space="1" w:color="FFFFFF"/>
                    <w:left w:val="single" w:sz="2" w:space="12" w:color="FFFFFF"/>
                    <w:bottom w:val="single" w:sz="2" w:space="1" w:color="FFFFFF"/>
                    <w:right w:val="single" w:sz="2" w:space="4" w:color="FFFFFF"/>
                  </w:divBdr>
                  <w:divsChild>
                    <w:div w:id="637029264">
                      <w:marLeft w:val="0"/>
                      <w:marRight w:val="0"/>
                      <w:marTop w:val="0"/>
                      <w:marBottom w:val="0"/>
                      <w:divBdr>
                        <w:top w:val="none" w:sz="0" w:space="0" w:color="auto"/>
                        <w:left w:val="none" w:sz="0" w:space="0" w:color="auto"/>
                        <w:bottom w:val="none" w:sz="0" w:space="0" w:color="auto"/>
                        <w:right w:val="none" w:sz="0" w:space="0" w:color="auto"/>
                      </w:divBdr>
                    </w:div>
                  </w:divsChild>
                </w:div>
                <w:div w:id="730269308">
                  <w:marLeft w:val="0"/>
                  <w:marRight w:val="0"/>
                  <w:marTop w:val="0"/>
                  <w:marBottom w:val="0"/>
                  <w:divBdr>
                    <w:top w:val="single" w:sz="2" w:space="1" w:color="FFFFFF"/>
                    <w:left w:val="single" w:sz="2" w:space="12" w:color="FFFFFF"/>
                    <w:bottom w:val="single" w:sz="2" w:space="1" w:color="FFFFFF"/>
                    <w:right w:val="single" w:sz="2" w:space="4" w:color="FFFFFF"/>
                  </w:divBdr>
                  <w:divsChild>
                    <w:div w:id="1201089560">
                      <w:marLeft w:val="0"/>
                      <w:marRight w:val="0"/>
                      <w:marTop w:val="0"/>
                      <w:marBottom w:val="0"/>
                      <w:divBdr>
                        <w:top w:val="none" w:sz="0" w:space="0" w:color="auto"/>
                        <w:left w:val="none" w:sz="0" w:space="0" w:color="auto"/>
                        <w:bottom w:val="none" w:sz="0" w:space="0" w:color="auto"/>
                        <w:right w:val="none" w:sz="0" w:space="0" w:color="auto"/>
                      </w:divBdr>
                    </w:div>
                  </w:divsChild>
                </w:div>
                <w:div w:id="2014986783">
                  <w:marLeft w:val="0"/>
                  <w:marRight w:val="0"/>
                  <w:marTop w:val="0"/>
                  <w:marBottom w:val="0"/>
                  <w:divBdr>
                    <w:top w:val="single" w:sz="2" w:space="1" w:color="FFFFFF"/>
                    <w:left w:val="single" w:sz="2" w:space="12" w:color="FFFFFF"/>
                    <w:bottom w:val="single" w:sz="2" w:space="1" w:color="FFFFFF"/>
                    <w:right w:val="single" w:sz="2" w:space="4" w:color="FFFFFF"/>
                  </w:divBdr>
                  <w:divsChild>
                    <w:div w:id="1264190664">
                      <w:marLeft w:val="0"/>
                      <w:marRight w:val="0"/>
                      <w:marTop w:val="0"/>
                      <w:marBottom w:val="0"/>
                      <w:divBdr>
                        <w:top w:val="none" w:sz="0" w:space="0" w:color="auto"/>
                        <w:left w:val="none" w:sz="0" w:space="0" w:color="auto"/>
                        <w:bottom w:val="none" w:sz="0" w:space="0" w:color="auto"/>
                        <w:right w:val="none" w:sz="0" w:space="0" w:color="auto"/>
                      </w:divBdr>
                    </w:div>
                  </w:divsChild>
                </w:div>
                <w:div w:id="46296097">
                  <w:marLeft w:val="0"/>
                  <w:marRight w:val="0"/>
                  <w:marTop w:val="0"/>
                  <w:marBottom w:val="0"/>
                  <w:divBdr>
                    <w:top w:val="single" w:sz="2" w:space="1" w:color="FFFFFF"/>
                    <w:left w:val="single" w:sz="2" w:space="12" w:color="FFFFFF"/>
                    <w:bottom w:val="single" w:sz="2" w:space="1" w:color="FFFFFF"/>
                    <w:right w:val="single" w:sz="2" w:space="4" w:color="FFFFFF"/>
                  </w:divBdr>
                  <w:divsChild>
                    <w:div w:id="876239004">
                      <w:marLeft w:val="0"/>
                      <w:marRight w:val="0"/>
                      <w:marTop w:val="0"/>
                      <w:marBottom w:val="0"/>
                      <w:divBdr>
                        <w:top w:val="none" w:sz="0" w:space="0" w:color="auto"/>
                        <w:left w:val="none" w:sz="0" w:space="0" w:color="auto"/>
                        <w:bottom w:val="none" w:sz="0" w:space="0" w:color="auto"/>
                        <w:right w:val="none" w:sz="0" w:space="0" w:color="auto"/>
                      </w:divBdr>
                    </w:div>
                  </w:divsChild>
                </w:div>
                <w:div w:id="1418598396">
                  <w:marLeft w:val="0"/>
                  <w:marRight w:val="0"/>
                  <w:marTop w:val="0"/>
                  <w:marBottom w:val="0"/>
                  <w:divBdr>
                    <w:top w:val="single" w:sz="2" w:space="1" w:color="FFFFFF"/>
                    <w:left w:val="single" w:sz="2" w:space="12" w:color="FFFFFF"/>
                    <w:bottom w:val="single" w:sz="2" w:space="1" w:color="FFFFFF"/>
                    <w:right w:val="single" w:sz="2" w:space="4" w:color="FFFFFF"/>
                  </w:divBdr>
                  <w:divsChild>
                    <w:div w:id="1418357216">
                      <w:marLeft w:val="0"/>
                      <w:marRight w:val="0"/>
                      <w:marTop w:val="0"/>
                      <w:marBottom w:val="0"/>
                      <w:divBdr>
                        <w:top w:val="none" w:sz="0" w:space="0" w:color="auto"/>
                        <w:left w:val="none" w:sz="0" w:space="0" w:color="auto"/>
                        <w:bottom w:val="none" w:sz="0" w:space="0" w:color="auto"/>
                        <w:right w:val="none" w:sz="0" w:space="0" w:color="auto"/>
                      </w:divBdr>
                    </w:div>
                  </w:divsChild>
                </w:div>
                <w:div w:id="142283218">
                  <w:marLeft w:val="0"/>
                  <w:marRight w:val="0"/>
                  <w:marTop w:val="0"/>
                  <w:marBottom w:val="0"/>
                  <w:divBdr>
                    <w:top w:val="single" w:sz="2" w:space="1" w:color="FFFFFF"/>
                    <w:left w:val="single" w:sz="2" w:space="12" w:color="FFFFFF"/>
                    <w:bottom w:val="single" w:sz="2" w:space="1" w:color="FFFFFF"/>
                    <w:right w:val="single" w:sz="2" w:space="4" w:color="FFFFFF"/>
                  </w:divBdr>
                  <w:divsChild>
                    <w:div w:id="802500264">
                      <w:marLeft w:val="0"/>
                      <w:marRight w:val="0"/>
                      <w:marTop w:val="0"/>
                      <w:marBottom w:val="0"/>
                      <w:divBdr>
                        <w:top w:val="none" w:sz="0" w:space="0" w:color="auto"/>
                        <w:left w:val="none" w:sz="0" w:space="0" w:color="auto"/>
                        <w:bottom w:val="none" w:sz="0" w:space="0" w:color="auto"/>
                        <w:right w:val="none" w:sz="0" w:space="0" w:color="auto"/>
                      </w:divBdr>
                    </w:div>
                  </w:divsChild>
                </w:div>
                <w:div w:id="338191617">
                  <w:marLeft w:val="0"/>
                  <w:marRight w:val="0"/>
                  <w:marTop w:val="0"/>
                  <w:marBottom w:val="0"/>
                  <w:divBdr>
                    <w:top w:val="single" w:sz="2" w:space="1" w:color="FFFFFF"/>
                    <w:left w:val="single" w:sz="2" w:space="12" w:color="FFFFFF"/>
                    <w:bottom w:val="single" w:sz="2" w:space="1" w:color="FFFFFF"/>
                    <w:right w:val="single" w:sz="2" w:space="4" w:color="FFFFFF"/>
                  </w:divBdr>
                  <w:divsChild>
                    <w:div w:id="1043867458">
                      <w:marLeft w:val="0"/>
                      <w:marRight w:val="0"/>
                      <w:marTop w:val="0"/>
                      <w:marBottom w:val="0"/>
                      <w:divBdr>
                        <w:top w:val="none" w:sz="0" w:space="0" w:color="auto"/>
                        <w:left w:val="none" w:sz="0" w:space="0" w:color="auto"/>
                        <w:bottom w:val="none" w:sz="0" w:space="0" w:color="auto"/>
                        <w:right w:val="none" w:sz="0" w:space="0" w:color="auto"/>
                      </w:divBdr>
                    </w:div>
                  </w:divsChild>
                </w:div>
                <w:div w:id="110059145">
                  <w:marLeft w:val="0"/>
                  <w:marRight w:val="0"/>
                  <w:marTop w:val="0"/>
                  <w:marBottom w:val="0"/>
                  <w:divBdr>
                    <w:top w:val="single" w:sz="2" w:space="1" w:color="FFFFFF"/>
                    <w:left w:val="single" w:sz="2" w:space="12" w:color="FFFFFF"/>
                    <w:bottom w:val="single" w:sz="2" w:space="1" w:color="FFFFFF"/>
                    <w:right w:val="single" w:sz="2" w:space="4" w:color="FFFFFF"/>
                  </w:divBdr>
                  <w:divsChild>
                    <w:div w:id="1920629792">
                      <w:marLeft w:val="0"/>
                      <w:marRight w:val="0"/>
                      <w:marTop w:val="0"/>
                      <w:marBottom w:val="0"/>
                      <w:divBdr>
                        <w:top w:val="none" w:sz="0" w:space="0" w:color="auto"/>
                        <w:left w:val="none" w:sz="0" w:space="0" w:color="auto"/>
                        <w:bottom w:val="none" w:sz="0" w:space="0" w:color="auto"/>
                        <w:right w:val="none" w:sz="0" w:space="0" w:color="auto"/>
                      </w:divBdr>
                    </w:div>
                  </w:divsChild>
                </w:div>
                <w:div w:id="916404951">
                  <w:marLeft w:val="0"/>
                  <w:marRight w:val="0"/>
                  <w:marTop w:val="0"/>
                  <w:marBottom w:val="0"/>
                  <w:divBdr>
                    <w:top w:val="single" w:sz="2" w:space="1" w:color="FFFFFF"/>
                    <w:left w:val="single" w:sz="2" w:space="12" w:color="FFFFFF"/>
                    <w:bottom w:val="single" w:sz="2" w:space="1" w:color="FFFFFF"/>
                    <w:right w:val="single" w:sz="2" w:space="4" w:color="FFFFFF"/>
                  </w:divBdr>
                  <w:divsChild>
                    <w:div w:id="1072582016">
                      <w:marLeft w:val="0"/>
                      <w:marRight w:val="0"/>
                      <w:marTop w:val="0"/>
                      <w:marBottom w:val="0"/>
                      <w:divBdr>
                        <w:top w:val="none" w:sz="0" w:space="0" w:color="auto"/>
                        <w:left w:val="none" w:sz="0" w:space="0" w:color="auto"/>
                        <w:bottom w:val="none" w:sz="0" w:space="0" w:color="auto"/>
                        <w:right w:val="none" w:sz="0" w:space="0" w:color="auto"/>
                      </w:divBdr>
                    </w:div>
                  </w:divsChild>
                </w:div>
                <w:div w:id="452015582">
                  <w:marLeft w:val="0"/>
                  <w:marRight w:val="0"/>
                  <w:marTop w:val="0"/>
                  <w:marBottom w:val="0"/>
                  <w:divBdr>
                    <w:top w:val="single" w:sz="2" w:space="1" w:color="FFFFFF"/>
                    <w:left w:val="single" w:sz="2" w:space="12" w:color="FFFFFF"/>
                    <w:bottom w:val="single" w:sz="2" w:space="1" w:color="FFFFFF"/>
                    <w:right w:val="single" w:sz="2" w:space="4" w:color="FFFFFF"/>
                  </w:divBdr>
                  <w:divsChild>
                    <w:div w:id="1604848788">
                      <w:marLeft w:val="0"/>
                      <w:marRight w:val="0"/>
                      <w:marTop w:val="0"/>
                      <w:marBottom w:val="0"/>
                      <w:divBdr>
                        <w:top w:val="none" w:sz="0" w:space="0" w:color="auto"/>
                        <w:left w:val="none" w:sz="0" w:space="0" w:color="auto"/>
                        <w:bottom w:val="none" w:sz="0" w:space="0" w:color="auto"/>
                        <w:right w:val="none" w:sz="0" w:space="0" w:color="auto"/>
                      </w:divBdr>
                    </w:div>
                  </w:divsChild>
                </w:div>
                <w:div w:id="1755586967">
                  <w:marLeft w:val="0"/>
                  <w:marRight w:val="0"/>
                  <w:marTop w:val="0"/>
                  <w:marBottom w:val="0"/>
                  <w:divBdr>
                    <w:top w:val="single" w:sz="2" w:space="1" w:color="FFFFFF"/>
                    <w:left w:val="single" w:sz="2" w:space="12" w:color="FFFFFF"/>
                    <w:bottom w:val="single" w:sz="2" w:space="1" w:color="FFFFFF"/>
                    <w:right w:val="single" w:sz="2" w:space="4" w:color="FFFFFF"/>
                  </w:divBdr>
                  <w:divsChild>
                    <w:div w:id="578946017">
                      <w:marLeft w:val="0"/>
                      <w:marRight w:val="0"/>
                      <w:marTop w:val="0"/>
                      <w:marBottom w:val="0"/>
                      <w:divBdr>
                        <w:top w:val="none" w:sz="0" w:space="0" w:color="auto"/>
                        <w:left w:val="none" w:sz="0" w:space="0" w:color="auto"/>
                        <w:bottom w:val="none" w:sz="0" w:space="0" w:color="auto"/>
                        <w:right w:val="none" w:sz="0" w:space="0" w:color="auto"/>
                      </w:divBdr>
                    </w:div>
                  </w:divsChild>
                </w:div>
                <w:div w:id="63261697">
                  <w:marLeft w:val="0"/>
                  <w:marRight w:val="0"/>
                  <w:marTop w:val="0"/>
                  <w:marBottom w:val="0"/>
                  <w:divBdr>
                    <w:top w:val="single" w:sz="2" w:space="1" w:color="FFFFFF"/>
                    <w:left w:val="single" w:sz="2" w:space="12" w:color="FFFFFF"/>
                    <w:bottom w:val="single" w:sz="2" w:space="1" w:color="FFFFFF"/>
                    <w:right w:val="single" w:sz="2" w:space="4" w:color="FFFFFF"/>
                  </w:divBdr>
                  <w:divsChild>
                    <w:div w:id="1114056830">
                      <w:marLeft w:val="0"/>
                      <w:marRight w:val="0"/>
                      <w:marTop w:val="0"/>
                      <w:marBottom w:val="0"/>
                      <w:divBdr>
                        <w:top w:val="none" w:sz="0" w:space="0" w:color="auto"/>
                        <w:left w:val="none" w:sz="0" w:space="0" w:color="auto"/>
                        <w:bottom w:val="none" w:sz="0" w:space="0" w:color="auto"/>
                        <w:right w:val="none" w:sz="0" w:space="0" w:color="auto"/>
                      </w:divBdr>
                    </w:div>
                  </w:divsChild>
                </w:div>
                <w:div w:id="1014652727">
                  <w:marLeft w:val="0"/>
                  <w:marRight w:val="0"/>
                  <w:marTop w:val="0"/>
                  <w:marBottom w:val="0"/>
                  <w:divBdr>
                    <w:top w:val="single" w:sz="2" w:space="1" w:color="FFFFFF"/>
                    <w:left w:val="single" w:sz="2" w:space="12" w:color="FFFFFF"/>
                    <w:bottom w:val="single" w:sz="2" w:space="1" w:color="FFFFFF"/>
                    <w:right w:val="single" w:sz="2" w:space="4" w:color="FFFFFF"/>
                  </w:divBdr>
                  <w:divsChild>
                    <w:div w:id="1785542655">
                      <w:marLeft w:val="0"/>
                      <w:marRight w:val="0"/>
                      <w:marTop w:val="0"/>
                      <w:marBottom w:val="0"/>
                      <w:divBdr>
                        <w:top w:val="none" w:sz="0" w:space="0" w:color="auto"/>
                        <w:left w:val="none" w:sz="0" w:space="0" w:color="auto"/>
                        <w:bottom w:val="none" w:sz="0" w:space="0" w:color="auto"/>
                        <w:right w:val="none" w:sz="0" w:space="0" w:color="auto"/>
                      </w:divBdr>
                    </w:div>
                  </w:divsChild>
                </w:div>
                <w:div w:id="390925165">
                  <w:marLeft w:val="0"/>
                  <w:marRight w:val="0"/>
                  <w:marTop w:val="0"/>
                  <w:marBottom w:val="0"/>
                  <w:divBdr>
                    <w:top w:val="single" w:sz="2" w:space="1" w:color="FFFFFF"/>
                    <w:left w:val="single" w:sz="2" w:space="12" w:color="FFFFFF"/>
                    <w:bottom w:val="single" w:sz="2" w:space="1" w:color="FFFFFF"/>
                    <w:right w:val="single" w:sz="2" w:space="4" w:color="FFFFFF"/>
                  </w:divBdr>
                  <w:divsChild>
                    <w:div w:id="1843811478">
                      <w:marLeft w:val="0"/>
                      <w:marRight w:val="0"/>
                      <w:marTop w:val="0"/>
                      <w:marBottom w:val="0"/>
                      <w:divBdr>
                        <w:top w:val="none" w:sz="0" w:space="0" w:color="auto"/>
                        <w:left w:val="none" w:sz="0" w:space="0" w:color="auto"/>
                        <w:bottom w:val="none" w:sz="0" w:space="0" w:color="auto"/>
                        <w:right w:val="none" w:sz="0" w:space="0" w:color="auto"/>
                      </w:divBdr>
                    </w:div>
                  </w:divsChild>
                </w:div>
                <w:div w:id="376128951">
                  <w:marLeft w:val="0"/>
                  <w:marRight w:val="0"/>
                  <w:marTop w:val="0"/>
                  <w:marBottom w:val="0"/>
                  <w:divBdr>
                    <w:top w:val="single" w:sz="2" w:space="1" w:color="FFFFFF"/>
                    <w:left w:val="single" w:sz="2" w:space="12" w:color="FFFFFF"/>
                    <w:bottom w:val="single" w:sz="2" w:space="4" w:color="FFFFFF"/>
                    <w:right w:val="single" w:sz="2" w:space="4" w:color="FFFFFF"/>
                  </w:divBdr>
                  <w:divsChild>
                    <w:div w:id="14363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130726">
      <w:bodyDiv w:val="1"/>
      <w:marLeft w:val="0"/>
      <w:marRight w:val="0"/>
      <w:marTop w:val="0"/>
      <w:marBottom w:val="0"/>
      <w:divBdr>
        <w:top w:val="none" w:sz="0" w:space="0" w:color="auto"/>
        <w:left w:val="none" w:sz="0" w:space="0" w:color="auto"/>
        <w:bottom w:val="none" w:sz="0" w:space="0" w:color="auto"/>
        <w:right w:val="none" w:sz="0" w:space="0" w:color="auto"/>
      </w:divBdr>
      <w:divsChild>
        <w:div w:id="1200319526">
          <w:marLeft w:val="0"/>
          <w:marRight w:val="0"/>
          <w:marTop w:val="0"/>
          <w:marBottom w:val="0"/>
          <w:divBdr>
            <w:top w:val="none" w:sz="0" w:space="0" w:color="auto"/>
            <w:left w:val="none" w:sz="0" w:space="0" w:color="auto"/>
            <w:bottom w:val="none" w:sz="0" w:space="0" w:color="auto"/>
            <w:right w:val="none" w:sz="0" w:space="0" w:color="auto"/>
          </w:divBdr>
        </w:div>
      </w:divsChild>
    </w:div>
    <w:div w:id="779835496">
      <w:bodyDiv w:val="1"/>
      <w:marLeft w:val="0"/>
      <w:marRight w:val="0"/>
      <w:marTop w:val="0"/>
      <w:marBottom w:val="0"/>
      <w:divBdr>
        <w:top w:val="none" w:sz="0" w:space="0" w:color="auto"/>
        <w:left w:val="none" w:sz="0" w:space="0" w:color="auto"/>
        <w:bottom w:val="none" w:sz="0" w:space="0" w:color="auto"/>
        <w:right w:val="none" w:sz="0" w:space="0" w:color="auto"/>
      </w:divBdr>
      <w:divsChild>
        <w:div w:id="1016922484">
          <w:marLeft w:val="0"/>
          <w:marRight w:val="0"/>
          <w:marTop w:val="0"/>
          <w:marBottom w:val="0"/>
          <w:divBdr>
            <w:top w:val="none" w:sz="0" w:space="0" w:color="auto"/>
            <w:left w:val="none" w:sz="0" w:space="0" w:color="auto"/>
            <w:bottom w:val="none" w:sz="0" w:space="0" w:color="auto"/>
            <w:right w:val="none" w:sz="0" w:space="0" w:color="auto"/>
          </w:divBdr>
        </w:div>
      </w:divsChild>
    </w:div>
    <w:div w:id="804353577">
      <w:bodyDiv w:val="1"/>
      <w:marLeft w:val="0"/>
      <w:marRight w:val="0"/>
      <w:marTop w:val="0"/>
      <w:marBottom w:val="0"/>
      <w:divBdr>
        <w:top w:val="none" w:sz="0" w:space="0" w:color="auto"/>
        <w:left w:val="none" w:sz="0" w:space="0" w:color="auto"/>
        <w:bottom w:val="none" w:sz="0" w:space="0" w:color="auto"/>
        <w:right w:val="none" w:sz="0" w:space="0" w:color="auto"/>
      </w:divBdr>
      <w:divsChild>
        <w:div w:id="870998513">
          <w:marLeft w:val="0"/>
          <w:marRight w:val="0"/>
          <w:marTop w:val="0"/>
          <w:marBottom w:val="0"/>
          <w:divBdr>
            <w:top w:val="none" w:sz="0" w:space="0" w:color="auto"/>
            <w:left w:val="none" w:sz="0" w:space="0" w:color="auto"/>
            <w:bottom w:val="none" w:sz="0" w:space="0" w:color="auto"/>
            <w:right w:val="none" w:sz="0" w:space="0" w:color="auto"/>
          </w:divBdr>
        </w:div>
        <w:div w:id="1793790181">
          <w:marLeft w:val="0"/>
          <w:marRight w:val="0"/>
          <w:marTop w:val="0"/>
          <w:marBottom w:val="335"/>
          <w:divBdr>
            <w:top w:val="none" w:sz="0" w:space="0" w:color="auto"/>
            <w:left w:val="none" w:sz="0" w:space="0" w:color="auto"/>
            <w:bottom w:val="none" w:sz="0" w:space="0" w:color="auto"/>
            <w:right w:val="none" w:sz="0" w:space="0" w:color="auto"/>
          </w:divBdr>
          <w:divsChild>
            <w:div w:id="2016300494">
              <w:marLeft w:val="0"/>
              <w:marRight w:val="0"/>
              <w:marTop w:val="0"/>
              <w:marBottom w:val="0"/>
              <w:divBdr>
                <w:top w:val="none" w:sz="0" w:space="0" w:color="auto"/>
                <w:left w:val="none" w:sz="0" w:space="0" w:color="auto"/>
                <w:bottom w:val="none" w:sz="0" w:space="0" w:color="auto"/>
                <w:right w:val="none" w:sz="0" w:space="0" w:color="auto"/>
              </w:divBdr>
              <w:divsChild>
                <w:div w:id="657421739">
                  <w:marLeft w:val="0"/>
                  <w:marRight w:val="0"/>
                  <w:marTop w:val="0"/>
                  <w:marBottom w:val="0"/>
                  <w:divBdr>
                    <w:top w:val="single" w:sz="2" w:space="4" w:color="FFFFFF"/>
                    <w:left w:val="single" w:sz="2" w:space="12" w:color="FFFFFF"/>
                    <w:bottom w:val="single" w:sz="2" w:space="1" w:color="FFFFFF"/>
                    <w:right w:val="single" w:sz="2" w:space="4" w:color="FFFFFF"/>
                  </w:divBdr>
                  <w:divsChild>
                    <w:div w:id="239485978">
                      <w:marLeft w:val="0"/>
                      <w:marRight w:val="0"/>
                      <w:marTop w:val="0"/>
                      <w:marBottom w:val="0"/>
                      <w:divBdr>
                        <w:top w:val="none" w:sz="0" w:space="0" w:color="auto"/>
                        <w:left w:val="none" w:sz="0" w:space="0" w:color="auto"/>
                        <w:bottom w:val="none" w:sz="0" w:space="0" w:color="auto"/>
                        <w:right w:val="none" w:sz="0" w:space="0" w:color="auto"/>
                      </w:divBdr>
                    </w:div>
                  </w:divsChild>
                </w:div>
                <w:div w:id="762576968">
                  <w:marLeft w:val="0"/>
                  <w:marRight w:val="0"/>
                  <w:marTop w:val="0"/>
                  <w:marBottom w:val="0"/>
                  <w:divBdr>
                    <w:top w:val="single" w:sz="2" w:space="1" w:color="FFFFFF"/>
                    <w:left w:val="single" w:sz="2" w:space="12" w:color="FFFFFF"/>
                    <w:bottom w:val="single" w:sz="2" w:space="1" w:color="FFFFFF"/>
                    <w:right w:val="single" w:sz="2" w:space="4" w:color="FFFFFF"/>
                  </w:divBdr>
                  <w:divsChild>
                    <w:div w:id="1273825298">
                      <w:marLeft w:val="0"/>
                      <w:marRight w:val="0"/>
                      <w:marTop w:val="0"/>
                      <w:marBottom w:val="0"/>
                      <w:divBdr>
                        <w:top w:val="none" w:sz="0" w:space="0" w:color="auto"/>
                        <w:left w:val="none" w:sz="0" w:space="0" w:color="auto"/>
                        <w:bottom w:val="none" w:sz="0" w:space="0" w:color="auto"/>
                        <w:right w:val="none" w:sz="0" w:space="0" w:color="auto"/>
                      </w:divBdr>
                    </w:div>
                  </w:divsChild>
                </w:div>
                <w:div w:id="1328946929">
                  <w:marLeft w:val="0"/>
                  <w:marRight w:val="0"/>
                  <w:marTop w:val="0"/>
                  <w:marBottom w:val="0"/>
                  <w:divBdr>
                    <w:top w:val="single" w:sz="2" w:space="1" w:color="FFFFFF"/>
                    <w:left w:val="single" w:sz="2" w:space="12" w:color="FFFFFF"/>
                    <w:bottom w:val="single" w:sz="2" w:space="1" w:color="FFFFFF"/>
                    <w:right w:val="single" w:sz="2" w:space="4" w:color="FFFFFF"/>
                  </w:divBdr>
                  <w:divsChild>
                    <w:div w:id="1113937808">
                      <w:marLeft w:val="0"/>
                      <w:marRight w:val="0"/>
                      <w:marTop w:val="0"/>
                      <w:marBottom w:val="0"/>
                      <w:divBdr>
                        <w:top w:val="none" w:sz="0" w:space="0" w:color="auto"/>
                        <w:left w:val="none" w:sz="0" w:space="0" w:color="auto"/>
                        <w:bottom w:val="none" w:sz="0" w:space="0" w:color="auto"/>
                        <w:right w:val="none" w:sz="0" w:space="0" w:color="auto"/>
                      </w:divBdr>
                    </w:div>
                  </w:divsChild>
                </w:div>
                <w:div w:id="1161850228">
                  <w:marLeft w:val="0"/>
                  <w:marRight w:val="0"/>
                  <w:marTop w:val="0"/>
                  <w:marBottom w:val="0"/>
                  <w:divBdr>
                    <w:top w:val="single" w:sz="2" w:space="1" w:color="FFFFFF"/>
                    <w:left w:val="single" w:sz="2" w:space="12" w:color="FFFFFF"/>
                    <w:bottom w:val="single" w:sz="2" w:space="1" w:color="FFFFFF"/>
                    <w:right w:val="single" w:sz="2" w:space="4" w:color="FFFFFF"/>
                  </w:divBdr>
                  <w:divsChild>
                    <w:div w:id="320930027">
                      <w:marLeft w:val="0"/>
                      <w:marRight w:val="0"/>
                      <w:marTop w:val="0"/>
                      <w:marBottom w:val="0"/>
                      <w:divBdr>
                        <w:top w:val="none" w:sz="0" w:space="0" w:color="auto"/>
                        <w:left w:val="none" w:sz="0" w:space="0" w:color="auto"/>
                        <w:bottom w:val="none" w:sz="0" w:space="0" w:color="auto"/>
                        <w:right w:val="none" w:sz="0" w:space="0" w:color="auto"/>
                      </w:divBdr>
                    </w:div>
                  </w:divsChild>
                </w:div>
                <w:div w:id="1820226870">
                  <w:marLeft w:val="0"/>
                  <w:marRight w:val="0"/>
                  <w:marTop w:val="0"/>
                  <w:marBottom w:val="0"/>
                  <w:divBdr>
                    <w:top w:val="single" w:sz="2" w:space="1" w:color="FFFFFF"/>
                    <w:left w:val="single" w:sz="2" w:space="12" w:color="FFFFFF"/>
                    <w:bottom w:val="single" w:sz="2" w:space="1" w:color="FFFFFF"/>
                    <w:right w:val="single" w:sz="2" w:space="4" w:color="FFFFFF"/>
                  </w:divBdr>
                  <w:divsChild>
                    <w:div w:id="306401465">
                      <w:marLeft w:val="0"/>
                      <w:marRight w:val="0"/>
                      <w:marTop w:val="0"/>
                      <w:marBottom w:val="0"/>
                      <w:divBdr>
                        <w:top w:val="none" w:sz="0" w:space="0" w:color="auto"/>
                        <w:left w:val="none" w:sz="0" w:space="0" w:color="auto"/>
                        <w:bottom w:val="none" w:sz="0" w:space="0" w:color="auto"/>
                        <w:right w:val="none" w:sz="0" w:space="0" w:color="auto"/>
                      </w:divBdr>
                    </w:div>
                  </w:divsChild>
                </w:div>
                <w:div w:id="2109229975">
                  <w:marLeft w:val="0"/>
                  <w:marRight w:val="0"/>
                  <w:marTop w:val="0"/>
                  <w:marBottom w:val="0"/>
                  <w:divBdr>
                    <w:top w:val="single" w:sz="2" w:space="1" w:color="FFFFFF"/>
                    <w:left w:val="single" w:sz="2" w:space="12" w:color="FFFFFF"/>
                    <w:bottom w:val="single" w:sz="2" w:space="1" w:color="FFFFFF"/>
                    <w:right w:val="single" w:sz="2" w:space="4" w:color="FFFFFF"/>
                  </w:divBdr>
                  <w:divsChild>
                    <w:div w:id="1106772261">
                      <w:marLeft w:val="0"/>
                      <w:marRight w:val="0"/>
                      <w:marTop w:val="0"/>
                      <w:marBottom w:val="0"/>
                      <w:divBdr>
                        <w:top w:val="none" w:sz="0" w:space="0" w:color="auto"/>
                        <w:left w:val="none" w:sz="0" w:space="0" w:color="auto"/>
                        <w:bottom w:val="none" w:sz="0" w:space="0" w:color="auto"/>
                        <w:right w:val="none" w:sz="0" w:space="0" w:color="auto"/>
                      </w:divBdr>
                    </w:div>
                  </w:divsChild>
                </w:div>
                <w:div w:id="1860655633">
                  <w:marLeft w:val="0"/>
                  <w:marRight w:val="0"/>
                  <w:marTop w:val="0"/>
                  <w:marBottom w:val="0"/>
                  <w:divBdr>
                    <w:top w:val="single" w:sz="2" w:space="1" w:color="FFFFFF"/>
                    <w:left w:val="single" w:sz="2" w:space="12" w:color="FFFFFF"/>
                    <w:bottom w:val="single" w:sz="2" w:space="1" w:color="FFFFFF"/>
                    <w:right w:val="single" w:sz="2" w:space="4" w:color="FFFFFF"/>
                  </w:divBdr>
                  <w:divsChild>
                    <w:div w:id="1989944205">
                      <w:marLeft w:val="0"/>
                      <w:marRight w:val="0"/>
                      <w:marTop w:val="0"/>
                      <w:marBottom w:val="0"/>
                      <w:divBdr>
                        <w:top w:val="none" w:sz="0" w:space="0" w:color="auto"/>
                        <w:left w:val="none" w:sz="0" w:space="0" w:color="auto"/>
                        <w:bottom w:val="none" w:sz="0" w:space="0" w:color="auto"/>
                        <w:right w:val="none" w:sz="0" w:space="0" w:color="auto"/>
                      </w:divBdr>
                    </w:div>
                  </w:divsChild>
                </w:div>
                <w:div w:id="1689868233">
                  <w:marLeft w:val="0"/>
                  <w:marRight w:val="0"/>
                  <w:marTop w:val="0"/>
                  <w:marBottom w:val="0"/>
                  <w:divBdr>
                    <w:top w:val="single" w:sz="2" w:space="1" w:color="FFFFFF"/>
                    <w:left w:val="single" w:sz="2" w:space="12" w:color="FFFFFF"/>
                    <w:bottom w:val="single" w:sz="2" w:space="1" w:color="FFFFFF"/>
                    <w:right w:val="single" w:sz="2" w:space="4" w:color="FFFFFF"/>
                  </w:divBdr>
                  <w:divsChild>
                    <w:div w:id="1858932973">
                      <w:marLeft w:val="0"/>
                      <w:marRight w:val="0"/>
                      <w:marTop w:val="0"/>
                      <w:marBottom w:val="0"/>
                      <w:divBdr>
                        <w:top w:val="none" w:sz="0" w:space="0" w:color="auto"/>
                        <w:left w:val="none" w:sz="0" w:space="0" w:color="auto"/>
                        <w:bottom w:val="none" w:sz="0" w:space="0" w:color="auto"/>
                        <w:right w:val="none" w:sz="0" w:space="0" w:color="auto"/>
                      </w:divBdr>
                    </w:div>
                  </w:divsChild>
                </w:div>
                <w:div w:id="1327856905">
                  <w:marLeft w:val="0"/>
                  <w:marRight w:val="0"/>
                  <w:marTop w:val="0"/>
                  <w:marBottom w:val="0"/>
                  <w:divBdr>
                    <w:top w:val="single" w:sz="2" w:space="1" w:color="FFFFFF"/>
                    <w:left w:val="single" w:sz="2" w:space="12" w:color="FFFFFF"/>
                    <w:bottom w:val="single" w:sz="2" w:space="1" w:color="FFFFFF"/>
                    <w:right w:val="single" w:sz="2" w:space="4" w:color="FFFFFF"/>
                  </w:divBdr>
                  <w:divsChild>
                    <w:div w:id="1849368317">
                      <w:marLeft w:val="0"/>
                      <w:marRight w:val="0"/>
                      <w:marTop w:val="0"/>
                      <w:marBottom w:val="0"/>
                      <w:divBdr>
                        <w:top w:val="none" w:sz="0" w:space="0" w:color="auto"/>
                        <w:left w:val="none" w:sz="0" w:space="0" w:color="auto"/>
                        <w:bottom w:val="none" w:sz="0" w:space="0" w:color="auto"/>
                        <w:right w:val="none" w:sz="0" w:space="0" w:color="auto"/>
                      </w:divBdr>
                    </w:div>
                  </w:divsChild>
                </w:div>
                <w:div w:id="1215968413">
                  <w:marLeft w:val="0"/>
                  <w:marRight w:val="0"/>
                  <w:marTop w:val="0"/>
                  <w:marBottom w:val="0"/>
                  <w:divBdr>
                    <w:top w:val="single" w:sz="2" w:space="1" w:color="FFFFFF"/>
                    <w:left w:val="single" w:sz="2" w:space="12" w:color="FFFFFF"/>
                    <w:bottom w:val="single" w:sz="2" w:space="1" w:color="FFFFFF"/>
                    <w:right w:val="single" w:sz="2" w:space="4" w:color="FFFFFF"/>
                  </w:divBdr>
                  <w:divsChild>
                    <w:div w:id="2097431325">
                      <w:marLeft w:val="0"/>
                      <w:marRight w:val="0"/>
                      <w:marTop w:val="0"/>
                      <w:marBottom w:val="0"/>
                      <w:divBdr>
                        <w:top w:val="none" w:sz="0" w:space="0" w:color="auto"/>
                        <w:left w:val="none" w:sz="0" w:space="0" w:color="auto"/>
                        <w:bottom w:val="none" w:sz="0" w:space="0" w:color="auto"/>
                        <w:right w:val="none" w:sz="0" w:space="0" w:color="auto"/>
                      </w:divBdr>
                    </w:div>
                  </w:divsChild>
                </w:div>
                <w:div w:id="262232414">
                  <w:marLeft w:val="0"/>
                  <w:marRight w:val="0"/>
                  <w:marTop w:val="0"/>
                  <w:marBottom w:val="0"/>
                  <w:divBdr>
                    <w:top w:val="single" w:sz="2" w:space="1" w:color="FFFFFF"/>
                    <w:left w:val="single" w:sz="2" w:space="12" w:color="FFFFFF"/>
                    <w:bottom w:val="single" w:sz="2" w:space="1" w:color="FFFFFF"/>
                    <w:right w:val="single" w:sz="2" w:space="4" w:color="FFFFFF"/>
                  </w:divBdr>
                  <w:divsChild>
                    <w:div w:id="1956598937">
                      <w:marLeft w:val="0"/>
                      <w:marRight w:val="0"/>
                      <w:marTop w:val="0"/>
                      <w:marBottom w:val="0"/>
                      <w:divBdr>
                        <w:top w:val="none" w:sz="0" w:space="0" w:color="auto"/>
                        <w:left w:val="none" w:sz="0" w:space="0" w:color="auto"/>
                        <w:bottom w:val="none" w:sz="0" w:space="0" w:color="auto"/>
                        <w:right w:val="none" w:sz="0" w:space="0" w:color="auto"/>
                      </w:divBdr>
                    </w:div>
                  </w:divsChild>
                </w:div>
                <w:div w:id="1987582750">
                  <w:marLeft w:val="0"/>
                  <w:marRight w:val="0"/>
                  <w:marTop w:val="0"/>
                  <w:marBottom w:val="0"/>
                  <w:divBdr>
                    <w:top w:val="single" w:sz="2" w:space="1" w:color="FFFFFF"/>
                    <w:left w:val="single" w:sz="2" w:space="12" w:color="FFFFFF"/>
                    <w:bottom w:val="single" w:sz="2" w:space="1" w:color="FFFFFF"/>
                    <w:right w:val="single" w:sz="2" w:space="4" w:color="FFFFFF"/>
                  </w:divBdr>
                  <w:divsChild>
                    <w:div w:id="5911078">
                      <w:marLeft w:val="0"/>
                      <w:marRight w:val="0"/>
                      <w:marTop w:val="0"/>
                      <w:marBottom w:val="0"/>
                      <w:divBdr>
                        <w:top w:val="none" w:sz="0" w:space="0" w:color="auto"/>
                        <w:left w:val="none" w:sz="0" w:space="0" w:color="auto"/>
                        <w:bottom w:val="none" w:sz="0" w:space="0" w:color="auto"/>
                        <w:right w:val="none" w:sz="0" w:space="0" w:color="auto"/>
                      </w:divBdr>
                    </w:div>
                  </w:divsChild>
                </w:div>
                <w:div w:id="162430505">
                  <w:marLeft w:val="0"/>
                  <w:marRight w:val="0"/>
                  <w:marTop w:val="0"/>
                  <w:marBottom w:val="0"/>
                  <w:divBdr>
                    <w:top w:val="single" w:sz="2" w:space="1" w:color="FFFFFF"/>
                    <w:left w:val="single" w:sz="2" w:space="12" w:color="FFFFFF"/>
                    <w:bottom w:val="single" w:sz="2" w:space="1" w:color="FFFFFF"/>
                    <w:right w:val="single" w:sz="2" w:space="4" w:color="FFFFFF"/>
                  </w:divBdr>
                  <w:divsChild>
                    <w:div w:id="1317733086">
                      <w:marLeft w:val="0"/>
                      <w:marRight w:val="0"/>
                      <w:marTop w:val="0"/>
                      <w:marBottom w:val="0"/>
                      <w:divBdr>
                        <w:top w:val="none" w:sz="0" w:space="0" w:color="auto"/>
                        <w:left w:val="none" w:sz="0" w:space="0" w:color="auto"/>
                        <w:bottom w:val="none" w:sz="0" w:space="0" w:color="auto"/>
                        <w:right w:val="none" w:sz="0" w:space="0" w:color="auto"/>
                      </w:divBdr>
                    </w:div>
                  </w:divsChild>
                </w:div>
                <w:div w:id="1252397774">
                  <w:marLeft w:val="0"/>
                  <w:marRight w:val="0"/>
                  <w:marTop w:val="0"/>
                  <w:marBottom w:val="0"/>
                  <w:divBdr>
                    <w:top w:val="single" w:sz="2" w:space="1" w:color="FFFFFF"/>
                    <w:left w:val="single" w:sz="2" w:space="12" w:color="FFFFFF"/>
                    <w:bottom w:val="single" w:sz="2" w:space="1" w:color="FFFFFF"/>
                    <w:right w:val="single" w:sz="2" w:space="4" w:color="FFFFFF"/>
                  </w:divBdr>
                  <w:divsChild>
                    <w:div w:id="215162614">
                      <w:marLeft w:val="0"/>
                      <w:marRight w:val="0"/>
                      <w:marTop w:val="0"/>
                      <w:marBottom w:val="0"/>
                      <w:divBdr>
                        <w:top w:val="none" w:sz="0" w:space="0" w:color="auto"/>
                        <w:left w:val="none" w:sz="0" w:space="0" w:color="auto"/>
                        <w:bottom w:val="none" w:sz="0" w:space="0" w:color="auto"/>
                        <w:right w:val="none" w:sz="0" w:space="0" w:color="auto"/>
                      </w:divBdr>
                    </w:div>
                  </w:divsChild>
                </w:div>
                <w:div w:id="335811938">
                  <w:marLeft w:val="0"/>
                  <w:marRight w:val="0"/>
                  <w:marTop w:val="0"/>
                  <w:marBottom w:val="0"/>
                  <w:divBdr>
                    <w:top w:val="single" w:sz="2" w:space="1" w:color="FFFFFF"/>
                    <w:left w:val="single" w:sz="2" w:space="12" w:color="FFFFFF"/>
                    <w:bottom w:val="single" w:sz="2" w:space="1" w:color="FFFFFF"/>
                    <w:right w:val="single" w:sz="2" w:space="4" w:color="FFFFFF"/>
                  </w:divBdr>
                  <w:divsChild>
                    <w:div w:id="1952281248">
                      <w:marLeft w:val="0"/>
                      <w:marRight w:val="0"/>
                      <w:marTop w:val="0"/>
                      <w:marBottom w:val="0"/>
                      <w:divBdr>
                        <w:top w:val="none" w:sz="0" w:space="0" w:color="auto"/>
                        <w:left w:val="none" w:sz="0" w:space="0" w:color="auto"/>
                        <w:bottom w:val="none" w:sz="0" w:space="0" w:color="auto"/>
                        <w:right w:val="none" w:sz="0" w:space="0" w:color="auto"/>
                      </w:divBdr>
                    </w:div>
                  </w:divsChild>
                </w:div>
                <w:div w:id="2022975413">
                  <w:marLeft w:val="0"/>
                  <w:marRight w:val="0"/>
                  <w:marTop w:val="0"/>
                  <w:marBottom w:val="0"/>
                  <w:divBdr>
                    <w:top w:val="single" w:sz="2" w:space="1" w:color="FFFFFF"/>
                    <w:left w:val="single" w:sz="2" w:space="12" w:color="FFFFFF"/>
                    <w:bottom w:val="single" w:sz="2" w:space="1" w:color="FFFFFF"/>
                    <w:right w:val="single" w:sz="2" w:space="4" w:color="FFFFFF"/>
                  </w:divBdr>
                  <w:divsChild>
                    <w:div w:id="1567255492">
                      <w:marLeft w:val="0"/>
                      <w:marRight w:val="0"/>
                      <w:marTop w:val="0"/>
                      <w:marBottom w:val="0"/>
                      <w:divBdr>
                        <w:top w:val="none" w:sz="0" w:space="0" w:color="auto"/>
                        <w:left w:val="none" w:sz="0" w:space="0" w:color="auto"/>
                        <w:bottom w:val="none" w:sz="0" w:space="0" w:color="auto"/>
                        <w:right w:val="none" w:sz="0" w:space="0" w:color="auto"/>
                      </w:divBdr>
                    </w:div>
                  </w:divsChild>
                </w:div>
                <w:div w:id="694816567">
                  <w:marLeft w:val="0"/>
                  <w:marRight w:val="0"/>
                  <w:marTop w:val="0"/>
                  <w:marBottom w:val="0"/>
                  <w:divBdr>
                    <w:top w:val="single" w:sz="2" w:space="1" w:color="FFFFFF"/>
                    <w:left w:val="single" w:sz="2" w:space="12" w:color="FFFFFF"/>
                    <w:bottom w:val="single" w:sz="2" w:space="1" w:color="FFFFFF"/>
                    <w:right w:val="single" w:sz="2" w:space="4" w:color="FFFFFF"/>
                  </w:divBdr>
                  <w:divsChild>
                    <w:div w:id="1734935183">
                      <w:marLeft w:val="0"/>
                      <w:marRight w:val="0"/>
                      <w:marTop w:val="0"/>
                      <w:marBottom w:val="0"/>
                      <w:divBdr>
                        <w:top w:val="none" w:sz="0" w:space="0" w:color="auto"/>
                        <w:left w:val="none" w:sz="0" w:space="0" w:color="auto"/>
                        <w:bottom w:val="none" w:sz="0" w:space="0" w:color="auto"/>
                        <w:right w:val="none" w:sz="0" w:space="0" w:color="auto"/>
                      </w:divBdr>
                    </w:div>
                  </w:divsChild>
                </w:div>
                <w:div w:id="354043670">
                  <w:marLeft w:val="0"/>
                  <w:marRight w:val="0"/>
                  <w:marTop w:val="0"/>
                  <w:marBottom w:val="0"/>
                  <w:divBdr>
                    <w:top w:val="single" w:sz="2" w:space="1" w:color="FFFFFF"/>
                    <w:left w:val="single" w:sz="2" w:space="12" w:color="FFFFFF"/>
                    <w:bottom w:val="single" w:sz="2" w:space="1" w:color="FFFFFF"/>
                    <w:right w:val="single" w:sz="2" w:space="4" w:color="FFFFFF"/>
                  </w:divBdr>
                  <w:divsChild>
                    <w:div w:id="1032999218">
                      <w:marLeft w:val="0"/>
                      <w:marRight w:val="0"/>
                      <w:marTop w:val="0"/>
                      <w:marBottom w:val="0"/>
                      <w:divBdr>
                        <w:top w:val="none" w:sz="0" w:space="0" w:color="auto"/>
                        <w:left w:val="none" w:sz="0" w:space="0" w:color="auto"/>
                        <w:bottom w:val="none" w:sz="0" w:space="0" w:color="auto"/>
                        <w:right w:val="none" w:sz="0" w:space="0" w:color="auto"/>
                      </w:divBdr>
                    </w:div>
                  </w:divsChild>
                </w:div>
                <w:div w:id="551114679">
                  <w:marLeft w:val="0"/>
                  <w:marRight w:val="0"/>
                  <w:marTop w:val="0"/>
                  <w:marBottom w:val="0"/>
                  <w:divBdr>
                    <w:top w:val="single" w:sz="2" w:space="1" w:color="FFFFFF"/>
                    <w:left w:val="single" w:sz="2" w:space="12" w:color="FFFFFF"/>
                    <w:bottom w:val="single" w:sz="2" w:space="1" w:color="FFFFFF"/>
                    <w:right w:val="single" w:sz="2" w:space="4" w:color="FFFFFF"/>
                  </w:divBdr>
                  <w:divsChild>
                    <w:div w:id="857894063">
                      <w:marLeft w:val="0"/>
                      <w:marRight w:val="0"/>
                      <w:marTop w:val="0"/>
                      <w:marBottom w:val="0"/>
                      <w:divBdr>
                        <w:top w:val="none" w:sz="0" w:space="0" w:color="auto"/>
                        <w:left w:val="none" w:sz="0" w:space="0" w:color="auto"/>
                        <w:bottom w:val="none" w:sz="0" w:space="0" w:color="auto"/>
                        <w:right w:val="none" w:sz="0" w:space="0" w:color="auto"/>
                      </w:divBdr>
                    </w:div>
                  </w:divsChild>
                </w:div>
                <w:div w:id="268047245">
                  <w:marLeft w:val="0"/>
                  <w:marRight w:val="0"/>
                  <w:marTop w:val="0"/>
                  <w:marBottom w:val="0"/>
                  <w:divBdr>
                    <w:top w:val="single" w:sz="2" w:space="1" w:color="FFFFFF"/>
                    <w:left w:val="single" w:sz="2" w:space="12" w:color="FFFFFF"/>
                    <w:bottom w:val="single" w:sz="2" w:space="1" w:color="FFFFFF"/>
                    <w:right w:val="single" w:sz="2" w:space="4" w:color="FFFFFF"/>
                  </w:divBdr>
                  <w:divsChild>
                    <w:div w:id="487332136">
                      <w:marLeft w:val="0"/>
                      <w:marRight w:val="0"/>
                      <w:marTop w:val="0"/>
                      <w:marBottom w:val="0"/>
                      <w:divBdr>
                        <w:top w:val="none" w:sz="0" w:space="0" w:color="auto"/>
                        <w:left w:val="none" w:sz="0" w:space="0" w:color="auto"/>
                        <w:bottom w:val="none" w:sz="0" w:space="0" w:color="auto"/>
                        <w:right w:val="none" w:sz="0" w:space="0" w:color="auto"/>
                      </w:divBdr>
                    </w:div>
                  </w:divsChild>
                </w:div>
                <w:div w:id="706218576">
                  <w:marLeft w:val="0"/>
                  <w:marRight w:val="0"/>
                  <w:marTop w:val="0"/>
                  <w:marBottom w:val="0"/>
                  <w:divBdr>
                    <w:top w:val="single" w:sz="2" w:space="1" w:color="FFFFFF"/>
                    <w:left w:val="single" w:sz="2" w:space="12" w:color="FFFFFF"/>
                    <w:bottom w:val="single" w:sz="2" w:space="1" w:color="FFFFFF"/>
                    <w:right w:val="single" w:sz="2" w:space="4" w:color="FFFFFF"/>
                  </w:divBdr>
                  <w:divsChild>
                    <w:div w:id="592275544">
                      <w:marLeft w:val="0"/>
                      <w:marRight w:val="0"/>
                      <w:marTop w:val="0"/>
                      <w:marBottom w:val="0"/>
                      <w:divBdr>
                        <w:top w:val="none" w:sz="0" w:space="0" w:color="auto"/>
                        <w:left w:val="none" w:sz="0" w:space="0" w:color="auto"/>
                        <w:bottom w:val="none" w:sz="0" w:space="0" w:color="auto"/>
                        <w:right w:val="none" w:sz="0" w:space="0" w:color="auto"/>
                      </w:divBdr>
                    </w:div>
                  </w:divsChild>
                </w:div>
                <w:div w:id="1965503290">
                  <w:marLeft w:val="0"/>
                  <w:marRight w:val="0"/>
                  <w:marTop w:val="0"/>
                  <w:marBottom w:val="0"/>
                  <w:divBdr>
                    <w:top w:val="single" w:sz="2" w:space="1" w:color="FFFFFF"/>
                    <w:left w:val="single" w:sz="2" w:space="12" w:color="FFFFFF"/>
                    <w:bottom w:val="single" w:sz="2" w:space="1" w:color="FFFFFF"/>
                    <w:right w:val="single" w:sz="2" w:space="4" w:color="FFFFFF"/>
                  </w:divBdr>
                  <w:divsChild>
                    <w:div w:id="723526531">
                      <w:marLeft w:val="0"/>
                      <w:marRight w:val="0"/>
                      <w:marTop w:val="0"/>
                      <w:marBottom w:val="0"/>
                      <w:divBdr>
                        <w:top w:val="none" w:sz="0" w:space="0" w:color="auto"/>
                        <w:left w:val="none" w:sz="0" w:space="0" w:color="auto"/>
                        <w:bottom w:val="none" w:sz="0" w:space="0" w:color="auto"/>
                        <w:right w:val="none" w:sz="0" w:space="0" w:color="auto"/>
                      </w:divBdr>
                    </w:div>
                  </w:divsChild>
                </w:div>
                <w:div w:id="1565601034">
                  <w:marLeft w:val="0"/>
                  <w:marRight w:val="0"/>
                  <w:marTop w:val="0"/>
                  <w:marBottom w:val="0"/>
                  <w:divBdr>
                    <w:top w:val="single" w:sz="2" w:space="1" w:color="FFFFFF"/>
                    <w:left w:val="single" w:sz="2" w:space="12" w:color="FFFFFF"/>
                    <w:bottom w:val="single" w:sz="2" w:space="1" w:color="FFFFFF"/>
                    <w:right w:val="single" w:sz="2" w:space="4" w:color="FFFFFF"/>
                  </w:divBdr>
                  <w:divsChild>
                    <w:div w:id="1196888021">
                      <w:marLeft w:val="0"/>
                      <w:marRight w:val="0"/>
                      <w:marTop w:val="0"/>
                      <w:marBottom w:val="0"/>
                      <w:divBdr>
                        <w:top w:val="none" w:sz="0" w:space="0" w:color="auto"/>
                        <w:left w:val="none" w:sz="0" w:space="0" w:color="auto"/>
                        <w:bottom w:val="none" w:sz="0" w:space="0" w:color="auto"/>
                        <w:right w:val="none" w:sz="0" w:space="0" w:color="auto"/>
                      </w:divBdr>
                    </w:div>
                  </w:divsChild>
                </w:div>
                <w:div w:id="1869879085">
                  <w:marLeft w:val="0"/>
                  <w:marRight w:val="0"/>
                  <w:marTop w:val="0"/>
                  <w:marBottom w:val="0"/>
                  <w:divBdr>
                    <w:top w:val="single" w:sz="2" w:space="1" w:color="FFFFFF"/>
                    <w:left w:val="single" w:sz="2" w:space="12" w:color="FFFFFF"/>
                    <w:bottom w:val="single" w:sz="2" w:space="1" w:color="FFFFFF"/>
                    <w:right w:val="single" w:sz="2" w:space="4" w:color="FFFFFF"/>
                  </w:divBdr>
                  <w:divsChild>
                    <w:div w:id="2044548655">
                      <w:marLeft w:val="0"/>
                      <w:marRight w:val="0"/>
                      <w:marTop w:val="0"/>
                      <w:marBottom w:val="0"/>
                      <w:divBdr>
                        <w:top w:val="none" w:sz="0" w:space="0" w:color="auto"/>
                        <w:left w:val="none" w:sz="0" w:space="0" w:color="auto"/>
                        <w:bottom w:val="none" w:sz="0" w:space="0" w:color="auto"/>
                        <w:right w:val="none" w:sz="0" w:space="0" w:color="auto"/>
                      </w:divBdr>
                    </w:div>
                  </w:divsChild>
                </w:div>
                <w:div w:id="1118645124">
                  <w:marLeft w:val="0"/>
                  <w:marRight w:val="0"/>
                  <w:marTop w:val="0"/>
                  <w:marBottom w:val="0"/>
                  <w:divBdr>
                    <w:top w:val="single" w:sz="2" w:space="1" w:color="FFFFFF"/>
                    <w:left w:val="single" w:sz="2" w:space="12" w:color="FFFFFF"/>
                    <w:bottom w:val="single" w:sz="2" w:space="1" w:color="FFFFFF"/>
                    <w:right w:val="single" w:sz="2" w:space="4" w:color="FFFFFF"/>
                  </w:divBdr>
                  <w:divsChild>
                    <w:div w:id="578443889">
                      <w:marLeft w:val="0"/>
                      <w:marRight w:val="0"/>
                      <w:marTop w:val="0"/>
                      <w:marBottom w:val="0"/>
                      <w:divBdr>
                        <w:top w:val="none" w:sz="0" w:space="0" w:color="auto"/>
                        <w:left w:val="none" w:sz="0" w:space="0" w:color="auto"/>
                        <w:bottom w:val="none" w:sz="0" w:space="0" w:color="auto"/>
                        <w:right w:val="none" w:sz="0" w:space="0" w:color="auto"/>
                      </w:divBdr>
                    </w:div>
                  </w:divsChild>
                </w:div>
                <w:div w:id="672150920">
                  <w:marLeft w:val="0"/>
                  <w:marRight w:val="0"/>
                  <w:marTop w:val="0"/>
                  <w:marBottom w:val="0"/>
                  <w:divBdr>
                    <w:top w:val="single" w:sz="2" w:space="1" w:color="FFFFFF"/>
                    <w:left w:val="single" w:sz="2" w:space="12" w:color="FFFFFF"/>
                    <w:bottom w:val="single" w:sz="2" w:space="1" w:color="FFFFFF"/>
                    <w:right w:val="single" w:sz="2" w:space="4" w:color="FFFFFF"/>
                  </w:divBdr>
                  <w:divsChild>
                    <w:div w:id="1949585685">
                      <w:marLeft w:val="0"/>
                      <w:marRight w:val="0"/>
                      <w:marTop w:val="0"/>
                      <w:marBottom w:val="0"/>
                      <w:divBdr>
                        <w:top w:val="none" w:sz="0" w:space="0" w:color="auto"/>
                        <w:left w:val="none" w:sz="0" w:space="0" w:color="auto"/>
                        <w:bottom w:val="none" w:sz="0" w:space="0" w:color="auto"/>
                        <w:right w:val="none" w:sz="0" w:space="0" w:color="auto"/>
                      </w:divBdr>
                    </w:div>
                  </w:divsChild>
                </w:div>
                <w:div w:id="1616474944">
                  <w:marLeft w:val="0"/>
                  <w:marRight w:val="0"/>
                  <w:marTop w:val="0"/>
                  <w:marBottom w:val="0"/>
                  <w:divBdr>
                    <w:top w:val="single" w:sz="2" w:space="1" w:color="FFFFFF"/>
                    <w:left w:val="single" w:sz="2" w:space="12" w:color="FFFFFF"/>
                    <w:bottom w:val="single" w:sz="2" w:space="4" w:color="FFFFFF"/>
                    <w:right w:val="single" w:sz="2" w:space="4" w:color="FFFFFF"/>
                  </w:divBdr>
                  <w:divsChild>
                    <w:div w:id="7636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983937">
          <w:marLeft w:val="0"/>
          <w:marRight w:val="0"/>
          <w:marTop w:val="0"/>
          <w:marBottom w:val="335"/>
          <w:divBdr>
            <w:top w:val="none" w:sz="0" w:space="0" w:color="auto"/>
            <w:left w:val="none" w:sz="0" w:space="0" w:color="auto"/>
            <w:bottom w:val="none" w:sz="0" w:space="0" w:color="auto"/>
            <w:right w:val="none" w:sz="0" w:space="0" w:color="auto"/>
          </w:divBdr>
          <w:divsChild>
            <w:div w:id="1137182896">
              <w:marLeft w:val="0"/>
              <w:marRight w:val="0"/>
              <w:marTop w:val="0"/>
              <w:marBottom w:val="0"/>
              <w:divBdr>
                <w:top w:val="none" w:sz="0" w:space="0" w:color="auto"/>
                <w:left w:val="none" w:sz="0" w:space="0" w:color="auto"/>
                <w:bottom w:val="none" w:sz="0" w:space="0" w:color="auto"/>
                <w:right w:val="none" w:sz="0" w:space="0" w:color="auto"/>
              </w:divBdr>
              <w:divsChild>
                <w:div w:id="751857687">
                  <w:marLeft w:val="0"/>
                  <w:marRight w:val="0"/>
                  <w:marTop w:val="0"/>
                  <w:marBottom w:val="0"/>
                  <w:divBdr>
                    <w:top w:val="single" w:sz="2" w:space="4" w:color="FFFFFF"/>
                    <w:left w:val="single" w:sz="2" w:space="12" w:color="FFFFFF"/>
                    <w:bottom w:val="single" w:sz="2" w:space="1" w:color="FFFFFF"/>
                    <w:right w:val="single" w:sz="2" w:space="4" w:color="FFFFFF"/>
                  </w:divBdr>
                  <w:divsChild>
                    <w:div w:id="478231020">
                      <w:marLeft w:val="0"/>
                      <w:marRight w:val="0"/>
                      <w:marTop w:val="0"/>
                      <w:marBottom w:val="0"/>
                      <w:divBdr>
                        <w:top w:val="none" w:sz="0" w:space="0" w:color="auto"/>
                        <w:left w:val="none" w:sz="0" w:space="0" w:color="auto"/>
                        <w:bottom w:val="none" w:sz="0" w:space="0" w:color="auto"/>
                        <w:right w:val="none" w:sz="0" w:space="0" w:color="auto"/>
                      </w:divBdr>
                    </w:div>
                  </w:divsChild>
                </w:div>
                <w:div w:id="869534302">
                  <w:marLeft w:val="0"/>
                  <w:marRight w:val="0"/>
                  <w:marTop w:val="0"/>
                  <w:marBottom w:val="0"/>
                  <w:divBdr>
                    <w:top w:val="single" w:sz="2" w:space="1" w:color="FFFFFF"/>
                    <w:left w:val="single" w:sz="2" w:space="12" w:color="FFFFFF"/>
                    <w:bottom w:val="single" w:sz="2" w:space="1" w:color="FFFFFF"/>
                    <w:right w:val="single" w:sz="2" w:space="4" w:color="FFFFFF"/>
                  </w:divBdr>
                  <w:divsChild>
                    <w:div w:id="1087920139">
                      <w:marLeft w:val="0"/>
                      <w:marRight w:val="0"/>
                      <w:marTop w:val="0"/>
                      <w:marBottom w:val="0"/>
                      <w:divBdr>
                        <w:top w:val="none" w:sz="0" w:space="0" w:color="auto"/>
                        <w:left w:val="none" w:sz="0" w:space="0" w:color="auto"/>
                        <w:bottom w:val="none" w:sz="0" w:space="0" w:color="auto"/>
                        <w:right w:val="none" w:sz="0" w:space="0" w:color="auto"/>
                      </w:divBdr>
                    </w:div>
                  </w:divsChild>
                </w:div>
                <w:div w:id="2037847190">
                  <w:marLeft w:val="0"/>
                  <w:marRight w:val="0"/>
                  <w:marTop w:val="0"/>
                  <w:marBottom w:val="0"/>
                  <w:divBdr>
                    <w:top w:val="single" w:sz="2" w:space="1" w:color="FFFFFF"/>
                    <w:left w:val="single" w:sz="2" w:space="12" w:color="FFFFFF"/>
                    <w:bottom w:val="single" w:sz="2" w:space="1" w:color="FFFFFF"/>
                    <w:right w:val="single" w:sz="2" w:space="4" w:color="FFFFFF"/>
                  </w:divBdr>
                  <w:divsChild>
                    <w:div w:id="1125124236">
                      <w:marLeft w:val="0"/>
                      <w:marRight w:val="0"/>
                      <w:marTop w:val="0"/>
                      <w:marBottom w:val="0"/>
                      <w:divBdr>
                        <w:top w:val="none" w:sz="0" w:space="0" w:color="auto"/>
                        <w:left w:val="none" w:sz="0" w:space="0" w:color="auto"/>
                        <w:bottom w:val="none" w:sz="0" w:space="0" w:color="auto"/>
                        <w:right w:val="none" w:sz="0" w:space="0" w:color="auto"/>
                      </w:divBdr>
                    </w:div>
                  </w:divsChild>
                </w:div>
                <w:div w:id="642581485">
                  <w:marLeft w:val="0"/>
                  <w:marRight w:val="0"/>
                  <w:marTop w:val="0"/>
                  <w:marBottom w:val="0"/>
                  <w:divBdr>
                    <w:top w:val="single" w:sz="2" w:space="1" w:color="FFFFFF"/>
                    <w:left w:val="single" w:sz="2" w:space="12" w:color="FFFFFF"/>
                    <w:bottom w:val="single" w:sz="2" w:space="1" w:color="FFFFFF"/>
                    <w:right w:val="single" w:sz="2" w:space="4" w:color="FFFFFF"/>
                  </w:divBdr>
                  <w:divsChild>
                    <w:div w:id="1368530817">
                      <w:marLeft w:val="0"/>
                      <w:marRight w:val="0"/>
                      <w:marTop w:val="0"/>
                      <w:marBottom w:val="0"/>
                      <w:divBdr>
                        <w:top w:val="none" w:sz="0" w:space="0" w:color="auto"/>
                        <w:left w:val="none" w:sz="0" w:space="0" w:color="auto"/>
                        <w:bottom w:val="none" w:sz="0" w:space="0" w:color="auto"/>
                        <w:right w:val="none" w:sz="0" w:space="0" w:color="auto"/>
                      </w:divBdr>
                    </w:div>
                  </w:divsChild>
                </w:div>
                <w:div w:id="1251356055">
                  <w:marLeft w:val="0"/>
                  <w:marRight w:val="0"/>
                  <w:marTop w:val="0"/>
                  <w:marBottom w:val="0"/>
                  <w:divBdr>
                    <w:top w:val="single" w:sz="2" w:space="1" w:color="FFFFFF"/>
                    <w:left w:val="single" w:sz="2" w:space="12" w:color="FFFFFF"/>
                    <w:bottom w:val="single" w:sz="2" w:space="1" w:color="FFFFFF"/>
                    <w:right w:val="single" w:sz="2" w:space="4" w:color="FFFFFF"/>
                  </w:divBdr>
                  <w:divsChild>
                    <w:div w:id="645401950">
                      <w:marLeft w:val="0"/>
                      <w:marRight w:val="0"/>
                      <w:marTop w:val="0"/>
                      <w:marBottom w:val="0"/>
                      <w:divBdr>
                        <w:top w:val="none" w:sz="0" w:space="0" w:color="auto"/>
                        <w:left w:val="none" w:sz="0" w:space="0" w:color="auto"/>
                        <w:bottom w:val="none" w:sz="0" w:space="0" w:color="auto"/>
                        <w:right w:val="none" w:sz="0" w:space="0" w:color="auto"/>
                      </w:divBdr>
                    </w:div>
                  </w:divsChild>
                </w:div>
                <w:div w:id="221331529">
                  <w:marLeft w:val="0"/>
                  <w:marRight w:val="0"/>
                  <w:marTop w:val="0"/>
                  <w:marBottom w:val="0"/>
                  <w:divBdr>
                    <w:top w:val="single" w:sz="2" w:space="1" w:color="FFFFFF"/>
                    <w:left w:val="single" w:sz="2" w:space="12" w:color="FFFFFF"/>
                    <w:bottom w:val="single" w:sz="2" w:space="1" w:color="FFFFFF"/>
                    <w:right w:val="single" w:sz="2" w:space="4" w:color="FFFFFF"/>
                  </w:divBdr>
                  <w:divsChild>
                    <w:div w:id="132799371">
                      <w:marLeft w:val="0"/>
                      <w:marRight w:val="0"/>
                      <w:marTop w:val="0"/>
                      <w:marBottom w:val="0"/>
                      <w:divBdr>
                        <w:top w:val="none" w:sz="0" w:space="0" w:color="auto"/>
                        <w:left w:val="none" w:sz="0" w:space="0" w:color="auto"/>
                        <w:bottom w:val="none" w:sz="0" w:space="0" w:color="auto"/>
                        <w:right w:val="none" w:sz="0" w:space="0" w:color="auto"/>
                      </w:divBdr>
                    </w:div>
                  </w:divsChild>
                </w:div>
                <w:div w:id="1643583273">
                  <w:marLeft w:val="0"/>
                  <w:marRight w:val="0"/>
                  <w:marTop w:val="0"/>
                  <w:marBottom w:val="0"/>
                  <w:divBdr>
                    <w:top w:val="single" w:sz="2" w:space="1" w:color="FFFFFF"/>
                    <w:left w:val="single" w:sz="2" w:space="12" w:color="FFFFFF"/>
                    <w:bottom w:val="single" w:sz="2" w:space="1" w:color="FFFFFF"/>
                    <w:right w:val="single" w:sz="2" w:space="4" w:color="FFFFFF"/>
                  </w:divBdr>
                  <w:divsChild>
                    <w:div w:id="1549104609">
                      <w:marLeft w:val="0"/>
                      <w:marRight w:val="0"/>
                      <w:marTop w:val="0"/>
                      <w:marBottom w:val="0"/>
                      <w:divBdr>
                        <w:top w:val="none" w:sz="0" w:space="0" w:color="auto"/>
                        <w:left w:val="none" w:sz="0" w:space="0" w:color="auto"/>
                        <w:bottom w:val="none" w:sz="0" w:space="0" w:color="auto"/>
                        <w:right w:val="none" w:sz="0" w:space="0" w:color="auto"/>
                      </w:divBdr>
                    </w:div>
                  </w:divsChild>
                </w:div>
                <w:div w:id="1366252225">
                  <w:marLeft w:val="0"/>
                  <w:marRight w:val="0"/>
                  <w:marTop w:val="0"/>
                  <w:marBottom w:val="0"/>
                  <w:divBdr>
                    <w:top w:val="single" w:sz="2" w:space="1" w:color="FFFFFF"/>
                    <w:left w:val="single" w:sz="2" w:space="12" w:color="FFFFFF"/>
                    <w:bottom w:val="single" w:sz="2" w:space="1" w:color="FFFFFF"/>
                    <w:right w:val="single" w:sz="2" w:space="4" w:color="FFFFFF"/>
                  </w:divBdr>
                  <w:divsChild>
                    <w:div w:id="4598285">
                      <w:marLeft w:val="0"/>
                      <w:marRight w:val="0"/>
                      <w:marTop w:val="0"/>
                      <w:marBottom w:val="0"/>
                      <w:divBdr>
                        <w:top w:val="none" w:sz="0" w:space="0" w:color="auto"/>
                        <w:left w:val="none" w:sz="0" w:space="0" w:color="auto"/>
                        <w:bottom w:val="none" w:sz="0" w:space="0" w:color="auto"/>
                        <w:right w:val="none" w:sz="0" w:space="0" w:color="auto"/>
                      </w:divBdr>
                    </w:div>
                  </w:divsChild>
                </w:div>
                <w:div w:id="510292848">
                  <w:marLeft w:val="0"/>
                  <w:marRight w:val="0"/>
                  <w:marTop w:val="0"/>
                  <w:marBottom w:val="0"/>
                  <w:divBdr>
                    <w:top w:val="single" w:sz="2" w:space="1" w:color="FFFFFF"/>
                    <w:left w:val="single" w:sz="2" w:space="12" w:color="FFFFFF"/>
                    <w:bottom w:val="single" w:sz="2" w:space="1" w:color="FFFFFF"/>
                    <w:right w:val="single" w:sz="2" w:space="4" w:color="FFFFFF"/>
                  </w:divBdr>
                  <w:divsChild>
                    <w:div w:id="842890069">
                      <w:marLeft w:val="0"/>
                      <w:marRight w:val="0"/>
                      <w:marTop w:val="0"/>
                      <w:marBottom w:val="0"/>
                      <w:divBdr>
                        <w:top w:val="none" w:sz="0" w:space="0" w:color="auto"/>
                        <w:left w:val="none" w:sz="0" w:space="0" w:color="auto"/>
                        <w:bottom w:val="none" w:sz="0" w:space="0" w:color="auto"/>
                        <w:right w:val="none" w:sz="0" w:space="0" w:color="auto"/>
                      </w:divBdr>
                    </w:div>
                  </w:divsChild>
                </w:div>
                <w:div w:id="301423518">
                  <w:marLeft w:val="0"/>
                  <w:marRight w:val="0"/>
                  <w:marTop w:val="0"/>
                  <w:marBottom w:val="0"/>
                  <w:divBdr>
                    <w:top w:val="single" w:sz="2" w:space="1" w:color="FFFFFF"/>
                    <w:left w:val="single" w:sz="2" w:space="12" w:color="FFFFFF"/>
                    <w:bottom w:val="single" w:sz="2" w:space="1" w:color="FFFFFF"/>
                    <w:right w:val="single" w:sz="2" w:space="4" w:color="FFFFFF"/>
                  </w:divBdr>
                  <w:divsChild>
                    <w:div w:id="1096439861">
                      <w:marLeft w:val="0"/>
                      <w:marRight w:val="0"/>
                      <w:marTop w:val="0"/>
                      <w:marBottom w:val="0"/>
                      <w:divBdr>
                        <w:top w:val="none" w:sz="0" w:space="0" w:color="auto"/>
                        <w:left w:val="none" w:sz="0" w:space="0" w:color="auto"/>
                        <w:bottom w:val="none" w:sz="0" w:space="0" w:color="auto"/>
                        <w:right w:val="none" w:sz="0" w:space="0" w:color="auto"/>
                      </w:divBdr>
                    </w:div>
                  </w:divsChild>
                </w:div>
                <w:div w:id="737476885">
                  <w:marLeft w:val="0"/>
                  <w:marRight w:val="0"/>
                  <w:marTop w:val="0"/>
                  <w:marBottom w:val="0"/>
                  <w:divBdr>
                    <w:top w:val="single" w:sz="2" w:space="1" w:color="FFFFFF"/>
                    <w:left w:val="single" w:sz="2" w:space="12" w:color="FFFFFF"/>
                    <w:bottom w:val="single" w:sz="2" w:space="1" w:color="FFFFFF"/>
                    <w:right w:val="single" w:sz="2" w:space="4" w:color="FFFFFF"/>
                  </w:divBdr>
                  <w:divsChild>
                    <w:div w:id="1286808436">
                      <w:marLeft w:val="0"/>
                      <w:marRight w:val="0"/>
                      <w:marTop w:val="0"/>
                      <w:marBottom w:val="0"/>
                      <w:divBdr>
                        <w:top w:val="none" w:sz="0" w:space="0" w:color="auto"/>
                        <w:left w:val="none" w:sz="0" w:space="0" w:color="auto"/>
                        <w:bottom w:val="none" w:sz="0" w:space="0" w:color="auto"/>
                        <w:right w:val="none" w:sz="0" w:space="0" w:color="auto"/>
                      </w:divBdr>
                    </w:div>
                  </w:divsChild>
                </w:div>
                <w:div w:id="2107458610">
                  <w:marLeft w:val="0"/>
                  <w:marRight w:val="0"/>
                  <w:marTop w:val="0"/>
                  <w:marBottom w:val="0"/>
                  <w:divBdr>
                    <w:top w:val="single" w:sz="2" w:space="1" w:color="FFFFFF"/>
                    <w:left w:val="single" w:sz="2" w:space="12" w:color="FFFFFF"/>
                    <w:bottom w:val="single" w:sz="2" w:space="1" w:color="FFFFFF"/>
                    <w:right w:val="single" w:sz="2" w:space="4" w:color="FFFFFF"/>
                  </w:divBdr>
                  <w:divsChild>
                    <w:div w:id="121458323">
                      <w:marLeft w:val="0"/>
                      <w:marRight w:val="0"/>
                      <w:marTop w:val="0"/>
                      <w:marBottom w:val="0"/>
                      <w:divBdr>
                        <w:top w:val="none" w:sz="0" w:space="0" w:color="auto"/>
                        <w:left w:val="none" w:sz="0" w:space="0" w:color="auto"/>
                        <w:bottom w:val="none" w:sz="0" w:space="0" w:color="auto"/>
                        <w:right w:val="none" w:sz="0" w:space="0" w:color="auto"/>
                      </w:divBdr>
                    </w:div>
                  </w:divsChild>
                </w:div>
                <w:div w:id="1971281615">
                  <w:marLeft w:val="0"/>
                  <w:marRight w:val="0"/>
                  <w:marTop w:val="0"/>
                  <w:marBottom w:val="0"/>
                  <w:divBdr>
                    <w:top w:val="single" w:sz="2" w:space="1" w:color="FFFFFF"/>
                    <w:left w:val="single" w:sz="2" w:space="12" w:color="FFFFFF"/>
                    <w:bottom w:val="single" w:sz="2" w:space="1" w:color="FFFFFF"/>
                    <w:right w:val="single" w:sz="2" w:space="4" w:color="FFFFFF"/>
                  </w:divBdr>
                  <w:divsChild>
                    <w:div w:id="1257443112">
                      <w:marLeft w:val="0"/>
                      <w:marRight w:val="0"/>
                      <w:marTop w:val="0"/>
                      <w:marBottom w:val="0"/>
                      <w:divBdr>
                        <w:top w:val="none" w:sz="0" w:space="0" w:color="auto"/>
                        <w:left w:val="none" w:sz="0" w:space="0" w:color="auto"/>
                        <w:bottom w:val="none" w:sz="0" w:space="0" w:color="auto"/>
                        <w:right w:val="none" w:sz="0" w:space="0" w:color="auto"/>
                      </w:divBdr>
                    </w:div>
                  </w:divsChild>
                </w:div>
                <w:div w:id="331032522">
                  <w:marLeft w:val="0"/>
                  <w:marRight w:val="0"/>
                  <w:marTop w:val="0"/>
                  <w:marBottom w:val="0"/>
                  <w:divBdr>
                    <w:top w:val="single" w:sz="2" w:space="1" w:color="FFFFFF"/>
                    <w:left w:val="single" w:sz="2" w:space="12" w:color="FFFFFF"/>
                    <w:bottom w:val="single" w:sz="2" w:space="1" w:color="FFFFFF"/>
                    <w:right w:val="single" w:sz="2" w:space="4" w:color="FFFFFF"/>
                  </w:divBdr>
                  <w:divsChild>
                    <w:div w:id="1087070842">
                      <w:marLeft w:val="0"/>
                      <w:marRight w:val="0"/>
                      <w:marTop w:val="0"/>
                      <w:marBottom w:val="0"/>
                      <w:divBdr>
                        <w:top w:val="none" w:sz="0" w:space="0" w:color="auto"/>
                        <w:left w:val="none" w:sz="0" w:space="0" w:color="auto"/>
                        <w:bottom w:val="none" w:sz="0" w:space="0" w:color="auto"/>
                        <w:right w:val="none" w:sz="0" w:space="0" w:color="auto"/>
                      </w:divBdr>
                    </w:div>
                  </w:divsChild>
                </w:div>
                <w:div w:id="1985617062">
                  <w:marLeft w:val="0"/>
                  <w:marRight w:val="0"/>
                  <w:marTop w:val="0"/>
                  <w:marBottom w:val="0"/>
                  <w:divBdr>
                    <w:top w:val="single" w:sz="2" w:space="1" w:color="FFFFFF"/>
                    <w:left w:val="single" w:sz="2" w:space="12" w:color="FFFFFF"/>
                    <w:bottom w:val="single" w:sz="2" w:space="1" w:color="FFFFFF"/>
                    <w:right w:val="single" w:sz="2" w:space="4" w:color="FFFFFF"/>
                  </w:divBdr>
                  <w:divsChild>
                    <w:div w:id="1911186065">
                      <w:marLeft w:val="0"/>
                      <w:marRight w:val="0"/>
                      <w:marTop w:val="0"/>
                      <w:marBottom w:val="0"/>
                      <w:divBdr>
                        <w:top w:val="none" w:sz="0" w:space="0" w:color="auto"/>
                        <w:left w:val="none" w:sz="0" w:space="0" w:color="auto"/>
                        <w:bottom w:val="none" w:sz="0" w:space="0" w:color="auto"/>
                        <w:right w:val="none" w:sz="0" w:space="0" w:color="auto"/>
                      </w:divBdr>
                    </w:div>
                  </w:divsChild>
                </w:div>
                <w:div w:id="1210606823">
                  <w:marLeft w:val="0"/>
                  <w:marRight w:val="0"/>
                  <w:marTop w:val="0"/>
                  <w:marBottom w:val="0"/>
                  <w:divBdr>
                    <w:top w:val="single" w:sz="2" w:space="1" w:color="FFFFFF"/>
                    <w:left w:val="single" w:sz="2" w:space="12" w:color="FFFFFF"/>
                    <w:bottom w:val="single" w:sz="2" w:space="1" w:color="FFFFFF"/>
                    <w:right w:val="single" w:sz="2" w:space="4" w:color="FFFFFF"/>
                  </w:divBdr>
                  <w:divsChild>
                    <w:div w:id="386493810">
                      <w:marLeft w:val="0"/>
                      <w:marRight w:val="0"/>
                      <w:marTop w:val="0"/>
                      <w:marBottom w:val="0"/>
                      <w:divBdr>
                        <w:top w:val="none" w:sz="0" w:space="0" w:color="auto"/>
                        <w:left w:val="none" w:sz="0" w:space="0" w:color="auto"/>
                        <w:bottom w:val="none" w:sz="0" w:space="0" w:color="auto"/>
                        <w:right w:val="none" w:sz="0" w:space="0" w:color="auto"/>
                      </w:divBdr>
                    </w:div>
                  </w:divsChild>
                </w:div>
                <w:div w:id="840582561">
                  <w:marLeft w:val="0"/>
                  <w:marRight w:val="0"/>
                  <w:marTop w:val="0"/>
                  <w:marBottom w:val="0"/>
                  <w:divBdr>
                    <w:top w:val="single" w:sz="2" w:space="1" w:color="FFFFFF"/>
                    <w:left w:val="single" w:sz="2" w:space="12" w:color="FFFFFF"/>
                    <w:bottom w:val="single" w:sz="2" w:space="1" w:color="FFFFFF"/>
                    <w:right w:val="single" w:sz="2" w:space="4" w:color="FFFFFF"/>
                  </w:divBdr>
                  <w:divsChild>
                    <w:div w:id="528034166">
                      <w:marLeft w:val="0"/>
                      <w:marRight w:val="0"/>
                      <w:marTop w:val="0"/>
                      <w:marBottom w:val="0"/>
                      <w:divBdr>
                        <w:top w:val="none" w:sz="0" w:space="0" w:color="auto"/>
                        <w:left w:val="none" w:sz="0" w:space="0" w:color="auto"/>
                        <w:bottom w:val="none" w:sz="0" w:space="0" w:color="auto"/>
                        <w:right w:val="none" w:sz="0" w:space="0" w:color="auto"/>
                      </w:divBdr>
                    </w:div>
                  </w:divsChild>
                </w:div>
                <w:div w:id="1271473212">
                  <w:marLeft w:val="0"/>
                  <w:marRight w:val="0"/>
                  <w:marTop w:val="0"/>
                  <w:marBottom w:val="0"/>
                  <w:divBdr>
                    <w:top w:val="single" w:sz="2" w:space="1" w:color="FFFFFF"/>
                    <w:left w:val="single" w:sz="2" w:space="12" w:color="FFFFFF"/>
                    <w:bottom w:val="single" w:sz="2" w:space="1" w:color="FFFFFF"/>
                    <w:right w:val="single" w:sz="2" w:space="4" w:color="FFFFFF"/>
                  </w:divBdr>
                  <w:divsChild>
                    <w:div w:id="1175269668">
                      <w:marLeft w:val="0"/>
                      <w:marRight w:val="0"/>
                      <w:marTop w:val="0"/>
                      <w:marBottom w:val="0"/>
                      <w:divBdr>
                        <w:top w:val="none" w:sz="0" w:space="0" w:color="auto"/>
                        <w:left w:val="none" w:sz="0" w:space="0" w:color="auto"/>
                        <w:bottom w:val="none" w:sz="0" w:space="0" w:color="auto"/>
                        <w:right w:val="none" w:sz="0" w:space="0" w:color="auto"/>
                      </w:divBdr>
                    </w:div>
                  </w:divsChild>
                </w:div>
                <w:div w:id="2146778946">
                  <w:marLeft w:val="0"/>
                  <w:marRight w:val="0"/>
                  <w:marTop w:val="0"/>
                  <w:marBottom w:val="0"/>
                  <w:divBdr>
                    <w:top w:val="single" w:sz="2" w:space="1" w:color="FFFFFF"/>
                    <w:left w:val="single" w:sz="2" w:space="12" w:color="FFFFFF"/>
                    <w:bottom w:val="single" w:sz="2" w:space="1" w:color="FFFFFF"/>
                    <w:right w:val="single" w:sz="2" w:space="4" w:color="FFFFFF"/>
                  </w:divBdr>
                  <w:divsChild>
                    <w:div w:id="777025111">
                      <w:marLeft w:val="0"/>
                      <w:marRight w:val="0"/>
                      <w:marTop w:val="0"/>
                      <w:marBottom w:val="0"/>
                      <w:divBdr>
                        <w:top w:val="none" w:sz="0" w:space="0" w:color="auto"/>
                        <w:left w:val="none" w:sz="0" w:space="0" w:color="auto"/>
                        <w:bottom w:val="none" w:sz="0" w:space="0" w:color="auto"/>
                        <w:right w:val="none" w:sz="0" w:space="0" w:color="auto"/>
                      </w:divBdr>
                    </w:div>
                  </w:divsChild>
                </w:div>
                <w:div w:id="1385104380">
                  <w:marLeft w:val="0"/>
                  <w:marRight w:val="0"/>
                  <w:marTop w:val="0"/>
                  <w:marBottom w:val="0"/>
                  <w:divBdr>
                    <w:top w:val="single" w:sz="2" w:space="1" w:color="FFFFFF"/>
                    <w:left w:val="single" w:sz="2" w:space="12" w:color="FFFFFF"/>
                    <w:bottom w:val="single" w:sz="2" w:space="1" w:color="FFFFFF"/>
                    <w:right w:val="single" w:sz="2" w:space="4" w:color="FFFFFF"/>
                  </w:divBdr>
                  <w:divsChild>
                    <w:div w:id="1684939897">
                      <w:marLeft w:val="0"/>
                      <w:marRight w:val="0"/>
                      <w:marTop w:val="0"/>
                      <w:marBottom w:val="0"/>
                      <w:divBdr>
                        <w:top w:val="none" w:sz="0" w:space="0" w:color="auto"/>
                        <w:left w:val="none" w:sz="0" w:space="0" w:color="auto"/>
                        <w:bottom w:val="none" w:sz="0" w:space="0" w:color="auto"/>
                        <w:right w:val="none" w:sz="0" w:space="0" w:color="auto"/>
                      </w:divBdr>
                    </w:div>
                  </w:divsChild>
                </w:div>
                <w:div w:id="1108698813">
                  <w:marLeft w:val="0"/>
                  <w:marRight w:val="0"/>
                  <w:marTop w:val="0"/>
                  <w:marBottom w:val="0"/>
                  <w:divBdr>
                    <w:top w:val="single" w:sz="2" w:space="1" w:color="FFFFFF"/>
                    <w:left w:val="single" w:sz="2" w:space="12" w:color="FFFFFF"/>
                    <w:bottom w:val="single" w:sz="2" w:space="1" w:color="FFFFFF"/>
                    <w:right w:val="single" w:sz="2" w:space="4" w:color="FFFFFF"/>
                  </w:divBdr>
                  <w:divsChild>
                    <w:div w:id="1611818540">
                      <w:marLeft w:val="0"/>
                      <w:marRight w:val="0"/>
                      <w:marTop w:val="0"/>
                      <w:marBottom w:val="0"/>
                      <w:divBdr>
                        <w:top w:val="none" w:sz="0" w:space="0" w:color="auto"/>
                        <w:left w:val="none" w:sz="0" w:space="0" w:color="auto"/>
                        <w:bottom w:val="none" w:sz="0" w:space="0" w:color="auto"/>
                        <w:right w:val="none" w:sz="0" w:space="0" w:color="auto"/>
                      </w:divBdr>
                    </w:div>
                  </w:divsChild>
                </w:div>
                <w:div w:id="494303277">
                  <w:marLeft w:val="0"/>
                  <w:marRight w:val="0"/>
                  <w:marTop w:val="0"/>
                  <w:marBottom w:val="0"/>
                  <w:divBdr>
                    <w:top w:val="single" w:sz="2" w:space="1" w:color="FFFFFF"/>
                    <w:left w:val="single" w:sz="2" w:space="12" w:color="FFFFFF"/>
                    <w:bottom w:val="single" w:sz="2" w:space="1" w:color="FFFFFF"/>
                    <w:right w:val="single" w:sz="2" w:space="4" w:color="FFFFFF"/>
                  </w:divBdr>
                  <w:divsChild>
                    <w:div w:id="1955675925">
                      <w:marLeft w:val="0"/>
                      <w:marRight w:val="0"/>
                      <w:marTop w:val="0"/>
                      <w:marBottom w:val="0"/>
                      <w:divBdr>
                        <w:top w:val="none" w:sz="0" w:space="0" w:color="auto"/>
                        <w:left w:val="none" w:sz="0" w:space="0" w:color="auto"/>
                        <w:bottom w:val="none" w:sz="0" w:space="0" w:color="auto"/>
                        <w:right w:val="none" w:sz="0" w:space="0" w:color="auto"/>
                      </w:divBdr>
                    </w:div>
                  </w:divsChild>
                </w:div>
                <w:div w:id="119150194">
                  <w:marLeft w:val="0"/>
                  <w:marRight w:val="0"/>
                  <w:marTop w:val="0"/>
                  <w:marBottom w:val="0"/>
                  <w:divBdr>
                    <w:top w:val="single" w:sz="2" w:space="1" w:color="FFFFFF"/>
                    <w:left w:val="single" w:sz="2" w:space="12" w:color="FFFFFF"/>
                    <w:bottom w:val="single" w:sz="2" w:space="1" w:color="FFFFFF"/>
                    <w:right w:val="single" w:sz="2" w:space="4" w:color="FFFFFF"/>
                  </w:divBdr>
                  <w:divsChild>
                    <w:div w:id="219096260">
                      <w:marLeft w:val="0"/>
                      <w:marRight w:val="0"/>
                      <w:marTop w:val="0"/>
                      <w:marBottom w:val="0"/>
                      <w:divBdr>
                        <w:top w:val="none" w:sz="0" w:space="0" w:color="auto"/>
                        <w:left w:val="none" w:sz="0" w:space="0" w:color="auto"/>
                        <w:bottom w:val="none" w:sz="0" w:space="0" w:color="auto"/>
                        <w:right w:val="none" w:sz="0" w:space="0" w:color="auto"/>
                      </w:divBdr>
                    </w:div>
                  </w:divsChild>
                </w:div>
                <w:div w:id="630209887">
                  <w:marLeft w:val="0"/>
                  <w:marRight w:val="0"/>
                  <w:marTop w:val="0"/>
                  <w:marBottom w:val="0"/>
                  <w:divBdr>
                    <w:top w:val="single" w:sz="2" w:space="1" w:color="FFFFFF"/>
                    <w:left w:val="single" w:sz="2" w:space="12" w:color="FFFFFF"/>
                    <w:bottom w:val="single" w:sz="2" w:space="1" w:color="FFFFFF"/>
                    <w:right w:val="single" w:sz="2" w:space="4" w:color="FFFFFF"/>
                  </w:divBdr>
                  <w:divsChild>
                    <w:div w:id="324362304">
                      <w:marLeft w:val="0"/>
                      <w:marRight w:val="0"/>
                      <w:marTop w:val="0"/>
                      <w:marBottom w:val="0"/>
                      <w:divBdr>
                        <w:top w:val="none" w:sz="0" w:space="0" w:color="auto"/>
                        <w:left w:val="none" w:sz="0" w:space="0" w:color="auto"/>
                        <w:bottom w:val="none" w:sz="0" w:space="0" w:color="auto"/>
                        <w:right w:val="none" w:sz="0" w:space="0" w:color="auto"/>
                      </w:divBdr>
                    </w:div>
                  </w:divsChild>
                </w:div>
                <w:div w:id="872616773">
                  <w:marLeft w:val="0"/>
                  <w:marRight w:val="0"/>
                  <w:marTop w:val="0"/>
                  <w:marBottom w:val="0"/>
                  <w:divBdr>
                    <w:top w:val="single" w:sz="2" w:space="1" w:color="FFFFFF"/>
                    <w:left w:val="single" w:sz="2" w:space="12" w:color="FFFFFF"/>
                    <w:bottom w:val="single" w:sz="2" w:space="4" w:color="FFFFFF"/>
                    <w:right w:val="single" w:sz="2" w:space="4" w:color="FFFFFF"/>
                  </w:divBdr>
                  <w:divsChild>
                    <w:div w:id="202809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930080">
          <w:marLeft w:val="0"/>
          <w:marRight w:val="0"/>
          <w:marTop w:val="0"/>
          <w:marBottom w:val="335"/>
          <w:divBdr>
            <w:top w:val="none" w:sz="0" w:space="0" w:color="auto"/>
            <w:left w:val="none" w:sz="0" w:space="0" w:color="auto"/>
            <w:bottom w:val="none" w:sz="0" w:space="0" w:color="auto"/>
            <w:right w:val="none" w:sz="0" w:space="0" w:color="auto"/>
          </w:divBdr>
          <w:divsChild>
            <w:div w:id="739904791">
              <w:marLeft w:val="0"/>
              <w:marRight w:val="0"/>
              <w:marTop w:val="0"/>
              <w:marBottom w:val="0"/>
              <w:divBdr>
                <w:top w:val="none" w:sz="0" w:space="0" w:color="auto"/>
                <w:left w:val="none" w:sz="0" w:space="0" w:color="auto"/>
                <w:bottom w:val="none" w:sz="0" w:space="0" w:color="auto"/>
                <w:right w:val="none" w:sz="0" w:space="0" w:color="auto"/>
              </w:divBdr>
              <w:divsChild>
                <w:div w:id="594436895">
                  <w:marLeft w:val="0"/>
                  <w:marRight w:val="0"/>
                  <w:marTop w:val="0"/>
                  <w:marBottom w:val="0"/>
                  <w:divBdr>
                    <w:top w:val="single" w:sz="2" w:space="4" w:color="FFFFFF"/>
                    <w:left w:val="single" w:sz="2" w:space="12" w:color="FFFFFF"/>
                    <w:bottom w:val="single" w:sz="2" w:space="1" w:color="FFFFFF"/>
                    <w:right w:val="single" w:sz="2" w:space="4" w:color="FFFFFF"/>
                  </w:divBdr>
                  <w:divsChild>
                    <w:div w:id="2114401645">
                      <w:marLeft w:val="0"/>
                      <w:marRight w:val="0"/>
                      <w:marTop w:val="0"/>
                      <w:marBottom w:val="0"/>
                      <w:divBdr>
                        <w:top w:val="none" w:sz="0" w:space="0" w:color="auto"/>
                        <w:left w:val="none" w:sz="0" w:space="0" w:color="auto"/>
                        <w:bottom w:val="none" w:sz="0" w:space="0" w:color="auto"/>
                        <w:right w:val="none" w:sz="0" w:space="0" w:color="auto"/>
                      </w:divBdr>
                    </w:div>
                  </w:divsChild>
                </w:div>
                <w:div w:id="1403406014">
                  <w:marLeft w:val="0"/>
                  <w:marRight w:val="0"/>
                  <w:marTop w:val="0"/>
                  <w:marBottom w:val="0"/>
                  <w:divBdr>
                    <w:top w:val="single" w:sz="2" w:space="1" w:color="FFFFFF"/>
                    <w:left w:val="single" w:sz="2" w:space="12" w:color="FFFFFF"/>
                    <w:bottom w:val="single" w:sz="2" w:space="1" w:color="FFFFFF"/>
                    <w:right w:val="single" w:sz="2" w:space="4" w:color="FFFFFF"/>
                  </w:divBdr>
                  <w:divsChild>
                    <w:div w:id="790321571">
                      <w:marLeft w:val="0"/>
                      <w:marRight w:val="0"/>
                      <w:marTop w:val="0"/>
                      <w:marBottom w:val="0"/>
                      <w:divBdr>
                        <w:top w:val="none" w:sz="0" w:space="0" w:color="auto"/>
                        <w:left w:val="none" w:sz="0" w:space="0" w:color="auto"/>
                        <w:bottom w:val="none" w:sz="0" w:space="0" w:color="auto"/>
                        <w:right w:val="none" w:sz="0" w:space="0" w:color="auto"/>
                      </w:divBdr>
                    </w:div>
                  </w:divsChild>
                </w:div>
                <w:div w:id="722213355">
                  <w:marLeft w:val="0"/>
                  <w:marRight w:val="0"/>
                  <w:marTop w:val="0"/>
                  <w:marBottom w:val="0"/>
                  <w:divBdr>
                    <w:top w:val="single" w:sz="2" w:space="1" w:color="FFFFFF"/>
                    <w:left w:val="single" w:sz="2" w:space="12" w:color="FFFFFF"/>
                    <w:bottom w:val="single" w:sz="2" w:space="1" w:color="FFFFFF"/>
                    <w:right w:val="single" w:sz="2" w:space="4" w:color="FFFFFF"/>
                  </w:divBdr>
                  <w:divsChild>
                    <w:div w:id="276915215">
                      <w:marLeft w:val="0"/>
                      <w:marRight w:val="0"/>
                      <w:marTop w:val="0"/>
                      <w:marBottom w:val="0"/>
                      <w:divBdr>
                        <w:top w:val="none" w:sz="0" w:space="0" w:color="auto"/>
                        <w:left w:val="none" w:sz="0" w:space="0" w:color="auto"/>
                        <w:bottom w:val="none" w:sz="0" w:space="0" w:color="auto"/>
                        <w:right w:val="none" w:sz="0" w:space="0" w:color="auto"/>
                      </w:divBdr>
                    </w:div>
                  </w:divsChild>
                </w:div>
                <w:div w:id="1412123689">
                  <w:marLeft w:val="0"/>
                  <w:marRight w:val="0"/>
                  <w:marTop w:val="0"/>
                  <w:marBottom w:val="0"/>
                  <w:divBdr>
                    <w:top w:val="single" w:sz="2" w:space="1" w:color="FFFFFF"/>
                    <w:left w:val="single" w:sz="2" w:space="12" w:color="FFFFFF"/>
                    <w:bottom w:val="single" w:sz="2" w:space="1" w:color="FFFFFF"/>
                    <w:right w:val="single" w:sz="2" w:space="4" w:color="FFFFFF"/>
                  </w:divBdr>
                  <w:divsChild>
                    <w:div w:id="1744791181">
                      <w:marLeft w:val="0"/>
                      <w:marRight w:val="0"/>
                      <w:marTop w:val="0"/>
                      <w:marBottom w:val="0"/>
                      <w:divBdr>
                        <w:top w:val="none" w:sz="0" w:space="0" w:color="auto"/>
                        <w:left w:val="none" w:sz="0" w:space="0" w:color="auto"/>
                        <w:bottom w:val="none" w:sz="0" w:space="0" w:color="auto"/>
                        <w:right w:val="none" w:sz="0" w:space="0" w:color="auto"/>
                      </w:divBdr>
                    </w:div>
                  </w:divsChild>
                </w:div>
                <w:div w:id="514348888">
                  <w:marLeft w:val="0"/>
                  <w:marRight w:val="0"/>
                  <w:marTop w:val="0"/>
                  <w:marBottom w:val="0"/>
                  <w:divBdr>
                    <w:top w:val="single" w:sz="2" w:space="1" w:color="FFFFFF"/>
                    <w:left w:val="single" w:sz="2" w:space="12" w:color="FFFFFF"/>
                    <w:bottom w:val="single" w:sz="2" w:space="1" w:color="FFFFFF"/>
                    <w:right w:val="single" w:sz="2" w:space="4" w:color="FFFFFF"/>
                  </w:divBdr>
                  <w:divsChild>
                    <w:div w:id="1536308278">
                      <w:marLeft w:val="0"/>
                      <w:marRight w:val="0"/>
                      <w:marTop w:val="0"/>
                      <w:marBottom w:val="0"/>
                      <w:divBdr>
                        <w:top w:val="none" w:sz="0" w:space="0" w:color="auto"/>
                        <w:left w:val="none" w:sz="0" w:space="0" w:color="auto"/>
                        <w:bottom w:val="none" w:sz="0" w:space="0" w:color="auto"/>
                        <w:right w:val="none" w:sz="0" w:space="0" w:color="auto"/>
                      </w:divBdr>
                    </w:div>
                  </w:divsChild>
                </w:div>
                <w:div w:id="1175728927">
                  <w:marLeft w:val="0"/>
                  <w:marRight w:val="0"/>
                  <w:marTop w:val="0"/>
                  <w:marBottom w:val="0"/>
                  <w:divBdr>
                    <w:top w:val="single" w:sz="2" w:space="1" w:color="FFFFFF"/>
                    <w:left w:val="single" w:sz="2" w:space="12" w:color="FFFFFF"/>
                    <w:bottom w:val="single" w:sz="2" w:space="1" w:color="FFFFFF"/>
                    <w:right w:val="single" w:sz="2" w:space="4" w:color="FFFFFF"/>
                  </w:divBdr>
                  <w:divsChild>
                    <w:div w:id="2095121907">
                      <w:marLeft w:val="0"/>
                      <w:marRight w:val="0"/>
                      <w:marTop w:val="0"/>
                      <w:marBottom w:val="0"/>
                      <w:divBdr>
                        <w:top w:val="none" w:sz="0" w:space="0" w:color="auto"/>
                        <w:left w:val="none" w:sz="0" w:space="0" w:color="auto"/>
                        <w:bottom w:val="none" w:sz="0" w:space="0" w:color="auto"/>
                        <w:right w:val="none" w:sz="0" w:space="0" w:color="auto"/>
                      </w:divBdr>
                    </w:div>
                  </w:divsChild>
                </w:div>
                <w:div w:id="873426172">
                  <w:marLeft w:val="0"/>
                  <w:marRight w:val="0"/>
                  <w:marTop w:val="0"/>
                  <w:marBottom w:val="0"/>
                  <w:divBdr>
                    <w:top w:val="single" w:sz="2" w:space="1" w:color="FFFFFF"/>
                    <w:left w:val="single" w:sz="2" w:space="12" w:color="FFFFFF"/>
                    <w:bottom w:val="single" w:sz="2" w:space="1" w:color="FFFFFF"/>
                    <w:right w:val="single" w:sz="2" w:space="4" w:color="FFFFFF"/>
                  </w:divBdr>
                  <w:divsChild>
                    <w:div w:id="1085419801">
                      <w:marLeft w:val="0"/>
                      <w:marRight w:val="0"/>
                      <w:marTop w:val="0"/>
                      <w:marBottom w:val="0"/>
                      <w:divBdr>
                        <w:top w:val="none" w:sz="0" w:space="0" w:color="auto"/>
                        <w:left w:val="none" w:sz="0" w:space="0" w:color="auto"/>
                        <w:bottom w:val="none" w:sz="0" w:space="0" w:color="auto"/>
                        <w:right w:val="none" w:sz="0" w:space="0" w:color="auto"/>
                      </w:divBdr>
                    </w:div>
                  </w:divsChild>
                </w:div>
                <w:div w:id="1187865501">
                  <w:marLeft w:val="0"/>
                  <w:marRight w:val="0"/>
                  <w:marTop w:val="0"/>
                  <w:marBottom w:val="0"/>
                  <w:divBdr>
                    <w:top w:val="single" w:sz="2" w:space="1" w:color="FFFFFF"/>
                    <w:left w:val="single" w:sz="2" w:space="12" w:color="FFFFFF"/>
                    <w:bottom w:val="single" w:sz="2" w:space="1" w:color="FFFFFF"/>
                    <w:right w:val="single" w:sz="2" w:space="4" w:color="FFFFFF"/>
                  </w:divBdr>
                  <w:divsChild>
                    <w:div w:id="898594633">
                      <w:marLeft w:val="0"/>
                      <w:marRight w:val="0"/>
                      <w:marTop w:val="0"/>
                      <w:marBottom w:val="0"/>
                      <w:divBdr>
                        <w:top w:val="none" w:sz="0" w:space="0" w:color="auto"/>
                        <w:left w:val="none" w:sz="0" w:space="0" w:color="auto"/>
                        <w:bottom w:val="none" w:sz="0" w:space="0" w:color="auto"/>
                        <w:right w:val="none" w:sz="0" w:space="0" w:color="auto"/>
                      </w:divBdr>
                    </w:div>
                  </w:divsChild>
                </w:div>
                <w:div w:id="1168404582">
                  <w:marLeft w:val="0"/>
                  <w:marRight w:val="0"/>
                  <w:marTop w:val="0"/>
                  <w:marBottom w:val="0"/>
                  <w:divBdr>
                    <w:top w:val="single" w:sz="2" w:space="1" w:color="FFFFFF"/>
                    <w:left w:val="single" w:sz="2" w:space="12" w:color="FFFFFF"/>
                    <w:bottom w:val="single" w:sz="2" w:space="1" w:color="FFFFFF"/>
                    <w:right w:val="single" w:sz="2" w:space="4" w:color="FFFFFF"/>
                  </w:divBdr>
                  <w:divsChild>
                    <w:div w:id="820081647">
                      <w:marLeft w:val="0"/>
                      <w:marRight w:val="0"/>
                      <w:marTop w:val="0"/>
                      <w:marBottom w:val="0"/>
                      <w:divBdr>
                        <w:top w:val="none" w:sz="0" w:space="0" w:color="auto"/>
                        <w:left w:val="none" w:sz="0" w:space="0" w:color="auto"/>
                        <w:bottom w:val="none" w:sz="0" w:space="0" w:color="auto"/>
                        <w:right w:val="none" w:sz="0" w:space="0" w:color="auto"/>
                      </w:divBdr>
                    </w:div>
                  </w:divsChild>
                </w:div>
                <w:div w:id="1617173182">
                  <w:marLeft w:val="0"/>
                  <w:marRight w:val="0"/>
                  <w:marTop w:val="0"/>
                  <w:marBottom w:val="0"/>
                  <w:divBdr>
                    <w:top w:val="single" w:sz="2" w:space="1" w:color="FFFFFF"/>
                    <w:left w:val="single" w:sz="2" w:space="12" w:color="FFFFFF"/>
                    <w:bottom w:val="single" w:sz="2" w:space="1" w:color="FFFFFF"/>
                    <w:right w:val="single" w:sz="2" w:space="4" w:color="FFFFFF"/>
                  </w:divBdr>
                  <w:divsChild>
                    <w:div w:id="731269097">
                      <w:marLeft w:val="0"/>
                      <w:marRight w:val="0"/>
                      <w:marTop w:val="0"/>
                      <w:marBottom w:val="0"/>
                      <w:divBdr>
                        <w:top w:val="none" w:sz="0" w:space="0" w:color="auto"/>
                        <w:left w:val="none" w:sz="0" w:space="0" w:color="auto"/>
                        <w:bottom w:val="none" w:sz="0" w:space="0" w:color="auto"/>
                        <w:right w:val="none" w:sz="0" w:space="0" w:color="auto"/>
                      </w:divBdr>
                    </w:div>
                  </w:divsChild>
                </w:div>
                <w:div w:id="1585991644">
                  <w:marLeft w:val="0"/>
                  <w:marRight w:val="0"/>
                  <w:marTop w:val="0"/>
                  <w:marBottom w:val="0"/>
                  <w:divBdr>
                    <w:top w:val="single" w:sz="2" w:space="1" w:color="FFFFFF"/>
                    <w:left w:val="single" w:sz="2" w:space="12" w:color="FFFFFF"/>
                    <w:bottom w:val="single" w:sz="2" w:space="1" w:color="FFFFFF"/>
                    <w:right w:val="single" w:sz="2" w:space="4" w:color="FFFFFF"/>
                  </w:divBdr>
                  <w:divsChild>
                    <w:div w:id="164782660">
                      <w:marLeft w:val="0"/>
                      <w:marRight w:val="0"/>
                      <w:marTop w:val="0"/>
                      <w:marBottom w:val="0"/>
                      <w:divBdr>
                        <w:top w:val="none" w:sz="0" w:space="0" w:color="auto"/>
                        <w:left w:val="none" w:sz="0" w:space="0" w:color="auto"/>
                        <w:bottom w:val="none" w:sz="0" w:space="0" w:color="auto"/>
                        <w:right w:val="none" w:sz="0" w:space="0" w:color="auto"/>
                      </w:divBdr>
                    </w:div>
                  </w:divsChild>
                </w:div>
                <w:div w:id="978068100">
                  <w:marLeft w:val="0"/>
                  <w:marRight w:val="0"/>
                  <w:marTop w:val="0"/>
                  <w:marBottom w:val="0"/>
                  <w:divBdr>
                    <w:top w:val="single" w:sz="2" w:space="1" w:color="FFFFFF"/>
                    <w:left w:val="single" w:sz="2" w:space="12" w:color="FFFFFF"/>
                    <w:bottom w:val="single" w:sz="2" w:space="1" w:color="FFFFFF"/>
                    <w:right w:val="single" w:sz="2" w:space="4" w:color="FFFFFF"/>
                  </w:divBdr>
                  <w:divsChild>
                    <w:div w:id="1534611927">
                      <w:marLeft w:val="0"/>
                      <w:marRight w:val="0"/>
                      <w:marTop w:val="0"/>
                      <w:marBottom w:val="0"/>
                      <w:divBdr>
                        <w:top w:val="none" w:sz="0" w:space="0" w:color="auto"/>
                        <w:left w:val="none" w:sz="0" w:space="0" w:color="auto"/>
                        <w:bottom w:val="none" w:sz="0" w:space="0" w:color="auto"/>
                        <w:right w:val="none" w:sz="0" w:space="0" w:color="auto"/>
                      </w:divBdr>
                    </w:div>
                  </w:divsChild>
                </w:div>
                <w:div w:id="408574825">
                  <w:marLeft w:val="0"/>
                  <w:marRight w:val="0"/>
                  <w:marTop w:val="0"/>
                  <w:marBottom w:val="0"/>
                  <w:divBdr>
                    <w:top w:val="single" w:sz="2" w:space="1" w:color="FFFFFF"/>
                    <w:left w:val="single" w:sz="2" w:space="12" w:color="FFFFFF"/>
                    <w:bottom w:val="single" w:sz="2" w:space="1" w:color="FFFFFF"/>
                    <w:right w:val="single" w:sz="2" w:space="4" w:color="FFFFFF"/>
                  </w:divBdr>
                  <w:divsChild>
                    <w:div w:id="976832905">
                      <w:marLeft w:val="0"/>
                      <w:marRight w:val="0"/>
                      <w:marTop w:val="0"/>
                      <w:marBottom w:val="0"/>
                      <w:divBdr>
                        <w:top w:val="none" w:sz="0" w:space="0" w:color="auto"/>
                        <w:left w:val="none" w:sz="0" w:space="0" w:color="auto"/>
                        <w:bottom w:val="none" w:sz="0" w:space="0" w:color="auto"/>
                        <w:right w:val="none" w:sz="0" w:space="0" w:color="auto"/>
                      </w:divBdr>
                    </w:div>
                  </w:divsChild>
                </w:div>
                <w:div w:id="2051221727">
                  <w:marLeft w:val="0"/>
                  <w:marRight w:val="0"/>
                  <w:marTop w:val="0"/>
                  <w:marBottom w:val="0"/>
                  <w:divBdr>
                    <w:top w:val="single" w:sz="2" w:space="1" w:color="FFFFFF"/>
                    <w:left w:val="single" w:sz="2" w:space="12" w:color="FFFFFF"/>
                    <w:bottom w:val="single" w:sz="2" w:space="1" w:color="FFFFFF"/>
                    <w:right w:val="single" w:sz="2" w:space="4" w:color="FFFFFF"/>
                  </w:divBdr>
                  <w:divsChild>
                    <w:div w:id="2135709645">
                      <w:marLeft w:val="0"/>
                      <w:marRight w:val="0"/>
                      <w:marTop w:val="0"/>
                      <w:marBottom w:val="0"/>
                      <w:divBdr>
                        <w:top w:val="none" w:sz="0" w:space="0" w:color="auto"/>
                        <w:left w:val="none" w:sz="0" w:space="0" w:color="auto"/>
                        <w:bottom w:val="none" w:sz="0" w:space="0" w:color="auto"/>
                        <w:right w:val="none" w:sz="0" w:space="0" w:color="auto"/>
                      </w:divBdr>
                    </w:div>
                  </w:divsChild>
                </w:div>
                <w:div w:id="806706660">
                  <w:marLeft w:val="0"/>
                  <w:marRight w:val="0"/>
                  <w:marTop w:val="0"/>
                  <w:marBottom w:val="0"/>
                  <w:divBdr>
                    <w:top w:val="single" w:sz="2" w:space="1" w:color="FFFFFF"/>
                    <w:left w:val="single" w:sz="2" w:space="12" w:color="FFFFFF"/>
                    <w:bottom w:val="single" w:sz="2" w:space="1" w:color="FFFFFF"/>
                    <w:right w:val="single" w:sz="2" w:space="4" w:color="FFFFFF"/>
                  </w:divBdr>
                  <w:divsChild>
                    <w:div w:id="88429678">
                      <w:marLeft w:val="0"/>
                      <w:marRight w:val="0"/>
                      <w:marTop w:val="0"/>
                      <w:marBottom w:val="0"/>
                      <w:divBdr>
                        <w:top w:val="none" w:sz="0" w:space="0" w:color="auto"/>
                        <w:left w:val="none" w:sz="0" w:space="0" w:color="auto"/>
                        <w:bottom w:val="none" w:sz="0" w:space="0" w:color="auto"/>
                        <w:right w:val="none" w:sz="0" w:space="0" w:color="auto"/>
                      </w:divBdr>
                    </w:div>
                  </w:divsChild>
                </w:div>
                <w:div w:id="813182422">
                  <w:marLeft w:val="0"/>
                  <w:marRight w:val="0"/>
                  <w:marTop w:val="0"/>
                  <w:marBottom w:val="0"/>
                  <w:divBdr>
                    <w:top w:val="single" w:sz="2" w:space="1" w:color="FFFFFF"/>
                    <w:left w:val="single" w:sz="2" w:space="12" w:color="FFFFFF"/>
                    <w:bottom w:val="single" w:sz="2" w:space="1" w:color="FFFFFF"/>
                    <w:right w:val="single" w:sz="2" w:space="4" w:color="FFFFFF"/>
                  </w:divBdr>
                  <w:divsChild>
                    <w:div w:id="127431389">
                      <w:marLeft w:val="0"/>
                      <w:marRight w:val="0"/>
                      <w:marTop w:val="0"/>
                      <w:marBottom w:val="0"/>
                      <w:divBdr>
                        <w:top w:val="none" w:sz="0" w:space="0" w:color="auto"/>
                        <w:left w:val="none" w:sz="0" w:space="0" w:color="auto"/>
                        <w:bottom w:val="none" w:sz="0" w:space="0" w:color="auto"/>
                        <w:right w:val="none" w:sz="0" w:space="0" w:color="auto"/>
                      </w:divBdr>
                    </w:div>
                  </w:divsChild>
                </w:div>
                <w:div w:id="1111171687">
                  <w:marLeft w:val="0"/>
                  <w:marRight w:val="0"/>
                  <w:marTop w:val="0"/>
                  <w:marBottom w:val="0"/>
                  <w:divBdr>
                    <w:top w:val="single" w:sz="2" w:space="1" w:color="FFFFFF"/>
                    <w:left w:val="single" w:sz="2" w:space="12" w:color="FFFFFF"/>
                    <w:bottom w:val="single" w:sz="2" w:space="1" w:color="FFFFFF"/>
                    <w:right w:val="single" w:sz="2" w:space="4" w:color="FFFFFF"/>
                  </w:divBdr>
                  <w:divsChild>
                    <w:div w:id="2118284938">
                      <w:marLeft w:val="0"/>
                      <w:marRight w:val="0"/>
                      <w:marTop w:val="0"/>
                      <w:marBottom w:val="0"/>
                      <w:divBdr>
                        <w:top w:val="none" w:sz="0" w:space="0" w:color="auto"/>
                        <w:left w:val="none" w:sz="0" w:space="0" w:color="auto"/>
                        <w:bottom w:val="none" w:sz="0" w:space="0" w:color="auto"/>
                        <w:right w:val="none" w:sz="0" w:space="0" w:color="auto"/>
                      </w:divBdr>
                    </w:div>
                  </w:divsChild>
                </w:div>
                <w:div w:id="1637953351">
                  <w:marLeft w:val="0"/>
                  <w:marRight w:val="0"/>
                  <w:marTop w:val="0"/>
                  <w:marBottom w:val="0"/>
                  <w:divBdr>
                    <w:top w:val="single" w:sz="2" w:space="1" w:color="FFFFFF"/>
                    <w:left w:val="single" w:sz="2" w:space="12" w:color="FFFFFF"/>
                    <w:bottom w:val="single" w:sz="2" w:space="1" w:color="FFFFFF"/>
                    <w:right w:val="single" w:sz="2" w:space="4" w:color="FFFFFF"/>
                  </w:divBdr>
                  <w:divsChild>
                    <w:div w:id="1618483297">
                      <w:marLeft w:val="0"/>
                      <w:marRight w:val="0"/>
                      <w:marTop w:val="0"/>
                      <w:marBottom w:val="0"/>
                      <w:divBdr>
                        <w:top w:val="none" w:sz="0" w:space="0" w:color="auto"/>
                        <w:left w:val="none" w:sz="0" w:space="0" w:color="auto"/>
                        <w:bottom w:val="none" w:sz="0" w:space="0" w:color="auto"/>
                        <w:right w:val="none" w:sz="0" w:space="0" w:color="auto"/>
                      </w:divBdr>
                    </w:div>
                  </w:divsChild>
                </w:div>
                <w:div w:id="418792252">
                  <w:marLeft w:val="0"/>
                  <w:marRight w:val="0"/>
                  <w:marTop w:val="0"/>
                  <w:marBottom w:val="0"/>
                  <w:divBdr>
                    <w:top w:val="single" w:sz="2" w:space="1" w:color="FFFFFF"/>
                    <w:left w:val="single" w:sz="2" w:space="12" w:color="FFFFFF"/>
                    <w:bottom w:val="single" w:sz="2" w:space="1" w:color="FFFFFF"/>
                    <w:right w:val="single" w:sz="2" w:space="4" w:color="FFFFFF"/>
                  </w:divBdr>
                  <w:divsChild>
                    <w:div w:id="1430664787">
                      <w:marLeft w:val="0"/>
                      <w:marRight w:val="0"/>
                      <w:marTop w:val="0"/>
                      <w:marBottom w:val="0"/>
                      <w:divBdr>
                        <w:top w:val="none" w:sz="0" w:space="0" w:color="auto"/>
                        <w:left w:val="none" w:sz="0" w:space="0" w:color="auto"/>
                        <w:bottom w:val="none" w:sz="0" w:space="0" w:color="auto"/>
                        <w:right w:val="none" w:sz="0" w:space="0" w:color="auto"/>
                      </w:divBdr>
                    </w:div>
                  </w:divsChild>
                </w:div>
                <w:div w:id="436142754">
                  <w:marLeft w:val="0"/>
                  <w:marRight w:val="0"/>
                  <w:marTop w:val="0"/>
                  <w:marBottom w:val="0"/>
                  <w:divBdr>
                    <w:top w:val="single" w:sz="2" w:space="1" w:color="FFFFFF"/>
                    <w:left w:val="single" w:sz="2" w:space="12" w:color="FFFFFF"/>
                    <w:bottom w:val="single" w:sz="2" w:space="1" w:color="FFFFFF"/>
                    <w:right w:val="single" w:sz="2" w:space="4" w:color="FFFFFF"/>
                  </w:divBdr>
                  <w:divsChild>
                    <w:div w:id="2088653477">
                      <w:marLeft w:val="0"/>
                      <w:marRight w:val="0"/>
                      <w:marTop w:val="0"/>
                      <w:marBottom w:val="0"/>
                      <w:divBdr>
                        <w:top w:val="none" w:sz="0" w:space="0" w:color="auto"/>
                        <w:left w:val="none" w:sz="0" w:space="0" w:color="auto"/>
                        <w:bottom w:val="none" w:sz="0" w:space="0" w:color="auto"/>
                        <w:right w:val="none" w:sz="0" w:space="0" w:color="auto"/>
                      </w:divBdr>
                    </w:div>
                  </w:divsChild>
                </w:div>
                <w:div w:id="1824466014">
                  <w:marLeft w:val="0"/>
                  <w:marRight w:val="0"/>
                  <w:marTop w:val="0"/>
                  <w:marBottom w:val="0"/>
                  <w:divBdr>
                    <w:top w:val="single" w:sz="2" w:space="1" w:color="FFFFFF"/>
                    <w:left w:val="single" w:sz="2" w:space="12" w:color="FFFFFF"/>
                    <w:bottom w:val="single" w:sz="2" w:space="1" w:color="FFFFFF"/>
                    <w:right w:val="single" w:sz="2" w:space="4" w:color="FFFFFF"/>
                  </w:divBdr>
                  <w:divsChild>
                    <w:div w:id="2070878609">
                      <w:marLeft w:val="0"/>
                      <w:marRight w:val="0"/>
                      <w:marTop w:val="0"/>
                      <w:marBottom w:val="0"/>
                      <w:divBdr>
                        <w:top w:val="none" w:sz="0" w:space="0" w:color="auto"/>
                        <w:left w:val="none" w:sz="0" w:space="0" w:color="auto"/>
                        <w:bottom w:val="none" w:sz="0" w:space="0" w:color="auto"/>
                        <w:right w:val="none" w:sz="0" w:space="0" w:color="auto"/>
                      </w:divBdr>
                    </w:div>
                  </w:divsChild>
                </w:div>
                <w:div w:id="650209326">
                  <w:marLeft w:val="0"/>
                  <w:marRight w:val="0"/>
                  <w:marTop w:val="0"/>
                  <w:marBottom w:val="0"/>
                  <w:divBdr>
                    <w:top w:val="single" w:sz="2" w:space="1" w:color="FFFFFF"/>
                    <w:left w:val="single" w:sz="2" w:space="12" w:color="FFFFFF"/>
                    <w:bottom w:val="single" w:sz="2" w:space="1" w:color="FFFFFF"/>
                    <w:right w:val="single" w:sz="2" w:space="4" w:color="FFFFFF"/>
                  </w:divBdr>
                  <w:divsChild>
                    <w:div w:id="811411406">
                      <w:marLeft w:val="0"/>
                      <w:marRight w:val="0"/>
                      <w:marTop w:val="0"/>
                      <w:marBottom w:val="0"/>
                      <w:divBdr>
                        <w:top w:val="none" w:sz="0" w:space="0" w:color="auto"/>
                        <w:left w:val="none" w:sz="0" w:space="0" w:color="auto"/>
                        <w:bottom w:val="none" w:sz="0" w:space="0" w:color="auto"/>
                        <w:right w:val="none" w:sz="0" w:space="0" w:color="auto"/>
                      </w:divBdr>
                    </w:div>
                  </w:divsChild>
                </w:div>
                <w:div w:id="301421568">
                  <w:marLeft w:val="0"/>
                  <w:marRight w:val="0"/>
                  <w:marTop w:val="0"/>
                  <w:marBottom w:val="0"/>
                  <w:divBdr>
                    <w:top w:val="single" w:sz="2" w:space="1" w:color="FFFFFF"/>
                    <w:left w:val="single" w:sz="2" w:space="12" w:color="FFFFFF"/>
                    <w:bottom w:val="single" w:sz="2" w:space="1" w:color="FFFFFF"/>
                    <w:right w:val="single" w:sz="2" w:space="4" w:color="FFFFFF"/>
                  </w:divBdr>
                  <w:divsChild>
                    <w:div w:id="1513835339">
                      <w:marLeft w:val="0"/>
                      <w:marRight w:val="0"/>
                      <w:marTop w:val="0"/>
                      <w:marBottom w:val="0"/>
                      <w:divBdr>
                        <w:top w:val="none" w:sz="0" w:space="0" w:color="auto"/>
                        <w:left w:val="none" w:sz="0" w:space="0" w:color="auto"/>
                        <w:bottom w:val="none" w:sz="0" w:space="0" w:color="auto"/>
                        <w:right w:val="none" w:sz="0" w:space="0" w:color="auto"/>
                      </w:divBdr>
                    </w:div>
                  </w:divsChild>
                </w:div>
                <w:div w:id="1460604827">
                  <w:marLeft w:val="0"/>
                  <w:marRight w:val="0"/>
                  <w:marTop w:val="0"/>
                  <w:marBottom w:val="0"/>
                  <w:divBdr>
                    <w:top w:val="single" w:sz="2" w:space="1" w:color="FFFFFF"/>
                    <w:left w:val="single" w:sz="2" w:space="12" w:color="FFFFFF"/>
                    <w:bottom w:val="single" w:sz="2" w:space="4" w:color="FFFFFF"/>
                    <w:right w:val="single" w:sz="2" w:space="4" w:color="FFFFFF"/>
                  </w:divBdr>
                  <w:divsChild>
                    <w:div w:id="82767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568931">
      <w:bodyDiv w:val="1"/>
      <w:marLeft w:val="0"/>
      <w:marRight w:val="0"/>
      <w:marTop w:val="0"/>
      <w:marBottom w:val="0"/>
      <w:divBdr>
        <w:top w:val="none" w:sz="0" w:space="0" w:color="auto"/>
        <w:left w:val="none" w:sz="0" w:space="0" w:color="auto"/>
        <w:bottom w:val="none" w:sz="0" w:space="0" w:color="auto"/>
        <w:right w:val="none" w:sz="0" w:space="0" w:color="auto"/>
      </w:divBdr>
      <w:divsChild>
        <w:div w:id="229074431">
          <w:marLeft w:val="0"/>
          <w:marRight w:val="0"/>
          <w:marTop w:val="0"/>
          <w:marBottom w:val="0"/>
          <w:divBdr>
            <w:top w:val="none" w:sz="0" w:space="0" w:color="auto"/>
            <w:left w:val="none" w:sz="0" w:space="0" w:color="auto"/>
            <w:bottom w:val="none" w:sz="0" w:space="0" w:color="auto"/>
            <w:right w:val="none" w:sz="0" w:space="0" w:color="auto"/>
          </w:divBdr>
        </w:div>
        <w:div w:id="1778400631">
          <w:marLeft w:val="0"/>
          <w:marRight w:val="0"/>
          <w:marTop w:val="0"/>
          <w:marBottom w:val="335"/>
          <w:divBdr>
            <w:top w:val="none" w:sz="0" w:space="0" w:color="auto"/>
            <w:left w:val="none" w:sz="0" w:space="0" w:color="auto"/>
            <w:bottom w:val="none" w:sz="0" w:space="0" w:color="auto"/>
            <w:right w:val="none" w:sz="0" w:space="0" w:color="auto"/>
          </w:divBdr>
          <w:divsChild>
            <w:div w:id="1293904953">
              <w:marLeft w:val="0"/>
              <w:marRight w:val="0"/>
              <w:marTop w:val="0"/>
              <w:marBottom w:val="0"/>
              <w:divBdr>
                <w:top w:val="none" w:sz="0" w:space="0" w:color="auto"/>
                <w:left w:val="none" w:sz="0" w:space="0" w:color="auto"/>
                <w:bottom w:val="none" w:sz="0" w:space="0" w:color="auto"/>
                <w:right w:val="none" w:sz="0" w:space="0" w:color="auto"/>
              </w:divBdr>
              <w:divsChild>
                <w:div w:id="890306563">
                  <w:marLeft w:val="0"/>
                  <w:marRight w:val="0"/>
                  <w:marTop w:val="0"/>
                  <w:marBottom w:val="0"/>
                  <w:divBdr>
                    <w:top w:val="single" w:sz="2" w:space="4" w:color="FFFFFF"/>
                    <w:left w:val="single" w:sz="2" w:space="12" w:color="FFFFFF"/>
                    <w:bottom w:val="single" w:sz="2" w:space="1" w:color="FFFFFF"/>
                    <w:right w:val="single" w:sz="2" w:space="4" w:color="FFFFFF"/>
                  </w:divBdr>
                  <w:divsChild>
                    <w:div w:id="1575159042">
                      <w:marLeft w:val="0"/>
                      <w:marRight w:val="0"/>
                      <w:marTop w:val="0"/>
                      <w:marBottom w:val="0"/>
                      <w:divBdr>
                        <w:top w:val="none" w:sz="0" w:space="0" w:color="auto"/>
                        <w:left w:val="none" w:sz="0" w:space="0" w:color="auto"/>
                        <w:bottom w:val="none" w:sz="0" w:space="0" w:color="auto"/>
                        <w:right w:val="none" w:sz="0" w:space="0" w:color="auto"/>
                      </w:divBdr>
                    </w:div>
                  </w:divsChild>
                </w:div>
                <w:div w:id="712579556">
                  <w:marLeft w:val="0"/>
                  <w:marRight w:val="0"/>
                  <w:marTop w:val="0"/>
                  <w:marBottom w:val="0"/>
                  <w:divBdr>
                    <w:top w:val="single" w:sz="2" w:space="1" w:color="FFFFFF"/>
                    <w:left w:val="single" w:sz="2" w:space="12" w:color="FFFFFF"/>
                    <w:bottom w:val="single" w:sz="2" w:space="1" w:color="FFFFFF"/>
                    <w:right w:val="single" w:sz="2" w:space="4" w:color="FFFFFF"/>
                  </w:divBdr>
                  <w:divsChild>
                    <w:div w:id="1814060653">
                      <w:marLeft w:val="0"/>
                      <w:marRight w:val="0"/>
                      <w:marTop w:val="0"/>
                      <w:marBottom w:val="0"/>
                      <w:divBdr>
                        <w:top w:val="none" w:sz="0" w:space="0" w:color="auto"/>
                        <w:left w:val="none" w:sz="0" w:space="0" w:color="auto"/>
                        <w:bottom w:val="none" w:sz="0" w:space="0" w:color="auto"/>
                        <w:right w:val="none" w:sz="0" w:space="0" w:color="auto"/>
                      </w:divBdr>
                    </w:div>
                  </w:divsChild>
                </w:div>
                <w:div w:id="628974514">
                  <w:marLeft w:val="0"/>
                  <w:marRight w:val="0"/>
                  <w:marTop w:val="0"/>
                  <w:marBottom w:val="0"/>
                  <w:divBdr>
                    <w:top w:val="single" w:sz="2" w:space="1" w:color="FFFFFF"/>
                    <w:left w:val="single" w:sz="2" w:space="12" w:color="FFFFFF"/>
                    <w:bottom w:val="single" w:sz="2" w:space="1" w:color="FFFFFF"/>
                    <w:right w:val="single" w:sz="2" w:space="4" w:color="FFFFFF"/>
                  </w:divBdr>
                  <w:divsChild>
                    <w:div w:id="1027364317">
                      <w:marLeft w:val="0"/>
                      <w:marRight w:val="0"/>
                      <w:marTop w:val="0"/>
                      <w:marBottom w:val="0"/>
                      <w:divBdr>
                        <w:top w:val="none" w:sz="0" w:space="0" w:color="auto"/>
                        <w:left w:val="none" w:sz="0" w:space="0" w:color="auto"/>
                        <w:bottom w:val="none" w:sz="0" w:space="0" w:color="auto"/>
                        <w:right w:val="none" w:sz="0" w:space="0" w:color="auto"/>
                      </w:divBdr>
                    </w:div>
                  </w:divsChild>
                </w:div>
                <w:div w:id="154342564">
                  <w:marLeft w:val="0"/>
                  <w:marRight w:val="0"/>
                  <w:marTop w:val="0"/>
                  <w:marBottom w:val="0"/>
                  <w:divBdr>
                    <w:top w:val="single" w:sz="2" w:space="1" w:color="FFFFFF"/>
                    <w:left w:val="single" w:sz="2" w:space="12" w:color="FFFFFF"/>
                    <w:bottom w:val="single" w:sz="2" w:space="1" w:color="FFFFFF"/>
                    <w:right w:val="single" w:sz="2" w:space="4" w:color="FFFFFF"/>
                  </w:divBdr>
                  <w:divsChild>
                    <w:div w:id="1294093521">
                      <w:marLeft w:val="0"/>
                      <w:marRight w:val="0"/>
                      <w:marTop w:val="0"/>
                      <w:marBottom w:val="0"/>
                      <w:divBdr>
                        <w:top w:val="none" w:sz="0" w:space="0" w:color="auto"/>
                        <w:left w:val="none" w:sz="0" w:space="0" w:color="auto"/>
                        <w:bottom w:val="none" w:sz="0" w:space="0" w:color="auto"/>
                        <w:right w:val="none" w:sz="0" w:space="0" w:color="auto"/>
                      </w:divBdr>
                    </w:div>
                  </w:divsChild>
                </w:div>
                <w:div w:id="1416701863">
                  <w:marLeft w:val="0"/>
                  <w:marRight w:val="0"/>
                  <w:marTop w:val="0"/>
                  <w:marBottom w:val="0"/>
                  <w:divBdr>
                    <w:top w:val="single" w:sz="2" w:space="1" w:color="FFFFFF"/>
                    <w:left w:val="single" w:sz="2" w:space="12" w:color="FFFFFF"/>
                    <w:bottom w:val="single" w:sz="2" w:space="1" w:color="FFFFFF"/>
                    <w:right w:val="single" w:sz="2" w:space="4" w:color="FFFFFF"/>
                  </w:divBdr>
                  <w:divsChild>
                    <w:div w:id="1767655248">
                      <w:marLeft w:val="0"/>
                      <w:marRight w:val="0"/>
                      <w:marTop w:val="0"/>
                      <w:marBottom w:val="0"/>
                      <w:divBdr>
                        <w:top w:val="none" w:sz="0" w:space="0" w:color="auto"/>
                        <w:left w:val="none" w:sz="0" w:space="0" w:color="auto"/>
                        <w:bottom w:val="none" w:sz="0" w:space="0" w:color="auto"/>
                        <w:right w:val="none" w:sz="0" w:space="0" w:color="auto"/>
                      </w:divBdr>
                    </w:div>
                  </w:divsChild>
                </w:div>
                <w:div w:id="1164662872">
                  <w:marLeft w:val="0"/>
                  <w:marRight w:val="0"/>
                  <w:marTop w:val="0"/>
                  <w:marBottom w:val="0"/>
                  <w:divBdr>
                    <w:top w:val="single" w:sz="2" w:space="1" w:color="FFFFFF"/>
                    <w:left w:val="single" w:sz="2" w:space="12" w:color="FFFFFF"/>
                    <w:bottom w:val="single" w:sz="2" w:space="1" w:color="FFFFFF"/>
                    <w:right w:val="single" w:sz="2" w:space="4" w:color="FFFFFF"/>
                  </w:divBdr>
                  <w:divsChild>
                    <w:div w:id="1320382644">
                      <w:marLeft w:val="0"/>
                      <w:marRight w:val="0"/>
                      <w:marTop w:val="0"/>
                      <w:marBottom w:val="0"/>
                      <w:divBdr>
                        <w:top w:val="none" w:sz="0" w:space="0" w:color="auto"/>
                        <w:left w:val="none" w:sz="0" w:space="0" w:color="auto"/>
                        <w:bottom w:val="none" w:sz="0" w:space="0" w:color="auto"/>
                        <w:right w:val="none" w:sz="0" w:space="0" w:color="auto"/>
                      </w:divBdr>
                    </w:div>
                  </w:divsChild>
                </w:div>
                <w:div w:id="109739158">
                  <w:marLeft w:val="0"/>
                  <w:marRight w:val="0"/>
                  <w:marTop w:val="0"/>
                  <w:marBottom w:val="0"/>
                  <w:divBdr>
                    <w:top w:val="single" w:sz="2" w:space="1" w:color="FFFFFF"/>
                    <w:left w:val="single" w:sz="2" w:space="12" w:color="FFFFFF"/>
                    <w:bottom w:val="single" w:sz="2" w:space="1" w:color="FFFFFF"/>
                    <w:right w:val="single" w:sz="2" w:space="4" w:color="FFFFFF"/>
                  </w:divBdr>
                  <w:divsChild>
                    <w:div w:id="976767071">
                      <w:marLeft w:val="0"/>
                      <w:marRight w:val="0"/>
                      <w:marTop w:val="0"/>
                      <w:marBottom w:val="0"/>
                      <w:divBdr>
                        <w:top w:val="none" w:sz="0" w:space="0" w:color="auto"/>
                        <w:left w:val="none" w:sz="0" w:space="0" w:color="auto"/>
                        <w:bottom w:val="none" w:sz="0" w:space="0" w:color="auto"/>
                        <w:right w:val="none" w:sz="0" w:space="0" w:color="auto"/>
                      </w:divBdr>
                    </w:div>
                  </w:divsChild>
                </w:div>
                <w:div w:id="1164316392">
                  <w:marLeft w:val="0"/>
                  <w:marRight w:val="0"/>
                  <w:marTop w:val="0"/>
                  <w:marBottom w:val="0"/>
                  <w:divBdr>
                    <w:top w:val="single" w:sz="2" w:space="1" w:color="FFFFFF"/>
                    <w:left w:val="single" w:sz="2" w:space="12" w:color="FFFFFF"/>
                    <w:bottom w:val="single" w:sz="2" w:space="1" w:color="FFFFFF"/>
                    <w:right w:val="single" w:sz="2" w:space="4" w:color="FFFFFF"/>
                  </w:divBdr>
                  <w:divsChild>
                    <w:div w:id="1120763895">
                      <w:marLeft w:val="0"/>
                      <w:marRight w:val="0"/>
                      <w:marTop w:val="0"/>
                      <w:marBottom w:val="0"/>
                      <w:divBdr>
                        <w:top w:val="none" w:sz="0" w:space="0" w:color="auto"/>
                        <w:left w:val="none" w:sz="0" w:space="0" w:color="auto"/>
                        <w:bottom w:val="none" w:sz="0" w:space="0" w:color="auto"/>
                        <w:right w:val="none" w:sz="0" w:space="0" w:color="auto"/>
                      </w:divBdr>
                    </w:div>
                  </w:divsChild>
                </w:div>
                <w:div w:id="1379280991">
                  <w:marLeft w:val="0"/>
                  <w:marRight w:val="0"/>
                  <w:marTop w:val="0"/>
                  <w:marBottom w:val="0"/>
                  <w:divBdr>
                    <w:top w:val="single" w:sz="2" w:space="1" w:color="FFFFFF"/>
                    <w:left w:val="single" w:sz="2" w:space="12" w:color="FFFFFF"/>
                    <w:bottom w:val="single" w:sz="2" w:space="1" w:color="FFFFFF"/>
                    <w:right w:val="single" w:sz="2" w:space="4" w:color="FFFFFF"/>
                  </w:divBdr>
                  <w:divsChild>
                    <w:div w:id="1843619946">
                      <w:marLeft w:val="0"/>
                      <w:marRight w:val="0"/>
                      <w:marTop w:val="0"/>
                      <w:marBottom w:val="0"/>
                      <w:divBdr>
                        <w:top w:val="none" w:sz="0" w:space="0" w:color="auto"/>
                        <w:left w:val="none" w:sz="0" w:space="0" w:color="auto"/>
                        <w:bottom w:val="none" w:sz="0" w:space="0" w:color="auto"/>
                        <w:right w:val="none" w:sz="0" w:space="0" w:color="auto"/>
                      </w:divBdr>
                    </w:div>
                  </w:divsChild>
                </w:div>
                <w:div w:id="985860586">
                  <w:marLeft w:val="0"/>
                  <w:marRight w:val="0"/>
                  <w:marTop w:val="0"/>
                  <w:marBottom w:val="0"/>
                  <w:divBdr>
                    <w:top w:val="single" w:sz="2" w:space="1" w:color="FFFFFF"/>
                    <w:left w:val="single" w:sz="2" w:space="12" w:color="FFFFFF"/>
                    <w:bottom w:val="single" w:sz="2" w:space="1" w:color="FFFFFF"/>
                    <w:right w:val="single" w:sz="2" w:space="4" w:color="FFFFFF"/>
                  </w:divBdr>
                  <w:divsChild>
                    <w:div w:id="1537497493">
                      <w:marLeft w:val="0"/>
                      <w:marRight w:val="0"/>
                      <w:marTop w:val="0"/>
                      <w:marBottom w:val="0"/>
                      <w:divBdr>
                        <w:top w:val="none" w:sz="0" w:space="0" w:color="auto"/>
                        <w:left w:val="none" w:sz="0" w:space="0" w:color="auto"/>
                        <w:bottom w:val="none" w:sz="0" w:space="0" w:color="auto"/>
                        <w:right w:val="none" w:sz="0" w:space="0" w:color="auto"/>
                      </w:divBdr>
                    </w:div>
                  </w:divsChild>
                </w:div>
                <w:div w:id="173686732">
                  <w:marLeft w:val="0"/>
                  <w:marRight w:val="0"/>
                  <w:marTop w:val="0"/>
                  <w:marBottom w:val="0"/>
                  <w:divBdr>
                    <w:top w:val="single" w:sz="2" w:space="1" w:color="FFFFFF"/>
                    <w:left w:val="single" w:sz="2" w:space="12" w:color="FFFFFF"/>
                    <w:bottom w:val="single" w:sz="2" w:space="1" w:color="FFFFFF"/>
                    <w:right w:val="single" w:sz="2" w:space="4" w:color="FFFFFF"/>
                  </w:divBdr>
                  <w:divsChild>
                    <w:div w:id="1650206109">
                      <w:marLeft w:val="0"/>
                      <w:marRight w:val="0"/>
                      <w:marTop w:val="0"/>
                      <w:marBottom w:val="0"/>
                      <w:divBdr>
                        <w:top w:val="none" w:sz="0" w:space="0" w:color="auto"/>
                        <w:left w:val="none" w:sz="0" w:space="0" w:color="auto"/>
                        <w:bottom w:val="none" w:sz="0" w:space="0" w:color="auto"/>
                        <w:right w:val="none" w:sz="0" w:space="0" w:color="auto"/>
                      </w:divBdr>
                    </w:div>
                  </w:divsChild>
                </w:div>
                <w:div w:id="6101148">
                  <w:marLeft w:val="0"/>
                  <w:marRight w:val="0"/>
                  <w:marTop w:val="0"/>
                  <w:marBottom w:val="0"/>
                  <w:divBdr>
                    <w:top w:val="single" w:sz="2" w:space="1" w:color="FFFFFF"/>
                    <w:left w:val="single" w:sz="2" w:space="12" w:color="FFFFFF"/>
                    <w:bottom w:val="single" w:sz="2" w:space="1" w:color="FFFFFF"/>
                    <w:right w:val="single" w:sz="2" w:space="4" w:color="FFFFFF"/>
                  </w:divBdr>
                  <w:divsChild>
                    <w:div w:id="538934087">
                      <w:marLeft w:val="0"/>
                      <w:marRight w:val="0"/>
                      <w:marTop w:val="0"/>
                      <w:marBottom w:val="0"/>
                      <w:divBdr>
                        <w:top w:val="none" w:sz="0" w:space="0" w:color="auto"/>
                        <w:left w:val="none" w:sz="0" w:space="0" w:color="auto"/>
                        <w:bottom w:val="none" w:sz="0" w:space="0" w:color="auto"/>
                        <w:right w:val="none" w:sz="0" w:space="0" w:color="auto"/>
                      </w:divBdr>
                    </w:div>
                  </w:divsChild>
                </w:div>
                <w:div w:id="97600184">
                  <w:marLeft w:val="0"/>
                  <w:marRight w:val="0"/>
                  <w:marTop w:val="0"/>
                  <w:marBottom w:val="0"/>
                  <w:divBdr>
                    <w:top w:val="single" w:sz="2" w:space="1" w:color="FFFFFF"/>
                    <w:left w:val="single" w:sz="2" w:space="12" w:color="FFFFFF"/>
                    <w:bottom w:val="single" w:sz="2" w:space="1" w:color="FFFFFF"/>
                    <w:right w:val="single" w:sz="2" w:space="4" w:color="FFFFFF"/>
                  </w:divBdr>
                  <w:divsChild>
                    <w:div w:id="417097288">
                      <w:marLeft w:val="0"/>
                      <w:marRight w:val="0"/>
                      <w:marTop w:val="0"/>
                      <w:marBottom w:val="0"/>
                      <w:divBdr>
                        <w:top w:val="none" w:sz="0" w:space="0" w:color="auto"/>
                        <w:left w:val="none" w:sz="0" w:space="0" w:color="auto"/>
                        <w:bottom w:val="none" w:sz="0" w:space="0" w:color="auto"/>
                        <w:right w:val="none" w:sz="0" w:space="0" w:color="auto"/>
                      </w:divBdr>
                    </w:div>
                  </w:divsChild>
                </w:div>
                <w:div w:id="2051949205">
                  <w:marLeft w:val="0"/>
                  <w:marRight w:val="0"/>
                  <w:marTop w:val="0"/>
                  <w:marBottom w:val="0"/>
                  <w:divBdr>
                    <w:top w:val="single" w:sz="2" w:space="1" w:color="FFFFFF"/>
                    <w:left w:val="single" w:sz="2" w:space="12" w:color="FFFFFF"/>
                    <w:bottom w:val="single" w:sz="2" w:space="1" w:color="FFFFFF"/>
                    <w:right w:val="single" w:sz="2" w:space="4" w:color="FFFFFF"/>
                  </w:divBdr>
                  <w:divsChild>
                    <w:div w:id="694500633">
                      <w:marLeft w:val="0"/>
                      <w:marRight w:val="0"/>
                      <w:marTop w:val="0"/>
                      <w:marBottom w:val="0"/>
                      <w:divBdr>
                        <w:top w:val="none" w:sz="0" w:space="0" w:color="auto"/>
                        <w:left w:val="none" w:sz="0" w:space="0" w:color="auto"/>
                        <w:bottom w:val="none" w:sz="0" w:space="0" w:color="auto"/>
                        <w:right w:val="none" w:sz="0" w:space="0" w:color="auto"/>
                      </w:divBdr>
                    </w:div>
                  </w:divsChild>
                </w:div>
                <w:div w:id="1987346411">
                  <w:marLeft w:val="0"/>
                  <w:marRight w:val="0"/>
                  <w:marTop w:val="0"/>
                  <w:marBottom w:val="0"/>
                  <w:divBdr>
                    <w:top w:val="single" w:sz="2" w:space="1" w:color="FFFFFF"/>
                    <w:left w:val="single" w:sz="2" w:space="12" w:color="FFFFFF"/>
                    <w:bottom w:val="single" w:sz="2" w:space="1" w:color="FFFFFF"/>
                    <w:right w:val="single" w:sz="2" w:space="4" w:color="FFFFFF"/>
                  </w:divBdr>
                  <w:divsChild>
                    <w:div w:id="1483890598">
                      <w:marLeft w:val="0"/>
                      <w:marRight w:val="0"/>
                      <w:marTop w:val="0"/>
                      <w:marBottom w:val="0"/>
                      <w:divBdr>
                        <w:top w:val="none" w:sz="0" w:space="0" w:color="auto"/>
                        <w:left w:val="none" w:sz="0" w:space="0" w:color="auto"/>
                        <w:bottom w:val="none" w:sz="0" w:space="0" w:color="auto"/>
                        <w:right w:val="none" w:sz="0" w:space="0" w:color="auto"/>
                      </w:divBdr>
                    </w:div>
                  </w:divsChild>
                </w:div>
                <w:div w:id="1840804185">
                  <w:marLeft w:val="0"/>
                  <w:marRight w:val="0"/>
                  <w:marTop w:val="0"/>
                  <w:marBottom w:val="0"/>
                  <w:divBdr>
                    <w:top w:val="single" w:sz="2" w:space="1" w:color="FFFFFF"/>
                    <w:left w:val="single" w:sz="2" w:space="12" w:color="FFFFFF"/>
                    <w:bottom w:val="single" w:sz="2" w:space="1" w:color="FFFFFF"/>
                    <w:right w:val="single" w:sz="2" w:space="4" w:color="FFFFFF"/>
                  </w:divBdr>
                  <w:divsChild>
                    <w:div w:id="401030978">
                      <w:marLeft w:val="0"/>
                      <w:marRight w:val="0"/>
                      <w:marTop w:val="0"/>
                      <w:marBottom w:val="0"/>
                      <w:divBdr>
                        <w:top w:val="none" w:sz="0" w:space="0" w:color="auto"/>
                        <w:left w:val="none" w:sz="0" w:space="0" w:color="auto"/>
                        <w:bottom w:val="none" w:sz="0" w:space="0" w:color="auto"/>
                        <w:right w:val="none" w:sz="0" w:space="0" w:color="auto"/>
                      </w:divBdr>
                    </w:div>
                  </w:divsChild>
                </w:div>
                <w:div w:id="918058969">
                  <w:marLeft w:val="0"/>
                  <w:marRight w:val="0"/>
                  <w:marTop w:val="0"/>
                  <w:marBottom w:val="0"/>
                  <w:divBdr>
                    <w:top w:val="single" w:sz="2" w:space="1" w:color="FFFFFF"/>
                    <w:left w:val="single" w:sz="2" w:space="12" w:color="FFFFFF"/>
                    <w:bottom w:val="single" w:sz="2" w:space="1" w:color="FFFFFF"/>
                    <w:right w:val="single" w:sz="2" w:space="4" w:color="FFFFFF"/>
                  </w:divBdr>
                  <w:divsChild>
                    <w:div w:id="2071272084">
                      <w:marLeft w:val="0"/>
                      <w:marRight w:val="0"/>
                      <w:marTop w:val="0"/>
                      <w:marBottom w:val="0"/>
                      <w:divBdr>
                        <w:top w:val="none" w:sz="0" w:space="0" w:color="auto"/>
                        <w:left w:val="none" w:sz="0" w:space="0" w:color="auto"/>
                        <w:bottom w:val="none" w:sz="0" w:space="0" w:color="auto"/>
                        <w:right w:val="none" w:sz="0" w:space="0" w:color="auto"/>
                      </w:divBdr>
                    </w:div>
                  </w:divsChild>
                </w:div>
                <w:div w:id="664669379">
                  <w:marLeft w:val="0"/>
                  <w:marRight w:val="0"/>
                  <w:marTop w:val="0"/>
                  <w:marBottom w:val="0"/>
                  <w:divBdr>
                    <w:top w:val="single" w:sz="2" w:space="1" w:color="FFFFFF"/>
                    <w:left w:val="single" w:sz="2" w:space="12" w:color="FFFFFF"/>
                    <w:bottom w:val="single" w:sz="2" w:space="1" w:color="FFFFFF"/>
                    <w:right w:val="single" w:sz="2" w:space="4" w:color="FFFFFF"/>
                  </w:divBdr>
                  <w:divsChild>
                    <w:div w:id="1495414061">
                      <w:marLeft w:val="0"/>
                      <w:marRight w:val="0"/>
                      <w:marTop w:val="0"/>
                      <w:marBottom w:val="0"/>
                      <w:divBdr>
                        <w:top w:val="none" w:sz="0" w:space="0" w:color="auto"/>
                        <w:left w:val="none" w:sz="0" w:space="0" w:color="auto"/>
                        <w:bottom w:val="none" w:sz="0" w:space="0" w:color="auto"/>
                        <w:right w:val="none" w:sz="0" w:space="0" w:color="auto"/>
                      </w:divBdr>
                    </w:div>
                  </w:divsChild>
                </w:div>
                <w:div w:id="160659746">
                  <w:marLeft w:val="0"/>
                  <w:marRight w:val="0"/>
                  <w:marTop w:val="0"/>
                  <w:marBottom w:val="0"/>
                  <w:divBdr>
                    <w:top w:val="single" w:sz="2" w:space="1" w:color="FFFFFF"/>
                    <w:left w:val="single" w:sz="2" w:space="12" w:color="FFFFFF"/>
                    <w:bottom w:val="single" w:sz="2" w:space="1" w:color="FFFFFF"/>
                    <w:right w:val="single" w:sz="2" w:space="4" w:color="FFFFFF"/>
                  </w:divBdr>
                  <w:divsChild>
                    <w:div w:id="372853946">
                      <w:marLeft w:val="0"/>
                      <w:marRight w:val="0"/>
                      <w:marTop w:val="0"/>
                      <w:marBottom w:val="0"/>
                      <w:divBdr>
                        <w:top w:val="none" w:sz="0" w:space="0" w:color="auto"/>
                        <w:left w:val="none" w:sz="0" w:space="0" w:color="auto"/>
                        <w:bottom w:val="none" w:sz="0" w:space="0" w:color="auto"/>
                        <w:right w:val="none" w:sz="0" w:space="0" w:color="auto"/>
                      </w:divBdr>
                    </w:div>
                  </w:divsChild>
                </w:div>
                <w:div w:id="288053327">
                  <w:marLeft w:val="0"/>
                  <w:marRight w:val="0"/>
                  <w:marTop w:val="0"/>
                  <w:marBottom w:val="0"/>
                  <w:divBdr>
                    <w:top w:val="single" w:sz="2" w:space="1" w:color="FFFFFF"/>
                    <w:left w:val="single" w:sz="2" w:space="12" w:color="FFFFFF"/>
                    <w:bottom w:val="single" w:sz="2" w:space="1" w:color="FFFFFF"/>
                    <w:right w:val="single" w:sz="2" w:space="4" w:color="FFFFFF"/>
                  </w:divBdr>
                  <w:divsChild>
                    <w:div w:id="1171288546">
                      <w:marLeft w:val="0"/>
                      <w:marRight w:val="0"/>
                      <w:marTop w:val="0"/>
                      <w:marBottom w:val="0"/>
                      <w:divBdr>
                        <w:top w:val="none" w:sz="0" w:space="0" w:color="auto"/>
                        <w:left w:val="none" w:sz="0" w:space="0" w:color="auto"/>
                        <w:bottom w:val="none" w:sz="0" w:space="0" w:color="auto"/>
                        <w:right w:val="none" w:sz="0" w:space="0" w:color="auto"/>
                      </w:divBdr>
                    </w:div>
                  </w:divsChild>
                </w:div>
                <w:div w:id="231158846">
                  <w:marLeft w:val="0"/>
                  <w:marRight w:val="0"/>
                  <w:marTop w:val="0"/>
                  <w:marBottom w:val="0"/>
                  <w:divBdr>
                    <w:top w:val="single" w:sz="2" w:space="1" w:color="FFFFFF"/>
                    <w:left w:val="single" w:sz="2" w:space="12" w:color="FFFFFF"/>
                    <w:bottom w:val="single" w:sz="2" w:space="1" w:color="FFFFFF"/>
                    <w:right w:val="single" w:sz="2" w:space="4" w:color="FFFFFF"/>
                  </w:divBdr>
                  <w:divsChild>
                    <w:div w:id="2130196554">
                      <w:marLeft w:val="0"/>
                      <w:marRight w:val="0"/>
                      <w:marTop w:val="0"/>
                      <w:marBottom w:val="0"/>
                      <w:divBdr>
                        <w:top w:val="none" w:sz="0" w:space="0" w:color="auto"/>
                        <w:left w:val="none" w:sz="0" w:space="0" w:color="auto"/>
                        <w:bottom w:val="none" w:sz="0" w:space="0" w:color="auto"/>
                        <w:right w:val="none" w:sz="0" w:space="0" w:color="auto"/>
                      </w:divBdr>
                    </w:div>
                  </w:divsChild>
                </w:div>
                <w:div w:id="999313833">
                  <w:marLeft w:val="0"/>
                  <w:marRight w:val="0"/>
                  <w:marTop w:val="0"/>
                  <w:marBottom w:val="0"/>
                  <w:divBdr>
                    <w:top w:val="single" w:sz="2" w:space="1" w:color="FFFFFF"/>
                    <w:left w:val="single" w:sz="2" w:space="12" w:color="FFFFFF"/>
                    <w:bottom w:val="single" w:sz="2" w:space="1" w:color="FFFFFF"/>
                    <w:right w:val="single" w:sz="2" w:space="4" w:color="FFFFFF"/>
                  </w:divBdr>
                  <w:divsChild>
                    <w:div w:id="1464810955">
                      <w:marLeft w:val="0"/>
                      <w:marRight w:val="0"/>
                      <w:marTop w:val="0"/>
                      <w:marBottom w:val="0"/>
                      <w:divBdr>
                        <w:top w:val="none" w:sz="0" w:space="0" w:color="auto"/>
                        <w:left w:val="none" w:sz="0" w:space="0" w:color="auto"/>
                        <w:bottom w:val="none" w:sz="0" w:space="0" w:color="auto"/>
                        <w:right w:val="none" w:sz="0" w:space="0" w:color="auto"/>
                      </w:divBdr>
                    </w:div>
                  </w:divsChild>
                </w:div>
                <w:div w:id="865021762">
                  <w:marLeft w:val="0"/>
                  <w:marRight w:val="0"/>
                  <w:marTop w:val="0"/>
                  <w:marBottom w:val="0"/>
                  <w:divBdr>
                    <w:top w:val="single" w:sz="2" w:space="1" w:color="FFFFFF"/>
                    <w:left w:val="single" w:sz="2" w:space="12" w:color="FFFFFF"/>
                    <w:bottom w:val="single" w:sz="2" w:space="1" w:color="FFFFFF"/>
                    <w:right w:val="single" w:sz="2" w:space="4" w:color="FFFFFF"/>
                  </w:divBdr>
                  <w:divsChild>
                    <w:div w:id="1442217574">
                      <w:marLeft w:val="0"/>
                      <w:marRight w:val="0"/>
                      <w:marTop w:val="0"/>
                      <w:marBottom w:val="0"/>
                      <w:divBdr>
                        <w:top w:val="none" w:sz="0" w:space="0" w:color="auto"/>
                        <w:left w:val="none" w:sz="0" w:space="0" w:color="auto"/>
                        <w:bottom w:val="none" w:sz="0" w:space="0" w:color="auto"/>
                        <w:right w:val="none" w:sz="0" w:space="0" w:color="auto"/>
                      </w:divBdr>
                    </w:div>
                  </w:divsChild>
                </w:div>
                <w:div w:id="1276524703">
                  <w:marLeft w:val="0"/>
                  <w:marRight w:val="0"/>
                  <w:marTop w:val="0"/>
                  <w:marBottom w:val="0"/>
                  <w:divBdr>
                    <w:top w:val="single" w:sz="2" w:space="1" w:color="FFFFFF"/>
                    <w:left w:val="single" w:sz="2" w:space="12" w:color="FFFFFF"/>
                    <w:bottom w:val="single" w:sz="2" w:space="4" w:color="FFFFFF"/>
                    <w:right w:val="single" w:sz="2" w:space="4" w:color="FFFFFF"/>
                  </w:divBdr>
                  <w:divsChild>
                    <w:div w:id="3334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066374">
          <w:marLeft w:val="0"/>
          <w:marRight w:val="0"/>
          <w:marTop w:val="0"/>
          <w:marBottom w:val="335"/>
          <w:divBdr>
            <w:top w:val="none" w:sz="0" w:space="0" w:color="auto"/>
            <w:left w:val="none" w:sz="0" w:space="0" w:color="auto"/>
            <w:bottom w:val="none" w:sz="0" w:space="0" w:color="auto"/>
            <w:right w:val="none" w:sz="0" w:space="0" w:color="auto"/>
          </w:divBdr>
          <w:divsChild>
            <w:div w:id="1757088624">
              <w:marLeft w:val="0"/>
              <w:marRight w:val="0"/>
              <w:marTop w:val="0"/>
              <w:marBottom w:val="0"/>
              <w:divBdr>
                <w:top w:val="none" w:sz="0" w:space="0" w:color="auto"/>
                <w:left w:val="none" w:sz="0" w:space="0" w:color="auto"/>
                <w:bottom w:val="none" w:sz="0" w:space="0" w:color="auto"/>
                <w:right w:val="none" w:sz="0" w:space="0" w:color="auto"/>
              </w:divBdr>
              <w:divsChild>
                <w:div w:id="2005667129">
                  <w:marLeft w:val="0"/>
                  <w:marRight w:val="0"/>
                  <w:marTop w:val="0"/>
                  <w:marBottom w:val="0"/>
                  <w:divBdr>
                    <w:top w:val="single" w:sz="2" w:space="4" w:color="FFFFFF"/>
                    <w:left w:val="single" w:sz="2" w:space="12" w:color="FFFFFF"/>
                    <w:bottom w:val="single" w:sz="2" w:space="1" w:color="FFFFFF"/>
                    <w:right w:val="single" w:sz="2" w:space="4" w:color="FFFFFF"/>
                  </w:divBdr>
                  <w:divsChild>
                    <w:div w:id="700858759">
                      <w:marLeft w:val="0"/>
                      <w:marRight w:val="0"/>
                      <w:marTop w:val="0"/>
                      <w:marBottom w:val="0"/>
                      <w:divBdr>
                        <w:top w:val="none" w:sz="0" w:space="0" w:color="auto"/>
                        <w:left w:val="none" w:sz="0" w:space="0" w:color="auto"/>
                        <w:bottom w:val="none" w:sz="0" w:space="0" w:color="auto"/>
                        <w:right w:val="none" w:sz="0" w:space="0" w:color="auto"/>
                      </w:divBdr>
                    </w:div>
                  </w:divsChild>
                </w:div>
                <w:div w:id="273826359">
                  <w:marLeft w:val="0"/>
                  <w:marRight w:val="0"/>
                  <w:marTop w:val="0"/>
                  <w:marBottom w:val="0"/>
                  <w:divBdr>
                    <w:top w:val="single" w:sz="2" w:space="1" w:color="FFFFFF"/>
                    <w:left w:val="single" w:sz="2" w:space="12" w:color="FFFFFF"/>
                    <w:bottom w:val="single" w:sz="2" w:space="1" w:color="FFFFFF"/>
                    <w:right w:val="single" w:sz="2" w:space="4" w:color="FFFFFF"/>
                  </w:divBdr>
                  <w:divsChild>
                    <w:div w:id="1357852756">
                      <w:marLeft w:val="0"/>
                      <w:marRight w:val="0"/>
                      <w:marTop w:val="0"/>
                      <w:marBottom w:val="0"/>
                      <w:divBdr>
                        <w:top w:val="none" w:sz="0" w:space="0" w:color="auto"/>
                        <w:left w:val="none" w:sz="0" w:space="0" w:color="auto"/>
                        <w:bottom w:val="none" w:sz="0" w:space="0" w:color="auto"/>
                        <w:right w:val="none" w:sz="0" w:space="0" w:color="auto"/>
                      </w:divBdr>
                    </w:div>
                  </w:divsChild>
                </w:div>
                <w:div w:id="291791905">
                  <w:marLeft w:val="0"/>
                  <w:marRight w:val="0"/>
                  <w:marTop w:val="0"/>
                  <w:marBottom w:val="0"/>
                  <w:divBdr>
                    <w:top w:val="single" w:sz="2" w:space="1" w:color="FFFFFF"/>
                    <w:left w:val="single" w:sz="2" w:space="12" w:color="FFFFFF"/>
                    <w:bottom w:val="single" w:sz="2" w:space="1" w:color="FFFFFF"/>
                    <w:right w:val="single" w:sz="2" w:space="4" w:color="FFFFFF"/>
                  </w:divBdr>
                  <w:divsChild>
                    <w:div w:id="1412581495">
                      <w:marLeft w:val="0"/>
                      <w:marRight w:val="0"/>
                      <w:marTop w:val="0"/>
                      <w:marBottom w:val="0"/>
                      <w:divBdr>
                        <w:top w:val="none" w:sz="0" w:space="0" w:color="auto"/>
                        <w:left w:val="none" w:sz="0" w:space="0" w:color="auto"/>
                        <w:bottom w:val="none" w:sz="0" w:space="0" w:color="auto"/>
                        <w:right w:val="none" w:sz="0" w:space="0" w:color="auto"/>
                      </w:divBdr>
                    </w:div>
                  </w:divsChild>
                </w:div>
                <w:div w:id="247621343">
                  <w:marLeft w:val="0"/>
                  <w:marRight w:val="0"/>
                  <w:marTop w:val="0"/>
                  <w:marBottom w:val="0"/>
                  <w:divBdr>
                    <w:top w:val="single" w:sz="2" w:space="1" w:color="FFFFFF"/>
                    <w:left w:val="single" w:sz="2" w:space="12" w:color="FFFFFF"/>
                    <w:bottom w:val="single" w:sz="2" w:space="1" w:color="FFFFFF"/>
                    <w:right w:val="single" w:sz="2" w:space="4" w:color="FFFFFF"/>
                  </w:divBdr>
                  <w:divsChild>
                    <w:div w:id="1685981225">
                      <w:marLeft w:val="0"/>
                      <w:marRight w:val="0"/>
                      <w:marTop w:val="0"/>
                      <w:marBottom w:val="0"/>
                      <w:divBdr>
                        <w:top w:val="none" w:sz="0" w:space="0" w:color="auto"/>
                        <w:left w:val="none" w:sz="0" w:space="0" w:color="auto"/>
                        <w:bottom w:val="none" w:sz="0" w:space="0" w:color="auto"/>
                        <w:right w:val="none" w:sz="0" w:space="0" w:color="auto"/>
                      </w:divBdr>
                    </w:div>
                  </w:divsChild>
                </w:div>
                <w:div w:id="1052802027">
                  <w:marLeft w:val="0"/>
                  <w:marRight w:val="0"/>
                  <w:marTop w:val="0"/>
                  <w:marBottom w:val="0"/>
                  <w:divBdr>
                    <w:top w:val="single" w:sz="2" w:space="1" w:color="FFFFFF"/>
                    <w:left w:val="single" w:sz="2" w:space="12" w:color="FFFFFF"/>
                    <w:bottom w:val="single" w:sz="2" w:space="1" w:color="FFFFFF"/>
                    <w:right w:val="single" w:sz="2" w:space="4" w:color="FFFFFF"/>
                  </w:divBdr>
                  <w:divsChild>
                    <w:div w:id="330521778">
                      <w:marLeft w:val="0"/>
                      <w:marRight w:val="0"/>
                      <w:marTop w:val="0"/>
                      <w:marBottom w:val="0"/>
                      <w:divBdr>
                        <w:top w:val="none" w:sz="0" w:space="0" w:color="auto"/>
                        <w:left w:val="none" w:sz="0" w:space="0" w:color="auto"/>
                        <w:bottom w:val="none" w:sz="0" w:space="0" w:color="auto"/>
                        <w:right w:val="none" w:sz="0" w:space="0" w:color="auto"/>
                      </w:divBdr>
                    </w:div>
                  </w:divsChild>
                </w:div>
                <w:div w:id="66810053">
                  <w:marLeft w:val="0"/>
                  <w:marRight w:val="0"/>
                  <w:marTop w:val="0"/>
                  <w:marBottom w:val="0"/>
                  <w:divBdr>
                    <w:top w:val="single" w:sz="2" w:space="1" w:color="FFFFFF"/>
                    <w:left w:val="single" w:sz="2" w:space="12" w:color="FFFFFF"/>
                    <w:bottom w:val="single" w:sz="2" w:space="1" w:color="FFFFFF"/>
                    <w:right w:val="single" w:sz="2" w:space="4" w:color="FFFFFF"/>
                  </w:divBdr>
                  <w:divsChild>
                    <w:div w:id="8415279">
                      <w:marLeft w:val="0"/>
                      <w:marRight w:val="0"/>
                      <w:marTop w:val="0"/>
                      <w:marBottom w:val="0"/>
                      <w:divBdr>
                        <w:top w:val="none" w:sz="0" w:space="0" w:color="auto"/>
                        <w:left w:val="none" w:sz="0" w:space="0" w:color="auto"/>
                        <w:bottom w:val="none" w:sz="0" w:space="0" w:color="auto"/>
                        <w:right w:val="none" w:sz="0" w:space="0" w:color="auto"/>
                      </w:divBdr>
                    </w:div>
                  </w:divsChild>
                </w:div>
                <w:div w:id="315034502">
                  <w:marLeft w:val="0"/>
                  <w:marRight w:val="0"/>
                  <w:marTop w:val="0"/>
                  <w:marBottom w:val="0"/>
                  <w:divBdr>
                    <w:top w:val="single" w:sz="2" w:space="1" w:color="FFFFFF"/>
                    <w:left w:val="single" w:sz="2" w:space="12" w:color="FFFFFF"/>
                    <w:bottom w:val="single" w:sz="2" w:space="1" w:color="FFFFFF"/>
                    <w:right w:val="single" w:sz="2" w:space="4" w:color="FFFFFF"/>
                  </w:divBdr>
                  <w:divsChild>
                    <w:div w:id="1564875511">
                      <w:marLeft w:val="0"/>
                      <w:marRight w:val="0"/>
                      <w:marTop w:val="0"/>
                      <w:marBottom w:val="0"/>
                      <w:divBdr>
                        <w:top w:val="none" w:sz="0" w:space="0" w:color="auto"/>
                        <w:left w:val="none" w:sz="0" w:space="0" w:color="auto"/>
                        <w:bottom w:val="none" w:sz="0" w:space="0" w:color="auto"/>
                        <w:right w:val="none" w:sz="0" w:space="0" w:color="auto"/>
                      </w:divBdr>
                    </w:div>
                  </w:divsChild>
                </w:div>
                <w:div w:id="866603593">
                  <w:marLeft w:val="0"/>
                  <w:marRight w:val="0"/>
                  <w:marTop w:val="0"/>
                  <w:marBottom w:val="0"/>
                  <w:divBdr>
                    <w:top w:val="single" w:sz="2" w:space="1" w:color="FFFFFF"/>
                    <w:left w:val="single" w:sz="2" w:space="12" w:color="FFFFFF"/>
                    <w:bottom w:val="single" w:sz="2" w:space="1" w:color="FFFFFF"/>
                    <w:right w:val="single" w:sz="2" w:space="4" w:color="FFFFFF"/>
                  </w:divBdr>
                  <w:divsChild>
                    <w:div w:id="202518659">
                      <w:marLeft w:val="0"/>
                      <w:marRight w:val="0"/>
                      <w:marTop w:val="0"/>
                      <w:marBottom w:val="0"/>
                      <w:divBdr>
                        <w:top w:val="none" w:sz="0" w:space="0" w:color="auto"/>
                        <w:left w:val="none" w:sz="0" w:space="0" w:color="auto"/>
                        <w:bottom w:val="none" w:sz="0" w:space="0" w:color="auto"/>
                        <w:right w:val="none" w:sz="0" w:space="0" w:color="auto"/>
                      </w:divBdr>
                    </w:div>
                  </w:divsChild>
                </w:div>
                <w:div w:id="698092550">
                  <w:marLeft w:val="0"/>
                  <w:marRight w:val="0"/>
                  <w:marTop w:val="0"/>
                  <w:marBottom w:val="0"/>
                  <w:divBdr>
                    <w:top w:val="single" w:sz="2" w:space="1" w:color="FFFFFF"/>
                    <w:left w:val="single" w:sz="2" w:space="12" w:color="FFFFFF"/>
                    <w:bottom w:val="single" w:sz="2" w:space="1" w:color="FFFFFF"/>
                    <w:right w:val="single" w:sz="2" w:space="4" w:color="FFFFFF"/>
                  </w:divBdr>
                  <w:divsChild>
                    <w:div w:id="1729111494">
                      <w:marLeft w:val="0"/>
                      <w:marRight w:val="0"/>
                      <w:marTop w:val="0"/>
                      <w:marBottom w:val="0"/>
                      <w:divBdr>
                        <w:top w:val="none" w:sz="0" w:space="0" w:color="auto"/>
                        <w:left w:val="none" w:sz="0" w:space="0" w:color="auto"/>
                        <w:bottom w:val="none" w:sz="0" w:space="0" w:color="auto"/>
                        <w:right w:val="none" w:sz="0" w:space="0" w:color="auto"/>
                      </w:divBdr>
                    </w:div>
                  </w:divsChild>
                </w:div>
                <w:div w:id="1548108321">
                  <w:marLeft w:val="0"/>
                  <w:marRight w:val="0"/>
                  <w:marTop w:val="0"/>
                  <w:marBottom w:val="0"/>
                  <w:divBdr>
                    <w:top w:val="single" w:sz="2" w:space="1" w:color="FFFFFF"/>
                    <w:left w:val="single" w:sz="2" w:space="12" w:color="FFFFFF"/>
                    <w:bottom w:val="single" w:sz="2" w:space="1" w:color="FFFFFF"/>
                    <w:right w:val="single" w:sz="2" w:space="4" w:color="FFFFFF"/>
                  </w:divBdr>
                  <w:divsChild>
                    <w:div w:id="1548955794">
                      <w:marLeft w:val="0"/>
                      <w:marRight w:val="0"/>
                      <w:marTop w:val="0"/>
                      <w:marBottom w:val="0"/>
                      <w:divBdr>
                        <w:top w:val="none" w:sz="0" w:space="0" w:color="auto"/>
                        <w:left w:val="none" w:sz="0" w:space="0" w:color="auto"/>
                        <w:bottom w:val="none" w:sz="0" w:space="0" w:color="auto"/>
                        <w:right w:val="none" w:sz="0" w:space="0" w:color="auto"/>
                      </w:divBdr>
                    </w:div>
                  </w:divsChild>
                </w:div>
                <w:div w:id="582103197">
                  <w:marLeft w:val="0"/>
                  <w:marRight w:val="0"/>
                  <w:marTop w:val="0"/>
                  <w:marBottom w:val="0"/>
                  <w:divBdr>
                    <w:top w:val="single" w:sz="2" w:space="1" w:color="FFFFFF"/>
                    <w:left w:val="single" w:sz="2" w:space="12" w:color="FFFFFF"/>
                    <w:bottom w:val="single" w:sz="2" w:space="1" w:color="FFFFFF"/>
                    <w:right w:val="single" w:sz="2" w:space="4" w:color="FFFFFF"/>
                  </w:divBdr>
                  <w:divsChild>
                    <w:div w:id="291401983">
                      <w:marLeft w:val="0"/>
                      <w:marRight w:val="0"/>
                      <w:marTop w:val="0"/>
                      <w:marBottom w:val="0"/>
                      <w:divBdr>
                        <w:top w:val="none" w:sz="0" w:space="0" w:color="auto"/>
                        <w:left w:val="none" w:sz="0" w:space="0" w:color="auto"/>
                        <w:bottom w:val="none" w:sz="0" w:space="0" w:color="auto"/>
                        <w:right w:val="none" w:sz="0" w:space="0" w:color="auto"/>
                      </w:divBdr>
                    </w:div>
                  </w:divsChild>
                </w:div>
                <w:div w:id="1268152079">
                  <w:marLeft w:val="0"/>
                  <w:marRight w:val="0"/>
                  <w:marTop w:val="0"/>
                  <w:marBottom w:val="0"/>
                  <w:divBdr>
                    <w:top w:val="single" w:sz="2" w:space="1" w:color="FFFFFF"/>
                    <w:left w:val="single" w:sz="2" w:space="12" w:color="FFFFFF"/>
                    <w:bottom w:val="single" w:sz="2" w:space="1" w:color="FFFFFF"/>
                    <w:right w:val="single" w:sz="2" w:space="4" w:color="FFFFFF"/>
                  </w:divBdr>
                  <w:divsChild>
                    <w:div w:id="82803959">
                      <w:marLeft w:val="0"/>
                      <w:marRight w:val="0"/>
                      <w:marTop w:val="0"/>
                      <w:marBottom w:val="0"/>
                      <w:divBdr>
                        <w:top w:val="none" w:sz="0" w:space="0" w:color="auto"/>
                        <w:left w:val="none" w:sz="0" w:space="0" w:color="auto"/>
                        <w:bottom w:val="none" w:sz="0" w:space="0" w:color="auto"/>
                        <w:right w:val="none" w:sz="0" w:space="0" w:color="auto"/>
                      </w:divBdr>
                    </w:div>
                  </w:divsChild>
                </w:div>
                <w:div w:id="983048116">
                  <w:marLeft w:val="0"/>
                  <w:marRight w:val="0"/>
                  <w:marTop w:val="0"/>
                  <w:marBottom w:val="0"/>
                  <w:divBdr>
                    <w:top w:val="single" w:sz="2" w:space="1" w:color="FFFFFF"/>
                    <w:left w:val="single" w:sz="2" w:space="12" w:color="FFFFFF"/>
                    <w:bottom w:val="single" w:sz="2" w:space="1" w:color="FFFFFF"/>
                    <w:right w:val="single" w:sz="2" w:space="4" w:color="FFFFFF"/>
                  </w:divBdr>
                  <w:divsChild>
                    <w:div w:id="377630231">
                      <w:marLeft w:val="0"/>
                      <w:marRight w:val="0"/>
                      <w:marTop w:val="0"/>
                      <w:marBottom w:val="0"/>
                      <w:divBdr>
                        <w:top w:val="none" w:sz="0" w:space="0" w:color="auto"/>
                        <w:left w:val="none" w:sz="0" w:space="0" w:color="auto"/>
                        <w:bottom w:val="none" w:sz="0" w:space="0" w:color="auto"/>
                        <w:right w:val="none" w:sz="0" w:space="0" w:color="auto"/>
                      </w:divBdr>
                    </w:div>
                  </w:divsChild>
                </w:div>
                <w:div w:id="1724909191">
                  <w:marLeft w:val="0"/>
                  <w:marRight w:val="0"/>
                  <w:marTop w:val="0"/>
                  <w:marBottom w:val="0"/>
                  <w:divBdr>
                    <w:top w:val="single" w:sz="2" w:space="1" w:color="FFFFFF"/>
                    <w:left w:val="single" w:sz="2" w:space="12" w:color="FFFFFF"/>
                    <w:bottom w:val="single" w:sz="2" w:space="1" w:color="FFFFFF"/>
                    <w:right w:val="single" w:sz="2" w:space="4" w:color="FFFFFF"/>
                  </w:divBdr>
                  <w:divsChild>
                    <w:div w:id="1228343953">
                      <w:marLeft w:val="0"/>
                      <w:marRight w:val="0"/>
                      <w:marTop w:val="0"/>
                      <w:marBottom w:val="0"/>
                      <w:divBdr>
                        <w:top w:val="none" w:sz="0" w:space="0" w:color="auto"/>
                        <w:left w:val="none" w:sz="0" w:space="0" w:color="auto"/>
                        <w:bottom w:val="none" w:sz="0" w:space="0" w:color="auto"/>
                        <w:right w:val="none" w:sz="0" w:space="0" w:color="auto"/>
                      </w:divBdr>
                    </w:div>
                  </w:divsChild>
                </w:div>
                <w:div w:id="1737312013">
                  <w:marLeft w:val="0"/>
                  <w:marRight w:val="0"/>
                  <w:marTop w:val="0"/>
                  <w:marBottom w:val="0"/>
                  <w:divBdr>
                    <w:top w:val="single" w:sz="2" w:space="1" w:color="FFFFFF"/>
                    <w:left w:val="single" w:sz="2" w:space="12" w:color="FFFFFF"/>
                    <w:bottom w:val="single" w:sz="2" w:space="1" w:color="FFFFFF"/>
                    <w:right w:val="single" w:sz="2" w:space="4" w:color="FFFFFF"/>
                  </w:divBdr>
                  <w:divsChild>
                    <w:div w:id="1927763827">
                      <w:marLeft w:val="0"/>
                      <w:marRight w:val="0"/>
                      <w:marTop w:val="0"/>
                      <w:marBottom w:val="0"/>
                      <w:divBdr>
                        <w:top w:val="none" w:sz="0" w:space="0" w:color="auto"/>
                        <w:left w:val="none" w:sz="0" w:space="0" w:color="auto"/>
                        <w:bottom w:val="none" w:sz="0" w:space="0" w:color="auto"/>
                        <w:right w:val="none" w:sz="0" w:space="0" w:color="auto"/>
                      </w:divBdr>
                    </w:div>
                  </w:divsChild>
                </w:div>
                <w:div w:id="985662917">
                  <w:marLeft w:val="0"/>
                  <w:marRight w:val="0"/>
                  <w:marTop w:val="0"/>
                  <w:marBottom w:val="0"/>
                  <w:divBdr>
                    <w:top w:val="single" w:sz="2" w:space="1" w:color="FFFFFF"/>
                    <w:left w:val="single" w:sz="2" w:space="12" w:color="FFFFFF"/>
                    <w:bottom w:val="single" w:sz="2" w:space="1" w:color="FFFFFF"/>
                    <w:right w:val="single" w:sz="2" w:space="4" w:color="FFFFFF"/>
                  </w:divBdr>
                  <w:divsChild>
                    <w:div w:id="1667509406">
                      <w:marLeft w:val="0"/>
                      <w:marRight w:val="0"/>
                      <w:marTop w:val="0"/>
                      <w:marBottom w:val="0"/>
                      <w:divBdr>
                        <w:top w:val="none" w:sz="0" w:space="0" w:color="auto"/>
                        <w:left w:val="none" w:sz="0" w:space="0" w:color="auto"/>
                        <w:bottom w:val="none" w:sz="0" w:space="0" w:color="auto"/>
                        <w:right w:val="none" w:sz="0" w:space="0" w:color="auto"/>
                      </w:divBdr>
                    </w:div>
                  </w:divsChild>
                </w:div>
                <w:div w:id="1946690593">
                  <w:marLeft w:val="0"/>
                  <w:marRight w:val="0"/>
                  <w:marTop w:val="0"/>
                  <w:marBottom w:val="0"/>
                  <w:divBdr>
                    <w:top w:val="single" w:sz="2" w:space="1" w:color="FFFFFF"/>
                    <w:left w:val="single" w:sz="2" w:space="12" w:color="FFFFFF"/>
                    <w:bottom w:val="single" w:sz="2" w:space="1" w:color="FFFFFF"/>
                    <w:right w:val="single" w:sz="2" w:space="4" w:color="FFFFFF"/>
                  </w:divBdr>
                  <w:divsChild>
                    <w:div w:id="1845512534">
                      <w:marLeft w:val="0"/>
                      <w:marRight w:val="0"/>
                      <w:marTop w:val="0"/>
                      <w:marBottom w:val="0"/>
                      <w:divBdr>
                        <w:top w:val="none" w:sz="0" w:space="0" w:color="auto"/>
                        <w:left w:val="none" w:sz="0" w:space="0" w:color="auto"/>
                        <w:bottom w:val="none" w:sz="0" w:space="0" w:color="auto"/>
                        <w:right w:val="none" w:sz="0" w:space="0" w:color="auto"/>
                      </w:divBdr>
                    </w:div>
                  </w:divsChild>
                </w:div>
                <w:div w:id="1980844581">
                  <w:marLeft w:val="0"/>
                  <w:marRight w:val="0"/>
                  <w:marTop w:val="0"/>
                  <w:marBottom w:val="0"/>
                  <w:divBdr>
                    <w:top w:val="single" w:sz="2" w:space="1" w:color="FFFFFF"/>
                    <w:left w:val="single" w:sz="2" w:space="12" w:color="FFFFFF"/>
                    <w:bottom w:val="single" w:sz="2" w:space="1" w:color="FFFFFF"/>
                    <w:right w:val="single" w:sz="2" w:space="4" w:color="FFFFFF"/>
                  </w:divBdr>
                  <w:divsChild>
                    <w:div w:id="437991961">
                      <w:marLeft w:val="0"/>
                      <w:marRight w:val="0"/>
                      <w:marTop w:val="0"/>
                      <w:marBottom w:val="0"/>
                      <w:divBdr>
                        <w:top w:val="none" w:sz="0" w:space="0" w:color="auto"/>
                        <w:left w:val="none" w:sz="0" w:space="0" w:color="auto"/>
                        <w:bottom w:val="none" w:sz="0" w:space="0" w:color="auto"/>
                        <w:right w:val="none" w:sz="0" w:space="0" w:color="auto"/>
                      </w:divBdr>
                    </w:div>
                  </w:divsChild>
                </w:div>
                <w:div w:id="621694837">
                  <w:marLeft w:val="0"/>
                  <w:marRight w:val="0"/>
                  <w:marTop w:val="0"/>
                  <w:marBottom w:val="0"/>
                  <w:divBdr>
                    <w:top w:val="single" w:sz="2" w:space="1" w:color="FFFFFF"/>
                    <w:left w:val="single" w:sz="2" w:space="12" w:color="FFFFFF"/>
                    <w:bottom w:val="single" w:sz="2" w:space="1" w:color="FFFFFF"/>
                    <w:right w:val="single" w:sz="2" w:space="4" w:color="FFFFFF"/>
                  </w:divBdr>
                  <w:divsChild>
                    <w:div w:id="500316865">
                      <w:marLeft w:val="0"/>
                      <w:marRight w:val="0"/>
                      <w:marTop w:val="0"/>
                      <w:marBottom w:val="0"/>
                      <w:divBdr>
                        <w:top w:val="none" w:sz="0" w:space="0" w:color="auto"/>
                        <w:left w:val="none" w:sz="0" w:space="0" w:color="auto"/>
                        <w:bottom w:val="none" w:sz="0" w:space="0" w:color="auto"/>
                        <w:right w:val="none" w:sz="0" w:space="0" w:color="auto"/>
                      </w:divBdr>
                    </w:div>
                  </w:divsChild>
                </w:div>
                <w:div w:id="544685395">
                  <w:marLeft w:val="0"/>
                  <w:marRight w:val="0"/>
                  <w:marTop w:val="0"/>
                  <w:marBottom w:val="0"/>
                  <w:divBdr>
                    <w:top w:val="single" w:sz="2" w:space="1" w:color="FFFFFF"/>
                    <w:left w:val="single" w:sz="2" w:space="12" w:color="FFFFFF"/>
                    <w:bottom w:val="single" w:sz="2" w:space="1" w:color="FFFFFF"/>
                    <w:right w:val="single" w:sz="2" w:space="4" w:color="FFFFFF"/>
                  </w:divBdr>
                  <w:divsChild>
                    <w:div w:id="1792555647">
                      <w:marLeft w:val="0"/>
                      <w:marRight w:val="0"/>
                      <w:marTop w:val="0"/>
                      <w:marBottom w:val="0"/>
                      <w:divBdr>
                        <w:top w:val="none" w:sz="0" w:space="0" w:color="auto"/>
                        <w:left w:val="none" w:sz="0" w:space="0" w:color="auto"/>
                        <w:bottom w:val="none" w:sz="0" w:space="0" w:color="auto"/>
                        <w:right w:val="none" w:sz="0" w:space="0" w:color="auto"/>
                      </w:divBdr>
                    </w:div>
                  </w:divsChild>
                </w:div>
                <w:div w:id="577397261">
                  <w:marLeft w:val="0"/>
                  <w:marRight w:val="0"/>
                  <w:marTop w:val="0"/>
                  <w:marBottom w:val="0"/>
                  <w:divBdr>
                    <w:top w:val="single" w:sz="2" w:space="1" w:color="FFFFFF"/>
                    <w:left w:val="single" w:sz="2" w:space="12" w:color="FFFFFF"/>
                    <w:bottom w:val="single" w:sz="2" w:space="1" w:color="FFFFFF"/>
                    <w:right w:val="single" w:sz="2" w:space="4" w:color="FFFFFF"/>
                  </w:divBdr>
                  <w:divsChild>
                    <w:div w:id="870339107">
                      <w:marLeft w:val="0"/>
                      <w:marRight w:val="0"/>
                      <w:marTop w:val="0"/>
                      <w:marBottom w:val="0"/>
                      <w:divBdr>
                        <w:top w:val="none" w:sz="0" w:space="0" w:color="auto"/>
                        <w:left w:val="none" w:sz="0" w:space="0" w:color="auto"/>
                        <w:bottom w:val="none" w:sz="0" w:space="0" w:color="auto"/>
                        <w:right w:val="none" w:sz="0" w:space="0" w:color="auto"/>
                      </w:divBdr>
                    </w:div>
                  </w:divsChild>
                </w:div>
                <w:div w:id="212155453">
                  <w:marLeft w:val="0"/>
                  <w:marRight w:val="0"/>
                  <w:marTop w:val="0"/>
                  <w:marBottom w:val="0"/>
                  <w:divBdr>
                    <w:top w:val="single" w:sz="2" w:space="1" w:color="FFFFFF"/>
                    <w:left w:val="single" w:sz="2" w:space="12" w:color="FFFFFF"/>
                    <w:bottom w:val="single" w:sz="2" w:space="1" w:color="FFFFFF"/>
                    <w:right w:val="single" w:sz="2" w:space="4" w:color="FFFFFF"/>
                  </w:divBdr>
                  <w:divsChild>
                    <w:div w:id="561216037">
                      <w:marLeft w:val="0"/>
                      <w:marRight w:val="0"/>
                      <w:marTop w:val="0"/>
                      <w:marBottom w:val="0"/>
                      <w:divBdr>
                        <w:top w:val="none" w:sz="0" w:space="0" w:color="auto"/>
                        <w:left w:val="none" w:sz="0" w:space="0" w:color="auto"/>
                        <w:bottom w:val="none" w:sz="0" w:space="0" w:color="auto"/>
                        <w:right w:val="none" w:sz="0" w:space="0" w:color="auto"/>
                      </w:divBdr>
                    </w:div>
                  </w:divsChild>
                </w:div>
                <w:div w:id="770856301">
                  <w:marLeft w:val="0"/>
                  <w:marRight w:val="0"/>
                  <w:marTop w:val="0"/>
                  <w:marBottom w:val="0"/>
                  <w:divBdr>
                    <w:top w:val="single" w:sz="2" w:space="1" w:color="FFFFFF"/>
                    <w:left w:val="single" w:sz="2" w:space="12" w:color="FFFFFF"/>
                    <w:bottom w:val="single" w:sz="2" w:space="1" w:color="FFFFFF"/>
                    <w:right w:val="single" w:sz="2" w:space="4" w:color="FFFFFF"/>
                  </w:divBdr>
                  <w:divsChild>
                    <w:div w:id="2140759288">
                      <w:marLeft w:val="0"/>
                      <w:marRight w:val="0"/>
                      <w:marTop w:val="0"/>
                      <w:marBottom w:val="0"/>
                      <w:divBdr>
                        <w:top w:val="none" w:sz="0" w:space="0" w:color="auto"/>
                        <w:left w:val="none" w:sz="0" w:space="0" w:color="auto"/>
                        <w:bottom w:val="none" w:sz="0" w:space="0" w:color="auto"/>
                        <w:right w:val="none" w:sz="0" w:space="0" w:color="auto"/>
                      </w:divBdr>
                    </w:div>
                  </w:divsChild>
                </w:div>
                <w:div w:id="728039565">
                  <w:marLeft w:val="0"/>
                  <w:marRight w:val="0"/>
                  <w:marTop w:val="0"/>
                  <w:marBottom w:val="0"/>
                  <w:divBdr>
                    <w:top w:val="single" w:sz="2" w:space="1" w:color="FFFFFF"/>
                    <w:left w:val="single" w:sz="2" w:space="12" w:color="FFFFFF"/>
                    <w:bottom w:val="single" w:sz="2" w:space="1" w:color="FFFFFF"/>
                    <w:right w:val="single" w:sz="2" w:space="4" w:color="FFFFFF"/>
                  </w:divBdr>
                  <w:divsChild>
                    <w:div w:id="1442070527">
                      <w:marLeft w:val="0"/>
                      <w:marRight w:val="0"/>
                      <w:marTop w:val="0"/>
                      <w:marBottom w:val="0"/>
                      <w:divBdr>
                        <w:top w:val="none" w:sz="0" w:space="0" w:color="auto"/>
                        <w:left w:val="none" w:sz="0" w:space="0" w:color="auto"/>
                        <w:bottom w:val="none" w:sz="0" w:space="0" w:color="auto"/>
                        <w:right w:val="none" w:sz="0" w:space="0" w:color="auto"/>
                      </w:divBdr>
                    </w:div>
                  </w:divsChild>
                </w:div>
                <w:div w:id="2041934712">
                  <w:marLeft w:val="0"/>
                  <w:marRight w:val="0"/>
                  <w:marTop w:val="0"/>
                  <w:marBottom w:val="0"/>
                  <w:divBdr>
                    <w:top w:val="single" w:sz="2" w:space="1" w:color="FFFFFF"/>
                    <w:left w:val="single" w:sz="2" w:space="12" w:color="FFFFFF"/>
                    <w:bottom w:val="single" w:sz="2" w:space="1" w:color="FFFFFF"/>
                    <w:right w:val="single" w:sz="2" w:space="4" w:color="FFFFFF"/>
                  </w:divBdr>
                  <w:divsChild>
                    <w:div w:id="621687277">
                      <w:marLeft w:val="0"/>
                      <w:marRight w:val="0"/>
                      <w:marTop w:val="0"/>
                      <w:marBottom w:val="0"/>
                      <w:divBdr>
                        <w:top w:val="none" w:sz="0" w:space="0" w:color="auto"/>
                        <w:left w:val="none" w:sz="0" w:space="0" w:color="auto"/>
                        <w:bottom w:val="none" w:sz="0" w:space="0" w:color="auto"/>
                        <w:right w:val="none" w:sz="0" w:space="0" w:color="auto"/>
                      </w:divBdr>
                    </w:div>
                  </w:divsChild>
                </w:div>
                <w:div w:id="369258340">
                  <w:marLeft w:val="0"/>
                  <w:marRight w:val="0"/>
                  <w:marTop w:val="0"/>
                  <w:marBottom w:val="0"/>
                  <w:divBdr>
                    <w:top w:val="single" w:sz="2" w:space="1" w:color="FFFFFF"/>
                    <w:left w:val="single" w:sz="2" w:space="12" w:color="FFFFFF"/>
                    <w:bottom w:val="single" w:sz="2" w:space="1" w:color="FFFFFF"/>
                    <w:right w:val="single" w:sz="2" w:space="4" w:color="FFFFFF"/>
                  </w:divBdr>
                  <w:divsChild>
                    <w:div w:id="2022388643">
                      <w:marLeft w:val="0"/>
                      <w:marRight w:val="0"/>
                      <w:marTop w:val="0"/>
                      <w:marBottom w:val="0"/>
                      <w:divBdr>
                        <w:top w:val="none" w:sz="0" w:space="0" w:color="auto"/>
                        <w:left w:val="none" w:sz="0" w:space="0" w:color="auto"/>
                        <w:bottom w:val="none" w:sz="0" w:space="0" w:color="auto"/>
                        <w:right w:val="none" w:sz="0" w:space="0" w:color="auto"/>
                      </w:divBdr>
                    </w:div>
                  </w:divsChild>
                </w:div>
                <w:div w:id="80495934">
                  <w:marLeft w:val="0"/>
                  <w:marRight w:val="0"/>
                  <w:marTop w:val="0"/>
                  <w:marBottom w:val="0"/>
                  <w:divBdr>
                    <w:top w:val="single" w:sz="2" w:space="1" w:color="FFFFFF"/>
                    <w:left w:val="single" w:sz="2" w:space="12" w:color="FFFFFF"/>
                    <w:bottom w:val="single" w:sz="2" w:space="1" w:color="FFFFFF"/>
                    <w:right w:val="single" w:sz="2" w:space="4" w:color="FFFFFF"/>
                  </w:divBdr>
                  <w:divsChild>
                    <w:div w:id="192234037">
                      <w:marLeft w:val="0"/>
                      <w:marRight w:val="0"/>
                      <w:marTop w:val="0"/>
                      <w:marBottom w:val="0"/>
                      <w:divBdr>
                        <w:top w:val="none" w:sz="0" w:space="0" w:color="auto"/>
                        <w:left w:val="none" w:sz="0" w:space="0" w:color="auto"/>
                        <w:bottom w:val="none" w:sz="0" w:space="0" w:color="auto"/>
                        <w:right w:val="none" w:sz="0" w:space="0" w:color="auto"/>
                      </w:divBdr>
                    </w:div>
                  </w:divsChild>
                </w:div>
                <w:div w:id="252662985">
                  <w:marLeft w:val="0"/>
                  <w:marRight w:val="0"/>
                  <w:marTop w:val="0"/>
                  <w:marBottom w:val="0"/>
                  <w:divBdr>
                    <w:top w:val="single" w:sz="2" w:space="1" w:color="FFFFFF"/>
                    <w:left w:val="single" w:sz="2" w:space="12" w:color="FFFFFF"/>
                    <w:bottom w:val="single" w:sz="2" w:space="1" w:color="FFFFFF"/>
                    <w:right w:val="single" w:sz="2" w:space="4" w:color="FFFFFF"/>
                  </w:divBdr>
                  <w:divsChild>
                    <w:div w:id="1891919829">
                      <w:marLeft w:val="0"/>
                      <w:marRight w:val="0"/>
                      <w:marTop w:val="0"/>
                      <w:marBottom w:val="0"/>
                      <w:divBdr>
                        <w:top w:val="none" w:sz="0" w:space="0" w:color="auto"/>
                        <w:left w:val="none" w:sz="0" w:space="0" w:color="auto"/>
                        <w:bottom w:val="none" w:sz="0" w:space="0" w:color="auto"/>
                        <w:right w:val="none" w:sz="0" w:space="0" w:color="auto"/>
                      </w:divBdr>
                    </w:div>
                  </w:divsChild>
                </w:div>
                <w:div w:id="71203869">
                  <w:marLeft w:val="0"/>
                  <w:marRight w:val="0"/>
                  <w:marTop w:val="0"/>
                  <w:marBottom w:val="0"/>
                  <w:divBdr>
                    <w:top w:val="single" w:sz="2" w:space="1" w:color="FFFFFF"/>
                    <w:left w:val="single" w:sz="2" w:space="12" w:color="FFFFFF"/>
                    <w:bottom w:val="single" w:sz="2" w:space="1" w:color="FFFFFF"/>
                    <w:right w:val="single" w:sz="2" w:space="4" w:color="FFFFFF"/>
                  </w:divBdr>
                  <w:divsChild>
                    <w:div w:id="1434281371">
                      <w:marLeft w:val="0"/>
                      <w:marRight w:val="0"/>
                      <w:marTop w:val="0"/>
                      <w:marBottom w:val="0"/>
                      <w:divBdr>
                        <w:top w:val="none" w:sz="0" w:space="0" w:color="auto"/>
                        <w:left w:val="none" w:sz="0" w:space="0" w:color="auto"/>
                        <w:bottom w:val="none" w:sz="0" w:space="0" w:color="auto"/>
                        <w:right w:val="none" w:sz="0" w:space="0" w:color="auto"/>
                      </w:divBdr>
                    </w:div>
                  </w:divsChild>
                </w:div>
                <w:div w:id="639581683">
                  <w:marLeft w:val="0"/>
                  <w:marRight w:val="0"/>
                  <w:marTop w:val="0"/>
                  <w:marBottom w:val="0"/>
                  <w:divBdr>
                    <w:top w:val="single" w:sz="2" w:space="1" w:color="FFFFFF"/>
                    <w:left w:val="single" w:sz="2" w:space="12" w:color="FFFFFF"/>
                    <w:bottom w:val="single" w:sz="2" w:space="1" w:color="FFFFFF"/>
                    <w:right w:val="single" w:sz="2" w:space="4" w:color="FFFFFF"/>
                  </w:divBdr>
                  <w:divsChild>
                    <w:div w:id="24213143">
                      <w:marLeft w:val="0"/>
                      <w:marRight w:val="0"/>
                      <w:marTop w:val="0"/>
                      <w:marBottom w:val="0"/>
                      <w:divBdr>
                        <w:top w:val="none" w:sz="0" w:space="0" w:color="auto"/>
                        <w:left w:val="none" w:sz="0" w:space="0" w:color="auto"/>
                        <w:bottom w:val="none" w:sz="0" w:space="0" w:color="auto"/>
                        <w:right w:val="none" w:sz="0" w:space="0" w:color="auto"/>
                      </w:divBdr>
                    </w:div>
                  </w:divsChild>
                </w:div>
                <w:div w:id="1020593285">
                  <w:marLeft w:val="0"/>
                  <w:marRight w:val="0"/>
                  <w:marTop w:val="0"/>
                  <w:marBottom w:val="0"/>
                  <w:divBdr>
                    <w:top w:val="single" w:sz="2" w:space="1" w:color="FFFFFF"/>
                    <w:left w:val="single" w:sz="2" w:space="12" w:color="FFFFFF"/>
                    <w:bottom w:val="single" w:sz="2" w:space="4" w:color="FFFFFF"/>
                    <w:right w:val="single" w:sz="2" w:space="4" w:color="FFFFFF"/>
                  </w:divBdr>
                  <w:divsChild>
                    <w:div w:id="5856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7135">
          <w:marLeft w:val="0"/>
          <w:marRight w:val="0"/>
          <w:marTop w:val="0"/>
          <w:marBottom w:val="335"/>
          <w:divBdr>
            <w:top w:val="none" w:sz="0" w:space="0" w:color="auto"/>
            <w:left w:val="none" w:sz="0" w:space="0" w:color="auto"/>
            <w:bottom w:val="none" w:sz="0" w:space="0" w:color="auto"/>
            <w:right w:val="none" w:sz="0" w:space="0" w:color="auto"/>
          </w:divBdr>
          <w:divsChild>
            <w:div w:id="1053306597">
              <w:marLeft w:val="0"/>
              <w:marRight w:val="0"/>
              <w:marTop w:val="0"/>
              <w:marBottom w:val="0"/>
              <w:divBdr>
                <w:top w:val="none" w:sz="0" w:space="0" w:color="auto"/>
                <w:left w:val="none" w:sz="0" w:space="0" w:color="auto"/>
                <w:bottom w:val="none" w:sz="0" w:space="0" w:color="auto"/>
                <w:right w:val="none" w:sz="0" w:space="0" w:color="auto"/>
              </w:divBdr>
              <w:divsChild>
                <w:div w:id="1747456693">
                  <w:marLeft w:val="0"/>
                  <w:marRight w:val="0"/>
                  <w:marTop w:val="0"/>
                  <w:marBottom w:val="0"/>
                  <w:divBdr>
                    <w:top w:val="single" w:sz="2" w:space="4" w:color="FFFFFF"/>
                    <w:left w:val="single" w:sz="2" w:space="12" w:color="FFFFFF"/>
                    <w:bottom w:val="single" w:sz="2" w:space="1" w:color="FFFFFF"/>
                    <w:right w:val="single" w:sz="2" w:space="4" w:color="FFFFFF"/>
                  </w:divBdr>
                  <w:divsChild>
                    <w:div w:id="1319189821">
                      <w:marLeft w:val="0"/>
                      <w:marRight w:val="0"/>
                      <w:marTop w:val="0"/>
                      <w:marBottom w:val="0"/>
                      <w:divBdr>
                        <w:top w:val="none" w:sz="0" w:space="0" w:color="auto"/>
                        <w:left w:val="none" w:sz="0" w:space="0" w:color="auto"/>
                        <w:bottom w:val="none" w:sz="0" w:space="0" w:color="auto"/>
                        <w:right w:val="none" w:sz="0" w:space="0" w:color="auto"/>
                      </w:divBdr>
                    </w:div>
                  </w:divsChild>
                </w:div>
                <w:div w:id="766273122">
                  <w:marLeft w:val="0"/>
                  <w:marRight w:val="0"/>
                  <w:marTop w:val="0"/>
                  <w:marBottom w:val="0"/>
                  <w:divBdr>
                    <w:top w:val="single" w:sz="2" w:space="1" w:color="FFFFFF"/>
                    <w:left w:val="single" w:sz="2" w:space="12" w:color="FFFFFF"/>
                    <w:bottom w:val="single" w:sz="2" w:space="1" w:color="FFFFFF"/>
                    <w:right w:val="single" w:sz="2" w:space="4" w:color="FFFFFF"/>
                  </w:divBdr>
                  <w:divsChild>
                    <w:div w:id="1197163232">
                      <w:marLeft w:val="0"/>
                      <w:marRight w:val="0"/>
                      <w:marTop w:val="0"/>
                      <w:marBottom w:val="0"/>
                      <w:divBdr>
                        <w:top w:val="none" w:sz="0" w:space="0" w:color="auto"/>
                        <w:left w:val="none" w:sz="0" w:space="0" w:color="auto"/>
                        <w:bottom w:val="none" w:sz="0" w:space="0" w:color="auto"/>
                        <w:right w:val="none" w:sz="0" w:space="0" w:color="auto"/>
                      </w:divBdr>
                    </w:div>
                  </w:divsChild>
                </w:div>
                <w:div w:id="1802260370">
                  <w:marLeft w:val="0"/>
                  <w:marRight w:val="0"/>
                  <w:marTop w:val="0"/>
                  <w:marBottom w:val="0"/>
                  <w:divBdr>
                    <w:top w:val="single" w:sz="2" w:space="1" w:color="FFFFFF"/>
                    <w:left w:val="single" w:sz="2" w:space="12" w:color="FFFFFF"/>
                    <w:bottom w:val="single" w:sz="2" w:space="4" w:color="FFFFFF"/>
                    <w:right w:val="single" w:sz="2" w:space="4" w:color="FFFFFF"/>
                  </w:divBdr>
                  <w:divsChild>
                    <w:div w:id="14350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6628">
          <w:marLeft w:val="0"/>
          <w:marRight w:val="0"/>
          <w:marTop w:val="0"/>
          <w:marBottom w:val="335"/>
          <w:divBdr>
            <w:top w:val="none" w:sz="0" w:space="0" w:color="auto"/>
            <w:left w:val="none" w:sz="0" w:space="0" w:color="auto"/>
            <w:bottom w:val="none" w:sz="0" w:space="0" w:color="auto"/>
            <w:right w:val="none" w:sz="0" w:space="0" w:color="auto"/>
          </w:divBdr>
          <w:divsChild>
            <w:div w:id="927541390">
              <w:marLeft w:val="0"/>
              <w:marRight w:val="0"/>
              <w:marTop w:val="0"/>
              <w:marBottom w:val="0"/>
              <w:divBdr>
                <w:top w:val="none" w:sz="0" w:space="0" w:color="auto"/>
                <w:left w:val="none" w:sz="0" w:space="0" w:color="auto"/>
                <w:bottom w:val="none" w:sz="0" w:space="0" w:color="auto"/>
                <w:right w:val="none" w:sz="0" w:space="0" w:color="auto"/>
              </w:divBdr>
              <w:divsChild>
                <w:div w:id="185683876">
                  <w:marLeft w:val="0"/>
                  <w:marRight w:val="0"/>
                  <w:marTop w:val="0"/>
                  <w:marBottom w:val="0"/>
                  <w:divBdr>
                    <w:top w:val="single" w:sz="2" w:space="4" w:color="FFFFFF"/>
                    <w:left w:val="single" w:sz="2" w:space="12" w:color="FFFFFF"/>
                    <w:bottom w:val="single" w:sz="2" w:space="1" w:color="FFFFFF"/>
                    <w:right w:val="single" w:sz="2" w:space="4" w:color="FFFFFF"/>
                  </w:divBdr>
                  <w:divsChild>
                    <w:div w:id="1815878221">
                      <w:marLeft w:val="0"/>
                      <w:marRight w:val="0"/>
                      <w:marTop w:val="0"/>
                      <w:marBottom w:val="0"/>
                      <w:divBdr>
                        <w:top w:val="none" w:sz="0" w:space="0" w:color="auto"/>
                        <w:left w:val="none" w:sz="0" w:space="0" w:color="auto"/>
                        <w:bottom w:val="none" w:sz="0" w:space="0" w:color="auto"/>
                        <w:right w:val="none" w:sz="0" w:space="0" w:color="auto"/>
                      </w:divBdr>
                    </w:div>
                  </w:divsChild>
                </w:div>
                <w:div w:id="1650939971">
                  <w:marLeft w:val="0"/>
                  <w:marRight w:val="0"/>
                  <w:marTop w:val="0"/>
                  <w:marBottom w:val="0"/>
                  <w:divBdr>
                    <w:top w:val="single" w:sz="2" w:space="1" w:color="FFFFFF"/>
                    <w:left w:val="single" w:sz="2" w:space="12" w:color="FFFFFF"/>
                    <w:bottom w:val="single" w:sz="2" w:space="1" w:color="FFFFFF"/>
                    <w:right w:val="single" w:sz="2" w:space="4" w:color="FFFFFF"/>
                  </w:divBdr>
                  <w:divsChild>
                    <w:div w:id="1651593751">
                      <w:marLeft w:val="0"/>
                      <w:marRight w:val="0"/>
                      <w:marTop w:val="0"/>
                      <w:marBottom w:val="0"/>
                      <w:divBdr>
                        <w:top w:val="none" w:sz="0" w:space="0" w:color="auto"/>
                        <w:left w:val="none" w:sz="0" w:space="0" w:color="auto"/>
                        <w:bottom w:val="none" w:sz="0" w:space="0" w:color="auto"/>
                        <w:right w:val="none" w:sz="0" w:space="0" w:color="auto"/>
                      </w:divBdr>
                    </w:div>
                  </w:divsChild>
                </w:div>
                <w:div w:id="2095852745">
                  <w:marLeft w:val="0"/>
                  <w:marRight w:val="0"/>
                  <w:marTop w:val="0"/>
                  <w:marBottom w:val="0"/>
                  <w:divBdr>
                    <w:top w:val="single" w:sz="2" w:space="1" w:color="FFFFFF"/>
                    <w:left w:val="single" w:sz="2" w:space="12" w:color="FFFFFF"/>
                    <w:bottom w:val="single" w:sz="2" w:space="1" w:color="FFFFFF"/>
                    <w:right w:val="single" w:sz="2" w:space="4" w:color="FFFFFF"/>
                  </w:divBdr>
                  <w:divsChild>
                    <w:div w:id="561211956">
                      <w:marLeft w:val="0"/>
                      <w:marRight w:val="0"/>
                      <w:marTop w:val="0"/>
                      <w:marBottom w:val="0"/>
                      <w:divBdr>
                        <w:top w:val="none" w:sz="0" w:space="0" w:color="auto"/>
                        <w:left w:val="none" w:sz="0" w:space="0" w:color="auto"/>
                        <w:bottom w:val="none" w:sz="0" w:space="0" w:color="auto"/>
                        <w:right w:val="none" w:sz="0" w:space="0" w:color="auto"/>
                      </w:divBdr>
                    </w:div>
                  </w:divsChild>
                </w:div>
                <w:div w:id="2043555118">
                  <w:marLeft w:val="0"/>
                  <w:marRight w:val="0"/>
                  <w:marTop w:val="0"/>
                  <w:marBottom w:val="0"/>
                  <w:divBdr>
                    <w:top w:val="single" w:sz="2" w:space="1" w:color="FFFFFF"/>
                    <w:left w:val="single" w:sz="2" w:space="12" w:color="FFFFFF"/>
                    <w:bottom w:val="single" w:sz="2" w:space="1" w:color="FFFFFF"/>
                    <w:right w:val="single" w:sz="2" w:space="4" w:color="FFFFFF"/>
                  </w:divBdr>
                  <w:divsChild>
                    <w:div w:id="580453893">
                      <w:marLeft w:val="0"/>
                      <w:marRight w:val="0"/>
                      <w:marTop w:val="0"/>
                      <w:marBottom w:val="0"/>
                      <w:divBdr>
                        <w:top w:val="none" w:sz="0" w:space="0" w:color="auto"/>
                        <w:left w:val="none" w:sz="0" w:space="0" w:color="auto"/>
                        <w:bottom w:val="none" w:sz="0" w:space="0" w:color="auto"/>
                        <w:right w:val="none" w:sz="0" w:space="0" w:color="auto"/>
                      </w:divBdr>
                    </w:div>
                  </w:divsChild>
                </w:div>
                <w:div w:id="1249076246">
                  <w:marLeft w:val="0"/>
                  <w:marRight w:val="0"/>
                  <w:marTop w:val="0"/>
                  <w:marBottom w:val="0"/>
                  <w:divBdr>
                    <w:top w:val="single" w:sz="2" w:space="1" w:color="FFFFFF"/>
                    <w:left w:val="single" w:sz="2" w:space="12" w:color="FFFFFF"/>
                    <w:bottom w:val="single" w:sz="2" w:space="1" w:color="FFFFFF"/>
                    <w:right w:val="single" w:sz="2" w:space="4" w:color="FFFFFF"/>
                  </w:divBdr>
                  <w:divsChild>
                    <w:div w:id="1166241898">
                      <w:marLeft w:val="0"/>
                      <w:marRight w:val="0"/>
                      <w:marTop w:val="0"/>
                      <w:marBottom w:val="0"/>
                      <w:divBdr>
                        <w:top w:val="none" w:sz="0" w:space="0" w:color="auto"/>
                        <w:left w:val="none" w:sz="0" w:space="0" w:color="auto"/>
                        <w:bottom w:val="none" w:sz="0" w:space="0" w:color="auto"/>
                        <w:right w:val="none" w:sz="0" w:space="0" w:color="auto"/>
                      </w:divBdr>
                    </w:div>
                  </w:divsChild>
                </w:div>
                <w:div w:id="305209263">
                  <w:marLeft w:val="0"/>
                  <w:marRight w:val="0"/>
                  <w:marTop w:val="0"/>
                  <w:marBottom w:val="0"/>
                  <w:divBdr>
                    <w:top w:val="single" w:sz="2" w:space="1" w:color="FFFFFF"/>
                    <w:left w:val="single" w:sz="2" w:space="12" w:color="FFFFFF"/>
                    <w:bottom w:val="single" w:sz="2" w:space="1" w:color="FFFFFF"/>
                    <w:right w:val="single" w:sz="2" w:space="4" w:color="FFFFFF"/>
                  </w:divBdr>
                  <w:divsChild>
                    <w:div w:id="961962985">
                      <w:marLeft w:val="0"/>
                      <w:marRight w:val="0"/>
                      <w:marTop w:val="0"/>
                      <w:marBottom w:val="0"/>
                      <w:divBdr>
                        <w:top w:val="none" w:sz="0" w:space="0" w:color="auto"/>
                        <w:left w:val="none" w:sz="0" w:space="0" w:color="auto"/>
                        <w:bottom w:val="none" w:sz="0" w:space="0" w:color="auto"/>
                        <w:right w:val="none" w:sz="0" w:space="0" w:color="auto"/>
                      </w:divBdr>
                    </w:div>
                  </w:divsChild>
                </w:div>
                <w:div w:id="1044672935">
                  <w:marLeft w:val="0"/>
                  <w:marRight w:val="0"/>
                  <w:marTop w:val="0"/>
                  <w:marBottom w:val="0"/>
                  <w:divBdr>
                    <w:top w:val="single" w:sz="2" w:space="1" w:color="FFFFFF"/>
                    <w:left w:val="single" w:sz="2" w:space="12" w:color="FFFFFF"/>
                    <w:bottom w:val="single" w:sz="2" w:space="1" w:color="FFFFFF"/>
                    <w:right w:val="single" w:sz="2" w:space="4" w:color="FFFFFF"/>
                  </w:divBdr>
                  <w:divsChild>
                    <w:div w:id="86539651">
                      <w:marLeft w:val="0"/>
                      <w:marRight w:val="0"/>
                      <w:marTop w:val="0"/>
                      <w:marBottom w:val="0"/>
                      <w:divBdr>
                        <w:top w:val="none" w:sz="0" w:space="0" w:color="auto"/>
                        <w:left w:val="none" w:sz="0" w:space="0" w:color="auto"/>
                        <w:bottom w:val="none" w:sz="0" w:space="0" w:color="auto"/>
                        <w:right w:val="none" w:sz="0" w:space="0" w:color="auto"/>
                      </w:divBdr>
                    </w:div>
                  </w:divsChild>
                </w:div>
                <w:div w:id="698318816">
                  <w:marLeft w:val="0"/>
                  <w:marRight w:val="0"/>
                  <w:marTop w:val="0"/>
                  <w:marBottom w:val="0"/>
                  <w:divBdr>
                    <w:top w:val="single" w:sz="2" w:space="1" w:color="FFFFFF"/>
                    <w:left w:val="single" w:sz="2" w:space="12" w:color="FFFFFF"/>
                    <w:bottom w:val="single" w:sz="2" w:space="1" w:color="FFFFFF"/>
                    <w:right w:val="single" w:sz="2" w:space="4" w:color="FFFFFF"/>
                  </w:divBdr>
                  <w:divsChild>
                    <w:div w:id="1188446994">
                      <w:marLeft w:val="0"/>
                      <w:marRight w:val="0"/>
                      <w:marTop w:val="0"/>
                      <w:marBottom w:val="0"/>
                      <w:divBdr>
                        <w:top w:val="none" w:sz="0" w:space="0" w:color="auto"/>
                        <w:left w:val="none" w:sz="0" w:space="0" w:color="auto"/>
                        <w:bottom w:val="none" w:sz="0" w:space="0" w:color="auto"/>
                        <w:right w:val="none" w:sz="0" w:space="0" w:color="auto"/>
                      </w:divBdr>
                    </w:div>
                  </w:divsChild>
                </w:div>
                <w:div w:id="66267243">
                  <w:marLeft w:val="0"/>
                  <w:marRight w:val="0"/>
                  <w:marTop w:val="0"/>
                  <w:marBottom w:val="0"/>
                  <w:divBdr>
                    <w:top w:val="single" w:sz="2" w:space="1" w:color="FFFFFF"/>
                    <w:left w:val="single" w:sz="2" w:space="12" w:color="FFFFFF"/>
                    <w:bottom w:val="single" w:sz="2" w:space="1" w:color="FFFFFF"/>
                    <w:right w:val="single" w:sz="2" w:space="4" w:color="FFFFFF"/>
                  </w:divBdr>
                  <w:divsChild>
                    <w:div w:id="1765881393">
                      <w:marLeft w:val="0"/>
                      <w:marRight w:val="0"/>
                      <w:marTop w:val="0"/>
                      <w:marBottom w:val="0"/>
                      <w:divBdr>
                        <w:top w:val="none" w:sz="0" w:space="0" w:color="auto"/>
                        <w:left w:val="none" w:sz="0" w:space="0" w:color="auto"/>
                        <w:bottom w:val="none" w:sz="0" w:space="0" w:color="auto"/>
                        <w:right w:val="none" w:sz="0" w:space="0" w:color="auto"/>
                      </w:divBdr>
                    </w:div>
                  </w:divsChild>
                </w:div>
                <w:div w:id="1201745699">
                  <w:marLeft w:val="0"/>
                  <w:marRight w:val="0"/>
                  <w:marTop w:val="0"/>
                  <w:marBottom w:val="0"/>
                  <w:divBdr>
                    <w:top w:val="single" w:sz="2" w:space="1" w:color="FFFFFF"/>
                    <w:left w:val="single" w:sz="2" w:space="12" w:color="FFFFFF"/>
                    <w:bottom w:val="single" w:sz="2" w:space="1" w:color="FFFFFF"/>
                    <w:right w:val="single" w:sz="2" w:space="4" w:color="FFFFFF"/>
                  </w:divBdr>
                  <w:divsChild>
                    <w:div w:id="515776626">
                      <w:marLeft w:val="0"/>
                      <w:marRight w:val="0"/>
                      <w:marTop w:val="0"/>
                      <w:marBottom w:val="0"/>
                      <w:divBdr>
                        <w:top w:val="none" w:sz="0" w:space="0" w:color="auto"/>
                        <w:left w:val="none" w:sz="0" w:space="0" w:color="auto"/>
                        <w:bottom w:val="none" w:sz="0" w:space="0" w:color="auto"/>
                        <w:right w:val="none" w:sz="0" w:space="0" w:color="auto"/>
                      </w:divBdr>
                    </w:div>
                  </w:divsChild>
                </w:div>
                <w:div w:id="1256013789">
                  <w:marLeft w:val="0"/>
                  <w:marRight w:val="0"/>
                  <w:marTop w:val="0"/>
                  <w:marBottom w:val="0"/>
                  <w:divBdr>
                    <w:top w:val="single" w:sz="2" w:space="1" w:color="FFFFFF"/>
                    <w:left w:val="single" w:sz="2" w:space="12" w:color="FFFFFF"/>
                    <w:bottom w:val="single" w:sz="2" w:space="1" w:color="FFFFFF"/>
                    <w:right w:val="single" w:sz="2" w:space="4" w:color="FFFFFF"/>
                  </w:divBdr>
                  <w:divsChild>
                    <w:div w:id="1897277878">
                      <w:marLeft w:val="0"/>
                      <w:marRight w:val="0"/>
                      <w:marTop w:val="0"/>
                      <w:marBottom w:val="0"/>
                      <w:divBdr>
                        <w:top w:val="none" w:sz="0" w:space="0" w:color="auto"/>
                        <w:left w:val="none" w:sz="0" w:space="0" w:color="auto"/>
                        <w:bottom w:val="none" w:sz="0" w:space="0" w:color="auto"/>
                        <w:right w:val="none" w:sz="0" w:space="0" w:color="auto"/>
                      </w:divBdr>
                    </w:div>
                  </w:divsChild>
                </w:div>
                <w:div w:id="1645743701">
                  <w:marLeft w:val="0"/>
                  <w:marRight w:val="0"/>
                  <w:marTop w:val="0"/>
                  <w:marBottom w:val="0"/>
                  <w:divBdr>
                    <w:top w:val="single" w:sz="2" w:space="1" w:color="FFFFFF"/>
                    <w:left w:val="single" w:sz="2" w:space="12" w:color="FFFFFF"/>
                    <w:bottom w:val="single" w:sz="2" w:space="1" w:color="FFFFFF"/>
                    <w:right w:val="single" w:sz="2" w:space="4" w:color="FFFFFF"/>
                  </w:divBdr>
                  <w:divsChild>
                    <w:div w:id="361588552">
                      <w:marLeft w:val="0"/>
                      <w:marRight w:val="0"/>
                      <w:marTop w:val="0"/>
                      <w:marBottom w:val="0"/>
                      <w:divBdr>
                        <w:top w:val="none" w:sz="0" w:space="0" w:color="auto"/>
                        <w:left w:val="none" w:sz="0" w:space="0" w:color="auto"/>
                        <w:bottom w:val="none" w:sz="0" w:space="0" w:color="auto"/>
                        <w:right w:val="none" w:sz="0" w:space="0" w:color="auto"/>
                      </w:divBdr>
                    </w:div>
                  </w:divsChild>
                </w:div>
                <w:div w:id="159200732">
                  <w:marLeft w:val="0"/>
                  <w:marRight w:val="0"/>
                  <w:marTop w:val="0"/>
                  <w:marBottom w:val="0"/>
                  <w:divBdr>
                    <w:top w:val="single" w:sz="2" w:space="1" w:color="FFFFFF"/>
                    <w:left w:val="single" w:sz="2" w:space="12" w:color="FFFFFF"/>
                    <w:bottom w:val="single" w:sz="2" w:space="1" w:color="FFFFFF"/>
                    <w:right w:val="single" w:sz="2" w:space="4" w:color="FFFFFF"/>
                  </w:divBdr>
                  <w:divsChild>
                    <w:div w:id="1442454457">
                      <w:marLeft w:val="0"/>
                      <w:marRight w:val="0"/>
                      <w:marTop w:val="0"/>
                      <w:marBottom w:val="0"/>
                      <w:divBdr>
                        <w:top w:val="none" w:sz="0" w:space="0" w:color="auto"/>
                        <w:left w:val="none" w:sz="0" w:space="0" w:color="auto"/>
                        <w:bottom w:val="none" w:sz="0" w:space="0" w:color="auto"/>
                        <w:right w:val="none" w:sz="0" w:space="0" w:color="auto"/>
                      </w:divBdr>
                    </w:div>
                  </w:divsChild>
                </w:div>
                <w:div w:id="784227615">
                  <w:marLeft w:val="0"/>
                  <w:marRight w:val="0"/>
                  <w:marTop w:val="0"/>
                  <w:marBottom w:val="0"/>
                  <w:divBdr>
                    <w:top w:val="single" w:sz="2" w:space="1" w:color="FFFFFF"/>
                    <w:left w:val="single" w:sz="2" w:space="12" w:color="FFFFFF"/>
                    <w:bottom w:val="single" w:sz="2" w:space="1" w:color="FFFFFF"/>
                    <w:right w:val="single" w:sz="2" w:space="4" w:color="FFFFFF"/>
                  </w:divBdr>
                  <w:divsChild>
                    <w:div w:id="1612317601">
                      <w:marLeft w:val="0"/>
                      <w:marRight w:val="0"/>
                      <w:marTop w:val="0"/>
                      <w:marBottom w:val="0"/>
                      <w:divBdr>
                        <w:top w:val="none" w:sz="0" w:space="0" w:color="auto"/>
                        <w:left w:val="none" w:sz="0" w:space="0" w:color="auto"/>
                        <w:bottom w:val="none" w:sz="0" w:space="0" w:color="auto"/>
                        <w:right w:val="none" w:sz="0" w:space="0" w:color="auto"/>
                      </w:divBdr>
                    </w:div>
                  </w:divsChild>
                </w:div>
                <w:div w:id="49112547">
                  <w:marLeft w:val="0"/>
                  <w:marRight w:val="0"/>
                  <w:marTop w:val="0"/>
                  <w:marBottom w:val="0"/>
                  <w:divBdr>
                    <w:top w:val="single" w:sz="2" w:space="1" w:color="FFFFFF"/>
                    <w:left w:val="single" w:sz="2" w:space="12" w:color="FFFFFF"/>
                    <w:bottom w:val="single" w:sz="2" w:space="1" w:color="FFFFFF"/>
                    <w:right w:val="single" w:sz="2" w:space="4" w:color="FFFFFF"/>
                  </w:divBdr>
                  <w:divsChild>
                    <w:div w:id="12732214">
                      <w:marLeft w:val="0"/>
                      <w:marRight w:val="0"/>
                      <w:marTop w:val="0"/>
                      <w:marBottom w:val="0"/>
                      <w:divBdr>
                        <w:top w:val="none" w:sz="0" w:space="0" w:color="auto"/>
                        <w:left w:val="none" w:sz="0" w:space="0" w:color="auto"/>
                        <w:bottom w:val="none" w:sz="0" w:space="0" w:color="auto"/>
                        <w:right w:val="none" w:sz="0" w:space="0" w:color="auto"/>
                      </w:divBdr>
                    </w:div>
                  </w:divsChild>
                </w:div>
                <w:div w:id="1367410660">
                  <w:marLeft w:val="0"/>
                  <w:marRight w:val="0"/>
                  <w:marTop w:val="0"/>
                  <w:marBottom w:val="0"/>
                  <w:divBdr>
                    <w:top w:val="single" w:sz="2" w:space="1" w:color="FFFFFF"/>
                    <w:left w:val="single" w:sz="2" w:space="12" w:color="FFFFFF"/>
                    <w:bottom w:val="single" w:sz="2" w:space="1" w:color="FFFFFF"/>
                    <w:right w:val="single" w:sz="2" w:space="4" w:color="FFFFFF"/>
                  </w:divBdr>
                  <w:divsChild>
                    <w:div w:id="1604846367">
                      <w:marLeft w:val="0"/>
                      <w:marRight w:val="0"/>
                      <w:marTop w:val="0"/>
                      <w:marBottom w:val="0"/>
                      <w:divBdr>
                        <w:top w:val="none" w:sz="0" w:space="0" w:color="auto"/>
                        <w:left w:val="none" w:sz="0" w:space="0" w:color="auto"/>
                        <w:bottom w:val="none" w:sz="0" w:space="0" w:color="auto"/>
                        <w:right w:val="none" w:sz="0" w:space="0" w:color="auto"/>
                      </w:divBdr>
                    </w:div>
                  </w:divsChild>
                </w:div>
                <w:div w:id="1138955237">
                  <w:marLeft w:val="0"/>
                  <w:marRight w:val="0"/>
                  <w:marTop w:val="0"/>
                  <w:marBottom w:val="0"/>
                  <w:divBdr>
                    <w:top w:val="single" w:sz="2" w:space="1" w:color="FFFFFF"/>
                    <w:left w:val="single" w:sz="2" w:space="12" w:color="FFFFFF"/>
                    <w:bottom w:val="single" w:sz="2" w:space="1" w:color="FFFFFF"/>
                    <w:right w:val="single" w:sz="2" w:space="4" w:color="FFFFFF"/>
                  </w:divBdr>
                  <w:divsChild>
                    <w:div w:id="1185942263">
                      <w:marLeft w:val="0"/>
                      <w:marRight w:val="0"/>
                      <w:marTop w:val="0"/>
                      <w:marBottom w:val="0"/>
                      <w:divBdr>
                        <w:top w:val="none" w:sz="0" w:space="0" w:color="auto"/>
                        <w:left w:val="none" w:sz="0" w:space="0" w:color="auto"/>
                        <w:bottom w:val="none" w:sz="0" w:space="0" w:color="auto"/>
                        <w:right w:val="none" w:sz="0" w:space="0" w:color="auto"/>
                      </w:divBdr>
                    </w:div>
                  </w:divsChild>
                </w:div>
                <w:div w:id="1037044207">
                  <w:marLeft w:val="0"/>
                  <w:marRight w:val="0"/>
                  <w:marTop w:val="0"/>
                  <w:marBottom w:val="0"/>
                  <w:divBdr>
                    <w:top w:val="single" w:sz="2" w:space="1" w:color="FFFFFF"/>
                    <w:left w:val="single" w:sz="2" w:space="12" w:color="FFFFFF"/>
                    <w:bottom w:val="single" w:sz="2" w:space="1" w:color="FFFFFF"/>
                    <w:right w:val="single" w:sz="2" w:space="4" w:color="FFFFFF"/>
                  </w:divBdr>
                  <w:divsChild>
                    <w:div w:id="1235578979">
                      <w:marLeft w:val="0"/>
                      <w:marRight w:val="0"/>
                      <w:marTop w:val="0"/>
                      <w:marBottom w:val="0"/>
                      <w:divBdr>
                        <w:top w:val="none" w:sz="0" w:space="0" w:color="auto"/>
                        <w:left w:val="none" w:sz="0" w:space="0" w:color="auto"/>
                        <w:bottom w:val="none" w:sz="0" w:space="0" w:color="auto"/>
                        <w:right w:val="none" w:sz="0" w:space="0" w:color="auto"/>
                      </w:divBdr>
                    </w:div>
                  </w:divsChild>
                </w:div>
                <w:div w:id="1186287629">
                  <w:marLeft w:val="0"/>
                  <w:marRight w:val="0"/>
                  <w:marTop w:val="0"/>
                  <w:marBottom w:val="0"/>
                  <w:divBdr>
                    <w:top w:val="single" w:sz="2" w:space="1" w:color="FFFFFF"/>
                    <w:left w:val="single" w:sz="2" w:space="12" w:color="FFFFFF"/>
                    <w:bottom w:val="single" w:sz="2" w:space="1" w:color="FFFFFF"/>
                    <w:right w:val="single" w:sz="2" w:space="4" w:color="FFFFFF"/>
                  </w:divBdr>
                  <w:divsChild>
                    <w:div w:id="509027619">
                      <w:marLeft w:val="0"/>
                      <w:marRight w:val="0"/>
                      <w:marTop w:val="0"/>
                      <w:marBottom w:val="0"/>
                      <w:divBdr>
                        <w:top w:val="none" w:sz="0" w:space="0" w:color="auto"/>
                        <w:left w:val="none" w:sz="0" w:space="0" w:color="auto"/>
                        <w:bottom w:val="none" w:sz="0" w:space="0" w:color="auto"/>
                        <w:right w:val="none" w:sz="0" w:space="0" w:color="auto"/>
                      </w:divBdr>
                    </w:div>
                  </w:divsChild>
                </w:div>
                <w:div w:id="918902521">
                  <w:marLeft w:val="0"/>
                  <w:marRight w:val="0"/>
                  <w:marTop w:val="0"/>
                  <w:marBottom w:val="0"/>
                  <w:divBdr>
                    <w:top w:val="single" w:sz="2" w:space="1" w:color="FFFFFF"/>
                    <w:left w:val="single" w:sz="2" w:space="12" w:color="FFFFFF"/>
                    <w:bottom w:val="single" w:sz="2" w:space="1" w:color="FFFFFF"/>
                    <w:right w:val="single" w:sz="2" w:space="4" w:color="FFFFFF"/>
                  </w:divBdr>
                  <w:divsChild>
                    <w:div w:id="841359837">
                      <w:marLeft w:val="0"/>
                      <w:marRight w:val="0"/>
                      <w:marTop w:val="0"/>
                      <w:marBottom w:val="0"/>
                      <w:divBdr>
                        <w:top w:val="none" w:sz="0" w:space="0" w:color="auto"/>
                        <w:left w:val="none" w:sz="0" w:space="0" w:color="auto"/>
                        <w:bottom w:val="none" w:sz="0" w:space="0" w:color="auto"/>
                        <w:right w:val="none" w:sz="0" w:space="0" w:color="auto"/>
                      </w:divBdr>
                    </w:div>
                  </w:divsChild>
                </w:div>
                <w:div w:id="1864898433">
                  <w:marLeft w:val="0"/>
                  <w:marRight w:val="0"/>
                  <w:marTop w:val="0"/>
                  <w:marBottom w:val="0"/>
                  <w:divBdr>
                    <w:top w:val="single" w:sz="2" w:space="1" w:color="FFFFFF"/>
                    <w:left w:val="single" w:sz="2" w:space="12" w:color="FFFFFF"/>
                    <w:bottom w:val="single" w:sz="2" w:space="1" w:color="FFFFFF"/>
                    <w:right w:val="single" w:sz="2" w:space="4" w:color="FFFFFF"/>
                  </w:divBdr>
                  <w:divsChild>
                    <w:div w:id="571962736">
                      <w:marLeft w:val="0"/>
                      <w:marRight w:val="0"/>
                      <w:marTop w:val="0"/>
                      <w:marBottom w:val="0"/>
                      <w:divBdr>
                        <w:top w:val="none" w:sz="0" w:space="0" w:color="auto"/>
                        <w:left w:val="none" w:sz="0" w:space="0" w:color="auto"/>
                        <w:bottom w:val="none" w:sz="0" w:space="0" w:color="auto"/>
                        <w:right w:val="none" w:sz="0" w:space="0" w:color="auto"/>
                      </w:divBdr>
                    </w:div>
                  </w:divsChild>
                </w:div>
                <w:div w:id="887454530">
                  <w:marLeft w:val="0"/>
                  <w:marRight w:val="0"/>
                  <w:marTop w:val="0"/>
                  <w:marBottom w:val="0"/>
                  <w:divBdr>
                    <w:top w:val="single" w:sz="2" w:space="1" w:color="FFFFFF"/>
                    <w:left w:val="single" w:sz="2" w:space="12" w:color="FFFFFF"/>
                    <w:bottom w:val="single" w:sz="2" w:space="1" w:color="FFFFFF"/>
                    <w:right w:val="single" w:sz="2" w:space="4" w:color="FFFFFF"/>
                  </w:divBdr>
                  <w:divsChild>
                    <w:div w:id="1145662626">
                      <w:marLeft w:val="0"/>
                      <w:marRight w:val="0"/>
                      <w:marTop w:val="0"/>
                      <w:marBottom w:val="0"/>
                      <w:divBdr>
                        <w:top w:val="none" w:sz="0" w:space="0" w:color="auto"/>
                        <w:left w:val="none" w:sz="0" w:space="0" w:color="auto"/>
                        <w:bottom w:val="none" w:sz="0" w:space="0" w:color="auto"/>
                        <w:right w:val="none" w:sz="0" w:space="0" w:color="auto"/>
                      </w:divBdr>
                    </w:div>
                  </w:divsChild>
                </w:div>
                <w:div w:id="1776359438">
                  <w:marLeft w:val="0"/>
                  <w:marRight w:val="0"/>
                  <w:marTop w:val="0"/>
                  <w:marBottom w:val="0"/>
                  <w:divBdr>
                    <w:top w:val="single" w:sz="2" w:space="1" w:color="FFFFFF"/>
                    <w:left w:val="single" w:sz="2" w:space="12" w:color="FFFFFF"/>
                    <w:bottom w:val="single" w:sz="2" w:space="1" w:color="FFFFFF"/>
                    <w:right w:val="single" w:sz="2" w:space="4" w:color="FFFFFF"/>
                  </w:divBdr>
                  <w:divsChild>
                    <w:div w:id="913393588">
                      <w:marLeft w:val="0"/>
                      <w:marRight w:val="0"/>
                      <w:marTop w:val="0"/>
                      <w:marBottom w:val="0"/>
                      <w:divBdr>
                        <w:top w:val="none" w:sz="0" w:space="0" w:color="auto"/>
                        <w:left w:val="none" w:sz="0" w:space="0" w:color="auto"/>
                        <w:bottom w:val="none" w:sz="0" w:space="0" w:color="auto"/>
                        <w:right w:val="none" w:sz="0" w:space="0" w:color="auto"/>
                      </w:divBdr>
                    </w:div>
                  </w:divsChild>
                </w:div>
                <w:div w:id="475536759">
                  <w:marLeft w:val="0"/>
                  <w:marRight w:val="0"/>
                  <w:marTop w:val="0"/>
                  <w:marBottom w:val="0"/>
                  <w:divBdr>
                    <w:top w:val="single" w:sz="2" w:space="1" w:color="FFFFFF"/>
                    <w:left w:val="single" w:sz="2" w:space="12" w:color="FFFFFF"/>
                    <w:bottom w:val="single" w:sz="2" w:space="1" w:color="FFFFFF"/>
                    <w:right w:val="single" w:sz="2" w:space="4" w:color="FFFFFF"/>
                  </w:divBdr>
                  <w:divsChild>
                    <w:div w:id="1767001514">
                      <w:marLeft w:val="0"/>
                      <w:marRight w:val="0"/>
                      <w:marTop w:val="0"/>
                      <w:marBottom w:val="0"/>
                      <w:divBdr>
                        <w:top w:val="none" w:sz="0" w:space="0" w:color="auto"/>
                        <w:left w:val="none" w:sz="0" w:space="0" w:color="auto"/>
                        <w:bottom w:val="none" w:sz="0" w:space="0" w:color="auto"/>
                        <w:right w:val="none" w:sz="0" w:space="0" w:color="auto"/>
                      </w:divBdr>
                    </w:div>
                  </w:divsChild>
                </w:div>
                <w:div w:id="1701740218">
                  <w:marLeft w:val="0"/>
                  <w:marRight w:val="0"/>
                  <w:marTop w:val="0"/>
                  <w:marBottom w:val="0"/>
                  <w:divBdr>
                    <w:top w:val="single" w:sz="2" w:space="1" w:color="FFFFFF"/>
                    <w:left w:val="single" w:sz="2" w:space="12" w:color="FFFFFF"/>
                    <w:bottom w:val="single" w:sz="2" w:space="1" w:color="FFFFFF"/>
                    <w:right w:val="single" w:sz="2" w:space="4" w:color="FFFFFF"/>
                  </w:divBdr>
                  <w:divsChild>
                    <w:div w:id="1764182968">
                      <w:marLeft w:val="0"/>
                      <w:marRight w:val="0"/>
                      <w:marTop w:val="0"/>
                      <w:marBottom w:val="0"/>
                      <w:divBdr>
                        <w:top w:val="none" w:sz="0" w:space="0" w:color="auto"/>
                        <w:left w:val="none" w:sz="0" w:space="0" w:color="auto"/>
                        <w:bottom w:val="none" w:sz="0" w:space="0" w:color="auto"/>
                        <w:right w:val="none" w:sz="0" w:space="0" w:color="auto"/>
                      </w:divBdr>
                    </w:div>
                  </w:divsChild>
                </w:div>
                <w:div w:id="1648898335">
                  <w:marLeft w:val="0"/>
                  <w:marRight w:val="0"/>
                  <w:marTop w:val="0"/>
                  <w:marBottom w:val="0"/>
                  <w:divBdr>
                    <w:top w:val="single" w:sz="2" w:space="1" w:color="FFFFFF"/>
                    <w:left w:val="single" w:sz="2" w:space="12" w:color="FFFFFF"/>
                    <w:bottom w:val="single" w:sz="2" w:space="1" w:color="FFFFFF"/>
                    <w:right w:val="single" w:sz="2" w:space="4" w:color="FFFFFF"/>
                  </w:divBdr>
                  <w:divsChild>
                    <w:div w:id="1182743218">
                      <w:marLeft w:val="0"/>
                      <w:marRight w:val="0"/>
                      <w:marTop w:val="0"/>
                      <w:marBottom w:val="0"/>
                      <w:divBdr>
                        <w:top w:val="none" w:sz="0" w:space="0" w:color="auto"/>
                        <w:left w:val="none" w:sz="0" w:space="0" w:color="auto"/>
                        <w:bottom w:val="none" w:sz="0" w:space="0" w:color="auto"/>
                        <w:right w:val="none" w:sz="0" w:space="0" w:color="auto"/>
                      </w:divBdr>
                    </w:div>
                  </w:divsChild>
                </w:div>
                <w:div w:id="503473604">
                  <w:marLeft w:val="0"/>
                  <w:marRight w:val="0"/>
                  <w:marTop w:val="0"/>
                  <w:marBottom w:val="0"/>
                  <w:divBdr>
                    <w:top w:val="single" w:sz="2" w:space="1" w:color="FFFFFF"/>
                    <w:left w:val="single" w:sz="2" w:space="12" w:color="FFFFFF"/>
                    <w:bottom w:val="single" w:sz="2" w:space="1" w:color="FFFFFF"/>
                    <w:right w:val="single" w:sz="2" w:space="4" w:color="FFFFFF"/>
                  </w:divBdr>
                  <w:divsChild>
                    <w:div w:id="1974672246">
                      <w:marLeft w:val="0"/>
                      <w:marRight w:val="0"/>
                      <w:marTop w:val="0"/>
                      <w:marBottom w:val="0"/>
                      <w:divBdr>
                        <w:top w:val="none" w:sz="0" w:space="0" w:color="auto"/>
                        <w:left w:val="none" w:sz="0" w:space="0" w:color="auto"/>
                        <w:bottom w:val="none" w:sz="0" w:space="0" w:color="auto"/>
                        <w:right w:val="none" w:sz="0" w:space="0" w:color="auto"/>
                      </w:divBdr>
                    </w:div>
                  </w:divsChild>
                </w:div>
                <w:div w:id="1781604300">
                  <w:marLeft w:val="0"/>
                  <w:marRight w:val="0"/>
                  <w:marTop w:val="0"/>
                  <w:marBottom w:val="0"/>
                  <w:divBdr>
                    <w:top w:val="single" w:sz="2" w:space="1" w:color="FFFFFF"/>
                    <w:left w:val="single" w:sz="2" w:space="12" w:color="FFFFFF"/>
                    <w:bottom w:val="single" w:sz="2" w:space="1" w:color="FFFFFF"/>
                    <w:right w:val="single" w:sz="2" w:space="4" w:color="FFFFFF"/>
                  </w:divBdr>
                  <w:divsChild>
                    <w:div w:id="765350680">
                      <w:marLeft w:val="0"/>
                      <w:marRight w:val="0"/>
                      <w:marTop w:val="0"/>
                      <w:marBottom w:val="0"/>
                      <w:divBdr>
                        <w:top w:val="none" w:sz="0" w:space="0" w:color="auto"/>
                        <w:left w:val="none" w:sz="0" w:space="0" w:color="auto"/>
                        <w:bottom w:val="none" w:sz="0" w:space="0" w:color="auto"/>
                        <w:right w:val="none" w:sz="0" w:space="0" w:color="auto"/>
                      </w:divBdr>
                    </w:div>
                  </w:divsChild>
                </w:div>
                <w:div w:id="1693416912">
                  <w:marLeft w:val="0"/>
                  <w:marRight w:val="0"/>
                  <w:marTop w:val="0"/>
                  <w:marBottom w:val="0"/>
                  <w:divBdr>
                    <w:top w:val="single" w:sz="2" w:space="1" w:color="FFFFFF"/>
                    <w:left w:val="single" w:sz="2" w:space="12" w:color="FFFFFF"/>
                    <w:bottom w:val="single" w:sz="2" w:space="4" w:color="FFFFFF"/>
                    <w:right w:val="single" w:sz="2" w:space="4" w:color="FFFFFF"/>
                  </w:divBdr>
                  <w:divsChild>
                    <w:div w:id="15285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36099">
          <w:marLeft w:val="0"/>
          <w:marRight w:val="0"/>
          <w:marTop w:val="0"/>
          <w:marBottom w:val="335"/>
          <w:divBdr>
            <w:top w:val="none" w:sz="0" w:space="0" w:color="auto"/>
            <w:left w:val="none" w:sz="0" w:space="0" w:color="auto"/>
            <w:bottom w:val="none" w:sz="0" w:space="0" w:color="auto"/>
            <w:right w:val="none" w:sz="0" w:space="0" w:color="auto"/>
          </w:divBdr>
          <w:divsChild>
            <w:div w:id="592200218">
              <w:marLeft w:val="0"/>
              <w:marRight w:val="0"/>
              <w:marTop w:val="0"/>
              <w:marBottom w:val="0"/>
              <w:divBdr>
                <w:top w:val="none" w:sz="0" w:space="0" w:color="auto"/>
                <w:left w:val="none" w:sz="0" w:space="0" w:color="auto"/>
                <w:bottom w:val="none" w:sz="0" w:space="0" w:color="auto"/>
                <w:right w:val="none" w:sz="0" w:space="0" w:color="auto"/>
              </w:divBdr>
              <w:divsChild>
                <w:div w:id="1635257521">
                  <w:marLeft w:val="0"/>
                  <w:marRight w:val="0"/>
                  <w:marTop w:val="0"/>
                  <w:marBottom w:val="0"/>
                  <w:divBdr>
                    <w:top w:val="single" w:sz="2" w:space="4" w:color="FFFFFF"/>
                    <w:left w:val="single" w:sz="2" w:space="12" w:color="FFFFFF"/>
                    <w:bottom w:val="single" w:sz="2" w:space="1" w:color="FFFFFF"/>
                    <w:right w:val="single" w:sz="2" w:space="4" w:color="FFFFFF"/>
                  </w:divBdr>
                  <w:divsChild>
                    <w:div w:id="1476948339">
                      <w:marLeft w:val="0"/>
                      <w:marRight w:val="0"/>
                      <w:marTop w:val="0"/>
                      <w:marBottom w:val="0"/>
                      <w:divBdr>
                        <w:top w:val="none" w:sz="0" w:space="0" w:color="auto"/>
                        <w:left w:val="none" w:sz="0" w:space="0" w:color="auto"/>
                        <w:bottom w:val="none" w:sz="0" w:space="0" w:color="auto"/>
                        <w:right w:val="none" w:sz="0" w:space="0" w:color="auto"/>
                      </w:divBdr>
                    </w:div>
                  </w:divsChild>
                </w:div>
                <w:div w:id="126047401">
                  <w:marLeft w:val="0"/>
                  <w:marRight w:val="0"/>
                  <w:marTop w:val="0"/>
                  <w:marBottom w:val="0"/>
                  <w:divBdr>
                    <w:top w:val="single" w:sz="2" w:space="1" w:color="FFFFFF"/>
                    <w:left w:val="single" w:sz="2" w:space="12" w:color="FFFFFF"/>
                    <w:bottom w:val="single" w:sz="2" w:space="1" w:color="FFFFFF"/>
                    <w:right w:val="single" w:sz="2" w:space="4" w:color="FFFFFF"/>
                  </w:divBdr>
                  <w:divsChild>
                    <w:div w:id="1570844392">
                      <w:marLeft w:val="0"/>
                      <w:marRight w:val="0"/>
                      <w:marTop w:val="0"/>
                      <w:marBottom w:val="0"/>
                      <w:divBdr>
                        <w:top w:val="none" w:sz="0" w:space="0" w:color="auto"/>
                        <w:left w:val="none" w:sz="0" w:space="0" w:color="auto"/>
                        <w:bottom w:val="none" w:sz="0" w:space="0" w:color="auto"/>
                        <w:right w:val="none" w:sz="0" w:space="0" w:color="auto"/>
                      </w:divBdr>
                    </w:div>
                  </w:divsChild>
                </w:div>
                <w:div w:id="294020251">
                  <w:marLeft w:val="0"/>
                  <w:marRight w:val="0"/>
                  <w:marTop w:val="0"/>
                  <w:marBottom w:val="0"/>
                  <w:divBdr>
                    <w:top w:val="single" w:sz="2" w:space="1" w:color="FFFFFF"/>
                    <w:left w:val="single" w:sz="2" w:space="12" w:color="FFFFFF"/>
                    <w:bottom w:val="single" w:sz="2" w:space="1" w:color="FFFFFF"/>
                    <w:right w:val="single" w:sz="2" w:space="4" w:color="FFFFFF"/>
                  </w:divBdr>
                  <w:divsChild>
                    <w:div w:id="77361604">
                      <w:marLeft w:val="0"/>
                      <w:marRight w:val="0"/>
                      <w:marTop w:val="0"/>
                      <w:marBottom w:val="0"/>
                      <w:divBdr>
                        <w:top w:val="none" w:sz="0" w:space="0" w:color="auto"/>
                        <w:left w:val="none" w:sz="0" w:space="0" w:color="auto"/>
                        <w:bottom w:val="none" w:sz="0" w:space="0" w:color="auto"/>
                        <w:right w:val="none" w:sz="0" w:space="0" w:color="auto"/>
                      </w:divBdr>
                    </w:div>
                  </w:divsChild>
                </w:div>
                <w:div w:id="880289631">
                  <w:marLeft w:val="0"/>
                  <w:marRight w:val="0"/>
                  <w:marTop w:val="0"/>
                  <w:marBottom w:val="0"/>
                  <w:divBdr>
                    <w:top w:val="single" w:sz="2" w:space="1" w:color="FFFFFF"/>
                    <w:left w:val="single" w:sz="2" w:space="12" w:color="FFFFFF"/>
                    <w:bottom w:val="single" w:sz="2" w:space="1" w:color="FFFFFF"/>
                    <w:right w:val="single" w:sz="2" w:space="4" w:color="FFFFFF"/>
                  </w:divBdr>
                  <w:divsChild>
                    <w:div w:id="688676959">
                      <w:marLeft w:val="0"/>
                      <w:marRight w:val="0"/>
                      <w:marTop w:val="0"/>
                      <w:marBottom w:val="0"/>
                      <w:divBdr>
                        <w:top w:val="none" w:sz="0" w:space="0" w:color="auto"/>
                        <w:left w:val="none" w:sz="0" w:space="0" w:color="auto"/>
                        <w:bottom w:val="none" w:sz="0" w:space="0" w:color="auto"/>
                        <w:right w:val="none" w:sz="0" w:space="0" w:color="auto"/>
                      </w:divBdr>
                    </w:div>
                  </w:divsChild>
                </w:div>
                <w:div w:id="1253315004">
                  <w:marLeft w:val="0"/>
                  <w:marRight w:val="0"/>
                  <w:marTop w:val="0"/>
                  <w:marBottom w:val="0"/>
                  <w:divBdr>
                    <w:top w:val="single" w:sz="2" w:space="1" w:color="FFFFFF"/>
                    <w:left w:val="single" w:sz="2" w:space="12" w:color="FFFFFF"/>
                    <w:bottom w:val="single" w:sz="2" w:space="1" w:color="FFFFFF"/>
                    <w:right w:val="single" w:sz="2" w:space="4" w:color="FFFFFF"/>
                  </w:divBdr>
                  <w:divsChild>
                    <w:div w:id="1845431525">
                      <w:marLeft w:val="0"/>
                      <w:marRight w:val="0"/>
                      <w:marTop w:val="0"/>
                      <w:marBottom w:val="0"/>
                      <w:divBdr>
                        <w:top w:val="none" w:sz="0" w:space="0" w:color="auto"/>
                        <w:left w:val="none" w:sz="0" w:space="0" w:color="auto"/>
                        <w:bottom w:val="none" w:sz="0" w:space="0" w:color="auto"/>
                        <w:right w:val="none" w:sz="0" w:space="0" w:color="auto"/>
                      </w:divBdr>
                    </w:div>
                  </w:divsChild>
                </w:div>
                <w:div w:id="1322271127">
                  <w:marLeft w:val="0"/>
                  <w:marRight w:val="0"/>
                  <w:marTop w:val="0"/>
                  <w:marBottom w:val="0"/>
                  <w:divBdr>
                    <w:top w:val="single" w:sz="2" w:space="1" w:color="FFFFFF"/>
                    <w:left w:val="single" w:sz="2" w:space="12" w:color="FFFFFF"/>
                    <w:bottom w:val="single" w:sz="2" w:space="1" w:color="FFFFFF"/>
                    <w:right w:val="single" w:sz="2" w:space="4" w:color="FFFFFF"/>
                  </w:divBdr>
                  <w:divsChild>
                    <w:div w:id="1474370901">
                      <w:marLeft w:val="0"/>
                      <w:marRight w:val="0"/>
                      <w:marTop w:val="0"/>
                      <w:marBottom w:val="0"/>
                      <w:divBdr>
                        <w:top w:val="none" w:sz="0" w:space="0" w:color="auto"/>
                        <w:left w:val="none" w:sz="0" w:space="0" w:color="auto"/>
                        <w:bottom w:val="none" w:sz="0" w:space="0" w:color="auto"/>
                        <w:right w:val="none" w:sz="0" w:space="0" w:color="auto"/>
                      </w:divBdr>
                    </w:div>
                  </w:divsChild>
                </w:div>
                <w:div w:id="728302778">
                  <w:marLeft w:val="0"/>
                  <w:marRight w:val="0"/>
                  <w:marTop w:val="0"/>
                  <w:marBottom w:val="0"/>
                  <w:divBdr>
                    <w:top w:val="single" w:sz="2" w:space="1" w:color="FFFFFF"/>
                    <w:left w:val="single" w:sz="2" w:space="12" w:color="FFFFFF"/>
                    <w:bottom w:val="single" w:sz="2" w:space="1" w:color="FFFFFF"/>
                    <w:right w:val="single" w:sz="2" w:space="4" w:color="FFFFFF"/>
                  </w:divBdr>
                  <w:divsChild>
                    <w:div w:id="1405027793">
                      <w:marLeft w:val="0"/>
                      <w:marRight w:val="0"/>
                      <w:marTop w:val="0"/>
                      <w:marBottom w:val="0"/>
                      <w:divBdr>
                        <w:top w:val="none" w:sz="0" w:space="0" w:color="auto"/>
                        <w:left w:val="none" w:sz="0" w:space="0" w:color="auto"/>
                        <w:bottom w:val="none" w:sz="0" w:space="0" w:color="auto"/>
                        <w:right w:val="none" w:sz="0" w:space="0" w:color="auto"/>
                      </w:divBdr>
                    </w:div>
                  </w:divsChild>
                </w:div>
                <w:div w:id="451830659">
                  <w:marLeft w:val="0"/>
                  <w:marRight w:val="0"/>
                  <w:marTop w:val="0"/>
                  <w:marBottom w:val="0"/>
                  <w:divBdr>
                    <w:top w:val="single" w:sz="2" w:space="1" w:color="FFFFFF"/>
                    <w:left w:val="single" w:sz="2" w:space="12" w:color="FFFFFF"/>
                    <w:bottom w:val="single" w:sz="2" w:space="1" w:color="FFFFFF"/>
                    <w:right w:val="single" w:sz="2" w:space="4" w:color="FFFFFF"/>
                  </w:divBdr>
                  <w:divsChild>
                    <w:div w:id="1768884595">
                      <w:marLeft w:val="0"/>
                      <w:marRight w:val="0"/>
                      <w:marTop w:val="0"/>
                      <w:marBottom w:val="0"/>
                      <w:divBdr>
                        <w:top w:val="none" w:sz="0" w:space="0" w:color="auto"/>
                        <w:left w:val="none" w:sz="0" w:space="0" w:color="auto"/>
                        <w:bottom w:val="none" w:sz="0" w:space="0" w:color="auto"/>
                        <w:right w:val="none" w:sz="0" w:space="0" w:color="auto"/>
                      </w:divBdr>
                    </w:div>
                  </w:divsChild>
                </w:div>
                <w:div w:id="1454515914">
                  <w:marLeft w:val="0"/>
                  <w:marRight w:val="0"/>
                  <w:marTop w:val="0"/>
                  <w:marBottom w:val="0"/>
                  <w:divBdr>
                    <w:top w:val="single" w:sz="2" w:space="1" w:color="FFFFFF"/>
                    <w:left w:val="single" w:sz="2" w:space="12" w:color="FFFFFF"/>
                    <w:bottom w:val="single" w:sz="2" w:space="1" w:color="FFFFFF"/>
                    <w:right w:val="single" w:sz="2" w:space="4" w:color="FFFFFF"/>
                  </w:divBdr>
                  <w:divsChild>
                    <w:div w:id="1099445834">
                      <w:marLeft w:val="0"/>
                      <w:marRight w:val="0"/>
                      <w:marTop w:val="0"/>
                      <w:marBottom w:val="0"/>
                      <w:divBdr>
                        <w:top w:val="none" w:sz="0" w:space="0" w:color="auto"/>
                        <w:left w:val="none" w:sz="0" w:space="0" w:color="auto"/>
                        <w:bottom w:val="none" w:sz="0" w:space="0" w:color="auto"/>
                        <w:right w:val="none" w:sz="0" w:space="0" w:color="auto"/>
                      </w:divBdr>
                    </w:div>
                  </w:divsChild>
                </w:div>
                <w:div w:id="48649137">
                  <w:marLeft w:val="0"/>
                  <w:marRight w:val="0"/>
                  <w:marTop w:val="0"/>
                  <w:marBottom w:val="0"/>
                  <w:divBdr>
                    <w:top w:val="single" w:sz="2" w:space="1" w:color="FFFFFF"/>
                    <w:left w:val="single" w:sz="2" w:space="12" w:color="FFFFFF"/>
                    <w:bottom w:val="single" w:sz="2" w:space="1" w:color="FFFFFF"/>
                    <w:right w:val="single" w:sz="2" w:space="4" w:color="FFFFFF"/>
                  </w:divBdr>
                  <w:divsChild>
                    <w:div w:id="571088051">
                      <w:marLeft w:val="0"/>
                      <w:marRight w:val="0"/>
                      <w:marTop w:val="0"/>
                      <w:marBottom w:val="0"/>
                      <w:divBdr>
                        <w:top w:val="none" w:sz="0" w:space="0" w:color="auto"/>
                        <w:left w:val="none" w:sz="0" w:space="0" w:color="auto"/>
                        <w:bottom w:val="none" w:sz="0" w:space="0" w:color="auto"/>
                        <w:right w:val="none" w:sz="0" w:space="0" w:color="auto"/>
                      </w:divBdr>
                    </w:div>
                  </w:divsChild>
                </w:div>
                <w:div w:id="1255091327">
                  <w:marLeft w:val="0"/>
                  <w:marRight w:val="0"/>
                  <w:marTop w:val="0"/>
                  <w:marBottom w:val="0"/>
                  <w:divBdr>
                    <w:top w:val="single" w:sz="2" w:space="1" w:color="FFFFFF"/>
                    <w:left w:val="single" w:sz="2" w:space="12" w:color="FFFFFF"/>
                    <w:bottom w:val="single" w:sz="2" w:space="1" w:color="FFFFFF"/>
                    <w:right w:val="single" w:sz="2" w:space="4" w:color="FFFFFF"/>
                  </w:divBdr>
                  <w:divsChild>
                    <w:div w:id="1278367278">
                      <w:marLeft w:val="0"/>
                      <w:marRight w:val="0"/>
                      <w:marTop w:val="0"/>
                      <w:marBottom w:val="0"/>
                      <w:divBdr>
                        <w:top w:val="none" w:sz="0" w:space="0" w:color="auto"/>
                        <w:left w:val="none" w:sz="0" w:space="0" w:color="auto"/>
                        <w:bottom w:val="none" w:sz="0" w:space="0" w:color="auto"/>
                        <w:right w:val="none" w:sz="0" w:space="0" w:color="auto"/>
                      </w:divBdr>
                    </w:div>
                  </w:divsChild>
                </w:div>
                <w:div w:id="279845385">
                  <w:marLeft w:val="0"/>
                  <w:marRight w:val="0"/>
                  <w:marTop w:val="0"/>
                  <w:marBottom w:val="0"/>
                  <w:divBdr>
                    <w:top w:val="single" w:sz="2" w:space="1" w:color="FFFFFF"/>
                    <w:left w:val="single" w:sz="2" w:space="12" w:color="FFFFFF"/>
                    <w:bottom w:val="single" w:sz="2" w:space="1" w:color="FFFFFF"/>
                    <w:right w:val="single" w:sz="2" w:space="4" w:color="FFFFFF"/>
                  </w:divBdr>
                  <w:divsChild>
                    <w:div w:id="692344802">
                      <w:marLeft w:val="0"/>
                      <w:marRight w:val="0"/>
                      <w:marTop w:val="0"/>
                      <w:marBottom w:val="0"/>
                      <w:divBdr>
                        <w:top w:val="none" w:sz="0" w:space="0" w:color="auto"/>
                        <w:left w:val="none" w:sz="0" w:space="0" w:color="auto"/>
                        <w:bottom w:val="none" w:sz="0" w:space="0" w:color="auto"/>
                        <w:right w:val="none" w:sz="0" w:space="0" w:color="auto"/>
                      </w:divBdr>
                    </w:div>
                  </w:divsChild>
                </w:div>
                <w:div w:id="1105883601">
                  <w:marLeft w:val="0"/>
                  <w:marRight w:val="0"/>
                  <w:marTop w:val="0"/>
                  <w:marBottom w:val="0"/>
                  <w:divBdr>
                    <w:top w:val="single" w:sz="2" w:space="1" w:color="FFFFFF"/>
                    <w:left w:val="single" w:sz="2" w:space="12" w:color="FFFFFF"/>
                    <w:bottom w:val="single" w:sz="2" w:space="1" w:color="FFFFFF"/>
                    <w:right w:val="single" w:sz="2" w:space="4" w:color="FFFFFF"/>
                  </w:divBdr>
                  <w:divsChild>
                    <w:div w:id="1490174155">
                      <w:marLeft w:val="0"/>
                      <w:marRight w:val="0"/>
                      <w:marTop w:val="0"/>
                      <w:marBottom w:val="0"/>
                      <w:divBdr>
                        <w:top w:val="none" w:sz="0" w:space="0" w:color="auto"/>
                        <w:left w:val="none" w:sz="0" w:space="0" w:color="auto"/>
                        <w:bottom w:val="none" w:sz="0" w:space="0" w:color="auto"/>
                        <w:right w:val="none" w:sz="0" w:space="0" w:color="auto"/>
                      </w:divBdr>
                    </w:div>
                  </w:divsChild>
                </w:div>
                <w:div w:id="1085225495">
                  <w:marLeft w:val="0"/>
                  <w:marRight w:val="0"/>
                  <w:marTop w:val="0"/>
                  <w:marBottom w:val="0"/>
                  <w:divBdr>
                    <w:top w:val="single" w:sz="2" w:space="1" w:color="FFFFFF"/>
                    <w:left w:val="single" w:sz="2" w:space="12" w:color="FFFFFF"/>
                    <w:bottom w:val="single" w:sz="2" w:space="1" w:color="FFFFFF"/>
                    <w:right w:val="single" w:sz="2" w:space="4" w:color="FFFFFF"/>
                  </w:divBdr>
                  <w:divsChild>
                    <w:div w:id="316080627">
                      <w:marLeft w:val="0"/>
                      <w:marRight w:val="0"/>
                      <w:marTop w:val="0"/>
                      <w:marBottom w:val="0"/>
                      <w:divBdr>
                        <w:top w:val="none" w:sz="0" w:space="0" w:color="auto"/>
                        <w:left w:val="none" w:sz="0" w:space="0" w:color="auto"/>
                        <w:bottom w:val="none" w:sz="0" w:space="0" w:color="auto"/>
                        <w:right w:val="none" w:sz="0" w:space="0" w:color="auto"/>
                      </w:divBdr>
                    </w:div>
                  </w:divsChild>
                </w:div>
                <w:div w:id="1310357186">
                  <w:marLeft w:val="0"/>
                  <w:marRight w:val="0"/>
                  <w:marTop w:val="0"/>
                  <w:marBottom w:val="0"/>
                  <w:divBdr>
                    <w:top w:val="single" w:sz="2" w:space="1" w:color="FFFFFF"/>
                    <w:left w:val="single" w:sz="2" w:space="12" w:color="FFFFFF"/>
                    <w:bottom w:val="single" w:sz="2" w:space="1" w:color="FFFFFF"/>
                    <w:right w:val="single" w:sz="2" w:space="4" w:color="FFFFFF"/>
                  </w:divBdr>
                  <w:divsChild>
                    <w:div w:id="237323387">
                      <w:marLeft w:val="0"/>
                      <w:marRight w:val="0"/>
                      <w:marTop w:val="0"/>
                      <w:marBottom w:val="0"/>
                      <w:divBdr>
                        <w:top w:val="none" w:sz="0" w:space="0" w:color="auto"/>
                        <w:left w:val="none" w:sz="0" w:space="0" w:color="auto"/>
                        <w:bottom w:val="none" w:sz="0" w:space="0" w:color="auto"/>
                        <w:right w:val="none" w:sz="0" w:space="0" w:color="auto"/>
                      </w:divBdr>
                    </w:div>
                  </w:divsChild>
                </w:div>
                <w:div w:id="769550816">
                  <w:marLeft w:val="0"/>
                  <w:marRight w:val="0"/>
                  <w:marTop w:val="0"/>
                  <w:marBottom w:val="0"/>
                  <w:divBdr>
                    <w:top w:val="single" w:sz="2" w:space="1" w:color="FFFFFF"/>
                    <w:left w:val="single" w:sz="2" w:space="12" w:color="FFFFFF"/>
                    <w:bottom w:val="single" w:sz="2" w:space="1" w:color="FFFFFF"/>
                    <w:right w:val="single" w:sz="2" w:space="4" w:color="FFFFFF"/>
                  </w:divBdr>
                  <w:divsChild>
                    <w:div w:id="187573615">
                      <w:marLeft w:val="0"/>
                      <w:marRight w:val="0"/>
                      <w:marTop w:val="0"/>
                      <w:marBottom w:val="0"/>
                      <w:divBdr>
                        <w:top w:val="none" w:sz="0" w:space="0" w:color="auto"/>
                        <w:left w:val="none" w:sz="0" w:space="0" w:color="auto"/>
                        <w:bottom w:val="none" w:sz="0" w:space="0" w:color="auto"/>
                        <w:right w:val="none" w:sz="0" w:space="0" w:color="auto"/>
                      </w:divBdr>
                    </w:div>
                  </w:divsChild>
                </w:div>
                <w:div w:id="1793786243">
                  <w:marLeft w:val="0"/>
                  <w:marRight w:val="0"/>
                  <w:marTop w:val="0"/>
                  <w:marBottom w:val="0"/>
                  <w:divBdr>
                    <w:top w:val="single" w:sz="2" w:space="1" w:color="FFFFFF"/>
                    <w:left w:val="single" w:sz="2" w:space="12" w:color="FFFFFF"/>
                    <w:bottom w:val="single" w:sz="2" w:space="1" w:color="FFFFFF"/>
                    <w:right w:val="single" w:sz="2" w:space="4" w:color="FFFFFF"/>
                  </w:divBdr>
                  <w:divsChild>
                    <w:div w:id="1626542050">
                      <w:marLeft w:val="0"/>
                      <w:marRight w:val="0"/>
                      <w:marTop w:val="0"/>
                      <w:marBottom w:val="0"/>
                      <w:divBdr>
                        <w:top w:val="none" w:sz="0" w:space="0" w:color="auto"/>
                        <w:left w:val="none" w:sz="0" w:space="0" w:color="auto"/>
                        <w:bottom w:val="none" w:sz="0" w:space="0" w:color="auto"/>
                        <w:right w:val="none" w:sz="0" w:space="0" w:color="auto"/>
                      </w:divBdr>
                    </w:div>
                  </w:divsChild>
                </w:div>
                <w:div w:id="143937366">
                  <w:marLeft w:val="0"/>
                  <w:marRight w:val="0"/>
                  <w:marTop w:val="0"/>
                  <w:marBottom w:val="0"/>
                  <w:divBdr>
                    <w:top w:val="single" w:sz="2" w:space="1" w:color="FFFFFF"/>
                    <w:left w:val="single" w:sz="2" w:space="12" w:color="FFFFFF"/>
                    <w:bottom w:val="single" w:sz="2" w:space="1" w:color="FFFFFF"/>
                    <w:right w:val="single" w:sz="2" w:space="4" w:color="FFFFFF"/>
                  </w:divBdr>
                  <w:divsChild>
                    <w:div w:id="2013752848">
                      <w:marLeft w:val="0"/>
                      <w:marRight w:val="0"/>
                      <w:marTop w:val="0"/>
                      <w:marBottom w:val="0"/>
                      <w:divBdr>
                        <w:top w:val="none" w:sz="0" w:space="0" w:color="auto"/>
                        <w:left w:val="none" w:sz="0" w:space="0" w:color="auto"/>
                        <w:bottom w:val="none" w:sz="0" w:space="0" w:color="auto"/>
                        <w:right w:val="none" w:sz="0" w:space="0" w:color="auto"/>
                      </w:divBdr>
                    </w:div>
                  </w:divsChild>
                </w:div>
                <w:div w:id="1689520200">
                  <w:marLeft w:val="0"/>
                  <w:marRight w:val="0"/>
                  <w:marTop w:val="0"/>
                  <w:marBottom w:val="0"/>
                  <w:divBdr>
                    <w:top w:val="single" w:sz="2" w:space="1" w:color="FFFFFF"/>
                    <w:left w:val="single" w:sz="2" w:space="12" w:color="FFFFFF"/>
                    <w:bottom w:val="single" w:sz="2" w:space="1" w:color="FFFFFF"/>
                    <w:right w:val="single" w:sz="2" w:space="4" w:color="FFFFFF"/>
                  </w:divBdr>
                  <w:divsChild>
                    <w:div w:id="892158016">
                      <w:marLeft w:val="0"/>
                      <w:marRight w:val="0"/>
                      <w:marTop w:val="0"/>
                      <w:marBottom w:val="0"/>
                      <w:divBdr>
                        <w:top w:val="none" w:sz="0" w:space="0" w:color="auto"/>
                        <w:left w:val="none" w:sz="0" w:space="0" w:color="auto"/>
                        <w:bottom w:val="none" w:sz="0" w:space="0" w:color="auto"/>
                        <w:right w:val="none" w:sz="0" w:space="0" w:color="auto"/>
                      </w:divBdr>
                    </w:div>
                  </w:divsChild>
                </w:div>
                <w:div w:id="1966883998">
                  <w:marLeft w:val="0"/>
                  <w:marRight w:val="0"/>
                  <w:marTop w:val="0"/>
                  <w:marBottom w:val="0"/>
                  <w:divBdr>
                    <w:top w:val="single" w:sz="2" w:space="1" w:color="FFFFFF"/>
                    <w:left w:val="single" w:sz="2" w:space="12" w:color="FFFFFF"/>
                    <w:bottom w:val="single" w:sz="2" w:space="1" w:color="FFFFFF"/>
                    <w:right w:val="single" w:sz="2" w:space="4" w:color="FFFFFF"/>
                  </w:divBdr>
                  <w:divsChild>
                    <w:div w:id="970329542">
                      <w:marLeft w:val="0"/>
                      <w:marRight w:val="0"/>
                      <w:marTop w:val="0"/>
                      <w:marBottom w:val="0"/>
                      <w:divBdr>
                        <w:top w:val="none" w:sz="0" w:space="0" w:color="auto"/>
                        <w:left w:val="none" w:sz="0" w:space="0" w:color="auto"/>
                        <w:bottom w:val="none" w:sz="0" w:space="0" w:color="auto"/>
                        <w:right w:val="none" w:sz="0" w:space="0" w:color="auto"/>
                      </w:divBdr>
                    </w:div>
                  </w:divsChild>
                </w:div>
                <w:div w:id="1486628734">
                  <w:marLeft w:val="0"/>
                  <w:marRight w:val="0"/>
                  <w:marTop w:val="0"/>
                  <w:marBottom w:val="0"/>
                  <w:divBdr>
                    <w:top w:val="single" w:sz="2" w:space="1" w:color="FFFFFF"/>
                    <w:left w:val="single" w:sz="2" w:space="12" w:color="FFFFFF"/>
                    <w:bottom w:val="single" w:sz="2" w:space="1" w:color="FFFFFF"/>
                    <w:right w:val="single" w:sz="2" w:space="4" w:color="FFFFFF"/>
                  </w:divBdr>
                  <w:divsChild>
                    <w:div w:id="279381532">
                      <w:marLeft w:val="0"/>
                      <w:marRight w:val="0"/>
                      <w:marTop w:val="0"/>
                      <w:marBottom w:val="0"/>
                      <w:divBdr>
                        <w:top w:val="none" w:sz="0" w:space="0" w:color="auto"/>
                        <w:left w:val="none" w:sz="0" w:space="0" w:color="auto"/>
                        <w:bottom w:val="none" w:sz="0" w:space="0" w:color="auto"/>
                        <w:right w:val="none" w:sz="0" w:space="0" w:color="auto"/>
                      </w:divBdr>
                    </w:div>
                  </w:divsChild>
                </w:div>
                <w:div w:id="2120907584">
                  <w:marLeft w:val="0"/>
                  <w:marRight w:val="0"/>
                  <w:marTop w:val="0"/>
                  <w:marBottom w:val="0"/>
                  <w:divBdr>
                    <w:top w:val="single" w:sz="2" w:space="1" w:color="FFFFFF"/>
                    <w:left w:val="single" w:sz="2" w:space="12" w:color="FFFFFF"/>
                    <w:bottom w:val="single" w:sz="2" w:space="1" w:color="FFFFFF"/>
                    <w:right w:val="single" w:sz="2" w:space="4" w:color="FFFFFF"/>
                  </w:divBdr>
                  <w:divsChild>
                    <w:div w:id="235825179">
                      <w:marLeft w:val="0"/>
                      <w:marRight w:val="0"/>
                      <w:marTop w:val="0"/>
                      <w:marBottom w:val="0"/>
                      <w:divBdr>
                        <w:top w:val="none" w:sz="0" w:space="0" w:color="auto"/>
                        <w:left w:val="none" w:sz="0" w:space="0" w:color="auto"/>
                        <w:bottom w:val="none" w:sz="0" w:space="0" w:color="auto"/>
                        <w:right w:val="none" w:sz="0" w:space="0" w:color="auto"/>
                      </w:divBdr>
                    </w:div>
                  </w:divsChild>
                </w:div>
                <w:div w:id="54663286">
                  <w:marLeft w:val="0"/>
                  <w:marRight w:val="0"/>
                  <w:marTop w:val="0"/>
                  <w:marBottom w:val="0"/>
                  <w:divBdr>
                    <w:top w:val="single" w:sz="2" w:space="1" w:color="FFFFFF"/>
                    <w:left w:val="single" w:sz="2" w:space="12" w:color="FFFFFF"/>
                    <w:bottom w:val="single" w:sz="2" w:space="1" w:color="FFFFFF"/>
                    <w:right w:val="single" w:sz="2" w:space="4" w:color="FFFFFF"/>
                  </w:divBdr>
                  <w:divsChild>
                    <w:div w:id="2078933609">
                      <w:marLeft w:val="0"/>
                      <w:marRight w:val="0"/>
                      <w:marTop w:val="0"/>
                      <w:marBottom w:val="0"/>
                      <w:divBdr>
                        <w:top w:val="none" w:sz="0" w:space="0" w:color="auto"/>
                        <w:left w:val="none" w:sz="0" w:space="0" w:color="auto"/>
                        <w:bottom w:val="none" w:sz="0" w:space="0" w:color="auto"/>
                        <w:right w:val="none" w:sz="0" w:space="0" w:color="auto"/>
                      </w:divBdr>
                    </w:div>
                  </w:divsChild>
                </w:div>
                <w:div w:id="250625804">
                  <w:marLeft w:val="0"/>
                  <w:marRight w:val="0"/>
                  <w:marTop w:val="0"/>
                  <w:marBottom w:val="0"/>
                  <w:divBdr>
                    <w:top w:val="single" w:sz="2" w:space="1" w:color="FFFFFF"/>
                    <w:left w:val="single" w:sz="2" w:space="12" w:color="FFFFFF"/>
                    <w:bottom w:val="single" w:sz="2" w:space="1" w:color="FFFFFF"/>
                    <w:right w:val="single" w:sz="2" w:space="4" w:color="FFFFFF"/>
                  </w:divBdr>
                  <w:divsChild>
                    <w:div w:id="2086101476">
                      <w:marLeft w:val="0"/>
                      <w:marRight w:val="0"/>
                      <w:marTop w:val="0"/>
                      <w:marBottom w:val="0"/>
                      <w:divBdr>
                        <w:top w:val="none" w:sz="0" w:space="0" w:color="auto"/>
                        <w:left w:val="none" w:sz="0" w:space="0" w:color="auto"/>
                        <w:bottom w:val="none" w:sz="0" w:space="0" w:color="auto"/>
                        <w:right w:val="none" w:sz="0" w:space="0" w:color="auto"/>
                      </w:divBdr>
                    </w:div>
                  </w:divsChild>
                </w:div>
                <w:div w:id="1811171198">
                  <w:marLeft w:val="0"/>
                  <w:marRight w:val="0"/>
                  <w:marTop w:val="0"/>
                  <w:marBottom w:val="0"/>
                  <w:divBdr>
                    <w:top w:val="single" w:sz="2" w:space="1" w:color="FFFFFF"/>
                    <w:left w:val="single" w:sz="2" w:space="12" w:color="FFFFFF"/>
                    <w:bottom w:val="single" w:sz="2" w:space="1" w:color="FFFFFF"/>
                    <w:right w:val="single" w:sz="2" w:space="4" w:color="FFFFFF"/>
                  </w:divBdr>
                  <w:divsChild>
                    <w:div w:id="1370036188">
                      <w:marLeft w:val="0"/>
                      <w:marRight w:val="0"/>
                      <w:marTop w:val="0"/>
                      <w:marBottom w:val="0"/>
                      <w:divBdr>
                        <w:top w:val="none" w:sz="0" w:space="0" w:color="auto"/>
                        <w:left w:val="none" w:sz="0" w:space="0" w:color="auto"/>
                        <w:bottom w:val="none" w:sz="0" w:space="0" w:color="auto"/>
                        <w:right w:val="none" w:sz="0" w:space="0" w:color="auto"/>
                      </w:divBdr>
                    </w:div>
                  </w:divsChild>
                </w:div>
                <w:div w:id="49038872">
                  <w:marLeft w:val="0"/>
                  <w:marRight w:val="0"/>
                  <w:marTop w:val="0"/>
                  <w:marBottom w:val="0"/>
                  <w:divBdr>
                    <w:top w:val="single" w:sz="2" w:space="1" w:color="FFFFFF"/>
                    <w:left w:val="single" w:sz="2" w:space="12" w:color="FFFFFF"/>
                    <w:bottom w:val="single" w:sz="2" w:space="4" w:color="FFFFFF"/>
                    <w:right w:val="single" w:sz="2" w:space="4" w:color="FFFFFF"/>
                  </w:divBdr>
                  <w:divsChild>
                    <w:div w:id="150544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01226">
          <w:marLeft w:val="0"/>
          <w:marRight w:val="0"/>
          <w:marTop w:val="0"/>
          <w:marBottom w:val="335"/>
          <w:divBdr>
            <w:top w:val="none" w:sz="0" w:space="0" w:color="auto"/>
            <w:left w:val="none" w:sz="0" w:space="0" w:color="auto"/>
            <w:bottom w:val="none" w:sz="0" w:space="0" w:color="auto"/>
            <w:right w:val="none" w:sz="0" w:space="0" w:color="auto"/>
          </w:divBdr>
          <w:divsChild>
            <w:div w:id="1607349392">
              <w:marLeft w:val="0"/>
              <w:marRight w:val="0"/>
              <w:marTop w:val="0"/>
              <w:marBottom w:val="0"/>
              <w:divBdr>
                <w:top w:val="none" w:sz="0" w:space="0" w:color="auto"/>
                <w:left w:val="none" w:sz="0" w:space="0" w:color="auto"/>
                <w:bottom w:val="none" w:sz="0" w:space="0" w:color="auto"/>
                <w:right w:val="none" w:sz="0" w:space="0" w:color="auto"/>
              </w:divBdr>
              <w:divsChild>
                <w:div w:id="1964461247">
                  <w:marLeft w:val="0"/>
                  <w:marRight w:val="0"/>
                  <w:marTop w:val="0"/>
                  <w:marBottom w:val="0"/>
                  <w:divBdr>
                    <w:top w:val="single" w:sz="2" w:space="4" w:color="FFFFFF"/>
                    <w:left w:val="single" w:sz="2" w:space="12" w:color="FFFFFF"/>
                    <w:bottom w:val="single" w:sz="2" w:space="1" w:color="FFFFFF"/>
                    <w:right w:val="single" w:sz="2" w:space="4" w:color="FFFFFF"/>
                  </w:divBdr>
                  <w:divsChild>
                    <w:div w:id="310210924">
                      <w:marLeft w:val="0"/>
                      <w:marRight w:val="0"/>
                      <w:marTop w:val="0"/>
                      <w:marBottom w:val="0"/>
                      <w:divBdr>
                        <w:top w:val="none" w:sz="0" w:space="0" w:color="auto"/>
                        <w:left w:val="none" w:sz="0" w:space="0" w:color="auto"/>
                        <w:bottom w:val="none" w:sz="0" w:space="0" w:color="auto"/>
                        <w:right w:val="none" w:sz="0" w:space="0" w:color="auto"/>
                      </w:divBdr>
                    </w:div>
                  </w:divsChild>
                </w:div>
                <w:div w:id="1949893597">
                  <w:marLeft w:val="0"/>
                  <w:marRight w:val="0"/>
                  <w:marTop w:val="0"/>
                  <w:marBottom w:val="0"/>
                  <w:divBdr>
                    <w:top w:val="single" w:sz="2" w:space="1" w:color="FFFFFF"/>
                    <w:left w:val="single" w:sz="2" w:space="12" w:color="FFFFFF"/>
                    <w:bottom w:val="single" w:sz="2" w:space="1" w:color="FFFFFF"/>
                    <w:right w:val="single" w:sz="2" w:space="4" w:color="FFFFFF"/>
                  </w:divBdr>
                  <w:divsChild>
                    <w:div w:id="1587958923">
                      <w:marLeft w:val="0"/>
                      <w:marRight w:val="0"/>
                      <w:marTop w:val="0"/>
                      <w:marBottom w:val="0"/>
                      <w:divBdr>
                        <w:top w:val="none" w:sz="0" w:space="0" w:color="auto"/>
                        <w:left w:val="none" w:sz="0" w:space="0" w:color="auto"/>
                        <w:bottom w:val="none" w:sz="0" w:space="0" w:color="auto"/>
                        <w:right w:val="none" w:sz="0" w:space="0" w:color="auto"/>
                      </w:divBdr>
                    </w:div>
                  </w:divsChild>
                </w:div>
                <w:div w:id="1923875518">
                  <w:marLeft w:val="0"/>
                  <w:marRight w:val="0"/>
                  <w:marTop w:val="0"/>
                  <w:marBottom w:val="0"/>
                  <w:divBdr>
                    <w:top w:val="single" w:sz="2" w:space="1" w:color="FFFFFF"/>
                    <w:left w:val="single" w:sz="2" w:space="12" w:color="FFFFFF"/>
                    <w:bottom w:val="single" w:sz="2" w:space="1" w:color="FFFFFF"/>
                    <w:right w:val="single" w:sz="2" w:space="4" w:color="FFFFFF"/>
                  </w:divBdr>
                  <w:divsChild>
                    <w:div w:id="1284381330">
                      <w:marLeft w:val="0"/>
                      <w:marRight w:val="0"/>
                      <w:marTop w:val="0"/>
                      <w:marBottom w:val="0"/>
                      <w:divBdr>
                        <w:top w:val="none" w:sz="0" w:space="0" w:color="auto"/>
                        <w:left w:val="none" w:sz="0" w:space="0" w:color="auto"/>
                        <w:bottom w:val="none" w:sz="0" w:space="0" w:color="auto"/>
                        <w:right w:val="none" w:sz="0" w:space="0" w:color="auto"/>
                      </w:divBdr>
                    </w:div>
                  </w:divsChild>
                </w:div>
                <w:div w:id="459343059">
                  <w:marLeft w:val="0"/>
                  <w:marRight w:val="0"/>
                  <w:marTop w:val="0"/>
                  <w:marBottom w:val="0"/>
                  <w:divBdr>
                    <w:top w:val="single" w:sz="2" w:space="1" w:color="FFFFFF"/>
                    <w:left w:val="single" w:sz="2" w:space="12" w:color="FFFFFF"/>
                    <w:bottom w:val="single" w:sz="2" w:space="1" w:color="FFFFFF"/>
                    <w:right w:val="single" w:sz="2" w:space="4" w:color="FFFFFF"/>
                  </w:divBdr>
                  <w:divsChild>
                    <w:div w:id="850722997">
                      <w:marLeft w:val="0"/>
                      <w:marRight w:val="0"/>
                      <w:marTop w:val="0"/>
                      <w:marBottom w:val="0"/>
                      <w:divBdr>
                        <w:top w:val="none" w:sz="0" w:space="0" w:color="auto"/>
                        <w:left w:val="none" w:sz="0" w:space="0" w:color="auto"/>
                        <w:bottom w:val="none" w:sz="0" w:space="0" w:color="auto"/>
                        <w:right w:val="none" w:sz="0" w:space="0" w:color="auto"/>
                      </w:divBdr>
                    </w:div>
                  </w:divsChild>
                </w:div>
                <w:div w:id="1339312380">
                  <w:marLeft w:val="0"/>
                  <w:marRight w:val="0"/>
                  <w:marTop w:val="0"/>
                  <w:marBottom w:val="0"/>
                  <w:divBdr>
                    <w:top w:val="single" w:sz="2" w:space="1" w:color="FFFFFF"/>
                    <w:left w:val="single" w:sz="2" w:space="12" w:color="FFFFFF"/>
                    <w:bottom w:val="single" w:sz="2" w:space="1" w:color="FFFFFF"/>
                    <w:right w:val="single" w:sz="2" w:space="4" w:color="FFFFFF"/>
                  </w:divBdr>
                  <w:divsChild>
                    <w:div w:id="336425263">
                      <w:marLeft w:val="0"/>
                      <w:marRight w:val="0"/>
                      <w:marTop w:val="0"/>
                      <w:marBottom w:val="0"/>
                      <w:divBdr>
                        <w:top w:val="none" w:sz="0" w:space="0" w:color="auto"/>
                        <w:left w:val="none" w:sz="0" w:space="0" w:color="auto"/>
                        <w:bottom w:val="none" w:sz="0" w:space="0" w:color="auto"/>
                        <w:right w:val="none" w:sz="0" w:space="0" w:color="auto"/>
                      </w:divBdr>
                    </w:div>
                  </w:divsChild>
                </w:div>
                <w:div w:id="493566188">
                  <w:marLeft w:val="0"/>
                  <w:marRight w:val="0"/>
                  <w:marTop w:val="0"/>
                  <w:marBottom w:val="0"/>
                  <w:divBdr>
                    <w:top w:val="single" w:sz="2" w:space="1" w:color="FFFFFF"/>
                    <w:left w:val="single" w:sz="2" w:space="12" w:color="FFFFFF"/>
                    <w:bottom w:val="single" w:sz="2" w:space="1" w:color="FFFFFF"/>
                    <w:right w:val="single" w:sz="2" w:space="4" w:color="FFFFFF"/>
                  </w:divBdr>
                  <w:divsChild>
                    <w:div w:id="2104376792">
                      <w:marLeft w:val="0"/>
                      <w:marRight w:val="0"/>
                      <w:marTop w:val="0"/>
                      <w:marBottom w:val="0"/>
                      <w:divBdr>
                        <w:top w:val="none" w:sz="0" w:space="0" w:color="auto"/>
                        <w:left w:val="none" w:sz="0" w:space="0" w:color="auto"/>
                        <w:bottom w:val="none" w:sz="0" w:space="0" w:color="auto"/>
                        <w:right w:val="none" w:sz="0" w:space="0" w:color="auto"/>
                      </w:divBdr>
                    </w:div>
                  </w:divsChild>
                </w:div>
                <w:div w:id="1688485995">
                  <w:marLeft w:val="0"/>
                  <w:marRight w:val="0"/>
                  <w:marTop w:val="0"/>
                  <w:marBottom w:val="0"/>
                  <w:divBdr>
                    <w:top w:val="single" w:sz="2" w:space="1" w:color="FFFFFF"/>
                    <w:left w:val="single" w:sz="2" w:space="12" w:color="FFFFFF"/>
                    <w:bottom w:val="single" w:sz="2" w:space="1" w:color="FFFFFF"/>
                    <w:right w:val="single" w:sz="2" w:space="4" w:color="FFFFFF"/>
                  </w:divBdr>
                  <w:divsChild>
                    <w:div w:id="1337877730">
                      <w:marLeft w:val="0"/>
                      <w:marRight w:val="0"/>
                      <w:marTop w:val="0"/>
                      <w:marBottom w:val="0"/>
                      <w:divBdr>
                        <w:top w:val="none" w:sz="0" w:space="0" w:color="auto"/>
                        <w:left w:val="none" w:sz="0" w:space="0" w:color="auto"/>
                        <w:bottom w:val="none" w:sz="0" w:space="0" w:color="auto"/>
                        <w:right w:val="none" w:sz="0" w:space="0" w:color="auto"/>
                      </w:divBdr>
                    </w:div>
                  </w:divsChild>
                </w:div>
                <w:div w:id="650402757">
                  <w:marLeft w:val="0"/>
                  <w:marRight w:val="0"/>
                  <w:marTop w:val="0"/>
                  <w:marBottom w:val="0"/>
                  <w:divBdr>
                    <w:top w:val="single" w:sz="2" w:space="1" w:color="FFFFFF"/>
                    <w:left w:val="single" w:sz="2" w:space="12" w:color="FFFFFF"/>
                    <w:bottom w:val="single" w:sz="2" w:space="1" w:color="FFFFFF"/>
                    <w:right w:val="single" w:sz="2" w:space="4" w:color="FFFFFF"/>
                  </w:divBdr>
                  <w:divsChild>
                    <w:div w:id="1466003341">
                      <w:marLeft w:val="0"/>
                      <w:marRight w:val="0"/>
                      <w:marTop w:val="0"/>
                      <w:marBottom w:val="0"/>
                      <w:divBdr>
                        <w:top w:val="none" w:sz="0" w:space="0" w:color="auto"/>
                        <w:left w:val="none" w:sz="0" w:space="0" w:color="auto"/>
                        <w:bottom w:val="none" w:sz="0" w:space="0" w:color="auto"/>
                        <w:right w:val="none" w:sz="0" w:space="0" w:color="auto"/>
                      </w:divBdr>
                    </w:div>
                  </w:divsChild>
                </w:div>
                <w:div w:id="465203734">
                  <w:marLeft w:val="0"/>
                  <w:marRight w:val="0"/>
                  <w:marTop w:val="0"/>
                  <w:marBottom w:val="0"/>
                  <w:divBdr>
                    <w:top w:val="single" w:sz="2" w:space="1" w:color="FFFFFF"/>
                    <w:left w:val="single" w:sz="2" w:space="12" w:color="FFFFFF"/>
                    <w:bottom w:val="single" w:sz="2" w:space="1" w:color="FFFFFF"/>
                    <w:right w:val="single" w:sz="2" w:space="4" w:color="FFFFFF"/>
                  </w:divBdr>
                  <w:divsChild>
                    <w:div w:id="1023632562">
                      <w:marLeft w:val="0"/>
                      <w:marRight w:val="0"/>
                      <w:marTop w:val="0"/>
                      <w:marBottom w:val="0"/>
                      <w:divBdr>
                        <w:top w:val="none" w:sz="0" w:space="0" w:color="auto"/>
                        <w:left w:val="none" w:sz="0" w:space="0" w:color="auto"/>
                        <w:bottom w:val="none" w:sz="0" w:space="0" w:color="auto"/>
                        <w:right w:val="none" w:sz="0" w:space="0" w:color="auto"/>
                      </w:divBdr>
                    </w:div>
                  </w:divsChild>
                </w:div>
                <w:div w:id="45446699">
                  <w:marLeft w:val="0"/>
                  <w:marRight w:val="0"/>
                  <w:marTop w:val="0"/>
                  <w:marBottom w:val="0"/>
                  <w:divBdr>
                    <w:top w:val="single" w:sz="2" w:space="1" w:color="FFFFFF"/>
                    <w:left w:val="single" w:sz="2" w:space="12" w:color="FFFFFF"/>
                    <w:bottom w:val="single" w:sz="2" w:space="1" w:color="FFFFFF"/>
                    <w:right w:val="single" w:sz="2" w:space="4" w:color="FFFFFF"/>
                  </w:divBdr>
                  <w:divsChild>
                    <w:div w:id="1513645500">
                      <w:marLeft w:val="0"/>
                      <w:marRight w:val="0"/>
                      <w:marTop w:val="0"/>
                      <w:marBottom w:val="0"/>
                      <w:divBdr>
                        <w:top w:val="none" w:sz="0" w:space="0" w:color="auto"/>
                        <w:left w:val="none" w:sz="0" w:space="0" w:color="auto"/>
                        <w:bottom w:val="none" w:sz="0" w:space="0" w:color="auto"/>
                        <w:right w:val="none" w:sz="0" w:space="0" w:color="auto"/>
                      </w:divBdr>
                    </w:div>
                  </w:divsChild>
                </w:div>
                <w:div w:id="1343974878">
                  <w:marLeft w:val="0"/>
                  <w:marRight w:val="0"/>
                  <w:marTop w:val="0"/>
                  <w:marBottom w:val="0"/>
                  <w:divBdr>
                    <w:top w:val="single" w:sz="2" w:space="1" w:color="FFFFFF"/>
                    <w:left w:val="single" w:sz="2" w:space="12" w:color="FFFFFF"/>
                    <w:bottom w:val="single" w:sz="2" w:space="1" w:color="FFFFFF"/>
                    <w:right w:val="single" w:sz="2" w:space="4" w:color="FFFFFF"/>
                  </w:divBdr>
                  <w:divsChild>
                    <w:div w:id="2006401060">
                      <w:marLeft w:val="0"/>
                      <w:marRight w:val="0"/>
                      <w:marTop w:val="0"/>
                      <w:marBottom w:val="0"/>
                      <w:divBdr>
                        <w:top w:val="none" w:sz="0" w:space="0" w:color="auto"/>
                        <w:left w:val="none" w:sz="0" w:space="0" w:color="auto"/>
                        <w:bottom w:val="none" w:sz="0" w:space="0" w:color="auto"/>
                        <w:right w:val="none" w:sz="0" w:space="0" w:color="auto"/>
                      </w:divBdr>
                    </w:div>
                  </w:divsChild>
                </w:div>
                <w:div w:id="234047417">
                  <w:marLeft w:val="0"/>
                  <w:marRight w:val="0"/>
                  <w:marTop w:val="0"/>
                  <w:marBottom w:val="0"/>
                  <w:divBdr>
                    <w:top w:val="single" w:sz="2" w:space="1" w:color="FFFFFF"/>
                    <w:left w:val="single" w:sz="2" w:space="12" w:color="FFFFFF"/>
                    <w:bottom w:val="single" w:sz="2" w:space="1" w:color="FFFFFF"/>
                    <w:right w:val="single" w:sz="2" w:space="4" w:color="FFFFFF"/>
                  </w:divBdr>
                  <w:divsChild>
                    <w:div w:id="403375852">
                      <w:marLeft w:val="0"/>
                      <w:marRight w:val="0"/>
                      <w:marTop w:val="0"/>
                      <w:marBottom w:val="0"/>
                      <w:divBdr>
                        <w:top w:val="none" w:sz="0" w:space="0" w:color="auto"/>
                        <w:left w:val="none" w:sz="0" w:space="0" w:color="auto"/>
                        <w:bottom w:val="none" w:sz="0" w:space="0" w:color="auto"/>
                        <w:right w:val="none" w:sz="0" w:space="0" w:color="auto"/>
                      </w:divBdr>
                    </w:div>
                  </w:divsChild>
                </w:div>
                <w:div w:id="93403361">
                  <w:marLeft w:val="0"/>
                  <w:marRight w:val="0"/>
                  <w:marTop w:val="0"/>
                  <w:marBottom w:val="0"/>
                  <w:divBdr>
                    <w:top w:val="single" w:sz="2" w:space="1" w:color="FFFFFF"/>
                    <w:left w:val="single" w:sz="2" w:space="12" w:color="FFFFFF"/>
                    <w:bottom w:val="single" w:sz="2" w:space="1" w:color="FFFFFF"/>
                    <w:right w:val="single" w:sz="2" w:space="4" w:color="FFFFFF"/>
                  </w:divBdr>
                  <w:divsChild>
                    <w:div w:id="487983765">
                      <w:marLeft w:val="0"/>
                      <w:marRight w:val="0"/>
                      <w:marTop w:val="0"/>
                      <w:marBottom w:val="0"/>
                      <w:divBdr>
                        <w:top w:val="none" w:sz="0" w:space="0" w:color="auto"/>
                        <w:left w:val="none" w:sz="0" w:space="0" w:color="auto"/>
                        <w:bottom w:val="none" w:sz="0" w:space="0" w:color="auto"/>
                        <w:right w:val="none" w:sz="0" w:space="0" w:color="auto"/>
                      </w:divBdr>
                    </w:div>
                  </w:divsChild>
                </w:div>
                <w:div w:id="846094638">
                  <w:marLeft w:val="0"/>
                  <w:marRight w:val="0"/>
                  <w:marTop w:val="0"/>
                  <w:marBottom w:val="0"/>
                  <w:divBdr>
                    <w:top w:val="single" w:sz="2" w:space="1" w:color="FFFFFF"/>
                    <w:left w:val="single" w:sz="2" w:space="12" w:color="FFFFFF"/>
                    <w:bottom w:val="single" w:sz="2" w:space="1" w:color="FFFFFF"/>
                    <w:right w:val="single" w:sz="2" w:space="4" w:color="FFFFFF"/>
                  </w:divBdr>
                  <w:divsChild>
                    <w:div w:id="431635685">
                      <w:marLeft w:val="0"/>
                      <w:marRight w:val="0"/>
                      <w:marTop w:val="0"/>
                      <w:marBottom w:val="0"/>
                      <w:divBdr>
                        <w:top w:val="none" w:sz="0" w:space="0" w:color="auto"/>
                        <w:left w:val="none" w:sz="0" w:space="0" w:color="auto"/>
                        <w:bottom w:val="none" w:sz="0" w:space="0" w:color="auto"/>
                        <w:right w:val="none" w:sz="0" w:space="0" w:color="auto"/>
                      </w:divBdr>
                    </w:div>
                  </w:divsChild>
                </w:div>
                <w:div w:id="142358140">
                  <w:marLeft w:val="0"/>
                  <w:marRight w:val="0"/>
                  <w:marTop w:val="0"/>
                  <w:marBottom w:val="0"/>
                  <w:divBdr>
                    <w:top w:val="single" w:sz="2" w:space="1" w:color="FFFFFF"/>
                    <w:left w:val="single" w:sz="2" w:space="12" w:color="FFFFFF"/>
                    <w:bottom w:val="single" w:sz="2" w:space="1" w:color="FFFFFF"/>
                    <w:right w:val="single" w:sz="2" w:space="4" w:color="FFFFFF"/>
                  </w:divBdr>
                  <w:divsChild>
                    <w:div w:id="1226338762">
                      <w:marLeft w:val="0"/>
                      <w:marRight w:val="0"/>
                      <w:marTop w:val="0"/>
                      <w:marBottom w:val="0"/>
                      <w:divBdr>
                        <w:top w:val="none" w:sz="0" w:space="0" w:color="auto"/>
                        <w:left w:val="none" w:sz="0" w:space="0" w:color="auto"/>
                        <w:bottom w:val="none" w:sz="0" w:space="0" w:color="auto"/>
                        <w:right w:val="none" w:sz="0" w:space="0" w:color="auto"/>
                      </w:divBdr>
                    </w:div>
                  </w:divsChild>
                </w:div>
                <w:div w:id="747456917">
                  <w:marLeft w:val="0"/>
                  <w:marRight w:val="0"/>
                  <w:marTop w:val="0"/>
                  <w:marBottom w:val="0"/>
                  <w:divBdr>
                    <w:top w:val="single" w:sz="2" w:space="1" w:color="FFFFFF"/>
                    <w:left w:val="single" w:sz="2" w:space="12" w:color="FFFFFF"/>
                    <w:bottom w:val="single" w:sz="2" w:space="1" w:color="FFFFFF"/>
                    <w:right w:val="single" w:sz="2" w:space="4" w:color="FFFFFF"/>
                  </w:divBdr>
                  <w:divsChild>
                    <w:div w:id="1376587301">
                      <w:marLeft w:val="0"/>
                      <w:marRight w:val="0"/>
                      <w:marTop w:val="0"/>
                      <w:marBottom w:val="0"/>
                      <w:divBdr>
                        <w:top w:val="none" w:sz="0" w:space="0" w:color="auto"/>
                        <w:left w:val="none" w:sz="0" w:space="0" w:color="auto"/>
                        <w:bottom w:val="none" w:sz="0" w:space="0" w:color="auto"/>
                        <w:right w:val="none" w:sz="0" w:space="0" w:color="auto"/>
                      </w:divBdr>
                    </w:div>
                  </w:divsChild>
                </w:div>
                <w:div w:id="864289106">
                  <w:marLeft w:val="0"/>
                  <w:marRight w:val="0"/>
                  <w:marTop w:val="0"/>
                  <w:marBottom w:val="0"/>
                  <w:divBdr>
                    <w:top w:val="single" w:sz="2" w:space="1" w:color="FFFFFF"/>
                    <w:left w:val="single" w:sz="2" w:space="12" w:color="FFFFFF"/>
                    <w:bottom w:val="single" w:sz="2" w:space="1" w:color="FFFFFF"/>
                    <w:right w:val="single" w:sz="2" w:space="4" w:color="FFFFFF"/>
                  </w:divBdr>
                  <w:divsChild>
                    <w:div w:id="120853089">
                      <w:marLeft w:val="0"/>
                      <w:marRight w:val="0"/>
                      <w:marTop w:val="0"/>
                      <w:marBottom w:val="0"/>
                      <w:divBdr>
                        <w:top w:val="none" w:sz="0" w:space="0" w:color="auto"/>
                        <w:left w:val="none" w:sz="0" w:space="0" w:color="auto"/>
                        <w:bottom w:val="none" w:sz="0" w:space="0" w:color="auto"/>
                        <w:right w:val="none" w:sz="0" w:space="0" w:color="auto"/>
                      </w:divBdr>
                    </w:div>
                  </w:divsChild>
                </w:div>
                <w:div w:id="824735266">
                  <w:marLeft w:val="0"/>
                  <w:marRight w:val="0"/>
                  <w:marTop w:val="0"/>
                  <w:marBottom w:val="0"/>
                  <w:divBdr>
                    <w:top w:val="single" w:sz="2" w:space="1" w:color="FFFFFF"/>
                    <w:left w:val="single" w:sz="2" w:space="12" w:color="FFFFFF"/>
                    <w:bottom w:val="single" w:sz="2" w:space="1" w:color="FFFFFF"/>
                    <w:right w:val="single" w:sz="2" w:space="4" w:color="FFFFFF"/>
                  </w:divBdr>
                  <w:divsChild>
                    <w:div w:id="819611140">
                      <w:marLeft w:val="0"/>
                      <w:marRight w:val="0"/>
                      <w:marTop w:val="0"/>
                      <w:marBottom w:val="0"/>
                      <w:divBdr>
                        <w:top w:val="none" w:sz="0" w:space="0" w:color="auto"/>
                        <w:left w:val="none" w:sz="0" w:space="0" w:color="auto"/>
                        <w:bottom w:val="none" w:sz="0" w:space="0" w:color="auto"/>
                        <w:right w:val="none" w:sz="0" w:space="0" w:color="auto"/>
                      </w:divBdr>
                    </w:div>
                  </w:divsChild>
                </w:div>
                <w:div w:id="963659743">
                  <w:marLeft w:val="0"/>
                  <w:marRight w:val="0"/>
                  <w:marTop w:val="0"/>
                  <w:marBottom w:val="0"/>
                  <w:divBdr>
                    <w:top w:val="single" w:sz="2" w:space="1" w:color="FFFFFF"/>
                    <w:left w:val="single" w:sz="2" w:space="12" w:color="FFFFFF"/>
                    <w:bottom w:val="single" w:sz="2" w:space="1" w:color="FFFFFF"/>
                    <w:right w:val="single" w:sz="2" w:space="4" w:color="FFFFFF"/>
                  </w:divBdr>
                  <w:divsChild>
                    <w:div w:id="866060650">
                      <w:marLeft w:val="0"/>
                      <w:marRight w:val="0"/>
                      <w:marTop w:val="0"/>
                      <w:marBottom w:val="0"/>
                      <w:divBdr>
                        <w:top w:val="none" w:sz="0" w:space="0" w:color="auto"/>
                        <w:left w:val="none" w:sz="0" w:space="0" w:color="auto"/>
                        <w:bottom w:val="none" w:sz="0" w:space="0" w:color="auto"/>
                        <w:right w:val="none" w:sz="0" w:space="0" w:color="auto"/>
                      </w:divBdr>
                    </w:div>
                  </w:divsChild>
                </w:div>
                <w:div w:id="1945914069">
                  <w:marLeft w:val="0"/>
                  <w:marRight w:val="0"/>
                  <w:marTop w:val="0"/>
                  <w:marBottom w:val="0"/>
                  <w:divBdr>
                    <w:top w:val="single" w:sz="2" w:space="1" w:color="FFFFFF"/>
                    <w:left w:val="single" w:sz="2" w:space="12" w:color="FFFFFF"/>
                    <w:bottom w:val="single" w:sz="2" w:space="1" w:color="FFFFFF"/>
                    <w:right w:val="single" w:sz="2" w:space="4" w:color="FFFFFF"/>
                  </w:divBdr>
                  <w:divsChild>
                    <w:div w:id="1080912449">
                      <w:marLeft w:val="0"/>
                      <w:marRight w:val="0"/>
                      <w:marTop w:val="0"/>
                      <w:marBottom w:val="0"/>
                      <w:divBdr>
                        <w:top w:val="none" w:sz="0" w:space="0" w:color="auto"/>
                        <w:left w:val="none" w:sz="0" w:space="0" w:color="auto"/>
                        <w:bottom w:val="none" w:sz="0" w:space="0" w:color="auto"/>
                        <w:right w:val="none" w:sz="0" w:space="0" w:color="auto"/>
                      </w:divBdr>
                    </w:div>
                  </w:divsChild>
                </w:div>
                <w:div w:id="1124956753">
                  <w:marLeft w:val="0"/>
                  <w:marRight w:val="0"/>
                  <w:marTop w:val="0"/>
                  <w:marBottom w:val="0"/>
                  <w:divBdr>
                    <w:top w:val="single" w:sz="2" w:space="1" w:color="FFFFFF"/>
                    <w:left w:val="single" w:sz="2" w:space="12" w:color="FFFFFF"/>
                    <w:bottom w:val="single" w:sz="2" w:space="1" w:color="FFFFFF"/>
                    <w:right w:val="single" w:sz="2" w:space="4" w:color="FFFFFF"/>
                  </w:divBdr>
                  <w:divsChild>
                    <w:div w:id="2016491909">
                      <w:marLeft w:val="0"/>
                      <w:marRight w:val="0"/>
                      <w:marTop w:val="0"/>
                      <w:marBottom w:val="0"/>
                      <w:divBdr>
                        <w:top w:val="none" w:sz="0" w:space="0" w:color="auto"/>
                        <w:left w:val="none" w:sz="0" w:space="0" w:color="auto"/>
                        <w:bottom w:val="none" w:sz="0" w:space="0" w:color="auto"/>
                        <w:right w:val="none" w:sz="0" w:space="0" w:color="auto"/>
                      </w:divBdr>
                    </w:div>
                  </w:divsChild>
                </w:div>
                <w:div w:id="447554686">
                  <w:marLeft w:val="0"/>
                  <w:marRight w:val="0"/>
                  <w:marTop w:val="0"/>
                  <w:marBottom w:val="0"/>
                  <w:divBdr>
                    <w:top w:val="single" w:sz="2" w:space="1" w:color="FFFFFF"/>
                    <w:left w:val="single" w:sz="2" w:space="12" w:color="FFFFFF"/>
                    <w:bottom w:val="single" w:sz="2" w:space="1" w:color="FFFFFF"/>
                    <w:right w:val="single" w:sz="2" w:space="4" w:color="FFFFFF"/>
                  </w:divBdr>
                  <w:divsChild>
                    <w:div w:id="710957850">
                      <w:marLeft w:val="0"/>
                      <w:marRight w:val="0"/>
                      <w:marTop w:val="0"/>
                      <w:marBottom w:val="0"/>
                      <w:divBdr>
                        <w:top w:val="none" w:sz="0" w:space="0" w:color="auto"/>
                        <w:left w:val="none" w:sz="0" w:space="0" w:color="auto"/>
                        <w:bottom w:val="none" w:sz="0" w:space="0" w:color="auto"/>
                        <w:right w:val="none" w:sz="0" w:space="0" w:color="auto"/>
                      </w:divBdr>
                    </w:div>
                  </w:divsChild>
                </w:div>
                <w:div w:id="106434548">
                  <w:marLeft w:val="0"/>
                  <w:marRight w:val="0"/>
                  <w:marTop w:val="0"/>
                  <w:marBottom w:val="0"/>
                  <w:divBdr>
                    <w:top w:val="single" w:sz="2" w:space="1" w:color="FFFFFF"/>
                    <w:left w:val="single" w:sz="2" w:space="12" w:color="FFFFFF"/>
                    <w:bottom w:val="single" w:sz="2" w:space="1" w:color="FFFFFF"/>
                    <w:right w:val="single" w:sz="2" w:space="4" w:color="FFFFFF"/>
                  </w:divBdr>
                  <w:divsChild>
                    <w:div w:id="457913911">
                      <w:marLeft w:val="0"/>
                      <w:marRight w:val="0"/>
                      <w:marTop w:val="0"/>
                      <w:marBottom w:val="0"/>
                      <w:divBdr>
                        <w:top w:val="none" w:sz="0" w:space="0" w:color="auto"/>
                        <w:left w:val="none" w:sz="0" w:space="0" w:color="auto"/>
                        <w:bottom w:val="none" w:sz="0" w:space="0" w:color="auto"/>
                        <w:right w:val="none" w:sz="0" w:space="0" w:color="auto"/>
                      </w:divBdr>
                    </w:div>
                  </w:divsChild>
                </w:div>
                <w:div w:id="1510364625">
                  <w:marLeft w:val="0"/>
                  <w:marRight w:val="0"/>
                  <w:marTop w:val="0"/>
                  <w:marBottom w:val="0"/>
                  <w:divBdr>
                    <w:top w:val="single" w:sz="2" w:space="1" w:color="FFFFFF"/>
                    <w:left w:val="single" w:sz="2" w:space="12" w:color="FFFFFF"/>
                    <w:bottom w:val="single" w:sz="2" w:space="1" w:color="FFFFFF"/>
                    <w:right w:val="single" w:sz="2" w:space="4" w:color="FFFFFF"/>
                  </w:divBdr>
                  <w:divsChild>
                    <w:div w:id="228158060">
                      <w:marLeft w:val="0"/>
                      <w:marRight w:val="0"/>
                      <w:marTop w:val="0"/>
                      <w:marBottom w:val="0"/>
                      <w:divBdr>
                        <w:top w:val="none" w:sz="0" w:space="0" w:color="auto"/>
                        <w:left w:val="none" w:sz="0" w:space="0" w:color="auto"/>
                        <w:bottom w:val="none" w:sz="0" w:space="0" w:color="auto"/>
                        <w:right w:val="none" w:sz="0" w:space="0" w:color="auto"/>
                      </w:divBdr>
                    </w:div>
                  </w:divsChild>
                </w:div>
                <w:div w:id="1714111319">
                  <w:marLeft w:val="0"/>
                  <w:marRight w:val="0"/>
                  <w:marTop w:val="0"/>
                  <w:marBottom w:val="0"/>
                  <w:divBdr>
                    <w:top w:val="single" w:sz="2" w:space="1" w:color="FFFFFF"/>
                    <w:left w:val="single" w:sz="2" w:space="12" w:color="FFFFFF"/>
                    <w:bottom w:val="single" w:sz="2" w:space="1" w:color="FFFFFF"/>
                    <w:right w:val="single" w:sz="2" w:space="4" w:color="FFFFFF"/>
                  </w:divBdr>
                  <w:divsChild>
                    <w:div w:id="1376615645">
                      <w:marLeft w:val="0"/>
                      <w:marRight w:val="0"/>
                      <w:marTop w:val="0"/>
                      <w:marBottom w:val="0"/>
                      <w:divBdr>
                        <w:top w:val="none" w:sz="0" w:space="0" w:color="auto"/>
                        <w:left w:val="none" w:sz="0" w:space="0" w:color="auto"/>
                        <w:bottom w:val="none" w:sz="0" w:space="0" w:color="auto"/>
                        <w:right w:val="none" w:sz="0" w:space="0" w:color="auto"/>
                      </w:divBdr>
                    </w:div>
                  </w:divsChild>
                </w:div>
                <w:div w:id="1961184505">
                  <w:marLeft w:val="0"/>
                  <w:marRight w:val="0"/>
                  <w:marTop w:val="0"/>
                  <w:marBottom w:val="0"/>
                  <w:divBdr>
                    <w:top w:val="single" w:sz="2" w:space="1" w:color="FFFFFF"/>
                    <w:left w:val="single" w:sz="2" w:space="12" w:color="FFFFFF"/>
                    <w:bottom w:val="single" w:sz="2" w:space="1" w:color="FFFFFF"/>
                    <w:right w:val="single" w:sz="2" w:space="4" w:color="FFFFFF"/>
                  </w:divBdr>
                  <w:divsChild>
                    <w:div w:id="1860587405">
                      <w:marLeft w:val="0"/>
                      <w:marRight w:val="0"/>
                      <w:marTop w:val="0"/>
                      <w:marBottom w:val="0"/>
                      <w:divBdr>
                        <w:top w:val="none" w:sz="0" w:space="0" w:color="auto"/>
                        <w:left w:val="none" w:sz="0" w:space="0" w:color="auto"/>
                        <w:bottom w:val="none" w:sz="0" w:space="0" w:color="auto"/>
                        <w:right w:val="none" w:sz="0" w:space="0" w:color="auto"/>
                      </w:divBdr>
                    </w:div>
                  </w:divsChild>
                </w:div>
                <w:div w:id="226188445">
                  <w:marLeft w:val="0"/>
                  <w:marRight w:val="0"/>
                  <w:marTop w:val="0"/>
                  <w:marBottom w:val="0"/>
                  <w:divBdr>
                    <w:top w:val="single" w:sz="2" w:space="1" w:color="FFFFFF"/>
                    <w:left w:val="single" w:sz="2" w:space="12" w:color="FFFFFF"/>
                    <w:bottom w:val="single" w:sz="2" w:space="1" w:color="FFFFFF"/>
                    <w:right w:val="single" w:sz="2" w:space="4" w:color="FFFFFF"/>
                  </w:divBdr>
                  <w:divsChild>
                    <w:div w:id="398330431">
                      <w:marLeft w:val="0"/>
                      <w:marRight w:val="0"/>
                      <w:marTop w:val="0"/>
                      <w:marBottom w:val="0"/>
                      <w:divBdr>
                        <w:top w:val="none" w:sz="0" w:space="0" w:color="auto"/>
                        <w:left w:val="none" w:sz="0" w:space="0" w:color="auto"/>
                        <w:bottom w:val="none" w:sz="0" w:space="0" w:color="auto"/>
                        <w:right w:val="none" w:sz="0" w:space="0" w:color="auto"/>
                      </w:divBdr>
                    </w:div>
                  </w:divsChild>
                </w:div>
                <w:div w:id="927423924">
                  <w:marLeft w:val="0"/>
                  <w:marRight w:val="0"/>
                  <w:marTop w:val="0"/>
                  <w:marBottom w:val="0"/>
                  <w:divBdr>
                    <w:top w:val="single" w:sz="2" w:space="1" w:color="FFFFFF"/>
                    <w:left w:val="single" w:sz="2" w:space="12" w:color="FFFFFF"/>
                    <w:bottom w:val="single" w:sz="2" w:space="1" w:color="FFFFFF"/>
                    <w:right w:val="single" w:sz="2" w:space="4" w:color="FFFFFF"/>
                  </w:divBdr>
                  <w:divsChild>
                    <w:div w:id="554002397">
                      <w:marLeft w:val="0"/>
                      <w:marRight w:val="0"/>
                      <w:marTop w:val="0"/>
                      <w:marBottom w:val="0"/>
                      <w:divBdr>
                        <w:top w:val="none" w:sz="0" w:space="0" w:color="auto"/>
                        <w:left w:val="none" w:sz="0" w:space="0" w:color="auto"/>
                        <w:bottom w:val="none" w:sz="0" w:space="0" w:color="auto"/>
                        <w:right w:val="none" w:sz="0" w:space="0" w:color="auto"/>
                      </w:divBdr>
                    </w:div>
                  </w:divsChild>
                </w:div>
                <w:div w:id="2085450903">
                  <w:marLeft w:val="0"/>
                  <w:marRight w:val="0"/>
                  <w:marTop w:val="0"/>
                  <w:marBottom w:val="0"/>
                  <w:divBdr>
                    <w:top w:val="single" w:sz="2" w:space="1" w:color="FFFFFF"/>
                    <w:left w:val="single" w:sz="2" w:space="12" w:color="FFFFFF"/>
                    <w:bottom w:val="single" w:sz="2" w:space="4" w:color="FFFFFF"/>
                    <w:right w:val="single" w:sz="2" w:space="4" w:color="FFFFFF"/>
                  </w:divBdr>
                  <w:divsChild>
                    <w:div w:id="15021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6813">
          <w:marLeft w:val="0"/>
          <w:marRight w:val="0"/>
          <w:marTop w:val="0"/>
          <w:marBottom w:val="335"/>
          <w:divBdr>
            <w:top w:val="none" w:sz="0" w:space="0" w:color="auto"/>
            <w:left w:val="none" w:sz="0" w:space="0" w:color="auto"/>
            <w:bottom w:val="none" w:sz="0" w:space="0" w:color="auto"/>
            <w:right w:val="none" w:sz="0" w:space="0" w:color="auto"/>
          </w:divBdr>
          <w:divsChild>
            <w:div w:id="2063867706">
              <w:marLeft w:val="0"/>
              <w:marRight w:val="0"/>
              <w:marTop w:val="0"/>
              <w:marBottom w:val="0"/>
              <w:divBdr>
                <w:top w:val="none" w:sz="0" w:space="0" w:color="auto"/>
                <w:left w:val="none" w:sz="0" w:space="0" w:color="auto"/>
                <w:bottom w:val="none" w:sz="0" w:space="0" w:color="auto"/>
                <w:right w:val="none" w:sz="0" w:space="0" w:color="auto"/>
              </w:divBdr>
              <w:divsChild>
                <w:div w:id="1888952445">
                  <w:marLeft w:val="0"/>
                  <w:marRight w:val="0"/>
                  <w:marTop w:val="0"/>
                  <w:marBottom w:val="0"/>
                  <w:divBdr>
                    <w:top w:val="single" w:sz="2" w:space="4" w:color="FFFFFF"/>
                    <w:left w:val="single" w:sz="2" w:space="12" w:color="FFFFFF"/>
                    <w:bottom w:val="single" w:sz="2" w:space="1" w:color="FFFFFF"/>
                    <w:right w:val="single" w:sz="2" w:space="4" w:color="FFFFFF"/>
                  </w:divBdr>
                  <w:divsChild>
                    <w:div w:id="377054284">
                      <w:marLeft w:val="0"/>
                      <w:marRight w:val="0"/>
                      <w:marTop w:val="0"/>
                      <w:marBottom w:val="0"/>
                      <w:divBdr>
                        <w:top w:val="none" w:sz="0" w:space="0" w:color="auto"/>
                        <w:left w:val="none" w:sz="0" w:space="0" w:color="auto"/>
                        <w:bottom w:val="none" w:sz="0" w:space="0" w:color="auto"/>
                        <w:right w:val="none" w:sz="0" w:space="0" w:color="auto"/>
                      </w:divBdr>
                    </w:div>
                  </w:divsChild>
                </w:div>
                <w:div w:id="2109957751">
                  <w:marLeft w:val="0"/>
                  <w:marRight w:val="0"/>
                  <w:marTop w:val="0"/>
                  <w:marBottom w:val="0"/>
                  <w:divBdr>
                    <w:top w:val="single" w:sz="2" w:space="1" w:color="FFFFFF"/>
                    <w:left w:val="single" w:sz="2" w:space="12" w:color="FFFFFF"/>
                    <w:bottom w:val="single" w:sz="2" w:space="1" w:color="FFFFFF"/>
                    <w:right w:val="single" w:sz="2" w:space="4" w:color="FFFFFF"/>
                  </w:divBdr>
                  <w:divsChild>
                    <w:div w:id="1775707532">
                      <w:marLeft w:val="0"/>
                      <w:marRight w:val="0"/>
                      <w:marTop w:val="0"/>
                      <w:marBottom w:val="0"/>
                      <w:divBdr>
                        <w:top w:val="none" w:sz="0" w:space="0" w:color="auto"/>
                        <w:left w:val="none" w:sz="0" w:space="0" w:color="auto"/>
                        <w:bottom w:val="none" w:sz="0" w:space="0" w:color="auto"/>
                        <w:right w:val="none" w:sz="0" w:space="0" w:color="auto"/>
                      </w:divBdr>
                    </w:div>
                  </w:divsChild>
                </w:div>
                <w:div w:id="1818065657">
                  <w:marLeft w:val="0"/>
                  <w:marRight w:val="0"/>
                  <w:marTop w:val="0"/>
                  <w:marBottom w:val="0"/>
                  <w:divBdr>
                    <w:top w:val="single" w:sz="2" w:space="1" w:color="FFFFFF"/>
                    <w:left w:val="single" w:sz="2" w:space="12" w:color="FFFFFF"/>
                    <w:bottom w:val="single" w:sz="2" w:space="1" w:color="FFFFFF"/>
                    <w:right w:val="single" w:sz="2" w:space="4" w:color="FFFFFF"/>
                  </w:divBdr>
                  <w:divsChild>
                    <w:div w:id="147132960">
                      <w:marLeft w:val="0"/>
                      <w:marRight w:val="0"/>
                      <w:marTop w:val="0"/>
                      <w:marBottom w:val="0"/>
                      <w:divBdr>
                        <w:top w:val="none" w:sz="0" w:space="0" w:color="auto"/>
                        <w:left w:val="none" w:sz="0" w:space="0" w:color="auto"/>
                        <w:bottom w:val="none" w:sz="0" w:space="0" w:color="auto"/>
                        <w:right w:val="none" w:sz="0" w:space="0" w:color="auto"/>
                      </w:divBdr>
                    </w:div>
                  </w:divsChild>
                </w:div>
                <w:div w:id="521626933">
                  <w:marLeft w:val="0"/>
                  <w:marRight w:val="0"/>
                  <w:marTop w:val="0"/>
                  <w:marBottom w:val="0"/>
                  <w:divBdr>
                    <w:top w:val="single" w:sz="2" w:space="1" w:color="FFFFFF"/>
                    <w:left w:val="single" w:sz="2" w:space="12" w:color="FFFFFF"/>
                    <w:bottom w:val="single" w:sz="2" w:space="1" w:color="FFFFFF"/>
                    <w:right w:val="single" w:sz="2" w:space="4" w:color="FFFFFF"/>
                  </w:divBdr>
                  <w:divsChild>
                    <w:div w:id="1363942182">
                      <w:marLeft w:val="0"/>
                      <w:marRight w:val="0"/>
                      <w:marTop w:val="0"/>
                      <w:marBottom w:val="0"/>
                      <w:divBdr>
                        <w:top w:val="none" w:sz="0" w:space="0" w:color="auto"/>
                        <w:left w:val="none" w:sz="0" w:space="0" w:color="auto"/>
                        <w:bottom w:val="none" w:sz="0" w:space="0" w:color="auto"/>
                        <w:right w:val="none" w:sz="0" w:space="0" w:color="auto"/>
                      </w:divBdr>
                    </w:div>
                  </w:divsChild>
                </w:div>
                <w:div w:id="861211513">
                  <w:marLeft w:val="0"/>
                  <w:marRight w:val="0"/>
                  <w:marTop w:val="0"/>
                  <w:marBottom w:val="0"/>
                  <w:divBdr>
                    <w:top w:val="single" w:sz="2" w:space="1" w:color="FFFFFF"/>
                    <w:left w:val="single" w:sz="2" w:space="12" w:color="FFFFFF"/>
                    <w:bottom w:val="single" w:sz="2" w:space="1" w:color="FFFFFF"/>
                    <w:right w:val="single" w:sz="2" w:space="4" w:color="FFFFFF"/>
                  </w:divBdr>
                  <w:divsChild>
                    <w:div w:id="1142965774">
                      <w:marLeft w:val="0"/>
                      <w:marRight w:val="0"/>
                      <w:marTop w:val="0"/>
                      <w:marBottom w:val="0"/>
                      <w:divBdr>
                        <w:top w:val="none" w:sz="0" w:space="0" w:color="auto"/>
                        <w:left w:val="none" w:sz="0" w:space="0" w:color="auto"/>
                        <w:bottom w:val="none" w:sz="0" w:space="0" w:color="auto"/>
                        <w:right w:val="none" w:sz="0" w:space="0" w:color="auto"/>
                      </w:divBdr>
                    </w:div>
                  </w:divsChild>
                </w:div>
                <w:div w:id="1274636104">
                  <w:marLeft w:val="0"/>
                  <w:marRight w:val="0"/>
                  <w:marTop w:val="0"/>
                  <w:marBottom w:val="0"/>
                  <w:divBdr>
                    <w:top w:val="single" w:sz="2" w:space="1" w:color="FFFFFF"/>
                    <w:left w:val="single" w:sz="2" w:space="12" w:color="FFFFFF"/>
                    <w:bottom w:val="single" w:sz="2" w:space="1" w:color="FFFFFF"/>
                    <w:right w:val="single" w:sz="2" w:space="4" w:color="FFFFFF"/>
                  </w:divBdr>
                  <w:divsChild>
                    <w:div w:id="943994672">
                      <w:marLeft w:val="0"/>
                      <w:marRight w:val="0"/>
                      <w:marTop w:val="0"/>
                      <w:marBottom w:val="0"/>
                      <w:divBdr>
                        <w:top w:val="none" w:sz="0" w:space="0" w:color="auto"/>
                        <w:left w:val="none" w:sz="0" w:space="0" w:color="auto"/>
                        <w:bottom w:val="none" w:sz="0" w:space="0" w:color="auto"/>
                        <w:right w:val="none" w:sz="0" w:space="0" w:color="auto"/>
                      </w:divBdr>
                    </w:div>
                  </w:divsChild>
                </w:div>
                <w:div w:id="1848980274">
                  <w:marLeft w:val="0"/>
                  <w:marRight w:val="0"/>
                  <w:marTop w:val="0"/>
                  <w:marBottom w:val="0"/>
                  <w:divBdr>
                    <w:top w:val="single" w:sz="2" w:space="1" w:color="FFFFFF"/>
                    <w:left w:val="single" w:sz="2" w:space="12" w:color="FFFFFF"/>
                    <w:bottom w:val="single" w:sz="2" w:space="1" w:color="FFFFFF"/>
                    <w:right w:val="single" w:sz="2" w:space="4" w:color="FFFFFF"/>
                  </w:divBdr>
                  <w:divsChild>
                    <w:div w:id="1384867953">
                      <w:marLeft w:val="0"/>
                      <w:marRight w:val="0"/>
                      <w:marTop w:val="0"/>
                      <w:marBottom w:val="0"/>
                      <w:divBdr>
                        <w:top w:val="none" w:sz="0" w:space="0" w:color="auto"/>
                        <w:left w:val="none" w:sz="0" w:space="0" w:color="auto"/>
                        <w:bottom w:val="none" w:sz="0" w:space="0" w:color="auto"/>
                        <w:right w:val="none" w:sz="0" w:space="0" w:color="auto"/>
                      </w:divBdr>
                    </w:div>
                  </w:divsChild>
                </w:div>
                <w:div w:id="1839080113">
                  <w:marLeft w:val="0"/>
                  <w:marRight w:val="0"/>
                  <w:marTop w:val="0"/>
                  <w:marBottom w:val="0"/>
                  <w:divBdr>
                    <w:top w:val="single" w:sz="2" w:space="1" w:color="FFFFFF"/>
                    <w:left w:val="single" w:sz="2" w:space="12" w:color="FFFFFF"/>
                    <w:bottom w:val="single" w:sz="2" w:space="1" w:color="FFFFFF"/>
                    <w:right w:val="single" w:sz="2" w:space="4" w:color="FFFFFF"/>
                  </w:divBdr>
                  <w:divsChild>
                    <w:div w:id="541744521">
                      <w:marLeft w:val="0"/>
                      <w:marRight w:val="0"/>
                      <w:marTop w:val="0"/>
                      <w:marBottom w:val="0"/>
                      <w:divBdr>
                        <w:top w:val="none" w:sz="0" w:space="0" w:color="auto"/>
                        <w:left w:val="none" w:sz="0" w:space="0" w:color="auto"/>
                        <w:bottom w:val="none" w:sz="0" w:space="0" w:color="auto"/>
                        <w:right w:val="none" w:sz="0" w:space="0" w:color="auto"/>
                      </w:divBdr>
                    </w:div>
                  </w:divsChild>
                </w:div>
                <w:div w:id="1213157411">
                  <w:marLeft w:val="0"/>
                  <w:marRight w:val="0"/>
                  <w:marTop w:val="0"/>
                  <w:marBottom w:val="0"/>
                  <w:divBdr>
                    <w:top w:val="single" w:sz="2" w:space="1" w:color="FFFFFF"/>
                    <w:left w:val="single" w:sz="2" w:space="12" w:color="FFFFFF"/>
                    <w:bottom w:val="single" w:sz="2" w:space="1" w:color="FFFFFF"/>
                    <w:right w:val="single" w:sz="2" w:space="4" w:color="FFFFFF"/>
                  </w:divBdr>
                  <w:divsChild>
                    <w:div w:id="63382139">
                      <w:marLeft w:val="0"/>
                      <w:marRight w:val="0"/>
                      <w:marTop w:val="0"/>
                      <w:marBottom w:val="0"/>
                      <w:divBdr>
                        <w:top w:val="none" w:sz="0" w:space="0" w:color="auto"/>
                        <w:left w:val="none" w:sz="0" w:space="0" w:color="auto"/>
                        <w:bottom w:val="none" w:sz="0" w:space="0" w:color="auto"/>
                        <w:right w:val="none" w:sz="0" w:space="0" w:color="auto"/>
                      </w:divBdr>
                    </w:div>
                  </w:divsChild>
                </w:div>
                <w:div w:id="715852520">
                  <w:marLeft w:val="0"/>
                  <w:marRight w:val="0"/>
                  <w:marTop w:val="0"/>
                  <w:marBottom w:val="0"/>
                  <w:divBdr>
                    <w:top w:val="single" w:sz="2" w:space="1" w:color="FFFFFF"/>
                    <w:left w:val="single" w:sz="2" w:space="12" w:color="FFFFFF"/>
                    <w:bottom w:val="single" w:sz="2" w:space="1" w:color="FFFFFF"/>
                    <w:right w:val="single" w:sz="2" w:space="4" w:color="FFFFFF"/>
                  </w:divBdr>
                  <w:divsChild>
                    <w:div w:id="1857427872">
                      <w:marLeft w:val="0"/>
                      <w:marRight w:val="0"/>
                      <w:marTop w:val="0"/>
                      <w:marBottom w:val="0"/>
                      <w:divBdr>
                        <w:top w:val="none" w:sz="0" w:space="0" w:color="auto"/>
                        <w:left w:val="none" w:sz="0" w:space="0" w:color="auto"/>
                        <w:bottom w:val="none" w:sz="0" w:space="0" w:color="auto"/>
                        <w:right w:val="none" w:sz="0" w:space="0" w:color="auto"/>
                      </w:divBdr>
                    </w:div>
                  </w:divsChild>
                </w:div>
                <w:div w:id="1902014336">
                  <w:marLeft w:val="0"/>
                  <w:marRight w:val="0"/>
                  <w:marTop w:val="0"/>
                  <w:marBottom w:val="0"/>
                  <w:divBdr>
                    <w:top w:val="single" w:sz="2" w:space="1" w:color="FFFFFF"/>
                    <w:left w:val="single" w:sz="2" w:space="12" w:color="FFFFFF"/>
                    <w:bottom w:val="single" w:sz="2" w:space="1" w:color="FFFFFF"/>
                    <w:right w:val="single" w:sz="2" w:space="4" w:color="FFFFFF"/>
                  </w:divBdr>
                  <w:divsChild>
                    <w:div w:id="1860583655">
                      <w:marLeft w:val="0"/>
                      <w:marRight w:val="0"/>
                      <w:marTop w:val="0"/>
                      <w:marBottom w:val="0"/>
                      <w:divBdr>
                        <w:top w:val="none" w:sz="0" w:space="0" w:color="auto"/>
                        <w:left w:val="none" w:sz="0" w:space="0" w:color="auto"/>
                        <w:bottom w:val="none" w:sz="0" w:space="0" w:color="auto"/>
                        <w:right w:val="none" w:sz="0" w:space="0" w:color="auto"/>
                      </w:divBdr>
                    </w:div>
                  </w:divsChild>
                </w:div>
                <w:div w:id="460076904">
                  <w:marLeft w:val="0"/>
                  <w:marRight w:val="0"/>
                  <w:marTop w:val="0"/>
                  <w:marBottom w:val="0"/>
                  <w:divBdr>
                    <w:top w:val="single" w:sz="2" w:space="1" w:color="FFFFFF"/>
                    <w:left w:val="single" w:sz="2" w:space="12" w:color="FFFFFF"/>
                    <w:bottom w:val="single" w:sz="2" w:space="1" w:color="FFFFFF"/>
                    <w:right w:val="single" w:sz="2" w:space="4" w:color="FFFFFF"/>
                  </w:divBdr>
                  <w:divsChild>
                    <w:div w:id="917635957">
                      <w:marLeft w:val="0"/>
                      <w:marRight w:val="0"/>
                      <w:marTop w:val="0"/>
                      <w:marBottom w:val="0"/>
                      <w:divBdr>
                        <w:top w:val="none" w:sz="0" w:space="0" w:color="auto"/>
                        <w:left w:val="none" w:sz="0" w:space="0" w:color="auto"/>
                        <w:bottom w:val="none" w:sz="0" w:space="0" w:color="auto"/>
                        <w:right w:val="none" w:sz="0" w:space="0" w:color="auto"/>
                      </w:divBdr>
                    </w:div>
                  </w:divsChild>
                </w:div>
                <w:div w:id="1675762301">
                  <w:marLeft w:val="0"/>
                  <w:marRight w:val="0"/>
                  <w:marTop w:val="0"/>
                  <w:marBottom w:val="0"/>
                  <w:divBdr>
                    <w:top w:val="single" w:sz="2" w:space="1" w:color="FFFFFF"/>
                    <w:left w:val="single" w:sz="2" w:space="12" w:color="FFFFFF"/>
                    <w:bottom w:val="single" w:sz="2" w:space="1" w:color="FFFFFF"/>
                    <w:right w:val="single" w:sz="2" w:space="4" w:color="FFFFFF"/>
                  </w:divBdr>
                  <w:divsChild>
                    <w:div w:id="455680181">
                      <w:marLeft w:val="0"/>
                      <w:marRight w:val="0"/>
                      <w:marTop w:val="0"/>
                      <w:marBottom w:val="0"/>
                      <w:divBdr>
                        <w:top w:val="none" w:sz="0" w:space="0" w:color="auto"/>
                        <w:left w:val="none" w:sz="0" w:space="0" w:color="auto"/>
                        <w:bottom w:val="none" w:sz="0" w:space="0" w:color="auto"/>
                        <w:right w:val="none" w:sz="0" w:space="0" w:color="auto"/>
                      </w:divBdr>
                    </w:div>
                  </w:divsChild>
                </w:div>
                <w:div w:id="1206600195">
                  <w:marLeft w:val="0"/>
                  <w:marRight w:val="0"/>
                  <w:marTop w:val="0"/>
                  <w:marBottom w:val="0"/>
                  <w:divBdr>
                    <w:top w:val="single" w:sz="2" w:space="1" w:color="FFFFFF"/>
                    <w:left w:val="single" w:sz="2" w:space="12" w:color="FFFFFF"/>
                    <w:bottom w:val="single" w:sz="2" w:space="1" w:color="FFFFFF"/>
                    <w:right w:val="single" w:sz="2" w:space="4" w:color="FFFFFF"/>
                  </w:divBdr>
                  <w:divsChild>
                    <w:div w:id="1292900676">
                      <w:marLeft w:val="0"/>
                      <w:marRight w:val="0"/>
                      <w:marTop w:val="0"/>
                      <w:marBottom w:val="0"/>
                      <w:divBdr>
                        <w:top w:val="none" w:sz="0" w:space="0" w:color="auto"/>
                        <w:left w:val="none" w:sz="0" w:space="0" w:color="auto"/>
                        <w:bottom w:val="none" w:sz="0" w:space="0" w:color="auto"/>
                        <w:right w:val="none" w:sz="0" w:space="0" w:color="auto"/>
                      </w:divBdr>
                    </w:div>
                  </w:divsChild>
                </w:div>
                <w:div w:id="1455323893">
                  <w:marLeft w:val="0"/>
                  <w:marRight w:val="0"/>
                  <w:marTop w:val="0"/>
                  <w:marBottom w:val="0"/>
                  <w:divBdr>
                    <w:top w:val="single" w:sz="2" w:space="1" w:color="FFFFFF"/>
                    <w:left w:val="single" w:sz="2" w:space="12" w:color="FFFFFF"/>
                    <w:bottom w:val="single" w:sz="2" w:space="1" w:color="FFFFFF"/>
                    <w:right w:val="single" w:sz="2" w:space="4" w:color="FFFFFF"/>
                  </w:divBdr>
                  <w:divsChild>
                    <w:div w:id="117186668">
                      <w:marLeft w:val="0"/>
                      <w:marRight w:val="0"/>
                      <w:marTop w:val="0"/>
                      <w:marBottom w:val="0"/>
                      <w:divBdr>
                        <w:top w:val="none" w:sz="0" w:space="0" w:color="auto"/>
                        <w:left w:val="none" w:sz="0" w:space="0" w:color="auto"/>
                        <w:bottom w:val="none" w:sz="0" w:space="0" w:color="auto"/>
                        <w:right w:val="none" w:sz="0" w:space="0" w:color="auto"/>
                      </w:divBdr>
                    </w:div>
                  </w:divsChild>
                </w:div>
                <w:div w:id="1716269255">
                  <w:marLeft w:val="0"/>
                  <w:marRight w:val="0"/>
                  <w:marTop w:val="0"/>
                  <w:marBottom w:val="0"/>
                  <w:divBdr>
                    <w:top w:val="single" w:sz="2" w:space="1" w:color="FFFFFF"/>
                    <w:left w:val="single" w:sz="2" w:space="12" w:color="FFFFFF"/>
                    <w:bottom w:val="single" w:sz="2" w:space="1" w:color="FFFFFF"/>
                    <w:right w:val="single" w:sz="2" w:space="4" w:color="FFFFFF"/>
                  </w:divBdr>
                  <w:divsChild>
                    <w:div w:id="960769163">
                      <w:marLeft w:val="0"/>
                      <w:marRight w:val="0"/>
                      <w:marTop w:val="0"/>
                      <w:marBottom w:val="0"/>
                      <w:divBdr>
                        <w:top w:val="none" w:sz="0" w:space="0" w:color="auto"/>
                        <w:left w:val="none" w:sz="0" w:space="0" w:color="auto"/>
                        <w:bottom w:val="none" w:sz="0" w:space="0" w:color="auto"/>
                        <w:right w:val="none" w:sz="0" w:space="0" w:color="auto"/>
                      </w:divBdr>
                    </w:div>
                  </w:divsChild>
                </w:div>
                <w:div w:id="1692560345">
                  <w:marLeft w:val="0"/>
                  <w:marRight w:val="0"/>
                  <w:marTop w:val="0"/>
                  <w:marBottom w:val="0"/>
                  <w:divBdr>
                    <w:top w:val="single" w:sz="2" w:space="1" w:color="FFFFFF"/>
                    <w:left w:val="single" w:sz="2" w:space="12" w:color="FFFFFF"/>
                    <w:bottom w:val="single" w:sz="2" w:space="1" w:color="FFFFFF"/>
                    <w:right w:val="single" w:sz="2" w:space="4" w:color="FFFFFF"/>
                  </w:divBdr>
                  <w:divsChild>
                    <w:div w:id="1469862623">
                      <w:marLeft w:val="0"/>
                      <w:marRight w:val="0"/>
                      <w:marTop w:val="0"/>
                      <w:marBottom w:val="0"/>
                      <w:divBdr>
                        <w:top w:val="none" w:sz="0" w:space="0" w:color="auto"/>
                        <w:left w:val="none" w:sz="0" w:space="0" w:color="auto"/>
                        <w:bottom w:val="none" w:sz="0" w:space="0" w:color="auto"/>
                        <w:right w:val="none" w:sz="0" w:space="0" w:color="auto"/>
                      </w:divBdr>
                    </w:div>
                  </w:divsChild>
                </w:div>
                <w:div w:id="912279551">
                  <w:marLeft w:val="0"/>
                  <w:marRight w:val="0"/>
                  <w:marTop w:val="0"/>
                  <w:marBottom w:val="0"/>
                  <w:divBdr>
                    <w:top w:val="single" w:sz="2" w:space="1" w:color="FFFFFF"/>
                    <w:left w:val="single" w:sz="2" w:space="12" w:color="FFFFFF"/>
                    <w:bottom w:val="single" w:sz="2" w:space="1" w:color="FFFFFF"/>
                    <w:right w:val="single" w:sz="2" w:space="4" w:color="FFFFFF"/>
                  </w:divBdr>
                  <w:divsChild>
                    <w:div w:id="175467212">
                      <w:marLeft w:val="0"/>
                      <w:marRight w:val="0"/>
                      <w:marTop w:val="0"/>
                      <w:marBottom w:val="0"/>
                      <w:divBdr>
                        <w:top w:val="none" w:sz="0" w:space="0" w:color="auto"/>
                        <w:left w:val="none" w:sz="0" w:space="0" w:color="auto"/>
                        <w:bottom w:val="none" w:sz="0" w:space="0" w:color="auto"/>
                        <w:right w:val="none" w:sz="0" w:space="0" w:color="auto"/>
                      </w:divBdr>
                    </w:div>
                  </w:divsChild>
                </w:div>
                <w:div w:id="153033848">
                  <w:marLeft w:val="0"/>
                  <w:marRight w:val="0"/>
                  <w:marTop w:val="0"/>
                  <w:marBottom w:val="0"/>
                  <w:divBdr>
                    <w:top w:val="single" w:sz="2" w:space="1" w:color="FFFFFF"/>
                    <w:left w:val="single" w:sz="2" w:space="12" w:color="FFFFFF"/>
                    <w:bottom w:val="single" w:sz="2" w:space="1" w:color="FFFFFF"/>
                    <w:right w:val="single" w:sz="2" w:space="4" w:color="FFFFFF"/>
                  </w:divBdr>
                  <w:divsChild>
                    <w:div w:id="379860102">
                      <w:marLeft w:val="0"/>
                      <w:marRight w:val="0"/>
                      <w:marTop w:val="0"/>
                      <w:marBottom w:val="0"/>
                      <w:divBdr>
                        <w:top w:val="none" w:sz="0" w:space="0" w:color="auto"/>
                        <w:left w:val="none" w:sz="0" w:space="0" w:color="auto"/>
                        <w:bottom w:val="none" w:sz="0" w:space="0" w:color="auto"/>
                        <w:right w:val="none" w:sz="0" w:space="0" w:color="auto"/>
                      </w:divBdr>
                    </w:div>
                  </w:divsChild>
                </w:div>
                <w:div w:id="932321978">
                  <w:marLeft w:val="0"/>
                  <w:marRight w:val="0"/>
                  <w:marTop w:val="0"/>
                  <w:marBottom w:val="0"/>
                  <w:divBdr>
                    <w:top w:val="single" w:sz="2" w:space="1" w:color="FFFFFF"/>
                    <w:left w:val="single" w:sz="2" w:space="12" w:color="FFFFFF"/>
                    <w:bottom w:val="single" w:sz="2" w:space="1" w:color="FFFFFF"/>
                    <w:right w:val="single" w:sz="2" w:space="4" w:color="FFFFFF"/>
                  </w:divBdr>
                  <w:divsChild>
                    <w:div w:id="956792068">
                      <w:marLeft w:val="0"/>
                      <w:marRight w:val="0"/>
                      <w:marTop w:val="0"/>
                      <w:marBottom w:val="0"/>
                      <w:divBdr>
                        <w:top w:val="none" w:sz="0" w:space="0" w:color="auto"/>
                        <w:left w:val="none" w:sz="0" w:space="0" w:color="auto"/>
                        <w:bottom w:val="none" w:sz="0" w:space="0" w:color="auto"/>
                        <w:right w:val="none" w:sz="0" w:space="0" w:color="auto"/>
                      </w:divBdr>
                    </w:div>
                  </w:divsChild>
                </w:div>
                <w:div w:id="1725638117">
                  <w:marLeft w:val="0"/>
                  <w:marRight w:val="0"/>
                  <w:marTop w:val="0"/>
                  <w:marBottom w:val="0"/>
                  <w:divBdr>
                    <w:top w:val="single" w:sz="2" w:space="1" w:color="FFFFFF"/>
                    <w:left w:val="single" w:sz="2" w:space="12" w:color="FFFFFF"/>
                    <w:bottom w:val="single" w:sz="2" w:space="1" w:color="FFFFFF"/>
                    <w:right w:val="single" w:sz="2" w:space="4" w:color="FFFFFF"/>
                  </w:divBdr>
                  <w:divsChild>
                    <w:div w:id="1383291830">
                      <w:marLeft w:val="0"/>
                      <w:marRight w:val="0"/>
                      <w:marTop w:val="0"/>
                      <w:marBottom w:val="0"/>
                      <w:divBdr>
                        <w:top w:val="none" w:sz="0" w:space="0" w:color="auto"/>
                        <w:left w:val="none" w:sz="0" w:space="0" w:color="auto"/>
                        <w:bottom w:val="none" w:sz="0" w:space="0" w:color="auto"/>
                        <w:right w:val="none" w:sz="0" w:space="0" w:color="auto"/>
                      </w:divBdr>
                    </w:div>
                  </w:divsChild>
                </w:div>
                <w:div w:id="1972203701">
                  <w:marLeft w:val="0"/>
                  <w:marRight w:val="0"/>
                  <w:marTop w:val="0"/>
                  <w:marBottom w:val="0"/>
                  <w:divBdr>
                    <w:top w:val="single" w:sz="2" w:space="1" w:color="FFFFFF"/>
                    <w:left w:val="single" w:sz="2" w:space="12" w:color="FFFFFF"/>
                    <w:bottom w:val="single" w:sz="2" w:space="1" w:color="FFFFFF"/>
                    <w:right w:val="single" w:sz="2" w:space="4" w:color="FFFFFF"/>
                  </w:divBdr>
                  <w:divsChild>
                    <w:div w:id="1444180593">
                      <w:marLeft w:val="0"/>
                      <w:marRight w:val="0"/>
                      <w:marTop w:val="0"/>
                      <w:marBottom w:val="0"/>
                      <w:divBdr>
                        <w:top w:val="none" w:sz="0" w:space="0" w:color="auto"/>
                        <w:left w:val="none" w:sz="0" w:space="0" w:color="auto"/>
                        <w:bottom w:val="none" w:sz="0" w:space="0" w:color="auto"/>
                        <w:right w:val="none" w:sz="0" w:space="0" w:color="auto"/>
                      </w:divBdr>
                    </w:div>
                  </w:divsChild>
                </w:div>
                <w:div w:id="648169554">
                  <w:marLeft w:val="0"/>
                  <w:marRight w:val="0"/>
                  <w:marTop w:val="0"/>
                  <w:marBottom w:val="0"/>
                  <w:divBdr>
                    <w:top w:val="single" w:sz="2" w:space="1" w:color="FFFFFF"/>
                    <w:left w:val="single" w:sz="2" w:space="12" w:color="FFFFFF"/>
                    <w:bottom w:val="single" w:sz="2" w:space="1" w:color="FFFFFF"/>
                    <w:right w:val="single" w:sz="2" w:space="4" w:color="FFFFFF"/>
                  </w:divBdr>
                  <w:divsChild>
                    <w:div w:id="178206521">
                      <w:marLeft w:val="0"/>
                      <w:marRight w:val="0"/>
                      <w:marTop w:val="0"/>
                      <w:marBottom w:val="0"/>
                      <w:divBdr>
                        <w:top w:val="none" w:sz="0" w:space="0" w:color="auto"/>
                        <w:left w:val="none" w:sz="0" w:space="0" w:color="auto"/>
                        <w:bottom w:val="none" w:sz="0" w:space="0" w:color="auto"/>
                        <w:right w:val="none" w:sz="0" w:space="0" w:color="auto"/>
                      </w:divBdr>
                    </w:div>
                  </w:divsChild>
                </w:div>
                <w:div w:id="520511459">
                  <w:marLeft w:val="0"/>
                  <w:marRight w:val="0"/>
                  <w:marTop w:val="0"/>
                  <w:marBottom w:val="0"/>
                  <w:divBdr>
                    <w:top w:val="single" w:sz="2" w:space="1" w:color="FFFFFF"/>
                    <w:left w:val="single" w:sz="2" w:space="12" w:color="FFFFFF"/>
                    <w:bottom w:val="single" w:sz="2" w:space="1" w:color="FFFFFF"/>
                    <w:right w:val="single" w:sz="2" w:space="4" w:color="FFFFFF"/>
                  </w:divBdr>
                  <w:divsChild>
                    <w:div w:id="371346968">
                      <w:marLeft w:val="0"/>
                      <w:marRight w:val="0"/>
                      <w:marTop w:val="0"/>
                      <w:marBottom w:val="0"/>
                      <w:divBdr>
                        <w:top w:val="none" w:sz="0" w:space="0" w:color="auto"/>
                        <w:left w:val="none" w:sz="0" w:space="0" w:color="auto"/>
                        <w:bottom w:val="none" w:sz="0" w:space="0" w:color="auto"/>
                        <w:right w:val="none" w:sz="0" w:space="0" w:color="auto"/>
                      </w:divBdr>
                    </w:div>
                  </w:divsChild>
                </w:div>
                <w:div w:id="1695307805">
                  <w:marLeft w:val="0"/>
                  <w:marRight w:val="0"/>
                  <w:marTop w:val="0"/>
                  <w:marBottom w:val="0"/>
                  <w:divBdr>
                    <w:top w:val="single" w:sz="2" w:space="1" w:color="FFFFFF"/>
                    <w:left w:val="single" w:sz="2" w:space="12" w:color="FFFFFF"/>
                    <w:bottom w:val="single" w:sz="2" w:space="1" w:color="FFFFFF"/>
                    <w:right w:val="single" w:sz="2" w:space="4" w:color="FFFFFF"/>
                  </w:divBdr>
                  <w:divsChild>
                    <w:div w:id="806244974">
                      <w:marLeft w:val="0"/>
                      <w:marRight w:val="0"/>
                      <w:marTop w:val="0"/>
                      <w:marBottom w:val="0"/>
                      <w:divBdr>
                        <w:top w:val="none" w:sz="0" w:space="0" w:color="auto"/>
                        <w:left w:val="none" w:sz="0" w:space="0" w:color="auto"/>
                        <w:bottom w:val="none" w:sz="0" w:space="0" w:color="auto"/>
                        <w:right w:val="none" w:sz="0" w:space="0" w:color="auto"/>
                      </w:divBdr>
                    </w:div>
                  </w:divsChild>
                </w:div>
                <w:div w:id="1463963063">
                  <w:marLeft w:val="0"/>
                  <w:marRight w:val="0"/>
                  <w:marTop w:val="0"/>
                  <w:marBottom w:val="0"/>
                  <w:divBdr>
                    <w:top w:val="single" w:sz="2" w:space="1" w:color="FFFFFF"/>
                    <w:left w:val="single" w:sz="2" w:space="12" w:color="FFFFFF"/>
                    <w:bottom w:val="single" w:sz="2" w:space="1" w:color="FFFFFF"/>
                    <w:right w:val="single" w:sz="2" w:space="4" w:color="FFFFFF"/>
                  </w:divBdr>
                  <w:divsChild>
                    <w:div w:id="2074347563">
                      <w:marLeft w:val="0"/>
                      <w:marRight w:val="0"/>
                      <w:marTop w:val="0"/>
                      <w:marBottom w:val="0"/>
                      <w:divBdr>
                        <w:top w:val="none" w:sz="0" w:space="0" w:color="auto"/>
                        <w:left w:val="none" w:sz="0" w:space="0" w:color="auto"/>
                        <w:bottom w:val="none" w:sz="0" w:space="0" w:color="auto"/>
                        <w:right w:val="none" w:sz="0" w:space="0" w:color="auto"/>
                      </w:divBdr>
                    </w:div>
                  </w:divsChild>
                </w:div>
                <w:div w:id="1318269709">
                  <w:marLeft w:val="0"/>
                  <w:marRight w:val="0"/>
                  <w:marTop w:val="0"/>
                  <w:marBottom w:val="0"/>
                  <w:divBdr>
                    <w:top w:val="single" w:sz="2" w:space="1" w:color="FFFFFF"/>
                    <w:left w:val="single" w:sz="2" w:space="12" w:color="FFFFFF"/>
                    <w:bottom w:val="single" w:sz="2" w:space="1" w:color="FFFFFF"/>
                    <w:right w:val="single" w:sz="2" w:space="4" w:color="FFFFFF"/>
                  </w:divBdr>
                  <w:divsChild>
                    <w:div w:id="29577230">
                      <w:marLeft w:val="0"/>
                      <w:marRight w:val="0"/>
                      <w:marTop w:val="0"/>
                      <w:marBottom w:val="0"/>
                      <w:divBdr>
                        <w:top w:val="none" w:sz="0" w:space="0" w:color="auto"/>
                        <w:left w:val="none" w:sz="0" w:space="0" w:color="auto"/>
                        <w:bottom w:val="none" w:sz="0" w:space="0" w:color="auto"/>
                        <w:right w:val="none" w:sz="0" w:space="0" w:color="auto"/>
                      </w:divBdr>
                    </w:div>
                  </w:divsChild>
                </w:div>
                <w:div w:id="461582814">
                  <w:marLeft w:val="0"/>
                  <w:marRight w:val="0"/>
                  <w:marTop w:val="0"/>
                  <w:marBottom w:val="0"/>
                  <w:divBdr>
                    <w:top w:val="single" w:sz="2" w:space="1" w:color="FFFFFF"/>
                    <w:left w:val="single" w:sz="2" w:space="12" w:color="FFFFFF"/>
                    <w:bottom w:val="single" w:sz="2" w:space="1" w:color="FFFFFF"/>
                    <w:right w:val="single" w:sz="2" w:space="4" w:color="FFFFFF"/>
                  </w:divBdr>
                  <w:divsChild>
                    <w:div w:id="159926688">
                      <w:marLeft w:val="0"/>
                      <w:marRight w:val="0"/>
                      <w:marTop w:val="0"/>
                      <w:marBottom w:val="0"/>
                      <w:divBdr>
                        <w:top w:val="none" w:sz="0" w:space="0" w:color="auto"/>
                        <w:left w:val="none" w:sz="0" w:space="0" w:color="auto"/>
                        <w:bottom w:val="none" w:sz="0" w:space="0" w:color="auto"/>
                        <w:right w:val="none" w:sz="0" w:space="0" w:color="auto"/>
                      </w:divBdr>
                    </w:div>
                  </w:divsChild>
                </w:div>
                <w:div w:id="404883824">
                  <w:marLeft w:val="0"/>
                  <w:marRight w:val="0"/>
                  <w:marTop w:val="0"/>
                  <w:marBottom w:val="0"/>
                  <w:divBdr>
                    <w:top w:val="single" w:sz="2" w:space="1" w:color="FFFFFF"/>
                    <w:left w:val="single" w:sz="2" w:space="12" w:color="FFFFFF"/>
                    <w:bottom w:val="single" w:sz="2" w:space="1" w:color="FFFFFF"/>
                    <w:right w:val="single" w:sz="2" w:space="4" w:color="FFFFFF"/>
                  </w:divBdr>
                  <w:divsChild>
                    <w:div w:id="574630091">
                      <w:marLeft w:val="0"/>
                      <w:marRight w:val="0"/>
                      <w:marTop w:val="0"/>
                      <w:marBottom w:val="0"/>
                      <w:divBdr>
                        <w:top w:val="none" w:sz="0" w:space="0" w:color="auto"/>
                        <w:left w:val="none" w:sz="0" w:space="0" w:color="auto"/>
                        <w:bottom w:val="none" w:sz="0" w:space="0" w:color="auto"/>
                        <w:right w:val="none" w:sz="0" w:space="0" w:color="auto"/>
                      </w:divBdr>
                    </w:div>
                  </w:divsChild>
                </w:div>
                <w:div w:id="129634977">
                  <w:marLeft w:val="0"/>
                  <w:marRight w:val="0"/>
                  <w:marTop w:val="0"/>
                  <w:marBottom w:val="0"/>
                  <w:divBdr>
                    <w:top w:val="single" w:sz="2" w:space="1" w:color="FFFFFF"/>
                    <w:left w:val="single" w:sz="2" w:space="12" w:color="FFFFFF"/>
                    <w:bottom w:val="single" w:sz="2" w:space="1" w:color="FFFFFF"/>
                    <w:right w:val="single" w:sz="2" w:space="4" w:color="FFFFFF"/>
                  </w:divBdr>
                  <w:divsChild>
                    <w:div w:id="527567513">
                      <w:marLeft w:val="0"/>
                      <w:marRight w:val="0"/>
                      <w:marTop w:val="0"/>
                      <w:marBottom w:val="0"/>
                      <w:divBdr>
                        <w:top w:val="none" w:sz="0" w:space="0" w:color="auto"/>
                        <w:left w:val="none" w:sz="0" w:space="0" w:color="auto"/>
                        <w:bottom w:val="none" w:sz="0" w:space="0" w:color="auto"/>
                        <w:right w:val="none" w:sz="0" w:space="0" w:color="auto"/>
                      </w:divBdr>
                    </w:div>
                  </w:divsChild>
                </w:div>
                <w:div w:id="1880389967">
                  <w:marLeft w:val="0"/>
                  <w:marRight w:val="0"/>
                  <w:marTop w:val="0"/>
                  <w:marBottom w:val="0"/>
                  <w:divBdr>
                    <w:top w:val="single" w:sz="2" w:space="1" w:color="FFFFFF"/>
                    <w:left w:val="single" w:sz="2" w:space="12" w:color="FFFFFF"/>
                    <w:bottom w:val="single" w:sz="2" w:space="1" w:color="FFFFFF"/>
                    <w:right w:val="single" w:sz="2" w:space="4" w:color="FFFFFF"/>
                  </w:divBdr>
                  <w:divsChild>
                    <w:div w:id="939336396">
                      <w:marLeft w:val="0"/>
                      <w:marRight w:val="0"/>
                      <w:marTop w:val="0"/>
                      <w:marBottom w:val="0"/>
                      <w:divBdr>
                        <w:top w:val="none" w:sz="0" w:space="0" w:color="auto"/>
                        <w:left w:val="none" w:sz="0" w:space="0" w:color="auto"/>
                        <w:bottom w:val="none" w:sz="0" w:space="0" w:color="auto"/>
                        <w:right w:val="none" w:sz="0" w:space="0" w:color="auto"/>
                      </w:divBdr>
                    </w:div>
                  </w:divsChild>
                </w:div>
                <w:div w:id="1187718013">
                  <w:marLeft w:val="0"/>
                  <w:marRight w:val="0"/>
                  <w:marTop w:val="0"/>
                  <w:marBottom w:val="0"/>
                  <w:divBdr>
                    <w:top w:val="single" w:sz="2" w:space="1" w:color="FFFFFF"/>
                    <w:left w:val="single" w:sz="2" w:space="12" w:color="FFFFFF"/>
                    <w:bottom w:val="single" w:sz="2" w:space="1" w:color="FFFFFF"/>
                    <w:right w:val="single" w:sz="2" w:space="4" w:color="FFFFFF"/>
                  </w:divBdr>
                  <w:divsChild>
                    <w:div w:id="1743066152">
                      <w:marLeft w:val="0"/>
                      <w:marRight w:val="0"/>
                      <w:marTop w:val="0"/>
                      <w:marBottom w:val="0"/>
                      <w:divBdr>
                        <w:top w:val="none" w:sz="0" w:space="0" w:color="auto"/>
                        <w:left w:val="none" w:sz="0" w:space="0" w:color="auto"/>
                        <w:bottom w:val="none" w:sz="0" w:space="0" w:color="auto"/>
                        <w:right w:val="none" w:sz="0" w:space="0" w:color="auto"/>
                      </w:divBdr>
                    </w:div>
                  </w:divsChild>
                </w:div>
                <w:div w:id="1223565400">
                  <w:marLeft w:val="0"/>
                  <w:marRight w:val="0"/>
                  <w:marTop w:val="0"/>
                  <w:marBottom w:val="0"/>
                  <w:divBdr>
                    <w:top w:val="single" w:sz="2" w:space="1" w:color="FFFFFF"/>
                    <w:left w:val="single" w:sz="2" w:space="12" w:color="FFFFFF"/>
                    <w:bottom w:val="single" w:sz="2" w:space="1" w:color="FFFFFF"/>
                    <w:right w:val="single" w:sz="2" w:space="4" w:color="FFFFFF"/>
                  </w:divBdr>
                  <w:divsChild>
                    <w:div w:id="1951009928">
                      <w:marLeft w:val="0"/>
                      <w:marRight w:val="0"/>
                      <w:marTop w:val="0"/>
                      <w:marBottom w:val="0"/>
                      <w:divBdr>
                        <w:top w:val="none" w:sz="0" w:space="0" w:color="auto"/>
                        <w:left w:val="none" w:sz="0" w:space="0" w:color="auto"/>
                        <w:bottom w:val="none" w:sz="0" w:space="0" w:color="auto"/>
                        <w:right w:val="none" w:sz="0" w:space="0" w:color="auto"/>
                      </w:divBdr>
                    </w:div>
                  </w:divsChild>
                </w:div>
                <w:div w:id="650253627">
                  <w:marLeft w:val="0"/>
                  <w:marRight w:val="0"/>
                  <w:marTop w:val="0"/>
                  <w:marBottom w:val="0"/>
                  <w:divBdr>
                    <w:top w:val="single" w:sz="2" w:space="1" w:color="FFFFFF"/>
                    <w:left w:val="single" w:sz="2" w:space="12" w:color="FFFFFF"/>
                    <w:bottom w:val="single" w:sz="2" w:space="1" w:color="FFFFFF"/>
                    <w:right w:val="single" w:sz="2" w:space="4" w:color="FFFFFF"/>
                  </w:divBdr>
                  <w:divsChild>
                    <w:div w:id="1735742077">
                      <w:marLeft w:val="0"/>
                      <w:marRight w:val="0"/>
                      <w:marTop w:val="0"/>
                      <w:marBottom w:val="0"/>
                      <w:divBdr>
                        <w:top w:val="none" w:sz="0" w:space="0" w:color="auto"/>
                        <w:left w:val="none" w:sz="0" w:space="0" w:color="auto"/>
                        <w:bottom w:val="none" w:sz="0" w:space="0" w:color="auto"/>
                        <w:right w:val="none" w:sz="0" w:space="0" w:color="auto"/>
                      </w:divBdr>
                    </w:div>
                  </w:divsChild>
                </w:div>
                <w:div w:id="534123635">
                  <w:marLeft w:val="0"/>
                  <w:marRight w:val="0"/>
                  <w:marTop w:val="0"/>
                  <w:marBottom w:val="0"/>
                  <w:divBdr>
                    <w:top w:val="single" w:sz="2" w:space="1" w:color="FFFFFF"/>
                    <w:left w:val="single" w:sz="2" w:space="12" w:color="FFFFFF"/>
                    <w:bottom w:val="single" w:sz="2" w:space="1" w:color="FFFFFF"/>
                    <w:right w:val="single" w:sz="2" w:space="4" w:color="FFFFFF"/>
                  </w:divBdr>
                  <w:divsChild>
                    <w:div w:id="2089497591">
                      <w:marLeft w:val="0"/>
                      <w:marRight w:val="0"/>
                      <w:marTop w:val="0"/>
                      <w:marBottom w:val="0"/>
                      <w:divBdr>
                        <w:top w:val="none" w:sz="0" w:space="0" w:color="auto"/>
                        <w:left w:val="none" w:sz="0" w:space="0" w:color="auto"/>
                        <w:bottom w:val="none" w:sz="0" w:space="0" w:color="auto"/>
                        <w:right w:val="none" w:sz="0" w:space="0" w:color="auto"/>
                      </w:divBdr>
                    </w:div>
                  </w:divsChild>
                </w:div>
                <w:div w:id="546794480">
                  <w:marLeft w:val="0"/>
                  <w:marRight w:val="0"/>
                  <w:marTop w:val="0"/>
                  <w:marBottom w:val="0"/>
                  <w:divBdr>
                    <w:top w:val="single" w:sz="2" w:space="1" w:color="FFFFFF"/>
                    <w:left w:val="single" w:sz="2" w:space="12" w:color="FFFFFF"/>
                    <w:bottom w:val="single" w:sz="2" w:space="1" w:color="FFFFFF"/>
                    <w:right w:val="single" w:sz="2" w:space="4" w:color="FFFFFF"/>
                  </w:divBdr>
                  <w:divsChild>
                    <w:div w:id="82344212">
                      <w:marLeft w:val="0"/>
                      <w:marRight w:val="0"/>
                      <w:marTop w:val="0"/>
                      <w:marBottom w:val="0"/>
                      <w:divBdr>
                        <w:top w:val="none" w:sz="0" w:space="0" w:color="auto"/>
                        <w:left w:val="none" w:sz="0" w:space="0" w:color="auto"/>
                        <w:bottom w:val="none" w:sz="0" w:space="0" w:color="auto"/>
                        <w:right w:val="none" w:sz="0" w:space="0" w:color="auto"/>
                      </w:divBdr>
                    </w:div>
                  </w:divsChild>
                </w:div>
                <w:div w:id="1924143005">
                  <w:marLeft w:val="0"/>
                  <w:marRight w:val="0"/>
                  <w:marTop w:val="0"/>
                  <w:marBottom w:val="0"/>
                  <w:divBdr>
                    <w:top w:val="single" w:sz="2" w:space="1" w:color="FFFFFF"/>
                    <w:left w:val="single" w:sz="2" w:space="12" w:color="FFFFFF"/>
                    <w:bottom w:val="single" w:sz="2" w:space="4" w:color="FFFFFF"/>
                    <w:right w:val="single" w:sz="2" w:space="4" w:color="FFFFFF"/>
                  </w:divBdr>
                  <w:divsChild>
                    <w:div w:id="10022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078533">
          <w:marLeft w:val="0"/>
          <w:marRight w:val="0"/>
          <w:marTop w:val="0"/>
          <w:marBottom w:val="335"/>
          <w:divBdr>
            <w:top w:val="none" w:sz="0" w:space="0" w:color="auto"/>
            <w:left w:val="none" w:sz="0" w:space="0" w:color="auto"/>
            <w:bottom w:val="none" w:sz="0" w:space="0" w:color="auto"/>
            <w:right w:val="none" w:sz="0" w:space="0" w:color="auto"/>
          </w:divBdr>
          <w:divsChild>
            <w:div w:id="639961766">
              <w:marLeft w:val="0"/>
              <w:marRight w:val="0"/>
              <w:marTop w:val="0"/>
              <w:marBottom w:val="0"/>
              <w:divBdr>
                <w:top w:val="none" w:sz="0" w:space="0" w:color="auto"/>
                <w:left w:val="none" w:sz="0" w:space="0" w:color="auto"/>
                <w:bottom w:val="none" w:sz="0" w:space="0" w:color="auto"/>
                <w:right w:val="none" w:sz="0" w:space="0" w:color="auto"/>
              </w:divBdr>
              <w:divsChild>
                <w:div w:id="1964846312">
                  <w:marLeft w:val="0"/>
                  <w:marRight w:val="0"/>
                  <w:marTop w:val="0"/>
                  <w:marBottom w:val="0"/>
                  <w:divBdr>
                    <w:top w:val="single" w:sz="2" w:space="4" w:color="FFFFFF"/>
                    <w:left w:val="single" w:sz="2" w:space="12" w:color="FFFFFF"/>
                    <w:bottom w:val="single" w:sz="2" w:space="1" w:color="FFFFFF"/>
                    <w:right w:val="single" w:sz="2" w:space="4" w:color="FFFFFF"/>
                  </w:divBdr>
                  <w:divsChild>
                    <w:div w:id="106044224">
                      <w:marLeft w:val="0"/>
                      <w:marRight w:val="0"/>
                      <w:marTop w:val="0"/>
                      <w:marBottom w:val="0"/>
                      <w:divBdr>
                        <w:top w:val="none" w:sz="0" w:space="0" w:color="auto"/>
                        <w:left w:val="none" w:sz="0" w:space="0" w:color="auto"/>
                        <w:bottom w:val="none" w:sz="0" w:space="0" w:color="auto"/>
                        <w:right w:val="none" w:sz="0" w:space="0" w:color="auto"/>
                      </w:divBdr>
                    </w:div>
                  </w:divsChild>
                </w:div>
                <w:div w:id="878054975">
                  <w:marLeft w:val="0"/>
                  <w:marRight w:val="0"/>
                  <w:marTop w:val="0"/>
                  <w:marBottom w:val="0"/>
                  <w:divBdr>
                    <w:top w:val="single" w:sz="2" w:space="1" w:color="FFFFFF"/>
                    <w:left w:val="single" w:sz="2" w:space="12" w:color="FFFFFF"/>
                    <w:bottom w:val="single" w:sz="2" w:space="1" w:color="FFFFFF"/>
                    <w:right w:val="single" w:sz="2" w:space="4" w:color="FFFFFF"/>
                  </w:divBdr>
                  <w:divsChild>
                    <w:div w:id="1329167006">
                      <w:marLeft w:val="0"/>
                      <w:marRight w:val="0"/>
                      <w:marTop w:val="0"/>
                      <w:marBottom w:val="0"/>
                      <w:divBdr>
                        <w:top w:val="none" w:sz="0" w:space="0" w:color="auto"/>
                        <w:left w:val="none" w:sz="0" w:space="0" w:color="auto"/>
                        <w:bottom w:val="none" w:sz="0" w:space="0" w:color="auto"/>
                        <w:right w:val="none" w:sz="0" w:space="0" w:color="auto"/>
                      </w:divBdr>
                    </w:div>
                  </w:divsChild>
                </w:div>
                <w:div w:id="961348628">
                  <w:marLeft w:val="0"/>
                  <w:marRight w:val="0"/>
                  <w:marTop w:val="0"/>
                  <w:marBottom w:val="0"/>
                  <w:divBdr>
                    <w:top w:val="single" w:sz="2" w:space="1" w:color="FFFFFF"/>
                    <w:left w:val="single" w:sz="2" w:space="12" w:color="FFFFFF"/>
                    <w:bottom w:val="single" w:sz="2" w:space="1" w:color="FFFFFF"/>
                    <w:right w:val="single" w:sz="2" w:space="4" w:color="FFFFFF"/>
                  </w:divBdr>
                  <w:divsChild>
                    <w:div w:id="64032820">
                      <w:marLeft w:val="0"/>
                      <w:marRight w:val="0"/>
                      <w:marTop w:val="0"/>
                      <w:marBottom w:val="0"/>
                      <w:divBdr>
                        <w:top w:val="none" w:sz="0" w:space="0" w:color="auto"/>
                        <w:left w:val="none" w:sz="0" w:space="0" w:color="auto"/>
                        <w:bottom w:val="none" w:sz="0" w:space="0" w:color="auto"/>
                        <w:right w:val="none" w:sz="0" w:space="0" w:color="auto"/>
                      </w:divBdr>
                    </w:div>
                  </w:divsChild>
                </w:div>
                <w:div w:id="567158580">
                  <w:marLeft w:val="0"/>
                  <w:marRight w:val="0"/>
                  <w:marTop w:val="0"/>
                  <w:marBottom w:val="0"/>
                  <w:divBdr>
                    <w:top w:val="single" w:sz="2" w:space="1" w:color="FFFFFF"/>
                    <w:left w:val="single" w:sz="2" w:space="12" w:color="FFFFFF"/>
                    <w:bottom w:val="single" w:sz="2" w:space="1" w:color="FFFFFF"/>
                    <w:right w:val="single" w:sz="2" w:space="4" w:color="FFFFFF"/>
                  </w:divBdr>
                  <w:divsChild>
                    <w:div w:id="233661498">
                      <w:marLeft w:val="0"/>
                      <w:marRight w:val="0"/>
                      <w:marTop w:val="0"/>
                      <w:marBottom w:val="0"/>
                      <w:divBdr>
                        <w:top w:val="none" w:sz="0" w:space="0" w:color="auto"/>
                        <w:left w:val="none" w:sz="0" w:space="0" w:color="auto"/>
                        <w:bottom w:val="none" w:sz="0" w:space="0" w:color="auto"/>
                        <w:right w:val="none" w:sz="0" w:space="0" w:color="auto"/>
                      </w:divBdr>
                    </w:div>
                  </w:divsChild>
                </w:div>
                <w:div w:id="753935284">
                  <w:marLeft w:val="0"/>
                  <w:marRight w:val="0"/>
                  <w:marTop w:val="0"/>
                  <w:marBottom w:val="0"/>
                  <w:divBdr>
                    <w:top w:val="single" w:sz="2" w:space="1" w:color="FFFFFF"/>
                    <w:left w:val="single" w:sz="2" w:space="12" w:color="FFFFFF"/>
                    <w:bottom w:val="single" w:sz="2" w:space="1" w:color="FFFFFF"/>
                    <w:right w:val="single" w:sz="2" w:space="4" w:color="FFFFFF"/>
                  </w:divBdr>
                  <w:divsChild>
                    <w:div w:id="65496959">
                      <w:marLeft w:val="0"/>
                      <w:marRight w:val="0"/>
                      <w:marTop w:val="0"/>
                      <w:marBottom w:val="0"/>
                      <w:divBdr>
                        <w:top w:val="none" w:sz="0" w:space="0" w:color="auto"/>
                        <w:left w:val="none" w:sz="0" w:space="0" w:color="auto"/>
                        <w:bottom w:val="none" w:sz="0" w:space="0" w:color="auto"/>
                        <w:right w:val="none" w:sz="0" w:space="0" w:color="auto"/>
                      </w:divBdr>
                    </w:div>
                  </w:divsChild>
                </w:div>
                <w:div w:id="1124889284">
                  <w:marLeft w:val="0"/>
                  <w:marRight w:val="0"/>
                  <w:marTop w:val="0"/>
                  <w:marBottom w:val="0"/>
                  <w:divBdr>
                    <w:top w:val="single" w:sz="2" w:space="1" w:color="FFFFFF"/>
                    <w:left w:val="single" w:sz="2" w:space="12" w:color="FFFFFF"/>
                    <w:bottom w:val="single" w:sz="2" w:space="1" w:color="FFFFFF"/>
                    <w:right w:val="single" w:sz="2" w:space="4" w:color="FFFFFF"/>
                  </w:divBdr>
                  <w:divsChild>
                    <w:div w:id="1418139608">
                      <w:marLeft w:val="0"/>
                      <w:marRight w:val="0"/>
                      <w:marTop w:val="0"/>
                      <w:marBottom w:val="0"/>
                      <w:divBdr>
                        <w:top w:val="none" w:sz="0" w:space="0" w:color="auto"/>
                        <w:left w:val="none" w:sz="0" w:space="0" w:color="auto"/>
                        <w:bottom w:val="none" w:sz="0" w:space="0" w:color="auto"/>
                        <w:right w:val="none" w:sz="0" w:space="0" w:color="auto"/>
                      </w:divBdr>
                    </w:div>
                  </w:divsChild>
                </w:div>
                <w:div w:id="1927879952">
                  <w:marLeft w:val="0"/>
                  <w:marRight w:val="0"/>
                  <w:marTop w:val="0"/>
                  <w:marBottom w:val="0"/>
                  <w:divBdr>
                    <w:top w:val="single" w:sz="2" w:space="1" w:color="FFFFFF"/>
                    <w:left w:val="single" w:sz="2" w:space="12" w:color="FFFFFF"/>
                    <w:bottom w:val="single" w:sz="2" w:space="1" w:color="FFFFFF"/>
                    <w:right w:val="single" w:sz="2" w:space="4" w:color="FFFFFF"/>
                  </w:divBdr>
                  <w:divsChild>
                    <w:div w:id="23210260">
                      <w:marLeft w:val="0"/>
                      <w:marRight w:val="0"/>
                      <w:marTop w:val="0"/>
                      <w:marBottom w:val="0"/>
                      <w:divBdr>
                        <w:top w:val="none" w:sz="0" w:space="0" w:color="auto"/>
                        <w:left w:val="none" w:sz="0" w:space="0" w:color="auto"/>
                        <w:bottom w:val="none" w:sz="0" w:space="0" w:color="auto"/>
                        <w:right w:val="none" w:sz="0" w:space="0" w:color="auto"/>
                      </w:divBdr>
                    </w:div>
                  </w:divsChild>
                </w:div>
                <w:div w:id="404882916">
                  <w:marLeft w:val="0"/>
                  <w:marRight w:val="0"/>
                  <w:marTop w:val="0"/>
                  <w:marBottom w:val="0"/>
                  <w:divBdr>
                    <w:top w:val="single" w:sz="2" w:space="1" w:color="FFFFFF"/>
                    <w:left w:val="single" w:sz="2" w:space="12" w:color="FFFFFF"/>
                    <w:bottom w:val="single" w:sz="2" w:space="1" w:color="FFFFFF"/>
                    <w:right w:val="single" w:sz="2" w:space="4" w:color="FFFFFF"/>
                  </w:divBdr>
                  <w:divsChild>
                    <w:div w:id="167259910">
                      <w:marLeft w:val="0"/>
                      <w:marRight w:val="0"/>
                      <w:marTop w:val="0"/>
                      <w:marBottom w:val="0"/>
                      <w:divBdr>
                        <w:top w:val="none" w:sz="0" w:space="0" w:color="auto"/>
                        <w:left w:val="none" w:sz="0" w:space="0" w:color="auto"/>
                        <w:bottom w:val="none" w:sz="0" w:space="0" w:color="auto"/>
                        <w:right w:val="none" w:sz="0" w:space="0" w:color="auto"/>
                      </w:divBdr>
                    </w:div>
                  </w:divsChild>
                </w:div>
                <w:div w:id="720859560">
                  <w:marLeft w:val="0"/>
                  <w:marRight w:val="0"/>
                  <w:marTop w:val="0"/>
                  <w:marBottom w:val="0"/>
                  <w:divBdr>
                    <w:top w:val="single" w:sz="2" w:space="1" w:color="FFFFFF"/>
                    <w:left w:val="single" w:sz="2" w:space="12" w:color="FFFFFF"/>
                    <w:bottom w:val="single" w:sz="2" w:space="1" w:color="FFFFFF"/>
                    <w:right w:val="single" w:sz="2" w:space="4" w:color="FFFFFF"/>
                  </w:divBdr>
                  <w:divsChild>
                    <w:div w:id="159777463">
                      <w:marLeft w:val="0"/>
                      <w:marRight w:val="0"/>
                      <w:marTop w:val="0"/>
                      <w:marBottom w:val="0"/>
                      <w:divBdr>
                        <w:top w:val="none" w:sz="0" w:space="0" w:color="auto"/>
                        <w:left w:val="none" w:sz="0" w:space="0" w:color="auto"/>
                        <w:bottom w:val="none" w:sz="0" w:space="0" w:color="auto"/>
                        <w:right w:val="none" w:sz="0" w:space="0" w:color="auto"/>
                      </w:divBdr>
                    </w:div>
                  </w:divsChild>
                </w:div>
                <w:div w:id="2011522350">
                  <w:marLeft w:val="0"/>
                  <w:marRight w:val="0"/>
                  <w:marTop w:val="0"/>
                  <w:marBottom w:val="0"/>
                  <w:divBdr>
                    <w:top w:val="single" w:sz="2" w:space="1" w:color="FFFFFF"/>
                    <w:left w:val="single" w:sz="2" w:space="12" w:color="FFFFFF"/>
                    <w:bottom w:val="single" w:sz="2" w:space="1" w:color="FFFFFF"/>
                    <w:right w:val="single" w:sz="2" w:space="4" w:color="FFFFFF"/>
                  </w:divBdr>
                  <w:divsChild>
                    <w:div w:id="1381440210">
                      <w:marLeft w:val="0"/>
                      <w:marRight w:val="0"/>
                      <w:marTop w:val="0"/>
                      <w:marBottom w:val="0"/>
                      <w:divBdr>
                        <w:top w:val="none" w:sz="0" w:space="0" w:color="auto"/>
                        <w:left w:val="none" w:sz="0" w:space="0" w:color="auto"/>
                        <w:bottom w:val="none" w:sz="0" w:space="0" w:color="auto"/>
                        <w:right w:val="none" w:sz="0" w:space="0" w:color="auto"/>
                      </w:divBdr>
                    </w:div>
                  </w:divsChild>
                </w:div>
                <w:div w:id="1583225282">
                  <w:marLeft w:val="0"/>
                  <w:marRight w:val="0"/>
                  <w:marTop w:val="0"/>
                  <w:marBottom w:val="0"/>
                  <w:divBdr>
                    <w:top w:val="single" w:sz="2" w:space="1" w:color="FFFFFF"/>
                    <w:left w:val="single" w:sz="2" w:space="12" w:color="FFFFFF"/>
                    <w:bottom w:val="single" w:sz="2" w:space="1" w:color="FFFFFF"/>
                    <w:right w:val="single" w:sz="2" w:space="4" w:color="FFFFFF"/>
                  </w:divBdr>
                  <w:divsChild>
                    <w:div w:id="706833651">
                      <w:marLeft w:val="0"/>
                      <w:marRight w:val="0"/>
                      <w:marTop w:val="0"/>
                      <w:marBottom w:val="0"/>
                      <w:divBdr>
                        <w:top w:val="none" w:sz="0" w:space="0" w:color="auto"/>
                        <w:left w:val="none" w:sz="0" w:space="0" w:color="auto"/>
                        <w:bottom w:val="none" w:sz="0" w:space="0" w:color="auto"/>
                        <w:right w:val="none" w:sz="0" w:space="0" w:color="auto"/>
                      </w:divBdr>
                    </w:div>
                  </w:divsChild>
                </w:div>
                <w:div w:id="1069579269">
                  <w:marLeft w:val="0"/>
                  <w:marRight w:val="0"/>
                  <w:marTop w:val="0"/>
                  <w:marBottom w:val="0"/>
                  <w:divBdr>
                    <w:top w:val="single" w:sz="2" w:space="1" w:color="FFFFFF"/>
                    <w:left w:val="single" w:sz="2" w:space="12" w:color="FFFFFF"/>
                    <w:bottom w:val="single" w:sz="2" w:space="1" w:color="FFFFFF"/>
                    <w:right w:val="single" w:sz="2" w:space="4" w:color="FFFFFF"/>
                  </w:divBdr>
                  <w:divsChild>
                    <w:div w:id="1160777160">
                      <w:marLeft w:val="0"/>
                      <w:marRight w:val="0"/>
                      <w:marTop w:val="0"/>
                      <w:marBottom w:val="0"/>
                      <w:divBdr>
                        <w:top w:val="none" w:sz="0" w:space="0" w:color="auto"/>
                        <w:left w:val="none" w:sz="0" w:space="0" w:color="auto"/>
                        <w:bottom w:val="none" w:sz="0" w:space="0" w:color="auto"/>
                        <w:right w:val="none" w:sz="0" w:space="0" w:color="auto"/>
                      </w:divBdr>
                    </w:div>
                  </w:divsChild>
                </w:div>
                <w:div w:id="258758764">
                  <w:marLeft w:val="0"/>
                  <w:marRight w:val="0"/>
                  <w:marTop w:val="0"/>
                  <w:marBottom w:val="0"/>
                  <w:divBdr>
                    <w:top w:val="single" w:sz="2" w:space="1" w:color="FFFFFF"/>
                    <w:left w:val="single" w:sz="2" w:space="12" w:color="FFFFFF"/>
                    <w:bottom w:val="single" w:sz="2" w:space="1" w:color="FFFFFF"/>
                    <w:right w:val="single" w:sz="2" w:space="4" w:color="FFFFFF"/>
                  </w:divBdr>
                  <w:divsChild>
                    <w:div w:id="2102217367">
                      <w:marLeft w:val="0"/>
                      <w:marRight w:val="0"/>
                      <w:marTop w:val="0"/>
                      <w:marBottom w:val="0"/>
                      <w:divBdr>
                        <w:top w:val="none" w:sz="0" w:space="0" w:color="auto"/>
                        <w:left w:val="none" w:sz="0" w:space="0" w:color="auto"/>
                        <w:bottom w:val="none" w:sz="0" w:space="0" w:color="auto"/>
                        <w:right w:val="none" w:sz="0" w:space="0" w:color="auto"/>
                      </w:divBdr>
                    </w:div>
                  </w:divsChild>
                </w:div>
                <w:div w:id="1137526933">
                  <w:marLeft w:val="0"/>
                  <w:marRight w:val="0"/>
                  <w:marTop w:val="0"/>
                  <w:marBottom w:val="0"/>
                  <w:divBdr>
                    <w:top w:val="single" w:sz="2" w:space="1" w:color="FFFFFF"/>
                    <w:left w:val="single" w:sz="2" w:space="12" w:color="FFFFFF"/>
                    <w:bottom w:val="single" w:sz="2" w:space="1" w:color="FFFFFF"/>
                    <w:right w:val="single" w:sz="2" w:space="4" w:color="FFFFFF"/>
                  </w:divBdr>
                  <w:divsChild>
                    <w:div w:id="1036471810">
                      <w:marLeft w:val="0"/>
                      <w:marRight w:val="0"/>
                      <w:marTop w:val="0"/>
                      <w:marBottom w:val="0"/>
                      <w:divBdr>
                        <w:top w:val="none" w:sz="0" w:space="0" w:color="auto"/>
                        <w:left w:val="none" w:sz="0" w:space="0" w:color="auto"/>
                        <w:bottom w:val="none" w:sz="0" w:space="0" w:color="auto"/>
                        <w:right w:val="none" w:sz="0" w:space="0" w:color="auto"/>
                      </w:divBdr>
                    </w:div>
                  </w:divsChild>
                </w:div>
                <w:div w:id="1602908193">
                  <w:marLeft w:val="0"/>
                  <w:marRight w:val="0"/>
                  <w:marTop w:val="0"/>
                  <w:marBottom w:val="0"/>
                  <w:divBdr>
                    <w:top w:val="single" w:sz="2" w:space="1" w:color="FFFFFF"/>
                    <w:left w:val="single" w:sz="2" w:space="12" w:color="FFFFFF"/>
                    <w:bottom w:val="single" w:sz="2" w:space="1" w:color="FFFFFF"/>
                    <w:right w:val="single" w:sz="2" w:space="4" w:color="FFFFFF"/>
                  </w:divBdr>
                  <w:divsChild>
                    <w:div w:id="244539982">
                      <w:marLeft w:val="0"/>
                      <w:marRight w:val="0"/>
                      <w:marTop w:val="0"/>
                      <w:marBottom w:val="0"/>
                      <w:divBdr>
                        <w:top w:val="none" w:sz="0" w:space="0" w:color="auto"/>
                        <w:left w:val="none" w:sz="0" w:space="0" w:color="auto"/>
                        <w:bottom w:val="none" w:sz="0" w:space="0" w:color="auto"/>
                        <w:right w:val="none" w:sz="0" w:space="0" w:color="auto"/>
                      </w:divBdr>
                    </w:div>
                  </w:divsChild>
                </w:div>
                <w:div w:id="1419935560">
                  <w:marLeft w:val="0"/>
                  <w:marRight w:val="0"/>
                  <w:marTop w:val="0"/>
                  <w:marBottom w:val="0"/>
                  <w:divBdr>
                    <w:top w:val="single" w:sz="2" w:space="1" w:color="FFFFFF"/>
                    <w:left w:val="single" w:sz="2" w:space="12" w:color="FFFFFF"/>
                    <w:bottom w:val="single" w:sz="2" w:space="1" w:color="FFFFFF"/>
                    <w:right w:val="single" w:sz="2" w:space="4" w:color="FFFFFF"/>
                  </w:divBdr>
                  <w:divsChild>
                    <w:div w:id="1223977583">
                      <w:marLeft w:val="0"/>
                      <w:marRight w:val="0"/>
                      <w:marTop w:val="0"/>
                      <w:marBottom w:val="0"/>
                      <w:divBdr>
                        <w:top w:val="none" w:sz="0" w:space="0" w:color="auto"/>
                        <w:left w:val="none" w:sz="0" w:space="0" w:color="auto"/>
                        <w:bottom w:val="none" w:sz="0" w:space="0" w:color="auto"/>
                        <w:right w:val="none" w:sz="0" w:space="0" w:color="auto"/>
                      </w:divBdr>
                    </w:div>
                  </w:divsChild>
                </w:div>
                <w:div w:id="1022172422">
                  <w:marLeft w:val="0"/>
                  <w:marRight w:val="0"/>
                  <w:marTop w:val="0"/>
                  <w:marBottom w:val="0"/>
                  <w:divBdr>
                    <w:top w:val="single" w:sz="2" w:space="1" w:color="FFFFFF"/>
                    <w:left w:val="single" w:sz="2" w:space="12" w:color="FFFFFF"/>
                    <w:bottom w:val="single" w:sz="2" w:space="1" w:color="FFFFFF"/>
                    <w:right w:val="single" w:sz="2" w:space="4" w:color="FFFFFF"/>
                  </w:divBdr>
                  <w:divsChild>
                    <w:div w:id="768040588">
                      <w:marLeft w:val="0"/>
                      <w:marRight w:val="0"/>
                      <w:marTop w:val="0"/>
                      <w:marBottom w:val="0"/>
                      <w:divBdr>
                        <w:top w:val="none" w:sz="0" w:space="0" w:color="auto"/>
                        <w:left w:val="none" w:sz="0" w:space="0" w:color="auto"/>
                        <w:bottom w:val="none" w:sz="0" w:space="0" w:color="auto"/>
                        <w:right w:val="none" w:sz="0" w:space="0" w:color="auto"/>
                      </w:divBdr>
                    </w:div>
                  </w:divsChild>
                </w:div>
                <w:div w:id="1154951697">
                  <w:marLeft w:val="0"/>
                  <w:marRight w:val="0"/>
                  <w:marTop w:val="0"/>
                  <w:marBottom w:val="0"/>
                  <w:divBdr>
                    <w:top w:val="single" w:sz="2" w:space="1" w:color="FFFFFF"/>
                    <w:left w:val="single" w:sz="2" w:space="12" w:color="FFFFFF"/>
                    <w:bottom w:val="single" w:sz="2" w:space="1" w:color="FFFFFF"/>
                    <w:right w:val="single" w:sz="2" w:space="4" w:color="FFFFFF"/>
                  </w:divBdr>
                  <w:divsChild>
                    <w:div w:id="1826893552">
                      <w:marLeft w:val="0"/>
                      <w:marRight w:val="0"/>
                      <w:marTop w:val="0"/>
                      <w:marBottom w:val="0"/>
                      <w:divBdr>
                        <w:top w:val="none" w:sz="0" w:space="0" w:color="auto"/>
                        <w:left w:val="none" w:sz="0" w:space="0" w:color="auto"/>
                        <w:bottom w:val="none" w:sz="0" w:space="0" w:color="auto"/>
                        <w:right w:val="none" w:sz="0" w:space="0" w:color="auto"/>
                      </w:divBdr>
                    </w:div>
                  </w:divsChild>
                </w:div>
                <w:div w:id="1554731797">
                  <w:marLeft w:val="0"/>
                  <w:marRight w:val="0"/>
                  <w:marTop w:val="0"/>
                  <w:marBottom w:val="0"/>
                  <w:divBdr>
                    <w:top w:val="single" w:sz="2" w:space="1" w:color="FFFFFF"/>
                    <w:left w:val="single" w:sz="2" w:space="12" w:color="FFFFFF"/>
                    <w:bottom w:val="single" w:sz="2" w:space="1" w:color="FFFFFF"/>
                    <w:right w:val="single" w:sz="2" w:space="4" w:color="FFFFFF"/>
                  </w:divBdr>
                  <w:divsChild>
                    <w:div w:id="1545369317">
                      <w:marLeft w:val="0"/>
                      <w:marRight w:val="0"/>
                      <w:marTop w:val="0"/>
                      <w:marBottom w:val="0"/>
                      <w:divBdr>
                        <w:top w:val="none" w:sz="0" w:space="0" w:color="auto"/>
                        <w:left w:val="none" w:sz="0" w:space="0" w:color="auto"/>
                        <w:bottom w:val="none" w:sz="0" w:space="0" w:color="auto"/>
                        <w:right w:val="none" w:sz="0" w:space="0" w:color="auto"/>
                      </w:divBdr>
                    </w:div>
                  </w:divsChild>
                </w:div>
                <w:div w:id="1762216262">
                  <w:marLeft w:val="0"/>
                  <w:marRight w:val="0"/>
                  <w:marTop w:val="0"/>
                  <w:marBottom w:val="0"/>
                  <w:divBdr>
                    <w:top w:val="single" w:sz="2" w:space="1" w:color="FFFFFF"/>
                    <w:left w:val="single" w:sz="2" w:space="12" w:color="FFFFFF"/>
                    <w:bottom w:val="single" w:sz="2" w:space="1" w:color="FFFFFF"/>
                    <w:right w:val="single" w:sz="2" w:space="4" w:color="FFFFFF"/>
                  </w:divBdr>
                  <w:divsChild>
                    <w:div w:id="2136871646">
                      <w:marLeft w:val="0"/>
                      <w:marRight w:val="0"/>
                      <w:marTop w:val="0"/>
                      <w:marBottom w:val="0"/>
                      <w:divBdr>
                        <w:top w:val="none" w:sz="0" w:space="0" w:color="auto"/>
                        <w:left w:val="none" w:sz="0" w:space="0" w:color="auto"/>
                        <w:bottom w:val="none" w:sz="0" w:space="0" w:color="auto"/>
                        <w:right w:val="none" w:sz="0" w:space="0" w:color="auto"/>
                      </w:divBdr>
                    </w:div>
                  </w:divsChild>
                </w:div>
                <w:div w:id="1947536953">
                  <w:marLeft w:val="0"/>
                  <w:marRight w:val="0"/>
                  <w:marTop w:val="0"/>
                  <w:marBottom w:val="0"/>
                  <w:divBdr>
                    <w:top w:val="single" w:sz="2" w:space="1" w:color="FFFFFF"/>
                    <w:left w:val="single" w:sz="2" w:space="12" w:color="FFFFFF"/>
                    <w:bottom w:val="single" w:sz="2" w:space="1" w:color="FFFFFF"/>
                    <w:right w:val="single" w:sz="2" w:space="4" w:color="FFFFFF"/>
                  </w:divBdr>
                  <w:divsChild>
                    <w:div w:id="574782883">
                      <w:marLeft w:val="0"/>
                      <w:marRight w:val="0"/>
                      <w:marTop w:val="0"/>
                      <w:marBottom w:val="0"/>
                      <w:divBdr>
                        <w:top w:val="none" w:sz="0" w:space="0" w:color="auto"/>
                        <w:left w:val="none" w:sz="0" w:space="0" w:color="auto"/>
                        <w:bottom w:val="none" w:sz="0" w:space="0" w:color="auto"/>
                        <w:right w:val="none" w:sz="0" w:space="0" w:color="auto"/>
                      </w:divBdr>
                    </w:div>
                  </w:divsChild>
                </w:div>
                <w:div w:id="179465471">
                  <w:marLeft w:val="0"/>
                  <w:marRight w:val="0"/>
                  <w:marTop w:val="0"/>
                  <w:marBottom w:val="0"/>
                  <w:divBdr>
                    <w:top w:val="single" w:sz="2" w:space="1" w:color="FFFFFF"/>
                    <w:left w:val="single" w:sz="2" w:space="12" w:color="FFFFFF"/>
                    <w:bottom w:val="single" w:sz="2" w:space="1" w:color="FFFFFF"/>
                    <w:right w:val="single" w:sz="2" w:space="4" w:color="FFFFFF"/>
                  </w:divBdr>
                  <w:divsChild>
                    <w:div w:id="1035692343">
                      <w:marLeft w:val="0"/>
                      <w:marRight w:val="0"/>
                      <w:marTop w:val="0"/>
                      <w:marBottom w:val="0"/>
                      <w:divBdr>
                        <w:top w:val="none" w:sz="0" w:space="0" w:color="auto"/>
                        <w:left w:val="none" w:sz="0" w:space="0" w:color="auto"/>
                        <w:bottom w:val="none" w:sz="0" w:space="0" w:color="auto"/>
                        <w:right w:val="none" w:sz="0" w:space="0" w:color="auto"/>
                      </w:divBdr>
                    </w:div>
                  </w:divsChild>
                </w:div>
                <w:div w:id="849955995">
                  <w:marLeft w:val="0"/>
                  <w:marRight w:val="0"/>
                  <w:marTop w:val="0"/>
                  <w:marBottom w:val="0"/>
                  <w:divBdr>
                    <w:top w:val="single" w:sz="2" w:space="1" w:color="FFFFFF"/>
                    <w:left w:val="single" w:sz="2" w:space="12" w:color="FFFFFF"/>
                    <w:bottom w:val="single" w:sz="2" w:space="1" w:color="FFFFFF"/>
                    <w:right w:val="single" w:sz="2" w:space="4" w:color="FFFFFF"/>
                  </w:divBdr>
                  <w:divsChild>
                    <w:div w:id="415246413">
                      <w:marLeft w:val="0"/>
                      <w:marRight w:val="0"/>
                      <w:marTop w:val="0"/>
                      <w:marBottom w:val="0"/>
                      <w:divBdr>
                        <w:top w:val="none" w:sz="0" w:space="0" w:color="auto"/>
                        <w:left w:val="none" w:sz="0" w:space="0" w:color="auto"/>
                        <w:bottom w:val="none" w:sz="0" w:space="0" w:color="auto"/>
                        <w:right w:val="none" w:sz="0" w:space="0" w:color="auto"/>
                      </w:divBdr>
                    </w:div>
                  </w:divsChild>
                </w:div>
                <w:div w:id="1275208087">
                  <w:marLeft w:val="0"/>
                  <w:marRight w:val="0"/>
                  <w:marTop w:val="0"/>
                  <w:marBottom w:val="0"/>
                  <w:divBdr>
                    <w:top w:val="single" w:sz="2" w:space="1" w:color="FFFFFF"/>
                    <w:left w:val="single" w:sz="2" w:space="12" w:color="FFFFFF"/>
                    <w:bottom w:val="single" w:sz="2" w:space="1" w:color="FFFFFF"/>
                    <w:right w:val="single" w:sz="2" w:space="4" w:color="FFFFFF"/>
                  </w:divBdr>
                  <w:divsChild>
                    <w:div w:id="1921022556">
                      <w:marLeft w:val="0"/>
                      <w:marRight w:val="0"/>
                      <w:marTop w:val="0"/>
                      <w:marBottom w:val="0"/>
                      <w:divBdr>
                        <w:top w:val="none" w:sz="0" w:space="0" w:color="auto"/>
                        <w:left w:val="none" w:sz="0" w:space="0" w:color="auto"/>
                        <w:bottom w:val="none" w:sz="0" w:space="0" w:color="auto"/>
                        <w:right w:val="none" w:sz="0" w:space="0" w:color="auto"/>
                      </w:divBdr>
                    </w:div>
                  </w:divsChild>
                </w:div>
                <w:div w:id="154611418">
                  <w:marLeft w:val="0"/>
                  <w:marRight w:val="0"/>
                  <w:marTop w:val="0"/>
                  <w:marBottom w:val="0"/>
                  <w:divBdr>
                    <w:top w:val="single" w:sz="2" w:space="1" w:color="FFFFFF"/>
                    <w:left w:val="single" w:sz="2" w:space="12" w:color="FFFFFF"/>
                    <w:bottom w:val="single" w:sz="2" w:space="1" w:color="FFFFFF"/>
                    <w:right w:val="single" w:sz="2" w:space="4" w:color="FFFFFF"/>
                  </w:divBdr>
                  <w:divsChild>
                    <w:div w:id="703556933">
                      <w:marLeft w:val="0"/>
                      <w:marRight w:val="0"/>
                      <w:marTop w:val="0"/>
                      <w:marBottom w:val="0"/>
                      <w:divBdr>
                        <w:top w:val="none" w:sz="0" w:space="0" w:color="auto"/>
                        <w:left w:val="none" w:sz="0" w:space="0" w:color="auto"/>
                        <w:bottom w:val="none" w:sz="0" w:space="0" w:color="auto"/>
                        <w:right w:val="none" w:sz="0" w:space="0" w:color="auto"/>
                      </w:divBdr>
                    </w:div>
                  </w:divsChild>
                </w:div>
                <w:div w:id="651179424">
                  <w:marLeft w:val="0"/>
                  <w:marRight w:val="0"/>
                  <w:marTop w:val="0"/>
                  <w:marBottom w:val="0"/>
                  <w:divBdr>
                    <w:top w:val="single" w:sz="2" w:space="1" w:color="FFFFFF"/>
                    <w:left w:val="single" w:sz="2" w:space="12" w:color="FFFFFF"/>
                    <w:bottom w:val="single" w:sz="2" w:space="1" w:color="FFFFFF"/>
                    <w:right w:val="single" w:sz="2" w:space="4" w:color="FFFFFF"/>
                  </w:divBdr>
                  <w:divsChild>
                    <w:div w:id="2111050284">
                      <w:marLeft w:val="0"/>
                      <w:marRight w:val="0"/>
                      <w:marTop w:val="0"/>
                      <w:marBottom w:val="0"/>
                      <w:divBdr>
                        <w:top w:val="none" w:sz="0" w:space="0" w:color="auto"/>
                        <w:left w:val="none" w:sz="0" w:space="0" w:color="auto"/>
                        <w:bottom w:val="none" w:sz="0" w:space="0" w:color="auto"/>
                        <w:right w:val="none" w:sz="0" w:space="0" w:color="auto"/>
                      </w:divBdr>
                    </w:div>
                  </w:divsChild>
                </w:div>
                <w:div w:id="1288468141">
                  <w:marLeft w:val="0"/>
                  <w:marRight w:val="0"/>
                  <w:marTop w:val="0"/>
                  <w:marBottom w:val="0"/>
                  <w:divBdr>
                    <w:top w:val="single" w:sz="2" w:space="1" w:color="FFFFFF"/>
                    <w:left w:val="single" w:sz="2" w:space="12" w:color="FFFFFF"/>
                    <w:bottom w:val="single" w:sz="2" w:space="1" w:color="FFFFFF"/>
                    <w:right w:val="single" w:sz="2" w:space="4" w:color="FFFFFF"/>
                  </w:divBdr>
                  <w:divsChild>
                    <w:div w:id="1487554033">
                      <w:marLeft w:val="0"/>
                      <w:marRight w:val="0"/>
                      <w:marTop w:val="0"/>
                      <w:marBottom w:val="0"/>
                      <w:divBdr>
                        <w:top w:val="none" w:sz="0" w:space="0" w:color="auto"/>
                        <w:left w:val="none" w:sz="0" w:space="0" w:color="auto"/>
                        <w:bottom w:val="none" w:sz="0" w:space="0" w:color="auto"/>
                        <w:right w:val="none" w:sz="0" w:space="0" w:color="auto"/>
                      </w:divBdr>
                    </w:div>
                  </w:divsChild>
                </w:div>
                <w:div w:id="1142623971">
                  <w:marLeft w:val="0"/>
                  <w:marRight w:val="0"/>
                  <w:marTop w:val="0"/>
                  <w:marBottom w:val="0"/>
                  <w:divBdr>
                    <w:top w:val="single" w:sz="2" w:space="1" w:color="FFFFFF"/>
                    <w:left w:val="single" w:sz="2" w:space="12" w:color="FFFFFF"/>
                    <w:bottom w:val="single" w:sz="2" w:space="1" w:color="FFFFFF"/>
                    <w:right w:val="single" w:sz="2" w:space="4" w:color="FFFFFF"/>
                  </w:divBdr>
                  <w:divsChild>
                    <w:div w:id="1677923087">
                      <w:marLeft w:val="0"/>
                      <w:marRight w:val="0"/>
                      <w:marTop w:val="0"/>
                      <w:marBottom w:val="0"/>
                      <w:divBdr>
                        <w:top w:val="none" w:sz="0" w:space="0" w:color="auto"/>
                        <w:left w:val="none" w:sz="0" w:space="0" w:color="auto"/>
                        <w:bottom w:val="none" w:sz="0" w:space="0" w:color="auto"/>
                        <w:right w:val="none" w:sz="0" w:space="0" w:color="auto"/>
                      </w:divBdr>
                    </w:div>
                  </w:divsChild>
                </w:div>
                <w:div w:id="2046637269">
                  <w:marLeft w:val="0"/>
                  <w:marRight w:val="0"/>
                  <w:marTop w:val="0"/>
                  <w:marBottom w:val="0"/>
                  <w:divBdr>
                    <w:top w:val="single" w:sz="2" w:space="1" w:color="FFFFFF"/>
                    <w:left w:val="single" w:sz="2" w:space="12" w:color="FFFFFF"/>
                    <w:bottom w:val="single" w:sz="2" w:space="1" w:color="FFFFFF"/>
                    <w:right w:val="single" w:sz="2" w:space="4" w:color="FFFFFF"/>
                  </w:divBdr>
                  <w:divsChild>
                    <w:div w:id="356125490">
                      <w:marLeft w:val="0"/>
                      <w:marRight w:val="0"/>
                      <w:marTop w:val="0"/>
                      <w:marBottom w:val="0"/>
                      <w:divBdr>
                        <w:top w:val="none" w:sz="0" w:space="0" w:color="auto"/>
                        <w:left w:val="none" w:sz="0" w:space="0" w:color="auto"/>
                        <w:bottom w:val="none" w:sz="0" w:space="0" w:color="auto"/>
                        <w:right w:val="none" w:sz="0" w:space="0" w:color="auto"/>
                      </w:divBdr>
                    </w:div>
                  </w:divsChild>
                </w:div>
                <w:div w:id="887760222">
                  <w:marLeft w:val="0"/>
                  <w:marRight w:val="0"/>
                  <w:marTop w:val="0"/>
                  <w:marBottom w:val="0"/>
                  <w:divBdr>
                    <w:top w:val="single" w:sz="2" w:space="1" w:color="FFFFFF"/>
                    <w:left w:val="single" w:sz="2" w:space="12" w:color="FFFFFF"/>
                    <w:bottom w:val="single" w:sz="2" w:space="1" w:color="FFFFFF"/>
                    <w:right w:val="single" w:sz="2" w:space="4" w:color="FFFFFF"/>
                  </w:divBdr>
                  <w:divsChild>
                    <w:div w:id="2004966594">
                      <w:marLeft w:val="0"/>
                      <w:marRight w:val="0"/>
                      <w:marTop w:val="0"/>
                      <w:marBottom w:val="0"/>
                      <w:divBdr>
                        <w:top w:val="none" w:sz="0" w:space="0" w:color="auto"/>
                        <w:left w:val="none" w:sz="0" w:space="0" w:color="auto"/>
                        <w:bottom w:val="none" w:sz="0" w:space="0" w:color="auto"/>
                        <w:right w:val="none" w:sz="0" w:space="0" w:color="auto"/>
                      </w:divBdr>
                    </w:div>
                  </w:divsChild>
                </w:div>
                <w:div w:id="435489973">
                  <w:marLeft w:val="0"/>
                  <w:marRight w:val="0"/>
                  <w:marTop w:val="0"/>
                  <w:marBottom w:val="0"/>
                  <w:divBdr>
                    <w:top w:val="single" w:sz="2" w:space="1" w:color="FFFFFF"/>
                    <w:left w:val="single" w:sz="2" w:space="12" w:color="FFFFFF"/>
                    <w:bottom w:val="single" w:sz="2" w:space="1" w:color="FFFFFF"/>
                    <w:right w:val="single" w:sz="2" w:space="4" w:color="FFFFFF"/>
                  </w:divBdr>
                  <w:divsChild>
                    <w:div w:id="381366329">
                      <w:marLeft w:val="0"/>
                      <w:marRight w:val="0"/>
                      <w:marTop w:val="0"/>
                      <w:marBottom w:val="0"/>
                      <w:divBdr>
                        <w:top w:val="none" w:sz="0" w:space="0" w:color="auto"/>
                        <w:left w:val="none" w:sz="0" w:space="0" w:color="auto"/>
                        <w:bottom w:val="none" w:sz="0" w:space="0" w:color="auto"/>
                        <w:right w:val="none" w:sz="0" w:space="0" w:color="auto"/>
                      </w:divBdr>
                    </w:div>
                  </w:divsChild>
                </w:div>
                <w:div w:id="298072286">
                  <w:marLeft w:val="0"/>
                  <w:marRight w:val="0"/>
                  <w:marTop w:val="0"/>
                  <w:marBottom w:val="0"/>
                  <w:divBdr>
                    <w:top w:val="single" w:sz="2" w:space="1" w:color="FFFFFF"/>
                    <w:left w:val="single" w:sz="2" w:space="12" w:color="FFFFFF"/>
                    <w:bottom w:val="single" w:sz="2" w:space="1" w:color="FFFFFF"/>
                    <w:right w:val="single" w:sz="2" w:space="4" w:color="FFFFFF"/>
                  </w:divBdr>
                  <w:divsChild>
                    <w:div w:id="365762455">
                      <w:marLeft w:val="0"/>
                      <w:marRight w:val="0"/>
                      <w:marTop w:val="0"/>
                      <w:marBottom w:val="0"/>
                      <w:divBdr>
                        <w:top w:val="none" w:sz="0" w:space="0" w:color="auto"/>
                        <w:left w:val="none" w:sz="0" w:space="0" w:color="auto"/>
                        <w:bottom w:val="none" w:sz="0" w:space="0" w:color="auto"/>
                        <w:right w:val="none" w:sz="0" w:space="0" w:color="auto"/>
                      </w:divBdr>
                    </w:div>
                  </w:divsChild>
                </w:div>
                <w:div w:id="311761895">
                  <w:marLeft w:val="0"/>
                  <w:marRight w:val="0"/>
                  <w:marTop w:val="0"/>
                  <w:marBottom w:val="0"/>
                  <w:divBdr>
                    <w:top w:val="single" w:sz="2" w:space="1" w:color="FFFFFF"/>
                    <w:left w:val="single" w:sz="2" w:space="12" w:color="FFFFFF"/>
                    <w:bottom w:val="single" w:sz="2" w:space="1" w:color="FFFFFF"/>
                    <w:right w:val="single" w:sz="2" w:space="4" w:color="FFFFFF"/>
                  </w:divBdr>
                  <w:divsChild>
                    <w:div w:id="1082607878">
                      <w:marLeft w:val="0"/>
                      <w:marRight w:val="0"/>
                      <w:marTop w:val="0"/>
                      <w:marBottom w:val="0"/>
                      <w:divBdr>
                        <w:top w:val="none" w:sz="0" w:space="0" w:color="auto"/>
                        <w:left w:val="none" w:sz="0" w:space="0" w:color="auto"/>
                        <w:bottom w:val="none" w:sz="0" w:space="0" w:color="auto"/>
                        <w:right w:val="none" w:sz="0" w:space="0" w:color="auto"/>
                      </w:divBdr>
                    </w:div>
                  </w:divsChild>
                </w:div>
                <w:div w:id="2017609948">
                  <w:marLeft w:val="0"/>
                  <w:marRight w:val="0"/>
                  <w:marTop w:val="0"/>
                  <w:marBottom w:val="0"/>
                  <w:divBdr>
                    <w:top w:val="single" w:sz="2" w:space="1" w:color="FFFFFF"/>
                    <w:left w:val="single" w:sz="2" w:space="12" w:color="FFFFFF"/>
                    <w:bottom w:val="single" w:sz="2" w:space="1" w:color="FFFFFF"/>
                    <w:right w:val="single" w:sz="2" w:space="4" w:color="FFFFFF"/>
                  </w:divBdr>
                  <w:divsChild>
                    <w:div w:id="103769402">
                      <w:marLeft w:val="0"/>
                      <w:marRight w:val="0"/>
                      <w:marTop w:val="0"/>
                      <w:marBottom w:val="0"/>
                      <w:divBdr>
                        <w:top w:val="none" w:sz="0" w:space="0" w:color="auto"/>
                        <w:left w:val="none" w:sz="0" w:space="0" w:color="auto"/>
                        <w:bottom w:val="none" w:sz="0" w:space="0" w:color="auto"/>
                        <w:right w:val="none" w:sz="0" w:space="0" w:color="auto"/>
                      </w:divBdr>
                    </w:div>
                  </w:divsChild>
                </w:div>
                <w:div w:id="379938223">
                  <w:marLeft w:val="0"/>
                  <w:marRight w:val="0"/>
                  <w:marTop w:val="0"/>
                  <w:marBottom w:val="0"/>
                  <w:divBdr>
                    <w:top w:val="single" w:sz="2" w:space="1" w:color="FFFFFF"/>
                    <w:left w:val="single" w:sz="2" w:space="12" w:color="FFFFFF"/>
                    <w:bottom w:val="single" w:sz="2" w:space="1" w:color="FFFFFF"/>
                    <w:right w:val="single" w:sz="2" w:space="4" w:color="FFFFFF"/>
                  </w:divBdr>
                  <w:divsChild>
                    <w:div w:id="1140615136">
                      <w:marLeft w:val="0"/>
                      <w:marRight w:val="0"/>
                      <w:marTop w:val="0"/>
                      <w:marBottom w:val="0"/>
                      <w:divBdr>
                        <w:top w:val="none" w:sz="0" w:space="0" w:color="auto"/>
                        <w:left w:val="none" w:sz="0" w:space="0" w:color="auto"/>
                        <w:bottom w:val="none" w:sz="0" w:space="0" w:color="auto"/>
                        <w:right w:val="none" w:sz="0" w:space="0" w:color="auto"/>
                      </w:divBdr>
                    </w:div>
                  </w:divsChild>
                </w:div>
                <w:div w:id="1267301053">
                  <w:marLeft w:val="0"/>
                  <w:marRight w:val="0"/>
                  <w:marTop w:val="0"/>
                  <w:marBottom w:val="0"/>
                  <w:divBdr>
                    <w:top w:val="single" w:sz="2" w:space="1" w:color="FFFFFF"/>
                    <w:left w:val="single" w:sz="2" w:space="12" w:color="FFFFFF"/>
                    <w:bottom w:val="single" w:sz="2" w:space="1" w:color="FFFFFF"/>
                    <w:right w:val="single" w:sz="2" w:space="4" w:color="FFFFFF"/>
                  </w:divBdr>
                  <w:divsChild>
                    <w:div w:id="236592869">
                      <w:marLeft w:val="0"/>
                      <w:marRight w:val="0"/>
                      <w:marTop w:val="0"/>
                      <w:marBottom w:val="0"/>
                      <w:divBdr>
                        <w:top w:val="none" w:sz="0" w:space="0" w:color="auto"/>
                        <w:left w:val="none" w:sz="0" w:space="0" w:color="auto"/>
                        <w:bottom w:val="none" w:sz="0" w:space="0" w:color="auto"/>
                        <w:right w:val="none" w:sz="0" w:space="0" w:color="auto"/>
                      </w:divBdr>
                    </w:div>
                  </w:divsChild>
                </w:div>
                <w:div w:id="1322345484">
                  <w:marLeft w:val="0"/>
                  <w:marRight w:val="0"/>
                  <w:marTop w:val="0"/>
                  <w:marBottom w:val="0"/>
                  <w:divBdr>
                    <w:top w:val="single" w:sz="2" w:space="1" w:color="FFFFFF"/>
                    <w:left w:val="single" w:sz="2" w:space="12" w:color="FFFFFF"/>
                    <w:bottom w:val="single" w:sz="2" w:space="1" w:color="FFFFFF"/>
                    <w:right w:val="single" w:sz="2" w:space="4" w:color="FFFFFF"/>
                  </w:divBdr>
                  <w:divsChild>
                    <w:div w:id="1568034156">
                      <w:marLeft w:val="0"/>
                      <w:marRight w:val="0"/>
                      <w:marTop w:val="0"/>
                      <w:marBottom w:val="0"/>
                      <w:divBdr>
                        <w:top w:val="none" w:sz="0" w:space="0" w:color="auto"/>
                        <w:left w:val="none" w:sz="0" w:space="0" w:color="auto"/>
                        <w:bottom w:val="none" w:sz="0" w:space="0" w:color="auto"/>
                        <w:right w:val="none" w:sz="0" w:space="0" w:color="auto"/>
                      </w:divBdr>
                    </w:div>
                  </w:divsChild>
                </w:div>
                <w:div w:id="767166025">
                  <w:marLeft w:val="0"/>
                  <w:marRight w:val="0"/>
                  <w:marTop w:val="0"/>
                  <w:marBottom w:val="0"/>
                  <w:divBdr>
                    <w:top w:val="single" w:sz="2" w:space="1" w:color="FFFFFF"/>
                    <w:left w:val="single" w:sz="2" w:space="12" w:color="FFFFFF"/>
                    <w:bottom w:val="single" w:sz="2" w:space="4" w:color="FFFFFF"/>
                    <w:right w:val="single" w:sz="2" w:space="4" w:color="FFFFFF"/>
                  </w:divBdr>
                  <w:divsChild>
                    <w:div w:id="139041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004539">
          <w:marLeft w:val="0"/>
          <w:marRight w:val="0"/>
          <w:marTop w:val="0"/>
          <w:marBottom w:val="335"/>
          <w:divBdr>
            <w:top w:val="none" w:sz="0" w:space="0" w:color="auto"/>
            <w:left w:val="none" w:sz="0" w:space="0" w:color="auto"/>
            <w:bottom w:val="none" w:sz="0" w:space="0" w:color="auto"/>
            <w:right w:val="none" w:sz="0" w:space="0" w:color="auto"/>
          </w:divBdr>
          <w:divsChild>
            <w:div w:id="628172735">
              <w:marLeft w:val="0"/>
              <w:marRight w:val="0"/>
              <w:marTop w:val="0"/>
              <w:marBottom w:val="0"/>
              <w:divBdr>
                <w:top w:val="none" w:sz="0" w:space="0" w:color="auto"/>
                <w:left w:val="none" w:sz="0" w:space="0" w:color="auto"/>
                <w:bottom w:val="none" w:sz="0" w:space="0" w:color="auto"/>
                <w:right w:val="none" w:sz="0" w:space="0" w:color="auto"/>
              </w:divBdr>
              <w:divsChild>
                <w:div w:id="561019795">
                  <w:marLeft w:val="0"/>
                  <w:marRight w:val="0"/>
                  <w:marTop w:val="0"/>
                  <w:marBottom w:val="0"/>
                  <w:divBdr>
                    <w:top w:val="single" w:sz="2" w:space="4" w:color="FFFFFF"/>
                    <w:left w:val="single" w:sz="2" w:space="12" w:color="FFFFFF"/>
                    <w:bottom w:val="single" w:sz="2" w:space="1" w:color="FFFFFF"/>
                    <w:right w:val="single" w:sz="2" w:space="4" w:color="FFFFFF"/>
                  </w:divBdr>
                  <w:divsChild>
                    <w:div w:id="388455568">
                      <w:marLeft w:val="0"/>
                      <w:marRight w:val="0"/>
                      <w:marTop w:val="0"/>
                      <w:marBottom w:val="0"/>
                      <w:divBdr>
                        <w:top w:val="none" w:sz="0" w:space="0" w:color="auto"/>
                        <w:left w:val="none" w:sz="0" w:space="0" w:color="auto"/>
                        <w:bottom w:val="none" w:sz="0" w:space="0" w:color="auto"/>
                        <w:right w:val="none" w:sz="0" w:space="0" w:color="auto"/>
                      </w:divBdr>
                    </w:div>
                  </w:divsChild>
                </w:div>
                <w:div w:id="883637311">
                  <w:marLeft w:val="0"/>
                  <w:marRight w:val="0"/>
                  <w:marTop w:val="0"/>
                  <w:marBottom w:val="0"/>
                  <w:divBdr>
                    <w:top w:val="single" w:sz="2" w:space="1" w:color="FFFFFF"/>
                    <w:left w:val="single" w:sz="2" w:space="12" w:color="FFFFFF"/>
                    <w:bottom w:val="single" w:sz="2" w:space="1" w:color="FFFFFF"/>
                    <w:right w:val="single" w:sz="2" w:space="4" w:color="FFFFFF"/>
                  </w:divBdr>
                  <w:divsChild>
                    <w:div w:id="1596746761">
                      <w:marLeft w:val="0"/>
                      <w:marRight w:val="0"/>
                      <w:marTop w:val="0"/>
                      <w:marBottom w:val="0"/>
                      <w:divBdr>
                        <w:top w:val="none" w:sz="0" w:space="0" w:color="auto"/>
                        <w:left w:val="none" w:sz="0" w:space="0" w:color="auto"/>
                        <w:bottom w:val="none" w:sz="0" w:space="0" w:color="auto"/>
                        <w:right w:val="none" w:sz="0" w:space="0" w:color="auto"/>
                      </w:divBdr>
                    </w:div>
                  </w:divsChild>
                </w:div>
                <w:div w:id="2096241238">
                  <w:marLeft w:val="0"/>
                  <w:marRight w:val="0"/>
                  <w:marTop w:val="0"/>
                  <w:marBottom w:val="0"/>
                  <w:divBdr>
                    <w:top w:val="single" w:sz="2" w:space="1" w:color="FFFFFF"/>
                    <w:left w:val="single" w:sz="2" w:space="12" w:color="FFFFFF"/>
                    <w:bottom w:val="single" w:sz="2" w:space="1" w:color="FFFFFF"/>
                    <w:right w:val="single" w:sz="2" w:space="4" w:color="FFFFFF"/>
                  </w:divBdr>
                  <w:divsChild>
                    <w:div w:id="1731151019">
                      <w:marLeft w:val="0"/>
                      <w:marRight w:val="0"/>
                      <w:marTop w:val="0"/>
                      <w:marBottom w:val="0"/>
                      <w:divBdr>
                        <w:top w:val="none" w:sz="0" w:space="0" w:color="auto"/>
                        <w:left w:val="none" w:sz="0" w:space="0" w:color="auto"/>
                        <w:bottom w:val="none" w:sz="0" w:space="0" w:color="auto"/>
                        <w:right w:val="none" w:sz="0" w:space="0" w:color="auto"/>
                      </w:divBdr>
                    </w:div>
                  </w:divsChild>
                </w:div>
                <w:div w:id="1200556222">
                  <w:marLeft w:val="0"/>
                  <w:marRight w:val="0"/>
                  <w:marTop w:val="0"/>
                  <w:marBottom w:val="0"/>
                  <w:divBdr>
                    <w:top w:val="single" w:sz="2" w:space="1" w:color="FFFFFF"/>
                    <w:left w:val="single" w:sz="2" w:space="12" w:color="FFFFFF"/>
                    <w:bottom w:val="single" w:sz="2" w:space="1" w:color="FFFFFF"/>
                    <w:right w:val="single" w:sz="2" w:space="4" w:color="FFFFFF"/>
                  </w:divBdr>
                  <w:divsChild>
                    <w:div w:id="1882084630">
                      <w:marLeft w:val="0"/>
                      <w:marRight w:val="0"/>
                      <w:marTop w:val="0"/>
                      <w:marBottom w:val="0"/>
                      <w:divBdr>
                        <w:top w:val="none" w:sz="0" w:space="0" w:color="auto"/>
                        <w:left w:val="none" w:sz="0" w:space="0" w:color="auto"/>
                        <w:bottom w:val="none" w:sz="0" w:space="0" w:color="auto"/>
                        <w:right w:val="none" w:sz="0" w:space="0" w:color="auto"/>
                      </w:divBdr>
                    </w:div>
                  </w:divsChild>
                </w:div>
                <w:div w:id="697244760">
                  <w:marLeft w:val="0"/>
                  <w:marRight w:val="0"/>
                  <w:marTop w:val="0"/>
                  <w:marBottom w:val="0"/>
                  <w:divBdr>
                    <w:top w:val="single" w:sz="2" w:space="1" w:color="FFFFFF"/>
                    <w:left w:val="single" w:sz="2" w:space="12" w:color="FFFFFF"/>
                    <w:bottom w:val="single" w:sz="2" w:space="1" w:color="FFFFFF"/>
                    <w:right w:val="single" w:sz="2" w:space="4" w:color="FFFFFF"/>
                  </w:divBdr>
                  <w:divsChild>
                    <w:div w:id="1929271487">
                      <w:marLeft w:val="0"/>
                      <w:marRight w:val="0"/>
                      <w:marTop w:val="0"/>
                      <w:marBottom w:val="0"/>
                      <w:divBdr>
                        <w:top w:val="none" w:sz="0" w:space="0" w:color="auto"/>
                        <w:left w:val="none" w:sz="0" w:space="0" w:color="auto"/>
                        <w:bottom w:val="none" w:sz="0" w:space="0" w:color="auto"/>
                        <w:right w:val="none" w:sz="0" w:space="0" w:color="auto"/>
                      </w:divBdr>
                    </w:div>
                  </w:divsChild>
                </w:div>
                <w:div w:id="552812300">
                  <w:marLeft w:val="0"/>
                  <w:marRight w:val="0"/>
                  <w:marTop w:val="0"/>
                  <w:marBottom w:val="0"/>
                  <w:divBdr>
                    <w:top w:val="single" w:sz="2" w:space="1" w:color="FFFFFF"/>
                    <w:left w:val="single" w:sz="2" w:space="12" w:color="FFFFFF"/>
                    <w:bottom w:val="single" w:sz="2" w:space="1" w:color="FFFFFF"/>
                    <w:right w:val="single" w:sz="2" w:space="4" w:color="FFFFFF"/>
                  </w:divBdr>
                  <w:divsChild>
                    <w:div w:id="1813447618">
                      <w:marLeft w:val="0"/>
                      <w:marRight w:val="0"/>
                      <w:marTop w:val="0"/>
                      <w:marBottom w:val="0"/>
                      <w:divBdr>
                        <w:top w:val="none" w:sz="0" w:space="0" w:color="auto"/>
                        <w:left w:val="none" w:sz="0" w:space="0" w:color="auto"/>
                        <w:bottom w:val="none" w:sz="0" w:space="0" w:color="auto"/>
                        <w:right w:val="none" w:sz="0" w:space="0" w:color="auto"/>
                      </w:divBdr>
                    </w:div>
                  </w:divsChild>
                </w:div>
                <w:div w:id="481317572">
                  <w:marLeft w:val="0"/>
                  <w:marRight w:val="0"/>
                  <w:marTop w:val="0"/>
                  <w:marBottom w:val="0"/>
                  <w:divBdr>
                    <w:top w:val="single" w:sz="2" w:space="1" w:color="FFFFFF"/>
                    <w:left w:val="single" w:sz="2" w:space="12" w:color="FFFFFF"/>
                    <w:bottom w:val="single" w:sz="2" w:space="1" w:color="FFFFFF"/>
                    <w:right w:val="single" w:sz="2" w:space="4" w:color="FFFFFF"/>
                  </w:divBdr>
                  <w:divsChild>
                    <w:div w:id="1454981495">
                      <w:marLeft w:val="0"/>
                      <w:marRight w:val="0"/>
                      <w:marTop w:val="0"/>
                      <w:marBottom w:val="0"/>
                      <w:divBdr>
                        <w:top w:val="none" w:sz="0" w:space="0" w:color="auto"/>
                        <w:left w:val="none" w:sz="0" w:space="0" w:color="auto"/>
                        <w:bottom w:val="none" w:sz="0" w:space="0" w:color="auto"/>
                        <w:right w:val="none" w:sz="0" w:space="0" w:color="auto"/>
                      </w:divBdr>
                    </w:div>
                  </w:divsChild>
                </w:div>
                <w:div w:id="1798864806">
                  <w:marLeft w:val="0"/>
                  <w:marRight w:val="0"/>
                  <w:marTop w:val="0"/>
                  <w:marBottom w:val="0"/>
                  <w:divBdr>
                    <w:top w:val="single" w:sz="2" w:space="1" w:color="FFFFFF"/>
                    <w:left w:val="single" w:sz="2" w:space="12" w:color="FFFFFF"/>
                    <w:bottom w:val="single" w:sz="2" w:space="1" w:color="FFFFFF"/>
                    <w:right w:val="single" w:sz="2" w:space="4" w:color="FFFFFF"/>
                  </w:divBdr>
                  <w:divsChild>
                    <w:div w:id="1349528512">
                      <w:marLeft w:val="0"/>
                      <w:marRight w:val="0"/>
                      <w:marTop w:val="0"/>
                      <w:marBottom w:val="0"/>
                      <w:divBdr>
                        <w:top w:val="none" w:sz="0" w:space="0" w:color="auto"/>
                        <w:left w:val="none" w:sz="0" w:space="0" w:color="auto"/>
                        <w:bottom w:val="none" w:sz="0" w:space="0" w:color="auto"/>
                        <w:right w:val="none" w:sz="0" w:space="0" w:color="auto"/>
                      </w:divBdr>
                    </w:div>
                  </w:divsChild>
                </w:div>
                <w:div w:id="107437932">
                  <w:marLeft w:val="0"/>
                  <w:marRight w:val="0"/>
                  <w:marTop w:val="0"/>
                  <w:marBottom w:val="0"/>
                  <w:divBdr>
                    <w:top w:val="single" w:sz="2" w:space="1" w:color="FFFFFF"/>
                    <w:left w:val="single" w:sz="2" w:space="12" w:color="FFFFFF"/>
                    <w:bottom w:val="single" w:sz="2" w:space="1" w:color="FFFFFF"/>
                    <w:right w:val="single" w:sz="2" w:space="4" w:color="FFFFFF"/>
                  </w:divBdr>
                  <w:divsChild>
                    <w:div w:id="1079444424">
                      <w:marLeft w:val="0"/>
                      <w:marRight w:val="0"/>
                      <w:marTop w:val="0"/>
                      <w:marBottom w:val="0"/>
                      <w:divBdr>
                        <w:top w:val="none" w:sz="0" w:space="0" w:color="auto"/>
                        <w:left w:val="none" w:sz="0" w:space="0" w:color="auto"/>
                        <w:bottom w:val="none" w:sz="0" w:space="0" w:color="auto"/>
                        <w:right w:val="none" w:sz="0" w:space="0" w:color="auto"/>
                      </w:divBdr>
                    </w:div>
                  </w:divsChild>
                </w:div>
                <w:div w:id="748422986">
                  <w:marLeft w:val="0"/>
                  <w:marRight w:val="0"/>
                  <w:marTop w:val="0"/>
                  <w:marBottom w:val="0"/>
                  <w:divBdr>
                    <w:top w:val="single" w:sz="2" w:space="1" w:color="FFFFFF"/>
                    <w:left w:val="single" w:sz="2" w:space="12" w:color="FFFFFF"/>
                    <w:bottom w:val="single" w:sz="2" w:space="1" w:color="FFFFFF"/>
                    <w:right w:val="single" w:sz="2" w:space="4" w:color="FFFFFF"/>
                  </w:divBdr>
                  <w:divsChild>
                    <w:div w:id="1544831645">
                      <w:marLeft w:val="0"/>
                      <w:marRight w:val="0"/>
                      <w:marTop w:val="0"/>
                      <w:marBottom w:val="0"/>
                      <w:divBdr>
                        <w:top w:val="none" w:sz="0" w:space="0" w:color="auto"/>
                        <w:left w:val="none" w:sz="0" w:space="0" w:color="auto"/>
                        <w:bottom w:val="none" w:sz="0" w:space="0" w:color="auto"/>
                        <w:right w:val="none" w:sz="0" w:space="0" w:color="auto"/>
                      </w:divBdr>
                    </w:div>
                  </w:divsChild>
                </w:div>
                <w:div w:id="1664115331">
                  <w:marLeft w:val="0"/>
                  <w:marRight w:val="0"/>
                  <w:marTop w:val="0"/>
                  <w:marBottom w:val="0"/>
                  <w:divBdr>
                    <w:top w:val="single" w:sz="2" w:space="1" w:color="FFFFFF"/>
                    <w:left w:val="single" w:sz="2" w:space="12" w:color="FFFFFF"/>
                    <w:bottom w:val="single" w:sz="2" w:space="1" w:color="FFFFFF"/>
                    <w:right w:val="single" w:sz="2" w:space="4" w:color="FFFFFF"/>
                  </w:divBdr>
                  <w:divsChild>
                    <w:div w:id="750276683">
                      <w:marLeft w:val="0"/>
                      <w:marRight w:val="0"/>
                      <w:marTop w:val="0"/>
                      <w:marBottom w:val="0"/>
                      <w:divBdr>
                        <w:top w:val="none" w:sz="0" w:space="0" w:color="auto"/>
                        <w:left w:val="none" w:sz="0" w:space="0" w:color="auto"/>
                        <w:bottom w:val="none" w:sz="0" w:space="0" w:color="auto"/>
                        <w:right w:val="none" w:sz="0" w:space="0" w:color="auto"/>
                      </w:divBdr>
                    </w:div>
                  </w:divsChild>
                </w:div>
                <w:div w:id="1582833877">
                  <w:marLeft w:val="0"/>
                  <w:marRight w:val="0"/>
                  <w:marTop w:val="0"/>
                  <w:marBottom w:val="0"/>
                  <w:divBdr>
                    <w:top w:val="single" w:sz="2" w:space="1" w:color="FFFFFF"/>
                    <w:left w:val="single" w:sz="2" w:space="12" w:color="FFFFFF"/>
                    <w:bottom w:val="single" w:sz="2" w:space="1" w:color="FFFFFF"/>
                    <w:right w:val="single" w:sz="2" w:space="4" w:color="FFFFFF"/>
                  </w:divBdr>
                  <w:divsChild>
                    <w:div w:id="1417479384">
                      <w:marLeft w:val="0"/>
                      <w:marRight w:val="0"/>
                      <w:marTop w:val="0"/>
                      <w:marBottom w:val="0"/>
                      <w:divBdr>
                        <w:top w:val="none" w:sz="0" w:space="0" w:color="auto"/>
                        <w:left w:val="none" w:sz="0" w:space="0" w:color="auto"/>
                        <w:bottom w:val="none" w:sz="0" w:space="0" w:color="auto"/>
                        <w:right w:val="none" w:sz="0" w:space="0" w:color="auto"/>
                      </w:divBdr>
                    </w:div>
                  </w:divsChild>
                </w:div>
                <w:div w:id="1611743399">
                  <w:marLeft w:val="0"/>
                  <w:marRight w:val="0"/>
                  <w:marTop w:val="0"/>
                  <w:marBottom w:val="0"/>
                  <w:divBdr>
                    <w:top w:val="single" w:sz="2" w:space="1" w:color="FFFFFF"/>
                    <w:left w:val="single" w:sz="2" w:space="12" w:color="FFFFFF"/>
                    <w:bottom w:val="single" w:sz="2" w:space="1" w:color="FFFFFF"/>
                    <w:right w:val="single" w:sz="2" w:space="4" w:color="FFFFFF"/>
                  </w:divBdr>
                  <w:divsChild>
                    <w:div w:id="373507636">
                      <w:marLeft w:val="0"/>
                      <w:marRight w:val="0"/>
                      <w:marTop w:val="0"/>
                      <w:marBottom w:val="0"/>
                      <w:divBdr>
                        <w:top w:val="none" w:sz="0" w:space="0" w:color="auto"/>
                        <w:left w:val="none" w:sz="0" w:space="0" w:color="auto"/>
                        <w:bottom w:val="none" w:sz="0" w:space="0" w:color="auto"/>
                        <w:right w:val="none" w:sz="0" w:space="0" w:color="auto"/>
                      </w:divBdr>
                    </w:div>
                  </w:divsChild>
                </w:div>
                <w:div w:id="891694126">
                  <w:marLeft w:val="0"/>
                  <w:marRight w:val="0"/>
                  <w:marTop w:val="0"/>
                  <w:marBottom w:val="0"/>
                  <w:divBdr>
                    <w:top w:val="single" w:sz="2" w:space="1" w:color="FFFFFF"/>
                    <w:left w:val="single" w:sz="2" w:space="12" w:color="FFFFFF"/>
                    <w:bottom w:val="single" w:sz="2" w:space="1" w:color="FFFFFF"/>
                    <w:right w:val="single" w:sz="2" w:space="4" w:color="FFFFFF"/>
                  </w:divBdr>
                  <w:divsChild>
                    <w:div w:id="1423650147">
                      <w:marLeft w:val="0"/>
                      <w:marRight w:val="0"/>
                      <w:marTop w:val="0"/>
                      <w:marBottom w:val="0"/>
                      <w:divBdr>
                        <w:top w:val="none" w:sz="0" w:space="0" w:color="auto"/>
                        <w:left w:val="none" w:sz="0" w:space="0" w:color="auto"/>
                        <w:bottom w:val="none" w:sz="0" w:space="0" w:color="auto"/>
                        <w:right w:val="none" w:sz="0" w:space="0" w:color="auto"/>
                      </w:divBdr>
                    </w:div>
                  </w:divsChild>
                </w:div>
                <w:div w:id="1772119421">
                  <w:marLeft w:val="0"/>
                  <w:marRight w:val="0"/>
                  <w:marTop w:val="0"/>
                  <w:marBottom w:val="0"/>
                  <w:divBdr>
                    <w:top w:val="single" w:sz="2" w:space="1" w:color="FFFFFF"/>
                    <w:left w:val="single" w:sz="2" w:space="12" w:color="FFFFFF"/>
                    <w:bottom w:val="single" w:sz="2" w:space="1" w:color="FFFFFF"/>
                    <w:right w:val="single" w:sz="2" w:space="4" w:color="FFFFFF"/>
                  </w:divBdr>
                  <w:divsChild>
                    <w:div w:id="19355804">
                      <w:marLeft w:val="0"/>
                      <w:marRight w:val="0"/>
                      <w:marTop w:val="0"/>
                      <w:marBottom w:val="0"/>
                      <w:divBdr>
                        <w:top w:val="none" w:sz="0" w:space="0" w:color="auto"/>
                        <w:left w:val="none" w:sz="0" w:space="0" w:color="auto"/>
                        <w:bottom w:val="none" w:sz="0" w:space="0" w:color="auto"/>
                        <w:right w:val="none" w:sz="0" w:space="0" w:color="auto"/>
                      </w:divBdr>
                    </w:div>
                  </w:divsChild>
                </w:div>
                <w:div w:id="965506976">
                  <w:marLeft w:val="0"/>
                  <w:marRight w:val="0"/>
                  <w:marTop w:val="0"/>
                  <w:marBottom w:val="0"/>
                  <w:divBdr>
                    <w:top w:val="single" w:sz="2" w:space="1" w:color="FFFFFF"/>
                    <w:left w:val="single" w:sz="2" w:space="12" w:color="FFFFFF"/>
                    <w:bottom w:val="single" w:sz="2" w:space="1" w:color="FFFFFF"/>
                    <w:right w:val="single" w:sz="2" w:space="4" w:color="FFFFFF"/>
                  </w:divBdr>
                  <w:divsChild>
                    <w:div w:id="467404728">
                      <w:marLeft w:val="0"/>
                      <w:marRight w:val="0"/>
                      <w:marTop w:val="0"/>
                      <w:marBottom w:val="0"/>
                      <w:divBdr>
                        <w:top w:val="none" w:sz="0" w:space="0" w:color="auto"/>
                        <w:left w:val="none" w:sz="0" w:space="0" w:color="auto"/>
                        <w:bottom w:val="none" w:sz="0" w:space="0" w:color="auto"/>
                        <w:right w:val="none" w:sz="0" w:space="0" w:color="auto"/>
                      </w:divBdr>
                    </w:div>
                  </w:divsChild>
                </w:div>
                <w:div w:id="1577205955">
                  <w:marLeft w:val="0"/>
                  <w:marRight w:val="0"/>
                  <w:marTop w:val="0"/>
                  <w:marBottom w:val="0"/>
                  <w:divBdr>
                    <w:top w:val="single" w:sz="2" w:space="1" w:color="FFFFFF"/>
                    <w:left w:val="single" w:sz="2" w:space="12" w:color="FFFFFF"/>
                    <w:bottom w:val="single" w:sz="2" w:space="1" w:color="FFFFFF"/>
                    <w:right w:val="single" w:sz="2" w:space="4" w:color="FFFFFF"/>
                  </w:divBdr>
                  <w:divsChild>
                    <w:div w:id="1576666862">
                      <w:marLeft w:val="0"/>
                      <w:marRight w:val="0"/>
                      <w:marTop w:val="0"/>
                      <w:marBottom w:val="0"/>
                      <w:divBdr>
                        <w:top w:val="none" w:sz="0" w:space="0" w:color="auto"/>
                        <w:left w:val="none" w:sz="0" w:space="0" w:color="auto"/>
                        <w:bottom w:val="none" w:sz="0" w:space="0" w:color="auto"/>
                        <w:right w:val="none" w:sz="0" w:space="0" w:color="auto"/>
                      </w:divBdr>
                    </w:div>
                  </w:divsChild>
                </w:div>
                <w:div w:id="1123427912">
                  <w:marLeft w:val="0"/>
                  <w:marRight w:val="0"/>
                  <w:marTop w:val="0"/>
                  <w:marBottom w:val="0"/>
                  <w:divBdr>
                    <w:top w:val="single" w:sz="2" w:space="1" w:color="FFFFFF"/>
                    <w:left w:val="single" w:sz="2" w:space="12" w:color="FFFFFF"/>
                    <w:bottom w:val="single" w:sz="2" w:space="1" w:color="FFFFFF"/>
                    <w:right w:val="single" w:sz="2" w:space="4" w:color="FFFFFF"/>
                  </w:divBdr>
                  <w:divsChild>
                    <w:div w:id="203905429">
                      <w:marLeft w:val="0"/>
                      <w:marRight w:val="0"/>
                      <w:marTop w:val="0"/>
                      <w:marBottom w:val="0"/>
                      <w:divBdr>
                        <w:top w:val="none" w:sz="0" w:space="0" w:color="auto"/>
                        <w:left w:val="none" w:sz="0" w:space="0" w:color="auto"/>
                        <w:bottom w:val="none" w:sz="0" w:space="0" w:color="auto"/>
                        <w:right w:val="none" w:sz="0" w:space="0" w:color="auto"/>
                      </w:divBdr>
                    </w:div>
                  </w:divsChild>
                </w:div>
                <w:div w:id="1118380304">
                  <w:marLeft w:val="0"/>
                  <w:marRight w:val="0"/>
                  <w:marTop w:val="0"/>
                  <w:marBottom w:val="0"/>
                  <w:divBdr>
                    <w:top w:val="single" w:sz="2" w:space="1" w:color="FFFFFF"/>
                    <w:left w:val="single" w:sz="2" w:space="12" w:color="FFFFFF"/>
                    <w:bottom w:val="single" w:sz="2" w:space="1" w:color="FFFFFF"/>
                    <w:right w:val="single" w:sz="2" w:space="4" w:color="FFFFFF"/>
                  </w:divBdr>
                  <w:divsChild>
                    <w:div w:id="965309967">
                      <w:marLeft w:val="0"/>
                      <w:marRight w:val="0"/>
                      <w:marTop w:val="0"/>
                      <w:marBottom w:val="0"/>
                      <w:divBdr>
                        <w:top w:val="none" w:sz="0" w:space="0" w:color="auto"/>
                        <w:left w:val="none" w:sz="0" w:space="0" w:color="auto"/>
                        <w:bottom w:val="none" w:sz="0" w:space="0" w:color="auto"/>
                        <w:right w:val="none" w:sz="0" w:space="0" w:color="auto"/>
                      </w:divBdr>
                    </w:div>
                  </w:divsChild>
                </w:div>
                <w:div w:id="944382609">
                  <w:marLeft w:val="0"/>
                  <w:marRight w:val="0"/>
                  <w:marTop w:val="0"/>
                  <w:marBottom w:val="0"/>
                  <w:divBdr>
                    <w:top w:val="single" w:sz="2" w:space="1" w:color="FFFFFF"/>
                    <w:left w:val="single" w:sz="2" w:space="12" w:color="FFFFFF"/>
                    <w:bottom w:val="single" w:sz="2" w:space="1" w:color="FFFFFF"/>
                    <w:right w:val="single" w:sz="2" w:space="4" w:color="FFFFFF"/>
                  </w:divBdr>
                  <w:divsChild>
                    <w:div w:id="1871381255">
                      <w:marLeft w:val="0"/>
                      <w:marRight w:val="0"/>
                      <w:marTop w:val="0"/>
                      <w:marBottom w:val="0"/>
                      <w:divBdr>
                        <w:top w:val="none" w:sz="0" w:space="0" w:color="auto"/>
                        <w:left w:val="none" w:sz="0" w:space="0" w:color="auto"/>
                        <w:bottom w:val="none" w:sz="0" w:space="0" w:color="auto"/>
                        <w:right w:val="none" w:sz="0" w:space="0" w:color="auto"/>
                      </w:divBdr>
                    </w:div>
                  </w:divsChild>
                </w:div>
                <w:div w:id="480003234">
                  <w:marLeft w:val="0"/>
                  <w:marRight w:val="0"/>
                  <w:marTop w:val="0"/>
                  <w:marBottom w:val="0"/>
                  <w:divBdr>
                    <w:top w:val="single" w:sz="2" w:space="1" w:color="FFFFFF"/>
                    <w:left w:val="single" w:sz="2" w:space="12" w:color="FFFFFF"/>
                    <w:bottom w:val="single" w:sz="2" w:space="1" w:color="FFFFFF"/>
                    <w:right w:val="single" w:sz="2" w:space="4" w:color="FFFFFF"/>
                  </w:divBdr>
                  <w:divsChild>
                    <w:div w:id="486089427">
                      <w:marLeft w:val="0"/>
                      <w:marRight w:val="0"/>
                      <w:marTop w:val="0"/>
                      <w:marBottom w:val="0"/>
                      <w:divBdr>
                        <w:top w:val="none" w:sz="0" w:space="0" w:color="auto"/>
                        <w:left w:val="none" w:sz="0" w:space="0" w:color="auto"/>
                        <w:bottom w:val="none" w:sz="0" w:space="0" w:color="auto"/>
                        <w:right w:val="none" w:sz="0" w:space="0" w:color="auto"/>
                      </w:divBdr>
                    </w:div>
                  </w:divsChild>
                </w:div>
                <w:div w:id="2147235483">
                  <w:marLeft w:val="0"/>
                  <w:marRight w:val="0"/>
                  <w:marTop w:val="0"/>
                  <w:marBottom w:val="0"/>
                  <w:divBdr>
                    <w:top w:val="single" w:sz="2" w:space="1" w:color="FFFFFF"/>
                    <w:left w:val="single" w:sz="2" w:space="12" w:color="FFFFFF"/>
                    <w:bottom w:val="single" w:sz="2" w:space="1" w:color="FFFFFF"/>
                    <w:right w:val="single" w:sz="2" w:space="4" w:color="FFFFFF"/>
                  </w:divBdr>
                  <w:divsChild>
                    <w:div w:id="636371465">
                      <w:marLeft w:val="0"/>
                      <w:marRight w:val="0"/>
                      <w:marTop w:val="0"/>
                      <w:marBottom w:val="0"/>
                      <w:divBdr>
                        <w:top w:val="none" w:sz="0" w:space="0" w:color="auto"/>
                        <w:left w:val="none" w:sz="0" w:space="0" w:color="auto"/>
                        <w:bottom w:val="none" w:sz="0" w:space="0" w:color="auto"/>
                        <w:right w:val="none" w:sz="0" w:space="0" w:color="auto"/>
                      </w:divBdr>
                    </w:div>
                  </w:divsChild>
                </w:div>
                <w:div w:id="1135686159">
                  <w:marLeft w:val="0"/>
                  <w:marRight w:val="0"/>
                  <w:marTop w:val="0"/>
                  <w:marBottom w:val="0"/>
                  <w:divBdr>
                    <w:top w:val="single" w:sz="2" w:space="1" w:color="FFFFFF"/>
                    <w:left w:val="single" w:sz="2" w:space="12" w:color="FFFFFF"/>
                    <w:bottom w:val="single" w:sz="2" w:space="1" w:color="FFFFFF"/>
                    <w:right w:val="single" w:sz="2" w:space="4" w:color="FFFFFF"/>
                  </w:divBdr>
                  <w:divsChild>
                    <w:div w:id="2033263874">
                      <w:marLeft w:val="0"/>
                      <w:marRight w:val="0"/>
                      <w:marTop w:val="0"/>
                      <w:marBottom w:val="0"/>
                      <w:divBdr>
                        <w:top w:val="none" w:sz="0" w:space="0" w:color="auto"/>
                        <w:left w:val="none" w:sz="0" w:space="0" w:color="auto"/>
                        <w:bottom w:val="none" w:sz="0" w:space="0" w:color="auto"/>
                        <w:right w:val="none" w:sz="0" w:space="0" w:color="auto"/>
                      </w:divBdr>
                    </w:div>
                  </w:divsChild>
                </w:div>
                <w:div w:id="875851243">
                  <w:marLeft w:val="0"/>
                  <w:marRight w:val="0"/>
                  <w:marTop w:val="0"/>
                  <w:marBottom w:val="0"/>
                  <w:divBdr>
                    <w:top w:val="single" w:sz="2" w:space="1" w:color="FFFFFF"/>
                    <w:left w:val="single" w:sz="2" w:space="12" w:color="FFFFFF"/>
                    <w:bottom w:val="single" w:sz="2" w:space="1" w:color="FFFFFF"/>
                    <w:right w:val="single" w:sz="2" w:space="4" w:color="FFFFFF"/>
                  </w:divBdr>
                  <w:divsChild>
                    <w:div w:id="36468028">
                      <w:marLeft w:val="0"/>
                      <w:marRight w:val="0"/>
                      <w:marTop w:val="0"/>
                      <w:marBottom w:val="0"/>
                      <w:divBdr>
                        <w:top w:val="none" w:sz="0" w:space="0" w:color="auto"/>
                        <w:left w:val="none" w:sz="0" w:space="0" w:color="auto"/>
                        <w:bottom w:val="none" w:sz="0" w:space="0" w:color="auto"/>
                        <w:right w:val="none" w:sz="0" w:space="0" w:color="auto"/>
                      </w:divBdr>
                    </w:div>
                  </w:divsChild>
                </w:div>
                <w:div w:id="1024359657">
                  <w:marLeft w:val="0"/>
                  <w:marRight w:val="0"/>
                  <w:marTop w:val="0"/>
                  <w:marBottom w:val="0"/>
                  <w:divBdr>
                    <w:top w:val="single" w:sz="2" w:space="1" w:color="FFFFFF"/>
                    <w:left w:val="single" w:sz="2" w:space="12" w:color="FFFFFF"/>
                    <w:bottom w:val="single" w:sz="2" w:space="1" w:color="FFFFFF"/>
                    <w:right w:val="single" w:sz="2" w:space="4" w:color="FFFFFF"/>
                  </w:divBdr>
                  <w:divsChild>
                    <w:div w:id="1991207381">
                      <w:marLeft w:val="0"/>
                      <w:marRight w:val="0"/>
                      <w:marTop w:val="0"/>
                      <w:marBottom w:val="0"/>
                      <w:divBdr>
                        <w:top w:val="none" w:sz="0" w:space="0" w:color="auto"/>
                        <w:left w:val="none" w:sz="0" w:space="0" w:color="auto"/>
                        <w:bottom w:val="none" w:sz="0" w:space="0" w:color="auto"/>
                        <w:right w:val="none" w:sz="0" w:space="0" w:color="auto"/>
                      </w:divBdr>
                    </w:div>
                  </w:divsChild>
                </w:div>
                <w:div w:id="1764455593">
                  <w:marLeft w:val="0"/>
                  <w:marRight w:val="0"/>
                  <w:marTop w:val="0"/>
                  <w:marBottom w:val="0"/>
                  <w:divBdr>
                    <w:top w:val="single" w:sz="2" w:space="1" w:color="FFFFFF"/>
                    <w:left w:val="single" w:sz="2" w:space="12" w:color="FFFFFF"/>
                    <w:bottom w:val="single" w:sz="2" w:space="1" w:color="FFFFFF"/>
                    <w:right w:val="single" w:sz="2" w:space="4" w:color="FFFFFF"/>
                  </w:divBdr>
                  <w:divsChild>
                    <w:div w:id="613756670">
                      <w:marLeft w:val="0"/>
                      <w:marRight w:val="0"/>
                      <w:marTop w:val="0"/>
                      <w:marBottom w:val="0"/>
                      <w:divBdr>
                        <w:top w:val="none" w:sz="0" w:space="0" w:color="auto"/>
                        <w:left w:val="none" w:sz="0" w:space="0" w:color="auto"/>
                        <w:bottom w:val="none" w:sz="0" w:space="0" w:color="auto"/>
                        <w:right w:val="none" w:sz="0" w:space="0" w:color="auto"/>
                      </w:divBdr>
                    </w:div>
                  </w:divsChild>
                </w:div>
                <w:div w:id="242960186">
                  <w:marLeft w:val="0"/>
                  <w:marRight w:val="0"/>
                  <w:marTop w:val="0"/>
                  <w:marBottom w:val="0"/>
                  <w:divBdr>
                    <w:top w:val="single" w:sz="2" w:space="1" w:color="FFFFFF"/>
                    <w:left w:val="single" w:sz="2" w:space="12" w:color="FFFFFF"/>
                    <w:bottom w:val="single" w:sz="2" w:space="1" w:color="FFFFFF"/>
                    <w:right w:val="single" w:sz="2" w:space="4" w:color="FFFFFF"/>
                  </w:divBdr>
                  <w:divsChild>
                    <w:div w:id="744104272">
                      <w:marLeft w:val="0"/>
                      <w:marRight w:val="0"/>
                      <w:marTop w:val="0"/>
                      <w:marBottom w:val="0"/>
                      <w:divBdr>
                        <w:top w:val="none" w:sz="0" w:space="0" w:color="auto"/>
                        <w:left w:val="none" w:sz="0" w:space="0" w:color="auto"/>
                        <w:bottom w:val="none" w:sz="0" w:space="0" w:color="auto"/>
                        <w:right w:val="none" w:sz="0" w:space="0" w:color="auto"/>
                      </w:divBdr>
                    </w:div>
                  </w:divsChild>
                </w:div>
                <w:div w:id="2123717520">
                  <w:marLeft w:val="0"/>
                  <w:marRight w:val="0"/>
                  <w:marTop w:val="0"/>
                  <w:marBottom w:val="0"/>
                  <w:divBdr>
                    <w:top w:val="single" w:sz="2" w:space="1" w:color="FFFFFF"/>
                    <w:left w:val="single" w:sz="2" w:space="12" w:color="FFFFFF"/>
                    <w:bottom w:val="single" w:sz="2" w:space="1" w:color="FFFFFF"/>
                    <w:right w:val="single" w:sz="2" w:space="4" w:color="FFFFFF"/>
                  </w:divBdr>
                  <w:divsChild>
                    <w:div w:id="195583179">
                      <w:marLeft w:val="0"/>
                      <w:marRight w:val="0"/>
                      <w:marTop w:val="0"/>
                      <w:marBottom w:val="0"/>
                      <w:divBdr>
                        <w:top w:val="none" w:sz="0" w:space="0" w:color="auto"/>
                        <w:left w:val="none" w:sz="0" w:space="0" w:color="auto"/>
                        <w:bottom w:val="none" w:sz="0" w:space="0" w:color="auto"/>
                        <w:right w:val="none" w:sz="0" w:space="0" w:color="auto"/>
                      </w:divBdr>
                    </w:div>
                  </w:divsChild>
                </w:div>
                <w:div w:id="1565605409">
                  <w:marLeft w:val="0"/>
                  <w:marRight w:val="0"/>
                  <w:marTop w:val="0"/>
                  <w:marBottom w:val="0"/>
                  <w:divBdr>
                    <w:top w:val="single" w:sz="2" w:space="1" w:color="FFFFFF"/>
                    <w:left w:val="single" w:sz="2" w:space="12" w:color="FFFFFF"/>
                    <w:bottom w:val="single" w:sz="2" w:space="1" w:color="FFFFFF"/>
                    <w:right w:val="single" w:sz="2" w:space="4" w:color="FFFFFF"/>
                  </w:divBdr>
                  <w:divsChild>
                    <w:div w:id="1164055045">
                      <w:marLeft w:val="0"/>
                      <w:marRight w:val="0"/>
                      <w:marTop w:val="0"/>
                      <w:marBottom w:val="0"/>
                      <w:divBdr>
                        <w:top w:val="none" w:sz="0" w:space="0" w:color="auto"/>
                        <w:left w:val="none" w:sz="0" w:space="0" w:color="auto"/>
                        <w:bottom w:val="none" w:sz="0" w:space="0" w:color="auto"/>
                        <w:right w:val="none" w:sz="0" w:space="0" w:color="auto"/>
                      </w:divBdr>
                    </w:div>
                  </w:divsChild>
                </w:div>
                <w:div w:id="883522291">
                  <w:marLeft w:val="0"/>
                  <w:marRight w:val="0"/>
                  <w:marTop w:val="0"/>
                  <w:marBottom w:val="0"/>
                  <w:divBdr>
                    <w:top w:val="single" w:sz="2" w:space="1" w:color="FFFFFF"/>
                    <w:left w:val="single" w:sz="2" w:space="12" w:color="FFFFFF"/>
                    <w:bottom w:val="single" w:sz="2" w:space="1" w:color="FFFFFF"/>
                    <w:right w:val="single" w:sz="2" w:space="4" w:color="FFFFFF"/>
                  </w:divBdr>
                  <w:divsChild>
                    <w:div w:id="2146969901">
                      <w:marLeft w:val="0"/>
                      <w:marRight w:val="0"/>
                      <w:marTop w:val="0"/>
                      <w:marBottom w:val="0"/>
                      <w:divBdr>
                        <w:top w:val="none" w:sz="0" w:space="0" w:color="auto"/>
                        <w:left w:val="none" w:sz="0" w:space="0" w:color="auto"/>
                        <w:bottom w:val="none" w:sz="0" w:space="0" w:color="auto"/>
                        <w:right w:val="none" w:sz="0" w:space="0" w:color="auto"/>
                      </w:divBdr>
                    </w:div>
                  </w:divsChild>
                </w:div>
                <w:div w:id="1400134306">
                  <w:marLeft w:val="0"/>
                  <w:marRight w:val="0"/>
                  <w:marTop w:val="0"/>
                  <w:marBottom w:val="0"/>
                  <w:divBdr>
                    <w:top w:val="single" w:sz="2" w:space="1" w:color="FFFFFF"/>
                    <w:left w:val="single" w:sz="2" w:space="12" w:color="FFFFFF"/>
                    <w:bottom w:val="single" w:sz="2" w:space="1" w:color="FFFFFF"/>
                    <w:right w:val="single" w:sz="2" w:space="4" w:color="FFFFFF"/>
                  </w:divBdr>
                  <w:divsChild>
                    <w:div w:id="1591741950">
                      <w:marLeft w:val="0"/>
                      <w:marRight w:val="0"/>
                      <w:marTop w:val="0"/>
                      <w:marBottom w:val="0"/>
                      <w:divBdr>
                        <w:top w:val="none" w:sz="0" w:space="0" w:color="auto"/>
                        <w:left w:val="none" w:sz="0" w:space="0" w:color="auto"/>
                        <w:bottom w:val="none" w:sz="0" w:space="0" w:color="auto"/>
                        <w:right w:val="none" w:sz="0" w:space="0" w:color="auto"/>
                      </w:divBdr>
                    </w:div>
                  </w:divsChild>
                </w:div>
                <w:div w:id="629867140">
                  <w:marLeft w:val="0"/>
                  <w:marRight w:val="0"/>
                  <w:marTop w:val="0"/>
                  <w:marBottom w:val="0"/>
                  <w:divBdr>
                    <w:top w:val="single" w:sz="2" w:space="1" w:color="FFFFFF"/>
                    <w:left w:val="single" w:sz="2" w:space="12" w:color="FFFFFF"/>
                    <w:bottom w:val="single" w:sz="2" w:space="1" w:color="FFFFFF"/>
                    <w:right w:val="single" w:sz="2" w:space="4" w:color="FFFFFF"/>
                  </w:divBdr>
                  <w:divsChild>
                    <w:div w:id="406151172">
                      <w:marLeft w:val="0"/>
                      <w:marRight w:val="0"/>
                      <w:marTop w:val="0"/>
                      <w:marBottom w:val="0"/>
                      <w:divBdr>
                        <w:top w:val="none" w:sz="0" w:space="0" w:color="auto"/>
                        <w:left w:val="none" w:sz="0" w:space="0" w:color="auto"/>
                        <w:bottom w:val="none" w:sz="0" w:space="0" w:color="auto"/>
                        <w:right w:val="none" w:sz="0" w:space="0" w:color="auto"/>
                      </w:divBdr>
                    </w:div>
                  </w:divsChild>
                </w:div>
                <w:div w:id="549612512">
                  <w:marLeft w:val="0"/>
                  <w:marRight w:val="0"/>
                  <w:marTop w:val="0"/>
                  <w:marBottom w:val="0"/>
                  <w:divBdr>
                    <w:top w:val="single" w:sz="2" w:space="1" w:color="FFFFFF"/>
                    <w:left w:val="single" w:sz="2" w:space="12" w:color="FFFFFF"/>
                    <w:bottom w:val="single" w:sz="2" w:space="1" w:color="FFFFFF"/>
                    <w:right w:val="single" w:sz="2" w:space="4" w:color="FFFFFF"/>
                  </w:divBdr>
                  <w:divsChild>
                    <w:div w:id="2098599128">
                      <w:marLeft w:val="0"/>
                      <w:marRight w:val="0"/>
                      <w:marTop w:val="0"/>
                      <w:marBottom w:val="0"/>
                      <w:divBdr>
                        <w:top w:val="none" w:sz="0" w:space="0" w:color="auto"/>
                        <w:left w:val="none" w:sz="0" w:space="0" w:color="auto"/>
                        <w:bottom w:val="none" w:sz="0" w:space="0" w:color="auto"/>
                        <w:right w:val="none" w:sz="0" w:space="0" w:color="auto"/>
                      </w:divBdr>
                    </w:div>
                  </w:divsChild>
                </w:div>
                <w:div w:id="2140030728">
                  <w:marLeft w:val="0"/>
                  <w:marRight w:val="0"/>
                  <w:marTop w:val="0"/>
                  <w:marBottom w:val="0"/>
                  <w:divBdr>
                    <w:top w:val="single" w:sz="2" w:space="1" w:color="FFFFFF"/>
                    <w:left w:val="single" w:sz="2" w:space="12" w:color="FFFFFF"/>
                    <w:bottom w:val="single" w:sz="2" w:space="4" w:color="FFFFFF"/>
                    <w:right w:val="single" w:sz="2" w:space="4" w:color="FFFFFF"/>
                  </w:divBdr>
                  <w:divsChild>
                    <w:div w:id="6749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588017">
          <w:marLeft w:val="0"/>
          <w:marRight w:val="0"/>
          <w:marTop w:val="0"/>
          <w:marBottom w:val="335"/>
          <w:divBdr>
            <w:top w:val="none" w:sz="0" w:space="0" w:color="auto"/>
            <w:left w:val="none" w:sz="0" w:space="0" w:color="auto"/>
            <w:bottom w:val="none" w:sz="0" w:space="0" w:color="auto"/>
            <w:right w:val="none" w:sz="0" w:space="0" w:color="auto"/>
          </w:divBdr>
          <w:divsChild>
            <w:div w:id="1943566904">
              <w:marLeft w:val="0"/>
              <w:marRight w:val="0"/>
              <w:marTop w:val="0"/>
              <w:marBottom w:val="0"/>
              <w:divBdr>
                <w:top w:val="none" w:sz="0" w:space="0" w:color="auto"/>
                <w:left w:val="none" w:sz="0" w:space="0" w:color="auto"/>
                <w:bottom w:val="none" w:sz="0" w:space="0" w:color="auto"/>
                <w:right w:val="none" w:sz="0" w:space="0" w:color="auto"/>
              </w:divBdr>
              <w:divsChild>
                <w:div w:id="800538172">
                  <w:marLeft w:val="0"/>
                  <w:marRight w:val="0"/>
                  <w:marTop w:val="0"/>
                  <w:marBottom w:val="0"/>
                  <w:divBdr>
                    <w:top w:val="single" w:sz="2" w:space="4" w:color="FFFFFF"/>
                    <w:left w:val="single" w:sz="2" w:space="12" w:color="FFFFFF"/>
                    <w:bottom w:val="single" w:sz="2" w:space="1" w:color="FFFFFF"/>
                    <w:right w:val="single" w:sz="2" w:space="4" w:color="FFFFFF"/>
                  </w:divBdr>
                  <w:divsChild>
                    <w:div w:id="734206685">
                      <w:marLeft w:val="0"/>
                      <w:marRight w:val="0"/>
                      <w:marTop w:val="0"/>
                      <w:marBottom w:val="0"/>
                      <w:divBdr>
                        <w:top w:val="none" w:sz="0" w:space="0" w:color="auto"/>
                        <w:left w:val="none" w:sz="0" w:space="0" w:color="auto"/>
                        <w:bottom w:val="none" w:sz="0" w:space="0" w:color="auto"/>
                        <w:right w:val="none" w:sz="0" w:space="0" w:color="auto"/>
                      </w:divBdr>
                    </w:div>
                  </w:divsChild>
                </w:div>
                <w:div w:id="2051033564">
                  <w:marLeft w:val="0"/>
                  <w:marRight w:val="0"/>
                  <w:marTop w:val="0"/>
                  <w:marBottom w:val="0"/>
                  <w:divBdr>
                    <w:top w:val="single" w:sz="2" w:space="1" w:color="FFFFFF"/>
                    <w:left w:val="single" w:sz="2" w:space="12" w:color="FFFFFF"/>
                    <w:bottom w:val="single" w:sz="2" w:space="1" w:color="FFFFFF"/>
                    <w:right w:val="single" w:sz="2" w:space="4" w:color="FFFFFF"/>
                  </w:divBdr>
                  <w:divsChild>
                    <w:div w:id="463350787">
                      <w:marLeft w:val="0"/>
                      <w:marRight w:val="0"/>
                      <w:marTop w:val="0"/>
                      <w:marBottom w:val="0"/>
                      <w:divBdr>
                        <w:top w:val="none" w:sz="0" w:space="0" w:color="auto"/>
                        <w:left w:val="none" w:sz="0" w:space="0" w:color="auto"/>
                        <w:bottom w:val="none" w:sz="0" w:space="0" w:color="auto"/>
                        <w:right w:val="none" w:sz="0" w:space="0" w:color="auto"/>
                      </w:divBdr>
                    </w:div>
                  </w:divsChild>
                </w:div>
                <w:div w:id="1567229190">
                  <w:marLeft w:val="0"/>
                  <w:marRight w:val="0"/>
                  <w:marTop w:val="0"/>
                  <w:marBottom w:val="0"/>
                  <w:divBdr>
                    <w:top w:val="single" w:sz="2" w:space="1" w:color="FFFFFF"/>
                    <w:left w:val="single" w:sz="2" w:space="12" w:color="FFFFFF"/>
                    <w:bottom w:val="single" w:sz="2" w:space="1" w:color="FFFFFF"/>
                    <w:right w:val="single" w:sz="2" w:space="4" w:color="FFFFFF"/>
                  </w:divBdr>
                  <w:divsChild>
                    <w:div w:id="455176456">
                      <w:marLeft w:val="0"/>
                      <w:marRight w:val="0"/>
                      <w:marTop w:val="0"/>
                      <w:marBottom w:val="0"/>
                      <w:divBdr>
                        <w:top w:val="none" w:sz="0" w:space="0" w:color="auto"/>
                        <w:left w:val="none" w:sz="0" w:space="0" w:color="auto"/>
                        <w:bottom w:val="none" w:sz="0" w:space="0" w:color="auto"/>
                        <w:right w:val="none" w:sz="0" w:space="0" w:color="auto"/>
                      </w:divBdr>
                    </w:div>
                  </w:divsChild>
                </w:div>
                <w:div w:id="1611935281">
                  <w:marLeft w:val="0"/>
                  <w:marRight w:val="0"/>
                  <w:marTop w:val="0"/>
                  <w:marBottom w:val="0"/>
                  <w:divBdr>
                    <w:top w:val="single" w:sz="2" w:space="1" w:color="FFFFFF"/>
                    <w:left w:val="single" w:sz="2" w:space="12" w:color="FFFFFF"/>
                    <w:bottom w:val="single" w:sz="2" w:space="1" w:color="FFFFFF"/>
                    <w:right w:val="single" w:sz="2" w:space="4" w:color="FFFFFF"/>
                  </w:divBdr>
                  <w:divsChild>
                    <w:div w:id="1316370565">
                      <w:marLeft w:val="0"/>
                      <w:marRight w:val="0"/>
                      <w:marTop w:val="0"/>
                      <w:marBottom w:val="0"/>
                      <w:divBdr>
                        <w:top w:val="none" w:sz="0" w:space="0" w:color="auto"/>
                        <w:left w:val="none" w:sz="0" w:space="0" w:color="auto"/>
                        <w:bottom w:val="none" w:sz="0" w:space="0" w:color="auto"/>
                        <w:right w:val="none" w:sz="0" w:space="0" w:color="auto"/>
                      </w:divBdr>
                    </w:div>
                  </w:divsChild>
                </w:div>
                <w:div w:id="478159003">
                  <w:marLeft w:val="0"/>
                  <w:marRight w:val="0"/>
                  <w:marTop w:val="0"/>
                  <w:marBottom w:val="0"/>
                  <w:divBdr>
                    <w:top w:val="single" w:sz="2" w:space="1" w:color="FFFFFF"/>
                    <w:left w:val="single" w:sz="2" w:space="12" w:color="FFFFFF"/>
                    <w:bottom w:val="single" w:sz="2" w:space="1" w:color="FFFFFF"/>
                    <w:right w:val="single" w:sz="2" w:space="4" w:color="FFFFFF"/>
                  </w:divBdr>
                  <w:divsChild>
                    <w:div w:id="352271748">
                      <w:marLeft w:val="0"/>
                      <w:marRight w:val="0"/>
                      <w:marTop w:val="0"/>
                      <w:marBottom w:val="0"/>
                      <w:divBdr>
                        <w:top w:val="none" w:sz="0" w:space="0" w:color="auto"/>
                        <w:left w:val="none" w:sz="0" w:space="0" w:color="auto"/>
                        <w:bottom w:val="none" w:sz="0" w:space="0" w:color="auto"/>
                        <w:right w:val="none" w:sz="0" w:space="0" w:color="auto"/>
                      </w:divBdr>
                    </w:div>
                  </w:divsChild>
                </w:div>
                <w:div w:id="1996370818">
                  <w:marLeft w:val="0"/>
                  <w:marRight w:val="0"/>
                  <w:marTop w:val="0"/>
                  <w:marBottom w:val="0"/>
                  <w:divBdr>
                    <w:top w:val="single" w:sz="2" w:space="1" w:color="FFFFFF"/>
                    <w:left w:val="single" w:sz="2" w:space="12" w:color="FFFFFF"/>
                    <w:bottom w:val="single" w:sz="2" w:space="1" w:color="FFFFFF"/>
                    <w:right w:val="single" w:sz="2" w:space="4" w:color="FFFFFF"/>
                  </w:divBdr>
                  <w:divsChild>
                    <w:div w:id="1919091789">
                      <w:marLeft w:val="0"/>
                      <w:marRight w:val="0"/>
                      <w:marTop w:val="0"/>
                      <w:marBottom w:val="0"/>
                      <w:divBdr>
                        <w:top w:val="none" w:sz="0" w:space="0" w:color="auto"/>
                        <w:left w:val="none" w:sz="0" w:space="0" w:color="auto"/>
                        <w:bottom w:val="none" w:sz="0" w:space="0" w:color="auto"/>
                        <w:right w:val="none" w:sz="0" w:space="0" w:color="auto"/>
                      </w:divBdr>
                    </w:div>
                  </w:divsChild>
                </w:div>
                <w:div w:id="1576667492">
                  <w:marLeft w:val="0"/>
                  <w:marRight w:val="0"/>
                  <w:marTop w:val="0"/>
                  <w:marBottom w:val="0"/>
                  <w:divBdr>
                    <w:top w:val="single" w:sz="2" w:space="1" w:color="FFFFFF"/>
                    <w:left w:val="single" w:sz="2" w:space="12" w:color="FFFFFF"/>
                    <w:bottom w:val="single" w:sz="2" w:space="1" w:color="FFFFFF"/>
                    <w:right w:val="single" w:sz="2" w:space="4" w:color="FFFFFF"/>
                  </w:divBdr>
                  <w:divsChild>
                    <w:div w:id="546645224">
                      <w:marLeft w:val="0"/>
                      <w:marRight w:val="0"/>
                      <w:marTop w:val="0"/>
                      <w:marBottom w:val="0"/>
                      <w:divBdr>
                        <w:top w:val="none" w:sz="0" w:space="0" w:color="auto"/>
                        <w:left w:val="none" w:sz="0" w:space="0" w:color="auto"/>
                        <w:bottom w:val="none" w:sz="0" w:space="0" w:color="auto"/>
                        <w:right w:val="none" w:sz="0" w:space="0" w:color="auto"/>
                      </w:divBdr>
                    </w:div>
                  </w:divsChild>
                </w:div>
                <w:div w:id="1516384972">
                  <w:marLeft w:val="0"/>
                  <w:marRight w:val="0"/>
                  <w:marTop w:val="0"/>
                  <w:marBottom w:val="0"/>
                  <w:divBdr>
                    <w:top w:val="single" w:sz="2" w:space="1" w:color="FFFFFF"/>
                    <w:left w:val="single" w:sz="2" w:space="12" w:color="FFFFFF"/>
                    <w:bottom w:val="single" w:sz="2" w:space="1" w:color="FFFFFF"/>
                    <w:right w:val="single" w:sz="2" w:space="4" w:color="FFFFFF"/>
                  </w:divBdr>
                  <w:divsChild>
                    <w:div w:id="1090546561">
                      <w:marLeft w:val="0"/>
                      <w:marRight w:val="0"/>
                      <w:marTop w:val="0"/>
                      <w:marBottom w:val="0"/>
                      <w:divBdr>
                        <w:top w:val="none" w:sz="0" w:space="0" w:color="auto"/>
                        <w:left w:val="none" w:sz="0" w:space="0" w:color="auto"/>
                        <w:bottom w:val="none" w:sz="0" w:space="0" w:color="auto"/>
                        <w:right w:val="none" w:sz="0" w:space="0" w:color="auto"/>
                      </w:divBdr>
                    </w:div>
                  </w:divsChild>
                </w:div>
                <w:div w:id="702367220">
                  <w:marLeft w:val="0"/>
                  <w:marRight w:val="0"/>
                  <w:marTop w:val="0"/>
                  <w:marBottom w:val="0"/>
                  <w:divBdr>
                    <w:top w:val="single" w:sz="2" w:space="1" w:color="FFFFFF"/>
                    <w:left w:val="single" w:sz="2" w:space="12" w:color="FFFFFF"/>
                    <w:bottom w:val="single" w:sz="2" w:space="1" w:color="FFFFFF"/>
                    <w:right w:val="single" w:sz="2" w:space="4" w:color="FFFFFF"/>
                  </w:divBdr>
                  <w:divsChild>
                    <w:div w:id="1401059084">
                      <w:marLeft w:val="0"/>
                      <w:marRight w:val="0"/>
                      <w:marTop w:val="0"/>
                      <w:marBottom w:val="0"/>
                      <w:divBdr>
                        <w:top w:val="none" w:sz="0" w:space="0" w:color="auto"/>
                        <w:left w:val="none" w:sz="0" w:space="0" w:color="auto"/>
                        <w:bottom w:val="none" w:sz="0" w:space="0" w:color="auto"/>
                        <w:right w:val="none" w:sz="0" w:space="0" w:color="auto"/>
                      </w:divBdr>
                    </w:div>
                  </w:divsChild>
                </w:div>
                <w:div w:id="1173841013">
                  <w:marLeft w:val="0"/>
                  <w:marRight w:val="0"/>
                  <w:marTop w:val="0"/>
                  <w:marBottom w:val="0"/>
                  <w:divBdr>
                    <w:top w:val="single" w:sz="2" w:space="1" w:color="FFFFFF"/>
                    <w:left w:val="single" w:sz="2" w:space="12" w:color="FFFFFF"/>
                    <w:bottom w:val="single" w:sz="2" w:space="1" w:color="FFFFFF"/>
                    <w:right w:val="single" w:sz="2" w:space="4" w:color="FFFFFF"/>
                  </w:divBdr>
                  <w:divsChild>
                    <w:div w:id="861822487">
                      <w:marLeft w:val="0"/>
                      <w:marRight w:val="0"/>
                      <w:marTop w:val="0"/>
                      <w:marBottom w:val="0"/>
                      <w:divBdr>
                        <w:top w:val="none" w:sz="0" w:space="0" w:color="auto"/>
                        <w:left w:val="none" w:sz="0" w:space="0" w:color="auto"/>
                        <w:bottom w:val="none" w:sz="0" w:space="0" w:color="auto"/>
                        <w:right w:val="none" w:sz="0" w:space="0" w:color="auto"/>
                      </w:divBdr>
                    </w:div>
                  </w:divsChild>
                </w:div>
                <w:div w:id="267860270">
                  <w:marLeft w:val="0"/>
                  <w:marRight w:val="0"/>
                  <w:marTop w:val="0"/>
                  <w:marBottom w:val="0"/>
                  <w:divBdr>
                    <w:top w:val="single" w:sz="2" w:space="1" w:color="FFFFFF"/>
                    <w:left w:val="single" w:sz="2" w:space="12" w:color="FFFFFF"/>
                    <w:bottom w:val="single" w:sz="2" w:space="1" w:color="FFFFFF"/>
                    <w:right w:val="single" w:sz="2" w:space="4" w:color="FFFFFF"/>
                  </w:divBdr>
                  <w:divsChild>
                    <w:div w:id="124854932">
                      <w:marLeft w:val="0"/>
                      <w:marRight w:val="0"/>
                      <w:marTop w:val="0"/>
                      <w:marBottom w:val="0"/>
                      <w:divBdr>
                        <w:top w:val="none" w:sz="0" w:space="0" w:color="auto"/>
                        <w:left w:val="none" w:sz="0" w:space="0" w:color="auto"/>
                        <w:bottom w:val="none" w:sz="0" w:space="0" w:color="auto"/>
                        <w:right w:val="none" w:sz="0" w:space="0" w:color="auto"/>
                      </w:divBdr>
                    </w:div>
                  </w:divsChild>
                </w:div>
                <w:div w:id="318390691">
                  <w:marLeft w:val="0"/>
                  <w:marRight w:val="0"/>
                  <w:marTop w:val="0"/>
                  <w:marBottom w:val="0"/>
                  <w:divBdr>
                    <w:top w:val="single" w:sz="2" w:space="1" w:color="FFFFFF"/>
                    <w:left w:val="single" w:sz="2" w:space="12" w:color="FFFFFF"/>
                    <w:bottom w:val="single" w:sz="2" w:space="1" w:color="FFFFFF"/>
                    <w:right w:val="single" w:sz="2" w:space="4" w:color="FFFFFF"/>
                  </w:divBdr>
                  <w:divsChild>
                    <w:div w:id="1122453893">
                      <w:marLeft w:val="0"/>
                      <w:marRight w:val="0"/>
                      <w:marTop w:val="0"/>
                      <w:marBottom w:val="0"/>
                      <w:divBdr>
                        <w:top w:val="none" w:sz="0" w:space="0" w:color="auto"/>
                        <w:left w:val="none" w:sz="0" w:space="0" w:color="auto"/>
                        <w:bottom w:val="none" w:sz="0" w:space="0" w:color="auto"/>
                        <w:right w:val="none" w:sz="0" w:space="0" w:color="auto"/>
                      </w:divBdr>
                    </w:div>
                  </w:divsChild>
                </w:div>
                <w:div w:id="179635250">
                  <w:marLeft w:val="0"/>
                  <w:marRight w:val="0"/>
                  <w:marTop w:val="0"/>
                  <w:marBottom w:val="0"/>
                  <w:divBdr>
                    <w:top w:val="single" w:sz="2" w:space="1" w:color="FFFFFF"/>
                    <w:left w:val="single" w:sz="2" w:space="12" w:color="FFFFFF"/>
                    <w:bottom w:val="single" w:sz="2" w:space="1" w:color="FFFFFF"/>
                    <w:right w:val="single" w:sz="2" w:space="4" w:color="FFFFFF"/>
                  </w:divBdr>
                  <w:divsChild>
                    <w:div w:id="376976761">
                      <w:marLeft w:val="0"/>
                      <w:marRight w:val="0"/>
                      <w:marTop w:val="0"/>
                      <w:marBottom w:val="0"/>
                      <w:divBdr>
                        <w:top w:val="none" w:sz="0" w:space="0" w:color="auto"/>
                        <w:left w:val="none" w:sz="0" w:space="0" w:color="auto"/>
                        <w:bottom w:val="none" w:sz="0" w:space="0" w:color="auto"/>
                        <w:right w:val="none" w:sz="0" w:space="0" w:color="auto"/>
                      </w:divBdr>
                    </w:div>
                  </w:divsChild>
                </w:div>
                <w:div w:id="763304037">
                  <w:marLeft w:val="0"/>
                  <w:marRight w:val="0"/>
                  <w:marTop w:val="0"/>
                  <w:marBottom w:val="0"/>
                  <w:divBdr>
                    <w:top w:val="single" w:sz="2" w:space="1" w:color="FFFFFF"/>
                    <w:left w:val="single" w:sz="2" w:space="12" w:color="FFFFFF"/>
                    <w:bottom w:val="single" w:sz="2" w:space="1" w:color="FFFFFF"/>
                    <w:right w:val="single" w:sz="2" w:space="4" w:color="FFFFFF"/>
                  </w:divBdr>
                  <w:divsChild>
                    <w:div w:id="2050493469">
                      <w:marLeft w:val="0"/>
                      <w:marRight w:val="0"/>
                      <w:marTop w:val="0"/>
                      <w:marBottom w:val="0"/>
                      <w:divBdr>
                        <w:top w:val="none" w:sz="0" w:space="0" w:color="auto"/>
                        <w:left w:val="none" w:sz="0" w:space="0" w:color="auto"/>
                        <w:bottom w:val="none" w:sz="0" w:space="0" w:color="auto"/>
                        <w:right w:val="none" w:sz="0" w:space="0" w:color="auto"/>
                      </w:divBdr>
                    </w:div>
                  </w:divsChild>
                </w:div>
                <w:div w:id="1404792047">
                  <w:marLeft w:val="0"/>
                  <w:marRight w:val="0"/>
                  <w:marTop w:val="0"/>
                  <w:marBottom w:val="0"/>
                  <w:divBdr>
                    <w:top w:val="single" w:sz="2" w:space="1" w:color="FFFFFF"/>
                    <w:left w:val="single" w:sz="2" w:space="12" w:color="FFFFFF"/>
                    <w:bottom w:val="single" w:sz="2" w:space="1" w:color="FFFFFF"/>
                    <w:right w:val="single" w:sz="2" w:space="4" w:color="FFFFFF"/>
                  </w:divBdr>
                  <w:divsChild>
                    <w:div w:id="1560243019">
                      <w:marLeft w:val="0"/>
                      <w:marRight w:val="0"/>
                      <w:marTop w:val="0"/>
                      <w:marBottom w:val="0"/>
                      <w:divBdr>
                        <w:top w:val="none" w:sz="0" w:space="0" w:color="auto"/>
                        <w:left w:val="none" w:sz="0" w:space="0" w:color="auto"/>
                        <w:bottom w:val="none" w:sz="0" w:space="0" w:color="auto"/>
                        <w:right w:val="none" w:sz="0" w:space="0" w:color="auto"/>
                      </w:divBdr>
                    </w:div>
                  </w:divsChild>
                </w:div>
                <w:div w:id="2130464475">
                  <w:marLeft w:val="0"/>
                  <w:marRight w:val="0"/>
                  <w:marTop w:val="0"/>
                  <w:marBottom w:val="0"/>
                  <w:divBdr>
                    <w:top w:val="single" w:sz="2" w:space="1" w:color="FFFFFF"/>
                    <w:left w:val="single" w:sz="2" w:space="12" w:color="FFFFFF"/>
                    <w:bottom w:val="single" w:sz="2" w:space="1" w:color="FFFFFF"/>
                    <w:right w:val="single" w:sz="2" w:space="4" w:color="FFFFFF"/>
                  </w:divBdr>
                  <w:divsChild>
                    <w:div w:id="785320567">
                      <w:marLeft w:val="0"/>
                      <w:marRight w:val="0"/>
                      <w:marTop w:val="0"/>
                      <w:marBottom w:val="0"/>
                      <w:divBdr>
                        <w:top w:val="none" w:sz="0" w:space="0" w:color="auto"/>
                        <w:left w:val="none" w:sz="0" w:space="0" w:color="auto"/>
                        <w:bottom w:val="none" w:sz="0" w:space="0" w:color="auto"/>
                        <w:right w:val="none" w:sz="0" w:space="0" w:color="auto"/>
                      </w:divBdr>
                    </w:div>
                  </w:divsChild>
                </w:div>
                <w:div w:id="1434668469">
                  <w:marLeft w:val="0"/>
                  <w:marRight w:val="0"/>
                  <w:marTop w:val="0"/>
                  <w:marBottom w:val="0"/>
                  <w:divBdr>
                    <w:top w:val="single" w:sz="2" w:space="1" w:color="FFFFFF"/>
                    <w:left w:val="single" w:sz="2" w:space="12" w:color="FFFFFF"/>
                    <w:bottom w:val="single" w:sz="2" w:space="1" w:color="FFFFFF"/>
                    <w:right w:val="single" w:sz="2" w:space="4" w:color="FFFFFF"/>
                  </w:divBdr>
                  <w:divsChild>
                    <w:div w:id="958877050">
                      <w:marLeft w:val="0"/>
                      <w:marRight w:val="0"/>
                      <w:marTop w:val="0"/>
                      <w:marBottom w:val="0"/>
                      <w:divBdr>
                        <w:top w:val="none" w:sz="0" w:space="0" w:color="auto"/>
                        <w:left w:val="none" w:sz="0" w:space="0" w:color="auto"/>
                        <w:bottom w:val="none" w:sz="0" w:space="0" w:color="auto"/>
                        <w:right w:val="none" w:sz="0" w:space="0" w:color="auto"/>
                      </w:divBdr>
                    </w:div>
                  </w:divsChild>
                </w:div>
                <w:div w:id="945966841">
                  <w:marLeft w:val="0"/>
                  <w:marRight w:val="0"/>
                  <w:marTop w:val="0"/>
                  <w:marBottom w:val="0"/>
                  <w:divBdr>
                    <w:top w:val="single" w:sz="2" w:space="1" w:color="FFFFFF"/>
                    <w:left w:val="single" w:sz="2" w:space="12" w:color="FFFFFF"/>
                    <w:bottom w:val="single" w:sz="2" w:space="1" w:color="FFFFFF"/>
                    <w:right w:val="single" w:sz="2" w:space="4" w:color="FFFFFF"/>
                  </w:divBdr>
                  <w:divsChild>
                    <w:div w:id="1060908974">
                      <w:marLeft w:val="0"/>
                      <w:marRight w:val="0"/>
                      <w:marTop w:val="0"/>
                      <w:marBottom w:val="0"/>
                      <w:divBdr>
                        <w:top w:val="none" w:sz="0" w:space="0" w:color="auto"/>
                        <w:left w:val="none" w:sz="0" w:space="0" w:color="auto"/>
                        <w:bottom w:val="none" w:sz="0" w:space="0" w:color="auto"/>
                        <w:right w:val="none" w:sz="0" w:space="0" w:color="auto"/>
                      </w:divBdr>
                    </w:div>
                  </w:divsChild>
                </w:div>
                <w:div w:id="1998455933">
                  <w:marLeft w:val="0"/>
                  <w:marRight w:val="0"/>
                  <w:marTop w:val="0"/>
                  <w:marBottom w:val="0"/>
                  <w:divBdr>
                    <w:top w:val="single" w:sz="2" w:space="1" w:color="FFFFFF"/>
                    <w:left w:val="single" w:sz="2" w:space="12" w:color="FFFFFF"/>
                    <w:bottom w:val="single" w:sz="2" w:space="1" w:color="FFFFFF"/>
                    <w:right w:val="single" w:sz="2" w:space="4" w:color="FFFFFF"/>
                  </w:divBdr>
                  <w:divsChild>
                    <w:div w:id="1296061496">
                      <w:marLeft w:val="0"/>
                      <w:marRight w:val="0"/>
                      <w:marTop w:val="0"/>
                      <w:marBottom w:val="0"/>
                      <w:divBdr>
                        <w:top w:val="none" w:sz="0" w:space="0" w:color="auto"/>
                        <w:left w:val="none" w:sz="0" w:space="0" w:color="auto"/>
                        <w:bottom w:val="none" w:sz="0" w:space="0" w:color="auto"/>
                        <w:right w:val="none" w:sz="0" w:space="0" w:color="auto"/>
                      </w:divBdr>
                    </w:div>
                  </w:divsChild>
                </w:div>
                <w:div w:id="849225688">
                  <w:marLeft w:val="0"/>
                  <w:marRight w:val="0"/>
                  <w:marTop w:val="0"/>
                  <w:marBottom w:val="0"/>
                  <w:divBdr>
                    <w:top w:val="single" w:sz="2" w:space="1" w:color="FFFFFF"/>
                    <w:left w:val="single" w:sz="2" w:space="12" w:color="FFFFFF"/>
                    <w:bottom w:val="single" w:sz="2" w:space="1" w:color="FFFFFF"/>
                    <w:right w:val="single" w:sz="2" w:space="4" w:color="FFFFFF"/>
                  </w:divBdr>
                  <w:divsChild>
                    <w:div w:id="784158406">
                      <w:marLeft w:val="0"/>
                      <w:marRight w:val="0"/>
                      <w:marTop w:val="0"/>
                      <w:marBottom w:val="0"/>
                      <w:divBdr>
                        <w:top w:val="none" w:sz="0" w:space="0" w:color="auto"/>
                        <w:left w:val="none" w:sz="0" w:space="0" w:color="auto"/>
                        <w:bottom w:val="none" w:sz="0" w:space="0" w:color="auto"/>
                        <w:right w:val="none" w:sz="0" w:space="0" w:color="auto"/>
                      </w:divBdr>
                    </w:div>
                  </w:divsChild>
                </w:div>
                <w:div w:id="1734347297">
                  <w:marLeft w:val="0"/>
                  <w:marRight w:val="0"/>
                  <w:marTop w:val="0"/>
                  <w:marBottom w:val="0"/>
                  <w:divBdr>
                    <w:top w:val="single" w:sz="2" w:space="1" w:color="FFFFFF"/>
                    <w:left w:val="single" w:sz="2" w:space="12" w:color="FFFFFF"/>
                    <w:bottom w:val="single" w:sz="2" w:space="1" w:color="FFFFFF"/>
                    <w:right w:val="single" w:sz="2" w:space="4" w:color="FFFFFF"/>
                  </w:divBdr>
                  <w:divsChild>
                    <w:div w:id="723717697">
                      <w:marLeft w:val="0"/>
                      <w:marRight w:val="0"/>
                      <w:marTop w:val="0"/>
                      <w:marBottom w:val="0"/>
                      <w:divBdr>
                        <w:top w:val="none" w:sz="0" w:space="0" w:color="auto"/>
                        <w:left w:val="none" w:sz="0" w:space="0" w:color="auto"/>
                        <w:bottom w:val="none" w:sz="0" w:space="0" w:color="auto"/>
                        <w:right w:val="none" w:sz="0" w:space="0" w:color="auto"/>
                      </w:divBdr>
                    </w:div>
                  </w:divsChild>
                </w:div>
                <w:div w:id="1114792619">
                  <w:marLeft w:val="0"/>
                  <w:marRight w:val="0"/>
                  <w:marTop w:val="0"/>
                  <w:marBottom w:val="0"/>
                  <w:divBdr>
                    <w:top w:val="single" w:sz="2" w:space="1" w:color="FFFFFF"/>
                    <w:left w:val="single" w:sz="2" w:space="12" w:color="FFFFFF"/>
                    <w:bottom w:val="single" w:sz="2" w:space="1" w:color="FFFFFF"/>
                    <w:right w:val="single" w:sz="2" w:space="4" w:color="FFFFFF"/>
                  </w:divBdr>
                  <w:divsChild>
                    <w:div w:id="516504879">
                      <w:marLeft w:val="0"/>
                      <w:marRight w:val="0"/>
                      <w:marTop w:val="0"/>
                      <w:marBottom w:val="0"/>
                      <w:divBdr>
                        <w:top w:val="none" w:sz="0" w:space="0" w:color="auto"/>
                        <w:left w:val="none" w:sz="0" w:space="0" w:color="auto"/>
                        <w:bottom w:val="none" w:sz="0" w:space="0" w:color="auto"/>
                        <w:right w:val="none" w:sz="0" w:space="0" w:color="auto"/>
                      </w:divBdr>
                    </w:div>
                  </w:divsChild>
                </w:div>
                <w:div w:id="1401755736">
                  <w:marLeft w:val="0"/>
                  <w:marRight w:val="0"/>
                  <w:marTop w:val="0"/>
                  <w:marBottom w:val="0"/>
                  <w:divBdr>
                    <w:top w:val="single" w:sz="2" w:space="1" w:color="FFFFFF"/>
                    <w:left w:val="single" w:sz="2" w:space="12" w:color="FFFFFF"/>
                    <w:bottom w:val="single" w:sz="2" w:space="1" w:color="FFFFFF"/>
                    <w:right w:val="single" w:sz="2" w:space="4" w:color="FFFFFF"/>
                  </w:divBdr>
                  <w:divsChild>
                    <w:div w:id="1374230935">
                      <w:marLeft w:val="0"/>
                      <w:marRight w:val="0"/>
                      <w:marTop w:val="0"/>
                      <w:marBottom w:val="0"/>
                      <w:divBdr>
                        <w:top w:val="none" w:sz="0" w:space="0" w:color="auto"/>
                        <w:left w:val="none" w:sz="0" w:space="0" w:color="auto"/>
                        <w:bottom w:val="none" w:sz="0" w:space="0" w:color="auto"/>
                        <w:right w:val="none" w:sz="0" w:space="0" w:color="auto"/>
                      </w:divBdr>
                    </w:div>
                  </w:divsChild>
                </w:div>
                <w:div w:id="1817912623">
                  <w:marLeft w:val="0"/>
                  <w:marRight w:val="0"/>
                  <w:marTop w:val="0"/>
                  <w:marBottom w:val="0"/>
                  <w:divBdr>
                    <w:top w:val="single" w:sz="2" w:space="1" w:color="FFFFFF"/>
                    <w:left w:val="single" w:sz="2" w:space="12" w:color="FFFFFF"/>
                    <w:bottom w:val="single" w:sz="2" w:space="1" w:color="FFFFFF"/>
                    <w:right w:val="single" w:sz="2" w:space="4" w:color="FFFFFF"/>
                  </w:divBdr>
                  <w:divsChild>
                    <w:div w:id="1861121482">
                      <w:marLeft w:val="0"/>
                      <w:marRight w:val="0"/>
                      <w:marTop w:val="0"/>
                      <w:marBottom w:val="0"/>
                      <w:divBdr>
                        <w:top w:val="none" w:sz="0" w:space="0" w:color="auto"/>
                        <w:left w:val="none" w:sz="0" w:space="0" w:color="auto"/>
                        <w:bottom w:val="none" w:sz="0" w:space="0" w:color="auto"/>
                        <w:right w:val="none" w:sz="0" w:space="0" w:color="auto"/>
                      </w:divBdr>
                    </w:div>
                  </w:divsChild>
                </w:div>
                <w:div w:id="232014328">
                  <w:marLeft w:val="0"/>
                  <w:marRight w:val="0"/>
                  <w:marTop w:val="0"/>
                  <w:marBottom w:val="0"/>
                  <w:divBdr>
                    <w:top w:val="single" w:sz="2" w:space="1" w:color="FFFFFF"/>
                    <w:left w:val="single" w:sz="2" w:space="12" w:color="FFFFFF"/>
                    <w:bottom w:val="single" w:sz="2" w:space="1" w:color="FFFFFF"/>
                    <w:right w:val="single" w:sz="2" w:space="4" w:color="FFFFFF"/>
                  </w:divBdr>
                  <w:divsChild>
                    <w:div w:id="254291948">
                      <w:marLeft w:val="0"/>
                      <w:marRight w:val="0"/>
                      <w:marTop w:val="0"/>
                      <w:marBottom w:val="0"/>
                      <w:divBdr>
                        <w:top w:val="none" w:sz="0" w:space="0" w:color="auto"/>
                        <w:left w:val="none" w:sz="0" w:space="0" w:color="auto"/>
                        <w:bottom w:val="none" w:sz="0" w:space="0" w:color="auto"/>
                        <w:right w:val="none" w:sz="0" w:space="0" w:color="auto"/>
                      </w:divBdr>
                    </w:div>
                  </w:divsChild>
                </w:div>
                <w:div w:id="1533374722">
                  <w:marLeft w:val="0"/>
                  <w:marRight w:val="0"/>
                  <w:marTop w:val="0"/>
                  <w:marBottom w:val="0"/>
                  <w:divBdr>
                    <w:top w:val="single" w:sz="2" w:space="1" w:color="FFFFFF"/>
                    <w:left w:val="single" w:sz="2" w:space="12" w:color="FFFFFF"/>
                    <w:bottom w:val="single" w:sz="2" w:space="1" w:color="FFFFFF"/>
                    <w:right w:val="single" w:sz="2" w:space="4" w:color="FFFFFF"/>
                  </w:divBdr>
                  <w:divsChild>
                    <w:div w:id="1535269523">
                      <w:marLeft w:val="0"/>
                      <w:marRight w:val="0"/>
                      <w:marTop w:val="0"/>
                      <w:marBottom w:val="0"/>
                      <w:divBdr>
                        <w:top w:val="none" w:sz="0" w:space="0" w:color="auto"/>
                        <w:left w:val="none" w:sz="0" w:space="0" w:color="auto"/>
                        <w:bottom w:val="none" w:sz="0" w:space="0" w:color="auto"/>
                        <w:right w:val="none" w:sz="0" w:space="0" w:color="auto"/>
                      </w:divBdr>
                    </w:div>
                  </w:divsChild>
                </w:div>
                <w:div w:id="1357384457">
                  <w:marLeft w:val="0"/>
                  <w:marRight w:val="0"/>
                  <w:marTop w:val="0"/>
                  <w:marBottom w:val="0"/>
                  <w:divBdr>
                    <w:top w:val="single" w:sz="2" w:space="1" w:color="FFFFFF"/>
                    <w:left w:val="single" w:sz="2" w:space="12" w:color="FFFFFF"/>
                    <w:bottom w:val="single" w:sz="2" w:space="1" w:color="FFFFFF"/>
                    <w:right w:val="single" w:sz="2" w:space="4" w:color="FFFFFF"/>
                  </w:divBdr>
                  <w:divsChild>
                    <w:div w:id="2047674971">
                      <w:marLeft w:val="0"/>
                      <w:marRight w:val="0"/>
                      <w:marTop w:val="0"/>
                      <w:marBottom w:val="0"/>
                      <w:divBdr>
                        <w:top w:val="none" w:sz="0" w:space="0" w:color="auto"/>
                        <w:left w:val="none" w:sz="0" w:space="0" w:color="auto"/>
                        <w:bottom w:val="none" w:sz="0" w:space="0" w:color="auto"/>
                        <w:right w:val="none" w:sz="0" w:space="0" w:color="auto"/>
                      </w:divBdr>
                    </w:div>
                  </w:divsChild>
                </w:div>
                <w:div w:id="352191890">
                  <w:marLeft w:val="0"/>
                  <w:marRight w:val="0"/>
                  <w:marTop w:val="0"/>
                  <w:marBottom w:val="0"/>
                  <w:divBdr>
                    <w:top w:val="single" w:sz="2" w:space="1" w:color="FFFFFF"/>
                    <w:left w:val="single" w:sz="2" w:space="12" w:color="FFFFFF"/>
                    <w:bottom w:val="single" w:sz="2" w:space="1" w:color="FFFFFF"/>
                    <w:right w:val="single" w:sz="2" w:space="4" w:color="FFFFFF"/>
                  </w:divBdr>
                  <w:divsChild>
                    <w:div w:id="1896237805">
                      <w:marLeft w:val="0"/>
                      <w:marRight w:val="0"/>
                      <w:marTop w:val="0"/>
                      <w:marBottom w:val="0"/>
                      <w:divBdr>
                        <w:top w:val="none" w:sz="0" w:space="0" w:color="auto"/>
                        <w:left w:val="none" w:sz="0" w:space="0" w:color="auto"/>
                        <w:bottom w:val="none" w:sz="0" w:space="0" w:color="auto"/>
                        <w:right w:val="none" w:sz="0" w:space="0" w:color="auto"/>
                      </w:divBdr>
                    </w:div>
                  </w:divsChild>
                </w:div>
                <w:div w:id="897937195">
                  <w:marLeft w:val="0"/>
                  <w:marRight w:val="0"/>
                  <w:marTop w:val="0"/>
                  <w:marBottom w:val="0"/>
                  <w:divBdr>
                    <w:top w:val="single" w:sz="2" w:space="1" w:color="FFFFFF"/>
                    <w:left w:val="single" w:sz="2" w:space="12" w:color="FFFFFF"/>
                    <w:bottom w:val="single" w:sz="2" w:space="1" w:color="FFFFFF"/>
                    <w:right w:val="single" w:sz="2" w:space="4" w:color="FFFFFF"/>
                  </w:divBdr>
                  <w:divsChild>
                    <w:div w:id="685714860">
                      <w:marLeft w:val="0"/>
                      <w:marRight w:val="0"/>
                      <w:marTop w:val="0"/>
                      <w:marBottom w:val="0"/>
                      <w:divBdr>
                        <w:top w:val="none" w:sz="0" w:space="0" w:color="auto"/>
                        <w:left w:val="none" w:sz="0" w:space="0" w:color="auto"/>
                        <w:bottom w:val="none" w:sz="0" w:space="0" w:color="auto"/>
                        <w:right w:val="none" w:sz="0" w:space="0" w:color="auto"/>
                      </w:divBdr>
                    </w:div>
                  </w:divsChild>
                </w:div>
                <w:div w:id="1961952791">
                  <w:marLeft w:val="0"/>
                  <w:marRight w:val="0"/>
                  <w:marTop w:val="0"/>
                  <w:marBottom w:val="0"/>
                  <w:divBdr>
                    <w:top w:val="single" w:sz="2" w:space="1" w:color="FFFFFF"/>
                    <w:left w:val="single" w:sz="2" w:space="12" w:color="FFFFFF"/>
                    <w:bottom w:val="single" w:sz="2" w:space="1" w:color="FFFFFF"/>
                    <w:right w:val="single" w:sz="2" w:space="4" w:color="FFFFFF"/>
                  </w:divBdr>
                  <w:divsChild>
                    <w:div w:id="1692028943">
                      <w:marLeft w:val="0"/>
                      <w:marRight w:val="0"/>
                      <w:marTop w:val="0"/>
                      <w:marBottom w:val="0"/>
                      <w:divBdr>
                        <w:top w:val="none" w:sz="0" w:space="0" w:color="auto"/>
                        <w:left w:val="none" w:sz="0" w:space="0" w:color="auto"/>
                        <w:bottom w:val="none" w:sz="0" w:space="0" w:color="auto"/>
                        <w:right w:val="none" w:sz="0" w:space="0" w:color="auto"/>
                      </w:divBdr>
                    </w:div>
                  </w:divsChild>
                </w:div>
                <w:div w:id="1435201165">
                  <w:marLeft w:val="0"/>
                  <w:marRight w:val="0"/>
                  <w:marTop w:val="0"/>
                  <w:marBottom w:val="0"/>
                  <w:divBdr>
                    <w:top w:val="single" w:sz="2" w:space="1" w:color="FFFFFF"/>
                    <w:left w:val="single" w:sz="2" w:space="12" w:color="FFFFFF"/>
                    <w:bottom w:val="single" w:sz="2" w:space="1" w:color="FFFFFF"/>
                    <w:right w:val="single" w:sz="2" w:space="4" w:color="FFFFFF"/>
                  </w:divBdr>
                  <w:divsChild>
                    <w:div w:id="1019696720">
                      <w:marLeft w:val="0"/>
                      <w:marRight w:val="0"/>
                      <w:marTop w:val="0"/>
                      <w:marBottom w:val="0"/>
                      <w:divBdr>
                        <w:top w:val="none" w:sz="0" w:space="0" w:color="auto"/>
                        <w:left w:val="none" w:sz="0" w:space="0" w:color="auto"/>
                        <w:bottom w:val="none" w:sz="0" w:space="0" w:color="auto"/>
                        <w:right w:val="none" w:sz="0" w:space="0" w:color="auto"/>
                      </w:divBdr>
                    </w:div>
                  </w:divsChild>
                </w:div>
                <w:div w:id="1322854166">
                  <w:marLeft w:val="0"/>
                  <w:marRight w:val="0"/>
                  <w:marTop w:val="0"/>
                  <w:marBottom w:val="0"/>
                  <w:divBdr>
                    <w:top w:val="single" w:sz="2" w:space="1" w:color="FFFFFF"/>
                    <w:left w:val="single" w:sz="2" w:space="12" w:color="FFFFFF"/>
                    <w:bottom w:val="single" w:sz="2" w:space="1" w:color="FFFFFF"/>
                    <w:right w:val="single" w:sz="2" w:space="4" w:color="FFFFFF"/>
                  </w:divBdr>
                  <w:divsChild>
                    <w:div w:id="1170488026">
                      <w:marLeft w:val="0"/>
                      <w:marRight w:val="0"/>
                      <w:marTop w:val="0"/>
                      <w:marBottom w:val="0"/>
                      <w:divBdr>
                        <w:top w:val="none" w:sz="0" w:space="0" w:color="auto"/>
                        <w:left w:val="none" w:sz="0" w:space="0" w:color="auto"/>
                        <w:bottom w:val="none" w:sz="0" w:space="0" w:color="auto"/>
                        <w:right w:val="none" w:sz="0" w:space="0" w:color="auto"/>
                      </w:divBdr>
                    </w:div>
                  </w:divsChild>
                </w:div>
                <w:div w:id="2010715251">
                  <w:marLeft w:val="0"/>
                  <w:marRight w:val="0"/>
                  <w:marTop w:val="0"/>
                  <w:marBottom w:val="0"/>
                  <w:divBdr>
                    <w:top w:val="single" w:sz="2" w:space="1" w:color="FFFFFF"/>
                    <w:left w:val="single" w:sz="2" w:space="12" w:color="FFFFFF"/>
                    <w:bottom w:val="single" w:sz="2" w:space="1" w:color="FFFFFF"/>
                    <w:right w:val="single" w:sz="2" w:space="4" w:color="FFFFFF"/>
                  </w:divBdr>
                  <w:divsChild>
                    <w:div w:id="475727702">
                      <w:marLeft w:val="0"/>
                      <w:marRight w:val="0"/>
                      <w:marTop w:val="0"/>
                      <w:marBottom w:val="0"/>
                      <w:divBdr>
                        <w:top w:val="none" w:sz="0" w:space="0" w:color="auto"/>
                        <w:left w:val="none" w:sz="0" w:space="0" w:color="auto"/>
                        <w:bottom w:val="none" w:sz="0" w:space="0" w:color="auto"/>
                        <w:right w:val="none" w:sz="0" w:space="0" w:color="auto"/>
                      </w:divBdr>
                    </w:div>
                  </w:divsChild>
                </w:div>
                <w:div w:id="1584680566">
                  <w:marLeft w:val="0"/>
                  <w:marRight w:val="0"/>
                  <w:marTop w:val="0"/>
                  <w:marBottom w:val="0"/>
                  <w:divBdr>
                    <w:top w:val="single" w:sz="2" w:space="1" w:color="FFFFFF"/>
                    <w:left w:val="single" w:sz="2" w:space="12" w:color="FFFFFF"/>
                    <w:bottom w:val="single" w:sz="2" w:space="1" w:color="FFFFFF"/>
                    <w:right w:val="single" w:sz="2" w:space="4" w:color="FFFFFF"/>
                  </w:divBdr>
                  <w:divsChild>
                    <w:div w:id="413431962">
                      <w:marLeft w:val="0"/>
                      <w:marRight w:val="0"/>
                      <w:marTop w:val="0"/>
                      <w:marBottom w:val="0"/>
                      <w:divBdr>
                        <w:top w:val="none" w:sz="0" w:space="0" w:color="auto"/>
                        <w:left w:val="none" w:sz="0" w:space="0" w:color="auto"/>
                        <w:bottom w:val="none" w:sz="0" w:space="0" w:color="auto"/>
                        <w:right w:val="none" w:sz="0" w:space="0" w:color="auto"/>
                      </w:divBdr>
                    </w:div>
                  </w:divsChild>
                </w:div>
                <w:div w:id="644507203">
                  <w:marLeft w:val="0"/>
                  <w:marRight w:val="0"/>
                  <w:marTop w:val="0"/>
                  <w:marBottom w:val="0"/>
                  <w:divBdr>
                    <w:top w:val="single" w:sz="2" w:space="1" w:color="FFFFFF"/>
                    <w:left w:val="single" w:sz="2" w:space="12" w:color="FFFFFF"/>
                    <w:bottom w:val="single" w:sz="2" w:space="1" w:color="FFFFFF"/>
                    <w:right w:val="single" w:sz="2" w:space="4" w:color="FFFFFF"/>
                  </w:divBdr>
                  <w:divsChild>
                    <w:div w:id="576986508">
                      <w:marLeft w:val="0"/>
                      <w:marRight w:val="0"/>
                      <w:marTop w:val="0"/>
                      <w:marBottom w:val="0"/>
                      <w:divBdr>
                        <w:top w:val="none" w:sz="0" w:space="0" w:color="auto"/>
                        <w:left w:val="none" w:sz="0" w:space="0" w:color="auto"/>
                        <w:bottom w:val="none" w:sz="0" w:space="0" w:color="auto"/>
                        <w:right w:val="none" w:sz="0" w:space="0" w:color="auto"/>
                      </w:divBdr>
                    </w:div>
                  </w:divsChild>
                </w:div>
                <w:div w:id="525216940">
                  <w:marLeft w:val="0"/>
                  <w:marRight w:val="0"/>
                  <w:marTop w:val="0"/>
                  <w:marBottom w:val="0"/>
                  <w:divBdr>
                    <w:top w:val="single" w:sz="2" w:space="1" w:color="FFFFFF"/>
                    <w:left w:val="single" w:sz="2" w:space="12" w:color="FFFFFF"/>
                    <w:bottom w:val="single" w:sz="2" w:space="1" w:color="FFFFFF"/>
                    <w:right w:val="single" w:sz="2" w:space="4" w:color="FFFFFF"/>
                  </w:divBdr>
                  <w:divsChild>
                    <w:div w:id="1280071573">
                      <w:marLeft w:val="0"/>
                      <w:marRight w:val="0"/>
                      <w:marTop w:val="0"/>
                      <w:marBottom w:val="0"/>
                      <w:divBdr>
                        <w:top w:val="none" w:sz="0" w:space="0" w:color="auto"/>
                        <w:left w:val="none" w:sz="0" w:space="0" w:color="auto"/>
                        <w:bottom w:val="none" w:sz="0" w:space="0" w:color="auto"/>
                        <w:right w:val="none" w:sz="0" w:space="0" w:color="auto"/>
                      </w:divBdr>
                    </w:div>
                  </w:divsChild>
                </w:div>
                <w:div w:id="1254438057">
                  <w:marLeft w:val="0"/>
                  <w:marRight w:val="0"/>
                  <w:marTop w:val="0"/>
                  <w:marBottom w:val="0"/>
                  <w:divBdr>
                    <w:top w:val="single" w:sz="2" w:space="1" w:color="FFFFFF"/>
                    <w:left w:val="single" w:sz="2" w:space="12" w:color="FFFFFF"/>
                    <w:bottom w:val="single" w:sz="2" w:space="1" w:color="FFFFFF"/>
                    <w:right w:val="single" w:sz="2" w:space="4" w:color="FFFFFF"/>
                  </w:divBdr>
                  <w:divsChild>
                    <w:div w:id="1210536497">
                      <w:marLeft w:val="0"/>
                      <w:marRight w:val="0"/>
                      <w:marTop w:val="0"/>
                      <w:marBottom w:val="0"/>
                      <w:divBdr>
                        <w:top w:val="none" w:sz="0" w:space="0" w:color="auto"/>
                        <w:left w:val="none" w:sz="0" w:space="0" w:color="auto"/>
                        <w:bottom w:val="none" w:sz="0" w:space="0" w:color="auto"/>
                        <w:right w:val="none" w:sz="0" w:space="0" w:color="auto"/>
                      </w:divBdr>
                    </w:div>
                  </w:divsChild>
                </w:div>
                <w:div w:id="68040631">
                  <w:marLeft w:val="0"/>
                  <w:marRight w:val="0"/>
                  <w:marTop w:val="0"/>
                  <w:marBottom w:val="0"/>
                  <w:divBdr>
                    <w:top w:val="single" w:sz="2" w:space="1" w:color="FFFFFF"/>
                    <w:left w:val="single" w:sz="2" w:space="12" w:color="FFFFFF"/>
                    <w:bottom w:val="single" w:sz="2" w:space="4" w:color="FFFFFF"/>
                    <w:right w:val="single" w:sz="2" w:space="4" w:color="FFFFFF"/>
                  </w:divBdr>
                  <w:divsChild>
                    <w:div w:id="10711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69480">
      <w:bodyDiv w:val="1"/>
      <w:marLeft w:val="0"/>
      <w:marRight w:val="0"/>
      <w:marTop w:val="0"/>
      <w:marBottom w:val="0"/>
      <w:divBdr>
        <w:top w:val="none" w:sz="0" w:space="0" w:color="auto"/>
        <w:left w:val="none" w:sz="0" w:space="0" w:color="auto"/>
        <w:bottom w:val="none" w:sz="0" w:space="0" w:color="auto"/>
        <w:right w:val="none" w:sz="0" w:space="0" w:color="auto"/>
      </w:divBdr>
      <w:divsChild>
        <w:div w:id="581574168">
          <w:marLeft w:val="0"/>
          <w:marRight w:val="0"/>
          <w:marTop w:val="0"/>
          <w:marBottom w:val="0"/>
          <w:divBdr>
            <w:top w:val="none" w:sz="0" w:space="0" w:color="auto"/>
            <w:left w:val="none" w:sz="0" w:space="0" w:color="auto"/>
            <w:bottom w:val="none" w:sz="0" w:space="0" w:color="auto"/>
            <w:right w:val="none" w:sz="0" w:space="0" w:color="auto"/>
          </w:divBdr>
        </w:div>
        <w:div w:id="2024166126">
          <w:marLeft w:val="0"/>
          <w:marRight w:val="0"/>
          <w:marTop w:val="0"/>
          <w:marBottom w:val="335"/>
          <w:divBdr>
            <w:top w:val="none" w:sz="0" w:space="0" w:color="auto"/>
            <w:left w:val="none" w:sz="0" w:space="0" w:color="auto"/>
            <w:bottom w:val="none" w:sz="0" w:space="0" w:color="auto"/>
            <w:right w:val="none" w:sz="0" w:space="0" w:color="auto"/>
          </w:divBdr>
          <w:divsChild>
            <w:div w:id="1902014949">
              <w:marLeft w:val="0"/>
              <w:marRight w:val="0"/>
              <w:marTop w:val="0"/>
              <w:marBottom w:val="0"/>
              <w:divBdr>
                <w:top w:val="none" w:sz="0" w:space="0" w:color="auto"/>
                <w:left w:val="none" w:sz="0" w:space="0" w:color="auto"/>
                <w:bottom w:val="none" w:sz="0" w:space="0" w:color="auto"/>
                <w:right w:val="none" w:sz="0" w:space="0" w:color="auto"/>
              </w:divBdr>
              <w:divsChild>
                <w:div w:id="300888273">
                  <w:marLeft w:val="0"/>
                  <w:marRight w:val="0"/>
                  <w:marTop w:val="0"/>
                  <w:marBottom w:val="0"/>
                  <w:divBdr>
                    <w:top w:val="single" w:sz="2" w:space="4" w:color="FFFFFF"/>
                    <w:left w:val="single" w:sz="2" w:space="12" w:color="FFFFFF"/>
                    <w:bottom w:val="single" w:sz="2" w:space="1" w:color="FFFFFF"/>
                    <w:right w:val="single" w:sz="2" w:space="4" w:color="FFFFFF"/>
                  </w:divBdr>
                  <w:divsChild>
                    <w:div w:id="61488246">
                      <w:marLeft w:val="0"/>
                      <w:marRight w:val="0"/>
                      <w:marTop w:val="0"/>
                      <w:marBottom w:val="0"/>
                      <w:divBdr>
                        <w:top w:val="none" w:sz="0" w:space="0" w:color="auto"/>
                        <w:left w:val="none" w:sz="0" w:space="0" w:color="auto"/>
                        <w:bottom w:val="none" w:sz="0" w:space="0" w:color="auto"/>
                        <w:right w:val="none" w:sz="0" w:space="0" w:color="auto"/>
                      </w:divBdr>
                    </w:div>
                  </w:divsChild>
                </w:div>
                <w:div w:id="997537909">
                  <w:marLeft w:val="0"/>
                  <w:marRight w:val="0"/>
                  <w:marTop w:val="0"/>
                  <w:marBottom w:val="0"/>
                  <w:divBdr>
                    <w:top w:val="single" w:sz="2" w:space="1" w:color="FFFFFF"/>
                    <w:left w:val="single" w:sz="2" w:space="12" w:color="FFFFFF"/>
                    <w:bottom w:val="single" w:sz="2" w:space="1" w:color="FFFFFF"/>
                    <w:right w:val="single" w:sz="2" w:space="4" w:color="FFFFFF"/>
                  </w:divBdr>
                  <w:divsChild>
                    <w:div w:id="1190416998">
                      <w:marLeft w:val="0"/>
                      <w:marRight w:val="0"/>
                      <w:marTop w:val="0"/>
                      <w:marBottom w:val="0"/>
                      <w:divBdr>
                        <w:top w:val="none" w:sz="0" w:space="0" w:color="auto"/>
                        <w:left w:val="none" w:sz="0" w:space="0" w:color="auto"/>
                        <w:bottom w:val="none" w:sz="0" w:space="0" w:color="auto"/>
                        <w:right w:val="none" w:sz="0" w:space="0" w:color="auto"/>
                      </w:divBdr>
                    </w:div>
                  </w:divsChild>
                </w:div>
                <w:div w:id="814175893">
                  <w:marLeft w:val="0"/>
                  <w:marRight w:val="0"/>
                  <w:marTop w:val="0"/>
                  <w:marBottom w:val="0"/>
                  <w:divBdr>
                    <w:top w:val="single" w:sz="2" w:space="1" w:color="FFFFFF"/>
                    <w:left w:val="single" w:sz="2" w:space="12" w:color="FFFFFF"/>
                    <w:bottom w:val="single" w:sz="2" w:space="1" w:color="FFFFFF"/>
                    <w:right w:val="single" w:sz="2" w:space="4" w:color="FFFFFF"/>
                  </w:divBdr>
                  <w:divsChild>
                    <w:div w:id="138157076">
                      <w:marLeft w:val="0"/>
                      <w:marRight w:val="0"/>
                      <w:marTop w:val="0"/>
                      <w:marBottom w:val="0"/>
                      <w:divBdr>
                        <w:top w:val="none" w:sz="0" w:space="0" w:color="auto"/>
                        <w:left w:val="none" w:sz="0" w:space="0" w:color="auto"/>
                        <w:bottom w:val="none" w:sz="0" w:space="0" w:color="auto"/>
                        <w:right w:val="none" w:sz="0" w:space="0" w:color="auto"/>
                      </w:divBdr>
                    </w:div>
                  </w:divsChild>
                </w:div>
                <w:div w:id="2129231394">
                  <w:marLeft w:val="0"/>
                  <w:marRight w:val="0"/>
                  <w:marTop w:val="0"/>
                  <w:marBottom w:val="0"/>
                  <w:divBdr>
                    <w:top w:val="single" w:sz="2" w:space="1" w:color="FFFFFF"/>
                    <w:left w:val="single" w:sz="2" w:space="12" w:color="FFFFFF"/>
                    <w:bottom w:val="single" w:sz="2" w:space="1" w:color="FFFFFF"/>
                    <w:right w:val="single" w:sz="2" w:space="4" w:color="FFFFFF"/>
                  </w:divBdr>
                  <w:divsChild>
                    <w:div w:id="660085358">
                      <w:marLeft w:val="0"/>
                      <w:marRight w:val="0"/>
                      <w:marTop w:val="0"/>
                      <w:marBottom w:val="0"/>
                      <w:divBdr>
                        <w:top w:val="none" w:sz="0" w:space="0" w:color="auto"/>
                        <w:left w:val="none" w:sz="0" w:space="0" w:color="auto"/>
                        <w:bottom w:val="none" w:sz="0" w:space="0" w:color="auto"/>
                        <w:right w:val="none" w:sz="0" w:space="0" w:color="auto"/>
                      </w:divBdr>
                    </w:div>
                  </w:divsChild>
                </w:div>
                <w:div w:id="1321154889">
                  <w:marLeft w:val="0"/>
                  <w:marRight w:val="0"/>
                  <w:marTop w:val="0"/>
                  <w:marBottom w:val="0"/>
                  <w:divBdr>
                    <w:top w:val="single" w:sz="2" w:space="1" w:color="FFFFFF"/>
                    <w:left w:val="single" w:sz="2" w:space="12" w:color="FFFFFF"/>
                    <w:bottom w:val="single" w:sz="2" w:space="1" w:color="FFFFFF"/>
                    <w:right w:val="single" w:sz="2" w:space="4" w:color="FFFFFF"/>
                  </w:divBdr>
                  <w:divsChild>
                    <w:div w:id="302777033">
                      <w:marLeft w:val="0"/>
                      <w:marRight w:val="0"/>
                      <w:marTop w:val="0"/>
                      <w:marBottom w:val="0"/>
                      <w:divBdr>
                        <w:top w:val="none" w:sz="0" w:space="0" w:color="auto"/>
                        <w:left w:val="none" w:sz="0" w:space="0" w:color="auto"/>
                        <w:bottom w:val="none" w:sz="0" w:space="0" w:color="auto"/>
                        <w:right w:val="none" w:sz="0" w:space="0" w:color="auto"/>
                      </w:divBdr>
                    </w:div>
                  </w:divsChild>
                </w:div>
                <w:div w:id="361636906">
                  <w:marLeft w:val="0"/>
                  <w:marRight w:val="0"/>
                  <w:marTop w:val="0"/>
                  <w:marBottom w:val="0"/>
                  <w:divBdr>
                    <w:top w:val="single" w:sz="2" w:space="1" w:color="FFFFFF"/>
                    <w:left w:val="single" w:sz="2" w:space="12" w:color="FFFFFF"/>
                    <w:bottom w:val="single" w:sz="2" w:space="1" w:color="FFFFFF"/>
                    <w:right w:val="single" w:sz="2" w:space="4" w:color="FFFFFF"/>
                  </w:divBdr>
                  <w:divsChild>
                    <w:div w:id="1266887353">
                      <w:marLeft w:val="0"/>
                      <w:marRight w:val="0"/>
                      <w:marTop w:val="0"/>
                      <w:marBottom w:val="0"/>
                      <w:divBdr>
                        <w:top w:val="none" w:sz="0" w:space="0" w:color="auto"/>
                        <w:left w:val="none" w:sz="0" w:space="0" w:color="auto"/>
                        <w:bottom w:val="none" w:sz="0" w:space="0" w:color="auto"/>
                        <w:right w:val="none" w:sz="0" w:space="0" w:color="auto"/>
                      </w:divBdr>
                    </w:div>
                  </w:divsChild>
                </w:div>
                <w:div w:id="747191772">
                  <w:marLeft w:val="0"/>
                  <w:marRight w:val="0"/>
                  <w:marTop w:val="0"/>
                  <w:marBottom w:val="0"/>
                  <w:divBdr>
                    <w:top w:val="single" w:sz="2" w:space="1" w:color="FFFFFF"/>
                    <w:left w:val="single" w:sz="2" w:space="12" w:color="FFFFFF"/>
                    <w:bottom w:val="single" w:sz="2" w:space="1" w:color="FFFFFF"/>
                    <w:right w:val="single" w:sz="2" w:space="4" w:color="FFFFFF"/>
                  </w:divBdr>
                  <w:divsChild>
                    <w:div w:id="1780758016">
                      <w:marLeft w:val="0"/>
                      <w:marRight w:val="0"/>
                      <w:marTop w:val="0"/>
                      <w:marBottom w:val="0"/>
                      <w:divBdr>
                        <w:top w:val="none" w:sz="0" w:space="0" w:color="auto"/>
                        <w:left w:val="none" w:sz="0" w:space="0" w:color="auto"/>
                        <w:bottom w:val="none" w:sz="0" w:space="0" w:color="auto"/>
                        <w:right w:val="none" w:sz="0" w:space="0" w:color="auto"/>
                      </w:divBdr>
                    </w:div>
                  </w:divsChild>
                </w:div>
                <w:div w:id="104816294">
                  <w:marLeft w:val="0"/>
                  <w:marRight w:val="0"/>
                  <w:marTop w:val="0"/>
                  <w:marBottom w:val="0"/>
                  <w:divBdr>
                    <w:top w:val="single" w:sz="2" w:space="1" w:color="FFFFFF"/>
                    <w:left w:val="single" w:sz="2" w:space="12" w:color="FFFFFF"/>
                    <w:bottom w:val="single" w:sz="2" w:space="1" w:color="FFFFFF"/>
                    <w:right w:val="single" w:sz="2" w:space="4" w:color="FFFFFF"/>
                  </w:divBdr>
                  <w:divsChild>
                    <w:div w:id="720054135">
                      <w:marLeft w:val="0"/>
                      <w:marRight w:val="0"/>
                      <w:marTop w:val="0"/>
                      <w:marBottom w:val="0"/>
                      <w:divBdr>
                        <w:top w:val="none" w:sz="0" w:space="0" w:color="auto"/>
                        <w:left w:val="none" w:sz="0" w:space="0" w:color="auto"/>
                        <w:bottom w:val="none" w:sz="0" w:space="0" w:color="auto"/>
                        <w:right w:val="none" w:sz="0" w:space="0" w:color="auto"/>
                      </w:divBdr>
                    </w:div>
                  </w:divsChild>
                </w:div>
                <w:div w:id="2106994356">
                  <w:marLeft w:val="0"/>
                  <w:marRight w:val="0"/>
                  <w:marTop w:val="0"/>
                  <w:marBottom w:val="0"/>
                  <w:divBdr>
                    <w:top w:val="single" w:sz="2" w:space="1" w:color="FFFFFF"/>
                    <w:left w:val="single" w:sz="2" w:space="12" w:color="FFFFFF"/>
                    <w:bottom w:val="single" w:sz="2" w:space="1" w:color="FFFFFF"/>
                    <w:right w:val="single" w:sz="2" w:space="4" w:color="FFFFFF"/>
                  </w:divBdr>
                  <w:divsChild>
                    <w:div w:id="685714091">
                      <w:marLeft w:val="0"/>
                      <w:marRight w:val="0"/>
                      <w:marTop w:val="0"/>
                      <w:marBottom w:val="0"/>
                      <w:divBdr>
                        <w:top w:val="none" w:sz="0" w:space="0" w:color="auto"/>
                        <w:left w:val="none" w:sz="0" w:space="0" w:color="auto"/>
                        <w:bottom w:val="none" w:sz="0" w:space="0" w:color="auto"/>
                        <w:right w:val="none" w:sz="0" w:space="0" w:color="auto"/>
                      </w:divBdr>
                    </w:div>
                  </w:divsChild>
                </w:div>
                <w:div w:id="1926374022">
                  <w:marLeft w:val="0"/>
                  <w:marRight w:val="0"/>
                  <w:marTop w:val="0"/>
                  <w:marBottom w:val="0"/>
                  <w:divBdr>
                    <w:top w:val="single" w:sz="2" w:space="1" w:color="FFFFFF"/>
                    <w:left w:val="single" w:sz="2" w:space="12" w:color="FFFFFF"/>
                    <w:bottom w:val="single" w:sz="2" w:space="1" w:color="FFFFFF"/>
                    <w:right w:val="single" w:sz="2" w:space="4" w:color="FFFFFF"/>
                  </w:divBdr>
                  <w:divsChild>
                    <w:div w:id="1081950762">
                      <w:marLeft w:val="0"/>
                      <w:marRight w:val="0"/>
                      <w:marTop w:val="0"/>
                      <w:marBottom w:val="0"/>
                      <w:divBdr>
                        <w:top w:val="none" w:sz="0" w:space="0" w:color="auto"/>
                        <w:left w:val="none" w:sz="0" w:space="0" w:color="auto"/>
                        <w:bottom w:val="none" w:sz="0" w:space="0" w:color="auto"/>
                        <w:right w:val="none" w:sz="0" w:space="0" w:color="auto"/>
                      </w:divBdr>
                    </w:div>
                  </w:divsChild>
                </w:div>
                <w:div w:id="1701394020">
                  <w:marLeft w:val="0"/>
                  <w:marRight w:val="0"/>
                  <w:marTop w:val="0"/>
                  <w:marBottom w:val="0"/>
                  <w:divBdr>
                    <w:top w:val="single" w:sz="2" w:space="1" w:color="FFFFFF"/>
                    <w:left w:val="single" w:sz="2" w:space="12" w:color="FFFFFF"/>
                    <w:bottom w:val="single" w:sz="2" w:space="1" w:color="FFFFFF"/>
                    <w:right w:val="single" w:sz="2" w:space="4" w:color="FFFFFF"/>
                  </w:divBdr>
                  <w:divsChild>
                    <w:div w:id="290717942">
                      <w:marLeft w:val="0"/>
                      <w:marRight w:val="0"/>
                      <w:marTop w:val="0"/>
                      <w:marBottom w:val="0"/>
                      <w:divBdr>
                        <w:top w:val="none" w:sz="0" w:space="0" w:color="auto"/>
                        <w:left w:val="none" w:sz="0" w:space="0" w:color="auto"/>
                        <w:bottom w:val="none" w:sz="0" w:space="0" w:color="auto"/>
                        <w:right w:val="none" w:sz="0" w:space="0" w:color="auto"/>
                      </w:divBdr>
                    </w:div>
                  </w:divsChild>
                </w:div>
                <w:div w:id="97070055">
                  <w:marLeft w:val="0"/>
                  <w:marRight w:val="0"/>
                  <w:marTop w:val="0"/>
                  <w:marBottom w:val="0"/>
                  <w:divBdr>
                    <w:top w:val="single" w:sz="2" w:space="1" w:color="FFFFFF"/>
                    <w:left w:val="single" w:sz="2" w:space="12" w:color="FFFFFF"/>
                    <w:bottom w:val="single" w:sz="2" w:space="1" w:color="FFFFFF"/>
                    <w:right w:val="single" w:sz="2" w:space="4" w:color="FFFFFF"/>
                  </w:divBdr>
                  <w:divsChild>
                    <w:div w:id="559441720">
                      <w:marLeft w:val="0"/>
                      <w:marRight w:val="0"/>
                      <w:marTop w:val="0"/>
                      <w:marBottom w:val="0"/>
                      <w:divBdr>
                        <w:top w:val="none" w:sz="0" w:space="0" w:color="auto"/>
                        <w:left w:val="none" w:sz="0" w:space="0" w:color="auto"/>
                        <w:bottom w:val="none" w:sz="0" w:space="0" w:color="auto"/>
                        <w:right w:val="none" w:sz="0" w:space="0" w:color="auto"/>
                      </w:divBdr>
                    </w:div>
                  </w:divsChild>
                </w:div>
                <w:div w:id="2058123526">
                  <w:marLeft w:val="0"/>
                  <w:marRight w:val="0"/>
                  <w:marTop w:val="0"/>
                  <w:marBottom w:val="0"/>
                  <w:divBdr>
                    <w:top w:val="single" w:sz="2" w:space="1" w:color="FFFFFF"/>
                    <w:left w:val="single" w:sz="2" w:space="12" w:color="FFFFFF"/>
                    <w:bottom w:val="single" w:sz="2" w:space="1" w:color="FFFFFF"/>
                    <w:right w:val="single" w:sz="2" w:space="4" w:color="FFFFFF"/>
                  </w:divBdr>
                  <w:divsChild>
                    <w:div w:id="1528328707">
                      <w:marLeft w:val="0"/>
                      <w:marRight w:val="0"/>
                      <w:marTop w:val="0"/>
                      <w:marBottom w:val="0"/>
                      <w:divBdr>
                        <w:top w:val="none" w:sz="0" w:space="0" w:color="auto"/>
                        <w:left w:val="none" w:sz="0" w:space="0" w:color="auto"/>
                        <w:bottom w:val="none" w:sz="0" w:space="0" w:color="auto"/>
                        <w:right w:val="none" w:sz="0" w:space="0" w:color="auto"/>
                      </w:divBdr>
                    </w:div>
                  </w:divsChild>
                </w:div>
                <w:div w:id="109861841">
                  <w:marLeft w:val="0"/>
                  <w:marRight w:val="0"/>
                  <w:marTop w:val="0"/>
                  <w:marBottom w:val="0"/>
                  <w:divBdr>
                    <w:top w:val="single" w:sz="2" w:space="1" w:color="FFFFFF"/>
                    <w:left w:val="single" w:sz="2" w:space="12" w:color="FFFFFF"/>
                    <w:bottom w:val="single" w:sz="2" w:space="1" w:color="FFFFFF"/>
                    <w:right w:val="single" w:sz="2" w:space="4" w:color="FFFFFF"/>
                  </w:divBdr>
                  <w:divsChild>
                    <w:div w:id="2091077995">
                      <w:marLeft w:val="0"/>
                      <w:marRight w:val="0"/>
                      <w:marTop w:val="0"/>
                      <w:marBottom w:val="0"/>
                      <w:divBdr>
                        <w:top w:val="none" w:sz="0" w:space="0" w:color="auto"/>
                        <w:left w:val="none" w:sz="0" w:space="0" w:color="auto"/>
                        <w:bottom w:val="none" w:sz="0" w:space="0" w:color="auto"/>
                        <w:right w:val="none" w:sz="0" w:space="0" w:color="auto"/>
                      </w:divBdr>
                    </w:div>
                  </w:divsChild>
                </w:div>
                <w:div w:id="332951354">
                  <w:marLeft w:val="0"/>
                  <w:marRight w:val="0"/>
                  <w:marTop w:val="0"/>
                  <w:marBottom w:val="0"/>
                  <w:divBdr>
                    <w:top w:val="single" w:sz="2" w:space="1" w:color="FFFFFF"/>
                    <w:left w:val="single" w:sz="2" w:space="12" w:color="FFFFFF"/>
                    <w:bottom w:val="single" w:sz="2" w:space="1" w:color="FFFFFF"/>
                    <w:right w:val="single" w:sz="2" w:space="4" w:color="FFFFFF"/>
                  </w:divBdr>
                  <w:divsChild>
                    <w:div w:id="113251587">
                      <w:marLeft w:val="0"/>
                      <w:marRight w:val="0"/>
                      <w:marTop w:val="0"/>
                      <w:marBottom w:val="0"/>
                      <w:divBdr>
                        <w:top w:val="none" w:sz="0" w:space="0" w:color="auto"/>
                        <w:left w:val="none" w:sz="0" w:space="0" w:color="auto"/>
                        <w:bottom w:val="none" w:sz="0" w:space="0" w:color="auto"/>
                        <w:right w:val="none" w:sz="0" w:space="0" w:color="auto"/>
                      </w:divBdr>
                    </w:div>
                  </w:divsChild>
                </w:div>
                <w:div w:id="1346175716">
                  <w:marLeft w:val="0"/>
                  <w:marRight w:val="0"/>
                  <w:marTop w:val="0"/>
                  <w:marBottom w:val="0"/>
                  <w:divBdr>
                    <w:top w:val="single" w:sz="2" w:space="1" w:color="FFFFFF"/>
                    <w:left w:val="single" w:sz="2" w:space="12" w:color="FFFFFF"/>
                    <w:bottom w:val="single" w:sz="2" w:space="4" w:color="FFFFFF"/>
                    <w:right w:val="single" w:sz="2" w:space="4" w:color="FFFFFF"/>
                  </w:divBdr>
                  <w:divsChild>
                    <w:div w:id="6549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00284">
          <w:marLeft w:val="0"/>
          <w:marRight w:val="0"/>
          <w:marTop w:val="0"/>
          <w:marBottom w:val="335"/>
          <w:divBdr>
            <w:top w:val="none" w:sz="0" w:space="0" w:color="auto"/>
            <w:left w:val="none" w:sz="0" w:space="0" w:color="auto"/>
            <w:bottom w:val="none" w:sz="0" w:space="0" w:color="auto"/>
            <w:right w:val="none" w:sz="0" w:space="0" w:color="auto"/>
          </w:divBdr>
          <w:divsChild>
            <w:div w:id="350761955">
              <w:marLeft w:val="0"/>
              <w:marRight w:val="0"/>
              <w:marTop w:val="0"/>
              <w:marBottom w:val="0"/>
              <w:divBdr>
                <w:top w:val="none" w:sz="0" w:space="0" w:color="auto"/>
                <w:left w:val="none" w:sz="0" w:space="0" w:color="auto"/>
                <w:bottom w:val="none" w:sz="0" w:space="0" w:color="auto"/>
                <w:right w:val="none" w:sz="0" w:space="0" w:color="auto"/>
              </w:divBdr>
              <w:divsChild>
                <w:div w:id="1477378502">
                  <w:marLeft w:val="0"/>
                  <w:marRight w:val="0"/>
                  <w:marTop w:val="0"/>
                  <w:marBottom w:val="0"/>
                  <w:divBdr>
                    <w:top w:val="single" w:sz="2" w:space="4" w:color="FFFFFF"/>
                    <w:left w:val="single" w:sz="2" w:space="12" w:color="FFFFFF"/>
                    <w:bottom w:val="single" w:sz="2" w:space="1" w:color="FFFFFF"/>
                    <w:right w:val="single" w:sz="2" w:space="4" w:color="FFFFFF"/>
                  </w:divBdr>
                  <w:divsChild>
                    <w:div w:id="327289619">
                      <w:marLeft w:val="0"/>
                      <w:marRight w:val="0"/>
                      <w:marTop w:val="0"/>
                      <w:marBottom w:val="0"/>
                      <w:divBdr>
                        <w:top w:val="none" w:sz="0" w:space="0" w:color="auto"/>
                        <w:left w:val="none" w:sz="0" w:space="0" w:color="auto"/>
                        <w:bottom w:val="none" w:sz="0" w:space="0" w:color="auto"/>
                        <w:right w:val="none" w:sz="0" w:space="0" w:color="auto"/>
                      </w:divBdr>
                    </w:div>
                  </w:divsChild>
                </w:div>
                <w:div w:id="55251831">
                  <w:marLeft w:val="0"/>
                  <w:marRight w:val="0"/>
                  <w:marTop w:val="0"/>
                  <w:marBottom w:val="0"/>
                  <w:divBdr>
                    <w:top w:val="single" w:sz="2" w:space="1" w:color="FFFFFF"/>
                    <w:left w:val="single" w:sz="2" w:space="12" w:color="FFFFFF"/>
                    <w:bottom w:val="single" w:sz="2" w:space="1" w:color="FFFFFF"/>
                    <w:right w:val="single" w:sz="2" w:space="4" w:color="FFFFFF"/>
                  </w:divBdr>
                  <w:divsChild>
                    <w:div w:id="419447479">
                      <w:marLeft w:val="0"/>
                      <w:marRight w:val="0"/>
                      <w:marTop w:val="0"/>
                      <w:marBottom w:val="0"/>
                      <w:divBdr>
                        <w:top w:val="none" w:sz="0" w:space="0" w:color="auto"/>
                        <w:left w:val="none" w:sz="0" w:space="0" w:color="auto"/>
                        <w:bottom w:val="none" w:sz="0" w:space="0" w:color="auto"/>
                        <w:right w:val="none" w:sz="0" w:space="0" w:color="auto"/>
                      </w:divBdr>
                    </w:div>
                  </w:divsChild>
                </w:div>
                <w:div w:id="777792494">
                  <w:marLeft w:val="0"/>
                  <w:marRight w:val="0"/>
                  <w:marTop w:val="0"/>
                  <w:marBottom w:val="0"/>
                  <w:divBdr>
                    <w:top w:val="single" w:sz="2" w:space="1" w:color="FFFFFF"/>
                    <w:left w:val="single" w:sz="2" w:space="12" w:color="FFFFFF"/>
                    <w:bottom w:val="single" w:sz="2" w:space="1" w:color="FFFFFF"/>
                    <w:right w:val="single" w:sz="2" w:space="4" w:color="FFFFFF"/>
                  </w:divBdr>
                  <w:divsChild>
                    <w:div w:id="1101872050">
                      <w:marLeft w:val="0"/>
                      <w:marRight w:val="0"/>
                      <w:marTop w:val="0"/>
                      <w:marBottom w:val="0"/>
                      <w:divBdr>
                        <w:top w:val="none" w:sz="0" w:space="0" w:color="auto"/>
                        <w:left w:val="none" w:sz="0" w:space="0" w:color="auto"/>
                        <w:bottom w:val="none" w:sz="0" w:space="0" w:color="auto"/>
                        <w:right w:val="none" w:sz="0" w:space="0" w:color="auto"/>
                      </w:divBdr>
                    </w:div>
                  </w:divsChild>
                </w:div>
                <w:div w:id="1954436869">
                  <w:marLeft w:val="0"/>
                  <w:marRight w:val="0"/>
                  <w:marTop w:val="0"/>
                  <w:marBottom w:val="0"/>
                  <w:divBdr>
                    <w:top w:val="single" w:sz="2" w:space="1" w:color="FFFFFF"/>
                    <w:left w:val="single" w:sz="2" w:space="12" w:color="FFFFFF"/>
                    <w:bottom w:val="single" w:sz="2" w:space="1" w:color="FFFFFF"/>
                    <w:right w:val="single" w:sz="2" w:space="4" w:color="FFFFFF"/>
                  </w:divBdr>
                  <w:divsChild>
                    <w:div w:id="1835215671">
                      <w:marLeft w:val="0"/>
                      <w:marRight w:val="0"/>
                      <w:marTop w:val="0"/>
                      <w:marBottom w:val="0"/>
                      <w:divBdr>
                        <w:top w:val="none" w:sz="0" w:space="0" w:color="auto"/>
                        <w:left w:val="none" w:sz="0" w:space="0" w:color="auto"/>
                        <w:bottom w:val="none" w:sz="0" w:space="0" w:color="auto"/>
                        <w:right w:val="none" w:sz="0" w:space="0" w:color="auto"/>
                      </w:divBdr>
                    </w:div>
                  </w:divsChild>
                </w:div>
                <w:div w:id="1147432530">
                  <w:marLeft w:val="0"/>
                  <w:marRight w:val="0"/>
                  <w:marTop w:val="0"/>
                  <w:marBottom w:val="0"/>
                  <w:divBdr>
                    <w:top w:val="single" w:sz="2" w:space="1" w:color="FFFFFF"/>
                    <w:left w:val="single" w:sz="2" w:space="12" w:color="FFFFFF"/>
                    <w:bottom w:val="single" w:sz="2" w:space="1" w:color="FFFFFF"/>
                    <w:right w:val="single" w:sz="2" w:space="4" w:color="FFFFFF"/>
                  </w:divBdr>
                  <w:divsChild>
                    <w:div w:id="1930036343">
                      <w:marLeft w:val="0"/>
                      <w:marRight w:val="0"/>
                      <w:marTop w:val="0"/>
                      <w:marBottom w:val="0"/>
                      <w:divBdr>
                        <w:top w:val="none" w:sz="0" w:space="0" w:color="auto"/>
                        <w:left w:val="none" w:sz="0" w:space="0" w:color="auto"/>
                        <w:bottom w:val="none" w:sz="0" w:space="0" w:color="auto"/>
                        <w:right w:val="none" w:sz="0" w:space="0" w:color="auto"/>
                      </w:divBdr>
                    </w:div>
                  </w:divsChild>
                </w:div>
                <w:div w:id="1435710542">
                  <w:marLeft w:val="0"/>
                  <w:marRight w:val="0"/>
                  <w:marTop w:val="0"/>
                  <w:marBottom w:val="0"/>
                  <w:divBdr>
                    <w:top w:val="single" w:sz="2" w:space="1" w:color="FFFFFF"/>
                    <w:left w:val="single" w:sz="2" w:space="12" w:color="FFFFFF"/>
                    <w:bottom w:val="single" w:sz="2" w:space="1" w:color="FFFFFF"/>
                    <w:right w:val="single" w:sz="2" w:space="4" w:color="FFFFFF"/>
                  </w:divBdr>
                  <w:divsChild>
                    <w:div w:id="1566837346">
                      <w:marLeft w:val="0"/>
                      <w:marRight w:val="0"/>
                      <w:marTop w:val="0"/>
                      <w:marBottom w:val="0"/>
                      <w:divBdr>
                        <w:top w:val="none" w:sz="0" w:space="0" w:color="auto"/>
                        <w:left w:val="none" w:sz="0" w:space="0" w:color="auto"/>
                        <w:bottom w:val="none" w:sz="0" w:space="0" w:color="auto"/>
                        <w:right w:val="none" w:sz="0" w:space="0" w:color="auto"/>
                      </w:divBdr>
                    </w:div>
                  </w:divsChild>
                </w:div>
                <w:div w:id="619066988">
                  <w:marLeft w:val="0"/>
                  <w:marRight w:val="0"/>
                  <w:marTop w:val="0"/>
                  <w:marBottom w:val="0"/>
                  <w:divBdr>
                    <w:top w:val="single" w:sz="2" w:space="1" w:color="FFFFFF"/>
                    <w:left w:val="single" w:sz="2" w:space="12" w:color="FFFFFF"/>
                    <w:bottom w:val="single" w:sz="2" w:space="1" w:color="FFFFFF"/>
                    <w:right w:val="single" w:sz="2" w:space="4" w:color="FFFFFF"/>
                  </w:divBdr>
                  <w:divsChild>
                    <w:div w:id="454174053">
                      <w:marLeft w:val="0"/>
                      <w:marRight w:val="0"/>
                      <w:marTop w:val="0"/>
                      <w:marBottom w:val="0"/>
                      <w:divBdr>
                        <w:top w:val="none" w:sz="0" w:space="0" w:color="auto"/>
                        <w:left w:val="none" w:sz="0" w:space="0" w:color="auto"/>
                        <w:bottom w:val="none" w:sz="0" w:space="0" w:color="auto"/>
                        <w:right w:val="none" w:sz="0" w:space="0" w:color="auto"/>
                      </w:divBdr>
                    </w:div>
                  </w:divsChild>
                </w:div>
                <w:div w:id="227112493">
                  <w:marLeft w:val="0"/>
                  <w:marRight w:val="0"/>
                  <w:marTop w:val="0"/>
                  <w:marBottom w:val="0"/>
                  <w:divBdr>
                    <w:top w:val="single" w:sz="2" w:space="1" w:color="FFFFFF"/>
                    <w:left w:val="single" w:sz="2" w:space="12" w:color="FFFFFF"/>
                    <w:bottom w:val="single" w:sz="2" w:space="1" w:color="FFFFFF"/>
                    <w:right w:val="single" w:sz="2" w:space="4" w:color="FFFFFF"/>
                  </w:divBdr>
                  <w:divsChild>
                    <w:div w:id="1610889260">
                      <w:marLeft w:val="0"/>
                      <w:marRight w:val="0"/>
                      <w:marTop w:val="0"/>
                      <w:marBottom w:val="0"/>
                      <w:divBdr>
                        <w:top w:val="none" w:sz="0" w:space="0" w:color="auto"/>
                        <w:left w:val="none" w:sz="0" w:space="0" w:color="auto"/>
                        <w:bottom w:val="none" w:sz="0" w:space="0" w:color="auto"/>
                        <w:right w:val="none" w:sz="0" w:space="0" w:color="auto"/>
                      </w:divBdr>
                    </w:div>
                  </w:divsChild>
                </w:div>
                <w:div w:id="2071072465">
                  <w:marLeft w:val="0"/>
                  <w:marRight w:val="0"/>
                  <w:marTop w:val="0"/>
                  <w:marBottom w:val="0"/>
                  <w:divBdr>
                    <w:top w:val="single" w:sz="2" w:space="1" w:color="FFFFFF"/>
                    <w:left w:val="single" w:sz="2" w:space="12" w:color="FFFFFF"/>
                    <w:bottom w:val="single" w:sz="2" w:space="1" w:color="FFFFFF"/>
                    <w:right w:val="single" w:sz="2" w:space="4" w:color="FFFFFF"/>
                  </w:divBdr>
                  <w:divsChild>
                    <w:div w:id="1357388902">
                      <w:marLeft w:val="0"/>
                      <w:marRight w:val="0"/>
                      <w:marTop w:val="0"/>
                      <w:marBottom w:val="0"/>
                      <w:divBdr>
                        <w:top w:val="none" w:sz="0" w:space="0" w:color="auto"/>
                        <w:left w:val="none" w:sz="0" w:space="0" w:color="auto"/>
                        <w:bottom w:val="none" w:sz="0" w:space="0" w:color="auto"/>
                        <w:right w:val="none" w:sz="0" w:space="0" w:color="auto"/>
                      </w:divBdr>
                    </w:div>
                  </w:divsChild>
                </w:div>
                <w:div w:id="205339543">
                  <w:marLeft w:val="0"/>
                  <w:marRight w:val="0"/>
                  <w:marTop w:val="0"/>
                  <w:marBottom w:val="0"/>
                  <w:divBdr>
                    <w:top w:val="single" w:sz="2" w:space="1" w:color="FFFFFF"/>
                    <w:left w:val="single" w:sz="2" w:space="12" w:color="FFFFFF"/>
                    <w:bottom w:val="single" w:sz="2" w:space="1" w:color="FFFFFF"/>
                    <w:right w:val="single" w:sz="2" w:space="4" w:color="FFFFFF"/>
                  </w:divBdr>
                  <w:divsChild>
                    <w:div w:id="1809128120">
                      <w:marLeft w:val="0"/>
                      <w:marRight w:val="0"/>
                      <w:marTop w:val="0"/>
                      <w:marBottom w:val="0"/>
                      <w:divBdr>
                        <w:top w:val="none" w:sz="0" w:space="0" w:color="auto"/>
                        <w:left w:val="none" w:sz="0" w:space="0" w:color="auto"/>
                        <w:bottom w:val="none" w:sz="0" w:space="0" w:color="auto"/>
                        <w:right w:val="none" w:sz="0" w:space="0" w:color="auto"/>
                      </w:divBdr>
                    </w:div>
                  </w:divsChild>
                </w:div>
                <w:div w:id="1831821483">
                  <w:marLeft w:val="0"/>
                  <w:marRight w:val="0"/>
                  <w:marTop w:val="0"/>
                  <w:marBottom w:val="0"/>
                  <w:divBdr>
                    <w:top w:val="single" w:sz="2" w:space="1" w:color="FFFFFF"/>
                    <w:left w:val="single" w:sz="2" w:space="12" w:color="FFFFFF"/>
                    <w:bottom w:val="single" w:sz="2" w:space="1" w:color="FFFFFF"/>
                    <w:right w:val="single" w:sz="2" w:space="4" w:color="FFFFFF"/>
                  </w:divBdr>
                  <w:divsChild>
                    <w:div w:id="632641972">
                      <w:marLeft w:val="0"/>
                      <w:marRight w:val="0"/>
                      <w:marTop w:val="0"/>
                      <w:marBottom w:val="0"/>
                      <w:divBdr>
                        <w:top w:val="none" w:sz="0" w:space="0" w:color="auto"/>
                        <w:left w:val="none" w:sz="0" w:space="0" w:color="auto"/>
                        <w:bottom w:val="none" w:sz="0" w:space="0" w:color="auto"/>
                        <w:right w:val="none" w:sz="0" w:space="0" w:color="auto"/>
                      </w:divBdr>
                    </w:div>
                  </w:divsChild>
                </w:div>
                <w:div w:id="718473721">
                  <w:marLeft w:val="0"/>
                  <w:marRight w:val="0"/>
                  <w:marTop w:val="0"/>
                  <w:marBottom w:val="0"/>
                  <w:divBdr>
                    <w:top w:val="single" w:sz="2" w:space="1" w:color="FFFFFF"/>
                    <w:left w:val="single" w:sz="2" w:space="12" w:color="FFFFFF"/>
                    <w:bottom w:val="single" w:sz="2" w:space="1" w:color="FFFFFF"/>
                    <w:right w:val="single" w:sz="2" w:space="4" w:color="FFFFFF"/>
                  </w:divBdr>
                  <w:divsChild>
                    <w:div w:id="842090065">
                      <w:marLeft w:val="0"/>
                      <w:marRight w:val="0"/>
                      <w:marTop w:val="0"/>
                      <w:marBottom w:val="0"/>
                      <w:divBdr>
                        <w:top w:val="none" w:sz="0" w:space="0" w:color="auto"/>
                        <w:left w:val="none" w:sz="0" w:space="0" w:color="auto"/>
                        <w:bottom w:val="none" w:sz="0" w:space="0" w:color="auto"/>
                        <w:right w:val="none" w:sz="0" w:space="0" w:color="auto"/>
                      </w:divBdr>
                    </w:div>
                  </w:divsChild>
                </w:div>
                <w:div w:id="168446522">
                  <w:marLeft w:val="0"/>
                  <w:marRight w:val="0"/>
                  <w:marTop w:val="0"/>
                  <w:marBottom w:val="0"/>
                  <w:divBdr>
                    <w:top w:val="single" w:sz="2" w:space="1" w:color="FFFFFF"/>
                    <w:left w:val="single" w:sz="2" w:space="12" w:color="FFFFFF"/>
                    <w:bottom w:val="single" w:sz="2" w:space="1" w:color="FFFFFF"/>
                    <w:right w:val="single" w:sz="2" w:space="4" w:color="FFFFFF"/>
                  </w:divBdr>
                  <w:divsChild>
                    <w:div w:id="374235296">
                      <w:marLeft w:val="0"/>
                      <w:marRight w:val="0"/>
                      <w:marTop w:val="0"/>
                      <w:marBottom w:val="0"/>
                      <w:divBdr>
                        <w:top w:val="none" w:sz="0" w:space="0" w:color="auto"/>
                        <w:left w:val="none" w:sz="0" w:space="0" w:color="auto"/>
                        <w:bottom w:val="none" w:sz="0" w:space="0" w:color="auto"/>
                        <w:right w:val="none" w:sz="0" w:space="0" w:color="auto"/>
                      </w:divBdr>
                    </w:div>
                  </w:divsChild>
                </w:div>
                <w:div w:id="887761489">
                  <w:marLeft w:val="0"/>
                  <w:marRight w:val="0"/>
                  <w:marTop w:val="0"/>
                  <w:marBottom w:val="0"/>
                  <w:divBdr>
                    <w:top w:val="single" w:sz="2" w:space="1" w:color="FFFFFF"/>
                    <w:left w:val="single" w:sz="2" w:space="12" w:color="FFFFFF"/>
                    <w:bottom w:val="single" w:sz="2" w:space="1" w:color="FFFFFF"/>
                    <w:right w:val="single" w:sz="2" w:space="4" w:color="FFFFFF"/>
                  </w:divBdr>
                  <w:divsChild>
                    <w:div w:id="910576977">
                      <w:marLeft w:val="0"/>
                      <w:marRight w:val="0"/>
                      <w:marTop w:val="0"/>
                      <w:marBottom w:val="0"/>
                      <w:divBdr>
                        <w:top w:val="none" w:sz="0" w:space="0" w:color="auto"/>
                        <w:left w:val="none" w:sz="0" w:space="0" w:color="auto"/>
                        <w:bottom w:val="none" w:sz="0" w:space="0" w:color="auto"/>
                        <w:right w:val="none" w:sz="0" w:space="0" w:color="auto"/>
                      </w:divBdr>
                    </w:div>
                  </w:divsChild>
                </w:div>
                <w:div w:id="359938000">
                  <w:marLeft w:val="0"/>
                  <w:marRight w:val="0"/>
                  <w:marTop w:val="0"/>
                  <w:marBottom w:val="0"/>
                  <w:divBdr>
                    <w:top w:val="single" w:sz="2" w:space="1" w:color="FFFFFF"/>
                    <w:left w:val="single" w:sz="2" w:space="12" w:color="FFFFFF"/>
                    <w:bottom w:val="single" w:sz="2" w:space="1" w:color="FFFFFF"/>
                    <w:right w:val="single" w:sz="2" w:space="4" w:color="FFFFFF"/>
                  </w:divBdr>
                  <w:divsChild>
                    <w:div w:id="2113237781">
                      <w:marLeft w:val="0"/>
                      <w:marRight w:val="0"/>
                      <w:marTop w:val="0"/>
                      <w:marBottom w:val="0"/>
                      <w:divBdr>
                        <w:top w:val="none" w:sz="0" w:space="0" w:color="auto"/>
                        <w:left w:val="none" w:sz="0" w:space="0" w:color="auto"/>
                        <w:bottom w:val="none" w:sz="0" w:space="0" w:color="auto"/>
                        <w:right w:val="none" w:sz="0" w:space="0" w:color="auto"/>
                      </w:divBdr>
                    </w:div>
                  </w:divsChild>
                </w:div>
                <w:div w:id="96102054">
                  <w:marLeft w:val="0"/>
                  <w:marRight w:val="0"/>
                  <w:marTop w:val="0"/>
                  <w:marBottom w:val="0"/>
                  <w:divBdr>
                    <w:top w:val="single" w:sz="2" w:space="1" w:color="FFFFFF"/>
                    <w:left w:val="single" w:sz="2" w:space="12" w:color="FFFFFF"/>
                    <w:bottom w:val="single" w:sz="2" w:space="4" w:color="FFFFFF"/>
                    <w:right w:val="single" w:sz="2" w:space="4" w:color="FFFFFF"/>
                  </w:divBdr>
                  <w:divsChild>
                    <w:div w:id="11657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959273">
          <w:marLeft w:val="0"/>
          <w:marRight w:val="0"/>
          <w:marTop w:val="0"/>
          <w:marBottom w:val="335"/>
          <w:divBdr>
            <w:top w:val="none" w:sz="0" w:space="0" w:color="auto"/>
            <w:left w:val="none" w:sz="0" w:space="0" w:color="auto"/>
            <w:bottom w:val="none" w:sz="0" w:space="0" w:color="auto"/>
            <w:right w:val="none" w:sz="0" w:space="0" w:color="auto"/>
          </w:divBdr>
          <w:divsChild>
            <w:div w:id="2053965496">
              <w:marLeft w:val="0"/>
              <w:marRight w:val="0"/>
              <w:marTop w:val="0"/>
              <w:marBottom w:val="0"/>
              <w:divBdr>
                <w:top w:val="none" w:sz="0" w:space="0" w:color="auto"/>
                <w:left w:val="none" w:sz="0" w:space="0" w:color="auto"/>
                <w:bottom w:val="none" w:sz="0" w:space="0" w:color="auto"/>
                <w:right w:val="none" w:sz="0" w:space="0" w:color="auto"/>
              </w:divBdr>
              <w:divsChild>
                <w:div w:id="593324053">
                  <w:marLeft w:val="0"/>
                  <w:marRight w:val="0"/>
                  <w:marTop w:val="0"/>
                  <w:marBottom w:val="0"/>
                  <w:divBdr>
                    <w:top w:val="single" w:sz="2" w:space="4" w:color="FFFFFF"/>
                    <w:left w:val="single" w:sz="2" w:space="12" w:color="FFFFFF"/>
                    <w:bottom w:val="single" w:sz="2" w:space="1" w:color="FFFFFF"/>
                    <w:right w:val="single" w:sz="2" w:space="4" w:color="FFFFFF"/>
                  </w:divBdr>
                  <w:divsChild>
                    <w:div w:id="1496996171">
                      <w:marLeft w:val="0"/>
                      <w:marRight w:val="0"/>
                      <w:marTop w:val="0"/>
                      <w:marBottom w:val="0"/>
                      <w:divBdr>
                        <w:top w:val="none" w:sz="0" w:space="0" w:color="auto"/>
                        <w:left w:val="none" w:sz="0" w:space="0" w:color="auto"/>
                        <w:bottom w:val="none" w:sz="0" w:space="0" w:color="auto"/>
                        <w:right w:val="none" w:sz="0" w:space="0" w:color="auto"/>
                      </w:divBdr>
                    </w:div>
                  </w:divsChild>
                </w:div>
                <w:div w:id="483010436">
                  <w:marLeft w:val="0"/>
                  <w:marRight w:val="0"/>
                  <w:marTop w:val="0"/>
                  <w:marBottom w:val="0"/>
                  <w:divBdr>
                    <w:top w:val="single" w:sz="2" w:space="1" w:color="FFFFFF"/>
                    <w:left w:val="single" w:sz="2" w:space="12" w:color="FFFFFF"/>
                    <w:bottom w:val="single" w:sz="2" w:space="1" w:color="FFFFFF"/>
                    <w:right w:val="single" w:sz="2" w:space="4" w:color="FFFFFF"/>
                  </w:divBdr>
                  <w:divsChild>
                    <w:div w:id="450132824">
                      <w:marLeft w:val="0"/>
                      <w:marRight w:val="0"/>
                      <w:marTop w:val="0"/>
                      <w:marBottom w:val="0"/>
                      <w:divBdr>
                        <w:top w:val="none" w:sz="0" w:space="0" w:color="auto"/>
                        <w:left w:val="none" w:sz="0" w:space="0" w:color="auto"/>
                        <w:bottom w:val="none" w:sz="0" w:space="0" w:color="auto"/>
                        <w:right w:val="none" w:sz="0" w:space="0" w:color="auto"/>
                      </w:divBdr>
                    </w:div>
                  </w:divsChild>
                </w:div>
                <w:div w:id="332495727">
                  <w:marLeft w:val="0"/>
                  <w:marRight w:val="0"/>
                  <w:marTop w:val="0"/>
                  <w:marBottom w:val="0"/>
                  <w:divBdr>
                    <w:top w:val="single" w:sz="2" w:space="1" w:color="FFFFFF"/>
                    <w:left w:val="single" w:sz="2" w:space="12" w:color="FFFFFF"/>
                    <w:bottom w:val="single" w:sz="2" w:space="1" w:color="FFFFFF"/>
                    <w:right w:val="single" w:sz="2" w:space="4" w:color="FFFFFF"/>
                  </w:divBdr>
                  <w:divsChild>
                    <w:div w:id="354043552">
                      <w:marLeft w:val="0"/>
                      <w:marRight w:val="0"/>
                      <w:marTop w:val="0"/>
                      <w:marBottom w:val="0"/>
                      <w:divBdr>
                        <w:top w:val="none" w:sz="0" w:space="0" w:color="auto"/>
                        <w:left w:val="none" w:sz="0" w:space="0" w:color="auto"/>
                        <w:bottom w:val="none" w:sz="0" w:space="0" w:color="auto"/>
                        <w:right w:val="none" w:sz="0" w:space="0" w:color="auto"/>
                      </w:divBdr>
                    </w:div>
                  </w:divsChild>
                </w:div>
                <w:div w:id="1091659034">
                  <w:marLeft w:val="0"/>
                  <w:marRight w:val="0"/>
                  <w:marTop w:val="0"/>
                  <w:marBottom w:val="0"/>
                  <w:divBdr>
                    <w:top w:val="single" w:sz="2" w:space="1" w:color="FFFFFF"/>
                    <w:left w:val="single" w:sz="2" w:space="12" w:color="FFFFFF"/>
                    <w:bottom w:val="single" w:sz="2" w:space="1" w:color="FFFFFF"/>
                    <w:right w:val="single" w:sz="2" w:space="4" w:color="FFFFFF"/>
                  </w:divBdr>
                  <w:divsChild>
                    <w:div w:id="2122331808">
                      <w:marLeft w:val="0"/>
                      <w:marRight w:val="0"/>
                      <w:marTop w:val="0"/>
                      <w:marBottom w:val="0"/>
                      <w:divBdr>
                        <w:top w:val="none" w:sz="0" w:space="0" w:color="auto"/>
                        <w:left w:val="none" w:sz="0" w:space="0" w:color="auto"/>
                        <w:bottom w:val="none" w:sz="0" w:space="0" w:color="auto"/>
                        <w:right w:val="none" w:sz="0" w:space="0" w:color="auto"/>
                      </w:divBdr>
                    </w:div>
                  </w:divsChild>
                </w:div>
                <w:div w:id="840047190">
                  <w:marLeft w:val="0"/>
                  <w:marRight w:val="0"/>
                  <w:marTop w:val="0"/>
                  <w:marBottom w:val="0"/>
                  <w:divBdr>
                    <w:top w:val="single" w:sz="2" w:space="1" w:color="FFFFFF"/>
                    <w:left w:val="single" w:sz="2" w:space="12" w:color="FFFFFF"/>
                    <w:bottom w:val="single" w:sz="2" w:space="1" w:color="FFFFFF"/>
                    <w:right w:val="single" w:sz="2" w:space="4" w:color="FFFFFF"/>
                  </w:divBdr>
                  <w:divsChild>
                    <w:div w:id="826822599">
                      <w:marLeft w:val="0"/>
                      <w:marRight w:val="0"/>
                      <w:marTop w:val="0"/>
                      <w:marBottom w:val="0"/>
                      <w:divBdr>
                        <w:top w:val="none" w:sz="0" w:space="0" w:color="auto"/>
                        <w:left w:val="none" w:sz="0" w:space="0" w:color="auto"/>
                        <w:bottom w:val="none" w:sz="0" w:space="0" w:color="auto"/>
                        <w:right w:val="none" w:sz="0" w:space="0" w:color="auto"/>
                      </w:divBdr>
                    </w:div>
                  </w:divsChild>
                </w:div>
                <w:div w:id="1543397675">
                  <w:marLeft w:val="0"/>
                  <w:marRight w:val="0"/>
                  <w:marTop w:val="0"/>
                  <w:marBottom w:val="0"/>
                  <w:divBdr>
                    <w:top w:val="single" w:sz="2" w:space="1" w:color="FFFFFF"/>
                    <w:left w:val="single" w:sz="2" w:space="12" w:color="FFFFFF"/>
                    <w:bottom w:val="single" w:sz="2" w:space="1" w:color="FFFFFF"/>
                    <w:right w:val="single" w:sz="2" w:space="4" w:color="FFFFFF"/>
                  </w:divBdr>
                  <w:divsChild>
                    <w:div w:id="1551113978">
                      <w:marLeft w:val="0"/>
                      <w:marRight w:val="0"/>
                      <w:marTop w:val="0"/>
                      <w:marBottom w:val="0"/>
                      <w:divBdr>
                        <w:top w:val="none" w:sz="0" w:space="0" w:color="auto"/>
                        <w:left w:val="none" w:sz="0" w:space="0" w:color="auto"/>
                        <w:bottom w:val="none" w:sz="0" w:space="0" w:color="auto"/>
                        <w:right w:val="none" w:sz="0" w:space="0" w:color="auto"/>
                      </w:divBdr>
                    </w:div>
                  </w:divsChild>
                </w:div>
                <w:div w:id="1216503470">
                  <w:marLeft w:val="0"/>
                  <w:marRight w:val="0"/>
                  <w:marTop w:val="0"/>
                  <w:marBottom w:val="0"/>
                  <w:divBdr>
                    <w:top w:val="single" w:sz="2" w:space="1" w:color="FFFFFF"/>
                    <w:left w:val="single" w:sz="2" w:space="12" w:color="FFFFFF"/>
                    <w:bottom w:val="single" w:sz="2" w:space="1" w:color="FFFFFF"/>
                    <w:right w:val="single" w:sz="2" w:space="4" w:color="FFFFFF"/>
                  </w:divBdr>
                  <w:divsChild>
                    <w:div w:id="1103302512">
                      <w:marLeft w:val="0"/>
                      <w:marRight w:val="0"/>
                      <w:marTop w:val="0"/>
                      <w:marBottom w:val="0"/>
                      <w:divBdr>
                        <w:top w:val="none" w:sz="0" w:space="0" w:color="auto"/>
                        <w:left w:val="none" w:sz="0" w:space="0" w:color="auto"/>
                        <w:bottom w:val="none" w:sz="0" w:space="0" w:color="auto"/>
                        <w:right w:val="none" w:sz="0" w:space="0" w:color="auto"/>
                      </w:divBdr>
                    </w:div>
                  </w:divsChild>
                </w:div>
                <w:div w:id="76362866">
                  <w:marLeft w:val="0"/>
                  <w:marRight w:val="0"/>
                  <w:marTop w:val="0"/>
                  <w:marBottom w:val="0"/>
                  <w:divBdr>
                    <w:top w:val="single" w:sz="2" w:space="1" w:color="FFFFFF"/>
                    <w:left w:val="single" w:sz="2" w:space="12" w:color="FFFFFF"/>
                    <w:bottom w:val="single" w:sz="2" w:space="1" w:color="FFFFFF"/>
                    <w:right w:val="single" w:sz="2" w:space="4" w:color="FFFFFF"/>
                  </w:divBdr>
                  <w:divsChild>
                    <w:div w:id="1385329525">
                      <w:marLeft w:val="0"/>
                      <w:marRight w:val="0"/>
                      <w:marTop w:val="0"/>
                      <w:marBottom w:val="0"/>
                      <w:divBdr>
                        <w:top w:val="none" w:sz="0" w:space="0" w:color="auto"/>
                        <w:left w:val="none" w:sz="0" w:space="0" w:color="auto"/>
                        <w:bottom w:val="none" w:sz="0" w:space="0" w:color="auto"/>
                        <w:right w:val="none" w:sz="0" w:space="0" w:color="auto"/>
                      </w:divBdr>
                    </w:div>
                  </w:divsChild>
                </w:div>
                <w:div w:id="794103807">
                  <w:marLeft w:val="0"/>
                  <w:marRight w:val="0"/>
                  <w:marTop w:val="0"/>
                  <w:marBottom w:val="0"/>
                  <w:divBdr>
                    <w:top w:val="single" w:sz="2" w:space="1" w:color="FFFFFF"/>
                    <w:left w:val="single" w:sz="2" w:space="12" w:color="FFFFFF"/>
                    <w:bottom w:val="single" w:sz="2" w:space="1" w:color="FFFFFF"/>
                    <w:right w:val="single" w:sz="2" w:space="4" w:color="FFFFFF"/>
                  </w:divBdr>
                  <w:divsChild>
                    <w:div w:id="2121796657">
                      <w:marLeft w:val="0"/>
                      <w:marRight w:val="0"/>
                      <w:marTop w:val="0"/>
                      <w:marBottom w:val="0"/>
                      <w:divBdr>
                        <w:top w:val="none" w:sz="0" w:space="0" w:color="auto"/>
                        <w:left w:val="none" w:sz="0" w:space="0" w:color="auto"/>
                        <w:bottom w:val="none" w:sz="0" w:space="0" w:color="auto"/>
                        <w:right w:val="none" w:sz="0" w:space="0" w:color="auto"/>
                      </w:divBdr>
                    </w:div>
                  </w:divsChild>
                </w:div>
                <w:div w:id="1455905204">
                  <w:marLeft w:val="0"/>
                  <w:marRight w:val="0"/>
                  <w:marTop w:val="0"/>
                  <w:marBottom w:val="0"/>
                  <w:divBdr>
                    <w:top w:val="single" w:sz="2" w:space="1" w:color="FFFFFF"/>
                    <w:left w:val="single" w:sz="2" w:space="12" w:color="FFFFFF"/>
                    <w:bottom w:val="single" w:sz="2" w:space="1" w:color="FFFFFF"/>
                    <w:right w:val="single" w:sz="2" w:space="4" w:color="FFFFFF"/>
                  </w:divBdr>
                  <w:divsChild>
                    <w:div w:id="670643606">
                      <w:marLeft w:val="0"/>
                      <w:marRight w:val="0"/>
                      <w:marTop w:val="0"/>
                      <w:marBottom w:val="0"/>
                      <w:divBdr>
                        <w:top w:val="none" w:sz="0" w:space="0" w:color="auto"/>
                        <w:left w:val="none" w:sz="0" w:space="0" w:color="auto"/>
                        <w:bottom w:val="none" w:sz="0" w:space="0" w:color="auto"/>
                        <w:right w:val="none" w:sz="0" w:space="0" w:color="auto"/>
                      </w:divBdr>
                    </w:div>
                  </w:divsChild>
                </w:div>
                <w:div w:id="1038042900">
                  <w:marLeft w:val="0"/>
                  <w:marRight w:val="0"/>
                  <w:marTop w:val="0"/>
                  <w:marBottom w:val="0"/>
                  <w:divBdr>
                    <w:top w:val="single" w:sz="2" w:space="1" w:color="FFFFFF"/>
                    <w:left w:val="single" w:sz="2" w:space="12" w:color="FFFFFF"/>
                    <w:bottom w:val="single" w:sz="2" w:space="1" w:color="FFFFFF"/>
                    <w:right w:val="single" w:sz="2" w:space="4" w:color="FFFFFF"/>
                  </w:divBdr>
                  <w:divsChild>
                    <w:div w:id="1587110637">
                      <w:marLeft w:val="0"/>
                      <w:marRight w:val="0"/>
                      <w:marTop w:val="0"/>
                      <w:marBottom w:val="0"/>
                      <w:divBdr>
                        <w:top w:val="none" w:sz="0" w:space="0" w:color="auto"/>
                        <w:left w:val="none" w:sz="0" w:space="0" w:color="auto"/>
                        <w:bottom w:val="none" w:sz="0" w:space="0" w:color="auto"/>
                        <w:right w:val="none" w:sz="0" w:space="0" w:color="auto"/>
                      </w:divBdr>
                    </w:div>
                  </w:divsChild>
                </w:div>
                <w:div w:id="540244262">
                  <w:marLeft w:val="0"/>
                  <w:marRight w:val="0"/>
                  <w:marTop w:val="0"/>
                  <w:marBottom w:val="0"/>
                  <w:divBdr>
                    <w:top w:val="single" w:sz="2" w:space="1" w:color="FFFFFF"/>
                    <w:left w:val="single" w:sz="2" w:space="12" w:color="FFFFFF"/>
                    <w:bottom w:val="single" w:sz="2" w:space="1" w:color="FFFFFF"/>
                    <w:right w:val="single" w:sz="2" w:space="4" w:color="FFFFFF"/>
                  </w:divBdr>
                  <w:divsChild>
                    <w:div w:id="1734541680">
                      <w:marLeft w:val="0"/>
                      <w:marRight w:val="0"/>
                      <w:marTop w:val="0"/>
                      <w:marBottom w:val="0"/>
                      <w:divBdr>
                        <w:top w:val="none" w:sz="0" w:space="0" w:color="auto"/>
                        <w:left w:val="none" w:sz="0" w:space="0" w:color="auto"/>
                        <w:bottom w:val="none" w:sz="0" w:space="0" w:color="auto"/>
                        <w:right w:val="none" w:sz="0" w:space="0" w:color="auto"/>
                      </w:divBdr>
                    </w:div>
                  </w:divsChild>
                </w:div>
                <w:div w:id="1124151714">
                  <w:marLeft w:val="0"/>
                  <w:marRight w:val="0"/>
                  <w:marTop w:val="0"/>
                  <w:marBottom w:val="0"/>
                  <w:divBdr>
                    <w:top w:val="single" w:sz="2" w:space="1" w:color="FFFFFF"/>
                    <w:left w:val="single" w:sz="2" w:space="12" w:color="FFFFFF"/>
                    <w:bottom w:val="single" w:sz="2" w:space="1" w:color="FFFFFF"/>
                    <w:right w:val="single" w:sz="2" w:space="4" w:color="FFFFFF"/>
                  </w:divBdr>
                  <w:divsChild>
                    <w:div w:id="1589656385">
                      <w:marLeft w:val="0"/>
                      <w:marRight w:val="0"/>
                      <w:marTop w:val="0"/>
                      <w:marBottom w:val="0"/>
                      <w:divBdr>
                        <w:top w:val="none" w:sz="0" w:space="0" w:color="auto"/>
                        <w:left w:val="none" w:sz="0" w:space="0" w:color="auto"/>
                        <w:bottom w:val="none" w:sz="0" w:space="0" w:color="auto"/>
                        <w:right w:val="none" w:sz="0" w:space="0" w:color="auto"/>
                      </w:divBdr>
                    </w:div>
                  </w:divsChild>
                </w:div>
                <w:div w:id="1117289251">
                  <w:marLeft w:val="0"/>
                  <w:marRight w:val="0"/>
                  <w:marTop w:val="0"/>
                  <w:marBottom w:val="0"/>
                  <w:divBdr>
                    <w:top w:val="single" w:sz="2" w:space="1" w:color="FFFFFF"/>
                    <w:left w:val="single" w:sz="2" w:space="12" w:color="FFFFFF"/>
                    <w:bottom w:val="single" w:sz="2" w:space="1" w:color="FFFFFF"/>
                    <w:right w:val="single" w:sz="2" w:space="4" w:color="FFFFFF"/>
                  </w:divBdr>
                  <w:divsChild>
                    <w:div w:id="603919683">
                      <w:marLeft w:val="0"/>
                      <w:marRight w:val="0"/>
                      <w:marTop w:val="0"/>
                      <w:marBottom w:val="0"/>
                      <w:divBdr>
                        <w:top w:val="none" w:sz="0" w:space="0" w:color="auto"/>
                        <w:left w:val="none" w:sz="0" w:space="0" w:color="auto"/>
                        <w:bottom w:val="none" w:sz="0" w:space="0" w:color="auto"/>
                        <w:right w:val="none" w:sz="0" w:space="0" w:color="auto"/>
                      </w:divBdr>
                    </w:div>
                  </w:divsChild>
                </w:div>
                <w:div w:id="569770221">
                  <w:marLeft w:val="0"/>
                  <w:marRight w:val="0"/>
                  <w:marTop w:val="0"/>
                  <w:marBottom w:val="0"/>
                  <w:divBdr>
                    <w:top w:val="single" w:sz="2" w:space="1" w:color="FFFFFF"/>
                    <w:left w:val="single" w:sz="2" w:space="12" w:color="FFFFFF"/>
                    <w:bottom w:val="single" w:sz="2" w:space="1" w:color="FFFFFF"/>
                    <w:right w:val="single" w:sz="2" w:space="4" w:color="FFFFFF"/>
                  </w:divBdr>
                  <w:divsChild>
                    <w:div w:id="479464960">
                      <w:marLeft w:val="0"/>
                      <w:marRight w:val="0"/>
                      <w:marTop w:val="0"/>
                      <w:marBottom w:val="0"/>
                      <w:divBdr>
                        <w:top w:val="none" w:sz="0" w:space="0" w:color="auto"/>
                        <w:left w:val="none" w:sz="0" w:space="0" w:color="auto"/>
                        <w:bottom w:val="none" w:sz="0" w:space="0" w:color="auto"/>
                        <w:right w:val="none" w:sz="0" w:space="0" w:color="auto"/>
                      </w:divBdr>
                    </w:div>
                  </w:divsChild>
                </w:div>
                <w:div w:id="738018592">
                  <w:marLeft w:val="0"/>
                  <w:marRight w:val="0"/>
                  <w:marTop w:val="0"/>
                  <w:marBottom w:val="0"/>
                  <w:divBdr>
                    <w:top w:val="single" w:sz="2" w:space="1" w:color="FFFFFF"/>
                    <w:left w:val="single" w:sz="2" w:space="12" w:color="FFFFFF"/>
                    <w:bottom w:val="single" w:sz="2" w:space="1" w:color="FFFFFF"/>
                    <w:right w:val="single" w:sz="2" w:space="4" w:color="FFFFFF"/>
                  </w:divBdr>
                  <w:divsChild>
                    <w:div w:id="355274420">
                      <w:marLeft w:val="0"/>
                      <w:marRight w:val="0"/>
                      <w:marTop w:val="0"/>
                      <w:marBottom w:val="0"/>
                      <w:divBdr>
                        <w:top w:val="none" w:sz="0" w:space="0" w:color="auto"/>
                        <w:left w:val="none" w:sz="0" w:space="0" w:color="auto"/>
                        <w:bottom w:val="none" w:sz="0" w:space="0" w:color="auto"/>
                        <w:right w:val="none" w:sz="0" w:space="0" w:color="auto"/>
                      </w:divBdr>
                    </w:div>
                  </w:divsChild>
                </w:div>
                <w:div w:id="2112310214">
                  <w:marLeft w:val="0"/>
                  <w:marRight w:val="0"/>
                  <w:marTop w:val="0"/>
                  <w:marBottom w:val="0"/>
                  <w:divBdr>
                    <w:top w:val="single" w:sz="2" w:space="1" w:color="FFFFFF"/>
                    <w:left w:val="single" w:sz="2" w:space="12" w:color="FFFFFF"/>
                    <w:bottom w:val="single" w:sz="2" w:space="1" w:color="FFFFFF"/>
                    <w:right w:val="single" w:sz="2" w:space="4" w:color="FFFFFF"/>
                  </w:divBdr>
                  <w:divsChild>
                    <w:div w:id="1727296093">
                      <w:marLeft w:val="0"/>
                      <w:marRight w:val="0"/>
                      <w:marTop w:val="0"/>
                      <w:marBottom w:val="0"/>
                      <w:divBdr>
                        <w:top w:val="none" w:sz="0" w:space="0" w:color="auto"/>
                        <w:left w:val="none" w:sz="0" w:space="0" w:color="auto"/>
                        <w:bottom w:val="none" w:sz="0" w:space="0" w:color="auto"/>
                        <w:right w:val="none" w:sz="0" w:space="0" w:color="auto"/>
                      </w:divBdr>
                    </w:div>
                  </w:divsChild>
                </w:div>
                <w:div w:id="378481695">
                  <w:marLeft w:val="0"/>
                  <w:marRight w:val="0"/>
                  <w:marTop w:val="0"/>
                  <w:marBottom w:val="0"/>
                  <w:divBdr>
                    <w:top w:val="single" w:sz="2" w:space="1" w:color="FFFFFF"/>
                    <w:left w:val="single" w:sz="2" w:space="12" w:color="FFFFFF"/>
                    <w:bottom w:val="single" w:sz="2" w:space="1" w:color="FFFFFF"/>
                    <w:right w:val="single" w:sz="2" w:space="4" w:color="FFFFFF"/>
                  </w:divBdr>
                  <w:divsChild>
                    <w:div w:id="388112687">
                      <w:marLeft w:val="0"/>
                      <w:marRight w:val="0"/>
                      <w:marTop w:val="0"/>
                      <w:marBottom w:val="0"/>
                      <w:divBdr>
                        <w:top w:val="none" w:sz="0" w:space="0" w:color="auto"/>
                        <w:left w:val="none" w:sz="0" w:space="0" w:color="auto"/>
                        <w:bottom w:val="none" w:sz="0" w:space="0" w:color="auto"/>
                        <w:right w:val="none" w:sz="0" w:space="0" w:color="auto"/>
                      </w:divBdr>
                    </w:div>
                  </w:divsChild>
                </w:div>
                <w:div w:id="1263730791">
                  <w:marLeft w:val="0"/>
                  <w:marRight w:val="0"/>
                  <w:marTop w:val="0"/>
                  <w:marBottom w:val="0"/>
                  <w:divBdr>
                    <w:top w:val="single" w:sz="2" w:space="1" w:color="FFFFFF"/>
                    <w:left w:val="single" w:sz="2" w:space="12" w:color="FFFFFF"/>
                    <w:bottom w:val="single" w:sz="2" w:space="4" w:color="FFFFFF"/>
                    <w:right w:val="single" w:sz="2" w:space="4" w:color="FFFFFF"/>
                  </w:divBdr>
                  <w:divsChild>
                    <w:div w:id="99236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902309">
          <w:marLeft w:val="0"/>
          <w:marRight w:val="0"/>
          <w:marTop w:val="0"/>
          <w:marBottom w:val="335"/>
          <w:divBdr>
            <w:top w:val="none" w:sz="0" w:space="0" w:color="auto"/>
            <w:left w:val="none" w:sz="0" w:space="0" w:color="auto"/>
            <w:bottom w:val="none" w:sz="0" w:space="0" w:color="auto"/>
            <w:right w:val="none" w:sz="0" w:space="0" w:color="auto"/>
          </w:divBdr>
          <w:divsChild>
            <w:div w:id="2087535186">
              <w:marLeft w:val="0"/>
              <w:marRight w:val="0"/>
              <w:marTop w:val="0"/>
              <w:marBottom w:val="0"/>
              <w:divBdr>
                <w:top w:val="none" w:sz="0" w:space="0" w:color="auto"/>
                <w:left w:val="none" w:sz="0" w:space="0" w:color="auto"/>
                <w:bottom w:val="none" w:sz="0" w:space="0" w:color="auto"/>
                <w:right w:val="none" w:sz="0" w:space="0" w:color="auto"/>
              </w:divBdr>
              <w:divsChild>
                <w:div w:id="1743091369">
                  <w:marLeft w:val="0"/>
                  <w:marRight w:val="0"/>
                  <w:marTop w:val="0"/>
                  <w:marBottom w:val="0"/>
                  <w:divBdr>
                    <w:top w:val="single" w:sz="2" w:space="4" w:color="FFFFFF"/>
                    <w:left w:val="single" w:sz="2" w:space="12" w:color="FFFFFF"/>
                    <w:bottom w:val="single" w:sz="2" w:space="1" w:color="FFFFFF"/>
                    <w:right w:val="single" w:sz="2" w:space="4" w:color="FFFFFF"/>
                  </w:divBdr>
                  <w:divsChild>
                    <w:div w:id="838614083">
                      <w:marLeft w:val="0"/>
                      <w:marRight w:val="0"/>
                      <w:marTop w:val="0"/>
                      <w:marBottom w:val="0"/>
                      <w:divBdr>
                        <w:top w:val="none" w:sz="0" w:space="0" w:color="auto"/>
                        <w:left w:val="none" w:sz="0" w:space="0" w:color="auto"/>
                        <w:bottom w:val="none" w:sz="0" w:space="0" w:color="auto"/>
                        <w:right w:val="none" w:sz="0" w:space="0" w:color="auto"/>
                      </w:divBdr>
                    </w:div>
                  </w:divsChild>
                </w:div>
                <w:div w:id="1405762943">
                  <w:marLeft w:val="0"/>
                  <w:marRight w:val="0"/>
                  <w:marTop w:val="0"/>
                  <w:marBottom w:val="0"/>
                  <w:divBdr>
                    <w:top w:val="single" w:sz="2" w:space="1" w:color="FFFFFF"/>
                    <w:left w:val="single" w:sz="2" w:space="12" w:color="FFFFFF"/>
                    <w:bottom w:val="single" w:sz="2" w:space="1" w:color="FFFFFF"/>
                    <w:right w:val="single" w:sz="2" w:space="4" w:color="FFFFFF"/>
                  </w:divBdr>
                  <w:divsChild>
                    <w:div w:id="1342970307">
                      <w:marLeft w:val="0"/>
                      <w:marRight w:val="0"/>
                      <w:marTop w:val="0"/>
                      <w:marBottom w:val="0"/>
                      <w:divBdr>
                        <w:top w:val="none" w:sz="0" w:space="0" w:color="auto"/>
                        <w:left w:val="none" w:sz="0" w:space="0" w:color="auto"/>
                        <w:bottom w:val="none" w:sz="0" w:space="0" w:color="auto"/>
                        <w:right w:val="none" w:sz="0" w:space="0" w:color="auto"/>
                      </w:divBdr>
                    </w:div>
                  </w:divsChild>
                </w:div>
                <w:div w:id="1183209457">
                  <w:marLeft w:val="0"/>
                  <w:marRight w:val="0"/>
                  <w:marTop w:val="0"/>
                  <w:marBottom w:val="0"/>
                  <w:divBdr>
                    <w:top w:val="single" w:sz="2" w:space="1" w:color="FFFFFF"/>
                    <w:left w:val="single" w:sz="2" w:space="12" w:color="FFFFFF"/>
                    <w:bottom w:val="single" w:sz="2" w:space="1" w:color="FFFFFF"/>
                    <w:right w:val="single" w:sz="2" w:space="4" w:color="FFFFFF"/>
                  </w:divBdr>
                  <w:divsChild>
                    <w:div w:id="1202400795">
                      <w:marLeft w:val="0"/>
                      <w:marRight w:val="0"/>
                      <w:marTop w:val="0"/>
                      <w:marBottom w:val="0"/>
                      <w:divBdr>
                        <w:top w:val="none" w:sz="0" w:space="0" w:color="auto"/>
                        <w:left w:val="none" w:sz="0" w:space="0" w:color="auto"/>
                        <w:bottom w:val="none" w:sz="0" w:space="0" w:color="auto"/>
                        <w:right w:val="none" w:sz="0" w:space="0" w:color="auto"/>
                      </w:divBdr>
                    </w:div>
                  </w:divsChild>
                </w:div>
                <w:div w:id="1706253996">
                  <w:marLeft w:val="0"/>
                  <w:marRight w:val="0"/>
                  <w:marTop w:val="0"/>
                  <w:marBottom w:val="0"/>
                  <w:divBdr>
                    <w:top w:val="single" w:sz="2" w:space="1" w:color="FFFFFF"/>
                    <w:left w:val="single" w:sz="2" w:space="12" w:color="FFFFFF"/>
                    <w:bottom w:val="single" w:sz="2" w:space="1" w:color="FFFFFF"/>
                    <w:right w:val="single" w:sz="2" w:space="4" w:color="FFFFFF"/>
                  </w:divBdr>
                  <w:divsChild>
                    <w:div w:id="1795173138">
                      <w:marLeft w:val="0"/>
                      <w:marRight w:val="0"/>
                      <w:marTop w:val="0"/>
                      <w:marBottom w:val="0"/>
                      <w:divBdr>
                        <w:top w:val="none" w:sz="0" w:space="0" w:color="auto"/>
                        <w:left w:val="none" w:sz="0" w:space="0" w:color="auto"/>
                        <w:bottom w:val="none" w:sz="0" w:space="0" w:color="auto"/>
                        <w:right w:val="none" w:sz="0" w:space="0" w:color="auto"/>
                      </w:divBdr>
                    </w:div>
                  </w:divsChild>
                </w:div>
                <w:div w:id="437454048">
                  <w:marLeft w:val="0"/>
                  <w:marRight w:val="0"/>
                  <w:marTop w:val="0"/>
                  <w:marBottom w:val="0"/>
                  <w:divBdr>
                    <w:top w:val="single" w:sz="2" w:space="1" w:color="FFFFFF"/>
                    <w:left w:val="single" w:sz="2" w:space="12" w:color="FFFFFF"/>
                    <w:bottom w:val="single" w:sz="2" w:space="1" w:color="FFFFFF"/>
                    <w:right w:val="single" w:sz="2" w:space="4" w:color="FFFFFF"/>
                  </w:divBdr>
                  <w:divsChild>
                    <w:div w:id="227766043">
                      <w:marLeft w:val="0"/>
                      <w:marRight w:val="0"/>
                      <w:marTop w:val="0"/>
                      <w:marBottom w:val="0"/>
                      <w:divBdr>
                        <w:top w:val="none" w:sz="0" w:space="0" w:color="auto"/>
                        <w:left w:val="none" w:sz="0" w:space="0" w:color="auto"/>
                        <w:bottom w:val="none" w:sz="0" w:space="0" w:color="auto"/>
                        <w:right w:val="none" w:sz="0" w:space="0" w:color="auto"/>
                      </w:divBdr>
                    </w:div>
                  </w:divsChild>
                </w:div>
                <w:div w:id="1423725588">
                  <w:marLeft w:val="0"/>
                  <w:marRight w:val="0"/>
                  <w:marTop w:val="0"/>
                  <w:marBottom w:val="0"/>
                  <w:divBdr>
                    <w:top w:val="single" w:sz="2" w:space="1" w:color="FFFFFF"/>
                    <w:left w:val="single" w:sz="2" w:space="12" w:color="FFFFFF"/>
                    <w:bottom w:val="single" w:sz="2" w:space="1" w:color="FFFFFF"/>
                    <w:right w:val="single" w:sz="2" w:space="4" w:color="FFFFFF"/>
                  </w:divBdr>
                  <w:divsChild>
                    <w:div w:id="21831708">
                      <w:marLeft w:val="0"/>
                      <w:marRight w:val="0"/>
                      <w:marTop w:val="0"/>
                      <w:marBottom w:val="0"/>
                      <w:divBdr>
                        <w:top w:val="none" w:sz="0" w:space="0" w:color="auto"/>
                        <w:left w:val="none" w:sz="0" w:space="0" w:color="auto"/>
                        <w:bottom w:val="none" w:sz="0" w:space="0" w:color="auto"/>
                        <w:right w:val="none" w:sz="0" w:space="0" w:color="auto"/>
                      </w:divBdr>
                    </w:div>
                  </w:divsChild>
                </w:div>
                <w:div w:id="618339549">
                  <w:marLeft w:val="0"/>
                  <w:marRight w:val="0"/>
                  <w:marTop w:val="0"/>
                  <w:marBottom w:val="0"/>
                  <w:divBdr>
                    <w:top w:val="single" w:sz="2" w:space="1" w:color="FFFFFF"/>
                    <w:left w:val="single" w:sz="2" w:space="12" w:color="FFFFFF"/>
                    <w:bottom w:val="single" w:sz="2" w:space="1" w:color="FFFFFF"/>
                    <w:right w:val="single" w:sz="2" w:space="4" w:color="FFFFFF"/>
                  </w:divBdr>
                  <w:divsChild>
                    <w:div w:id="551380343">
                      <w:marLeft w:val="0"/>
                      <w:marRight w:val="0"/>
                      <w:marTop w:val="0"/>
                      <w:marBottom w:val="0"/>
                      <w:divBdr>
                        <w:top w:val="none" w:sz="0" w:space="0" w:color="auto"/>
                        <w:left w:val="none" w:sz="0" w:space="0" w:color="auto"/>
                        <w:bottom w:val="none" w:sz="0" w:space="0" w:color="auto"/>
                        <w:right w:val="none" w:sz="0" w:space="0" w:color="auto"/>
                      </w:divBdr>
                    </w:div>
                  </w:divsChild>
                </w:div>
                <w:div w:id="1473517376">
                  <w:marLeft w:val="0"/>
                  <w:marRight w:val="0"/>
                  <w:marTop w:val="0"/>
                  <w:marBottom w:val="0"/>
                  <w:divBdr>
                    <w:top w:val="single" w:sz="2" w:space="1" w:color="FFFFFF"/>
                    <w:left w:val="single" w:sz="2" w:space="12" w:color="FFFFFF"/>
                    <w:bottom w:val="single" w:sz="2" w:space="1" w:color="FFFFFF"/>
                    <w:right w:val="single" w:sz="2" w:space="4" w:color="FFFFFF"/>
                  </w:divBdr>
                  <w:divsChild>
                    <w:div w:id="1816529716">
                      <w:marLeft w:val="0"/>
                      <w:marRight w:val="0"/>
                      <w:marTop w:val="0"/>
                      <w:marBottom w:val="0"/>
                      <w:divBdr>
                        <w:top w:val="none" w:sz="0" w:space="0" w:color="auto"/>
                        <w:left w:val="none" w:sz="0" w:space="0" w:color="auto"/>
                        <w:bottom w:val="none" w:sz="0" w:space="0" w:color="auto"/>
                        <w:right w:val="none" w:sz="0" w:space="0" w:color="auto"/>
                      </w:divBdr>
                    </w:div>
                  </w:divsChild>
                </w:div>
                <w:div w:id="1567641184">
                  <w:marLeft w:val="0"/>
                  <w:marRight w:val="0"/>
                  <w:marTop w:val="0"/>
                  <w:marBottom w:val="0"/>
                  <w:divBdr>
                    <w:top w:val="single" w:sz="2" w:space="1" w:color="FFFFFF"/>
                    <w:left w:val="single" w:sz="2" w:space="12" w:color="FFFFFF"/>
                    <w:bottom w:val="single" w:sz="2" w:space="1" w:color="FFFFFF"/>
                    <w:right w:val="single" w:sz="2" w:space="4" w:color="FFFFFF"/>
                  </w:divBdr>
                  <w:divsChild>
                    <w:div w:id="230313224">
                      <w:marLeft w:val="0"/>
                      <w:marRight w:val="0"/>
                      <w:marTop w:val="0"/>
                      <w:marBottom w:val="0"/>
                      <w:divBdr>
                        <w:top w:val="none" w:sz="0" w:space="0" w:color="auto"/>
                        <w:left w:val="none" w:sz="0" w:space="0" w:color="auto"/>
                        <w:bottom w:val="none" w:sz="0" w:space="0" w:color="auto"/>
                        <w:right w:val="none" w:sz="0" w:space="0" w:color="auto"/>
                      </w:divBdr>
                    </w:div>
                  </w:divsChild>
                </w:div>
                <w:div w:id="1864981053">
                  <w:marLeft w:val="0"/>
                  <w:marRight w:val="0"/>
                  <w:marTop w:val="0"/>
                  <w:marBottom w:val="0"/>
                  <w:divBdr>
                    <w:top w:val="single" w:sz="2" w:space="1" w:color="FFFFFF"/>
                    <w:left w:val="single" w:sz="2" w:space="12" w:color="FFFFFF"/>
                    <w:bottom w:val="single" w:sz="2" w:space="1" w:color="FFFFFF"/>
                    <w:right w:val="single" w:sz="2" w:space="4" w:color="FFFFFF"/>
                  </w:divBdr>
                  <w:divsChild>
                    <w:div w:id="1405755961">
                      <w:marLeft w:val="0"/>
                      <w:marRight w:val="0"/>
                      <w:marTop w:val="0"/>
                      <w:marBottom w:val="0"/>
                      <w:divBdr>
                        <w:top w:val="none" w:sz="0" w:space="0" w:color="auto"/>
                        <w:left w:val="none" w:sz="0" w:space="0" w:color="auto"/>
                        <w:bottom w:val="none" w:sz="0" w:space="0" w:color="auto"/>
                        <w:right w:val="none" w:sz="0" w:space="0" w:color="auto"/>
                      </w:divBdr>
                    </w:div>
                  </w:divsChild>
                </w:div>
                <w:div w:id="1073312186">
                  <w:marLeft w:val="0"/>
                  <w:marRight w:val="0"/>
                  <w:marTop w:val="0"/>
                  <w:marBottom w:val="0"/>
                  <w:divBdr>
                    <w:top w:val="single" w:sz="2" w:space="1" w:color="FFFFFF"/>
                    <w:left w:val="single" w:sz="2" w:space="12" w:color="FFFFFF"/>
                    <w:bottom w:val="single" w:sz="2" w:space="1" w:color="FFFFFF"/>
                    <w:right w:val="single" w:sz="2" w:space="4" w:color="FFFFFF"/>
                  </w:divBdr>
                  <w:divsChild>
                    <w:div w:id="176235407">
                      <w:marLeft w:val="0"/>
                      <w:marRight w:val="0"/>
                      <w:marTop w:val="0"/>
                      <w:marBottom w:val="0"/>
                      <w:divBdr>
                        <w:top w:val="none" w:sz="0" w:space="0" w:color="auto"/>
                        <w:left w:val="none" w:sz="0" w:space="0" w:color="auto"/>
                        <w:bottom w:val="none" w:sz="0" w:space="0" w:color="auto"/>
                        <w:right w:val="none" w:sz="0" w:space="0" w:color="auto"/>
                      </w:divBdr>
                    </w:div>
                  </w:divsChild>
                </w:div>
                <w:div w:id="1272972694">
                  <w:marLeft w:val="0"/>
                  <w:marRight w:val="0"/>
                  <w:marTop w:val="0"/>
                  <w:marBottom w:val="0"/>
                  <w:divBdr>
                    <w:top w:val="single" w:sz="2" w:space="1" w:color="FFFFFF"/>
                    <w:left w:val="single" w:sz="2" w:space="12" w:color="FFFFFF"/>
                    <w:bottom w:val="single" w:sz="2" w:space="1" w:color="FFFFFF"/>
                    <w:right w:val="single" w:sz="2" w:space="4" w:color="FFFFFF"/>
                  </w:divBdr>
                  <w:divsChild>
                    <w:div w:id="681473051">
                      <w:marLeft w:val="0"/>
                      <w:marRight w:val="0"/>
                      <w:marTop w:val="0"/>
                      <w:marBottom w:val="0"/>
                      <w:divBdr>
                        <w:top w:val="none" w:sz="0" w:space="0" w:color="auto"/>
                        <w:left w:val="none" w:sz="0" w:space="0" w:color="auto"/>
                        <w:bottom w:val="none" w:sz="0" w:space="0" w:color="auto"/>
                        <w:right w:val="none" w:sz="0" w:space="0" w:color="auto"/>
                      </w:divBdr>
                    </w:div>
                  </w:divsChild>
                </w:div>
                <w:div w:id="367146655">
                  <w:marLeft w:val="0"/>
                  <w:marRight w:val="0"/>
                  <w:marTop w:val="0"/>
                  <w:marBottom w:val="0"/>
                  <w:divBdr>
                    <w:top w:val="single" w:sz="2" w:space="1" w:color="FFFFFF"/>
                    <w:left w:val="single" w:sz="2" w:space="12" w:color="FFFFFF"/>
                    <w:bottom w:val="single" w:sz="2" w:space="1" w:color="FFFFFF"/>
                    <w:right w:val="single" w:sz="2" w:space="4" w:color="FFFFFF"/>
                  </w:divBdr>
                  <w:divsChild>
                    <w:div w:id="1271625894">
                      <w:marLeft w:val="0"/>
                      <w:marRight w:val="0"/>
                      <w:marTop w:val="0"/>
                      <w:marBottom w:val="0"/>
                      <w:divBdr>
                        <w:top w:val="none" w:sz="0" w:space="0" w:color="auto"/>
                        <w:left w:val="none" w:sz="0" w:space="0" w:color="auto"/>
                        <w:bottom w:val="none" w:sz="0" w:space="0" w:color="auto"/>
                        <w:right w:val="none" w:sz="0" w:space="0" w:color="auto"/>
                      </w:divBdr>
                    </w:div>
                  </w:divsChild>
                </w:div>
                <w:div w:id="1553300156">
                  <w:marLeft w:val="0"/>
                  <w:marRight w:val="0"/>
                  <w:marTop w:val="0"/>
                  <w:marBottom w:val="0"/>
                  <w:divBdr>
                    <w:top w:val="single" w:sz="2" w:space="1" w:color="FFFFFF"/>
                    <w:left w:val="single" w:sz="2" w:space="12" w:color="FFFFFF"/>
                    <w:bottom w:val="single" w:sz="2" w:space="1" w:color="FFFFFF"/>
                    <w:right w:val="single" w:sz="2" w:space="4" w:color="FFFFFF"/>
                  </w:divBdr>
                  <w:divsChild>
                    <w:div w:id="2032951135">
                      <w:marLeft w:val="0"/>
                      <w:marRight w:val="0"/>
                      <w:marTop w:val="0"/>
                      <w:marBottom w:val="0"/>
                      <w:divBdr>
                        <w:top w:val="none" w:sz="0" w:space="0" w:color="auto"/>
                        <w:left w:val="none" w:sz="0" w:space="0" w:color="auto"/>
                        <w:bottom w:val="none" w:sz="0" w:space="0" w:color="auto"/>
                        <w:right w:val="none" w:sz="0" w:space="0" w:color="auto"/>
                      </w:divBdr>
                    </w:div>
                  </w:divsChild>
                </w:div>
                <w:div w:id="1782843461">
                  <w:marLeft w:val="0"/>
                  <w:marRight w:val="0"/>
                  <w:marTop w:val="0"/>
                  <w:marBottom w:val="0"/>
                  <w:divBdr>
                    <w:top w:val="single" w:sz="2" w:space="1" w:color="FFFFFF"/>
                    <w:left w:val="single" w:sz="2" w:space="12" w:color="FFFFFF"/>
                    <w:bottom w:val="single" w:sz="2" w:space="1" w:color="FFFFFF"/>
                    <w:right w:val="single" w:sz="2" w:space="4" w:color="FFFFFF"/>
                  </w:divBdr>
                  <w:divsChild>
                    <w:div w:id="491915627">
                      <w:marLeft w:val="0"/>
                      <w:marRight w:val="0"/>
                      <w:marTop w:val="0"/>
                      <w:marBottom w:val="0"/>
                      <w:divBdr>
                        <w:top w:val="none" w:sz="0" w:space="0" w:color="auto"/>
                        <w:left w:val="none" w:sz="0" w:space="0" w:color="auto"/>
                        <w:bottom w:val="none" w:sz="0" w:space="0" w:color="auto"/>
                        <w:right w:val="none" w:sz="0" w:space="0" w:color="auto"/>
                      </w:divBdr>
                    </w:div>
                  </w:divsChild>
                </w:div>
                <w:div w:id="1869950869">
                  <w:marLeft w:val="0"/>
                  <w:marRight w:val="0"/>
                  <w:marTop w:val="0"/>
                  <w:marBottom w:val="0"/>
                  <w:divBdr>
                    <w:top w:val="single" w:sz="2" w:space="1" w:color="FFFFFF"/>
                    <w:left w:val="single" w:sz="2" w:space="12" w:color="FFFFFF"/>
                    <w:bottom w:val="single" w:sz="2" w:space="4" w:color="FFFFFF"/>
                    <w:right w:val="single" w:sz="2" w:space="4" w:color="FFFFFF"/>
                  </w:divBdr>
                  <w:divsChild>
                    <w:div w:id="11018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7326">
          <w:marLeft w:val="0"/>
          <w:marRight w:val="0"/>
          <w:marTop w:val="0"/>
          <w:marBottom w:val="335"/>
          <w:divBdr>
            <w:top w:val="none" w:sz="0" w:space="0" w:color="auto"/>
            <w:left w:val="none" w:sz="0" w:space="0" w:color="auto"/>
            <w:bottom w:val="none" w:sz="0" w:space="0" w:color="auto"/>
            <w:right w:val="none" w:sz="0" w:space="0" w:color="auto"/>
          </w:divBdr>
          <w:divsChild>
            <w:div w:id="341668261">
              <w:marLeft w:val="0"/>
              <w:marRight w:val="0"/>
              <w:marTop w:val="0"/>
              <w:marBottom w:val="0"/>
              <w:divBdr>
                <w:top w:val="none" w:sz="0" w:space="0" w:color="auto"/>
                <w:left w:val="none" w:sz="0" w:space="0" w:color="auto"/>
                <w:bottom w:val="none" w:sz="0" w:space="0" w:color="auto"/>
                <w:right w:val="none" w:sz="0" w:space="0" w:color="auto"/>
              </w:divBdr>
              <w:divsChild>
                <w:div w:id="575675506">
                  <w:marLeft w:val="0"/>
                  <w:marRight w:val="0"/>
                  <w:marTop w:val="0"/>
                  <w:marBottom w:val="0"/>
                  <w:divBdr>
                    <w:top w:val="single" w:sz="2" w:space="4" w:color="FFFFFF"/>
                    <w:left w:val="single" w:sz="2" w:space="12" w:color="FFFFFF"/>
                    <w:bottom w:val="single" w:sz="2" w:space="1" w:color="FFFFFF"/>
                    <w:right w:val="single" w:sz="2" w:space="4" w:color="FFFFFF"/>
                  </w:divBdr>
                  <w:divsChild>
                    <w:div w:id="1559248821">
                      <w:marLeft w:val="0"/>
                      <w:marRight w:val="0"/>
                      <w:marTop w:val="0"/>
                      <w:marBottom w:val="0"/>
                      <w:divBdr>
                        <w:top w:val="none" w:sz="0" w:space="0" w:color="auto"/>
                        <w:left w:val="none" w:sz="0" w:space="0" w:color="auto"/>
                        <w:bottom w:val="none" w:sz="0" w:space="0" w:color="auto"/>
                        <w:right w:val="none" w:sz="0" w:space="0" w:color="auto"/>
                      </w:divBdr>
                    </w:div>
                  </w:divsChild>
                </w:div>
                <w:div w:id="988679366">
                  <w:marLeft w:val="0"/>
                  <w:marRight w:val="0"/>
                  <w:marTop w:val="0"/>
                  <w:marBottom w:val="0"/>
                  <w:divBdr>
                    <w:top w:val="single" w:sz="2" w:space="1" w:color="FFFFFF"/>
                    <w:left w:val="single" w:sz="2" w:space="12" w:color="FFFFFF"/>
                    <w:bottom w:val="single" w:sz="2" w:space="1" w:color="FFFFFF"/>
                    <w:right w:val="single" w:sz="2" w:space="4" w:color="FFFFFF"/>
                  </w:divBdr>
                  <w:divsChild>
                    <w:div w:id="1171411014">
                      <w:marLeft w:val="0"/>
                      <w:marRight w:val="0"/>
                      <w:marTop w:val="0"/>
                      <w:marBottom w:val="0"/>
                      <w:divBdr>
                        <w:top w:val="none" w:sz="0" w:space="0" w:color="auto"/>
                        <w:left w:val="none" w:sz="0" w:space="0" w:color="auto"/>
                        <w:bottom w:val="none" w:sz="0" w:space="0" w:color="auto"/>
                        <w:right w:val="none" w:sz="0" w:space="0" w:color="auto"/>
                      </w:divBdr>
                    </w:div>
                  </w:divsChild>
                </w:div>
                <w:div w:id="858011227">
                  <w:marLeft w:val="0"/>
                  <w:marRight w:val="0"/>
                  <w:marTop w:val="0"/>
                  <w:marBottom w:val="0"/>
                  <w:divBdr>
                    <w:top w:val="single" w:sz="2" w:space="1" w:color="FFFFFF"/>
                    <w:left w:val="single" w:sz="2" w:space="12" w:color="FFFFFF"/>
                    <w:bottom w:val="single" w:sz="2" w:space="1" w:color="FFFFFF"/>
                    <w:right w:val="single" w:sz="2" w:space="4" w:color="FFFFFF"/>
                  </w:divBdr>
                  <w:divsChild>
                    <w:div w:id="162625235">
                      <w:marLeft w:val="0"/>
                      <w:marRight w:val="0"/>
                      <w:marTop w:val="0"/>
                      <w:marBottom w:val="0"/>
                      <w:divBdr>
                        <w:top w:val="none" w:sz="0" w:space="0" w:color="auto"/>
                        <w:left w:val="none" w:sz="0" w:space="0" w:color="auto"/>
                        <w:bottom w:val="none" w:sz="0" w:space="0" w:color="auto"/>
                        <w:right w:val="none" w:sz="0" w:space="0" w:color="auto"/>
                      </w:divBdr>
                    </w:div>
                  </w:divsChild>
                </w:div>
                <w:div w:id="2131392330">
                  <w:marLeft w:val="0"/>
                  <w:marRight w:val="0"/>
                  <w:marTop w:val="0"/>
                  <w:marBottom w:val="0"/>
                  <w:divBdr>
                    <w:top w:val="single" w:sz="2" w:space="1" w:color="FFFFFF"/>
                    <w:left w:val="single" w:sz="2" w:space="12" w:color="FFFFFF"/>
                    <w:bottom w:val="single" w:sz="2" w:space="1" w:color="FFFFFF"/>
                    <w:right w:val="single" w:sz="2" w:space="4" w:color="FFFFFF"/>
                  </w:divBdr>
                  <w:divsChild>
                    <w:div w:id="1286156735">
                      <w:marLeft w:val="0"/>
                      <w:marRight w:val="0"/>
                      <w:marTop w:val="0"/>
                      <w:marBottom w:val="0"/>
                      <w:divBdr>
                        <w:top w:val="none" w:sz="0" w:space="0" w:color="auto"/>
                        <w:left w:val="none" w:sz="0" w:space="0" w:color="auto"/>
                        <w:bottom w:val="none" w:sz="0" w:space="0" w:color="auto"/>
                        <w:right w:val="none" w:sz="0" w:space="0" w:color="auto"/>
                      </w:divBdr>
                    </w:div>
                  </w:divsChild>
                </w:div>
                <w:div w:id="951015294">
                  <w:marLeft w:val="0"/>
                  <w:marRight w:val="0"/>
                  <w:marTop w:val="0"/>
                  <w:marBottom w:val="0"/>
                  <w:divBdr>
                    <w:top w:val="single" w:sz="2" w:space="1" w:color="FFFFFF"/>
                    <w:left w:val="single" w:sz="2" w:space="12" w:color="FFFFFF"/>
                    <w:bottom w:val="single" w:sz="2" w:space="1" w:color="FFFFFF"/>
                    <w:right w:val="single" w:sz="2" w:space="4" w:color="FFFFFF"/>
                  </w:divBdr>
                  <w:divsChild>
                    <w:div w:id="2011637861">
                      <w:marLeft w:val="0"/>
                      <w:marRight w:val="0"/>
                      <w:marTop w:val="0"/>
                      <w:marBottom w:val="0"/>
                      <w:divBdr>
                        <w:top w:val="none" w:sz="0" w:space="0" w:color="auto"/>
                        <w:left w:val="none" w:sz="0" w:space="0" w:color="auto"/>
                        <w:bottom w:val="none" w:sz="0" w:space="0" w:color="auto"/>
                        <w:right w:val="none" w:sz="0" w:space="0" w:color="auto"/>
                      </w:divBdr>
                    </w:div>
                  </w:divsChild>
                </w:div>
                <w:div w:id="835339660">
                  <w:marLeft w:val="0"/>
                  <w:marRight w:val="0"/>
                  <w:marTop w:val="0"/>
                  <w:marBottom w:val="0"/>
                  <w:divBdr>
                    <w:top w:val="single" w:sz="2" w:space="1" w:color="FFFFFF"/>
                    <w:left w:val="single" w:sz="2" w:space="12" w:color="FFFFFF"/>
                    <w:bottom w:val="single" w:sz="2" w:space="1" w:color="FFFFFF"/>
                    <w:right w:val="single" w:sz="2" w:space="4" w:color="FFFFFF"/>
                  </w:divBdr>
                  <w:divsChild>
                    <w:div w:id="198012316">
                      <w:marLeft w:val="0"/>
                      <w:marRight w:val="0"/>
                      <w:marTop w:val="0"/>
                      <w:marBottom w:val="0"/>
                      <w:divBdr>
                        <w:top w:val="none" w:sz="0" w:space="0" w:color="auto"/>
                        <w:left w:val="none" w:sz="0" w:space="0" w:color="auto"/>
                        <w:bottom w:val="none" w:sz="0" w:space="0" w:color="auto"/>
                        <w:right w:val="none" w:sz="0" w:space="0" w:color="auto"/>
                      </w:divBdr>
                    </w:div>
                  </w:divsChild>
                </w:div>
                <w:div w:id="1398867974">
                  <w:marLeft w:val="0"/>
                  <w:marRight w:val="0"/>
                  <w:marTop w:val="0"/>
                  <w:marBottom w:val="0"/>
                  <w:divBdr>
                    <w:top w:val="single" w:sz="2" w:space="1" w:color="FFFFFF"/>
                    <w:left w:val="single" w:sz="2" w:space="12" w:color="FFFFFF"/>
                    <w:bottom w:val="single" w:sz="2" w:space="1" w:color="FFFFFF"/>
                    <w:right w:val="single" w:sz="2" w:space="4" w:color="FFFFFF"/>
                  </w:divBdr>
                  <w:divsChild>
                    <w:div w:id="586547526">
                      <w:marLeft w:val="0"/>
                      <w:marRight w:val="0"/>
                      <w:marTop w:val="0"/>
                      <w:marBottom w:val="0"/>
                      <w:divBdr>
                        <w:top w:val="none" w:sz="0" w:space="0" w:color="auto"/>
                        <w:left w:val="none" w:sz="0" w:space="0" w:color="auto"/>
                        <w:bottom w:val="none" w:sz="0" w:space="0" w:color="auto"/>
                        <w:right w:val="none" w:sz="0" w:space="0" w:color="auto"/>
                      </w:divBdr>
                    </w:div>
                  </w:divsChild>
                </w:div>
                <w:div w:id="1828398421">
                  <w:marLeft w:val="0"/>
                  <w:marRight w:val="0"/>
                  <w:marTop w:val="0"/>
                  <w:marBottom w:val="0"/>
                  <w:divBdr>
                    <w:top w:val="single" w:sz="2" w:space="1" w:color="FFFFFF"/>
                    <w:left w:val="single" w:sz="2" w:space="12" w:color="FFFFFF"/>
                    <w:bottom w:val="single" w:sz="2" w:space="1" w:color="FFFFFF"/>
                    <w:right w:val="single" w:sz="2" w:space="4" w:color="FFFFFF"/>
                  </w:divBdr>
                  <w:divsChild>
                    <w:div w:id="1247106961">
                      <w:marLeft w:val="0"/>
                      <w:marRight w:val="0"/>
                      <w:marTop w:val="0"/>
                      <w:marBottom w:val="0"/>
                      <w:divBdr>
                        <w:top w:val="none" w:sz="0" w:space="0" w:color="auto"/>
                        <w:left w:val="none" w:sz="0" w:space="0" w:color="auto"/>
                        <w:bottom w:val="none" w:sz="0" w:space="0" w:color="auto"/>
                        <w:right w:val="none" w:sz="0" w:space="0" w:color="auto"/>
                      </w:divBdr>
                    </w:div>
                  </w:divsChild>
                </w:div>
                <w:div w:id="1406609717">
                  <w:marLeft w:val="0"/>
                  <w:marRight w:val="0"/>
                  <w:marTop w:val="0"/>
                  <w:marBottom w:val="0"/>
                  <w:divBdr>
                    <w:top w:val="single" w:sz="2" w:space="1" w:color="FFFFFF"/>
                    <w:left w:val="single" w:sz="2" w:space="12" w:color="FFFFFF"/>
                    <w:bottom w:val="single" w:sz="2" w:space="1" w:color="FFFFFF"/>
                    <w:right w:val="single" w:sz="2" w:space="4" w:color="FFFFFF"/>
                  </w:divBdr>
                  <w:divsChild>
                    <w:div w:id="826749657">
                      <w:marLeft w:val="0"/>
                      <w:marRight w:val="0"/>
                      <w:marTop w:val="0"/>
                      <w:marBottom w:val="0"/>
                      <w:divBdr>
                        <w:top w:val="none" w:sz="0" w:space="0" w:color="auto"/>
                        <w:left w:val="none" w:sz="0" w:space="0" w:color="auto"/>
                        <w:bottom w:val="none" w:sz="0" w:space="0" w:color="auto"/>
                        <w:right w:val="none" w:sz="0" w:space="0" w:color="auto"/>
                      </w:divBdr>
                    </w:div>
                  </w:divsChild>
                </w:div>
                <w:div w:id="1187400956">
                  <w:marLeft w:val="0"/>
                  <w:marRight w:val="0"/>
                  <w:marTop w:val="0"/>
                  <w:marBottom w:val="0"/>
                  <w:divBdr>
                    <w:top w:val="single" w:sz="2" w:space="1" w:color="FFFFFF"/>
                    <w:left w:val="single" w:sz="2" w:space="12" w:color="FFFFFF"/>
                    <w:bottom w:val="single" w:sz="2" w:space="1" w:color="FFFFFF"/>
                    <w:right w:val="single" w:sz="2" w:space="4" w:color="FFFFFF"/>
                  </w:divBdr>
                  <w:divsChild>
                    <w:div w:id="2019234262">
                      <w:marLeft w:val="0"/>
                      <w:marRight w:val="0"/>
                      <w:marTop w:val="0"/>
                      <w:marBottom w:val="0"/>
                      <w:divBdr>
                        <w:top w:val="none" w:sz="0" w:space="0" w:color="auto"/>
                        <w:left w:val="none" w:sz="0" w:space="0" w:color="auto"/>
                        <w:bottom w:val="none" w:sz="0" w:space="0" w:color="auto"/>
                        <w:right w:val="none" w:sz="0" w:space="0" w:color="auto"/>
                      </w:divBdr>
                    </w:div>
                  </w:divsChild>
                </w:div>
                <w:div w:id="799421796">
                  <w:marLeft w:val="0"/>
                  <w:marRight w:val="0"/>
                  <w:marTop w:val="0"/>
                  <w:marBottom w:val="0"/>
                  <w:divBdr>
                    <w:top w:val="single" w:sz="2" w:space="1" w:color="FFFFFF"/>
                    <w:left w:val="single" w:sz="2" w:space="12" w:color="FFFFFF"/>
                    <w:bottom w:val="single" w:sz="2" w:space="1" w:color="FFFFFF"/>
                    <w:right w:val="single" w:sz="2" w:space="4" w:color="FFFFFF"/>
                  </w:divBdr>
                  <w:divsChild>
                    <w:div w:id="1995065811">
                      <w:marLeft w:val="0"/>
                      <w:marRight w:val="0"/>
                      <w:marTop w:val="0"/>
                      <w:marBottom w:val="0"/>
                      <w:divBdr>
                        <w:top w:val="none" w:sz="0" w:space="0" w:color="auto"/>
                        <w:left w:val="none" w:sz="0" w:space="0" w:color="auto"/>
                        <w:bottom w:val="none" w:sz="0" w:space="0" w:color="auto"/>
                        <w:right w:val="none" w:sz="0" w:space="0" w:color="auto"/>
                      </w:divBdr>
                    </w:div>
                  </w:divsChild>
                </w:div>
                <w:div w:id="605036909">
                  <w:marLeft w:val="0"/>
                  <w:marRight w:val="0"/>
                  <w:marTop w:val="0"/>
                  <w:marBottom w:val="0"/>
                  <w:divBdr>
                    <w:top w:val="single" w:sz="2" w:space="1" w:color="FFFFFF"/>
                    <w:left w:val="single" w:sz="2" w:space="12" w:color="FFFFFF"/>
                    <w:bottom w:val="single" w:sz="2" w:space="1" w:color="FFFFFF"/>
                    <w:right w:val="single" w:sz="2" w:space="4" w:color="FFFFFF"/>
                  </w:divBdr>
                  <w:divsChild>
                    <w:div w:id="1381369637">
                      <w:marLeft w:val="0"/>
                      <w:marRight w:val="0"/>
                      <w:marTop w:val="0"/>
                      <w:marBottom w:val="0"/>
                      <w:divBdr>
                        <w:top w:val="none" w:sz="0" w:space="0" w:color="auto"/>
                        <w:left w:val="none" w:sz="0" w:space="0" w:color="auto"/>
                        <w:bottom w:val="none" w:sz="0" w:space="0" w:color="auto"/>
                        <w:right w:val="none" w:sz="0" w:space="0" w:color="auto"/>
                      </w:divBdr>
                    </w:div>
                  </w:divsChild>
                </w:div>
                <w:div w:id="713390373">
                  <w:marLeft w:val="0"/>
                  <w:marRight w:val="0"/>
                  <w:marTop w:val="0"/>
                  <w:marBottom w:val="0"/>
                  <w:divBdr>
                    <w:top w:val="single" w:sz="2" w:space="1" w:color="FFFFFF"/>
                    <w:left w:val="single" w:sz="2" w:space="12" w:color="FFFFFF"/>
                    <w:bottom w:val="single" w:sz="2" w:space="1" w:color="FFFFFF"/>
                    <w:right w:val="single" w:sz="2" w:space="4" w:color="FFFFFF"/>
                  </w:divBdr>
                  <w:divsChild>
                    <w:div w:id="1530407880">
                      <w:marLeft w:val="0"/>
                      <w:marRight w:val="0"/>
                      <w:marTop w:val="0"/>
                      <w:marBottom w:val="0"/>
                      <w:divBdr>
                        <w:top w:val="none" w:sz="0" w:space="0" w:color="auto"/>
                        <w:left w:val="none" w:sz="0" w:space="0" w:color="auto"/>
                        <w:bottom w:val="none" w:sz="0" w:space="0" w:color="auto"/>
                        <w:right w:val="none" w:sz="0" w:space="0" w:color="auto"/>
                      </w:divBdr>
                    </w:div>
                  </w:divsChild>
                </w:div>
                <w:div w:id="158737641">
                  <w:marLeft w:val="0"/>
                  <w:marRight w:val="0"/>
                  <w:marTop w:val="0"/>
                  <w:marBottom w:val="0"/>
                  <w:divBdr>
                    <w:top w:val="single" w:sz="2" w:space="1" w:color="FFFFFF"/>
                    <w:left w:val="single" w:sz="2" w:space="12" w:color="FFFFFF"/>
                    <w:bottom w:val="single" w:sz="2" w:space="1" w:color="FFFFFF"/>
                    <w:right w:val="single" w:sz="2" w:space="4" w:color="FFFFFF"/>
                  </w:divBdr>
                  <w:divsChild>
                    <w:div w:id="615333342">
                      <w:marLeft w:val="0"/>
                      <w:marRight w:val="0"/>
                      <w:marTop w:val="0"/>
                      <w:marBottom w:val="0"/>
                      <w:divBdr>
                        <w:top w:val="none" w:sz="0" w:space="0" w:color="auto"/>
                        <w:left w:val="none" w:sz="0" w:space="0" w:color="auto"/>
                        <w:bottom w:val="none" w:sz="0" w:space="0" w:color="auto"/>
                        <w:right w:val="none" w:sz="0" w:space="0" w:color="auto"/>
                      </w:divBdr>
                    </w:div>
                  </w:divsChild>
                </w:div>
                <w:div w:id="1854415330">
                  <w:marLeft w:val="0"/>
                  <w:marRight w:val="0"/>
                  <w:marTop w:val="0"/>
                  <w:marBottom w:val="0"/>
                  <w:divBdr>
                    <w:top w:val="single" w:sz="2" w:space="1" w:color="FFFFFF"/>
                    <w:left w:val="single" w:sz="2" w:space="12" w:color="FFFFFF"/>
                    <w:bottom w:val="single" w:sz="2" w:space="1" w:color="FFFFFF"/>
                    <w:right w:val="single" w:sz="2" w:space="4" w:color="FFFFFF"/>
                  </w:divBdr>
                  <w:divsChild>
                    <w:div w:id="385641272">
                      <w:marLeft w:val="0"/>
                      <w:marRight w:val="0"/>
                      <w:marTop w:val="0"/>
                      <w:marBottom w:val="0"/>
                      <w:divBdr>
                        <w:top w:val="none" w:sz="0" w:space="0" w:color="auto"/>
                        <w:left w:val="none" w:sz="0" w:space="0" w:color="auto"/>
                        <w:bottom w:val="none" w:sz="0" w:space="0" w:color="auto"/>
                        <w:right w:val="none" w:sz="0" w:space="0" w:color="auto"/>
                      </w:divBdr>
                    </w:div>
                  </w:divsChild>
                </w:div>
                <w:div w:id="2113470521">
                  <w:marLeft w:val="0"/>
                  <w:marRight w:val="0"/>
                  <w:marTop w:val="0"/>
                  <w:marBottom w:val="0"/>
                  <w:divBdr>
                    <w:top w:val="single" w:sz="2" w:space="1" w:color="FFFFFF"/>
                    <w:left w:val="single" w:sz="2" w:space="12" w:color="FFFFFF"/>
                    <w:bottom w:val="single" w:sz="2" w:space="4" w:color="FFFFFF"/>
                    <w:right w:val="single" w:sz="2" w:space="4" w:color="FFFFFF"/>
                  </w:divBdr>
                  <w:divsChild>
                    <w:div w:id="18325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056536">
          <w:marLeft w:val="0"/>
          <w:marRight w:val="0"/>
          <w:marTop w:val="0"/>
          <w:marBottom w:val="335"/>
          <w:divBdr>
            <w:top w:val="none" w:sz="0" w:space="0" w:color="auto"/>
            <w:left w:val="none" w:sz="0" w:space="0" w:color="auto"/>
            <w:bottom w:val="none" w:sz="0" w:space="0" w:color="auto"/>
            <w:right w:val="none" w:sz="0" w:space="0" w:color="auto"/>
          </w:divBdr>
          <w:divsChild>
            <w:div w:id="829171625">
              <w:marLeft w:val="0"/>
              <w:marRight w:val="0"/>
              <w:marTop w:val="0"/>
              <w:marBottom w:val="0"/>
              <w:divBdr>
                <w:top w:val="none" w:sz="0" w:space="0" w:color="auto"/>
                <w:left w:val="none" w:sz="0" w:space="0" w:color="auto"/>
                <w:bottom w:val="none" w:sz="0" w:space="0" w:color="auto"/>
                <w:right w:val="none" w:sz="0" w:space="0" w:color="auto"/>
              </w:divBdr>
              <w:divsChild>
                <w:div w:id="1847164023">
                  <w:marLeft w:val="0"/>
                  <w:marRight w:val="0"/>
                  <w:marTop w:val="0"/>
                  <w:marBottom w:val="0"/>
                  <w:divBdr>
                    <w:top w:val="single" w:sz="2" w:space="4" w:color="FFFFFF"/>
                    <w:left w:val="single" w:sz="2" w:space="12" w:color="FFFFFF"/>
                    <w:bottom w:val="single" w:sz="2" w:space="1" w:color="FFFFFF"/>
                    <w:right w:val="single" w:sz="2" w:space="4" w:color="FFFFFF"/>
                  </w:divBdr>
                  <w:divsChild>
                    <w:div w:id="771820020">
                      <w:marLeft w:val="0"/>
                      <w:marRight w:val="0"/>
                      <w:marTop w:val="0"/>
                      <w:marBottom w:val="0"/>
                      <w:divBdr>
                        <w:top w:val="none" w:sz="0" w:space="0" w:color="auto"/>
                        <w:left w:val="none" w:sz="0" w:space="0" w:color="auto"/>
                        <w:bottom w:val="none" w:sz="0" w:space="0" w:color="auto"/>
                        <w:right w:val="none" w:sz="0" w:space="0" w:color="auto"/>
                      </w:divBdr>
                    </w:div>
                  </w:divsChild>
                </w:div>
                <w:div w:id="1463503363">
                  <w:marLeft w:val="0"/>
                  <w:marRight w:val="0"/>
                  <w:marTop w:val="0"/>
                  <w:marBottom w:val="0"/>
                  <w:divBdr>
                    <w:top w:val="single" w:sz="2" w:space="1" w:color="FFFFFF"/>
                    <w:left w:val="single" w:sz="2" w:space="12" w:color="FFFFFF"/>
                    <w:bottom w:val="single" w:sz="2" w:space="1" w:color="FFFFFF"/>
                    <w:right w:val="single" w:sz="2" w:space="4" w:color="FFFFFF"/>
                  </w:divBdr>
                  <w:divsChild>
                    <w:div w:id="133375021">
                      <w:marLeft w:val="0"/>
                      <w:marRight w:val="0"/>
                      <w:marTop w:val="0"/>
                      <w:marBottom w:val="0"/>
                      <w:divBdr>
                        <w:top w:val="none" w:sz="0" w:space="0" w:color="auto"/>
                        <w:left w:val="none" w:sz="0" w:space="0" w:color="auto"/>
                        <w:bottom w:val="none" w:sz="0" w:space="0" w:color="auto"/>
                        <w:right w:val="none" w:sz="0" w:space="0" w:color="auto"/>
                      </w:divBdr>
                    </w:div>
                  </w:divsChild>
                </w:div>
                <w:div w:id="500700865">
                  <w:marLeft w:val="0"/>
                  <w:marRight w:val="0"/>
                  <w:marTop w:val="0"/>
                  <w:marBottom w:val="0"/>
                  <w:divBdr>
                    <w:top w:val="single" w:sz="2" w:space="1" w:color="FFFFFF"/>
                    <w:left w:val="single" w:sz="2" w:space="12" w:color="FFFFFF"/>
                    <w:bottom w:val="single" w:sz="2" w:space="1" w:color="FFFFFF"/>
                    <w:right w:val="single" w:sz="2" w:space="4" w:color="FFFFFF"/>
                  </w:divBdr>
                  <w:divsChild>
                    <w:div w:id="2066755087">
                      <w:marLeft w:val="0"/>
                      <w:marRight w:val="0"/>
                      <w:marTop w:val="0"/>
                      <w:marBottom w:val="0"/>
                      <w:divBdr>
                        <w:top w:val="none" w:sz="0" w:space="0" w:color="auto"/>
                        <w:left w:val="none" w:sz="0" w:space="0" w:color="auto"/>
                        <w:bottom w:val="none" w:sz="0" w:space="0" w:color="auto"/>
                        <w:right w:val="none" w:sz="0" w:space="0" w:color="auto"/>
                      </w:divBdr>
                    </w:div>
                  </w:divsChild>
                </w:div>
                <w:div w:id="2079982557">
                  <w:marLeft w:val="0"/>
                  <w:marRight w:val="0"/>
                  <w:marTop w:val="0"/>
                  <w:marBottom w:val="0"/>
                  <w:divBdr>
                    <w:top w:val="single" w:sz="2" w:space="1" w:color="FFFFFF"/>
                    <w:left w:val="single" w:sz="2" w:space="12" w:color="FFFFFF"/>
                    <w:bottom w:val="single" w:sz="2" w:space="1" w:color="FFFFFF"/>
                    <w:right w:val="single" w:sz="2" w:space="4" w:color="FFFFFF"/>
                  </w:divBdr>
                  <w:divsChild>
                    <w:div w:id="1881743599">
                      <w:marLeft w:val="0"/>
                      <w:marRight w:val="0"/>
                      <w:marTop w:val="0"/>
                      <w:marBottom w:val="0"/>
                      <w:divBdr>
                        <w:top w:val="none" w:sz="0" w:space="0" w:color="auto"/>
                        <w:left w:val="none" w:sz="0" w:space="0" w:color="auto"/>
                        <w:bottom w:val="none" w:sz="0" w:space="0" w:color="auto"/>
                        <w:right w:val="none" w:sz="0" w:space="0" w:color="auto"/>
                      </w:divBdr>
                    </w:div>
                  </w:divsChild>
                </w:div>
                <w:div w:id="1870528945">
                  <w:marLeft w:val="0"/>
                  <w:marRight w:val="0"/>
                  <w:marTop w:val="0"/>
                  <w:marBottom w:val="0"/>
                  <w:divBdr>
                    <w:top w:val="single" w:sz="2" w:space="1" w:color="FFFFFF"/>
                    <w:left w:val="single" w:sz="2" w:space="12" w:color="FFFFFF"/>
                    <w:bottom w:val="single" w:sz="2" w:space="1" w:color="FFFFFF"/>
                    <w:right w:val="single" w:sz="2" w:space="4" w:color="FFFFFF"/>
                  </w:divBdr>
                  <w:divsChild>
                    <w:div w:id="961568397">
                      <w:marLeft w:val="0"/>
                      <w:marRight w:val="0"/>
                      <w:marTop w:val="0"/>
                      <w:marBottom w:val="0"/>
                      <w:divBdr>
                        <w:top w:val="none" w:sz="0" w:space="0" w:color="auto"/>
                        <w:left w:val="none" w:sz="0" w:space="0" w:color="auto"/>
                        <w:bottom w:val="none" w:sz="0" w:space="0" w:color="auto"/>
                        <w:right w:val="none" w:sz="0" w:space="0" w:color="auto"/>
                      </w:divBdr>
                    </w:div>
                  </w:divsChild>
                </w:div>
                <w:div w:id="2005010582">
                  <w:marLeft w:val="0"/>
                  <w:marRight w:val="0"/>
                  <w:marTop w:val="0"/>
                  <w:marBottom w:val="0"/>
                  <w:divBdr>
                    <w:top w:val="single" w:sz="2" w:space="1" w:color="FFFFFF"/>
                    <w:left w:val="single" w:sz="2" w:space="12" w:color="FFFFFF"/>
                    <w:bottom w:val="single" w:sz="2" w:space="1" w:color="FFFFFF"/>
                    <w:right w:val="single" w:sz="2" w:space="4" w:color="FFFFFF"/>
                  </w:divBdr>
                  <w:divsChild>
                    <w:div w:id="2023973131">
                      <w:marLeft w:val="0"/>
                      <w:marRight w:val="0"/>
                      <w:marTop w:val="0"/>
                      <w:marBottom w:val="0"/>
                      <w:divBdr>
                        <w:top w:val="none" w:sz="0" w:space="0" w:color="auto"/>
                        <w:left w:val="none" w:sz="0" w:space="0" w:color="auto"/>
                        <w:bottom w:val="none" w:sz="0" w:space="0" w:color="auto"/>
                        <w:right w:val="none" w:sz="0" w:space="0" w:color="auto"/>
                      </w:divBdr>
                    </w:div>
                  </w:divsChild>
                </w:div>
                <w:div w:id="1613587065">
                  <w:marLeft w:val="0"/>
                  <w:marRight w:val="0"/>
                  <w:marTop w:val="0"/>
                  <w:marBottom w:val="0"/>
                  <w:divBdr>
                    <w:top w:val="single" w:sz="2" w:space="1" w:color="FFFFFF"/>
                    <w:left w:val="single" w:sz="2" w:space="12" w:color="FFFFFF"/>
                    <w:bottom w:val="single" w:sz="2" w:space="1" w:color="FFFFFF"/>
                    <w:right w:val="single" w:sz="2" w:space="4" w:color="FFFFFF"/>
                  </w:divBdr>
                  <w:divsChild>
                    <w:div w:id="1907109373">
                      <w:marLeft w:val="0"/>
                      <w:marRight w:val="0"/>
                      <w:marTop w:val="0"/>
                      <w:marBottom w:val="0"/>
                      <w:divBdr>
                        <w:top w:val="none" w:sz="0" w:space="0" w:color="auto"/>
                        <w:left w:val="none" w:sz="0" w:space="0" w:color="auto"/>
                        <w:bottom w:val="none" w:sz="0" w:space="0" w:color="auto"/>
                        <w:right w:val="none" w:sz="0" w:space="0" w:color="auto"/>
                      </w:divBdr>
                    </w:div>
                  </w:divsChild>
                </w:div>
                <w:div w:id="1165392292">
                  <w:marLeft w:val="0"/>
                  <w:marRight w:val="0"/>
                  <w:marTop w:val="0"/>
                  <w:marBottom w:val="0"/>
                  <w:divBdr>
                    <w:top w:val="single" w:sz="2" w:space="1" w:color="FFFFFF"/>
                    <w:left w:val="single" w:sz="2" w:space="12" w:color="FFFFFF"/>
                    <w:bottom w:val="single" w:sz="2" w:space="1" w:color="FFFFFF"/>
                    <w:right w:val="single" w:sz="2" w:space="4" w:color="FFFFFF"/>
                  </w:divBdr>
                  <w:divsChild>
                    <w:div w:id="1862208875">
                      <w:marLeft w:val="0"/>
                      <w:marRight w:val="0"/>
                      <w:marTop w:val="0"/>
                      <w:marBottom w:val="0"/>
                      <w:divBdr>
                        <w:top w:val="none" w:sz="0" w:space="0" w:color="auto"/>
                        <w:left w:val="none" w:sz="0" w:space="0" w:color="auto"/>
                        <w:bottom w:val="none" w:sz="0" w:space="0" w:color="auto"/>
                        <w:right w:val="none" w:sz="0" w:space="0" w:color="auto"/>
                      </w:divBdr>
                    </w:div>
                  </w:divsChild>
                </w:div>
                <w:div w:id="83574371">
                  <w:marLeft w:val="0"/>
                  <w:marRight w:val="0"/>
                  <w:marTop w:val="0"/>
                  <w:marBottom w:val="0"/>
                  <w:divBdr>
                    <w:top w:val="single" w:sz="2" w:space="1" w:color="FFFFFF"/>
                    <w:left w:val="single" w:sz="2" w:space="12" w:color="FFFFFF"/>
                    <w:bottom w:val="single" w:sz="2" w:space="1" w:color="FFFFFF"/>
                    <w:right w:val="single" w:sz="2" w:space="4" w:color="FFFFFF"/>
                  </w:divBdr>
                  <w:divsChild>
                    <w:div w:id="957107989">
                      <w:marLeft w:val="0"/>
                      <w:marRight w:val="0"/>
                      <w:marTop w:val="0"/>
                      <w:marBottom w:val="0"/>
                      <w:divBdr>
                        <w:top w:val="none" w:sz="0" w:space="0" w:color="auto"/>
                        <w:left w:val="none" w:sz="0" w:space="0" w:color="auto"/>
                        <w:bottom w:val="none" w:sz="0" w:space="0" w:color="auto"/>
                        <w:right w:val="none" w:sz="0" w:space="0" w:color="auto"/>
                      </w:divBdr>
                    </w:div>
                  </w:divsChild>
                </w:div>
                <w:div w:id="1763839867">
                  <w:marLeft w:val="0"/>
                  <w:marRight w:val="0"/>
                  <w:marTop w:val="0"/>
                  <w:marBottom w:val="0"/>
                  <w:divBdr>
                    <w:top w:val="single" w:sz="2" w:space="1" w:color="FFFFFF"/>
                    <w:left w:val="single" w:sz="2" w:space="12" w:color="FFFFFF"/>
                    <w:bottom w:val="single" w:sz="2" w:space="1" w:color="FFFFFF"/>
                    <w:right w:val="single" w:sz="2" w:space="4" w:color="FFFFFF"/>
                  </w:divBdr>
                  <w:divsChild>
                    <w:div w:id="2364260">
                      <w:marLeft w:val="0"/>
                      <w:marRight w:val="0"/>
                      <w:marTop w:val="0"/>
                      <w:marBottom w:val="0"/>
                      <w:divBdr>
                        <w:top w:val="none" w:sz="0" w:space="0" w:color="auto"/>
                        <w:left w:val="none" w:sz="0" w:space="0" w:color="auto"/>
                        <w:bottom w:val="none" w:sz="0" w:space="0" w:color="auto"/>
                        <w:right w:val="none" w:sz="0" w:space="0" w:color="auto"/>
                      </w:divBdr>
                    </w:div>
                  </w:divsChild>
                </w:div>
                <w:div w:id="1357652808">
                  <w:marLeft w:val="0"/>
                  <w:marRight w:val="0"/>
                  <w:marTop w:val="0"/>
                  <w:marBottom w:val="0"/>
                  <w:divBdr>
                    <w:top w:val="single" w:sz="2" w:space="1" w:color="FFFFFF"/>
                    <w:left w:val="single" w:sz="2" w:space="12" w:color="FFFFFF"/>
                    <w:bottom w:val="single" w:sz="2" w:space="1" w:color="FFFFFF"/>
                    <w:right w:val="single" w:sz="2" w:space="4" w:color="FFFFFF"/>
                  </w:divBdr>
                  <w:divsChild>
                    <w:div w:id="1612932545">
                      <w:marLeft w:val="0"/>
                      <w:marRight w:val="0"/>
                      <w:marTop w:val="0"/>
                      <w:marBottom w:val="0"/>
                      <w:divBdr>
                        <w:top w:val="none" w:sz="0" w:space="0" w:color="auto"/>
                        <w:left w:val="none" w:sz="0" w:space="0" w:color="auto"/>
                        <w:bottom w:val="none" w:sz="0" w:space="0" w:color="auto"/>
                        <w:right w:val="none" w:sz="0" w:space="0" w:color="auto"/>
                      </w:divBdr>
                    </w:div>
                  </w:divsChild>
                </w:div>
                <w:div w:id="1752268460">
                  <w:marLeft w:val="0"/>
                  <w:marRight w:val="0"/>
                  <w:marTop w:val="0"/>
                  <w:marBottom w:val="0"/>
                  <w:divBdr>
                    <w:top w:val="single" w:sz="2" w:space="1" w:color="FFFFFF"/>
                    <w:left w:val="single" w:sz="2" w:space="12" w:color="FFFFFF"/>
                    <w:bottom w:val="single" w:sz="2" w:space="1" w:color="FFFFFF"/>
                    <w:right w:val="single" w:sz="2" w:space="4" w:color="FFFFFF"/>
                  </w:divBdr>
                  <w:divsChild>
                    <w:div w:id="352538906">
                      <w:marLeft w:val="0"/>
                      <w:marRight w:val="0"/>
                      <w:marTop w:val="0"/>
                      <w:marBottom w:val="0"/>
                      <w:divBdr>
                        <w:top w:val="none" w:sz="0" w:space="0" w:color="auto"/>
                        <w:left w:val="none" w:sz="0" w:space="0" w:color="auto"/>
                        <w:bottom w:val="none" w:sz="0" w:space="0" w:color="auto"/>
                        <w:right w:val="none" w:sz="0" w:space="0" w:color="auto"/>
                      </w:divBdr>
                    </w:div>
                  </w:divsChild>
                </w:div>
                <w:div w:id="1451626589">
                  <w:marLeft w:val="0"/>
                  <w:marRight w:val="0"/>
                  <w:marTop w:val="0"/>
                  <w:marBottom w:val="0"/>
                  <w:divBdr>
                    <w:top w:val="single" w:sz="2" w:space="1" w:color="FFFFFF"/>
                    <w:left w:val="single" w:sz="2" w:space="12" w:color="FFFFFF"/>
                    <w:bottom w:val="single" w:sz="2" w:space="1" w:color="FFFFFF"/>
                    <w:right w:val="single" w:sz="2" w:space="4" w:color="FFFFFF"/>
                  </w:divBdr>
                  <w:divsChild>
                    <w:div w:id="853425742">
                      <w:marLeft w:val="0"/>
                      <w:marRight w:val="0"/>
                      <w:marTop w:val="0"/>
                      <w:marBottom w:val="0"/>
                      <w:divBdr>
                        <w:top w:val="none" w:sz="0" w:space="0" w:color="auto"/>
                        <w:left w:val="none" w:sz="0" w:space="0" w:color="auto"/>
                        <w:bottom w:val="none" w:sz="0" w:space="0" w:color="auto"/>
                        <w:right w:val="none" w:sz="0" w:space="0" w:color="auto"/>
                      </w:divBdr>
                    </w:div>
                  </w:divsChild>
                </w:div>
                <w:div w:id="1625428729">
                  <w:marLeft w:val="0"/>
                  <w:marRight w:val="0"/>
                  <w:marTop w:val="0"/>
                  <w:marBottom w:val="0"/>
                  <w:divBdr>
                    <w:top w:val="single" w:sz="2" w:space="1" w:color="FFFFFF"/>
                    <w:left w:val="single" w:sz="2" w:space="12" w:color="FFFFFF"/>
                    <w:bottom w:val="single" w:sz="2" w:space="1" w:color="FFFFFF"/>
                    <w:right w:val="single" w:sz="2" w:space="4" w:color="FFFFFF"/>
                  </w:divBdr>
                  <w:divsChild>
                    <w:div w:id="1199511242">
                      <w:marLeft w:val="0"/>
                      <w:marRight w:val="0"/>
                      <w:marTop w:val="0"/>
                      <w:marBottom w:val="0"/>
                      <w:divBdr>
                        <w:top w:val="none" w:sz="0" w:space="0" w:color="auto"/>
                        <w:left w:val="none" w:sz="0" w:space="0" w:color="auto"/>
                        <w:bottom w:val="none" w:sz="0" w:space="0" w:color="auto"/>
                        <w:right w:val="none" w:sz="0" w:space="0" w:color="auto"/>
                      </w:divBdr>
                    </w:div>
                  </w:divsChild>
                </w:div>
                <w:div w:id="640774305">
                  <w:marLeft w:val="0"/>
                  <w:marRight w:val="0"/>
                  <w:marTop w:val="0"/>
                  <w:marBottom w:val="0"/>
                  <w:divBdr>
                    <w:top w:val="single" w:sz="2" w:space="1" w:color="FFFFFF"/>
                    <w:left w:val="single" w:sz="2" w:space="12" w:color="FFFFFF"/>
                    <w:bottom w:val="single" w:sz="2" w:space="1" w:color="FFFFFF"/>
                    <w:right w:val="single" w:sz="2" w:space="4" w:color="FFFFFF"/>
                  </w:divBdr>
                  <w:divsChild>
                    <w:div w:id="1609387598">
                      <w:marLeft w:val="0"/>
                      <w:marRight w:val="0"/>
                      <w:marTop w:val="0"/>
                      <w:marBottom w:val="0"/>
                      <w:divBdr>
                        <w:top w:val="none" w:sz="0" w:space="0" w:color="auto"/>
                        <w:left w:val="none" w:sz="0" w:space="0" w:color="auto"/>
                        <w:bottom w:val="none" w:sz="0" w:space="0" w:color="auto"/>
                        <w:right w:val="none" w:sz="0" w:space="0" w:color="auto"/>
                      </w:divBdr>
                    </w:div>
                  </w:divsChild>
                </w:div>
                <w:div w:id="1130172319">
                  <w:marLeft w:val="0"/>
                  <w:marRight w:val="0"/>
                  <w:marTop w:val="0"/>
                  <w:marBottom w:val="0"/>
                  <w:divBdr>
                    <w:top w:val="single" w:sz="2" w:space="1" w:color="FFFFFF"/>
                    <w:left w:val="single" w:sz="2" w:space="12" w:color="FFFFFF"/>
                    <w:bottom w:val="single" w:sz="2" w:space="1" w:color="FFFFFF"/>
                    <w:right w:val="single" w:sz="2" w:space="4" w:color="FFFFFF"/>
                  </w:divBdr>
                  <w:divsChild>
                    <w:div w:id="51925169">
                      <w:marLeft w:val="0"/>
                      <w:marRight w:val="0"/>
                      <w:marTop w:val="0"/>
                      <w:marBottom w:val="0"/>
                      <w:divBdr>
                        <w:top w:val="none" w:sz="0" w:space="0" w:color="auto"/>
                        <w:left w:val="none" w:sz="0" w:space="0" w:color="auto"/>
                        <w:bottom w:val="none" w:sz="0" w:space="0" w:color="auto"/>
                        <w:right w:val="none" w:sz="0" w:space="0" w:color="auto"/>
                      </w:divBdr>
                    </w:div>
                  </w:divsChild>
                </w:div>
                <w:div w:id="719477066">
                  <w:marLeft w:val="0"/>
                  <w:marRight w:val="0"/>
                  <w:marTop w:val="0"/>
                  <w:marBottom w:val="0"/>
                  <w:divBdr>
                    <w:top w:val="single" w:sz="2" w:space="1" w:color="FFFFFF"/>
                    <w:left w:val="single" w:sz="2" w:space="12" w:color="FFFFFF"/>
                    <w:bottom w:val="single" w:sz="2" w:space="1" w:color="FFFFFF"/>
                    <w:right w:val="single" w:sz="2" w:space="4" w:color="FFFFFF"/>
                  </w:divBdr>
                  <w:divsChild>
                    <w:div w:id="1450124775">
                      <w:marLeft w:val="0"/>
                      <w:marRight w:val="0"/>
                      <w:marTop w:val="0"/>
                      <w:marBottom w:val="0"/>
                      <w:divBdr>
                        <w:top w:val="none" w:sz="0" w:space="0" w:color="auto"/>
                        <w:left w:val="none" w:sz="0" w:space="0" w:color="auto"/>
                        <w:bottom w:val="none" w:sz="0" w:space="0" w:color="auto"/>
                        <w:right w:val="none" w:sz="0" w:space="0" w:color="auto"/>
                      </w:divBdr>
                    </w:div>
                  </w:divsChild>
                </w:div>
                <w:div w:id="641929063">
                  <w:marLeft w:val="0"/>
                  <w:marRight w:val="0"/>
                  <w:marTop w:val="0"/>
                  <w:marBottom w:val="0"/>
                  <w:divBdr>
                    <w:top w:val="single" w:sz="2" w:space="1" w:color="FFFFFF"/>
                    <w:left w:val="single" w:sz="2" w:space="12" w:color="FFFFFF"/>
                    <w:bottom w:val="single" w:sz="2" w:space="1" w:color="FFFFFF"/>
                    <w:right w:val="single" w:sz="2" w:space="4" w:color="FFFFFF"/>
                  </w:divBdr>
                  <w:divsChild>
                    <w:div w:id="517962178">
                      <w:marLeft w:val="0"/>
                      <w:marRight w:val="0"/>
                      <w:marTop w:val="0"/>
                      <w:marBottom w:val="0"/>
                      <w:divBdr>
                        <w:top w:val="none" w:sz="0" w:space="0" w:color="auto"/>
                        <w:left w:val="none" w:sz="0" w:space="0" w:color="auto"/>
                        <w:bottom w:val="none" w:sz="0" w:space="0" w:color="auto"/>
                        <w:right w:val="none" w:sz="0" w:space="0" w:color="auto"/>
                      </w:divBdr>
                    </w:div>
                  </w:divsChild>
                </w:div>
                <w:div w:id="397749491">
                  <w:marLeft w:val="0"/>
                  <w:marRight w:val="0"/>
                  <w:marTop w:val="0"/>
                  <w:marBottom w:val="0"/>
                  <w:divBdr>
                    <w:top w:val="single" w:sz="2" w:space="1" w:color="FFFFFF"/>
                    <w:left w:val="single" w:sz="2" w:space="12" w:color="FFFFFF"/>
                    <w:bottom w:val="single" w:sz="2" w:space="1" w:color="FFFFFF"/>
                    <w:right w:val="single" w:sz="2" w:space="4" w:color="FFFFFF"/>
                  </w:divBdr>
                  <w:divsChild>
                    <w:div w:id="2137989153">
                      <w:marLeft w:val="0"/>
                      <w:marRight w:val="0"/>
                      <w:marTop w:val="0"/>
                      <w:marBottom w:val="0"/>
                      <w:divBdr>
                        <w:top w:val="none" w:sz="0" w:space="0" w:color="auto"/>
                        <w:left w:val="none" w:sz="0" w:space="0" w:color="auto"/>
                        <w:bottom w:val="none" w:sz="0" w:space="0" w:color="auto"/>
                        <w:right w:val="none" w:sz="0" w:space="0" w:color="auto"/>
                      </w:divBdr>
                    </w:div>
                  </w:divsChild>
                </w:div>
                <w:div w:id="703486102">
                  <w:marLeft w:val="0"/>
                  <w:marRight w:val="0"/>
                  <w:marTop w:val="0"/>
                  <w:marBottom w:val="0"/>
                  <w:divBdr>
                    <w:top w:val="single" w:sz="2" w:space="1" w:color="FFFFFF"/>
                    <w:left w:val="single" w:sz="2" w:space="12" w:color="FFFFFF"/>
                    <w:bottom w:val="single" w:sz="2" w:space="1" w:color="FFFFFF"/>
                    <w:right w:val="single" w:sz="2" w:space="4" w:color="FFFFFF"/>
                  </w:divBdr>
                  <w:divsChild>
                    <w:div w:id="1997225069">
                      <w:marLeft w:val="0"/>
                      <w:marRight w:val="0"/>
                      <w:marTop w:val="0"/>
                      <w:marBottom w:val="0"/>
                      <w:divBdr>
                        <w:top w:val="none" w:sz="0" w:space="0" w:color="auto"/>
                        <w:left w:val="none" w:sz="0" w:space="0" w:color="auto"/>
                        <w:bottom w:val="none" w:sz="0" w:space="0" w:color="auto"/>
                        <w:right w:val="none" w:sz="0" w:space="0" w:color="auto"/>
                      </w:divBdr>
                    </w:div>
                  </w:divsChild>
                </w:div>
                <w:div w:id="1962033201">
                  <w:marLeft w:val="0"/>
                  <w:marRight w:val="0"/>
                  <w:marTop w:val="0"/>
                  <w:marBottom w:val="0"/>
                  <w:divBdr>
                    <w:top w:val="single" w:sz="2" w:space="1" w:color="FFFFFF"/>
                    <w:left w:val="single" w:sz="2" w:space="12" w:color="FFFFFF"/>
                    <w:bottom w:val="single" w:sz="2" w:space="4" w:color="FFFFFF"/>
                    <w:right w:val="single" w:sz="2" w:space="4" w:color="FFFFFF"/>
                  </w:divBdr>
                  <w:divsChild>
                    <w:div w:id="55505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5472">
          <w:marLeft w:val="0"/>
          <w:marRight w:val="0"/>
          <w:marTop w:val="0"/>
          <w:marBottom w:val="335"/>
          <w:divBdr>
            <w:top w:val="none" w:sz="0" w:space="0" w:color="auto"/>
            <w:left w:val="none" w:sz="0" w:space="0" w:color="auto"/>
            <w:bottom w:val="none" w:sz="0" w:space="0" w:color="auto"/>
            <w:right w:val="none" w:sz="0" w:space="0" w:color="auto"/>
          </w:divBdr>
          <w:divsChild>
            <w:div w:id="482741422">
              <w:marLeft w:val="0"/>
              <w:marRight w:val="0"/>
              <w:marTop w:val="0"/>
              <w:marBottom w:val="0"/>
              <w:divBdr>
                <w:top w:val="none" w:sz="0" w:space="0" w:color="auto"/>
                <w:left w:val="none" w:sz="0" w:space="0" w:color="auto"/>
                <w:bottom w:val="none" w:sz="0" w:space="0" w:color="auto"/>
                <w:right w:val="none" w:sz="0" w:space="0" w:color="auto"/>
              </w:divBdr>
              <w:divsChild>
                <w:div w:id="1080829301">
                  <w:marLeft w:val="0"/>
                  <w:marRight w:val="0"/>
                  <w:marTop w:val="0"/>
                  <w:marBottom w:val="0"/>
                  <w:divBdr>
                    <w:top w:val="single" w:sz="2" w:space="4" w:color="FFFFFF"/>
                    <w:left w:val="single" w:sz="2" w:space="12" w:color="FFFFFF"/>
                    <w:bottom w:val="single" w:sz="2" w:space="1" w:color="FFFFFF"/>
                    <w:right w:val="single" w:sz="2" w:space="4" w:color="FFFFFF"/>
                  </w:divBdr>
                  <w:divsChild>
                    <w:div w:id="214240545">
                      <w:marLeft w:val="0"/>
                      <w:marRight w:val="0"/>
                      <w:marTop w:val="0"/>
                      <w:marBottom w:val="0"/>
                      <w:divBdr>
                        <w:top w:val="none" w:sz="0" w:space="0" w:color="auto"/>
                        <w:left w:val="none" w:sz="0" w:space="0" w:color="auto"/>
                        <w:bottom w:val="none" w:sz="0" w:space="0" w:color="auto"/>
                        <w:right w:val="none" w:sz="0" w:space="0" w:color="auto"/>
                      </w:divBdr>
                    </w:div>
                  </w:divsChild>
                </w:div>
                <w:div w:id="1888907792">
                  <w:marLeft w:val="0"/>
                  <w:marRight w:val="0"/>
                  <w:marTop w:val="0"/>
                  <w:marBottom w:val="0"/>
                  <w:divBdr>
                    <w:top w:val="single" w:sz="2" w:space="1" w:color="FFFFFF"/>
                    <w:left w:val="single" w:sz="2" w:space="12" w:color="FFFFFF"/>
                    <w:bottom w:val="single" w:sz="2" w:space="1" w:color="FFFFFF"/>
                    <w:right w:val="single" w:sz="2" w:space="4" w:color="FFFFFF"/>
                  </w:divBdr>
                  <w:divsChild>
                    <w:div w:id="423113047">
                      <w:marLeft w:val="0"/>
                      <w:marRight w:val="0"/>
                      <w:marTop w:val="0"/>
                      <w:marBottom w:val="0"/>
                      <w:divBdr>
                        <w:top w:val="none" w:sz="0" w:space="0" w:color="auto"/>
                        <w:left w:val="none" w:sz="0" w:space="0" w:color="auto"/>
                        <w:bottom w:val="none" w:sz="0" w:space="0" w:color="auto"/>
                        <w:right w:val="none" w:sz="0" w:space="0" w:color="auto"/>
                      </w:divBdr>
                    </w:div>
                  </w:divsChild>
                </w:div>
                <w:div w:id="392780319">
                  <w:marLeft w:val="0"/>
                  <w:marRight w:val="0"/>
                  <w:marTop w:val="0"/>
                  <w:marBottom w:val="0"/>
                  <w:divBdr>
                    <w:top w:val="single" w:sz="2" w:space="1" w:color="FFFFFF"/>
                    <w:left w:val="single" w:sz="2" w:space="12" w:color="FFFFFF"/>
                    <w:bottom w:val="single" w:sz="2" w:space="1" w:color="FFFFFF"/>
                    <w:right w:val="single" w:sz="2" w:space="4" w:color="FFFFFF"/>
                  </w:divBdr>
                  <w:divsChild>
                    <w:div w:id="148987891">
                      <w:marLeft w:val="0"/>
                      <w:marRight w:val="0"/>
                      <w:marTop w:val="0"/>
                      <w:marBottom w:val="0"/>
                      <w:divBdr>
                        <w:top w:val="none" w:sz="0" w:space="0" w:color="auto"/>
                        <w:left w:val="none" w:sz="0" w:space="0" w:color="auto"/>
                        <w:bottom w:val="none" w:sz="0" w:space="0" w:color="auto"/>
                        <w:right w:val="none" w:sz="0" w:space="0" w:color="auto"/>
                      </w:divBdr>
                    </w:div>
                  </w:divsChild>
                </w:div>
                <w:div w:id="2119789348">
                  <w:marLeft w:val="0"/>
                  <w:marRight w:val="0"/>
                  <w:marTop w:val="0"/>
                  <w:marBottom w:val="0"/>
                  <w:divBdr>
                    <w:top w:val="single" w:sz="2" w:space="1" w:color="FFFFFF"/>
                    <w:left w:val="single" w:sz="2" w:space="12" w:color="FFFFFF"/>
                    <w:bottom w:val="single" w:sz="2" w:space="1" w:color="FFFFFF"/>
                    <w:right w:val="single" w:sz="2" w:space="4" w:color="FFFFFF"/>
                  </w:divBdr>
                  <w:divsChild>
                    <w:div w:id="1836458873">
                      <w:marLeft w:val="0"/>
                      <w:marRight w:val="0"/>
                      <w:marTop w:val="0"/>
                      <w:marBottom w:val="0"/>
                      <w:divBdr>
                        <w:top w:val="none" w:sz="0" w:space="0" w:color="auto"/>
                        <w:left w:val="none" w:sz="0" w:space="0" w:color="auto"/>
                        <w:bottom w:val="none" w:sz="0" w:space="0" w:color="auto"/>
                        <w:right w:val="none" w:sz="0" w:space="0" w:color="auto"/>
                      </w:divBdr>
                    </w:div>
                  </w:divsChild>
                </w:div>
                <w:div w:id="32198219">
                  <w:marLeft w:val="0"/>
                  <w:marRight w:val="0"/>
                  <w:marTop w:val="0"/>
                  <w:marBottom w:val="0"/>
                  <w:divBdr>
                    <w:top w:val="single" w:sz="2" w:space="1" w:color="FFFFFF"/>
                    <w:left w:val="single" w:sz="2" w:space="12" w:color="FFFFFF"/>
                    <w:bottom w:val="single" w:sz="2" w:space="1" w:color="FFFFFF"/>
                    <w:right w:val="single" w:sz="2" w:space="4" w:color="FFFFFF"/>
                  </w:divBdr>
                  <w:divsChild>
                    <w:div w:id="1643998953">
                      <w:marLeft w:val="0"/>
                      <w:marRight w:val="0"/>
                      <w:marTop w:val="0"/>
                      <w:marBottom w:val="0"/>
                      <w:divBdr>
                        <w:top w:val="none" w:sz="0" w:space="0" w:color="auto"/>
                        <w:left w:val="none" w:sz="0" w:space="0" w:color="auto"/>
                        <w:bottom w:val="none" w:sz="0" w:space="0" w:color="auto"/>
                        <w:right w:val="none" w:sz="0" w:space="0" w:color="auto"/>
                      </w:divBdr>
                    </w:div>
                  </w:divsChild>
                </w:div>
                <w:div w:id="1873566612">
                  <w:marLeft w:val="0"/>
                  <w:marRight w:val="0"/>
                  <w:marTop w:val="0"/>
                  <w:marBottom w:val="0"/>
                  <w:divBdr>
                    <w:top w:val="single" w:sz="2" w:space="1" w:color="FFFFFF"/>
                    <w:left w:val="single" w:sz="2" w:space="12" w:color="FFFFFF"/>
                    <w:bottom w:val="single" w:sz="2" w:space="1" w:color="FFFFFF"/>
                    <w:right w:val="single" w:sz="2" w:space="4" w:color="FFFFFF"/>
                  </w:divBdr>
                  <w:divsChild>
                    <w:div w:id="673142202">
                      <w:marLeft w:val="0"/>
                      <w:marRight w:val="0"/>
                      <w:marTop w:val="0"/>
                      <w:marBottom w:val="0"/>
                      <w:divBdr>
                        <w:top w:val="none" w:sz="0" w:space="0" w:color="auto"/>
                        <w:left w:val="none" w:sz="0" w:space="0" w:color="auto"/>
                        <w:bottom w:val="none" w:sz="0" w:space="0" w:color="auto"/>
                        <w:right w:val="none" w:sz="0" w:space="0" w:color="auto"/>
                      </w:divBdr>
                    </w:div>
                  </w:divsChild>
                </w:div>
                <w:div w:id="1406760781">
                  <w:marLeft w:val="0"/>
                  <w:marRight w:val="0"/>
                  <w:marTop w:val="0"/>
                  <w:marBottom w:val="0"/>
                  <w:divBdr>
                    <w:top w:val="single" w:sz="2" w:space="1" w:color="FFFFFF"/>
                    <w:left w:val="single" w:sz="2" w:space="12" w:color="FFFFFF"/>
                    <w:bottom w:val="single" w:sz="2" w:space="1" w:color="FFFFFF"/>
                    <w:right w:val="single" w:sz="2" w:space="4" w:color="FFFFFF"/>
                  </w:divBdr>
                  <w:divsChild>
                    <w:div w:id="1358963646">
                      <w:marLeft w:val="0"/>
                      <w:marRight w:val="0"/>
                      <w:marTop w:val="0"/>
                      <w:marBottom w:val="0"/>
                      <w:divBdr>
                        <w:top w:val="none" w:sz="0" w:space="0" w:color="auto"/>
                        <w:left w:val="none" w:sz="0" w:space="0" w:color="auto"/>
                        <w:bottom w:val="none" w:sz="0" w:space="0" w:color="auto"/>
                        <w:right w:val="none" w:sz="0" w:space="0" w:color="auto"/>
                      </w:divBdr>
                    </w:div>
                  </w:divsChild>
                </w:div>
                <w:div w:id="916784900">
                  <w:marLeft w:val="0"/>
                  <w:marRight w:val="0"/>
                  <w:marTop w:val="0"/>
                  <w:marBottom w:val="0"/>
                  <w:divBdr>
                    <w:top w:val="single" w:sz="2" w:space="1" w:color="FFFFFF"/>
                    <w:left w:val="single" w:sz="2" w:space="12" w:color="FFFFFF"/>
                    <w:bottom w:val="single" w:sz="2" w:space="1" w:color="FFFFFF"/>
                    <w:right w:val="single" w:sz="2" w:space="4" w:color="FFFFFF"/>
                  </w:divBdr>
                  <w:divsChild>
                    <w:div w:id="1996447575">
                      <w:marLeft w:val="0"/>
                      <w:marRight w:val="0"/>
                      <w:marTop w:val="0"/>
                      <w:marBottom w:val="0"/>
                      <w:divBdr>
                        <w:top w:val="none" w:sz="0" w:space="0" w:color="auto"/>
                        <w:left w:val="none" w:sz="0" w:space="0" w:color="auto"/>
                        <w:bottom w:val="none" w:sz="0" w:space="0" w:color="auto"/>
                        <w:right w:val="none" w:sz="0" w:space="0" w:color="auto"/>
                      </w:divBdr>
                    </w:div>
                  </w:divsChild>
                </w:div>
                <w:div w:id="1673678045">
                  <w:marLeft w:val="0"/>
                  <w:marRight w:val="0"/>
                  <w:marTop w:val="0"/>
                  <w:marBottom w:val="0"/>
                  <w:divBdr>
                    <w:top w:val="single" w:sz="2" w:space="1" w:color="FFFFFF"/>
                    <w:left w:val="single" w:sz="2" w:space="12" w:color="FFFFFF"/>
                    <w:bottom w:val="single" w:sz="2" w:space="1" w:color="FFFFFF"/>
                    <w:right w:val="single" w:sz="2" w:space="4" w:color="FFFFFF"/>
                  </w:divBdr>
                  <w:divsChild>
                    <w:div w:id="787358485">
                      <w:marLeft w:val="0"/>
                      <w:marRight w:val="0"/>
                      <w:marTop w:val="0"/>
                      <w:marBottom w:val="0"/>
                      <w:divBdr>
                        <w:top w:val="none" w:sz="0" w:space="0" w:color="auto"/>
                        <w:left w:val="none" w:sz="0" w:space="0" w:color="auto"/>
                        <w:bottom w:val="none" w:sz="0" w:space="0" w:color="auto"/>
                        <w:right w:val="none" w:sz="0" w:space="0" w:color="auto"/>
                      </w:divBdr>
                    </w:div>
                  </w:divsChild>
                </w:div>
                <w:div w:id="1805465394">
                  <w:marLeft w:val="0"/>
                  <w:marRight w:val="0"/>
                  <w:marTop w:val="0"/>
                  <w:marBottom w:val="0"/>
                  <w:divBdr>
                    <w:top w:val="single" w:sz="2" w:space="1" w:color="FFFFFF"/>
                    <w:left w:val="single" w:sz="2" w:space="12" w:color="FFFFFF"/>
                    <w:bottom w:val="single" w:sz="2" w:space="1" w:color="FFFFFF"/>
                    <w:right w:val="single" w:sz="2" w:space="4" w:color="FFFFFF"/>
                  </w:divBdr>
                  <w:divsChild>
                    <w:div w:id="1672484605">
                      <w:marLeft w:val="0"/>
                      <w:marRight w:val="0"/>
                      <w:marTop w:val="0"/>
                      <w:marBottom w:val="0"/>
                      <w:divBdr>
                        <w:top w:val="none" w:sz="0" w:space="0" w:color="auto"/>
                        <w:left w:val="none" w:sz="0" w:space="0" w:color="auto"/>
                        <w:bottom w:val="none" w:sz="0" w:space="0" w:color="auto"/>
                        <w:right w:val="none" w:sz="0" w:space="0" w:color="auto"/>
                      </w:divBdr>
                    </w:div>
                  </w:divsChild>
                </w:div>
                <w:div w:id="1168253127">
                  <w:marLeft w:val="0"/>
                  <w:marRight w:val="0"/>
                  <w:marTop w:val="0"/>
                  <w:marBottom w:val="0"/>
                  <w:divBdr>
                    <w:top w:val="single" w:sz="2" w:space="1" w:color="FFFFFF"/>
                    <w:left w:val="single" w:sz="2" w:space="12" w:color="FFFFFF"/>
                    <w:bottom w:val="single" w:sz="2" w:space="1" w:color="FFFFFF"/>
                    <w:right w:val="single" w:sz="2" w:space="4" w:color="FFFFFF"/>
                  </w:divBdr>
                  <w:divsChild>
                    <w:div w:id="308555307">
                      <w:marLeft w:val="0"/>
                      <w:marRight w:val="0"/>
                      <w:marTop w:val="0"/>
                      <w:marBottom w:val="0"/>
                      <w:divBdr>
                        <w:top w:val="none" w:sz="0" w:space="0" w:color="auto"/>
                        <w:left w:val="none" w:sz="0" w:space="0" w:color="auto"/>
                        <w:bottom w:val="none" w:sz="0" w:space="0" w:color="auto"/>
                        <w:right w:val="none" w:sz="0" w:space="0" w:color="auto"/>
                      </w:divBdr>
                    </w:div>
                  </w:divsChild>
                </w:div>
                <w:div w:id="2042198957">
                  <w:marLeft w:val="0"/>
                  <w:marRight w:val="0"/>
                  <w:marTop w:val="0"/>
                  <w:marBottom w:val="0"/>
                  <w:divBdr>
                    <w:top w:val="single" w:sz="2" w:space="1" w:color="FFFFFF"/>
                    <w:left w:val="single" w:sz="2" w:space="12" w:color="FFFFFF"/>
                    <w:bottom w:val="single" w:sz="2" w:space="1" w:color="FFFFFF"/>
                    <w:right w:val="single" w:sz="2" w:space="4" w:color="FFFFFF"/>
                  </w:divBdr>
                  <w:divsChild>
                    <w:div w:id="220293347">
                      <w:marLeft w:val="0"/>
                      <w:marRight w:val="0"/>
                      <w:marTop w:val="0"/>
                      <w:marBottom w:val="0"/>
                      <w:divBdr>
                        <w:top w:val="none" w:sz="0" w:space="0" w:color="auto"/>
                        <w:left w:val="none" w:sz="0" w:space="0" w:color="auto"/>
                        <w:bottom w:val="none" w:sz="0" w:space="0" w:color="auto"/>
                        <w:right w:val="none" w:sz="0" w:space="0" w:color="auto"/>
                      </w:divBdr>
                    </w:div>
                  </w:divsChild>
                </w:div>
                <w:div w:id="474684934">
                  <w:marLeft w:val="0"/>
                  <w:marRight w:val="0"/>
                  <w:marTop w:val="0"/>
                  <w:marBottom w:val="0"/>
                  <w:divBdr>
                    <w:top w:val="single" w:sz="2" w:space="1" w:color="FFFFFF"/>
                    <w:left w:val="single" w:sz="2" w:space="12" w:color="FFFFFF"/>
                    <w:bottom w:val="single" w:sz="2" w:space="1" w:color="FFFFFF"/>
                    <w:right w:val="single" w:sz="2" w:space="4" w:color="FFFFFF"/>
                  </w:divBdr>
                  <w:divsChild>
                    <w:div w:id="1391029917">
                      <w:marLeft w:val="0"/>
                      <w:marRight w:val="0"/>
                      <w:marTop w:val="0"/>
                      <w:marBottom w:val="0"/>
                      <w:divBdr>
                        <w:top w:val="none" w:sz="0" w:space="0" w:color="auto"/>
                        <w:left w:val="none" w:sz="0" w:space="0" w:color="auto"/>
                        <w:bottom w:val="none" w:sz="0" w:space="0" w:color="auto"/>
                        <w:right w:val="none" w:sz="0" w:space="0" w:color="auto"/>
                      </w:divBdr>
                    </w:div>
                  </w:divsChild>
                </w:div>
                <w:div w:id="919025450">
                  <w:marLeft w:val="0"/>
                  <w:marRight w:val="0"/>
                  <w:marTop w:val="0"/>
                  <w:marBottom w:val="0"/>
                  <w:divBdr>
                    <w:top w:val="single" w:sz="2" w:space="1" w:color="FFFFFF"/>
                    <w:left w:val="single" w:sz="2" w:space="12" w:color="FFFFFF"/>
                    <w:bottom w:val="single" w:sz="2" w:space="1" w:color="FFFFFF"/>
                    <w:right w:val="single" w:sz="2" w:space="4" w:color="FFFFFF"/>
                  </w:divBdr>
                  <w:divsChild>
                    <w:div w:id="1528592667">
                      <w:marLeft w:val="0"/>
                      <w:marRight w:val="0"/>
                      <w:marTop w:val="0"/>
                      <w:marBottom w:val="0"/>
                      <w:divBdr>
                        <w:top w:val="none" w:sz="0" w:space="0" w:color="auto"/>
                        <w:left w:val="none" w:sz="0" w:space="0" w:color="auto"/>
                        <w:bottom w:val="none" w:sz="0" w:space="0" w:color="auto"/>
                        <w:right w:val="none" w:sz="0" w:space="0" w:color="auto"/>
                      </w:divBdr>
                    </w:div>
                  </w:divsChild>
                </w:div>
                <w:div w:id="901327759">
                  <w:marLeft w:val="0"/>
                  <w:marRight w:val="0"/>
                  <w:marTop w:val="0"/>
                  <w:marBottom w:val="0"/>
                  <w:divBdr>
                    <w:top w:val="single" w:sz="2" w:space="1" w:color="FFFFFF"/>
                    <w:left w:val="single" w:sz="2" w:space="12" w:color="FFFFFF"/>
                    <w:bottom w:val="single" w:sz="2" w:space="1" w:color="FFFFFF"/>
                    <w:right w:val="single" w:sz="2" w:space="4" w:color="FFFFFF"/>
                  </w:divBdr>
                  <w:divsChild>
                    <w:div w:id="1750038131">
                      <w:marLeft w:val="0"/>
                      <w:marRight w:val="0"/>
                      <w:marTop w:val="0"/>
                      <w:marBottom w:val="0"/>
                      <w:divBdr>
                        <w:top w:val="none" w:sz="0" w:space="0" w:color="auto"/>
                        <w:left w:val="none" w:sz="0" w:space="0" w:color="auto"/>
                        <w:bottom w:val="none" w:sz="0" w:space="0" w:color="auto"/>
                        <w:right w:val="none" w:sz="0" w:space="0" w:color="auto"/>
                      </w:divBdr>
                    </w:div>
                  </w:divsChild>
                </w:div>
                <w:div w:id="642778702">
                  <w:marLeft w:val="0"/>
                  <w:marRight w:val="0"/>
                  <w:marTop w:val="0"/>
                  <w:marBottom w:val="0"/>
                  <w:divBdr>
                    <w:top w:val="single" w:sz="2" w:space="1" w:color="FFFFFF"/>
                    <w:left w:val="single" w:sz="2" w:space="12" w:color="FFFFFF"/>
                    <w:bottom w:val="single" w:sz="2" w:space="1" w:color="FFFFFF"/>
                    <w:right w:val="single" w:sz="2" w:space="4" w:color="FFFFFF"/>
                  </w:divBdr>
                  <w:divsChild>
                    <w:div w:id="820149391">
                      <w:marLeft w:val="0"/>
                      <w:marRight w:val="0"/>
                      <w:marTop w:val="0"/>
                      <w:marBottom w:val="0"/>
                      <w:divBdr>
                        <w:top w:val="none" w:sz="0" w:space="0" w:color="auto"/>
                        <w:left w:val="none" w:sz="0" w:space="0" w:color="auto"/>
                        <w:bottom w:val="none" w:sz="0" w:space="0" w:color="auto"/>
                        <w:right w:val="none" w:sz="0" w:space="0" w:color="auto"/>
                      </w:divBdr>
                    </w:div>
                  </w:divsChild>
                </w:div>
                <w:div w:id="1549759020">
                  <w:marLeft w:val="0"/>
                  <w:marRight w:val="0"/>
                  <w:marTop w:val="0"/>
                  <w:marBottom w:val="0"/>
                  <w:divBdr>
                    <w:top w:val="single" w:sz="2" w:space="1" w:color="FFFFFF"/>
                    <w:left w:val="single" w:sz="2" w:space="12" w:color="FFFFFF"/>
                    <w:bottom w:val="single" w:sz="2" w:space="1" w:color="FFFFFF"/>
                    <w:right w:val="single" w:sz="2" w:space="4" w:color="FFFFFF"/>
                  </w:divBdr>
                  <w:divsChild>
                    <w:div w:id="1990357536">
                      <w:marLeft w:val="0"/>
                      <w:marRight w:val="0"/>
                      <w:marTop w:val="0"/>
                      <w:marBottom w:val="0"/>
                      <w:divBdr>
                        <w:top w:val="none" w:sz="0" w:space="0" w:color="auto"/>
                        <w:left w:val="none" w:sz="0" w:space="0" w:color="auto"/>
                        <w:bottom w:val="none" w:sz="0" w:space="0" w:color="auto"/>
                        <w:right w:val="none" w:sz="0" w:space="0" w:color="auto"/>
                      </w:divBdr>
                    </w:div>
                  </w:divsChild>
                </w:div>
                <w:div w:id="2022925650">
                  <w:marLeft w:val="0"/>
                  <w:marRight w:val="0"/>
                  <w:marTop w:val="0"/>
                  <w:marBottom w:val="0"/>
                  <w:divBdr>
                    <w:top w:val="single" w:sz="2" w:space="1" w:color="FFFFFF"/>
                    <w:left w:val="single" w:sz="2" w:space="12" w:color="FFFFFF"/>
                    <w:bottom w:val="single" w:sz="2" w:space="1" w:color="FFFFFF"/>
                    <w:right w:val="single" w:sz="2" w:space="4" w:color="FFFFFF"/>
                  </w:divBdr>
                  <w:divsChild>
                    <w:div w:id="896478204">
                      <w:marLeft w:val="0"/>
                      <w:marRight w:val="0"/>
                      <w:marTop w:val="0"/>
                      <w:marBottom w:val="0"/>
                      <w:divBdr>
                        <w:top w:val="none" w:sz="0" w:space="0" w:color="auto"/>
                        <w:left w:val="none" w:sz="0" w:space="0" w:color="auto"/>
                        <w:bottom w:val="none" w:sz="0" w:space="0" w:color="auto"/>
                        <w:right w:val="none" w:sz="0" w:space="0" w:color="auto"/>
                      </w:divBdr>
                    </w:div>
                  </w:divsChild>
                </w:div>
                <w:div w:id="595015458">
                  <w:marLeft w:val="0"/>
                  <w:marRight w:val="0"/>
                  <w:marTop w:val="0"/>
                  <w:marBottom w:val="0"/>
                  <w:divBdr>
                    <w:top w:val="single" w:sz="2" w:space="1" w:color="FFFFFF"/>
                    <w:left w:val="single" w:sz="2" w:space="12" w:color="FFFFFF"/>
                    <w:bottom w:val="single" w:sz="2" w:space="1" w:color="FFFFFF"/>
                    <w:right w:val="single" w:sz="2" w:space="4" w:color="FFFFFF"/>
                  </w:divBdr>
                  <w:divsChild>
                    <w:div w:id="327289971">
                      <w:marLeft w:val="0"/>
                      <w:marRight w:val="0"/>
                      <w:marTop w:val="0"/>
                      <w:marBottom w:val="0"/>
                      <w:divBdr>
                        <w:top w:val="none" w:sz="0" w:space="0" w:color="auto"/>
                        <w:left w:val="none" w:sz="0" w:space="0" w:color="auto"/>
                        <w:bottom w:val="none" w:sz="0" w:space="0" w:color="auto"/>
                        <w:right w:val="none" w:sz="0" w:space="0" w:color="auto"/>
                      </w:divBdr>
                    </w:div>
                  </w:divsChild>
                </w:div>
                <w:div w:id="1667661810">
                  <w:marLeft w:val="0"/>
                  <w:marRight w:val="0"/>
                  <w:marTop w:val="0"/>
                  <w:marBottom w:val="0"/>
                  <w:divBdr>
                    <w:top w:val="single" w:sz="2" w:space="1" w:color="FFFFFF"/>
                    <w:left w:val="single" w:sz="2" w:space="12" w:color="FFFFFF"/>
                    <w:bottom w:val="single" w:sz="2" w:space="4" w:color="FFFFFF"/>
                    <w:right w:val="single" w:sz="2" w:space="4" w:color="FFFFFF"/>
                  </w:divBdr>
                  <w:divsChild>
                    <w:div w:id="9324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101996">
      <w:bodyDiv w:val="1"/>
      <w:marLeft w:val="0"/>
      <w:marRight w:val="0"/>
      <w:marTop w:val="0"/>
      <w:marBottom w:val="0"/>
      <w:divBdr>
        <w:top w:val="none" w:sz="0" w:space="0" w:color="auto"/>
        <w:left w:val="none" w:sz="0" w:space="0" w:color="auto"/>
        <w:bottom w:val="none" w:sz="0" w:space="0" w:color="auto"/>
        <w:right w:val="none" w:sz="0" w:space="0" w:color="auto"/>
      </w:divBdr>
      <w:divsChild>
        <w:div w:id="1310281132">
          <w:marLeft w:val="0"/>
          <w:marRight w:val="0"/>
          <w:marTop w:val="0"/>
          <w:marBottom w:val="0"/>
          <w:divBdr>
            <w:top w:val="none" w:sz="0" w:space="0" w:color="auto"/>
            <w:left w:val="none" w:sz="0" w:space="0" w:color="auto"/>
            <w:bottom w:val="none" w:sz="0" w:space="0" w:color="auto"/>
            <w:right w:val="none" w:sz="0" w:space="0" w:color="auto"/>
          </w:divBdr>
        </w:div>
        <w:div w:id="1885486060">
          <w:marLeft w:val="0"/>
          <w:marRight w:val="0"/>
          <w:marTop w:val="0"/>
          <w:marBottom w:val="335"/>
          <w:divBdr>
            <w:top w:val="none" w:sz="0" w:space="0" w:color="auto"/>
            <w:left w:val="none" w:sz="0" w:space="0" w:color="auto"/>
            <w:bottom w:val="none" w:sz="0" w:space="0" w:color="auto"/>
            <w:right w:val="none" w:sz="0" w:space="0" w:color="auto"/>
          </w:divBdr>
          <w:divsChild>
            <w:div w:id="1109424359">
              <w:marLeft w:val="0"/>
              <w:marRight w:val="0"/>
              <w:marTop w:val="0"/>
              <w:marBottom w:val="0"/>
              <w:divBdr>
                <w:top w:val="none" w:sz="0" w:space="0" w:color="auto"/>
                <w:left w:val="none" w:sz="0" w:space="0" w:color="auto"/>
                <w:bottom w:val="none" w:sz="0" w:space="0" w:color="auto"/>
                <w:right w:val="none" w:sz="0" w:space="0" w:color="auto"/>
              </w:divBdr>
              <w:divsChild>
                <w:div w:id="298998809">
                  <w:marLeft w:val="0"/>
                  <w:marRight w:val="0"/>
                  <w:marTop w:val="0"/>
                  <w:marBottom w:val="0"/>
                  <w:divBdr>
                    <w:top w:val="single" w:sz="2" w:space="4" w:color="FFFFFF"/>
                    <w:left w:val="single" w:sz="2" w:space="12" w:color="FFFFFF"/>
                    <w:bottom w:val="single" w:sz="2" w:space="1" w:color="FFFFFF"/>
                    <w:right w:val="single" w:sz="2" w:space="4" w:color="FFFFFF"/>
                  </w:divBdr>
                  <w:divsChild>
                    <w:div w:id="1541820322">
                      <w:marLeft w:val="0"/>
                      <w:marRight w:val="0"/>
                      <w:marTop w:val="0"/>
                      <w:marBottom w:val="0"/>
                      <w:divBdr>
                        <w:top w:val="none" w:sz="0" w:space="0" w:color="auto"/>
                        <w:left w:val="none" w:sz="0" w:space="0" w:color="auto"/>
                        <w:bottom w:val="none" w:sz="0" w:space="0" w:color="auto"/>
                        <w:right w:val="none" w:sz="0" w:space="0" w:color="auto"/>
                      </w:divBdr>
                    </w:div>
                  </w:divsChild>
                </w:div>
                <w:div w:id="1146313249">
                  <w:marLeft w:val="0"/>
                  <w:marRight w:val="0"/>
                  <w:marTop w:val="0"/>
                  <w:marBottom w:val="0"/>
                  <w:divBdr>
                    <w:top w:val="single" w:sz="2" w:space="1" w:color="FFFFFF"/>
                    <w:left w:val="single" w:sz="2" w:space="12" w:color="FFFFFF"/>
                    <w:bottom w:val="single" w:sz="2" w:space="1" w:color="FFFFFF"/>
                    <w:right w:val="single" w:sz="2" w:space="4" w:color="FFFFFF"/>
                  </w:divBdr>
                  <w:divsChild>
                    <w:div w:id="1610509742">
                      <w:marLeft w:val="0"/>
                      <w:marRight w:val="0"/>
                      <w:marTop w:val="0"/>
                      <w:marBottom w:val="0"/>
                      <w:divBdr>
                        <w:top w:val="none" w:sz="0" w:space="0" w:color="auto"/>
                        <w:left w:val="none" w:sz="0" w:space="0" w:color="auto"/>
                        <w:bottom w:val="none" w:sz="0" w:space="0" w:color="auto"/>
                        <w:right w:val="none" w:sz="0" w:space="0" w:color="auto"/>
                      </w:divBdr>
                    </w:div>
                  </w:divsChild>
                </w:div>
                <w:div w:id="309023617">
                  <w:marLeft w:val="0"/>
                  <w:marRight w:val="0"/>
                  <w:marTop w:val="0"/>
                  <w:marBottom w:val="0"/>
                  <w:divBdr>
                    <w:top w:val="single" w:sz="2" w:space="1" w:color="FFFFFF"/>
                    <w:left w:val="single" w:sz="2" w:space="12" w:color="FFFFFF"/>
                    <w:bottom w:val="single" w:sz="2" w:space="1" w:color="FFFFFF"/>
                    <w:right w:val="single" w:sz="2" w:space="4" w:color="FFFFFF"/>
                  </w:divBdr>
                  <w:divsChild>
                    <w:div w:id="1282957709">
                      <w:marLeft w:val="0"/>
                      <w:marRight w:val="0"/>
                      <w:marTop w:val="0"/>
                      <w:marBottom w:val="0"/>
                      <w:divBdr>
                        <w:top w:val="none" w:sz="0" w:space="0" w:color="auto"/>
                        <w:left w:val="none" w:sz="0" w:space="0" w:color="auto"/>
                        <w:bottom w:val="none" w:sz="0" w:space="0" w:color="auto"/>
                        <w:right w:val="none" w:sz="0" w:space="0" w:color="auto"/>
                      </w:divBdr>
                    </w:div>
                  </w:divsChild>
                </w:div>
                <w:div w:id="477848133">
                  <w:marLeft w:val="0"/>
                  <w:marRight w:val="0"/>
                  <w:marTop w:val="0"/>
                  <w:marBottom w:val="0"/>
                  <w:divBdr>
                    <w:top w:val="single" w:sz="2" w:space="1" w:color="FFFFFF"/>
                    <w:left w:val="single" w:sz="2" w:space="12" w:color="FFFFFF"/>
                    <w:bottom w:val="single" w:sz="2" w:space="1" w:color="FFFFFF"/>
                    <w:right w:val="single" w:sz="2" w:space="4" w:color="FFFFFF"/>
                  </w:divBdr>
                  <w:divsChild>
                    <w:div w:id="748115968">
                      <w:marLeft w:val="0"/>
                      <w:marRight w:val="0"/>
                      <w:marTop w:val="0"/>
                      <w:marBottom w:val="0"/>
                      <w:divBdr>
                        <w:top w:val="none" w:sz="0" w:space="0" w:color="auto"/>
                        <w:left w:val="none" w:sz="0" w:space="0" w:color="auto"/>
                        <w:bottom w:val="none" w:sz="0" w:space="0" w:color="auto"/>
                        <w:right w:val="none" w:sz="0" w:space="0" w:color="auto"/>
                      </w:divBdr>
                    </w:div>
                  </w:divsChild>
                </w:div>
                <w:div w:id="767624626">
                  <w:marLeft w:val="0"/>
                  <w:marRight w:val="0"/>
                  <w:marTop w:val="0"/>
                  <w:marBottom w:val="0"/>
                  <w:divBdr>
                    <w:top w:val="single" w:sz="2" w:space="1" w:color="FFFFFF"/>
                    <w:left w:val="single" w:sz="2" w:space="12" w:color="FFFFFF"/>
                    <w:bottom w:val="single" w:sz="2" w:space="1" w:color="FFFFFF"/>
                    <w:right w:val="single" w:sz="2" w:space="4" w:color="FFFFFF"/>
                  </w:divBdr>
                  <w:divsChild>
                    <w:div w:id="480998019">
                      <w:marLeft w:val="0"/>
                      <w:marRight w:val="0"/>
                      <w:marTop w:val="0"/>
                      <w:marBottom w:val="0"/>
                      <w:divBdr>
                        <w:top w:val="none" w:sz="0" w:space="0" w:color="auto"/>
                        <w:left w:val="none" w:sz="0" w:space="0" w:color="auto"/>
                        <w:bottom w:val="none" w:sz="0" w:space="0" w:color="auto"/>
                        <w:right w:val="none" w:sz="0" w:space="0" w:color="auto"/>
                      </w:divBdr>
                    </w:div>
                  </w:divsChild>
                </w:div>
                <w:div w:id="1968851688">
                  <w:marLeft w:val="0"/>
                  <w:marRight w:val="0"/>
                  <w:marTop w:val="0"/>
                  <w:marBottom w:val="0"/>
                  <w:divBdr>
                    <w:top w:val="single" w:sz="2" w:space="1" w:color="FFFFFF"/>
                    <w:left w:val="single" w:sz="2" w:space="12" w:color="FFFFFF"/>
                    <w:bottom w:val="single" w:sz="2" w:space="1" w:color="FFFFFF"/>
                    <w:right w:val="single" w:sz="2" w:space="4" w:color="FFFFFF"/>
                  </w:divBdr>
                  <w:divsChild>
                    <w:div w:id="261379371">
                      <w:marLeft w:val="0"/>
                      <w:marRight w:val="0"/>
                      <w:marTop w:val="0"/>
                      <w:marBottom w:val="0"/>
                      <w:divBdr>
                        <w:top w:val="none" w:sz="0" w:space="0" w:color="auto"/>
                        <w:left w:val="none" w:sz="0" w:space="0" w:color="auto"/>
                        <w:bottom w:val="none" w:sz="0" w:space="0" w:color="auto"/>
                        <w:right w:val="none" w:sz="0" w:space="0" w:color="auto"/>
                      </w:divBdr>
                    </w:div>
                  </w:divsChild>
                </w:div>
                <w:div w:id="761682047">
                  <w:marLeft w:val="0"/>
                  <w:marRight w:val="0"/>
                  <w:marTop w:val="0"/>
                  <w:marBottom w:val="0"/>
                  <w:divBdr>
                    <w:top w:val="single" w:sz="2" w:space="1" w:color="FFFFFF"/>
                    <w:left w:val="single" w:sz="2" w:space="12" w:color="FFFFFF"/>
                    <w:bottom w:val="single" w:sz="2" w:space="1" w:color="FFFFFF"/>
                    <w:right w:val="single" w:sz="2" w:space="4" w:color="FFFFFF"/>
                  </w:divBdr>
                  <w:divsChild>
                    <w:div w:id="1369138157">
                      <w:marLeft w:val="0"/>
                      <w:marRight w:val="0"/>
                      <w:marTop w:val="0"/>
                      <w:marBottom w:val="0"/>
                      <w:divBdr>
                        <w:top w:val="none" w:sz="0" w:space="0" w:color="auto"/>
                        <w:left w:val="none" w:sz="0" w:space="0" w:color="auto"/>
                        <w:bottom w:val="none" w:sz="0" w:space="0" w:color="auto"/>
                        <w:right w:val="none" w:sz="0" w:space="0" w:color="auto"/>
                      </w:divBdr>
                    </w:div>
                  </w:divsChild>
                </w:div>
                <w:div w:id="1551570939">
                  <w:marLeft w:val="0"/>
                  <w:marRight w:val="0"/>
                  <w:marTop w:val="0"/>
                  <w:marBottom w:val="0"/>
                  <w:divBdr>
                    <w:top w:val="single" w:sz="2" w:space="1" w:color="FFFFFF"/>
                    <w:left w:val="single" w:sz="2" w:space="12" w:color="FFFFFF"/>
                    <w:bottom w:val="single" w:sz="2" w:space="1" w:color="FFFFFF"/>
                    <w:right w:val="single" w:sz="2" w:space="4" w:color="FFFFFF"/>
                  </w:divBdr>
                  <w:divsChild>
                    <w:div w:id="460265419">
                      <w:marLeft w:val="0"/>
                      <w:marRight w:val="0"/>
                      <w:marTop w:val="0"/>
                      <w:marBottom w:val="0"/>
                      <w:divBdr>
                        <w:top w:val="none" w:sz="0" w:space="0" w:color="auto"/>
                        <w:left w:val="none" w:sz="0" w:space="0" w:color="auto"/>
                        <w:bottom w:val="none" w:sz="0" w:space="0" w:color="auto"/>
                        <w:right w:val="none" w:sz="0" w:space="0" w:color="auto"/>
                      </w:divBdr>
                    </w:div>
                  </w:divsChild>
                </w:div>
                <w:div w:id="68581649">
                  <w:marLeft w:val="0"/>
                  <w:marRight w:val="0"/>
                  <w:marTop w:val="0"/>
                  <w:marBottom w:val="0"/>
                  <w:divBdr>
                    <w:top w:val="single" w:sz="2" w:space="1" w:color="FFFFFF"/>
                    <w:left w:val="single" w:sz="2" w:space="12" w:color="FFFFFF"/>
                    <w:bottom w:val="single" w:sz="2" w:space="1" w:color="FFFFFF"/>
                    <w:right w:val="single" w:sz="2" w:space="4" w:color="FFFFFF"/>
                  </w:divBdr>
                  <w:divsChild>
                    <w:div w:id="2085106475">
                      <w:marLeft w:val="0"/>
                      <w:marRight w:val="0"/>
                      <w:marTop w:val="0"/>
                      <w:marBottom w:val="0"/>
                      <w:divBdr>
                        <w:top w:val="none" w:sz="0" w:space="0" w:color="auto"/>
                        <w:left w:val="none" w:sz="0" w:space="0" w:color="auto"/>
                        <w:bottom w:val="none" w:sz="0" w:space="0" w:color="auto"/>
                        <w:right w:val="none" w:sz="0" w:space="0" w:color="auto"/>
                      </w:divBdr>
                    </w:div>
                  </w:divsChild>
                </w:div>
                <w:div w:id="946498913">
                  <w:marLeft w:val="0"/>
                  <w:marRight w:val="0"/>
                  <w:marTop w:val="0"/>
                  <w:marBottom w:val="0"/>
                  <w:divBdr>
                    <w:top w:val="single" w:sz="2" w:space="1" w:color="FFFFFF"/>
                    <w:left w:val="single" w:sz="2" w:space="12" w:color="FFFFFF"/>
                    <w:bottom w:val="single" w:sz="2" w:space="1" w:color="FFFFFF"/>
                    <w:right w:val="single" w:sz="2" w:space="4" w:color="FFFFFF"/>
                  </w:divBdr>
                  <w:divsChild>
                    <w:div w:id="784618220">
                      <w:marLeft w:val="0"/>
                      <w:marRight w:val="0"/>
                      <w:marTop w:val="0"/>
                      <w:marBottom w:val="0"/>
                      <w:divBdr>
                        <w:top w:val="none" w:sz="0" w:space="0" w:color="auto"/>
                        <w:left w:val="none" w:sz="0" w:space="0" w:color="auto"/>
                        <w:bottom w:val="none" w:sz="0" w:space="0" w:color="auto"/>
                        <w:right w:val="none" w:sz="0" w:space="0" w:color="auto"/>
                      </w:divBdr>
                    </w:div>
                  </w:divsChild>
                </w:div>
                <w:div w:id="2015255329">
                  <w:marLeft w:val="0"/>
                  <w:marRight w:val="0"/>
                  <w:marTop w:val="0"/>
                  <w:marBottom w:val="0"/>
                  <w:divBdr>
                    <w:top w:val="single" w:sz="2" w:space="1" w:color="FFFFFF"/>
                    <w:left w:val="single" w:sz="2" w:space="12" w:color="FFFFFF"/>
                    <w:bottom w:val="single" w:sz="2" w:space="1" w:color="FFFFFF"/>
                    <w:right w:val="single" w:sz="2" w:space="4" w:color="FFFFFF"/>
                  </w:divBdr>
                  <w:divsChild>
                    <w:div w:id="1307320716">
                      <w:marLeft w:val="0"/>
                      <w:marRight w:val="0"/>
                      <w:marTop w:val="0"/>
                      <w:marBottom w:val="0"/>
                      <w:divBdr>
                        <w:top w:val="none" w:sz="0" w:space="0" w:color="auto"/>
                        <w:left w:val="none" w:sz="0" w:space="0" w:color="auto"/>
                        <w:bottom w:val="none" w:sz="0" w:space="0" w:color="auto"/>
                        <w:right w:val="none" w:sz="0" w:space="0" w:color="auto"/>
                      </w:divBdr>
                    </w:div>
                  </w:divsChild>
                </w:div>
                <w:div w:id="274407658">
                  <w:marLeft w:val="0"/>
                  <w:marRight w:val="0"/>
                  <w:marTop w:val="0"/>
                  <w:marBottom w:val="0"/>
                  <w:divBdr>
                    <w:top w:val="single" w:sz="2" w:space="1" w:color="FFFFFF"/>
                    <w:left w:val="single" w:sz="2" w:space="12" w:color="FFFFFF"/>
                    <w:bottom w:val="single" w:sz="2" w:space="1" w:color="FFFFFF"/>
                    <w:right w:val="single" w:sz="2" w:space="4" w:color="FFFFFF"/>
                  </w:divBdr>
                  <w:divsChild>
                    <w:div w:id="462044251">
                      <w:marLeft w:val="0"/>
                      <w:marRight w:val="0"/>
                      <w:marTop w:val="0"/>
                      <w:marBottom w:val="0"/>
                      <w:divBdr>
                        <w:top w:val="none" w:sz="0" w:space="0" w:color="auto"/>
                        <w:left w:val="none" w:sz="0" w:space="0" w:color="auto"/>
                        <w:bottom w:val="none" w:sz="0" w:space="0" w:color="auto"/>
                        <w:right w:val="none" w:sz="0" w:space="0" w:color="auto"/>
                      </w:divBdr>
                    </w:div>
                  </w:divsChild>
                </w:div>
                <w:div w:id="1117869950">
                  <w:marLeft w:val="0"/>
                  <w:marRight w:val="0"/>
                  <w:marTop w:val="0"/>
                  <w:marBottom w:val="0"/>
                  <w:divBdr>
                    <w:top w:val="single" w:sz="2" w:space="1" w:color="FFFFFF"/>
                    <w:left w:val="single" w:sz="2" w:space="12" w:color="FFFFFF"/>
                    <w:bottom w:val="single" w:sz="2" w:space="1" w:color="FFFFFF"/>
                    <w:right w:val="single" w:sz="2" w:space="4" w:color="FFFFFF"/>
                  </w:divBdr>
                  <w:divsChild>
                    <w:div w:id="1211847377">
                      <w:marLeft w:val="0"/>
                      <w:marRight w:val="0"/>
                      <w:marTop w:val="0"/>
                      <w:marBottom w:val="0"/>
                      <w:divBdr>
                        <w:top w:val="none" w:sz="0" w:space="0" w:color="auto"/>
                        <w:left w:val="none" w:sz="0" w:space="0" w:color="auto"/>
                        <w:bottom w:val="none" w:sz="0" w:space="0" w:color="auto"/>
                        <w:right w:val="none" w:sz="0" w:space="0" w:color="auto"/>
                      </w:divBdr>
                    </w:div>
                  </w:divsChild>
                </w:div>
                <w:div w:id="808323314">
                  <w:marLeft w:val="0"/>
                  <w:marRight w:val="0"/>
                  <w:marTop w:val="0"/>
                  <w:marBottom w:val="0"/>
                  <w:divBdr>
                    <w:top w:val="single" w:sz="2" w:space="1" w:color="FFFFFF"/>
                    <w:left w:val="single" w:sz="2" w:space="12" w:color="FFFFFF"/>
                    <w:bottom w:val="single" w:sz="2" w:space="1" w:color="FFFFFF"/>
                    <w:right w:val="single" w:sz="2" w:space="4" w:color="FFFFFF"/>
                  </w:divBdr>
                  <w:divsChild>
                    <w:div w:id="361902031">
                      <w:marLeft w:val="0"/>
                      <w:marRight w:val="0"/>
                      <w:marTop w:val="0"/>
                      <w:marBottom w:val="0"/>
                      <w:divBdr>
                        <w:top w:val="none" w:sz="0" w:space="0" w:color="auto"/>
                        <w:left w:val="none" w:sz="0" w:space="0" w:color="auto"/>
                        <w:bottom w:val="none" w:sz="0" w:space="0" w:color="auto"/>
                        <w:right w:val="none" w:sz="0" w:space="0" w:color="auto"/>
                      </w:divBdr>
                    </w:div>
                  </w:divsChild>
                </w:div>
                <w:div w:id="1231622425">
                  <w:marLeft w:val="0"/>
                  <w:marRight w:val="0"/>
                  <w:marTop w:val="0"/>
                  <w:marBottom w:val="0"/>
                  <w:divBdr>
                    <w:top w:val="single" w:sz="2" w:space="1" w:color="FFFFFF"/>
                    <w:left w:val="single" w:sz="2" w:space="12" w:color="FFFFFF"/>
                    <w:bottom w:val="single" w:sz="2" w:space="1" w:color="FFFFFF"/>
                    <w:right w:val="single" w:sz="2" w:space="4" w:color="FFFFFF"/>
                  </w:divBdr>
                  <w:divsChild>
                    <w:div w:id="619193438">
                      <w:marLeft w:val="0"/>
                      <w:marRight w:val="0"/>
                      <w:marTop w:val="0"/>
                      <w:marBottom w:val="0"/>
                      <w:divBdr>
                        <w:top w:val="none" w:sz="0" w:space="0" w:color="auto"/>
                        <w:left w:val="none" w:sz="0" w:space="0" w:color="auto"/>
                        <w:bottom w:val="none" w:sz="0" w:space="0" w:color="auto"/>
                        <w:right w:val="none" w:sz="0" w:space="0" w:color="auto"/>
                      </w:divBdr>
                    </w:div>
                  </w:divsChild>
                </w:div>
                <w:div w:id="1361739109">
                  <w:marLeft w:val="0"/>
                  <w:marRight w:val="0"/>
                  <w:marTop w:val="0"/>
                  <w:marBottom w:val="0"/>
                  <w:divBdr>
                    <w:top w:val="single" w:sz="2" w:space="1" w:color="FFFFFF"/>
                    <w:left w:val="single" w:sz="2" w:space="12" w:color="FFFFFF"/>
                    <w:bottom w:val="single" w:sz="2" w:space="1" w:color="FFFFFF"/>
                    <w:right w:val="single" w:sz="2" w:space="4" w:color="FFFFFF"/>
                  </w:divBdr>
                  <w:divsChild>
                    <w:div w:id="190339360">
                      <w:marLeft w:val="0"/>
                      <w:marRight w:val="0"/>
                      <w:marTop w:val="0"/>
                      <w:marBottom w:val="0"/>
                      <w:divBdr>
                        <w:top w:val="none" w:sz="0" w:space="0" w:color="auto"/>
                        <w:left w:val="none" w:sz="0" w:space="0" w:color="auto"/>
                        <w:bottom w:val="none" w:sz="0" w:space="0" w:color="auto"/>
                        <w:right w:val="none" w:sz="0" w:space="0" w:color="auto"/>
                      </w:divBdr>
                    </w:div>
                  </w:divsChild>
                </w:div>
                <w:div w:id="1962689242">
                  <w:marLeft w:val="0"/>
                  <w:marRight w:val="0"/>
                  <w:marTop w:val="0"/>
                  <w:marBottom w:val="0"/>
                  <w:divBdr>
                    <w:top w:val="single" w:sz="2" w:space="1" w:color="FFFFFF"/>
                    <w:left w:val="single" w:sz="2" w:space="12" w:color="FFFFFF"/>
                    <w:bottom w:val="single" w:sz="2" w:space="4" w:color="FFFFFF"/>
                    <w:right w:val="single" w:sz="2" w:space="4" w:color="FFFFFF"/>
                  </w:divBdr>
                  <w:divsChild>
                    <w:div w:id="6623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770761">
          <w:marLeft w:val="0"/>
          <w:marRight w:val="0"/>
          <w:marTop w:val="0"/>
          <w:marBottom w:val="335"/>
          <w:divBdr>
            <w:top w:val="none" w:sz="0" w:space="0" w:color="auto"/>
            <w:left w:val="none" w:sz="0" w:space="0" w:color="auto"/>
            <w:bottom w:val="none" w:sz="0" w:space="0" w:color="auto"/>
            <w:right w:val="none" w:sz="0" w:space="0" w:color="auto"/>
          </w:divBdr>
          <w:divsChild>
            <w:div w:id="1635913475">
              <w:marLeft w:val="0"/>
              <w:marRight w:val="0"/>
              <w:marTop w:val="0"/>
              <w:marBottom w:val="0"/>
              <w:divBdr>
                <w:top w:val="none" w:sz="0" w:space="0" w:color="auto"/>
                <w:left w:val="none" w:sz="0" w:space="0" w:color="auto"/>
                <w:bottom w:val="none" w:sz="0" w:space="0" w:color="auto"/>
                <w:right w:val="none" w:sz="0" w:space="0" w:color="auto"/>
              </w:divBdr>
              <w:divsChild>
                <w:div w:id="827747423">
                  <w:marLeft w:val="0"/>
                  <w:marRight w:val="0"/>
                  <w:marTop w:val="0"/>
                  <w:marBottom w:val="0"/>
                  <w:divBdr>
                    <w:top w:val="single" w:sz="2" w:space="4" w:color="FFFFFF"/>
                    <w:left w:val="single" w:sz="2" w:space="12" w:color="FFFFFF"/>
                    <w:bottom w:val="single" w:sz="2" w:space="1" w:color="FFFFFF"/>
                    <w:right w:val="single" w:sz="2" w:space="4" w:color="FFFFFF"/>
                  </w:divBdr>
                  <w:divsChild>
                    <w:div w:id="1401564738">
                      <w:marLeft w:val="0"/>
                      <w:marRight w:val="0"/>
                      <w:marTop w:val="0"/>
                      <w:marBottom w:val="0"/>
                      <w:divBdr>
                        <w:top w:val="none" w:sz="0" w:space="0" w:color="auto"/>
                        <w:left w:val="none" w:sz="0" w:space="0" w:color="auto"/>
                        <w:bottom w:val="none" w:sz="0" w:space="0" w:color="auto"/>
                        <w:right w:val="none" w:sz="0" w:space="0" w:color="auto"/>
                      </w:divBdr>
                    </w:div>
                  </w:divsChild>
                </w:div>
                <w:div w:id="435714057">
                  <w:marLeft w:val="0"/>
                  <w:marRight w:val="0"/>
                  <w:marTop w:val="0"/>
                  <w:marBottom w:val="0"/>
                  <w:divBdr>
                    <w:top w:val="single" w:sz="2" w:space="1" w:color="FFFFFF"/>
                    <w:left w:val="single" w:sz="2" w:space="12" w:color="FFFFFF"/>
                    <w:bottom w:val="single" w:sz="2" w:space="1" w:color="FFFFFF"/>
                    <w:right w:val="single" w:sz="2" w:space="4" w:color="FFFFFF"/>
                  </w:divBdr>
                  <w:divsChild>
                    <w:div w:id="450563053">
                      <w:marLeft w:val="0"/>
                      <w:marRight w:val="0"/>
                      <w:marTop w:val="0"/>
                      <w:marBottom w:val="0"/>
                      <w:divBdr>
                        <w:top w:val="none" w:sz="0" w:space="0" w:color="auto"/>
                        <w:left w:val="none" w:sz="0" w:space="0" w:color="auto"/>
                        <w:bottom w:val="none" w:sz="0" w:space="0" w:color="auto"/>
                        <w:right w:val="none" w:sz="0" w:space="0" w:color="auto"/>
                      </w:divBdr>
                    </w:div>
                  </w:divsChild>
                </w:div>
                <w:div w:id="1400859612">
                  <w:marLeft w:val="0"/>
                  <w:marRight w:val="0"/>
                  <w:marTop w:val="0"/>
                  <w:marBottom w:val="0"/>
                  <w:divBdr>
                    <w:top w:val="single" w:sz="2" w:space="1" w:color="FFFFFF"/>
                    <w:left w:val="single" w:sz="2" w:space="12" w:color="FFFFFF"/>
                    <w:bottom w:val="single" w:sz="2" w:space="1" w:color="FFFFFF"/>
                    <w:right w:val="single" w:sz="2" w:space="4" w:color="FFFFFF"/>
                  </w:divBdr>
                  <w:divsChild>
                    <w:div w:id="179704148">
                      <w:marLeft w:val="0"/>
                      <w:marRight w:val="0"/>
                      <w:marTop w:val="0"/>
                      <w:marBottom w:val="0"/>
                      <w:divBdr>
                        <w:top w:val="none" w:sz="0" w:space="0" w:color="auto"/>
                        <w:left w:val="none" w:sz="0" w:space="0" w:color="auto"/>
                        <w:bottom w:val="none" w:sz="0" w:space="0" w:color="auto"/>
                        <w:right w:val="none" w:sz="0" w:space="0" w:color="auto"/>
                      </w:divBdr>
                    </w:div>
                  </w:divsChild>
                </w:div>
                <w:div w:id="800685025">
                  <w:marLeft w:val="0"/>
                  <w:marRight w:val="0"/>
                  <w:marTop w:val="0"/>
                  <w:marBottom w:val="0"/>
                  <w:divBdr>
                    <w:top w:val="single" w:sz="2" w:space="1" w:color="FFFFFF"/>
                    <w:left w:val="single" w:sz="2" w:space="12" w:color="FFFFFF"/>
                    <w:bottom w:val="single" w:sz="2" w:space="1" w:color="FFFFFF"/>
                    <w:right w:val="single" w:sz="2" w:space="4" w:color="FFFFFF"/>
                  </w:divBdr>
                  <w:divsChild>
                    <w:div w:id="211041102">
                      <w:marLeft w:val="0"/>
                      <w:marRight w:val="0"/>
                      <w:marTop w:val="0"/>
                      <w:marBottom w:val="0"/>
                      <w:divBdr>
                        <w:top w:val="none" w:sz="0" w:space="0" w:color="auto"/>
                        <w:left w:val="none" w:sz="0" w:space="0" w:color="auto"/>
                        <w:bottom w:val="none" w:sz="0" w:space="0" w:color="auto"/>
                        <w:right w:val="none" w:sz="0" w:space="0" w:color="auto"/>
                      </w:divBdr>
                    </w:div>
                  </w:divsChild>
                </w:div>
                <w:div w:id="277640981">
                  <w:marLeft w:val="0"/>
                  <w:marRight w:val="0"/>
                  <w:marTop w:val="0"/>
                  <w:marBottom w:val="0"/>
                  <w:divBdr>
                    <w:top w:val="single" w:sz="2" w:space="1" w:color="FFFFFF"/>
                    <w:left w:val="single" w:sz="2" w:space="12" w:color="FFFFFF"/>
                    <w:bottom w:val="single" w:sz="2" w:space="1" w:color="FFFFFF"/>
                    <w:right w:val="single" w:sz="2" w:space="4" w:color="FFFFFF"/>
                  </w:divBdr>
                  <w:divsChild>
                    <w:div w:id="208493124">
                      <w:marLeft w:val="0"/>
                      <w:marRight w:val="0"/>
                      <w:marTop w:val="0"/>
                      <w:marBottom w:val="0"/>
                      <w:divBdr>
                        <w:top w:val="none" w:sz="0" w:space="0" w:color="auto"/>
                        <w:left w:val="none" w:sz="0" w:space="0" w:color="auto"/>
                        <w:bottom w:val="none" w:sz="0" w:space="0" w:color="auto"/>
                        <w:right w:val="none" w:sz="0" w:space="0" w:color="auto"/>
                      </w:divBdr>
                    </w:div>
                  </w:divsChild>
                </w:div>
                <w:div w:id="1730685406">
                  <w:marLeft w:val="0"/>
                  <w:marRight w:val="0"/>
                  <w:marTop w:val="0"/>
                  <w:marBottom w:val="0"/>
                  <w:divBdr>
                    <w:top w:val="single" w:sz="2" w:space="1" w:color="FFFFFF"/>
                    <w:left w:val="single" w:sz="2" w:space="12" w:color="FFFFFF"/>
                    <w:bottom w:val="single" w:sz="2" w:space="1" w:color="FFFFFF"/>
                    <w:right w:val="single" w:sz="2" w:space="4" w:color="FFFFFF"/>
                  </w:divBdr>
                  <w:divsChild>
                    <w:div w:id="57434825">
                      <w:marLeft w:val="0"/>
                      <w:marRight w:val="0"/>
                      <w:marTop w:val="0"/>
                      <w:marBottom w:val="0"/>
                      <w:divBdr>
                        <w:top w:val="none" w:sz="0" w:space="0" w:color="auto"/>
                        <w:left w:val="none" w:sz="0" w:space="0" w:color="auto"/>
                        <w:bottom w:val="none" w:sz="0" w:space="0" w:color="auto"/>
                        <w:right w:val="none" w:sz="0" w:space="0" w:color="auto"/>
                      </w:divBdr>
                    </w:div>
                  </w:divsChild>
                </w:div>
                <w:div w:id="1992446337">
                  <w:marLeft w:val="0"/>
                  <w:marRight w:val="0"/>
                  <w:marTop w:val="0"/>
                  <w:marBottom w:val="0"/>
                  <w:divBdr>
                    <w:top w:val="single" w:sz="2" w:space="1" w:color="FFFFFF"/>
                    <w:left w:val="single" w:sz="2" w:space="12" w:color="FFFFFF"/>
                    <w:bottom w:val="single" w:sz="2" w:space="1" w:color="FFFFFF"/>
                    <w:right w:val="single" w:sz="2" w:space="4" w:color="FFFFFF"/>
                  </w:divBdr>
                  <w:divsChild>
                    <w:div w:id="732507799">
                      <w:marLeft w:val="0"/>
                      <w:marRight w:val="0"/>
                      <w:marTop w:val="0"/>
                      <w:marBottom w:val="0"/>
                      <w:divBdr>
                        <w:top w:val="none" w:sz="0" w:space="0" w:color="auto"/>
                        <w:left w:val="none" w:sz="0" w:space="0" w:color="auto"/>
                        <w:bottom w:val="none" w:sz="0" w:space="0" w:color="auto"/>
                        <w:right w:val="none" w:sz="0" w:space="0" w:color="auto"/>
                      </w:divBdr>
                    </w:div>
                  </w:divsChild>
                </w:div>
                <w:div w:id="712268076">
                  <w:marLeft w:val="0"/>
                  <w:marRight w:val="0"/>
                  <w:marTop w:val="0"/>
                  <w:marBottom w:val="0"/>
                  <w:divBdr>
                    <w:top w:val="single" w:sz="2" w:space="1" w:color="FFFFFF"/>
                    <w:left w:val="single" w:sz="2" w:space="12" w:color="FFFFFF"/>
                    <w:bottom w:val="single" w:sz="2" w:space="1" w:color="FFFFFF"/>
                    <w:right w:val="single" w:sz="2" w:space="4" w:color="FFFFFF"/>
                  </w:divBdr>
                  <w:divsChild>
                    <w:div w:id="1496610405">
                      <w:marLeft w:val="0"/>
                      <w:marRight w:val="0"/>
                      <w:marTop w:val="0"/>
                      <w:marBottom w:val="0"/>
                      <w:divBdr>
                        <w:top w:val="none" w:sz="0" w:space="0" w:color="auto"/>
                        <w:left w:val="none" w:sz="0" w:space="0" w:color="auto"/>
                        <w:bottom w:val="none" w:sz="0" w:space="0" w:color="auto"/>
                        <w:right w:val="none" w:sz="0" w:space="0" w:color="auto"/>
                      </w:divBdr>
                    </w:div>
                  </w:divsChild>
                </w:div>
                <w:div w:id="2073379776">
                  <w:marLeft w:val="0"/>
                  <w:marRight w:val="0"/>
                  <w:marTop w:val="0"/>
                  <w:marBottom w:val="0"/>
                  <w:divBdr>
                    <w:top w:val="single" w:sz="2" w:space="1" w:color="FFFFFF"/>
                    <w:left w:val="single" w:sz="2" w:space="12" w:color="FFFFFF"/>
                    <w:bottom w:val="single" w:sz="2" w:space="1" w:color="FFFFFF"/>
                    <w:right w:val="single" w:sz="2" w:space="4" w:color="FFFFFF"/>
                  </w:divBdr>
                  <w:divsChild>
                    <w:div w:id="35662737">
                      <w:marLeft w:val="0"/>
                      <w:marRight w:val="0"/>
                      <w:marTop w:val="0"/>
                      <w:marBottom w:val="0"/>
                      <w:divBdr>
                        <w:top w:val="none" w:sz="0" w:space="0" w:color="auto"/>
                        <w:left w:val="none" w:sz="0" w:space="0" w:color="auto"/>
                        <w:bottom w:val="none" w:sz="0" w:space="0" w:color="auto"/>
                        <w:right w:val="none" w:sz="0" w:space="0" w:color="auto"/>
                      </w:divBdr>
                    </w:div>
                  </w:divsChild>
                </w:div>
                <w:div w:id="2128231444">
                  <w:marLeft w:val="0"/>
                  <w:marRight w:val="0"/>
                  <w:marTop w:val="0"/>
                  <w:marBottom w:val="0"/>
                  <w:divBdr>
                    <w:top w:val="single" w:sz="2" w:space="1" w:color="FFFFFF"/>
                    <w:left w:val="single" w:sz="2" w:space="12" w:color="FFFFFF"/>
                    <w:bottom w:val="single" w:sz="2" w:space="1" w:color="FFFFFF"/>
                    <w:right w:val="single" w:sz="2" w:space="4" w:color="FFFFFF"/>
                  </w:divBdr>
                  <w:divsChild>
                    <w:div w:id="1107114795">
                      <w:marLeft w:val="0"/>
                      <w:marRight w:val="0"/>
                      <w:marTop w:val="0"/>
                      <w:marBottom w:val="0"/>
                      <w:divBdr>
                        <w:top w:val="none" w:sz="0" w:space="0" w:color="auto"/>
                        <w:left w:val="none" w:sz="0" w:space="0" w:color="auto"/>
                        <w:bottom w:val="none" w:sz="0" w:space="0" w:color="auto"/>
                        <w:right w:val="none" w:sz="0" w:space="0" w:color="auto"/>
                      </w:divBdr>
                    </w:div>
                  </w:divsChild>
                </w:div>
                <w:div w:id="1645154966">
                  <w:marLeft w:val="0"/>
                  <w:marRight w:val="0"/>
                  <w:marTop w:val="0"/>
                  <w:marBottom w:val="0"/>
                  <w:divBdr>
                    <w:top w:val="single" w:sz="2" w:space="1" w:color="FFFFFF"/>
                    <w:left w:val="single" w:sz="2" w:space="12" w:color="FFFFFF"/>
                    <w:bottom w:val="single" w:sz="2" w:space="1" w:color="FFFFFF"/>
                    <w:right w:val="single" w:sz="2" w:space="4" w:color="FFFFFF"/>
                  </w:divBdr>
                  <w:divsChild>
                    <w:div w:id="1877816576">
                      <w:marLeft w:val="0"/>
                      <w:marRight w:val="0"/>
                      <w:marTop w:val="0"/>
                      <w:marBottom w:val="0"/>
                      <w:divBdr>
                        <w:top w:val="none" w:sz="0" w:space="0" w:color="auto"/>
                        <w:left w:val="none" w:sz="0" w:space="0" w:color="auto"/>
                        <w:bottom w:val="none" w:sz="0" w:space="0" w:color="auto"/>
                        <w:right w:val="none" w:sz="0" w:space="0" w:color="auto"/>
                      </w:divBdr>
                    </w:div>
                  </w:divsChild>
                </w:div>
                <w:div w:id="2009599165">
                  <w:marLeft w:val="0"/>
                  <w:marRight w:val="0"/>
                  <w:marTop w:val="0"/>
                  <w:marBottom w:val="0"/>
                  <w:divBdr>
                    <w:top w:val="single" w:sz="2" w:space="1" w:color="FFFFFF"/>
                    <w:left w:val="single" w:sz="2" w:space="12" w:color="FFFFFF"/>
                    <w:bottom w:val="single" w:sz="2" w:space="1" w:color="FFFFFF"/>
                    <w:right w:val="single" w:sz="2" w:space="4" w:color="FFFFFF"/>
                  </w:divBdr>
                  <w:divsChild>
                    <w:div w:id="322314355">
                      <w:marLeft w:val="0"/>
                      <w:marRight w:val="0"/>
                      <w:marTop w:val="0"/>
                      <w:marBottom w:val="0"/>
                      <w:divBdr>
                        <w:top w:val="none" w:sz="0" w:space="0" w:color="auto"/>
                        <w:left w:val="none" w:sz="0" w:space="0" w:color="auto"/>
                        <w:bottom w:val="none" w:sz="0" w:space="0" w:color="auto"/>
                        <w:right w:val="none" w:sz="0" w:space="0" w:color="auto"/>
                      </w:divBdr>
                    </w:div>
                  </w:divsChild>
                </w:div>
                <w:div w:id="1825078279">
                  <w:marLeft w:val="0"/>
                  <w:marRight w:val="0"/>
                  <w:marTop w:val="0"/>
                  <w:marBottom w:val="0"/>
                  <w:divBdr>
                    <w:top w:val="single" w:sz="2" w:space="1" w:color="FFFFFF"/>
                    <w:left w:val="single" w:sz="2" w:space="12" w:color="FFFFFF"/>
                    <w:bottom w:val="single" w:sz="2" w:space="1" w:color="FFFFFF"/>
                    <w:right w:val="single" w:sz="2" w:space="4" w:color="FFFFFF"/>
                  </w:divBdr>
                  <w:divsChild>
                    <w:div w:id="708451206">
                      <w:marLeft w:val="0"/>
                      <w:marRight w:val="0"/>
                      <w:marTop w:val="0"/>
                      <w:marBottom w:val="0"/>
                      <w:divBdr>
                        <w:top w:val="none" w:sz="0" w:space="0" w:color="auto"/>
                        <w:left w:val="none" w:sz="0" w:space="0" w:color="auto"/>
                        <w:bottom w:val="none" w:sz="0" w:space="0" w:color="auto"/>
                        <w:right w:val="none" w:sz="0" w:space="0" w:color="auto"/>
                      </w:divBdr>
                    </w:div>
                  </w:divsChild>
                </w:div>
                <w:div w:id="1169905936">
                  <w:marLeft w:val="0"/>
                  <w:marRight w:val="0"/>
                  <w:marTop w:val="0"/>
                  <w:marBottom w:val="0"/>
                  <w:divBdr>
                    <w:top w:val="single" w:sz="2" w:space="1" w:color="FFFFFF"/>
                    <w:left w:val="single" w:sz="2" w:space="12" w:color="FFFFFF"/>
                    <w:bottom w:val="single" w:sz="2" w:space="1" w:color="FFFFFF"/>
                    <w:right w:val="single" w:sz="2" w:space="4" w:color="FFFFFF"/>
                  </w:divBdr>
                  <w:divsChild>
                    <w:div w:id="1069770921">
                      <w:marLeft w:val="0"/>
                      <w:marRight w:val="0"/>
                      <w:marTop w:val="0"/>
                      <w:marBottom w:val="0"/>
                      <w:divBdr>
                        <w:top w:val="none" w:sz="0" w:space="0" w:color="auto"/>
                        <w:left w:val="none" w:sz="0" w:space="0" w:color="auto"/>
                        <w:bottom w:val="none" w:sz="0" w:space="0" w:color="auto"/>
                        <w:right w:val="none" w:sz="0" w:space="0" w:color="auto"/>
                      </w:divBdr>
                    </w:div>
                  </w:divsChild>
                </w:div>
                <w:div w:id="1190223855">
                  <w:marLeft w:val="0"/>
                  <w:marRight w:val="0"/>
                  <w:marTop w:val="0"/>
                  <w:marBottom w:val="0"/>
                  <w:divBdr>
                    <w:top w:val="single" w:sz="2" w:space="1" w:color="FFFFFF"/>
                    <w:left w:val="single" w:sz="2" w:space="12" w:color="FFFFFF"/>
                    <w:bottom w:val="single" w:sz="2" w:space="1" w:color="FFFFFF"/>
                    <w:right w:val="single" w:sz="2" w:space="4" w:color="FFFFFF"/>
                  </w:divBdr>
                  <w:divsChild>
                    <w:div w:id="1865244884">
                      <w:marLeft w:val="0"/>
                      <w:marRight w:val="0"/>
                      <w:marTop w:val="0"/>
                      <w:marBottom w:val="0"/>
                      <w:divBdr>
                        <w:top w:val="none" w:sz="0" w:space="0" w:color="auto"/>
                        <w:left w:val="none" w:sz="0" w:space="0" w:color="auto"/>
                        <w:bottom w:val="none" w:sz="0" w:space="0" w:color="auto"/>
                        <w:right w:val="none" w:sz="0" w:space="0" w:color="auto"/>
                      </w:divBdr>
                    </w:div>
                  </w:divsChild>
                </w:div>
                <w:div w:id="295527715">
                  <w:marLeft w:val="0"/>
                  <w:marRight w:val="0"/>
                  <w:marTop w:val="0"/>
                  <w:marBottom w:val="0"/>
                  <w:divBdr>
                    <w:top w:val="single" w:sz="2" w:space="1" w:color="FFFFFF"/>
                    <w:left w:val="single" w:sz="2" w:space="12" w:color="FFFFFF"/>
                    <w:bottom w:val="single" w:sz="2" w:space="1" w:color="FFFFFF"/>
                    <w:right w:val="single" w:sz="2" w:space="4" w:color="FFFFFF"/>
                  </w:divBdr>
                  <w:divsChild>
                    <w:div w:id="2041393019">
                      <w:marLeft w:val="0"/>
                      <w:marRight w:val="0"/>
                      <w:marTop w:val="0"/>
                      <w:marBottom w:val="0"/>
                      <w:divBdr>
                        <w:top w:val="none" w:sz="0" w:space="0" w:color="auto"/>
                        <w:left w:val="none" w:sz="0" w:space="0" w:color="auto"/>
                        <w:bottom w:val="none" w:sz="0" w:space="0" w:color="auto"/>
                        <w:right w:val="none" w:sz="0" w:space="0" w:color="auto"/>
                      </w:divBdr>
                    </w:div>
                  </w:divsChild>
                </w:div>
                <w:div w:id="1872108008">
                  <w:marLeft w:val="0"/>
                  <w:marRight w:val="0"/>
                  <w:marTop w:val="0"/>
                  <w:marBottom w:val="0"/>
                  <w:divBdr>
                    <w:top w:val="single" w:sz="2" w:space="1" w:color="FFFFFF"/>
                    <w:left w:val="single" w:sz="2" w:space="12" w:color="FFFFFF"/>
                    <w:bottom w:val="single" w:sz="2" w:space="4" w:color="FFFFFF"/>
                    <w:right w:val="single" w:sz="2" w:space="4" w:color="FFFFFF"/>
                  </w:divBdr>
                  <w:divsChild>
                    <w:div w:id="1995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38577">
          <w:marLeft w:val="0"/>
          <w:marRight w:val="0"/>
          <w:marTop w:val="0"/>
          <w:marBottom w:val="335"/>
          <w:divBdr>
            <w:top w:val="none" w:sz="0" w:space="0" w:color="auto"/>
            <w:left w:val="none" w:sz="0" w:space="0" w:color="auto"/>
            <w:bottom w:val="none" w:sz="0" w:space="0" w:color="auto"/>
            <w:right w:val="none" w:sz="0" w:space="0" w:color="auto"/>
          </w:divBdr>
          <w:divsChild>
            <w:div w:id="805317937">
              <w:marLeft w:val="0"/>
              <w:marRight w:val="0"/>
              <w:marTop w:val="0"/>
              <w:marBottom w:val="0"/>
              <w:divBdr>
                <w:top w:val="none" w:sz="0" w:space="0" w:color="auto"/>
                <w:left w:val="none" w:sz="0" w:space="0" w:color="auto"/>
                <w:bottom w:val="none" w:sz="0" w:space="0" w:color="auto"/>
                <w:right w:val="none" w:sz="0" w:space="0" w:color="auto"/>
              </w:divBdr>
              <w:divsChild>
                <w:div w:id="1991863270">
                  <w:marLeft w:val="0"/>
                  <w:marRight w:val="0"/>
                  <w:marTop w:val="0"/>
                  <w:marBottom w:val="0"/>
                  <w:divBdr>
                    <w:top w:val="single" w:sz="2" w:space="4" w:color="FFFFFF"/>
                    <w:left w:val="single" w:sz="2" w:space="12" w:color="FFFFFF"/>
                    <w:bottom w:val="single" w:sz="2" w:space="1" w:color="FFFFFF"/>
                    <w:right w:val="single" w:sz="2" w:space="4" w:color="FFFFFF"/>
                  </w:divBdr>
                  <w:divsChild>
                    <w:div w:id="1504314805">
                      <w:marLeft w:val="0"/>
                      <w:marRight w:val="0"/>
                      <w:marTop w:val="0"/>
                      <w:marBottom w:val="0"/>
                      <w:divBdr>
                        <w:top w:val="none" w:sz="0" w:space="0" w:color="auto"/>
                        <w:left w:val="none" w:sz="0" w:space="0" w:color="auto"/>
                        <w:bottom w:val="none" w:sz="0" w:space="0" w:color="auto"/>
                        <w:right w:val="none" w:sz="0" w:space="0" w:color="auto"/>
                      </w:divBdr>
                    </w:div>
                  </w:divsChild>
                </w:div>
                <w:div w:id="1833528198">
                  <w:marLeft w:val="0"/>
                  <w:marRight w:val="0"/>
                  <w:marTop w:val="0"/>
                  <w:marBottom w:val="0"/>
                  <w:divBdr>
                    <w:top w:val="single" w:sz="2" w:space="1" w:color="FFFFFF"/>
                    <w:left w:val="single" w:sz="2" w:space="12" w:color="FFFFFF"/>
                    <w:bottom w:val="single" w:sz="2" w:space="1" w:color="FFFFFF"/>
                    <w:right w:val="single" w:sz="2" w:space="4" w:color="FFFFFF"/>
                  </w:divBdr>
                  <w:divsChild>
                    <w:div w:id="299851315">
                      <w:marLeft w:val="0"/>
                      <w:marRight w:val="0"/>
                      <w:marTop w:val="0"/>
                      <w:marBottom w:val="0"/>
                      <w:divBdr>
                        <w:top w:val="none" w:sz="0" w:space="0" w:color="auto"/>
                        <w:left w:val="none" w:sz="0" w:space="0" w:color="auto"/>
                        <w:bottom w:val="none" w:sz="0" w:space="0" w:color="auto"/>
                        <w:right w:val="none" w:sz="0" w:space="0" w:color="auto"/>
                      </w:divBdr>
                    </w:div>
                  </w:divsChild>
                </w:div>
                <w:div w:id="394206668">
                  <w:marLeft w:val="0"/>
                  <w:marRight w:val="0"/>
                  <w:marTop w:val="0"/>
                  <w:marBottom w:val="0"/>
                  <w:divBdr>
                    <w:top w:val="single" w:sz="2" w:space="1" w:color="FFFFFF"/>
                    <w:left w:val="single" w:sz="2" w:space="12" w:color="FFFFFF"/>
                    <w:bottom w:val="single" w:sz="2" w:space="1" w:color="FFFFFF"/>
                    <w:right w:val="single" w:sz="2" w:space="4" w:color="FFFFFF"/>
                  </w:divBdr>
                  <w:divsChild>
                    <w:div w:id="508982494">
                      <w:marLeft w:val="0"/>
                      <w:marRight w:val="0"/>
                      <w:marTop w:val="0"/>
                      <w:marBottom w:val="0"/>
                      <w:divBdr>
                        <w:top w:val="none" w:sz="0" w:space="0" w:color="auto"/>
                        <w:left w:val="none" w:sz="0" w:space="0" w:color="auto"/>
                        <w:bottom w:val="none" w:sz="0" w:space="0" w:color="auto"/>
                        <w:right w:val="none" w:sz="0" w:space="0" w:color="auto"/>
                      </w:divBdr>
                    </w:div>
                  </w:divsChild>
                </w:div>
                <w:div w:id="454906038">
                  <w:marLeft w:val="0"/>
                  <w:marRight w:val="0"/>
                  <w:marTop w:val="0"/>
                  <w:marBottom w:val="0"/>
                  <w:divBdr>
                    <w:top w:val="single" w:sz="2" w:space="1" w:color="FFFFFF"/>
                    <w:left w:val="single" w:sz="2" w:space="12" w:color="FFFFFF"/>
                    <w:bottom w:val="single" w:sz="2" w:space="1" w:color="FFFFFF"/>
                    <w:right w:val="single" w:sz="2" w:space="4" w:color="FFFFFF"/>
                  </w:divBdr>
                  <w:divsChild>
                    <w:div w:id="890653398">
                      <w:marLeft w:val="0"/>
                      <w:marRight w:val="0"/>
                      <w:marTop w:val="0"/>
                      <w:marBottom w:val="0"/>
                      <w:divBdr>
                        <w:top w:val="none" w:sz="0" w:space="0" w:color="auto"/>
                        <w:left w:val="none" w:sz="0" w:space="0" w:color="auto"/>
                        <w:bottom w:val="none" w:sz="0" w:space="0" w:color="auto"/>
                        <w:right w:val="none" w:sz="0" w:space="0" w:color="auto"/>
                      </w:divBdr>
                    </w:div>
                  </w:divsChild>
                </w:div>
                <w:div w:id="916011819">
                  <w:marLeft w:val="0"/>
                  <w:marRight w:val="0"/>
                  <w:marTop w:val="0"/>
                  <w:marBottom w:val="0"/>
                  <w:divBdr>
                    <w:top w:val="single" w:sz="2" w:space="1" w:color="FFFFFF"/>
                    <w:left w:val="single" w:sz="2" w:space="12" w:color="FFFFFF"/>
                    <w:bottom w:val="single" w:sz="2" w:space="1" w:color="FFFFFF"/>
                    <w:right w:val="single" w:sz="2" w:space="4" w:color="FFFFFF"/>
                  </w:divBdr>
                  <w:divsChild>
                    <w:div w:id="113527908">
                      <w:marLeft w:val="0"/>
                      <w:marRight w:val="0"/>
                      <w:marTop w:val="0"/>
                      <w:marBottom w:val="0"/>
                      <w:divBdr>
                        <w:top w:val="none" w:sz="0" w:space="0" w:color="auto"/>
                        <w:left w:val="none" w:sz="0" w:space="0" w:color="auto"/>
                        <w:bottom w:val="none" w:sz="0" w:space="0" w:color="auto"/>
                        <w:right w:val="none" w:sz="0" w:space="0" w:color="auto"/>
                      </w:divBdr>
                    </w:div>
                  </w:divsChild>
                </w:div>
                <w:div w:id="1551764977">
                  <w:marLeft w:val="0"/>
                  <w:marRight w:val="0"/>
                  <w:marTop w:val="0"/>
                  <w:marBottom w:val="0"/>
                  <w:divBdr>
                    <w:top w:val="single" w:sz="2" w:space="1" w:color="FFFFFF"/>
                    <w:left w:val="single" w:sz="2" w:space="12" w:color="FFFFFF"/>
                    <w:bottom w:val="single" w:sz="2" w:space="1" w:color="FFFFFF"/>
                    <w:right w:val="single" w:sz="2" w:space="4" w:color="FFFFFF"/>
                  </w:divBdr>
                  <w:divsChild>
                    <w:div w:id="148638900">
                      <w:marLeft w:val="0"/>
                      <w:marRight w:val="0"/>
                      <w:marTop w:val="0"/>
                      <w:marBottom w:val="0"/>
                      <w:divBdr>
                        <w:top w:val="none" w:sz="0" w:space="0" w:color="auto"/>
                        <w:left w:val="none" w:sz="0" w:space="0" w:color="auto"/>
                        <w:bottom w:val="none" w:sz="0" w:space="0" w:color="auto"/>
                        <w:right w:val="none" w:sz="0" w:space="0" w:color="auto"/>
                      </w:divBdr>
                    </w:div>
                  </w:divsChild>
                </w:div>
                <w:div w:id="1332173732">
                  <w:marLeft w:val="0"/>
                  <w:marRight w:val="0"/>
                  <w:marTop w:val="0"/>
                  <w:marBottom w:val="0"/>
                  <w:divBdr>
                    <w:top w:val="single" w:sz="2" w:space="1" w:color="FFFFFF"/>
                    <w:left w:val="single" w:sz="2" w:space="12" w:color="FFFFFF"/>
                    <w:bottom w:val="single" w:sz="2" w:space="1" w:color="FFFFFF"/>
                    <w:right w:val="single" w:sz="2" w:space="4" w:color="FFFFFF"/>
                  </w:divBdr>
                  <w:divsChild>
                    <w:div w:id="1890417384">
                      <w:marLeft w:val="0"/>
                      <w:marRight w:val="0"/>
                      <w:marTop w:val="0"/>
                      <w:marBottom w:val="0"/>
                      <w:divBdr>
                        <w:top w:val="none" w:sz="0" w:space="0" w:color="auto"/>
                        <w:left w:val="none" w:sz="0" w:space="0" w:color="auto"/>
                        <w:bottom w:val="none" w:sz="0" w:space="0" w:color="auto"/>
                        <w:right w:val="none" w:sz="0" w:space="0" w:color="auto"/>
                      </w:divBdr>
                    </w:div>
                  </w:divsChild>
                </w:div>
                <w:div w:id="383023871">
                  <w:marLeft w:val="0"/>
                  <w:marRight w:val="0"/>
                  <w:marTop w:val="0"/>
                  <w:marBottom w:val="0"/>
                  <w:divBdr>
                    <w:top w:val="single" w:sz="2" w:space="1" w:color="FFFFFF"/>
                    <w:left w:val="single" w:sz="2" w:space="12" w:color="FFFFFF"/>
                    <w:bottom w:val="single" w:sz="2" w:space="1" w:color="FFFFFF"/>
                    <w:right w:val="single" w:sz="2" w:space="4" w:color="FFFFFF"/>
                  </w:divBdr>
                  <w:divsChild>
                    <w:div w:id="1222980022">
                      <w:marLeft w:val="0"/>
                      <w:marRight w:val="0"/>
                      <w:marTop w:val="0"/>
                      <w:marBottom w:val="0"/>
                      <w:divBdr>
                        <w:top w:val="none" w:sz="0" w:space="0" w:color="auto"/>
                        <w:left w:val="none" w:sz="0" w:space="0" w:color="auto"/>
                        <w:bottom w:val="none" w:sz="0" w:space="0" w:color="auto"/>
                        <w:right w:val="none" w:sz="0" w:space="0" w:color="auto"/>
                      </w:divBdr>
                    </w:div>
                  </w:divsChild>
                </w:div>
                <w:div w:id="1624270889">
                  <w:marLeft w:val="0"/>
                  <w:marRight w:val="0"/>
                  <w:marTop w:val="0"/>
                  <w:marBottom w:val="0"/>
                  <w:divBdr>
                    <w:top w:val="single" w:sz="2" w:space="1" w:color="FFFFFF"/>
                    <w:left w:val="single" w:sz="2" w:space="12" w:color="FFFFFF"/>
                    <w:bottom w:val="single" w:sz="2" w:space="1" w:color="FFFFFF"/>
                    <w:right w:val="single" w:sz="2" w:space="4" w:color="FFFFFF"/>
                  </w:divBdr>
                  <w:divsChild>
                    <w:div w:id="1086657473">
                      <w:marLeft w:val="0"/>
                      <w:marRight w:val="0"/>
                      <w:marTop w:val="0"/>
                      <w:marBottom w:val="0"/>
                      <w:divBdr>
                        <w:top w:val="none" w:sz="0" w:space="0" w:color="auto"/>
                        <w:left w:val="none" w:sz="0" w:space="0" w:color="auto"/>
                        <w:bottom w:val="none" w:sz="0" w:space="0" w:color="auto"/>
                        <w:right w:val="none" w:sz="0" w:space="0" w:color="auto"/>
                      </w:divBdr>
                    </w:div>
                  </w:divsChild>
                </w:div>
                <w:div w:id="1373767992">
                  <w:marLeft w:val="0"/>
                  <w:marRight w:val="0"/>
                  <w:marTop w:val="0"/>
                  <w:marBottom w:val="0"/>
                  <w:divBdr>
                    <w:top w:val="single" w:sz="2" w:space="1" w:color="FFFFFF"/>
                    <w:left w:val="single" w:sz="2" w:space="12" w:color="FFFFFF"/>
                    <w:bottom w:val="single" w:sz="2" w:space="1" w:color="FFFFFF"/>
                    <w:right w:val="single" w:sz="2" w:space="4" w:color="FFFFFF"/>
                  </w:divBdr>
                  <w:divsChild>
                    <w:div w:id="288316558">
                      <w:marLeft w:val="0"/>
                      <w:marRight w:val="0"/>
                      <w:marTop w:val="0"/>
                      <w:marBottom w:val="0"/>
                      <w:divBdr>
                        <w:top w:val="none" w:sz="0" w:space="0" w:color="auto"/>
                        <w:left w:val="none" w:sz="0" w:space="0" w:color="auto"/>
                        <w:bottom w:val="none" w:sz="0" w:space="0" w:color="auto"/>
                        <w:right w:val="none" w:sz="0" w:space="0" w:color="auto"/>
                      </w:divBdr>
                    </w:div>
                  </w:divsChild>
                </w:div>
                <w:div w:id="1719167075">
                  <w:marLeft w:val="0"/>
                  <w:marRight w:val="0"/>
                  <w:marTop w:val="0"/>
                  <w:marBottom w:val="0"/>
                  <w:divBdr>
                    <w:top w:val="single" w:sz="2" w:space="1" w:color="FFFFFF"/>
                    <w:left w:val="single" w:sz="2" w:space="12" w:color="FFFFFF"/>
                    <w:bottom w:val="single" w:sz="2" w:space="1" w:color="FFFFFF"/>
                    <w:right w:val="single" w:sz="2" w:space="4" w:color="FFFFFF"/>
                  </w:divBdr>
                  <w:divsChild>
                    <w:div w:id="734359055">
                      <w:marLeft w:val="0"/>
                      <w:marRight w:val="0"/>
                      <w:marTop w:val="0"/>
                      <w:marBottom w:val="0"/>
                      <w:divBdr>
                        <w:top w:val="none" w:sz="0" w:space="0" w:color="auto"/>
                        <w:left w:val="none" w:sz="0" w:space="0" w:color="auto"/>
                        <w:bottom w:val="none" w:sz="0" w:space="0" w:color="auto"/>
                        <w:right w:val="none" w:sz="0" w:space="0" w:color="auto"/>
                      </w:divBdr>
                    </w:div>
                  </w:divsChild>
                </w:div>
                <w:div w:id="1455366947">
                  <w:marLeft w:val="0"/>
                  <w:marRight w:val="0"/>
                  <w:marTop w:val="0"/>
                  <w:marBottom w:val="0"/>
                  <w:divBdr>
                    <w:top w:val="single" w:sz="2" w:space="1" w:color="FFFFFF"/>
                    <w:left w:val="single" w:sz="2" w:space="12" w:color="FFFFFF"/>
                    <w:bottom w:val="single" w:sz="2" w:space="1" w:color="FFFFFF"/>
                    <w:right w:val="single" w:sz="2" w:space="4" w:color="FFFFFF"/>
                  </w:divBdr>
                  <w:divsChild>
                    <w:div w:id="1402484619">
                      <w:marLeft w:val="0"/>
                      <w:marRight w:val="0"/>
                      <w:marTop w:val="0"/>
                      <w:marBottom w:val="0"/>
                      <w:divBdr>
                        <w:top w:val="none" w:sz="0" w:space="0" w:color="auto"/>
                        <w:left w:val="none" w:sz="0" w:space="0" w:color="auto"/>
                        <w:bottom w:val="none" w:sz="0" w:space="0" w:color="auto"/>
                        <w:right w:val="none" w:sz="0" w:space="0" w:color="auto"/>
                      </w:divBdr>
                    </w:div>
                  </w:divsChild>
                </w:div>
                <w:div w:id="1203590974">
                  <w:marLeft w:val="0"/>
                  <w:marRight w:val="0"/>
                  <w:marTop w:val="0"/>
                  <w:marBottom w:val="0"/>
                  <w:divBdr>
                    <w:top w:val="single" w:sz="2" w:space="1" w:color="FFFFFF"/>
                    <w:left w:val="single" w:sz="2" w:space="12" w:color="FFFFFF"/>
                    <w:bottom w:val="single" w:sz="2" w:space="1" w:color="FFFFFF"/>
                    <w:right w:val="single" w:sz="2" w:space="4" w:color="FFFFFF"/>
                  </w:divBdr>
                  <w:divsChild>
                    <w:div w:id="369426447">
                      <w:marLeft w:val="0"/>
                      <w:marRight w:val="0"/>
                      <w:marTop w:val="0"/>
                      <w:marBottom w:val="0"/>
                      <w:divBdr>
                        <w:top w:val="none" w:sz="0" w:space="0" w:color="auto"/>
                        <w:left w:val="none" w:sz="0" w:space="0" w:color="auto"/>
                        <w:bottom w:val="none" w:sz="0" w:space="0" w:color="auto"/>
                        <w:right w:val="none" w:sz="0" w:space="0" w:color="auto"/>
                      </w:divBdr>
                    </w:div>
                  </w:divsChild>
                </w:div>
                <w:div w:id="59641234">
                  <w:marLeft w:val="0"/>
                  <w:marRight w:val="0"/>
                  <w:marTop w:val="0"/>
                  <w:marBottom w:val="0"/>
                  <w:divBdr>
                    <w:top w:val="single" w:sz="2" w:space="1" w:color="FFFFFF"/>
                    <w:left w:val="single" w:sz="2" w:space="12" w:color="FFFFFF"/>
                    <w:bottom w:val="single" w:sz="2" w:space="1" w:color="FFFFFF"/>
                    <w:right w:val="single" w:sz="2" w:space="4" w:color="FFFFFF"/>
                  </w:divBdr>
                  <w:divsChild>
                    <w:div w:id="54546351">
                      <w:marLeft w:val="0"/>
                      <w:marRight w:val="0"/>
                      <w:marTop w:val="0"/>
                      <w:marBottom w:val="0"/>
                      <w:divBdr>
                        <w:top w:val="none" w:sz="0" w:space="0" w:color="auto"/>
                        <w:left w:val="none" w:sz="0" w:space="0" w:color="auto"/>
                        <w:bottom w:val="none" w:sz="0" w:space="0" w:color="auto"/>
                        <w:right w:val="none" w:sz="0" w:space="0" w:color="auto"/>
                      </w:divBdr>
                    </w:div>
                  </w:divsChild>
                </w:div>
                <w:div w:id="1917744130">
                  <w:marLeft w:val="0"/>
                  <w:marRight w:val="0"/>
                  <w:marTop w:val="0"/>
                  <w:marBottom w:val="0"/>
                  <w:divBdr>
                    <w:top w:val="single" w:sz="2" w:space="1" w:color="FFFFFF"/>
                    <w:left w:val="single" w:sz="2" w:space="12" w:color="FFFFFF"/>
                    <w:bottom w:val="single" w:sz="2" w:space="1" w:color="FFFFFF"/>
                    <w:right w:val="single" w:sz="2" w:space="4" w:color="FFFFFF"/>
                  </w:divBdr>
                  <w:divsChild>
                    <w:div w:id="837892700">
                      <w:marLeft w:val="0"/>
                      <w:marRight w:val="0"/>
                      <w:marTop w:val="0"/>
                      <w:marBottom w:val="0"/>
                      <w:divBdr>
                        <w:top w:val="none" w:sz="0" w:space="0" w:color="auto"/>
                        <w:left w:val="none" w:sz="0" w:space="0" w:color="auto"/>
                        <w:bottom w:val="none" w:sz="0" w:space="0" w:color="auto"/>
                        <w:right w:val="none" w:sz="0" w:space="0" w:color="auto"/>
                      </w:divBdr>
                    </w:div>
                  </w:divsChild>
                </w:div>
                <w:div w:id="832792908">
                  <w:marLeft w:val="0"/>
                  <w:marRight w:val="0"/>
                  <w:marTop w:val="0"/>
                  <w:marBottom w:val="0"/>
                  <w:divBdr>
                    <w:top w:val="single" w:sz="2" w:space="1" w:color="FFFFFF"/>
                    <w:left w:val="single" w:sz="2" w:space="12" w:color="FFFFFF"/>
                    <w:bottom w:val="single" w:sz="2" w:space="1" w:color="FFFFFF"/>
                    <w:right w:val="single" w:sz="2" w:space="4" w:color="FFFFFF"/>
                  </w:divBdr>
                  <w:divsChild>
                    <w:div w:id="636763755">
                      <w:marLeft w:val="0"/>
                      <w:marRight w:val="0"/>
                      <w:marTop w:val="0"/>
                      <w:marBottom w:val="0"/>
                      <w:divBdr>
                        <w:top w:val="none" w:sz="0" w:space="0" w:color="auto"/>
                        <w:left w:val="none" w:sz="0" w:space="0" w:color="auto"/>
                        <w:bottom w:val="none" w:sz="0" w:space="0" w:color="auto"/>
                        <w:right w:val="none" w:sz="0" w:space="0" w:color="auto"/>
                      </w:divBdr>
                    </w:div>
                  </w:divsChild>
                </w:div>
                <w:div w:id="1557886885">
                  <w:marLeft w:val="0"/>
                  <w:marRight w:val="0"/>
                  <w:marTop w:val="0"/>
                  <w:marBottom w:val="0"/>
                  <w:divBdr>
                    <w:top w:val="single" w:sz="2" w:space="1" w:color="FFFFFF"/>
                    <w:left w:val="single" w:sz="2" w:space="12" w:color="FFFFFF"/>
                    <w:bottom w:val="single" w:sz="2" w:space="4" w:color="FFFFFF"/>
                    <w:right w:val="single" w:sz="2" w:space="4" w:color="FFFFFF"/>
                  </w:divBdr>
                  <w:divsChild>
                    <w:div w:id="595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645474">
          <w:marLeft w:val="0"/>
          <w:marRight w:val="0"/>
          <w:marTop w:val="0"/>
          <w:marBottom w:val="335"/>
          <w:divBdr>
            <w:top w:val="none" w:sz="0" w:space="0" w:color="auto"/>
            <w:left w:val="none" w:sz="0" w:space="0" w:color="auto"/>
            <w:bottom w:val="none" w:sz="0" w:space="0" w:color="auto"/>
            <w:right w:val="none" w:sz="0" w:space="0" w:color="auto"/>
          </w:divBdr>
          <w:divsChild>
            <w:div w:id="426539738">
              <w:marLeft w:val="0"/>
              <w:marRight w:val="0"/>
              <w:marTop w:val="0"/>
              <w:marBottom w:val="0"/>
              <w:divBdr>
                <w:top w:val="none" w:sz="0" w:space="0" w:color="auto"/>
                <w:left w:val="none" w:sz="0" w:space="0" w:color="auto"/>
                <w:bottom w:val="none" w:sz="0" w:space="0" w:color="auto"/>
                <w:right w:val="none" w:sz="0" w:space="0" w:color="auto"/>
              </w:divBdr>
              <w:divsChild>
                <w:div w:id="2122524817">
                  <w:marLeft w:val="0"/>
                  <w:marRight w:val="0"/>
                  <w:marTop w:val="0"/>
                  <w:marBottom w:val="0"/>
                  <w:divBdr>
                    <w:top w:val="single" w:sz="2" w:space="4" w:color="FFFFFF"/>
                    <w:left w:val="single" w:sz="2" w:space="12" w:color="FFFFFF"/>
                    <w:bottom w:val="single" w:sz="2" w:space="1" w:color="FFFFFF"/>
                    <w:right w:val="single" w:sz="2" w:space="4" w:color="FFFFFF"/>
                  </w:divBdr>
                  <w:divsChild>
                    <w:div w:id="93331365">
                      <w:marLeft w:val="0"/>
                      <w:marRight w:val="0"/>
                      <w:marTop w:val="0"/>
                      <w:marBottom w:val="0"/>
                      <w:divBdr>
                        <w:top w:val="none" w:sz="0" w:space="0" w:color="auto"/>
                        <w:left w:val="none" w:sz="0" w:space="0" w:color="auto"/>
                        <w:bottom w:val="none" w:sz="0" w:space="0" w:color="auto"/>
                        <w:right w:val="none" w:sz="0" w:space="0" w:color="auto"/>
                      </w:divBdr>
                    </w:div>
                  </w:divsChild>
                </w:div>
                <w:div w:id="1310480123">
                  <w:marLeft w:val="0"/>
                  <w:marRight w:val="0"/>
                  <w:marTop w:val="0"/>
                  <w:marBottom w:val="0"/>
                  <w:divBdr>
                    <w:top w:val="single" w:sz="2" w:space="1" w:color="FFFFFF"/>
                    <w:left w:val="single" w:sz="2" w:space="12" w:color="FFFFFF"/>
                    <w:bottom w:val="single" w:sz="2" w:space="1" w:color="FFFFFF"/>
                    <w:right w:val="single" w:sz="2" w:space="4" w:color="FFFFFF"/>
                  </w:divBdr>
                  <w:divsChild>
                    <w:div w:id="1700471342">
                      <w:marLeft w:val="0"/>
                      <w:marRight w:val="0"/>
                      <w:marTop w:val="0"/>
                      <w:marBottom w:val="0"/>
                      <w:divBdr>
                        <w:top w:val="none" w:sz="0" w:space="0" w:color="auto"/>
                        <w:left w:val="none" w:sz="0" w:space="0" w:color="auto"/>
                        <w:bottom w:val="none" w:sz="0" w:space="0" w:color="auto"/>
                        <w:right w:val="none" w:sz="0" w:space="0" w:color="auto"/>
                      </w:divBdr>
                    </w:div>
                  </w:divsChild>
                </w:div>
                <w:div w:id="1199665870">
                  <w:marLeft w:val="0"/>
                  <w:marRight w:val="0"/>
                  <w:marTop w:val="0"/>
                  <w:marBottom w:val="0"/>
                  <w:divBdr>
                    <w:top w:val="single" w:sz="2" w:space="1" w:color="FFFFFF"/>
                    <w:left w:val="single" w:sz="2" w:space="12" w:color="FFFFFF"/>
                    <w:bottom w:val="single" w:sz="2" w:space="1" w:color="FFFFFF"/>
                    <w:right w:val="single" w:sz="2" w:space="4" w:color="FFFFFF"/>
                  </w:divBdr>
                  <w:divsChild>
                    <w:div w:id="1937470507">
                      <w:marLeft w:val="0"/>
                      <w:marRight w:val="0"/>
                      <w:marTop w:val="0"/>
                      <w:marBottom w:val="0"/>
                      <w:divBdr>
                        <w:top w:val="none" w:sz="0" w:space="0" w:color="auto"/>
                        <w:left w:val="none" w:sz="0" w:space="0" w:color="auto"/>
                        <w:bottom w:val="none" w:sz="0" w:space="0" w:color="auto"/>
                        <w:right w:val="none" w:sz="0" w:space="0" w:color="auto"/>
                      </w:divBdr>
                    </w:div>
                  </w:divsChild>
                </w:div>
                <w:div w:id="1097336481">
                  <w:marLeft w:val="0"/>
                  <w:marRight w:val="0"/>
                  <w:marTop w:val="0"/>
                  <w:marBottom w:val="0"/>
                  <w:divBdr>
                    <w:top w:val="single" w:sz="2" w:space="1" w:color="FFFFFF"/>
                    <w:left w:val="single" w:sz="2" w:space="12" w:color="FFFFFF"/>
                    <w:bottom w:val="single" w:sz="2" w:space="1" w:color="FFFFFF"/>
                    <w:right w:val="single" w:sz="2" w:space="4" w:color="FFFFFF"/>
                  </w:divBdr>
                  <w:divsChild>
                    <w:div w:id="1776100223">
                      <w:marLeft w:val="0"/>
                      <w:marRight w:val="0"/>
                      <w:marTop w:val="0"/>
                      <w:marBottom w:val="0"/>
                      <w:divBdr>
                        <w:top w:val="none" w:sz="0" w:space="0" w:color="auto"/>
                        <w:left w:val="none" w:sz="0" w:space="0" w:color="auto"/>
                        <w:bottom w:val="none" w:sz="0" w:space="0" w:color="auto"/>
                        <w:right w:val="none" w:sz="0" w:space="0" w:color="auto"/>
                      </w:divBdr>
                    </w:div>
                  </w:divsChild>
                </w:div>
                <w:div w:id="846748836">
                  <w:marLeft w:val="0"/>
                  <w:marRight w:val="0"/>
                  <w:marTop w:val="0"/>
                  <w:marBottom w:val="0"/>
                  <w:divBdr>
                    <w:top w:val="single" w:sz="2" w:space="1" w:color="FFFFFF"/>
                    <w:left w:val="single" w:sz="2" w:space="12" w:color="FFFFFF"/>
                    <w:bottom w:val="single" w:sz="2" w:space="1" w:color="FFFFFF"/>
                    <w:right w:val="single" w:sz="2" w:space="4" w:color="FFFFFF"/>
                  </w:divBdr>
                  <w:divsChild>
                    <w:div w:id="1704207060">
                      <w:marLeft w:val="0"/>
                      <w:marRight w:val="0"/>
                      <w:marTop w:val="0"/>
                      <w:marBottom w:val="0"/>
                      <w:divBdr>
                        <w:top w:val="none" w:sz="0" w:space="0" w:color="auto"/>
                        <w:left w:val="none" w:sz="0" w:space="0" w:color="auto"/>
                        <w:bottom w:val="none" w:sz="0" w:space="0" w:color="auto"/>
                        <w:right w:val="none" w:sz="0" w:space="0" w:color="auto"/>
                      </w:divBdr>
                    </w:div>
                  </w:divsChild>
                </w:div>
                <w:div w:id="1201895796">
                  <w:marLeft w:val="0"/>
                  <w:marRight w:val="0"/>
                  <w:marTop w:val="0"/>
                  <w:marBottom w:val="0"/>
                  <w:divBdr>
                    <w:top w:val="single" w:sz="2" w:space="1" w:color="FFFFFF"/>
                    <w:left w:val="single" w:sz="2" w:space="12" w:color="FFFFFF"/>
                    <w:bottom w:val="single" w:sz="2" w:space="1" w:color="FFFFFF"/>
                    <w:right w:val="single" w:sz="2" w:space="4" w:color="FFFFFF"/>
                  </w:divBdr>
                  <w:divsChild>
                    <w:div w:id="471950011">
                      <w:marLeft w:val="0"/>
                      <w:marRight w:val="0"/>
                      <w:marTop w:val="0"/>
                      <w:marBottom w:val="0"/>
                      <w:divBdr>
                        <w:top w:val="none" w:sz="0" w:space="0" w:color="auto"/>
                        <w:left w:val="none" w:sz="0" w:space="0" w:color="auto"/>
                        <w:bottom w:val="none" w:sz="0" w:space="0" w:color="auto"/>
                        <w:right w:val="none" w:sz="0" w:space="0" w:color="auto"/>
                      </w:divBdr>
                    </w:div>
                  </w:divsChild>
                </w:div>
                <w:div w:id="1027829680">
                  <w:marLeft w:val="0"/>
                  <w:marRight w:val="0"/>
                  <w:marTop w:val="0"/>
                  <w:marBottom w:val="0"/>
                  <w:divBdr>
                    <w:top w:val="single" w:sz="2" w:space="1" w:color="FFFFFF"/>
                    <w:left w:val="single" w:sz="2" w:space="12" w:color="FFFFFF"/>
                    <w:bottom w:val="single" w:sz="2" w:space="1" w:color="FFFFFF"/>
                    <w:right w:val="single" w:sz="2" w:space="4" w:color="FFFFFF"/>
                  </w:divBdr>
                  <w:divsChild>
                    <w:div w:id="103577943">
                      <w:marLeft w:val="0"/>
                      <w:marRight w:val="0"/>
                      <w:marTop w:val="0"/>
                      <w:marBottom w:val="0"/>
                      <w:divBdr>
                        <w:top w:val="none" w:sz="0" w:space="0" w:color="auto"/>
                        <w:left w:val="none" w:sz="0" w:space="0" w:color="auto"/>
                        <w:bottom w:val="none" w:sz="0" w:space="0" w:color="auto"/>
                        <w:right w:val="none" w:sz="0" w:space="0" w:color="auto"/>
                      </w:divBdr>
                    </w:div>
                  </w:divsChild>
                </w:div>
                <w:div w:id="676884802">
                  <w:marLeft w:val="0"/>
                  <w:marRight w:val="0"/>
                  <w:marTop w:val="0"/>
                  <w:marBottom w:val="0"/>
                  <w:divBdr>
                    <w:top w:val="single" w:sz="2" w:space="1" w:color="FFFFFF"/>
                    <w:left w:val="single" w:sz="2" w:space="12" w:color="FFFFFF"/>
                    <w:bottom w:val="single" w:sz="2" w:space="1" w:color="FFFFFF"/>
                    <w:right w:val="single" w:sz="2" w:space="4" w:color="FFFFFF"/>
                  </w:divBdr>
                  <w:divsChild>
                    <w:div w:id="1496993802">
                      <w:marLeft w:val="0"/>
                      <w:marRight w:val="0"/>
                      <w:marTop w:val="0"/>
                      <w:marBottom w:val="0"/>
                      <w:divBdr>
                        <w:top w:val="none" w:sz="0" w:space="0" w:color="auto"/>
                        <w:left w:val="none" w:sz="0" w:space="0" w:color="auto"/>
                        <w:bottom w:val="none" w:sz="0" w:space="0" w:color="auto"/>
                        <w:right w:val="none" w:sz="0" w:space="0" w:color="auto"/>
                      </w:divBdr>
                    </w:div>
                  </w:divsChild>
                </w:div>
                <w:div w:id="2013291159">
                  <w:marLeft w:val="0"/>
                  <w:marRight w:val="0"/>
                  <w:marTop w:val="0"/>
                  <w:marBottom w:val="0"/>
                  <w:divBdr>
                    <w:top w:val="single" w:sz="2" w:space="1" w:color="FFFFFF"/>
                    <w:left w:val="single" w:sz="2" w:space="12" w:color="FFFFFF"/>
                    <w:bottom w:val="single" w:sz="2" w:space="1" w:color="FFFFFF"/>
                    <w:right w:val="single" w:sz="2" w:space="4" w:color="FFFFFF"/>
                  </w:divBdr>
                  <w:divsChild>
                    <w:div w:id="683483518">
                      <w:marLeft w:val="0"/>
                      <w:marRight w:val="0"/>
                      <w:marTop w:val="0"/>
                      <w:marBottom w:val="0"/>
                      <w:divBdr>
                        <w:top w:val="none" w:sz="0" w:space="0" w:color="auto"/>
                        <w:left w:val="none" w:sz="0" w:space="0" w:color="auto"/>
                        <w:bottom w:val="none" w:sz="0" w:space="0" w:color="auto"/>
                        <w:right w:val="none" w:sz="0" w:space="0" w:color="auto"/>
                      </w:divBdr>
                    </w:div>
                  </w:divsChild>
                </w:div>
                <w:div w:id="1448040942">
                  <w:marLeft w:val="0"/>
                  <w:marRight w:val="0"/>
                  <w:marTop w:val="0"/>
                  <w:marBottom w:val="0"/>
                  <w:divBdr>
                    <w:top w:val="single" w:sz="2" w:space="1" w:color="FFFFFF"/>
                    <w:left w:val="single" w:sz="2" w:space="12" w:color="FFFFFF"/>
                    <w:bottom w:val="single" w:sz="2" w:space="1" w:color="FFFFFF"/>
                    <w:right w:val="single" w:sz="2" w:space="4" w:color="FFFFFF"/>
                  </w:divBdr>
                  <w:divsChild>
                    <w:div w:id="1852333171">
                      <w:marLeft w:val="0"/>
                      <w:marRight w:val="0"/>
                      <w:marTop w:val="0"/>
                      <w:marBottom w:val="0"/>
                      <w:divBdr>
                        <w:top w:val="none" w:sz="0" w:space="0" w:color="auto"/>
                        <w:left w:val="none" w:sz="0" w:space="0" w:color="auto"/>
                        <w:bottom w:val="none" w:sz="0" w:space="0" w:color="auto"/>
                        <w:right w:val="none" w:sz="0" w:space="0" w:color="auto"/>
                      </w:divBdr>
                    </w:div>
                  </w:divsChild>
                </w:div>
                <w:div w:id="1614314797">
                  <w:marLeft w:val="0"/>
                  <w:marRight w:val="0"/>
                  <w:marTop w:val="0"/>
                  <w:marBottom w:val="0"/>
                  <w:divBdr>
                    <w:top w:val="single" w:sz="2" w:space="1" w:color="FFFFFF"/>
                    <w:left w:val="single" w:sz="2" w:space="12" w:color="FFFFFF"/>
                    <w:bottom w:val="single" w:sz="2" w:space="1" w:color="FFFFFF"/>
                    <w:right w:val="single" w:sz="2" w:space="4" w:color="FFFFFF"/>
                  </w:divBdr>
                  <w:divsChild>
                    <w:div w:id="880097380">
                      <w:marLeft w:val="0"/>
                      <w:marRight w:val="0"/>
                      <w:marTop w:val="0"/>
                      <w:marBottom w:val="0"/>
                      <w:divBdr>
                        <w:top w:val="none" w:sz="0" w:space="0" w:color="auto"/>
                        <w:left w:val="none" w:sz="0" w:space="0" w:color="auto"/>
                        <w:bottom w:val="none" w:sz="0" w:space="0" w:color="auto"/>
                        <w:right w:val="none" w:sz="0" w:space="0" w:color="auto"/>
                      </w:divBdr>
                    </w:div>
                  </w:divsChild>
                </w:div>
                <w:div w:id="812872055">
                  <w:marLeft w:val="0"/>
                  <w:marRight w:val="0"/>
                  <w:marTop w:val="0"/>
                  <w:marBottom w:val="0"/>
                  <w:divBdr>
                    <w:top w:val="single" w:sz="2" w:space="1" w:color="FFFFFF"/>
                    <w:left w:val="single" w:sz="2" w:space="12" w:color="FFFFFF"/>
                    <w:bottom w:val="single" w:sz="2" w:space="1" w:color="FFFFFF"/>
                    <w:right w:val="single" w:sz="2" w:space="4" w:color="FFFFFF"/>
                  </w:divBdr>
                  <w:divsChild>
                    <w:div w:id="1667830239">
                      <w:marLeft w:val="0"/>
                      <w:marRight w:val="0"/>
                      <w:marTop w:val="0"/>
                      <w:marBottom w:val="0"/>
                      <w:divBdr>
                        <w:top w:val="none" w:sz="0" w:space="0" w:color="auto"/>
                        <w:left w:val="none" w:sz="0" w:space="0" w:color="auto"/>
                        <w:bottom w:val="none" w:sz="0" w:space="0" w:color="auto"/>
                        <w:right w:val="none" w:sz="0" w:space="0" w:color="auto"/>
                      </w:divBdr>
                    </w:div>
                  </w:divsChild>
                </w:div>
                <w:div w:id="430274220">
                  <w:marLeft w:val="0"/>
                  <w:marRight w:val="0"/>
                  <w:marTop w:val="0"/>
                  <w:marBottom w:val="0"/>
                  <w:divBdr>
                    <w:top w:val="single" w:sz="2" w:space="1" w:color="FFFFFF"/>
                    <w:left w:val="single" w:sz="2" w:space="12" w:color="FFFFFF"/>
                    <w:bottom w:val="single" w:sz="2" w:space="1" w:color="FFFFFF"/>
                    <w:right w:val="single" w:sz="2" w:space="4" w:color="FFFFFF"/>
                  </w:divBdr>
                  <w:divsChild>
                    <w:div w:id="121970838">
                      <w:marLeft w:val="0"/>
                      <w:marRight w:val="0"/>
                      <w:marTop w:val="0"/>
                      <w:marBottom w:val="0"/>
                      <w:divBdr>
                        <w:top w:val="none" w:sz="0" w:space="0" w:color="auto"/>
                        <w:left w:val="none" w:sz="0" w:space="0" w:color="auto"/>
                        <w:bottom w:val="none" w:sz="0" w:space="0" w:color="auto"/>
                        <w:right w:val="none" w:sz="0" w:space="0" w:color="auto"/>
                      </w:divBdr>
                    </w:div>
                  </w:divsChild>
                </w:div>
                <w:div w:id="855774267">
                  <w:marLeft w:val="0"/>
                  <w:marRight w:val="0"/>
                  <w:marTop w:val="0"/>
                  <w:marBottom w:val="0"/>
                  <w:divBdr>
                    <w:top w:val="single" w:sz="2" w:space="1" w:color="FFFFFF"/>
                    <w:left w:val="single" w:sz="2" w:space="12" w:color="FFFFFF"/>
                    <w:bottom w:val="single" w:sz="2" w:space="1" w:color="FFFFFF"/>
                    <w:right w:val="single" w:sz="2" w:space="4" w:color="FFFFFF"/>
                  </w:divBdr>
                  <w:divsChild>
                    <w:div w:id="1211304398">
                      <w:marLeft w:val="0"/>
                      <w:marRight w:val="0"/>
                      <w:marTop w:val="0"/>
                      <w:marBottom w:val="0"/>
                      <w:divBdr>
                        <w:top w:val="none" w:sz="0" w:space="0" w:color="auto"/>
                        <w:left w:val="none" w:sz="0" w:space="0" w:color="auto"/>
                        <w:bottom w:val="none" w:sz="0" w:space="0" w:color="auto"/>
                        <w:right w:val="none" w:sz="0" w:space="0" w:color="auto"/>
                      </w:divBdr>
                    </w:div>
                  </w:divsChild>
                </w:div>
                <w:div w:id="1897543333">
                  <w:marLeft w:val="0"/>
                  <w:marRight w:val="0"/>
                  <w:marTop w:val="0"/>
                  <w:marBottom w:val="0"/>
                  <w:divBdr>
                    <w:top w:val="single" w:sz="2" w:space="1" w:color="FFFFFF"/>
                    <w:left w:val="single" w:sz="2" w:space="12" w:color="FFFFFF"/>
                    <w:bottom w:val="single" w:sz="2" w:space="1" w:color="FFFFFF"/>
                    <w:right w:val="single" w:sz="2" w:space="4" w:color="FFFFFF"/>
                  </w:divBdr>
                  <w:divsChild>
                    <w:div w:id="466553566">
                      <w:marLeft w:val="0"/>
                      <w:marRight w:val="0"/>
                      <w:marTop w:val="0"/>
                      <w:marBottom w:val="0"/>
                      <w:divBdr>
                        <w:top w:val="none" w:sz="0" w:space="0" w:color="auto"/>
                        <w:left w:val="none" w:sz="0" w:space="0" w:color="auto"/>
                        <w:bottom w:val="none" w:sz="0" w:space="0" w:color="auto"/>
                        <w:right w:val="none" w:sz="0" w:space="0" w:color="auto"/>
                      </w:divBdr>
                    </w:div>
                  </w:divsChild>
                </w:div>
                <w:div w:id="1501584896">
                  <w:marLeft w:val="0"/>
                  <w:marRight w:val="0"/>
                  <w:marTop w:val="0"/>
                  <w:marBottom w:val="0"/>
                  <w:divBdr>
                    <w:top w:val="single" w:sz="2" w:space="1" w:color="FFFFFF"/>
                    <w:left w:val="single" w:sz="2" w:space="12" w:color="FFFFFF"/>
                    <w:bottom w:val="single" w:sz="2" w:space="1" w:color="FFFFFF"/>
                    <w:right w:val="single" w:sz="2" w:space="4" w:color="FFFFFF"/>
                  </w:divBdr>
                  <w:divsChild>
                    <w:div w:id="1697996252">
                      <w:marLeft w:val="0"/>
                      <w:marRight w:val="0"/>
                      <w:marTop w:val="0"/>
                      <w:marBottom w:val="0"/>
                      <w:divBdr>
                        <w:top w:val="none" w:sz="0" w:space="0" w:color="auto"/>
                        <w:left w:val="none" w:sz="0" w:space="0" w:color="auto"/>
                        <w:bottom w:val="none" w:sz="0" w:space="0" w:color="auto"/>
                        <w:right w:val="none" w:sz="0" w:space="0" w:color="auto"/>
                      </w:divBdr>
                    </w:div>
                  </w:divsChild>
                </w:div>
                <w:div w:id="1526939293">
                  <w:marLeft w:val="0"/>
                  <w:marRight w:val="0"/>
                  <w:marTop w:val="0"/>
                  <w:marBottom w:val="0"/>
                  <w:divBdr>
                    <w:top w:val="single" w:sz="2" w:space="1" w:color="FFFFFF"/>
                    <w:left w:val="single" w:sz="2" w:space="12" w:color="FFFFFF"/>
                    <w:bottom w:val="single" w:sz="2" w:space="4" w:color="FFFFFF"/>
                    <w:right w:val="single" w:sz="2" w:space="4" w:color="FFFFFF"/>
                  </w:divBdr>
                  <w:divsChild>
                    <w:div w:id="9712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74000">
          <w:marLeft w:val="0"/>
          <w:marRight w:val="0"/>
          <w:marTop w:val="0"/>
          <w:marBottom w:val="335"/>
          <w:divBdr>
            <w:top w:val="none" w:sz="0" w:space="0" w:color="auto"/>
            <w:left w:val="none" w:sz="0" w:space="0" w:color="auto"/>
            <w:bottom w:val="none" w:sz="0" w:space="0" w:color="auto"/>
            <w:right w:val="none" w:sz="0" w:space="0" w:color="auto"/>
          </w:divBdr>
          <w:divsChild>
            <w:div w:id="1484010577">
              <w:marLeft w:val="0"/>
              <w:marRight w:val="0"/>
              <w:marTop w:val="0"/>
              <w:marBottom w:val="0"/>
              <w:divBdr>
                <w:top w:val="none" w:sz="0" w:space="0" w:color="auto"/>
                <w:left w:val="none" w:sz="0" w:space="0" w:color="auto"/>
                <w:bottom w:val="none" w:sz="0" w:space="0" w:color="auto"/>
                <w:right w:val="none" w:sz="0" w:space="0" w:color="auto"/>
              </w:divBdr>
              <w:divsChild>
                <w:div w:id="100343282">
                  <w:marLeft w:val="0"/>
                  <w:marRight w:val="0"/>
                  <w:marTop w:val="0"/>
                  <w:marBottom w:val="0"/>
                  <w:divBdr>
                    <w:top w:val="single" w:sz="2" w:space="4" w:color="FFFFFF"/>
                    <w:left w:val="single" w:sz="2" w:space="12" w:color="FFFFFF"/>
                    <w:bottom w:val="single" w:sz="2" w:space="1" w:color="FFFFFF"/>
                    <w:right w:val="single" w:sz="2" w:space="4" w:color="FFFFFF"/>
                  </w:divBdr>
                  <w:divsChild>
                    <w:div w:id="1474324547">
                      <w:marLeft w:val="0"/>
                      <w:marRight w:val="0"/>
                      <w:marTop w:val="0"/>
                      <w:marBottom w:val="0"/>
                      <w:divBdr>
                        <w:top w:val="none" w:sz="0" w:space="0" w:color="auto"/>
                        <w:left w:val="none" w:sz="0" w:space="0" w:color="auto"/>
                        <w:bottom w:val="none" w:sz="0" w:space="0" w:color="auto"/>
                        <w:right w:val="none" w:sz="0" w:space="0" w:color="auto"/>
                      </w:divBdr>
                    </w:div>
                  </w:divsChild>
                </w:div>
                <w:div w:id="19818909">
                  <w:marLeft w:val="0"/>
                  <w:marRight w:val="0"/>
                  <w:marTop w:val="0"/>
                  <w:marBottom w:val="0"/>
                  <w:divBdr>
                    <w:top w:val="single" w:sz="2" w:space="1" w:color="FFFFFF"/>
                    <w:left w:val="single" w:sz="2" w:space="12" w:color="FFFFFF"/>
                    <w:bottom w:val="single" w:sz="2" w:space="1" w:color="FFFFFF"/>
                    <w:right w:val="single" w:sz="2" w:space="4" w:color="FFFFFF"/>
                  </w:divBdr>
                  <w:divsChild>
                    <w:div w:id="1689866195">
                      <w:marLeft w:val="0"/>
                      <w:marRight w:val="0"/>
                      <w:marTop w:val="0"/>
                      <w:marBottom w:val="0"/>
                      <w:divBdr>
                        <w:top w:val="none" w:sz="0" w:space="0" w:color="auto"/>
                        <w:left w:val="none" w:sz="0" w:space="0" w:color="auto"/>
                        <w:bottom w:val="none" w:sz="0" w:space="0" w:color="auto"/>
                        <w:right w:val="none" w:sz="0" w:space="0" w:color="auto"/>
                      </w:divBdr>
                    </w:div>
                  </w:divsChild>
                </w:div>
                <w:div w:id="1316303770">
                  <w:marLeft w:val="0"/>
                  <w:marRight w:val="0"/>
                  <w:marTop w:val="0"/>
                  <w:marBottom w:val="0"/>
                  <w:divBdr>
                    <w:top w:val="single" w:sz="2" w:space="1" w:color="FFFFFF"/>
                    <w:left w:val="single" w:sz="2" w:space="12" w:color="FFFFFF"/>
                    <w:bottom w:val="single" w:sz="2" w:space="1" w:color="FFFFFF"/>
                    <w:right w:val="single" w:sz="2" w:space="4" w:color="FFFFFF"/>
                  </w:divBdr>
                  <w:divsChild>
                    <w:div w:id="1348478884">
                      <w:marLeft w:val="0"/>
                      <w:marRight w:val="0"/>
                      <w:marTop w:val="0"/>
                      <w:marBottom w:val="0"/>
                      <w:divBdr>
                        <w:top w:val="none" w:sz="0" w:space="0" w:color="auto"/>
                        <w:left w:val="none" w:sz="0" w:space="0" w:color="auto"/>
                        <w:bottom w:val="none" w:sz="0" w:space="0" w:color="auto"/>
                        <w:right w:val="none" w:sz="0" w:space="0" w:color="auto"/>
                      </w:divBdr>
                    </w:div>
                  </w:divsChild>
                </w:div>
                <w:div w:id="1239287867">
                  <w:marLeft w:val="0"/>
                  <w:marRight w:val="0"/>
                  <w:marTop w:val="0"/>
                  <w:marBottom w:val="0"/>
                  <w:divBdr>
                    <w:top w:val="single" w:sz="2" w:space="1" w:color="FFFFFF"/>
                    <w:left w:val="single" w:sz="2" w:space="12" w:color="FFFFFF"/>
                    <w:bottom w:val="single" w:sz="2" w:space="1" w:color="FFFFFF"/>
                    <w:right w:val="single" w:sz="2" w:space="4" w:color="FFFFFF"/>
                  </w:divBdr>
                  <w:divsChild>
                    <w:div w:id="968894996">
                      <w:marLeft w:val="0"/>
                      <w:marRight w:val="0"/>
                      <w:marTop w:val="0"/>
                      <w:marBottom w:val="0"/>
                      <w:divBdr>
                        <w:top w:val="none" w:sz="0" w:space="0" w:color="auto"/>
                        <w:left w:val="none" w:sz="0" w:space="0" w:color="auto"/>
                        <w:bottom w:val="none" w:sz="0" w:space="0" w:color="auto"/>
                        <w:right w:val="none" w:sz="0" w:space="0" w:color="auto"/>
                      </w:divBdr>
                    </w:div>
                  </w:divsChild>
                </w:div>
                <w:div w:id="636565691">
                  <w:marLeft w:val="0"/>
                  <w:marRight w:val="0"/>
                  <w:marTop w:val="0"/>
                  <w:marBottom w:val="0"/>
                  <w:divBdr>
                    <w:top w:val="single" w:sz="2" w:space="1" w:color="FFFFFF"/>
                    <w:left w:val="single" w:sz="2" w:space="12" w:color="FFFFFF"/>
                    <w:bottom w:val="single" w:sz="2" w:space="1" w:color="FFFFFF"/>
                    <w:right w:val="single" w:sz="2" w:space="4" w:color="FFFFFF"/>
                  </w:divBdr>
                  <w:divsChild>
                    <w:div w:id="964702496">
                      <w:marLeft w:val="0"/>
                      <w:marRight w:val="0"/>
                      <w:marTop w:val="0"/>
                      <w:marBottom w:val="0"/>
                      <w:divBdr>
                        <w:top w:val="none" w:sz="0" w:space="0" w:color="auto"/>
                        <w:left w:val="none" w:sz="0" w:space="0" w:color="auto"/>
                        <w:bottom w:val="none" w:sz="0" w:space="0" w:color="auto"/>
                        <w:right w:val="none" w:sz="0" w:space="0" w:color="auto"/>
                      </w:divBdr>
                    </w:div>
                  </w:divsChild>
                </w:div>
                <w:div w:id="1151285367">
                  <w:marLeft w:val="0"/>
                  <w:marRight w:val="0"/>
                  <w:marTop w:val="0"/>
                  <w:marBottom w:val="0"/>
                  <w:divBdr>
                    <w:top w:val="single" w:sz="2" w:space="1" w:color="FFFFFF"/>
                    <w:left w:val="single" w:sz="2" w:space="12" w:color="FFFFFF"/>
                    <w:bottom w:val="single" w:sz="2" w:space="1" w:color="FFFFFF"/>
                    <w:right w:val="single" w:sz="2" w:space="4" w:color="FFFFFF"/>
                  </w:divBdr>
                  <w:divsChild>
                    <w:div w:id="63574816">
                      <w:marLeft w:val="0"/>
                      <w:marRight w:val="0"/>
                      <w:marTop w:val="0"/>
                      <w:marBottom w:val="0"/>
                      <w:divBdr>
                        <w:top w:val="none" w:sz="0" w:space="0" w:color="auto"/>
                        <w:left w:val="none" w:sz="0" w:space="0" w:color="auto"/>
                        <w:bottom w:val="none" w:sz="0" w:space="0" w:color="auto"/>
                        <w:right w:val="none" w:sz="0" w:space="0" w:color="auto"/>
                      </w:divBdr>
                    </w:div>
                  </w:divsChild>
                </w:div>
                <w:div w:id="839195797">
                  <w:marLeft w:val="0"/>
                  <w:marRight w:val="0"/>
                  <w:marTop w:val="0"/>
                  <w:marBottom w:val="0"/>
                  <w:divBdr>
                    <w:top w:val="single" w:sz="2" w:space="1" w:color="FFFFFF"/>
                    <w:left w:val="single" w:sz="2" w:space="12" w:color="FFFFFF"/>
                    <w:bottom w:val="single" w:sz="2" w:space="1" w:color="FFFFFF"/>
                    <w:right w:val="single" w:sz="2" w:space="4" w:color="FFFFFF"/>
                  </w:divBdr>
                  <w:divsChild>
                    <w:div w:id="1049108130">
                      <w:marLeft w:val="0"/>
                      <w:marRight w:val="0"/>
                      <w:marTop w:val="0"/>
                      <w:marBottom w:val="0"/>
                      <w:divBdr>
                        <w:top w:val="none" w:sz="0" w:space="0" w:color="auto"/>
                        <w:left w:val="none" w:sz="0" w:space="0" w:color="auto"/>
                        <w:bottom w:val="none" w:sz="0" w:space="0" w:color="auto"/>
                        <w:right w:val="none" w:sz="0" w:space="0" w:color="auto"/>
                      </w:divBdr>
                    </w:div>
                  </w:divsChild>
                </w:div>
                <w:div w:id="941954065">
                  <w:marLeft w:val="0"/>
                  <w:marRight w:val="0"/>
                  <w:marTop w:val="0"/>
                  <w:marBottom w:val="0"/>
                  <w:divBdr>
                    <w:top w:val="single" w:sz="2" w:space="1" w:color="FFFFFF"/>
                    <w:left w:val="single" w:sz="2" w:space="12" w:color="FFFFFF"/>
                    <w:bottom w:val="single" w:sz="2" w:space="1" w:color="FFFFFF"/>
                    <w:right w:val="single" w:sz="2" w:space="4" w:color="FFFFFF"/>
                  </w:divBdr>
                  <w:divsChild>
                    <w:div w:id="19477896">
                      <w:marLeft w:val="0"/>
                      <w:marRight w:val="0"/>
                      <w:marTop w:val="0"/>
                      <w:marBottom w:val="0"/>
                      <w:divBdr>
                        <w:top w:val="none" w:sz="0" w:space="0" w:color="auto"/>
                        <w:left w:val="none" w:sz="0" w:space="0" w:color="auto"/>
                        <w:bottom w:val="none" w:sz="0" w:space="0" w:color="auto"/>
                        <w:right w:val="none" w:sz="0" w:space="0" w:color="auto"/>
                      </w:divBdr>
                    </w:div>
                  </w:divsChild>
                </w:div>
                <w:div w:id="238057623">
                  <w:marLeft w:val="0"/>
                  <w:marRight w:val="0"/>
                  <w:marTop w:val="0"/>
                  <w:marBottom w:val="0"/>
                  <w:divBdr>
                    <w:top w:val="single" w:sz="2" w:space="1" w:color="FFFFFF"/>
                    <w:left w:val="single" w:sz="2" w:space="12" w:color="FFFFFF"/>
                    <w:bottom w:val="single" w:sz="2" w:space="1" w:color="FFFFFF"/>
                    <w:right w:val="single" w:sz="2" w:space="4" w:color="FFFFFF"/>
                  </w:divBdr>
                  <w:divsChild>
                    <w:div w:id="1342465945">
                      <w:marLeft w:val="0"/>
                      <w:marRight w:val="0"/>
                      <w:marTop w:val="0"/>
                      <w:marBottom w:val="0"/>
                      <w:divBdr>
                        <w:top w:val="none" w:sz="0" w:space="0" w:color="auto"/>
                        <w:left w:val="none" w:sz="0" w:space="0" w:color="auto"/>
                        <w:bottom w:val="none" w:sz="0" w:space="0" w:color="auto"/>
                        <w:right w:val="none" w:sz="0" w:space="0" w:color="auto"/>
                      </w:divBdr>
                    </w:div>
                  </w:divsChild>
                </w:div>
                <w:div w:id="51581901">
                  <w:marLeft w:val="0"/>
                  <w:marRight w:val="0"/>
                  <w:marTop w:val="0"/>
                  <w:marBottom w:val="0"/>
                  <w:divBdr>
                    <w:top w:val="single" w:sz="2" w:space="1" w:color="FFFFFF"/>
                    <w:left w:val="single" w:sz="2" w:space="12" w:color="FFFFFF"/>
                    <w:bottom w:val="single" w:sz="2" w:space="1" w:color="FFFFFF"/>
                    <w:right w:val="single" w:sz="2" w:space="4" w:color="FFFFFF"/>
                  </w:divBdr>
                  <w:divsChild>
                    <w:div w:id="1682662320">
                      <w:marLeft w:val="0"/>
                      <w:marRight w:val="0"/>
                      <w:marTop w:val="0"/>
                      <w:marBottom w:val="0"/>
                      <w:divBdr>
                        <w:top w:val="none" w:sz="0" w:space="0" w:color="auto"/>
                        <w:left w:val="none" w:sz="0" w:space="0" w:color="auto"/>
                        <w:bottom w:val="none" w:sz="0" w:space="0" w:color="auto"/>
                        <w:right w:val="none" w:sz="0" w:space="0" w:color="auto"/>
                      </w:divBdr>
                    </w:div>
                  </w:divsChild>
                </w:div>
                <w:div w:id="2014449274">
                  <w:marLeft w:val="0"/>
                  <w:marRight w:val="0"/>
                  <w:marTop w:val="0"/>
                  <w:marBottom w:val="0"/>
                  <w:divBdr>
                    <w:top w:val="single" w:sz="2" w:space="1" w:color="FFFFFF"/>
                    <w:left w:val="single" w:sz="2" w:space="12" w:color="FFFFFF"/>
                    <w:bottom w:val="single" w:sz="2" w:space="1" w:color="FFFFFF"/>
                    <w:right w:val="single" w:sz="2" w:space="4" w:color="FFFFFF"/>
                  </w:divBdr>
                  <w:divsChild>
                    <w:div w:id="554707243">
                      <w:marLeft w:val="0"/>
                      <w:marRight w:val="0"/>
                      <w:marTop w:val="0"/>
                      <w:marBottom w:val="0"/>
                      <w:divBdr>
                        <w:top w:val="none" w:sz="0" w:space="0" w:color="auto"/>
                        <w:left w:val="none" w:sz="0" w:space="0" w:color="auto"/>
                        <w:bottom w:val="none" w:sz="0" w:space="0" w:color="auto"/>
                        <w:right w:val="none" w:sz="0" w:space="0" w:color="auto"/>
                      </w:divBdr>
                    </w:div>
                  </w:divsChild>
                </w:div>
                <w:div w:id="743138354">
                  <w:marLeft w:val="0"/>
                  <w:marRight w:val="0"/>
                  <w:marTop w:val="0"/>
                  <w:marBottom w:val="0"/>
                  <w:divBdr>
                    <w:top w:val="single" w:sz="2" w:space="1" w:color="FFFFFF"/>
                    <w:left w:val="single" w:sz="2" w:space="12" w:color="FFFFFF"/>
                    <w:bottom w:val="single" w:sz="2" w:space="1" w:color="FFFFFF"/>
                    <w:right w:val="single" w:sz="2" w:space="4" w:color="FFFFFF"/>
                  </w:divBdr>
                  <w:divsChild>
                    <w:div w:id="1935168963">
                      <w:marLeft w:val="0"/>
                      <w:marRight w:val="0"/>
                      <w:marTop w:val="0"/>
                      <w:marBottom w:val="0"/>
                      <w:divBdr>
                        <w:top w:val="none" w:sz="0" w:space="0" w:color="auto"/>
                        <w:left w:val="none" w:sz="0" w:space="0" w:color="auto"/>
                        <w:bottom w:val="none" w:sz="0" w:space="0" w:color="auto"/>
                        <w:right w:val="none" w:sz="0" w:space="0" w:color="auto"/>
                      </w:divBdr>
                    </w:div>
                  </w:divsChild>
                </w:div>
                <w:div w:id="1504080455">
                  <w:marLeft w:val="0"/>
                  <w:marRight w:val="0"/>
                  <w:marTop w:val="0"/>
                  <w:marBottom w:val="0"/>
                  <w:divBdr>
                    <w:top w:val="single" w:sz="2" w:space="1" w:color="FFFFFF"/>
                    <w:left w:val="single" w:sz="2" w:space="12" w:color="FFFFFF"/>
                    <w:bottom w:val="single" w:sz="2" w:space="1" w:color="FFFFFF"/>
                    <w:right w:val="single" w:sz="2" w:space="4" w:color="FFFFFF"/>
                  </w:divBdr>
                  <w:divsChild>
                    <w:div w:id="2033874608">
                      <w:marLeft w:val="0"/>
                      <w:marRight w:val="0"/>
                      <w:marTop w:val="0"/>
                      <w:marBottom w:val="0"/>
                      <w:divBdr>
                        <w:top w:val="none" w:sz="0" w:space="0" w:color="auto"/>
                        <w:left w:val="none" w:sz="0" w:space="0" w:color="auto"/>
                        <w:bottom w:val="none" w:sz="0" w:space="0" w:color="auto"/>
                        <w:right w:val="none" w:sz="0" w:space="0" w:color="auto"/>
                      </w:divBdr>
                    </w:div>
                  </w:divsChild>
                </w:div>
                <w:div w:id="1177892225">
                  <w:marLeft w:val="0"/>
                  <w:marRight w:val="0"/>
                  <w:marTop w:val="0"/>
                  <w:marBottom w:val="0"/>
                  <w:divBdr>
                    <w:top w:val="single" w:sz="2" w:space="1" w:color="FFFFFF"/>
                    <w:left w:val="single" w:sz="2" w:space="12" w:color="FFFFFF"/>
                    <w:bottom w:val="single" w:sz="2" w:space="1" w:color="FFFFFF"/>
                    <w:right w:val="single" w:sz="2" w:space="4" w:color="FFFFFF"/>
                  </w:divBdr>
                  <w:divsChild>
                    <w:div w:id="938638363">
                      <w:marLeft w:val="0"/>
                      <w:marRight w:val="0"/>
                      <w:marTop w:val="0"/>
                      <w:marBottom w:val="0"/>
                      <w:divBdr>
                        <w:top w:val="none" w:sz="0" w:space="0" w:color="auto"/>
                        <w:left w:val="none" w:sz="0" w:space="0" w:color="auto"/>
                        <w:bottom w:val="none" w:sz="0" w:space="0" w:color="auto"/>
                        <w:right w:val="none" w:sz="0" w:space="0" w:color="auto"/>
                      </w:divBdr>
                    </w:div>
                  </w:divsChild>
                </w:div>
                <w:div w:id="519320662">
                  <w:marLeft w:val="0"/>
                  <w:marRight w:val="0"/>
                  <w:marTop w:val="0"/>
                  <w:marBottom w:val="0"/>
                  <w:divBdr>
                    <w:top w:val="single" w:sz="2" w:space="1" w:color="FFFFFF"/>
                    <w:left w:val="single" w:sz="2" w:space="12" w:color="FFFFFF"/>
                    <w:bottom w:val="single" w:sz="2" w:space="1" w:color="FFFFFF"/>
                    <w:right w:val="single" w:sz="2" w:space="4" w:color="FFFFFF"/>
                  </w:divBdr>
                  <w:divsChild>
                    <w:div w:id="640579933">
                      <w:marLeft w:val="0"/>
                      <w:marRight w:val="0"/>
                      <w:marTop w:val="0"/>
                      <w:marBottom w:val="0"/>
                      <w:divBdr>
                        <w:top w:val="none" w:sz="0" w:space="0" w:color="auto"/>
                        <w:left w:val="none" w:sz="0" w:space="0" w:color="auto"/>
                        <w:bottom w:val="none" w:sz="0" w:space="0" w:color="auto"/>
                        <w:right w:val="none" w:sz="0" w:space="0" w:color="auto"/>
                      </w:divBdr>
                    </w:div>
                  </w:divsChild>
                </w:div>
                <w:div w:id="530151545">
                  <w:marLeft w:val="0"/>
                  <w:marRight w:val="0"/>
                  <w:marTop w:val="0"/>
                  <w:marBottom w:val="0"/>
                  <w:divBdr>
                    <w:top w:val="single" w:sz="2" w:space="1" w:color="FFFFFF"/>
                    <w:left w:val="single" w:sz="2" w:space="12" w:color="FFFFFF"/>
                    <w:bottom w:val="single" w:sz="2" w:space="1" w:color="FFFFFF"/>
                    <w:right w:val="single" w:sz="2" w:space="4" w:color="FFFFFF"/>
                  </w:divBdr>
                  <w:divsChild>
                    <w:div w:id="1424109942">
                      <w:marLeft w:val="0"/>
                      <w:marRight w:val="0"/>
                      <w:marTop w:val="0"/>
                      <w:marBottom w:val="0"/>
                      <w:divBdr>
                        <w:top w:val="none" w:sz="0" w:space="0" w:color="auto"/>
                        <w:left w:val="none" w:sz="0" w:space="0" w:color="auto"/>
                        <w:bottom w:val="none" w:sz="0" w:space="0" w:color="auto"/>
                        <w:right w:val="none" w:sz="0" w:space="0" w:color="auto"/>
                      </w:divBdr>
                    </w:div>
                  </w:divsChild>
                </w:div>
                <w:div w:id="895169034">
                  <w:marLeft w:val="0"/>
                  <w:marRight w:val="0"/>
                  <w:marTop w:val="0"/>
                  <w:marBottom w:val="0"/>
                  <w:divBdr>
                    <w:top w:val="single" w:sz="2" w:space="1" w:color="FFFFFF"/>
                    <w:left w:val="single" w:sz="2" w:space="12" w:color="FFFFFF"/>
                    <w:bottom w:val="single" w:sz="2" w:space="1" w:color="FFFFFF"/>
                    <w:right w:val="single" w:sz="2" w:space="4" w:color="FFFFFF"/>
                  </w:divBdr>
                  <w:divsChild>
                    <w:div w:id="1946687734">
                      <w:marLeft w:val="0"/>
                      <w:marRight w:val="0"/>
                      <w:marTop w:val="0"/>
                      <w:marBottom w:val="0"/>
                      <w:divBdr>
                        <w:top w:val="none" w:sz="0" w:space="0" w:color="auto"/>
                        <w:left w:val="none" w:sz="0" w:space="0" w:color="auto"/>
                        <w:bottom w:val="none" w:sz="0" w:space="0" w:color="auto"/>
                        <w:right w:val="none" w:sz="0" w:space="0" w:color="auto"/>
                      </w:divBdr>
                    </w:div>
                  </w:divsChild>
                </w:div>
                <w:div w:id="934360310">
                  <w:marLeft w:val="0"/>
                  <w:marRight w:val="0"/>
                  <w:marTop w:val="0"/>
                  <w:marBottom w:val="0"/>
                  <w:divBdr>
                    <w:top w:val="single" w:sz="2" w:space="1" w:color="FFFFFF"/>
                    <w:left w:val="single" w:sz="2" w:space="12" w:color="FFFFFF"/>
                    <w:bottom w:val="single" w:sz="2" w:space="4" w:color="FFFFFF"/>
                    <w:right w:val="single" w:sz="2" w:space="4" w:color="FFFFFF"/>
                  </w:divBdr>
                  <w:divsChild>
                    <w:div w:id="12574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2318">
          <w:marLeft w:val="0"/>
          <w:marRight w:val="0"/>
          <w:marTop w:val="0"/>
          <w:marBottom w:val="335"/>
          <w:divBdr>
            <w:top w:val="none" w:sz="0" w:space="0" w:color="auto"/>
            <w:left w:val="none" w:sz="0" w:space="0" w:color="auto"/>
            <w:bottom w:val="none" w:sz="0" w:space="0" w:color="auto"/>
            <w:right w:val="none" w:sz="0" w:space="0" w:color="auto"/>
          </w:divBdr>
          <w:divsChild>
            <w:div w:id="1139958721">
              <w:marLeft w:val="0"/>
              <w:marRight w:val="0"/>
              <w:marTop w:val="0"/>
              <w:marBottom w:val="0"/>
              <w:divBdr>
                <w:top w:val="none" w:sz="0" w:space="0" w:color="auto"/>
                <w:left w:val="none" w:sz="0" w:space="0" w:color="auto"/>
                <w:bottom w:val="none" w:sz="0" w:space="0" w:color="auto"/>
                <w:right w:val="none" w:sz="0" w:space="0" w:color="auto"/>
              </w:divBdr>
              <w:divsChild>
                <w:div w:id="491917135">
                  <w:marLeft w:val="0"/>
                  <w:marRight w:val="0"/>
                  <w:marTop w:val="0"/>
                  <w:marBottom w:val="0"/>
                  <w:divBdr>
                    <w:top w:val="single" w:sz="2" w:space="4" w:color="FFFFFF"/>
                    <w:left w:val="single" w:sz="2" w:space="12" w:color="FFFFFF"/>
                    <w:bottom w:val="single" w:sz="2" w:space="1" w:color="FFFFFF"/>
                    <w:right w:val="single" w:sz="2" w:space="4" w:color="FFFFFF"/>
                  </w:divBdr>
                  <w:divsChild>
                    <w:div w:id="1974484740">
                      <w:marLeft w:val="0"/>
                      <w:marRight w:val="0"/>
                      <w:marTop w:val="0"/>
                      <w:marBottom w:val="0"/>
                      <w:divBdr>
                        <w:top w:val="none" w:sz="0" w:space="0" w:color="auto"/>
                        <w:left w:val="none" w:sz="0" w:space="0" w:color="auto"/>
                        <w:bottom w:val="none" w:sz="0" w:space="0" w:color="auto"/>
                        <w:right w:val="none" w:sz="0" w:space="0" w:color="auto"/>
                      </w:divBdr>
                    </w:div>
                  </w:divsChild>
                </w:div>
                <w:div w:id="1531987157">
                  <w:marLeft w:val="0"/>
                  <w:marRight w:val="0"/>
                  <w:marTop w:val="0"/>
                  <w:marBottom w:val="0"/>
                  <w:divBdr>
                    <w:top w:val="single" w:sz="2" w:space="1" w:color="FFFFFF"/>
                    <w:left w:val="single" w:sz="2" w:space="12" w:color="FFFFFF"/>
                    <w:bottom w:val="single" w:sz="2" w:space="1" w:color="FFFFFF"/>
                    <w:right w:val="single" w:sz="2" w:space="4" w:color="FFFFFF"/>
                  </w:divBdr>
                  <w:divsChild>
                    <w:div w:id="1754626516">
                      <w:marLeft w:val="0"/>
                      <w:marRight w:val="0"/>
                      <w:marTop w:val="0"/>
                      <w:marBottom w:val="0"/>
                      <w:divBdr>
                        <w:top w:val="none" w:sz="0" w:space="0" w:color="auto"/>
                        <w:left w:val="none" w:sz="0" w:space="0" w:color="auto"/>
                        <w:bottom w:val="none" w:sz="0" w:space="0" w:color="auto"/>
                        <w:right w:val="none" w:sz="0" w:space="0" w:color="auto"/>
                      </w:divBdr>
                    </w:div>
                  </w:divsChild>
                </w:div>
                <w:div w:id="899945270">
                  <w:marLeft w:val="0"/>
                  <w:marRight w:val="0"/>
                  <w:marTop w:val="0"/>
                  <w:marBottom w:val="0"/>
                  <w:divBdr>
                    <w:top w:val="single" w:sz="2" w:space="1" w:color="FFFFFF"/>
                    <w:left w:val="single" w:sz="2" w:space="12" w:color="FFFFFF"/>
                    <w:bottom w:val="single" w:sz="2" w:space="1" w:color="FFFFFF"/>
                    <w:right w:val="single" w:sz="2" w:space="4" w:color="FFFFFF"/>
                  </w:divBdr>
                  <w:divsChild>
                    <w:div w:id="922035617">
                      <w:marLeft w:val="0"/>
                      <w:marRight w:val="0"/>
                      <w:marTop w:val="0"/>
                      <w:marBottom w:val="0"/>
                      <w:divBdr>
                        <w:top w:val="none" w:sz="0" w:space="0" w:color="auto"/>
                        <w:left w:val="none" w:sz="0" w:space="0" w:color="auto"/>
                        <w:bottom w:val="none" w:sz="0" w:space="0" w:color="auto"/>
                        <w:right w:val="none" w:sz="0" w:space="0" w:color="auto"/>
                      </w:divBdr>
                    </w:div>
                  </w:divsChild>
                </w:div>
                <w:div w:id="1477138811">
                  <w:marLeft w:val="0"/>
                  <w:marRight w:val="0"/>
                  <w:marTop w:val="0"/>
                  <w:marBottom w:val="0"/>
                  <w:divBdr>
                    <w:top w:val="single" w:sz="2" w:space="1" w:color="FFFFFF"/>
                    <w:left w:val="single" w:sz="2" w:space="12" w:color="FFFFFF"/>
                    <w:bottom w:val="single" w:sz="2" w:space="1" w:color="FFFFFF"/>
                    <w:right w:val="single" w:sz="2" w:space="4" w:color="FFFFFF"/>
                  </w:divBdr>
                  <w:divsChild>
                    <w:div w:id="313486209">
                      <w:marLeft w:val="0"/>
                      <w:marRight w:val="0"/>
                      <w:marTop w:val="0"/>
                      <w:marBottom w:val="0"/>
                      <w:divBdr>
                        <w:top w:val="none" w:sz="0" w:space="0" w:color="auto"/>
                        <w:left w:val="none" w:sz="0" w:space="0" w:color="auto"/>
                        <w:bottom w:val="none" w:sz="0" w:space="0" w:color="auto"/>
                        <w:right w:val="none" w:sz="0" w:space="0" w:color="auto"/>
                      </w:divBdr>
                    </w:div>
                  </w:divsChild>
                </w:div>
                <w:div w:id="43527672">
                  <w:marLeft w:val="0"/>
                  <w:marRight w:val="0"/>
                  <w:marTop w:val="0"/>
                  <w:marBottom w:val="0"/>
                  <w:divBdr>
                    <w:top w:val="single" w:sz="2" w:space="1" w:color="FFFFFF"/>
                    <w:left w:val="single" w:sz="2" w:space="12" w:color="FFFFFF"/>
                    <w:bottom w:val="single" w:sz="2" w:space="1" w:color="FFFFFF"/>
                    <w:right w:val="single" w:sz="2" w:space="4" w:color="FFFFFF"/>
                  </w:divBdr>
                  <w:divsChild>
                    <w:div w:id="1832327487">
                      <w:marLeft w:val="0"/>
                      <w:marRight w:val="0"/>
                      <w:marTop w:val="0"/>
                      <w:marBottom w:val="0"/>
                      <w:divBdr>
                        <w:top w:val="none" w:sz="0" w:space="0" w:color="auto"/>
                        <w:left w:val="none" w:sz="0" w:space="0" w:color="auto"/>
                        <w:bottom w:val="none" w:sz="0" w:space="0" w:color="auto"/>
                        <w:right w:val="none" w:sz="0" w:space="0" w:color="auto"/>
                      </w:divBdr>
                    </w:div>
                  </w:divsChild>
                </w:div>
                <w:div w:id="203177799">
                  <w:marLeft w:val="0"/>
                  <w:marRight w:val="0"/>
                  <w:marTop w:val="0"/>
                  <w:marBottom w:val="0"/>
                  <w:divBdr>
                    <w:top w:val="single" w:sz="2" w:space="1" w:color="FFFFFF"/>
                    <w:left w:val="single" w:sz="2" w:space="12" w:color="FFFFFF"/>
                    <w:bottom w:val="single" w:sz="2" w:space="1" w:color="FFFFFF"/>
                    <w:right w:val="single" w:sz="2" w:space="4" w:color="FFFFFF"/>
                  </w:divBdr>
                  <w:divsChild>
                    <w:div w:id="247157172">
                      <w:marLeft w:val="0"/>
                      <w:marRight w:val="0"/>
                      <w:marTop w:val="0"/>
                      <w:marBottom w:val="0"/>
                      <w:divBdr>
                        <w:top w:val="none" w:sz="0" w:space="0" w:color="auto"/>
                        <w:left w:val="none" w:sz="0" w:space="0" w:color="auto"/>
                        <w:bottom w:val="none" w:sz="0" w:space="0" w:color="auto"/>
                        <w:right w:val="none" w:sz="0" w:space="0" w:color="auto"/>
                      </w:divBdr>
                    </w:div>
                  </w:divsChild>
                </w:div>
                <w:div w:id="277685961">
                  <w:marLeft w:val="0"/>
                  <w:marRight w:val="0"/>
                  <w:marTop w:val="0"/>
                  <w:marBottom w:val="0"/>
                  <w:divBdr>
                    <w:top w:val="single" w:sz="2" w:space="1" w:color="FFFFFF"/>
                    <w:left w:val="single" w:sz="2" w:space="12" w:color="FFFFFF"/>
                    <w:bottom w:val="single" w:sz="2" w:space="1" w:color="FFFFFF"/>
                    <w:right w:val="single" w:sz="2" w:space="4" w:color="FFFFFF"/>
                  </w:divBdr>
                  <w:divsChild>
                    <w:div w:id="440614183">
                      <w:marLeft w:val="0"/>
                      <w:marRight w:val="0"/>
                      <w:marTop w:val="0"/>
                      <w:marBottom w:val="0"/>
                      <w:divBdr>
                        <w:top w:val="none" w:sz="0" w:space="0" w:color="auto"/>
                        <w:left w:val="none" w:sz="0" w:space="0" w:color="auto"/>
                        <w:bottom w:val="none" w:sz="0" w:space="0" w:color="auto"/>
                        <w:right w:val="none" w:sz="0" w:space="0" w:color="auto"/>
                      </w:divBdr>
                    </w:div>
                  </w:divsChild>
                </w:div>
                <w:div w:id="182089664">
                  <w:marLeft w:val="0"/>
                  <w:marRight w:val="0"/>
                  <w:marTop w:val="0"/>
                  <w:marBottom w:val="0"/>
                  <w:divBdr>
                    <w:top w:val="single" w:sz="2" w:space="1" w:color="FFFFFF"/>
                    <w:left w:val="single" w:sz="2" w:space="12" w:color="FFFFFF"/>
                    <w:bottom w:val="single" w:sz="2" w:space="1" w:color="FFFFFF"/>
                    <w:right w:val="single" w:sz="2" w:space="4" w:color="FFFFFF"/>
                  </w:divBdr>
                  <w:divsChild>
                    <w:div w:id="1860116279">
                      <w:marLeft w:val="0"/>
                      <w:marRight w:val="0"/>
                      <w:marTop w:val="0"/>
                      <w:marBottom w:val="0"/>
                      <w:divBdr>
                        <w:top w:val="none" w:sz="0" w:space="0" w:color="auto"/>
                        <w:left w:val="none" w:sz="0" w:space="0" w:color="auto"/>
                        <w:bottom w:val="none" w:sz="0" w:space="0" w:color="auto"/>
                        <w:right w:val="none" w:sz="0" w:space="0" w:color="auto"/>
                      </w:divBdr>
                    </w:div>
                  </w:divsChild>
                </w:div>
                <w:div w:id="822936529">
                  <w:marLeft w:val="0"/>
                  <w:marRight w:val="0"/>
                  <w:marTop w:val="0"/>
                  <w:marBottom w:val="0"/>
                  <w:divBdr>
                    <w:top w:val="single" w:sz="2" w:space="1" w:color="FFFFFF"/>
                    <w:left w:val="single" w:sz="2" w:space="12" w:color="FFFFFF"/>
                    <w:bottom w:val="single" w:sz="2" w:space="1" w:color="FFFFFF"/>
                    <w:right w:val="single" w:sz="2" w:space="4" w:color="FFFFFF"/>
                  </w:divBdr>
                  <w:divsChild>
                    <w:div w:id="847863706">
                      <w:marLeft w:val="0"/>
                      <w:marRight w:val="0"/>
                      <w:marTop w:val="0"/>
                      <w:marBottom w:val="0"/>
                      <w:divBdr>
                        <w:top w:val="none" w:sz="0" w:space="0" w:color="auto"/>
                        <w:left w:val="none" w:sz="0" w:space="0" w:color="auto"/>
                        <w:bottom w:val="none" w:sz="0" w:space="0" w:color="auto"/>
                        <w:right w:val="none" w:sz="0" w:space="0" w:color="auto"/>
                      </w:divBdr>
                    </w:div>
                  </w:divsChild>
                </w:div>
                <w:div w:id="1574118847">
                  <w:marLeft w:val="0"/>
                  <w:marRight w:val="0"/>
                  <w:marTop w:val="0"/>
                  <w:marBottom w:val="0"/>
                  <w:divBdr>
                    <w:top w:val="single" w:sz="2" w:space="1" w:color="FFFFFF"/>
                    <w:left w:val="single" w:sz="2" w:space="12" w:color="FFFFFF"/>
                    <w:bottom w:val="single" w:sz="2" w:space="1" w:color="FFFFFF"/>
                    <w:right w:val="single" w:sz="2" w:space="4" w:color="FFFFFF"/>
                  </w:divBdr>
                  <w:divsChild>
                    <w:div w:id="1623532462">
                      <w:marLeft w:val="0"/>
                      <w:marRight w:val="0"/>
                      <w:marTop w:val="0"/>
                      <w:marBottom w:val="0"/>
                      <w:divBdr>
                        <w:top w:val="none" w:sz="0" w:space="0" w:color="auto"/>
                        <w:left w:val="none" w:sz="0" w:space="0" w:color="auto"/>
                        <w:bottom w:val="none" w:sz="0" w:space="0" w:color="auto"/>
                        <w:right w:val="none" w:sz="0" w:space="0" w:color="auto"/>
                      </w:divBdr>
                    </w:div>
                  </w:divsChild>
                </w:div>
                <w:div w:id="1448893885">
                  <w:marLeft w:val="0"/>
                  <w:marRight w:val="0"/>
                  <w:marTop w:val="0"/>
                  <w:marBottom w:val="0"/>
                  <w:divBdr>
                    <w:top w:val="single" w:sz="2" w:space="1" w:color="FFFFFF"/>
                    <w:left w:val="single" w:sz="2" w:space="12" w:color="FFFFFF"/>
                    <w:bottom w:val="single" w:sz="2" w:space="1" w:color="FFFFFF"/>
                    <w:right w:val="single" w:sz="2" w:space="4" w:color="FFFFFF"/>
                  </w:divBdr>
                  <w:divsChild>
                    <w:div w:id="378867608">
                      <w:marLeft w:val="0"/>
                      <w:marRight w:val="0"/>
                      <w:marTop w:val="0"/>
                      <w:marBottom w:val="0"/>
                      <w:divBdr>
                        <w:top w:val="none" w:sz="0" w:space="0" w:color="auto"/>
                        <w:left w:val="none" w:sz="0" w:space="0" w:color="auto"/>
                        <w:bottom w:val="none" w:sz="0" w:space="0" w:color="auto"/>
                        <w:right w:val="none" w:sz="0" w:space="0" w:color="auto"/>
                      </w:divBdr>
                    </w:div>
                  </w:divsChild>
                </w:div>
                <w:div w:id="1812401515">
                  <w:marLeft w:val="0"/>
                  <w:marRight w:val="0"/>
                  <w:marTop w:val="0"/>
                  <w:marBottom w:val="0"/>
                  <w:divBdr>
                    <w:top w:val="single" w:sz="2" w:space="1" w:color="FFFFFF"/>
                    <w:left w:val="single" w:sz="2" w:space="12" w:color="FFFFFF"/>
                    <w:bottom w:val="single" w:sz="2" w:space="1" w:color="FFFFFF"/>
                    <w:right w:val="single" w:sz="2" w:space="4" w:color="FFFFFF"/>
                  </w:divBdr>
                  <w:divsChild>
                    <w:div w:id="929965652">
                      <w:marLeft w:val="0"/>
                      <w:marRight w:val="0"/>
                      <w:marTop w:val="0"/>
                      <w:marBottom w:val="0"/>
                      <w:divBdr>
                        <w:top w:val="none" w:sz="0" w:space="0" w:color="auto"/>
                        <w:left w:val="none" w:sz="0" w:space="0" w:color="auto"/>
                        <w:bottom w:val="none" w:sz="0" w:space="0" w:color="auto"/>
                        <w:right w:val="none" w:sz="0" w:space="0" w:color="auto"/>
                      </w:divBdr>
                    </w:div>
                  </w:divsChild>
                </w:div>
                <w:div w:id="1264262614">
                  <w:marLeft w:val="0"/>
                  <w:marRight w:val="0"/>
                  <w:marTop w:val="0"/>
                  <w:marBottom w:val="0"/>
                  <w:divBdr>
                    <w:top w:val="single" w:sz="2" w:space="1" w:color="FFFFFF"/>
                    <w:left w:val="single" w:sz="2" w:space="12" w:color="FFFFFF"/>
                    <w:bottom w:val="single" w:sz="2" w:space="1" w:color="FFFFFF"/>
                    <w:right w:val="single" w:sz="2" w:space="4" w:color="FFFFFF"/>
                  </w:divBdr>
                  <w:divsChild>
                    <w:div w:id="1098673742">
                      <w:marLeft w:val="0"/>
                      <w:marRight w:val="0"/>
                      <w:marTop w:val="0"/>
                      <w:marBottom w:val="0"/>
                      <w:divBdr>
                        <w:top w:val="none" w:sz="0" w:space="0" w:color="auto"/>
                        <w:left w:val="none" w:sz="0" w:space="0" w:color="auto"/>
                        <w:bottom w:val="none" w:sz="0" w:space="0" w:color="auto"/>
                        <w:right w:val="none" w:sz="0" w:space="0" w:color="auto"/>
                      </w:divBdr>
                    </w:div>
                  </w:divsChild>
                </w:div>
                <w:div w:id="463545026">
                  <w:marLeft w:val="0"/>
                  <w:marRight w:val="0"/>
                  <w:marTop w:val="0"/>
                  <w:marBottom w:val="0"/>
                  <w:divBdr>
                    <w:top w:val="single" w:sz="2" w:space="1" w:color="FFFFFF"/>
                    <w:left w:val="single" w:sz="2" w:space="12" w:color="FFFFFF"/>
                    <w:bottom w:val="single" w:sz="2" w:space="1" w:color="FFFFFF"/>
                    <w:right w:val="single" w:sz="2" w:space="4" w:color="FFFFFF"/>
                  </w:divBdr>
                  <w:divsChild>
                    <w:div w:id="838613700">
                      <w:marLeft w:val="0"/>
                      <w:marRight w:val="0"/>
                      <w:marTop w:val="0"/>
                      <w:marBottom w:val="0"/>
                      <w:divBdr>
                        <w:top w:val="none" w:sz="0" w:space="0" w:color="auto"/>
                        <w:left w:val="none" w:sz="0" w:space="0" w:color="auto"/>
                        <w:bottom w:val="none" w:sz="0" w:space="0" w:color="auto"/>
                        <w:right w:val="none" w:sz="0" w:space="0" w:color="auto"/>
                      </w:divBdr>
                    </w:div>
                  </w:divsChild>
                </w:div>
                <w:div w:id="1981034990">
                  <w:marLeft w:val="0"/>
                  <w:marRight w:val="0"/>
                  <w:marTop w:val="0"/>
                  <w:marBottom w:val="0"/>
                  <w:divBdr>
                    <w:top w:val="single" w:sz="2" w:space="1" w:color="FFFFFF"/>
                    <w:left w:val="single" w:sz="2" w:space="12" w:color="FFFFFF"/>
                    <w:bottom w:val="single" w:sz="2" w:space="1" w:color="FFFFFF"/>
                    <w:right w:val="single" w:sz="2" w:space="4" w:color="FFFFFF"/>
                  </w:divBdr>
                  <w:divsChild>
                    <w:div w:id="1875188324">
                      <w:marLeft w:val="0"/>
                      <w:marRight w:val="0"/>
                      <w:marTop w:val="0"/>
                      <w:marBottom w:val="0"/>
                      <w:divBdr>
                        <w:top w:val="none" w:sz="0" w:space="0" w:color="auto"/>
                        <w:left w:val="none" w:sz="0" w:space="0" w:color="auto"/>
                        <w:bottom w:val="none" w:sz="0" w:space="0" w:color="auto"/>
                        <w:right w:val="none" w:sz="0" w:space="0" w:color="auto"/>
                      </w:divBdr>
                    </w:div>
                  </w:divsChild>
                </w:div>
                <w:div w:id="608857616">
                  <w:marLeft w:val="0"/>
                  <w:marRight w:val="0"/>
                  <w:marTop w:val="0"/>
                  <w:marBottom w:val="0"/>
                  <w:divBdr>
                    <w:top w:val="single" w:sz="2" w:space="1" w:color="FFFFFF"/>
                    <w:left w:val="single" w:sz="2" w:space="12" w:color="FFFFFF"/>
                    <w:bottom w:val="single" w:sz="2" w:space="1" w:color="FFFFFF"/>
                    <w:right w:val="single" w:sz="2" w:space="4" w:color="FFFFFF"/>
                  </w:divBdr>
                  <w:divsChild>
                    <w:div w:id="255017766">
                      <w:marLeft w:val="0"/>
                      <w:marRight w:val="0"/>
                      <w:marTop w:val="0"/>
                      <w:marBottom w:val="0"/>
                      <w:divBdr>
                        <w:top w:val="none" w:sz="0" w:space="0" w:color="auto"/>
                        <w:left w:val="none" w:sz="0" w:space="0" w:color="auto"/>
                        <w:bottom w:val="none" w:sz="0" w:space="0" w:color="auto"/>
                        <w:right w:val="none" w:sz="0" w:space="0" w:color="auto"/>
                      </w:divBdr>
                    </w:div>
                  </w:divsChild>
                </w:div>
                <w:div w:id="1014918949">
                  <w:marLeft w:val="0"/>
                  <w:marRight w:val="0"/>
                  <w:marTop w:val="0"/>
                  <w:marBottom w:val="0"/>
                  <w:divBdr>
                    <w:top w:val="single" w:sz="2" w:space="1" w:color="FFFFFF"/>
                    <w:left w:val="single" w:sz="2" w:space="12" w:color="FFFFFF"/>
                    <w:bottom w:val="single" w:sz="2" w:space="1" w:color="FFFFFF"/>
                    <w:right w:val="single" w:sz="2" w:space="4" w:color="FFFFFF"/>
                  </w:divBdr>
                  <w:divsChild>
                    <w:div w:id="150411998">
                      <w:marLeft w:val="0"/>
                      <w:marRight w:val="0"/>
                      <w:marTop w:val="0"/>
                      <w:marBottom w:val="0"/>
                      <w:divBdr>
                        <w:top w:val="none" w:sz="0" w:space="0" w:color="auto"/>
                        <w:left w:val="none" w:sz="0" w:space="0" w:color="auto"/>
                        <w:bottom w:val="none" w:sz="0" w:space="0" w:color="auto"/>
                        <w:right w:val="none" w:sz="0" w:space="0" w:color="auto"/>
                      </w:divBdr>
                    </w:div>
                  </w:divsChild>
                </w:div>
                <w:div w:id="1568879181">
                  <w:marLeft w:val="0"/>
                  <w:marRight w:val="0"/>
                  <w:marTop w:val="0"/>
                  <w:marBottom w:val="0"/>
                  <w:divBdr>
                    <w:top w:val="single" w:sz="2" w:space="1" w:color="FFFFFF"/>
                    <w:left w:val="single" w:sz="2" w:space="12" w:color="FFFFFF"/>
                    <w:bottom w:val="single" w:sz="2" w:space="1" w:color="FFFFFF"/>
                    <w:right w:val="single" w:sz="2" w:space="4" w:color="FFFFFF"/>
                  </w:divBdr>
                  <w:divsChild>
                    <w:div w:id="175533873">
                      <w:marLeft w:val="0"/>
                      <w:marRight w:val="0"/>
                      <w:marTop w:val="0"/>
                      <w:marBottom w:val="0"/>
                      <w:divBdr>
                        <w:top w:val="none" w:sz="0" w:space="0" w:color="auto"/>
                        <w:left w:val="none" w:sz="0" w:space="0" w:color="auto"/>
                        <w:bottom w:val="none" w:sz="0" w:space="0" w:color="auto"/>
                        <w:right w:val="none" w:sz="0" w:space="0" w:color="auto"/>
                      </w:divBdr>
                    </w:div>
                  </w:divsChild>
                </w:div>
                <w:div w:id="245576743">
                  <w:marLeft w:val="0"/>
                  <w:marRight w:val="0"/>
                  <w:marTop w:val="0"/>
                  <w:marBottom w:val="0"/>
                  <w:divBdr>
                    <w:top w:val="single" w:sz="2" w:space="1" w:color="FFFFFF"/>
                    <w:left w:val="single" w:sz="2" w:space="12" w:color="FFFFFF"/>
                    <w:bottom w:val="single" w:sz="2" w:space="1" w:color="FFFFFF"/>
                    <w:right w:val="single" w:sz="2" w:space="4" w:color="FFFFFF"/>
                  </w:divBdr>
                  <w:divsChild>
                    <w:div w:id="1245648177">
                      <w:marLeft w:val="0"/>
                      <w:marRight w:val="0"/>
                      <w:marTop w:val="0"/>
                      <w:marBottom w:val="0"/>
                      <w:divBdr>
                        <w:top w:val="none" w:sz="0" w:space="0" w:color="auto"/>
                        <w:left w:val="none" w:sz="0" w:space="0" w:color="auto"/>
                        <w:bottom w:val="none" w:sz="0" w:space="0" w:color="auto"/>
                        <w:right w:val="none" w:sz="0" w:space="0" w:color="auto"/>
                      </w:divBdr>
                    </w:div>
                  </w:divsChild>
                </w:div>
                <w:div w:id="95638756">
                  <w:marLeft w:val="0"/>
                  <w:marRight w:val="0"/>
                  <w:marTop w:val="0"/>
                  <w:marBottom w:val="0"/>
                  <w:divBdr>
                    <w:top w:val="single" w:sz="2" w:space="1" w:color="FFFFFF"/>
                    <w:left w:val="single" w:sz="2" w:space="12" w:color="FFFFFF"/>
                    <w:bottom w:val="single" w:sz="2" w:space="1" w:color="FFFFFF"/>
                    <w:right w:val="single" w:sz="2" w:space="4" w:color="FFFFFF"/>
                  </w:divBdr>
                  <w:divsChild>
                    <w:div w:id="1274633970">
                      <w:marLeft w:val="0"/>
                      <w:marRight w:val="0"/>
                      <w:marTop w:val="0"/>
                      <w:marBottom w:val="0"/>
                      <w:divBdr>
                        <w:top w:val="none" w:sz="0" w:space="0" w:color="auto"/>
                        <w:left w:val="none" w:sz="0" w:space="0" w:color="auto"/>
                        <w:bottom w:val="none" w:sz="0" w:space="0" w:color="auto"/>
                        <w:right w:val="none" w:sz="0" w:space="0" w:color="auto"/>
                      </w:divBdr>
                    </w:div>
                  </w:divsChild>
                </w:div>
                <w:div w:id="434595071">
                  <w:marLeft w:val="0"/>
                  <w:marRight w:val="0"/>
                  <w:marTop w:val="0"/>
                  <w:marBottom w:val="0"/>
                  <w:divBdr>
                    <w:top w:val="single" w:sz="2" w:space="1" w:color="FFFFFF"/>
                    <w:left w:val="single" w:sz="2" w:space="12" w:color="FFFFFF"/>
                    <w:bottom w:val="single" w:sz="2" w:space="1" w:color="FFFFFF"/>
                    <w:right w:val="single" w:sz="2" w:space="4" w:color="FFFFFF"/>
                  </w:divBdr>
                  <w:divsChild>
                    <w:div w:id="1573660275">
                      <w:marLeft w:val="0"/>
                      <w:marRight w:val="0"/>
                      <w:marTop w:val="0"/>
                      <w:marBottom w:val="0"/>
                      <w:divBdr>
                        <w:top w:val="none" w:sz="0" w:space="0" w:color="auto"/>
                        <w:left w:val="none" w:sz="0" w:space="0" w:color="auto"/>
                        <w:bottom w:val="none" w:sz="0" w:space="0" w:color="auto"/>
                        <w:right w:val="none" w:sz="0" w:space="0" w:color="auto"/>
                      </w:divBdr>
                    </w:div>
                  </w:divsChild>
                </w:div>
                <w:div w:id="167596635">
                  <w:marLeft w:val="0"/>
                  <w:marRight w:val="0"/>
                  <w:marTop w:val="0"/>
                  <w:marBottom w:val="0"/>
                  <w:divBdr>
                    <w:top w:val="single" w:sz="2" w:space="1" w:color="FFFFFF"/>
                    <w:left w:val="single" w:sz="2" w:space="12" w:color="FFFFFF"/>
                    <w:bottom w:val="single" w:sz="2" w:space="1" w:color="FFFFFF"/>
                    <w:right w:val="single" w:sz="2" w:space="4" w:color="FFFFFF"/>
                  </w:divBdr>
                  <w:divsChild>
                    <w:div w:id="671373792">
                      <w:marLeft w:val="0"/>
                      <w:marRight w:val="0"/>
                      <w:marTop w:val="0"/>
                      <w:marBottom w:val="0"/>
                      <w:divBdr>
                        <w:top w:val="none" w:sz="0" w:space="0" w:color="auto"/>
                        <w:left w:val="none" w:sz="0" w:space="0" w:color="auto"/>
                        <w:bottom w:val="none" w:sz="0" w:space="0" w:color="auto"/>
                        <w:right w:val="none" w:sz="0" w:space="0" w:color="auto"/>
                      </w:divBdr>
                    </w:div>
                  </w:divsChild>
                </w:div>
                <w:div w:id="301426560">
                  <w:marLeft w:val="0"/>
                  <w:marRight w:val="0"/>
                  <w:marTop w:val="0"/>
                  <w:marBottom w:val="0"/>
                  <w:divBdr>
                    <w:top w:val="single" w:sz="2" w:space="1" w:color="FFFFFF"/>
                    <w:left w:val="single" w:sz="2" w:space="12" w:color="FFFFFF"/>
                    <w:bottom w:val="single" w:sz="2" w:space="1" w:color="FFFFFF"/>
                    <w:right w:val="single" w:sz="2" w:space="4" w:color="FFFFFF"/>
                  </w:divBdr>
                  <w:divsChild>
                    <w:div w:id="283077463">
                      <w:marLeft w:val="0"/>
                      <w:marRight w:val="0"/>
                      <w:marTop w:val="0"/>
                      <w:marBottom w:val="0"/>
                      <w:divBdr>
                        <w:top w:val="none" w:sz="0" w:space="0" w:color="auto"/>
                        <w:left w:val="none" w:sz="0" w:space="0" w:color="auto"/>
                        <w:bottom w:val="none" w:sz="0" w:space="0" w:color="auto"/>
                        <w:right w:val="none" w:sz="0" w:space="0" w:color="auto"/>
                      </w:divBdr>
                    </w:div>
                  </w:divsChild>
                </w:div>
                <w:div w:id="1736200515">
                  <w:marLeft w:val="0"/>
                  <w:marRight w:val="0"/>
                  <w:marTop w:val="0"/>
                  <w:marBottom w:val="0"/>
                  <w:divBdr>
                    <w:top w:val="single" w:sz="2" w:space="1" w:color="FFFFFF"/>
                    <w:left w:val="single" w:sz="2" w:space="12" w:color="FFFFFF"/>
                    <w:bottom w:val="single" w:sz="2" w:space="1" w:color="FFFFFF"/>
                    <w:right w:val="single" w:sz="2" w:space="4" w:color="FFFFFF"/>
                  </w:divBdr>
                  <w:divsChild>
                    <w:div w:id="830102047">
                      <w:marLeft w:val="0"/>
                      <w:marRight w:val="0"/>
                      <w:marTop w:val="0"/>
                      <w:marBottom w:val="0"/>
                      <w:divBdr>
                        <w:top w:val="none" w:sz="0" w:space="0" w:color="auto"/>
                        <w:left w:val="none" w:sz="0" w:space="0" w:color="auto"/>
                        <w:bottom w:val="none" w:sz="0" w:space="0" w:color="auto"/>
                        <w:right w:val="none" w:sz="0" w:space="0" w:color="auto"/>
                      </w:divBdr>
                    </w:div>
                  </w:divsChild>
                </w:div>
                <w:div w:id="126359960">
                  <w:marLeft w:val="0"/>
                  <w:marRight w:val="0"/>
                  <w:marTop w:val="0"/>
                  <w:marBottom w:val="0"/>
                  <w:divBdr>
                    <w:top w:val="single" w:sz="2" w:space="1" w:color="FFFFFF"/>
                    <w:left w:val="single" w:sz="2" w:space="12" w:color="FFFFFF"/>
                    <w:bottom w:val="single" w:sz="2" w:space="1" w:color="FFFFFF"/>
                    <w:right w:val="single" w:sz="2" w:space="4" w:color="FFFFFF"/>
                  </w:divBdr>
                  <w:divsChild>
                    <w:div w:id="314991113">
                      <w:marLeft w:val="0"/>
                      <w:marRight w:val="0"/>
                      <w:marTop w:val="0"/>
                      <w:marBottom w:val="0"/>
                      <w:divBdr>
                        <w:top w:val="none" w:sz="0" w:space="0" w:color="auto"/>
                        <w:left w:val="none" w:sz="0" w:space="0" w:color="auto"/>
                        <w:bottom w:val="none" w:sz="0" w:space="0" w:color="auto"/>
                        <w:right w:val="none" w:sz="0" w:space="0" w:color="auto"/>
                      </w:divBdr>
                    </w:div>
                  </w:divsChild>
                </w:div>
                <w:div w:id="247273031">
                  <w:marLeft w:val="0"/>
                  <w:marRight w:val="0"/>
                  <w:marTop w:val="0"/>
                  <w:marBottom w:val="0"/>
                  <w:divBdr>
                    <w:top w:val="single" w:sz="2" w:space="1" w:color="FFFFFF"/>
                    <w:left w:val="single" w:sz="2" w:space="12" w:color="FFFFFF"/>
                    <w:bottom w:val="single" w:sz="2" w:space="1" w:color="FFFFFF"/>
                    <w:right w:val="single" w:sz="2" w:space="4" w:color="FFFFFF"/>
                  </w:divBdr>
                  <w:divsChild>
                    <w:div w:id="1648129656">
                      <w:marLeft w:val="0"/>
                      <w:marRight w:val="0"/>
                      <w:marTop w:val="0"/>
                      <w:marBottom w:val="0"/>
                      <w:divBdr>
                        <w:top w:val="none" w:sz="0" w:space="0" w:color="auto"/>
                        <w:left w:val="none" w:sz="0" w:space="0" w:color="auto"/>
                        <w:bottom w:val="none" w:sz="0" w:space="0" w:color="auto"/>
                        <w:right w:val="none" w:sz="0" w:space="0" w:color="auto"/>
                      </w:divBdr>
                    </w:div>
                  </w:divsChild>
                </w:div>
                <w:div w:id="1717048446">
                  <w:marLeft w:val="0"/>
                  <w:marRight w:val="0"/>
                  <w:marTop w:val="0"/>
                  <w:marBottom w:val="0"/>
                  <w:divBdr>
                    <w:top w:val="single" w:sz="2" w:space="1" w:color="FFFFFF"/>
                    <w:left w:val="single" w:sz="2" w:space="12" w:color="FFFFFF"/>
                    <w:bottom w:val="single" w:sz="2" w:space="4" w:color="FFFFFF"/>
                    <w:right w:val="single" w:sz="2" w:space="4" w:color="FFFFFF"/>
                  </w:divBdr>
                  <w:divsChild>
                    <w:div w:id="7014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61892">
          <w:marLeft w:val="0"/>
          <w:marRight w:val="0"/>
          <w:marTop w:val="0"/>
          <w:marBottom w:val="335"/>
          <w:divBdr>
            <w:top w:val="none" w:sz="0" w:space="0" w:color="auto"/>
            <w:left w:val="none" w:sz="0" w:space="0" w:color="auto"/>
            <w:bottom w:val="none" w:sz="0" w:space="0" w:color="auto"/>
            <w:right w:val="none" w:sz="0" w:space="0" w:color="auto"/>
          </w:divBdr>
          <w:divsChild>
            <w:div w:id="1882135200">
              <w:marLeft w:val="0"/>
              <w:marRight w:val="0"/>
              <w:marTop w:val="0"/>
              <w:marBottom w:val="0"/>
              <w:divBdr>
                <w:top w:val="none" w:sz="0" w:space="0" w:color="auto"/>
                <w:left w:val="none" w:sz="0" w:space="0" w:color="auto"/>
                <w:bottom w:val="none" w:sz="0" w:space="0" w:color="auto"/>
                <w:right w:val="none" w:sz="0" w:space="0" w:color="auto"/>
              </w:divBdr>
              <w:divsChild>
                <w:div w:id="1695809928">
                  <w:marLeft w:val="0"/>
                  <w:marRight w:val="0"/>
                  <w:marTop w:val="0"/>
                  <w:marBottom w:val="0"/>
                  <w:divBdr>
                    <w:top w:val="single" w:sz="2" w:space="4" w:color="FFFFFF"/>
                    <w:left w:val="single" w:sz="2" w:space="12" w:color="FFFFFF"/>
                    <w:bottom w:val="single" w:sz="2" w:space="1" w:color="FFFFFF"/>
                    <w:right w:val="single" w:sz="2" w:space="4" w:color="FFFFFF"/>
                  </w:divBdr>
                  <w:divsChild>
                    <w:div w:id="1686176544">
                      <w:marLeft w:val="0"/>
                      <w:marRight w:val="0"/>
                      <w:marTop w:val="0"/>
                      <w:marBottom w:val="0"/>
                      <w:divBdr>
                        <w:top w:val="none" w:sz="0" w:space="0" w:color="auto"/>
                        <w:left w:val="none" w:sz="0" w:space="0" w:color="auto"/>
                        <w:bottom w:val="none" w:sz="0" w:space="0" w:color="auto"/>
                        <w:right w:val="none" w:sz="0" w:space="0" w:color="auto"/>
                      </w:divBdr>
                    </w:div>
                  </w:divsChild>
                </w:div>
                <w:div w:id="1923686081">
                  <w:marLeft w:val="0"/>
                  <w:marRight w:val="0"/>
                  <w:marTop w:val="0"/>
                  <w:marBottom w:val="0"/>
                  <w:divBdr>
                    <w:top w:val="single" w:sz="2" w:space="1" w:color="FFFFFF"/>
                    <w:left w:val="single" w:sz="2" w:space="12" w:color="FFFFFF"/>
                    <w:bottom w:val="single" w:sz="2" w:space="1" w:color="FFFFFF"/>
                    <w:right w:val="single" w:sz="2" w:space="4" w:color="FFFFFF"/>
                  </w:divBdr>
                  <w:divsChild>
                    <w:div w:id="948195804">
                      <w:marLeft w:val="0"/>
                      <w:marRight w:val="0"/>
                      <w:marTop w:val="0"/>
                      <w:marBottom w:val="0"/>
                      <w:divBdr>
                        <w:top w:val="none" w:sz="0" w:space="0" w:color="auto"/>
                        <w:left w:val="none" w:sz="0" w:space="0" w:color="auto"/>
                        <w:bottom w:val="none" w:sz="0" w:space="0" w:color="auto"/>
                        <w:right w:val="none" w:sz="0" w:space="0" w:color="auto"/>
                      </w:divBdr>
                    </w:div>
                  </w:divsChild>
                </w:div>
                <w:div w:id="731149936">
                  <w:marLeft w:val="0"/>
                  <w:marRight w:val="0"/>
                  <w:marTop w:val="0"/>
                  <w:marBottom w:val="0"/>
                  <w:divBdr>
                    <w:top w:val="single" w:sz="2" w:space="1" w:color="FFFFFF"/>
                    <w:left w:val="single" w:sz="2" w:space="12" w:color="FFFFFF"/>
                    <w:bottom w:val="single" w:sz="2" w:space="1" w:color="FFFFFF"/>
                    <w:right w:val="single" w:sz="2" w:space="4" w:color="FFFFFF"/>
                  </w:divBdr>
                  <w:divsChild>
                    <w:div w:id="1842155225">
                      <w:marLeft w:val="0"/>
                      <w:marRight w:val="0"/>
                      <w:marTop w:val="0"/>
                      <w:marBottom w:val="0"/>
                      <w:divBdr>
                        <w:top w:val="none" w:sz="0" w:space="0" w:color="auto"/>
                        <w:left w:val="none" w:sz="0" w:space="0" w:color="auto"/>
                        <w:bottom w:val="none" w:sz="0" w:space="0" w:color="auto"/>
                        <w:right w:val="none" w:sz="0" w:space="0" w:color="auto"/>
                      </w:divBdr>
                    </w:div>
                  </w:divsChild>
                </w:div>
                <w:div w:id="571697455">
                  <w:marLeft w:val="0"/>
                  <w:marRight w:val="0"/>
                  <w:marTop w:val="0"/>
                  <w:marBottom w:val="0"/>
                  <w:divBdr>
                    <w:top w:val="single" w:sz="2" w:space="1" w:color="FFFFFF"/>
                    <w:left w:val="single" w:sz="2" w:space="12" w:color="FFFFFF"/>
                    <w:bottom w:val="single" w:sz="2" w:space="1" w:color="FFFFFF"/>
                    <w:right w:val="single" w:sz="2" w:space="4" w:color="FFFFFF"/>
                  </w:divBdr>
                  <w:divsChild>
                    <w:div w:id="1508713489">
                      <w:marLeft w:val="0"/>
                      <w:marRight w:val="0"/>
                      <w:marTop w:val="0"/>
                      <w:marBottom w:val="0"/>
                      <w:divBdr>
                        <w:top w:val="none" w:sz="0" w:space="0" w:color="auto"/>
                        <w:left w:val="none" w:sz="0" w:space="0" w:color="auto"/>
                        <w:bottom w:val="none" w:sz="0" w:space="0" w:color="auto"/>
                        <w:right w:val="none" w:sz="0" w:space="0" w:color="auto"/>
                      </w:divBdr>
                    </w:div>
                  </w:divsChild>
                </w:div>
                <w:div w:id="1746216989">
                  <w:marLeft w:val="0"/>
                  <w:marRight w:val="0"/>
                  <w:marTop w:val="0"/>
                  <w:marBottom w:val="0"/>
                  <w:divBdr>
                    <w:top w:val="single" w:sz="2" w:space="1" w:color="FFFFFF"/>
                    <w:left w:val="single" w:sz="2" w:space="12" w:color="FFFFFF"/>
                    <w:bottom w:val="single" w:sz="2" w:space="1" w:color="FFFFFF"/>
                    <w:right w:val="single" w:sz="2" w:space="4" w:color="FFFFFF"/>
                  </w:divBdr>
                  <w:divsChild>
                    <w:div w:id="1547719965">
                      <w:marLeft w:val="0"/>
                      <w:marRight w:val="0"/>
                      <w:marTop w:val="0"/>
                      <w:marBottom w:val="0"/>
                      <w:divBdr>
                        <w:top w:val="none" w:sz="0" w:space="0" w:color="auto"/>
                        <w:left w:val="none" w:sz="0" w:space="0" w:color="auto"/>
                        <w:bottom w:val="none" w:sz="0" w:space="0" w:color="auto"/>
                        <w:right w:val="none" w:sz="0" w:space="0" w:color="auto"/>
                      </w:divBdr>
                    </w:div>
                  </w:divsChild>
                </w:div>
                <w:div w:id="2088575619">
                  <w:marLeft w:val="0"/>
                  <w:marRight w:val="0"/>
                  <w:marTop w:val="0"/>
                  <w:marBottom w:val="0"/>
                  <w:divBdr>
                    <w:top w:val="single" w:sz="2" w:space="1" w:color="FFFFFF"/>
                    <w:left w:val="single" w:sz="2" w:space="12" w:color="FFFFFF"/>
                    <w:bottom w:val="single" w:sz="2" w:space="1" w:color="FFFFFF"/>
                    <w:right w:val="single" w:sz="2" w:space="4" w:color="FFFFFF"/>
                  </w:divBdr>
                  <w:divsChild>
                    <w:div w:id="1835949239">
                      <w:marLeft w:val="0"/>
                      <w:marRight w:val="0"/>
                      <w:marTop w:val="0"/>
                      <w:marBottom w:val="0"/>
                      <w:divBdr>
                        <w:top w:val="none" w:sz="0" w:space="0" w:color="auto"/>
                        <w:left w:val="none" w:sz="0" w:space="0" w:color="auto"/>
                        <w:bottom w:val="none" w:sz="0" w:space="0" w:color="auto"/>
                        <w:right w:val="none" w:sz="0" w:space="0" w:color="auto"/>
                      </w:divBdr>
                    </w:div>
                  </w:divsChild>
                </w:div>
                <w:div w:id="233854501">
                  <w:marLeft w:val="0"/>
                  <w:marRight w:val="0"/>
                  <w:marTop w:val="0"/>
                  <w:marBottom w:val="0"/>
                  <w:divBdr>
                    <w:top w:val="single" w:sz="2" w:space="1" w:color="FFFFFF"/>
                    <w:left w:val="single" w:sz="2" w:space="12" w:color="FFFFFF"/>
                    <w:bottom w:val="single" w:sz="2" w:space="1" w:color="FFFFFF"/>
                    <w:right w:val="single" w:sz="2" w:space="4" w:color="FFFFFF"/>
                  </w:divBdr>
                  <w:divsChild>
                    <w:div w:id="2060011849">
                      <w:marLeft w:val="0"/>
                      <w:marRight w:val="0"/>
                      <w:marTop w:val="0"/>
                      <w:marBottom w:val="0"/>
                      <w:divBdr>
                        <w:top w:val="none" w:sz="0" w:space="0" w:color="auto"/>
                        <w:left w:val="none" w:sz="0" w:space="0" w:color="auto"/>
                        <w:bottom w:val="none" w:sz="0" w:space="0" w:color="auto"/>
                        <w:right w:val="none" w:sz="0" w:space="0" w:color="auto"/>
                      </w:divBdr>
                    </w:div>
                  </w:divsChild>
                </w:div>
                <w:div w:id="1144203944">
                  <w:marLeft w:val="0"/>
                  <w:marRight w:val="0"/>
                  <w:marTop w:val="0"/>
                  <w:marBottom w:val="0"/>
                  <w:divBdr>
                    <w:top w:val="single" w:sz="2" w:space="1" w:color="FFFFFF"/>
                    <w:left w:val="single" w:sz="2" w:space="12" w:color="FFFFFF"/>
                    <w:bottom w:val="single" w:sz="2" w:space="1" w:color="FFFFFF"/>
                    <w:right w:val="single" w:sz="2" w:space="4" w:color="FFFFFF"/>
                  </w:divBdr>
                  <w:divsChild>
                    <w:div w:id="1649280582">
                      <w:marLeft w:val="0"/>
                      <w:marRight w:val="0"/>
                      <w:marTop w:val="0"/>
                      <w:marBottom w:val="0"/>
                      <w:divBdr>
                        <w:top w:val="none" w:sz="0" w:space="0" w:color="auto"/>
                        <w:left w:val="none" w:sz="0" w:space="0" w:color="auto"/>
                        <w:bottom w:val="none" w:sz="0" w:space="0" w:color="auto"/>
                        <w:right w:val="none" w:sz="0" w:space="0" w:color="auto"/>
                      </w:divBdr>
                    </w:div>
                  </w:divsChild>
                </w:div>
                <w:div w:id="1885094374">
                  <w:marLeft w:val="0"/>
                  <w:marRight w:val="0"/>
                  <w:marTop w:val="0"/>
                  <w:marBottom w:val="0"/>
                  <w:divBdr>
                    <w:top w:val="single" w:sz="2" w:space="1" w:color="FFFFFF"/>
                    <w:left w:val="single" w:sz="2" w:space="12" w:color="FFFFFF"/>
                    <w:bottom w:val="single" w:sz="2" w:space="1" w:color="FFFFFF"/>
                    <w:right w:val="single" w:sz="2" w:space="4" w:color="FFFFFF"/>
                  </w:divBdr>
                  <w:divsChild>
                    <w:div w:id="243878947">
                      <w:marLeft w:val="0"/>
                      <w:marRight w:val="0"/>
                      <w:marTop w:val="0"/>
                      <w:marBottom w:val="0"/>
                      <w:divBdr>
                        <w:top w:val="none" w:sz="0" w:space="0" w:color="auto"/>
                        <w:left w:val="none" w:sz="0" w:space="0" w:color="auto"/>
                        <w:bottom w:val="none" w:sz="0" w:space="0" w:color="auto"/>
                        <w:right w:val="none" w:sz="0" w:space="0" w:color="auto"/>
                      </w:divBdr>
                    </w:div>
                  </w:divsChild>
                </w:div>
                <w:div w:id="535002075">
                  <w:marLeft w:val="0"/>
                  <w:marRight w:val="0"/>
                  <w:marTop w:val="0"/>
                  <w:marBottom w:val="0"/>
                  <w:divBdr>
                    <w:top w:val="single" w:sz="2" w:space="1" w:color="FFFFFF"/>
                    <w:left w:val="single" w:sz="2" w:space="12" w:color="FFFFFF"/>
                    <w:bottom w:val="single" w:sz="2" w:space="1" w:color="FFFFFF"/>
                    <w:right w:val="single" w:sz="2" w:space="4" w:color="FFFFFF"/>
                  </w:divBdr>
                  <w:divsChild>
                    <w:div w:id="700008637">
                      <w:marLeft w:val="0"/>
                      <w:marRight w:val="0"/>
                      <w:marTop w:val="0"/>
                      <w:marBottom w:val="0"/>
                      <w:divBdr>
                        <w:top w:val="none" w:sz="0" w:space="0" w:color="auto"/>
                        <w:left w:val="none" w:sz="0" w:space="0" w:color="auto"/>
                        <w:bottom w:val="none" w:sz="0" w:space="0" w:color="auto"/>
                        <w:right w:val="none" w:sz="0" w:space="0" w:color="auto"/>
                      </w:divBdr>
                    </w:div>
                  </w:divsChild>
                </w:div>
                <w:div w:id="1170490964">
                  <w:marLeft w:val="0"/>
                  <w:marRight w:val="0"/>
                  <w:marTop w:val="0"/>
                  <w:marBottom w:val="0"/>
                  <w:divBdr>
                    <w:top w:val="single" w:sz="2" w:space="1" w:color="FFFFFF"/>
                    <w:left w:val="single" w:sz="2" w:space="12" w:color="FFFFFF"/>
                    <w:bottom w:val="single" w:sz="2" w:space="1" w:color="FFFFFF"/>
                    <w:right w:val="single" w:sz="2" w:space="4" w:color="FFFFFF"/>
                  </w:divBdr>
                  <w:divsChild>
                    <w:div w:id="466432946">
                      <w:marLeft w:val="0"/>
                      <w:marRight w:val="0"/>
                      <w:marTop w:val="0"/>
                      <w:marBottom w:val="0"/>
                      <w:divBdr>
                        <w:top w:val="none" w:sz="0" w:space="0" w:color="auto"/>
                        <w:left w:val="none" w:sz="0" w:space="0" w:color="auto"/>
                        <w:bottom w:val="none" w:sz="0" w:space="0" w:color="auto"/>
                        <w:right w:val="none" w:sz="0" w:space="0" w:color="auto"/>
                      </w:divBdr>
                    </w:div>
                  </w:divsChild>
                </w:div>
                <w:div w:id="1399404409">
                  <w:marLeft w:val="0"/>
                  <w:marRight w:val="0"/>
                  <w:marTop w:val="0"/>
                  <w:marBottom w:val="0"/>
                  <w:divBdr>
                    <w:top w:val="single" w:sz="2" w:space="1" w:color="FFFFFF"/>
                    <w:left w:val="single" w:sz="2" w:space="12" w:color="FFFFFF"/>
                    <w:bottom w:val="single" w:sz="2" w:space="1" w:color="FFFFFF"/>
                    <w:right w:val="single" w:sz="2" w:space="4" w:color="FFFFFF"/>
                  </w:divBdr>
                  <w:divsChild>
                    <w:div w:id="423647080">
                      <w:marLeft w:val="0"/>
                      <w:marRight w:val="0"/>
                      <w:marTop w:val="0"/>
                      <w:marBottom w:val="0"/>
                      <w:divBdr>
                        <w:top w:val="none" w:sz="0" w:space="0" w:color="auto"/>
                        <w:left w:val="none" w:sz="0" w:space="0" w:color="auto"/>
                        <w:bottom w:val="none" w:sz="0" w:space="0" w:color="auto"/>
                        <w:right w:val="none" w:sz="0" w:space="0" w:color="auto"/>
                      </w:divBdr>
                    </w:div>
                  </w:divsChild>
                </w:div>
                <w:div w:id="67194297">
                  <w:marLeft w:val="0"/>
                  <w:marRight w:val="0"/>
                  <w:marTop w:val="0"/>
                  <w:marBottom w:val="0"/>
                  <w:divBdr>
                    <w:top w:val="single" w:sz="2" w:space="1" w:color="FFFFFF"/>
                    <w:left w:val="single" w:sz="2" w:space="12" w:color="FFFFFF"/>
                    <w:bottom w:val="single" w:sz="2" w:space="1" w:color="FFFFFF"/>
                    <w:right w:val="single" w:sz="2" w:space="4" w:color="FFFFFF"/>
                  </w:divBdr>
                  <w:divsChild>
                    <w:div w:id="765885696">
                      <w:marLeft w:val="0"/>
                      <w:marRight w:val="0"/>
                      <w:marTop w:val="0"/>
                      <w:marBottom w:val="0"/>
                      <w:divBdr>
                        <w:top w:val="none" w:sz="0" w:space="0" w:color="auto"/>
                        <w:left w:val="none" w:sz="0" w:space="0" w:color="auto"/>
                        <w:bottom w:val="none" w:sz="0" w:space="0" w:color="auto"/>
                        <w:right w:val="none" w:sz="0" w:space="0" w:color="auto"/>
                      </w:divBdr>
                    </w:div>
                  </w:divsChild>
                </w:div>
                <w:div w:id="576523361">
                  <w:marLeft w:val="0"/>
                  <w:marRight w:val="0"/>
                  <w:marTop w:val="0"/>
                  <w:marBottom w:val="0"/>
                  <w:divBdr>
                    <w:top w:val="single" w:sz="2" w:space="1" w:color="FFFFFF"/>
                    <w:left w:val="single" w:sz="2" w:space="12" w:color="FFFFFF"/>
                    <w:bottom w:val="single" w:sz="2" w:space="1" w:color="FFFFFF"/>
                    <w:right w:val="single" w:sz="2" w:space="4" w:color="FFFFFF"/>
                  </w:divBdr>
                  <w:divsChild>
                    <w:div w:id="1203909052">
                      <w:marLeft w:val="0"/>
                      <w:marRight w:val="0"/>
                      <w:marTop w:val="0"/>
                      <w:marBottom w:val="0"/>
                      <w:divBdr>
                        <w:top w:val="none" w:sz="0" w:space="0" w:color="auto"/>
                        <w:left w:val="none" w:sz="0" w:space="0" w:color="auto"/>
                        <w:bottom w:val="none" w:sz="0" w:space="0" w:color="auto"/>
                        <w:right w:val="none" w:sz="0" w:space="0" w:color="auto"/>
                      </w:divBdr>
                    </w:div>
                  </w:divsChild>
                </w:div>
                <w:div w:id="1633439372">
                  <w:marLeft w:val="0"/>
                  <w:marRight w:val="0"/>
                  <w:marTop w:val="0"/>
                  <w:marBottom w:val="0"/>
                  <w:divBdr>
                    <w:top w:val="single" w:sz="2" w:space="1" w:color="FFFFFF"/>
                    <w:left w:val="single" w:sz="2" w:space="12" w:color="FFFFFF"/>
                    <w:bottom w:val="single" w:sz="2" w:space="1" w:color="FFFFFF"/>
                    <w:right w:val="single" w:sz="2" w:space="4" w:color="FFFFFF"/>
                  </w:divBdr>
                  <w:divsChild>
                    <w:div w:id="2047755558">
                      <w:marLeft w:val="0"/>
                      <w:marRight w:val="0"/>
                      <w:marTop w:val="0"/>
                      <w:marBottom w:val="0"/>
                      <w:divBdr>
                        <w:top w:val="none" w:sz="0" w:space="0" w:color="auto"/>
                        <w:left w:val="none" w:sz="0" w:space="0" w:color="auto"/>
                        <w:bottom w:val="none" w:sz="0" w:space="0" w:color="auto"/>
                        <w:right w:val="none" w:sz="0" w:space="0" w:color="auto"/>
                      </w:divBdr>
                    </w:div>
                  </w:divsChild>
                </w:div>
                <w:div w:id="1762146157">
                  <w:marLeft w:val="0"/>
                  <w:marRight w:val="0"/>
                  <w:marTop w:val="0"/>
                  <w:marBottom w:val="0"/>
                  <w:divBdr>
                    <w:top w:val="single" w:sz="2" w:space="1" w:color="FFFFFF"/>
                    <w:left w:val="single" w:sz="2" w:space="12" w:color="FFFFFF"/>
                    <w:bottom w:val="single" w:sz="2" w:space="1" w:color="FFFFFF"/>
                    <w:right w:val="single" w:sz="2" w:space="4" w:color="FFFFFF"/>
                  </w:divBdr>
                  <w:divsChild>
                    <w:div w:id="1564020953">
                      <w:marLeft w:val="0"/>
                      <w:marRight w:val="0"/>
                      <w:marTop w:val="0"/>
                      <w:marBottom w:val="0"/>
                      <w:divBdr>
                        <w:top w:val="none" w:sz="0" w:space="0" w:color="auto"/>
                        <w:left w:val="none" w:sz="0" w:space="0" w:color="auto"/>
                        <w:bottom w:val="none" w:sz="0" w:space="0" w:color="auto"/>
                        <w:right w:val="none" w:sz="0" w:space="0" w:color="auto"/>
                      </w:divBdr>
                    </w:div>
                  </w:divsChild>
                </w:div>
                <w:div w:id="1375888017">
                  <w:marLeft w:val="0"/>
                  <w:marRight w:val="0"/>
                  <w:marTop w:val="0"/>
                  <w:marBottom w:val="0"/>
                  <w:divBdr>
                    <w:top w:val="single" w:sz="2" w:space="1" w:color="FFFFFF"/>
                    <w:left w:val="single" w:sz="2" w:space="12" w:color="FFFFFF"/>
                    <w:bottom w:val="single" w:sz="2" w:space="4" w:color="FFFFFF"/>
                    <w:right w:val="single" w:sz="2" w:space="4" w:color="FFFFFF"/>
                  </w:divBdr>
                  <w:divsChild>
                    <w:div w:id="159890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650449">
          <w:marLeft w:val="0"/>
          <w:marRight w:val="0"/>
          <w:marTop w:val="0"/>
          <w:marBottom w:val="335"/>
          <w:divBdr>
            <w:top w:val="none" w:sz="0" w:space="0" w:color="auto"/>
            <w:left w:val="none" w:sz="0" w:space="0" w:color="auto"/>
            <w:bottom w:val="none" w:sz="0" w:space="0" w:color="auto"/>
            <w:right w:val="none" w:sz="0" w:space="0" w:color="auto"/>
          </w:divBdr>
          <w:divsChild>
            <w:div w:id="2095322019">
              <w:marLeft w:val="0"/>
              <w:marRight w:val="0"/>
              <w:marTop w:val="0"/>
              <w:marBottom w:val="0"/>
              <w:divBdr>
                <w:top w:val="none" w:sz="0" w:space="0" w:color="auto"/>
                <w:left w:val="none" w:sz="0" w:space="0" w:color="auto"/>
                <w:bottom w:val="none" w:sz="0" w:space="0" w:color="auto"/>
                <w:right w:val="none" w:sz="0" w:space="0" w:color="auto"/>
              </w:divBdr>
              <w:divsChild>
                <w:div w:id="688334541">
                  <w:marLeft w:val="0"/>
                  <w:marRight w:val="0"/>
                  <w:marTop w:val="0"/>
                  <w:marBottom w:val="0"/>
                  <w:divBdr>
                    <w:top w:val="single" w:sz="2" w:space="4" w:color="FFFFFF"/>
                    <w:left w:val="single" w:sz="2" w:space="12" w:color="FFFFFF"/>
                    <w:bottom w:val="single" w:sz="2" w:space="1" w:color="FFFFFF"/>
                    <w:right w:val="single" w:sz="2" w:space="4" w:color="FFFFFF"/>
                  </w:divBdr>
                  <w:divsChild>
                    <w:div w:id="1024404434">
                      <w:marLeft w:val="0"/>
                      <w:marRight w:val="0"/>
                      <w:marTop w:val="0"/>
                      <w:marBottom w:val="0"/>
                      <w:divBdr>
                        <w:top w:val="none" w:sz="0" w:space="0" w:color="auto"/>
                        <w:left w:val="none" w:sz="0" w:space="0" w:color="auto"/>
                        <w:bottom w:val="none" w:sz="0" w:space="0" w:color="auto"/>
                        <w:right w:val="none" w:sz="0" w:space="0" w:color="auto"/>
                      </w:divBdr>
                    </w:div>
                  </w:divsChild>
                </w:div>
                <w:div w:id="1306155998">
                  <w:marLeft w:val="0"/>
                  <w:marRight w:val="0"/>
                  <w:marTop w:val="0"/>
                  <w:marBottom w:val="0"/>
                  <w:divBdr>
                    <w:top w:val="single" w:sz="2" w:space="1" w:color="FFFFFF"/>
                    <w:left w:val="single" w:sz="2" w:space="12" w:color="FFFFFF"/>
                    <w:bottom w:val="single" w:sz="2" w:space="1" w:color="FFFFFF"/>
                    <w:right w:val="single" w:sz="2" w:space="4" w:color="FFFFFF"/>
                  </w:divBdr>
                  <w:divsChild>
                    <w:div w:id="373621989">
                      <w:marLeft w:val="0"/>
                      <w:marRight w:val="0"/>
                      <w:marTop w:val="0"/>
                      <w:marBottom w:val="0"/>
                      <w:divBdr>
                        <w:top w:val="none" w:sz="0" w:space="0" w:color="auto"/>
                        <w:left w:val="none" w:sz="0" w:space="0" w:color="auto"/>
                        <w:bottom w:val="none" w:sz="0" w:space="0" w:color="auto"/>
                        <w:right w:val="none" w:sz="0" w:space="0" w:color="auto"/>
                      </w:divBdr>
                    </w:div>
                  </w:divsChild>
                </w:div>
                <w:div w:id="907229522">
                  <w:marLeft w:val="0"/>
                  <w:marRight w:val="0"/>
                  <w:marTop w:val="0"/>
                  <w:marBottom w:val="0"/>
                  <w:divBdr>
                    <w:top w:val="single" w:sz="2" w:space="1" w:color="FFFFFF"/>
                    <w:left w:val="single" w:sz="2" w:space="12" w:color="FFFFFF"/>
                    <w:bottom w:val="single" w:sz="2" w:space="1" w:color="FFFFFF"/>
                    <w:right w:val="single" w:sz="2" w:space="4" w:color="FFFFFF"/>
                  </w:divBdr>
                  <w:divsChild>
                    <w:div w:id="2057388208">
                      <w:marLeft w:val="0"/>
                      <w:marRight w:val="0"/>
                      <w:marTop w:val="0"/>
                      <w:marBottom w:val="0"/>
                      <w:divBdr>
                        <w:top w:val="none" w:sz="0" w:space="0" w:color="auto"/>
                        <w:left w:val="none" w:sz="0" w:space="0" w:color="auto"/>
                        <w:bottom w:val="none" w:sz="0" w:space="0" w:color="auto"/>
                        <w:right w:val="none" w:sz="0" w:space="0" w:color="auto"/>
                      </w:divBdr>
                    </w:div>
                  </w:divsChild>
                </w:div>
                <w:div w:id="1791970041">
                  <w:marLeft w:val="0"/>
                  <w:marRight w:val="0"/>
                  <w:marTop w:val="0"/>
                  <w:marBottom w:val="0"/>
                  <w:divBdr>
                    <w:top w:val="single" w:sz="2" w:space="1" w:color="FFFFFF"/>
                    <w:left w:val="single" w:sz="2" w:space="12" w:color="FFFFFF"/>
                    <w:bottom w:val="single" w:sz="2" w:space="1" w:color="FFFFFF"/>
                    <w:right w:val="single" w:sz="2" w:space="4" w:color="FFFFFF"/>
                  </w:divBdr>
                  <w:divsChild>
                    <w:div w:id="204296961">
                      <w:marLeft w:val="0"/>
                      <w:marRight w:val="0"/>
                      <w:marTop w:val="0"/>
                      <w:marBottom w:val="0"/>
                      <w:divBdr>
                        <w:top w:val="none" w:sz="0" w:space="0" w:color="auto"/>
                        <w:left w:val="none" w:sz="0" w:space="0" w:color="auto"/>
                        <w:bottom w:val="none" w:sz="0" w:space="0" w:color="auto"/>
                        <w:right w:val="none" w:sz="0" w:space="0" w:color="auto"/>
                      </w:divBdr>
                    </w:div>
                  </w:divsChild>
                </w:div>
                <w:div w:id="1117220180">
                  <w:marLeft w:val="0"/>
                  <w:marRight w:val="0"/>
                  <w:marTop w:val="0"/>
                  <w:marBottom w:val="0"/>
                  <w:divBdr>
                    <w:top w:val="single" w:sz="2" w:space="1" w:color="FFFFFF"/>
                    <w:left w:val="single" w:sz="2" w:space="12" w:color="FFFFFF"/>
                    <w:bottom w:val="single" w:sz="2" w:space="1" w:color="FFFFFF"/>
                    <w:right w:val="single" w:sz="2" w:space="4" w:color="FFFFFF"/>
                  </w:divBdr>
                  <w:divsChild>
                    <w:div w:id="1136606864">
                      <w:marLeft w:val="0"/>
                      <w:marRight w:val="0"/>
                      <w:marTop w:val="0"/>
                      <w:marBottom w:val="0"/>
                      <w:divBdr>
                        <w:top w:val="none" w:sz="0" w:space="0" w:color="auto"/>
                        <w:left w:val="none" w:sz="0" w:space="0" w:color="auto"/>
                        <w:bottom w:val="none" w:sz="0" w:space="0" w:color="auto"/>
                        <w:right w:val="none" w:sz="0" w:space="0" w:color="auto"/>
                      </w:divBdr>
                    </w:div>
                  </w:divsChild>
                </w:div>
                <w:div w:id="1247884013">
                  <w:marLeft w:val="0"/>
                  <w:marRight w:val="0"/>
                  <w:marTop w:val="0"/>
                  <w:marBottom w:val="0"/>
                  <w:divBdr>
                    <w:top w:val="single" w:sz="2" w:space="1" w:color="FFFFFF"/>
                    <w:left w:val="single" w:sz="2" w:space="12" w:color="FFFFFF"/>
                    <w:bottom w:val="single" w:sz="2" w:space="1" w:color="FFFFFF"/>
                    <w:right w:val="single" w:sz="2" w:space="4" w:color="FFFFFF"/>
                  </w:divBdr>
                  <w:divsChild>
                    <w:div w:id="1347051765">
                      <w:marLeft w:val="0"/>
                      <w:marRight w:val="0"/>
                      <w:marTop w:val="0"/>
                      <w:marBottom w:val="0"/>
                      <w:divBdr>
                        <w:top w:val="none" w:sz="0" w:space="0" w:color="auto"/>
                        <w:left w:val="none" w:sz="0" w:space="0" w:color="auto"/>
                        <w:bottom w:val="none" w:sz="0" w:space="0" w:color="auto"/>
                        <w:right w:val="none" w:sz="0" w:space="0" w:color="auto"/>
                      </w:divBdr>
                    </w:div>
                  </w:divsChild>
                </w:div>
                <w:div w:id="1002008696">
                  <w:marLeft w:val="0"/>
                  <w:marRight w:val="0"/>
                  <w:marTop w:val="0"/>
                  <w:marBottom w:val="0"/>
                  <w:divBdr>
                    <w:top w:val="single" w:sz="2" w:space="1" w:color="FFFFFF"/>
                    <w:left w:val="single" w:sz="2" w:space="12" w:color="FFFFFF"/>
                    <w:bottom w:val="single" w:sz="2" w:space="1" w:color="FFFFFF"/>
                    <w:right w:val="single" w:sz="2" w:space="4" w:color="FFFFFF"/>
                  </w:divBdr>
                  <w:divsChild>
                    <w:div w:id="1199392614">
                      <w:marLeft w:val="0"/>
                      <w:marRight w:val="0"/>
                      <w:marTop w:val="0"/>
                      <w:marBottom w:val="0"/>
                      <w:divBdr>
                        <w:top w:val="none" w:sz="0" w:space="0" w:color="auto"/>
                        <w:left w:val="none" w:sz="0" w:space="0" w:color="auto"/>
                        <w:bottom w:val="none" w:sz="0" w:space="0" w:color="auto"/>
                        <w:right w:val="none" w:sz="0" w:space="0" w:color="auto"/>
                      </w:divBdr>
                    </w:div>
                  </w:divsChild>
                </w:div>
                <w:div w:id="219370266">
                  <w:marLeft w:val="0"/>
                  <w:marRight w:val="0"/>
                  <w:marTop w:val="0"/>
                  <w:marBottom w:val="0"/>
                  <w:divBdr>
                    <w:top w:val="single" w:sz="2" w:space="1" w:color="FFFFFF"/>
                    <w:left w:val="single" w:sz="2" w:space="12" w:color="FFFFFF"/>
                    <w:bottom w:val="single" w:sz="2" w:space="1" w:color="FFFFFF"/>
                    <w:right w:val="single" w:sz="2" w:space="4" w:color="FFFFFF"/>
                  </w:divBdr>
                  <w:divsChild>
                    <w:div w:id="1338924549">
                      <w:marLeft w:val="0"/>
                      <w:marRight w:val="0"/>
                      <w:marTop w:val="0"/>
                      <w:marBottom w:val="0"/>
                      <w:divBdr>
                        <w:top w:val="none" w:sz="0" w:space="0" w:color="auto"/>
                        <w:left w:val="none" w:sz="0" w:space="0" w:color="auto"/>
                        <w:bottom w:val="none" w:sz="0" w:space="0" w:color="auto"/>
                        <w:right w:val="none" w:sz="0" w:space="0" w:color="auto"/>
                      </w:divBdr>
                    </w:div>
                  </w:divsChild>
                </w:div>
                <w:div w:id="2110199415">
                  <w:marLeft w:val="0"/>
                  <w:marRight w:val="0"/>
                  <w:marTop w:val="0"/>
                  <w:marBottom w:val="0"/>
                  <w:divBdr>
                    <w:top w:val="single" w:sz="2" w:space="1" w:color="FFFFFF"/>
                    <w:left w:val="single" w:sz="2" w:space="12" w:color="FFFFFF"/>
                    <w:bottom w:val="single" w:sz="2" w:space="1" w:color="FFFFFF"/>
                    <w:right w:val="single" w:sz="2" w:space="4" w:color="FFFFFF"/>
                  </w:divBdr>
                  <w:divsChild>
                    <w:div w:id="846754424">
                      <w:marLeft w:val="0"/>
                      <w:marRight w:val="0"/>
                      <w:marTop w:val="0"/>
                      <w:marBottom w:val="0"/>
                      <w:divBdr>
                        <w:top w:val="none" w:sz="0" w:space="0" w:color="auto"/>
                        <w:left w:val="none" w:sz="0" w:space="0" w:color="auto"/>
                        <w:bottom w:val="none" w:sz="0" w:space="0" w:color="auto"/>
                        <w:right w:val="none" w:sz="0" w:space="0" w:color="auto"/>
                      </w:divBdr>
                    </w:div>
                  </w:divsChild>
                </w:div>
                <w:div w:id="1557933685">
                  <w:marLeft w:val="0"/>
                  <w:marRight w:val="0"/>
                  <w:marTop w:val="0"/>
                  <w:marBottom w:val="0"/>
                  <w:divBdr>
                    <w:top w:val="single" w:sz="2" w:space="1" w:color="FFFFFF"/>
                    <w:left w:val="single" w:sz="2" w:space="12" w:color="FFFFFF"/>
                    <w:bottom w:val="single" w:sz="2" w:space="1" w:color="FFFFFF"/>
                    <w:right w:val="single" w:sz="2" w:space="4" w:color="FFFFFF"/>
                  </w:divBdr>
                  <w:divsChild>
                    <w:div w:id="1357346773">
                      <w:marLeft w:val="0"/>
                      <w:marRight w:val="0"/>
                      <w:marTop w:val="0"/>
                      <w:marBottom w:val="0"/>
                      <w:divBdr>
                        <w:top w:val="none" w:sz="0" w:space="0" w:color="auto"/>
                        <w:left w:val="none" w:sz="0" w:space="0" w:color="auto"/>
                        <w:bottom w:val="none" w:sz="0" w:space="0" w:color="auto"/>
                        <w:right w:val="none" w:sz="0" w:space="0" w:color="auto"/>
                      </w:divBdr>
                    </w:div>
                  </w:divsChild>
                </w:div>
                <w:div w:id="323239980">
                  <w:marLeft w:val="0"/>
                  <w:marRight w:val="0"/>
                  <w:marTop w:val="0"/>
                  <w:marBottom w:val="0"/>
                  <w:divBdr>
                    <w:top w:val="single" w:sz="2" w:space="1" w:color="FFFFFF"/>
                    <w:left w:val="single" w:sz="2" w:space="12" w:color="FFFFFF"/>
                    <w:bottom w:val="single" w:sz="2" w:space="1" w:color="FFFFFF"/>
                    <w:right w:val="single" w:sz="2" w:space="4" w:color="FFFFFF"/>
                  </w:divBdr>
                  <w:divsChild>
                    <w:div w:id="1687557716">
                      <w:marLeft w:val="0"/>
                      <w:marRight w:val="0"/>
                      <w:marTop w:val="0"/>
                      <w:marBottom w:val="0"/>
                      <w:divBdr>
                        <w:top w:val="none" w:sz="0" w:space="0" w:color="auto"/>
                        <w:left w:val="none" w:sz="0" w:space="0" w:color="auto"/>
                        <w:bottom w:val="none" w:sz="0" w:space="0" w:color="auto"/>
                        <w:right w:val="none" w:sz="0" w:space="0" w:color="auto"/>
                      </w:divBdr>
                    </w:div>
                  </w:divsChild>
                </w:div>
                <w:div w:id="1629966525">
                  <w:marLeft w:val="0"/>
                  <w:marRight w:val="0"/>
                  <w:marTop w:val="0"/>
                  <w:marBottom w:val="0"/>
                  <w:divBdr>
                    <w:top w:val="single" w:sz="2" w:space="1" w:color="FFFFFF"/>
                    <w:left w:val="single" w:sz="2" w:space="12" w:color="FFFFFF"/>
                    <w:bottom w:val="single" w:sz="2" w:space="1" w:color="FFFFFF"/>
                    <w:right w:val="single" w:sz="2" w:space="4" w:color="FFFFFF"/>
                  </w:divBdr>
                  <w:divsChild>
                    <w:div w:id="85080998">
                      <w:marLeft w:val="0"/>
                      <w:marRight w:val="0"/>
                      <w:marTop w:val="0"/>
                      <w:marBottom w:val="0"/>
                      <w:divBdr>
                        <w:top w:val="none" w:sz="0" w:space="0" w:color="auto"/>
                        <w:left w:val="none" w:sz="0" w:space="0" w:color="auto"/>
                        <w:bottom w:val="none" w:sz="0" w:space="0" w:color="auto"/>
                        <w:right w:val="none" w:sz="0" w:space="0" w:color="auto"/>
                      </w:divBdr>
                    </w:div>
                  </w:divsChild>
                </w:div>
                <w:div w:id="557327941">
                  <w:marLeft w:val="0"/>
                  <w:marRight w:val="0"/>
                  <w:marTop w:val="0"/>
                  <w:marBottom w:val="0"/>
                  <w:divBdr>
                    <w:top w:val="single" w:sz="2" w:space="1" w:color="FFFFFF"/>
                    <w:left w:val="single" w:sz="2" w:space="12" w:color="FFFFFF"/>
                    <w:bottom w:val="single" w:sz="2" w:space="1" w:color="FFFFFF"/>
                    <w:right w:val="single" w:sz="2" w:space="4" w:color="FFFFFF"/>
                  </w:divBdr>
                  <w:divsChild>
                    <w:div w:id="1928688415">
                      <w:marLeft w:val="0"/>
                      <w:marRight w:val="0"/>
                      <w:marTop w:val="0"/>
                      <w:marBottom w:val="0"/>
                      <w:divBdr>
                        <w:top w:val="none" w:sz="0" w:space="0" w:color="auto"/>
                        <w:left w:val="none" w:sz="0" w:space="0" w:color="auto"/>
                        <w:bottom w:val="none" w:sz="0" w:space="0" w:color="auto"/>
                        <w:right w:val="none" w:sz="0" w:space="0" w:color="auto"/>
                      </w:divBdr>
                    </w:div>
                  </w:divsChild>
                </w:div>
                <w:div w:id="159581882">
                  <w:marLeft w:val="0"/>
                  <w:marRight w:val="0"/>
                  <w:marTop w:val="0"/>
                  <w:marBottom w:val="0"/>
                  <w:divBdr>
                    <w:top w:val="single" w:sz="2" w:space="1" w:color="FFFFFF"/>
                    <w:left w:val="single" w:sz="2" w:space="12" w:color="FFFFFF"/>
                    <w:bottom w:val="single" w:sz="2" w:space="1" w:color="FFFFFF"/>
                    <w:right w:val="single" w:sz="2" w:space="4" w:color="FFFFFF"/>
                  </w:divBdr>
                  <w:divsChild>
                    <w:div w:id="707726284">
                      <w:marLeft w:val="0"/>
                      <w:marRight w:val="0"/>
                      <w:marTop w:val="0"/>
                      <w:marBottom w:val="0"/>
                      <w:divBdr>
                        <w:top w:val="none" w:sz="0" w:space="0" w:color="auto"/>
                        <w:left w:val="none" w:sz="0" w:space="0" w:color="auto"/>
                        <w:bottom w:val="none" w:sz="0" w:space="0" w:color="auto"/>
                        <w:right w:val="none" w:sz="0" w:space="0" w:color="auto"/>
                      </w:divBdr>
                    </w:div>
                  </w:divsChild>
                </w:div>
                <w:div w:id="885291403">
                  <w:marLeft w:val="0"/>
                  <w:marRight w:val="0"/>
                  <w:marTop w:val="0"/>
                  <w:marBottom w:val="0"/>
                  <w:divBdr>
                    <w:top w:val="single" w:sz="2" w:space="1" w:color="FFFFFF"/>
                    <w:left w:val="single" w:sz="2" w:space="12" w:color="FFFFFF"/>
                    <w:bottom w:val="single" w:sz="2" w:space="4" w:color="FFFFFF"/>
                    <w:right w:val="single" w:sz="2" w:space="4" w:color="FFFFFF"/>
                  </w:divBdr>
                  <w:divsChild>
                    <w:div w:id="2551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08100">
          <w:marLeft w:val="0"/>
          <w:marRight w:val="0"/>
          <w:marTop w:val="0"/>
          <w:marBottom w:val="335"/>
          <w:divBdr>
            <w:top w:val="none" w:sz="0" w:space="0" w:color="auto"/>
            <w:left w:val="none" w:sz="0" w:space="0" w:color="auto"/>
            <w:bottom w:val="none" w:sz="0" w:space="0" w:color="auto"/>
            <w:right w:val="none" w:sz="0" w:space="0" w:color="auto"/>
          </w:divBdr>
          <w:divsChild>
            <w:div w:id="1380127905">
              <w:marLeft w:val="0"/>
              <w:marRight w:val="0"/>
              <w:marTop w:val="0"/>
              <w:marBottom w:val="0"/>
              <w:divBdr>
                <w:top w:val="none" w:sz="0" w:space="0" w:color="auto"/>
                <w:left w:val="none" w:sz="0" w:space="0" w:color="auto"/>
                <w:bottom w:val="none" w:sz="0" w:space="0" w:color="auto"/>
                <w:right w:val="none" w:sz="0" w:space="0" w:color="auto"/>
              </w:divBdr>
              <w:divsChild>
                <w:div w:id="1387530273">
                  <w:marLeft w:val="0"/>
                  <w:marRight w:val="0"/>
                  <w:marTop w:val="0"/>
                  <w:marBottom w:val="0"/>
                  <w:divBdr>
                    <w:top w:val="single" w:sz="2" w:space="4" w:color="FFFFFF"/>
                    <w:left w:val="single" w:sz="2" w:space="12" w:color="FFFFFF"/>
                    <w:bottom w:val="single" w:sz="2" w:space="1" w:color="FFFFFF"/>
                    <w:right w:val="single" w:sz="2" w:space="4" w:color="FFFFFF"/>
                  </w:divBdr>
                  <w:divsChild>
                    <w:div w:id="508133120">
                      <w:marLeft w:val="0"/>
                      <w:marRight w:val="0"/>
                      <w:marTop w:val="0"/>
                      <w:marBottom w:val="0"/>
                      <w:divBdr>
                        <w:top w:val="none" w:sz="0" w:space="0" w:color="auto"/>
                        <w:left w:val="none" w:sz="0" w:space="0" w:color="auto"/>
                        <w:bottom w:val="none" w:sz="0" w:space="0" w:color="auto"/>
                        <w:right w:val="none" w:sz="0" w:space="0" w:color="auto"/>
                      </w:divBdr>
                    </w:div>
                  </w:divsChild>
                </w:div>
                <w:div w:id="1296334564">
                  <w:marLeft w:val="0"/>
                  <w:marRight w:val="0"/>
                  <w:marTop w:val="0"/>
                  <w:marBottom w:val="0"/>
                  <w:divBdr>
                    <w:top w:val="single" w:sz="2" w:space="1" w:color="FFFFFF"/>
                    <w:left w:val="single" w:sz="2" w:space="12" w:color="FFFFFF"/>
                    <w:bottom w:val="single" w:sz="2" w:space="1" w:color="FFFFFF"/>
                    <w:right w:val="single" w:sz="2" w:space="4" w:color="FFFFFF"/>
                  </w:divBdr>
                  <w:divsChild>
                    <w:div w:id="1899432696">
                      <w:marLeft w:val="0"/>
                      <w:marRight w:val="0"/>
                      <w:marTop w:val="0"/>
                      <w:marBottom w:val="0"/>
                      <w:divBdr>
                        <w:top w:val="none" w:sz="0" w:space="0" w:color="auto"/>
                        <w:left w:val="none" w:sz="0" w:space="0" w:color="auto"/>
                        <w:bottom w:val="none" w:sz="0" w:space="0" w:color="auto"/>
                        <w:right w:val="none" w:sz="0" w:space="0" w:color="auto"/>
                      </w:divBdr>
                    </w:div>
                  </w:divsChild>
                </w:div>
                <w:div w:id="859589537">
                  <w:marLeft w:val="0"/>
                  <w:marRight w:val="0"/>
                  <w:marTop w:val="0"/>
                  <w:marBottom w:val="0"/>
                  <w:divBdr>
                    <w:top w:val="single" w:sz="2" w:space="1" w:color="FFFFFF"/>
                    <w:left w:val="single" w:sz="2" w:space="12" w:color="FFFFFF"/>
                    <w:bottom w:val="single" w:sz="2" w:space="1" w:color="FFFFFF"/>
                    <w:right w:val="single" w:sz="2" w:space="4" w:color="FFFFFF"/>
                  </w:divBdr>
                  <w:divsChild>
                    <w:div w:id="821043754">
                      <w:marLeft w:val="0"/>
                      <w:marRight w:val="0"/>
                      <w:marTop w:val="0"/>
                      <w:marBottom w:val="0"/>
                      <w:divBdr>
                        <w:top w:val="none" w:sz="0" w:space="0" w:color="auto"/>
                        <w:left w:val="none" w:sz="0" w:space="0" w:color="auto"/>
                        <w:bottom w:val="none" w:sz="0" w:space="0" w:color="auto"/>
                        <w:right w:val="none" w:sz="0" w:space="0" w:color="auto"/>
                      </w:divBdr>
                    </w:div>
                  </w:divsChild>
                </w:div>
                <w:div w:id="1541816103">
                  <w:marLeft w:val="0"/>
                  <w:marRight w:val="0"/>
                  <w:marTop w:val="0"/>
                  <w:marBottom w:val="0"/>
                  <w:divBdr>
                    <w:top w:val="single" w:sz="2" w:space="1" w:color="FFFFFF"/>
                    <w:left w:val="single" w:sz="2" w:space="12" w:color="FFFFFF"/>
                    <w:bottom w:val="single" w:sz="2" w:space="1" w:color="FFFFFF"/>
                    <w:right w:val="single" w:sz="2" w:space="4" w:color="FFFFFF"/>
                  </w:divBdr>
                  <w:divsChild>
                    <w:div w:id="1846285766">
                      <w:marLeft w:val="0"/>
                      <w:marRight w:val="0"/>
                      <w:marTop w:val="0"/>
                      <w:marBottom w:val="0"/>
                      <w:divBdr>
                        <w:top w:val="none" w:sz="0" w:space="0" w:color="auto"/>
                        <w:left w:val="none" w:sz="0" w:space="0" w:color="auto"/>
                        <w:bottom w:val="none" w:sz="0" w:space="0" w:color="auto"/>
                        <w:right w:val="none" w:sz="0" w:space="0" w:color="auto"/>
                      </w:divBdr>
                    </w:div>
                  </w:divsChild>
                </w:div>
                <w:div w:id="1781028778">
                  <w:marLeft w:val="0"/>
                  <w:marRight w:val="0"/>
                  <w:marTop w:val="0"/>
                  <w:marBottom w:val="0"/>
                  <w:divBdr>
                    <w:top w:val="single" w:sz="2" w:space="1" w:color="FFFFFF"/>
                    <w:left w:val="single" w:sz="2" w:space="12" w:color="FFFFFF"/>
                    <w:bottom w:val="single" w:sz="2" w:space="1" w:color="FFFFFF"/>
                    <w:right w:val="single" w:sz="2" w:space="4" w:color="FFFFFF"/>
                  </w:divBdr>
                  <w:divsChild>
                    <w:div w:id="1631201369">
                      <w:marLeft w:val="0"/>
                      <w:marRight w:val="0"/>
                      <w:marTop w:val="0"/>
                      <w:marBottom w:val="0"/>
                      <w:divBdr>
                        <w:top w:val="none" w:sz="0" w:space="0" w:color="auto"/>
                        <w:left w:val="none" w:sz="0" w:space="0" w:color="auto"/>
                        <w:bottom w:val="none" w:sz="0" w:space="0" w:color="auto"/>
                        <w:right w:val="none" w:sz="0" w:space="0" w:color="auto"/>
                      </w:divBdr>
                    </w:div>
                  </w:divsChild>
                </w:div>
                <w:div w:id="1161778819">
                  <w:marLeft w:val="0"/>
                  <w:marRight w:val="0"/>
                  <w:marTop w:val="0"/>
                  <w:marBottom w:val="0"/>
                  <w:divBdr>
                    <w:top w:val="single" w:sz="2" w:space="1" w:color="FFFFFF"/>
                    <w:left w:val="single" w:sz="2" w:space="12" w:color="FFFFFF"/>
                    <w:bottom w:val="single" w:sz="2" w:space="1" w:color="FFFFFF"/>
                    <w:right w:val="single" w:sz="2" w:space="4" w:color="FFFFFF"/>
                  </w:divBdr>
                  <w:divsChild>
                    <w:div w:id="698746365">
                      <w:marLeft w:val="0"/>
                      <w:marRight w:val="0"/>
                      <w:marTop w:val="0"/>
                      <w:marBottom w:val="0"/>
                      <w:divBdr>
                        <w:top w:val="none" w:sz="0" w:space="0" w:color="auto"/>
                        <w:left w:val="none" w:sz="0" w:space="0" w:color="auto"/>
                        <w:bottom w:val="none" w:sz="0" w:space="0" w:color="auto"/>
                        <w:right w:val="none" w:sz="0" w:space="0" w:color="auto"/>
                      </w:divBdr>
                    </w:div>
                  </w:divsChild>
                </w:div>
                <w:div w:id="839274867">
                  <w:marLeft w:val="0"/>
                  <w:marRight w:val="0"/>
                  <w:marTop w:val="0"/>
                  <w:marBottom w:val="0"/>
                  <w:divBdr>
                    <w:top w:val="single" w:sz="2" w:space="1" w:color="FFFFFF"/>
                    <w:left w:val="single" w:sz="2" w:space="12" w:color="FFFFFF"/>
                    <w:bottom w:val="single" w:sz="2" w:space="1" w:color="FFFFFF"/>
                    <w:right w:val="single" w:sz="2" w:space="4" w:color="FFFFFF"/>
                  </w:divBdr>
                  <w:divsChild>
                    <w:div w:id="2093888447">
                      <w:marLeft w:val="0"/>
                      <w:marRight w:val="0"/>
                      <w:marTop w:val="0"/>
                      <w:marBottom w:val="0"/>
                      <w:divBdr>
                        <w:top w:val="none" w:sz="0" w:space="0" w:color="auto"/>
                        <w:left w:val="none" w:sz="0" w:space="0" w:color="auto"/>
                        <w:bottom w:val="none" w:sz="0" w:space="0" w:color="auto"/>
                        <w:right w:val="none" w:sz="0" w:space="0" w:color="auto"/>
                      </w:divBdr>
                    </w:div>
                  </w:divsChild>
                </w:div>
                <w:div w:id="643244991">
                  <w:marLeft w:val="0"/>
                  <w:marRight w:val="0"/>
                  <w:marTop w:val="0"/>
                  <w:marBottom w:val="0"/>
                  <w:divBdr>
                    <w:top w:val="single" w:sz="2" w:space="1" w:color="FFFFFF"/>
                    <w:left w:val="single" w:sz="2" w:space="12" w:color="FFFFFF"/>
                    <w:bottom w:val="single" w:sz="2" w:space="1" w:color="FFFFFF"/>
                    <w:right w:val="single" w:sz="2" w:space="4" w:color="FFFFFF"/>
                  </w:divBdr>
                  <w:divsChild>
                    <w:div w:id="926186125">
                      <w:marLeft w:val="0"/>
                      <w:marRight w:val="0"/>
                      <w:marTop w:val="0"/>
                      <w:marBottom w:val="0"/>
                      <w:divBdr>
                        <w:top w:val="none" w:sz="0" w:space="0" w:color="auto"/>
                        <w:left w:val="none" w:sz="0" w:space="0" w:color="auto"/>
                        <w:bottom w:val="none" w:sz="0" w:space="0" w:color="auto"/>
                        <w:right w:val="none" w:sz="0" w:space="0" w:color="auto"/>
                      </w:divBdr>
                    </w:div>
                  </w:divsChild>
                </w:div>
                <w:div w:id="1545675076">
                  <w:marLeft w:val="0"/>
                  <w:marRight w:val="0"/>
                  <w:marTop w:val="0"/>
                  <w:marBottom w:val="0"/>
                  <w:divBdr>
                    <w:top w:val="single" w:sz="2" w:space="1" w:color="FFFFFF"/>
                    <w:left w:val="single" w:sz="2" w:space="12" w:color="FFFFFF"/>
                    <w:bottom w:val="single" w:sz="2" w:space="1" w:color="FFFFFF"/>
                    <w:right w:val="single" w:sz="2" w:space="4" w:color="FFFFFF"/>
                  </w:divBdr>
                  <w:divsChild>
                    <w:div w:id="1933657095">
                      <w:marLeft w:val="0"/>
                      <w:marRight w:val="0"/>
                      <w:marTop w:val="0"/>
                      <w:marBottom w:val="0"/>
                      <w:divBdr>
                        <w:top w:val="none" w:sz="0" w:space="0" w:color="auto"/>
                        <w:left w:val="none" w:sz="0" w:space="0" w:color="auto"/>
                        <w:bottom w:val="none" w:sz="0" w:space="0" w:color="auto"/>
                        <w:right w:val="none" w:sz="0" w:space="0" w:color="auto"/>
                      </w:divBdr>
                    </w:div>
                  </w:divsChild>
                </w:div>
                <w:div w:id="29116091">
                  <w:marLeft w:val="0"/>
                  <w:marRight w:val="0"/>
                  <w:marTop w:val="0"/>
                  <w:marBottom w:val="0"/>
                  <w:divBdr>
                    <w:top w:val="single" w:sz="2" w:space="1" w:color="FFFFFF"/>
                    <w:left w:val="single" w:sz="2" w:space="12" w:color="FFFFFF"/>
                    <w:bottom w:val="single" w:sz="2" w:space="1" w:color="FFFFFF"/>
                    <w:right w:val="single" w:sz="2" w:space="4" w:color="FFFFFF"/>
                  </w:divBdr>
                  <w:divsChild>
                    <w:div w:id="957834407">
                      <w:marLeft w:val="0"/>
                      <w:marRight w:val="0"/>
                      <w:marTop w:val="0"/>
                      <w:marBottom w:val="0"/>
                      <w:divBdr>
                        <w:top w:val="none" w:sz="0" w:space="0" w:color="auto"/>
                        <w:left w:val="none" w:sz="0" w:space="0" w:color="auto"/>
                        <w:bottom w:val="none" w:sz="0" w:space="0" w:color="auto"/>
                        <w:right w:val="none" w:sz="0" w:space="0" w:color="auto"/>
                      </w:divBdr>
                    </w:div>
                  </w:divsChild>
                </w:div>
                <w:div w:id="1288663545">
                  <w:marLeft w:val="0"/>
                  <w:marRight w:val="0"/>
                  <w:marTop w:val="0"/>
                  <w:marBottom w:val="0"/>
                  <w:divBdr>
                    <w:top w:val="single" w:sz="2" w:space="1" w:color="FFFFFF"/>
                    <w:left w:val="single" w:sz="2" w:space="12" w:color="FFFFFF"/>
                    <w:bottom w:val="single" w:sz="2" w:space="1" w:color="FFFFFF"/>
                    <w:right w:val="single" w:sz="2" w:space="4" w:color="FFFFFF"/>
                  </w:divBdr>
                  <w:divsChild>
                    <w:div w:id="28993011">
                      <w:marLeft w:val="0"/>
                      <w:marRight w:val="0"/>
                      <w:marTop w:val="0"/>
                      <w:marBottom w:val="0"/>
                      <w:divBdr>
                        <w:top w:val="none" w:sz="0" w:space="0" w:color="auto"/>
                        <w:left w:val="none" w:sz="0" w:space="0" w:color="auto"/>
                        <w:bottom w:val="none" w:sz="0" w:space="0" w:color="auto"/>
                        <w:right w:val="none" w:sz="0" w:space="0" w:color="auto"/>
                      </w:divBdr>
                    </w:div>
                  </w:divsChild>
                </w:div>
                <w:div w:id="1530989819">
                  <w:marLeft w:val="0"/>
                  <w:marRight w:val="0"/>
                  <w:marTop w:val="0"/>
                  <w:marBottom w:val="0"/>
                  <w:divBdr>
                    <w:top w:val="single" w:sz="2" w:space="1" w:color="FFFFFF"/>
                    <w:left w:val="single" w:sz="2" w:space="12" w:color="FFFFFF"/>
                    <w:bottom w:val="single" w:sz="2" w:space="1" w:color="FFFFFF"/>
                    <w:right w:val="single" w:sz="2" w:space="4" w:color="FFFFFF"/>
                  </w:divBdr>
                  <w:divsChild>
                    <w:div w:id="233198033">
                      <w:marLeft w:val="0"/>
                      <w:marRight w:val="0"/>
                      <w:marTop w:val="0"/>
                      <w:marBottom w:val="0"/>
                      <w:divBdr>
                        <w:top w:val="none" w:sz="0" w:space="0" w:color="auto"/>
                        <w:left w:val="none" w:sz="0" w:space="0" w:color="auto"/>
                        <w:bottom w:val="none" w:sz="0" w:space="0" w:color="auto"/>
                        <w:right w:val="none" w:sz="0" w:space="0" w:color="auto"/>
                      </w:divBdr>
                    </w:div>
                  </w:divsChild>
                </w:div>
                <w:div w:id="596672005">
                  <w:marLeft w:val="0"/>
                  <w:marRight w:val="0"/>
                  <w:marTop w:val="0"/>
                  <w:marBottom w:val="0"/>
                  <w:divBdr>
                    <w:top w:val="single" w:sz="2" w:space="1" w:color="FFFFFF"/>
                    <w:left w:val="single" w:sz="2" w:space="12" w:color="FFFFFF"/>
                    <w:bottom w:val="single" w:sz="2" w:space="1" w:color="FFFFFF"/>
                    <w:right w:val="single" w:sz="2" w:space="4" w:color="FFFFFF"/>
                  </w:divBdr>
                  <w:divsChild>
                    <w:div w:id="280577123">
                      <w:marLeft w:val="0"/>
                      <w:marRight w:val="0"/>
                      <w:marTop w:val="0"/>
                      <w:marBottom w:val="0"/>
                      <w:divBdr>
                        <w:top w:val="none" w:sz="0" w:space="0" w:color="auto"/>
                        <w:left w:val="none" w:sz="0" w:space="0" w:color="auto"/>
                        <w:bottom w:val="none" w:sz="0" w:space="0" w:color="auto"/>
                        <w:right w:val="none" w:sz="0" w:space="0" w:color="auto"/>
                      </w:divBdr>
                    </w:div>
                  </w:divsChild>
                </w:div>
                <w:div w:id="754475241">
                  <w:marLeft w:val="0"/>
                  <w:marRight w:val="0"/>
                  <w:marTop w:val="0"/>
                  <w:marBottom w:val="0"/>
                  <w:divBdr>
                    <w:top w:val="single" w:sz="2" w:space="1" w:color="FFFFFF"/>
                    <w:left w:val="single" w:sz="2" w:space="12" w:color="FFFFFF"/>
                    <w:bottom w:val="single" w:sz="2" w:space="1" w:color="FFFFFF"/>
                    <w:right w:val="single" w:sz="2" w:space="4" w:color="FFFFFF"/>
                  </w:divBdr>
                  <w:divsChild>
                    <w:div w:id="869149787">
                      <w:marLeft w:val="0"/>
                      <w:marRight w:val="0"/>
                      <w:marTop w:val="0"/>
                      <w:marBottom w:val="0"/>
                      <w:divBdr>
                        <w:top w:val="none" w:sz="0" w:space="0" w:color="auto"/>
                        <w:left w:val="none" w:sz="0" w:space="0" w:color="auto"/>
                        <w:bottom w:val="none" w:sz="0" w:space="0" w:color="auto"/>
                        <w:right w:val="none" w:sz="0" w:space="0" w:color="auto"/>
                      </w:divBdr>
                    </w:div>
                  </w:divsChild>
                </w:div>
                <w:div w:id="987709741">
                  <w:marLeft w:val="0"/>
                  <w:marRight w:val="0"/>
                  <w:marTop w:val="0"/>
                  <w:marBottom w:val="0"/>
                  <w:divBdr>
                    <w:top w:val="single" w:sz="2" w:space="1" w:color="FFFFFF"/>
                    <w:left w:val="single" w:sz="2" w:space="12" w:color="FFFFFF"/>
                    <w:bottom w:val="single" w:sz="2" w:space="1" w:color="FFFFFF"/>
                    <w:right w:val="single" w:sz="2" w:space="4" w:color="FFFFFF"/>
                  </w:divBdr>
                  <w:divsChild>
                    <w:div w:id="2064518563">
                      <w:marLeft w:val="0"/>
                      <w:marRight w:val="0"/>
                      <w:marTop w:val="0"/>
                      <w:marBottom w:val="0"/>
                      <w:divBdr>
                        <w:top w:val="none" w:sz="0" w:space="0" w:color="auto"/>
                        <w:left w:val="none" w:sz="0" w:space="0" w:color="auto"/>
                        <w:bottom w:val="none" w:sz="0" w:space="0" w:color="auto"/>
                        <w:right w:val="none" w:sz="0" w:space="0" w:color="auto"/>
                      </w:divBdr>
                    </w:div>
                  </w:divsChild>
                </w:div>
                <w:div w:id="585921924">
                  <w:marLeft w:val="0"/>
                  <w:marRight w:val="0"/>
                  <w:marTop w:val="0"/>
                  <w:marBottom w:val="0"/>
                  <w:divBdr>
                    <w:top w:val="single" w:sz="2" w:space="1" w:color="FFFFFF"/>
                    <w:left w:val="single" w:sz="2" w:space="12" w:color="FFFFFF"/>
                    <w:bottom w:val="single" w:sz="2" w:space="1" w:color="FFFFFF"/>
                    <w:right w:val="single" w:sz="2" w:space="4" w:color="FFFFFF"/>
                  </w:divBdr>
                  <w:divsChild>
                    <w:div w:id="1804538662">
                      <w:marLeft w:val="0"/>
                      <w:marRight w:val="0"/>
                      <w:marTop w:val="0"/>
                      <w:marBottom w:val="0"/>
                      <w:divBdr>
                        <w:top w:val="none" w:sz="0" w:space="0" w:color="auto"/>
                        <w:left w:val="none" w:sz="0" w:space="0" w:color="auto"/>
                        <w:bottom w:val="none" w:sz="0" w:space="0" w:color="auto"/>
                        <w:right w:val="none" w:sz="0" w:space="0" w:color="auto"/>
                      </w:divBdr>
                    </w:div>
                  </w:divsChild>
                </w:div>
                <w:div w:id="1963687900">
                  <w:marLeft w:val="0"/>
                  <w:marRight w:val="0"/>
                  <w:marTop w:val="0"/>
                  <w:marBottom w:val="0"/>
                  <w:divBdr>
                    <w:top w:val="single" w:sz="2" w:space="1" w:color="FFFFFF"/>
                    <w:left w:val="single" w:sz="2" w:space="12" w:color="FFFFFF"/>
                    <w:bottom w:val="single" w:sz="2" w:space="1" w:color="FFFFFF"/>
                    <w:right w:val="single" w:sz="2" w:space="4" w:color="FFFFFF"/>
                  </w:divBdr>
                  <w:divsChild>
                    <w:div w:id="1832209316">
                      <w:marLeft w:val="0"/>
                      <w:marRight w:val="0"/>
                      <w:marTop w:val="0"/>
                      <w:marBottom w:val="0"/>
                      <w:divBdr>
                        <w:top w:val="none" w:sz="0" w:space="0" w:color="auto"/>
                        <w:left w:val="none" w:sz="0" w:space="0" w:color="auto"/>
                        <w:bottom w:val="none" w:sz="0" w:space="0" w:color="auto"/>
                        <w:right w:val="none" w:sz="0" w:space="0" w:color="auto"/>
                      </w:divBdr>
                    </w:div>
                  </w:divsChild>
                </w:div>
                <w:div w:id="1110517288">
                  <w:marLeft w:val="0"/>
                  <w:marRight w:val="0"/>
                  <w:marTop w:val="0"/>
                  <w:marBottom w:val="0"/>
                  <w:divBdr>
                    <w:top w:val="single" w:sz="2" w:space="1" w:color="FFFFFF"/>
                    <w:left w:val="single" w:sz="2" w:space="12" w:color="FFFFFF"/>
                    <w:bottom w:val="single" w:sz="2" w:space="4" w:color="FFFFFF"/>
                    <w:right w:val="single" w:sz="2" w:space="4" w:color="FFFFFF"/>
                  </w:divBdr>
                  <w:divsChild>
                    <w:div w:id="13191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052">
          <w:marLeft w:val="0"/>
          <w:marRight w:val="0"/>
          <w:marTop w:val="0"/>
          <w:marBottom w:val="335"/>
          <w:divBdr>
            <w:top w:val="none" w:sz="0" w:space="0" w:color="auto"/>
            <w:left w:val="none" w:sz="0" w:space="0" w:color="auto"/>
            <w:bottom w:val="none" w:sz="0" w:space="0" w:color="auto"/>
            <w:right w:val="none" w:sz="0" w:space="0" w:color="auto"/>
          </w:divBdr>
          <w:divsChild>
            <w:div w:id="192112971">
              <w:marLeft w:val="0"/>
              <w:marRight w:val="0"/>
              <w:marTop w:val="0"/>
              <w:marBottom w:val="0"/>
              <w:divBdr>
                <w:top w:val="none" w:sz="0" w:space="0" w:color="auto"/>
                <w:left w:val="none" w:sz="0" w:space="0" w:color="auto"/>
                <w:bottom w:val="none" w:sz="0" w:space="0" w:color="auto"/>
                <w:right w:val="none" w:sz="0" w:space="0" w:color="auto"/>
              </w:divBdr>
              <w:divsChild>
                <w:div w:id="645889683">
                  <w:marLeft w:val="0"/>
                  <w:marRight w:val="0"/>
                  <w:marTop w:val="0"/>
                  <w:marBottom w:val="0"/>
                  <w:divBdr>
                    <w:top w:val="single" w:sz="2" w:space="4" w:color="FFFFFF"/>
                    <w:left w:val="single" w:sz="2" w:space="12" w:color="FFFFFF"/>
                    <w:bottom w:val="single" w:sz="2" w:space="1" w:color="FFFFFF"/>
                    <w:right w:val="single" w:sz="2" w:space="4" w:color="FFFFFF"/>
                  </w:divBdr>
                  <w:divsChild>
                    <w:div w:id="1155029773">
                      <w:marLeft w:val="0"/>
                      <w:marRight w:val="0"/>
                      <w:marTop w:val="0"/>
                      <w:marBottom w:val="0"/>
                      <w:divBdr>
                        <w:top w:val="none" w:sz="0" w:space="0" w:color="auto"/>
                        <w:left w:val="none" w:sz="0" w:space="0" w:color="auto"/>
                        <w:bottom w:val="none" w:sz="0" w:space="0" w:color="auto"/>
                        <w:right w:val="none" w:sz="0" w:space="0" w:color="auto"/>
                      </w:divBdr>
                    </w:div>
                  </w:divsChild>
                </w:div>
                <w:div w:id="1529219936">
                  <w:marLeft w:val="0"/>
                  <w:marRight w:val="0"/>
                  <w:marTop w:val="0"/>
                  <w:marBottom w:val="0"/>
                  <w:divBdr>
                    <w:top w:val="single" w:sz="2" w:space="1" w:color="FFFFFF"/>
                    <w:left w:val="single" w:sz="2" w:space="12" w:color="FFFFFF"/>
                    <w:bottom w:val="single" w:sz="2" w:space="1" w:color="FFFFFF"/>
                    <w:right w:val="single" w:sz="2" w:space="4" w:color="FFFFFF"/>
                  </w:divBdr>
                  <w:divsChild>
                    <w:div w:id="2079403911">
                      <w:marLeft w:val="0"/>
                      <w:marRight w:val="0"/>
                      <w:marTop w:val="0"/>
                      <w:marBottom w:val="0"/>
                      <w:divBdr>
                        <w:top w:val="none" w:sz="0" w:space="0" w:color="auto"/>
                        <w:left w:val="none" w:sz="0" w:space="0" w:color="auto"/>
                        <w:bottom w:val="none" w:sz="0" w:space="0" w:color="auto"/>
                        <w:right w:val="none" w:sz="0" w:space="0" w:color="auto"/>
                      </w:divBdr>
                    </w:div>
                  </w:divsChild>
                </w:div>
                <w:div w:id="765885978">
                  <w:marLeft w:val="0"/>
                  <w:marRight w:val="0"/>
                  <w:marTop w:val="0"/>
                  <w:marBottom w:val="0"/>
                  <w:divBdr>
                    <w:top w:val="single" w:sz="2" w:space="1" w:color="FFFFFF"/>
                    <w:left w:val="single" w:sz="2" w:space="12" w:color="FFFFFF"/>
                    <w:bottom w:val="single" w:sz="2" w:space="1" w:color="FFFFFF"/>
                    <w:right w:val="single" w:sz="2" w:space="4" w:color="FFFFFF"/>
                  </w:divBdr>
                  <w:divsChild>
                    <w:div w:id="1792243685">
                      <w:marLeft w:val="0"/>
                      <w:marRight w:val="0"/>
                      <w:marTop w:val="0"/>
                      <w:marBottom w:val="0"/>
                      <w:divBdr>
                        <w:top w:val="none" w:sz="0" w:space="0" w:color="auto"/>
                        <w:left w:val="none" w:sz="0" w:space="0" w:color="auto"/>
                        <w:bottom w:val="none" w:sz="0" w:space="0" w:color="auto"/>
                        <w:right w:val="none" w:sz="0" w:space="0" w:color="auto"/>
                      </w:divBdr>
                    </w:div>
                  </w:divsChild>
                </w:div>
                <w:div w:id="323243974">
                  <w:marLeft w:val="0"/>
                  <w:marRight w:val="0"/>
                  <w:marTop w:val="0"/>
                  <w:marBottom w:val="0"/>
                  <w:divBdr>
                    <w:top w:val="single" w:sz="2" w:space="1" w:color="FFFFFF"/>
                    <w:left w:val="single" w:sz="2" w:space="12" w:color="FFFFFF"/>
                    <w:bottom w:val="single" w:sz="2" w:space="1" w:color="FFFFFF"/>
                    <w:right w:val="single" w:sz="2" w:space="4" w:color="FFFFFF"/>
                  </w:divBdr>
                  <w:divsChild>
                    <w:div w:id="1570530752">
                      <w:marLeft w:val="0"/>
                      <w:marRight w:val="0"/>
                      <w:marTop w:val="0"/>
                      <w:marBottom w:val="0"/>
                      <w:divBdr>
                        <w:top w:val="none" w:sz="0" w:space="0" w:color="auto"/>
                        <w:left w:val="none" w:sz="0" w:space="0" w:color="auto"/>
                        <w:bottom w:val="none" w:sz="0" w:space="0" w:color="auto"/>
                        <w:right w:val="none" w:sz="0" w:space="0" w:color="auto"/>
                      </w:divBdr>
                    </w:div>
                  </w:divsChild>
                </w:div>
                <w:div w:id="613756709">
                  <w:marLeft w:val="0"/>
                  <w:marRight w:val="0"/>
                  <w:marTop w:val="0"/>
                  <w:marBottom w:val="0"/>
                  <w:divBdr>
                    <w:top w:val="single" w:sz="2" w:space="1" w:color="FFFFFF"/>
                    <w:left w:val="single" w:sz="2" w:space="12" w:color="FFFFFF"/>
                    <w:bottom w:val="single" w:sz="2" w:space="1" w:color="FFFFFF"/>
                    <w:right w:val="single" w:sz="2" w:space="4" w:color="FFFFFF"/>
                  </w:divBdr>
                  <w:divsChild>
                    <w:div w:id="17464453">
                      <w:marLeft w:val="0"/>
                      <w:marRight w:val="0"/>
                      <w:marTop w:val="0"/>
                      <w:marBottom w:val="0"/>
                      <w:divBdr>
                        <w:top w:val="none" w:sz="0" w:space="0" w:color="auto"/>
                        <w:left w:val="none" w:sz="0" w:space="0" w:color="auto"/>
                        <w:bottom w:val="none" w:sz="0" w:space="0" w:color="auto"/>
                        <w:right w:val="none" w:sz="0" w:space="0" w:color="auto"/>
                      </w:divBdr>
                    </w:div>
                  </w:divsChild>
                </w:div>
                <w:div w:id="668599459">
                  <w:marLeft w:val="0"/>
                  <w:marRight w:val="0"/>
                  <w:marTop w:val="0"/>
                  <w:marBottom w:val="0"/>
                  <w:divBdr>
                    <w:top w:val="single" w:sz="2" w:space="1" w:color="FFFFFF"/>
                    <w:left w:val="single" w:sz="2" w:space="12" w:color="FFFFFF"/>
                    <w:bottom w:val="single" w:sz="2" w:space="1" w:color="FFFFFF"/>
                    <w:right w:val="single" w:sz="2" w:space="4" w:color="FFFFFF"/>
                  </w:divBdr>
                  <w:divsChild>
                    <w:div w:id="677002929">
                      <w:marLeft w:val="0"/>
                      <w:marRight w:val="0"/>
                      <w:marTop w:val="0"/>
                      <w:marBottom w:val="0"/>
                      <w:divBdr>
                        <w:top w:val="none" w:sz="0" w:space="0" w:color="auto"/>
                        <w:left w:val="none" w:sz="0" w:space="0" w:color="auto"/>
                        <w:bottom w:val="none" w:sz="0" w:space="0" w:color="auto"/>
                        <w:right w:val="none" w:sz="0" w:space="0" w:color="auto"/>
                      </w:divBdr>
                    </w:div>
                  </w:divsChild>
                </w:div>
                <w:div w:id="903371008">
                  <w:marLeft w:val="0"/>
                  <w:marRight w:val="0"/>
                  <w:marTop w:val="0"/>
                  <w:marBottom w:val="0"/>
                  <w:divBdr>
                    <w:top w:val="single" w:sz="2" w:space="1" w:color="FFFFFF"/>
                    <w:left w:val="single" w:sz="2" w:space="12" w:color="FFFFFF"/>
                    <w:bottom w:val="single" w:sz="2" w:space="1" w:color="FFFFFF"/>
                    <w:right w:val="single" w:sz="2" w:space="4" w:color="FFFFFF"/>
                  </w:divBdr>
                  <w:divsChild>
                    <w:div w:id="1884053742">
                      <w:marLeft w:val="0"/>
                      <w:marRight w:val="0"/>
                      <w:marTop w:val="0"/>
                      <w:marBottom w:val="0"/>
                      <w:divBdr>
                        <w:top w:val="none" w:sz="0" w:space="0" w:color="auto"/>
                        <w:left w:val="none" w:sz="0" w:space="0" w:color="auto"/>
                        <w:bottom w:val="none" w:sz="0" w:space="0" w:color="auto"/>
                        <w:right w:val="none" w:sz="0" w:space="0" w:color="auto"/>
                      </w:divBdr>
                    </w:div>
                  </w:divsChild>
                </w:div>
                <w:div w:id="893392997">
                  <w:marLeft w:val="0"/>
                  <w:marRight w:val="0"/>
                  <w:marTop w:val="0"/>
                  <w:marBottom w:val="0"/>
                  <w:divBdr>
                    <w:top w:val="single" w:sz="2" w:space="1" w:color="FFFFFF"/>
                    <w:left w:val="single" w:sz="2" w:space="12" w:color="FFFFFF"/>
                    <w:bottom w:val="single" w:sz="2" w:space="1" w:color="FFFFFF"/>
                    <w:right w:val="single" w:sz="2" w:space="4" w:color="FFFFFF"/>
                  </w:divBdr>
                  <w:divsChild>
                    <w:div w:id="1947497134">
                      <w:marLeft w:val="0"/>
                      <w:marRight w:val="0"/>
                      <w:marTop w:val="0"/>
                      <w:marBottom w:val="0"/>
                      <w:divBdr>
                        <w:top w:val="none" w:sz="0" w:space="0" w:color="auto"/>
                        <w:left w:val="none" w:sz="0" w:space="0" w:color="auto"/>
                        <w:bottom w:val="none" w:sz="0" w:space="0" w:color="auto"/>
                        <w:right w:val="none" w:sz="0" w:space="0" w:color="auto"/>
                      </w:divBdr>
                    </w:div>
                  </w:divsChild>
                </w:div>
                <w:div w:id="1867060422">
                  <w:marLeft w:val="0"/>
                  <w:marRight w:val="0"/>
                  <w:marTop w:val="0"/>
                  <w:marBottom w:val="0"/>
                  <w:divBdr>
                    <w:top w:val="single" w:sz="2" w:space="1" w:color="FFFFFF"/>
                    <w:left w:val="single" w:sz="2" w:space="12" w:color="FFFFFF"/>
                    <w:bottom w:val="single" w:sz="2" w:space="1" w:color="FFFFFF"/>
                    <w:right w:val="single" w:sz="2" w:space="4" w:color="FFFFFF"/>
                  </w:divBdr>
                  <w:divsChild>
                    <w:div w:id="1867870689">
                      <w:marLeft w:val="0"/>
                      <w:marRight w:val="0"/>
                      <w:marTop w:val="0"/>
                      <w:marBottom w:val="0"/>
                      <w:divBdr>
                        <w:top w:val="none" w:sz="0" w:space="0" w:color="auto"/>
                        <w:left w:val="none" w:sz="0" w:space="0" w:color="auto"/>
                        <w:bottom w:val="none" w:sz="0" w:space="0" w:color="auto"/>
                        <w:right w:val="none" w:sz="0" w:space="0" w:color="auto"/>
                      </w:divBdr>
                    </w:div>
                  </w:divsChild>
                </w:div>
                <w:div w:id="771171550">
                  <w:marLeft w:val="0"/>
                  <w:marRight w:val="0"/>
                  <w:marTop w:val="0"/>
                  <w:marBottom w:val="0"/>
                  <w:divBdr>
                    <w:top w:val="single" w:sz="2" w:space="1" w:color="FFFFFF"/>
                    <w:left w:val="single" w:sz="2" w:space="12" w:color="FFFFFF"/>
                    <w:bottom w:val="single" w:sz="2" w:space="1" w:color="FFFFFF"/>
                    <w:right w:val="single" w:sz="2" w:space="4" w:color="FFFFFF"/>
                  </w:divBdr>
                  <w:divsChild>
                    <w:div w:id="1946230377">
                      <w:marLeft w:val="0"/>
                      <w:marRight w:val="0"/>
                      <w:marTop w:val="0"/>
                      <w:marBottom w:val="0"/>
                      <w:divBdr>
                        <w:top w:val="none" w:sz="0" w:space="0" w:color="auto"/>
                        <w:left w:val="none" w:sz="0" w:space="0" w:color="auto"/>
                        <w:bottom w:val="none" w:sz="0" w:space="0" w:color="auto"/>
                        <w:right w:val="none" w:sz="0" w:space="0" w:color="auto"/>
                      </w:divBdr>
                    </w:div>
                  </w:divsChild>
                </w:div>
                <w:div w:id="1215460313">
                  <w:marLeft w:val="0"/>
                  <w:marRight w:val="0"/>
                  <w:marTop w:val="0"/>
                  <w:marBottom w:val="0"/>
                  <w:divBdr>
                    <w:top w:val="single" w:sz="2" w:space="1" w:color="FFFFFF"/>
                    <w:left w:val="single" w:sz="2" w:space="12" w:color="FFFFFF"/>
                    <w:bottom w:val="single" w:sz="2" w:space="1" w:color="FFFFFF"/>
                    <w:right w:val="single" w:sz="2" w:space="4" w:color="FFFFFF"/>
                  </w:divBdr>
                  <w:divsChild>
                    <w:div w:id="2095587452">
                      <w:marLeft w:val="0"/>
                      <w:marRight w:val="0"/>
                      <w:marTop w:val="0"/>
                      <w:marBottom w:val="0"/>
                      <w:divBdr>
                        <w:top w:val="none" w:sz="0" w:space="0" w:color="auto"/>
                        <w:left w:val="none" w:sz="0" w:space="0" w:color="auto"/>
                        <w:bottom w:val="none" w:sz="0" w:space="0" w:color="auto"/>
                        <w:right w:val="none" w:sz="0" w:space="0" w:color="auto"/>
                      </w:divBdr>
                    </w:div>
                  </w:divsChild>
                </w:div>
                <w:div w:id="460340296">
                  <w:marLeft w:val="0"/>
                  <w:marRight w:val="0"/>
                  <w:marTop w:val="0"/>
                  <w:marBottom w:val="0"/>
                  <w:divBdr>
                    <w:top w:val="single" w:sz="2" w:space="1" w:color="FFFFFF"/>
                    <w:left w:val="single" w:sz="2" w:space="12" w:color="FFFFFF"/>
                    <w:bottom w:val="single" w:sz="2" w:space="1" w:color="FFFFFF"/>
                    <w:right w:val="single" w:sz="2" w:space="4" w:color="FFFFFF"/>
                  </w:divBdr>
                  <w:divsChild>
                    <w:div w:id="1794056405">
                      <w:marLeft w:val="0"/>
                      <w:marRight w:val="0"/>
                      <w:marTop w:val="0"/>
                      <w:marBottom w:val="0"/>
                      <w:divBdr>
                        <w:top w:val="none" w:sz="0" w:space="0" w:color="auto"/>
                        <w:left w:val="none" w:sz="0" w:space="0" w:color="auto"/>
                        <w:bottom w:val="none" w:sz="0" w:space="0" w:color="auto"/>
                        <w:right w:val="none" w:sz="0" w:space="0" w:color="auto"/>
                      </w:divBdr>
                    </w:div>
                  </w:divsChild>
                </w:div>
                <w:div w:id="1577323734">
                  <w:marLeft w:val="0"/>
                  <w:marRight w:val="0"/>
                  <w:marTop w:val="0"/>
                  <w:marBottom w:val="0"/>
                  <w:divBdr>
                    <w:top w:val="single" w:sz="2" w:space="1" w:color="FFFFFF"/>
                    <w:left w:val="single" w:sz="2" w:space="12" w:color="FFFFFF"/>
                    <w:bottom w:val="single" w:sz="2" w:space="1" w:color="FFFFFF"/>
                    <w:right w:val="single" w:sz="2" w:space="4" w:color="FFFFFF"/>
                  </w:divBdr>
                  <w:divsChild>
                    <w:div w:id="1072853169">
                      <w:marLeft w:val="0"/>
                      <w:marRight w:val="0"/>
                      <w:marTop w:val="0"/>
                      <w:marBottom w:val="0"/>
                      <w:divBdr>
                        <w:top w:val="none" w:sz="0" w:space="0" w:color="auto"/>
                        <w:left w:val="none" w:sz="0" w:space="0" w:color="auto"/>
                        <w:bottom w:val="none" w:sz="0" w:space="0" w:color="auto"/>
                        <w:right w:val="none" w:sz="0" w:space="0" w:color="auto"/>
                      </w:divBdr>
                    </w:div>
                  </w:divsChild>
                </w:div>
                <w:div w:id="912931229">
                  <w:marLeft w:val="0"/>
                  <w:marRight w:val="0"/>
                  <w:marTop w:val="0"/>
                  <w:marBottom w:val="0"/>
                  <w:divBdr>
                    <w:top w:val="single" w:sz="2" w:space="1" w:color="FFFFFF"/>
                    <w:left w:val="single" w:sz="2" w:space="12" w:color="FFFFFF"/>
                    <w:bottom w:val="single" w:sz="2" w:space="1" w:color="FFFFFF"/>
                    <w:right w:val="single" w:sz="2" w:space="4" w:color="FFFFFF"/>
                  </w:divBdr>
                  <w:divsChild>
                    <w:div w:id="1922908726">
                      <w:marLeft w:val="0"/>
                      <w:marRight w:val="0"/>
                      <w:marTop w:val="0"/>
                      <w:marBottom w:val="0"/>
                      <w:divBdr>
                        <w:top w:val="none" w:sz="0" w:space="0" w:color="auto"/>
                        <w:left w:val="none" w:sz="0" w:space="0" w:color="auto"/>
                        <w:bottom w:val="none" w:sz="0" w:space="0" w:color="auto"/>
                        <w:right w:val="none" w:sz="0" w:space="0" w:color="auto"/>
                      </w:divBdr>
                    </w:div>
                  </w:divsChild>
                </w:div>
                <w:div w:id="743919049">
                  <w:marLeft w:val="0"/>
                  <w:marRight w:val="0"/>
                  <w:marTop w:val="0"/>
                  <w:marBottom w:val="0"/>
                  <w:divBdr>
                    <w:top w:val="single" w:sz="2" w:space="1" w:color="FFFFFF"/>
                    <w:left w:val="single" w:sz="2" w:space="12" w:color="FFFFFF"/>
                    <w:bottom w:val="single" w:sz="2" w:space="1" w:color="FFFFFF"/>
                    <w:right w:val="single" w:sz="2" w:space="4" w:color="FFFFFF"/>
                  </w:divBdr>
                  <w:divsChild>
                    <w:div w:id="1719935079">
                      <w:marLeft w:val="0"/>
                      <w:marRight w:val="0"/>
                      <w:marTop w:val="0"/>
                      <w:marBottom w:val="0"/>
                      <w:divBdr>
                        <w:top w:val="none" w:sz="0" w:space="0" w:color="auto"/>
                        <w:left w:val="none" w:sz="0" w:space="0" w:color="auto"/>
                        <w:bottom w:val="none" w:sz="0" w:space="0" w:color="auto"/>
                        <w:right w:val="none" w:sz="0" w:space="0" w:color="auto"/>
                      </w:divBdr>
                    </w:div>
                  </w:divsChild>
                </w:div>
                <w:div w:id="1060786338">
                  <w:marLeft w:val="0"/>
                  <w:marRight w:val="0"/>
                  <w:marTop w:val="0"/>
                  <w:marBottom w:val="0"/>
                  <w:divBdr>
                    <w:top w:val="single" w:sz="2" w:space="1" w:color="FFFFFF"/>
                    <w:left w:val="single" w:sz="2" w:space="12" w:color="FFFFFF"/>
                    <w:bottom w:val="single" w:sz="2" w:space="1" w:color="FFFFFF"/>
                    <w:right w:val="single" w:sz="2" w:space="4" w:color="FFFFFF"/>
                  </w:divBdr>
                  <w:divsChild>
                    <w:div w:id="747849955">
                      <w:marLeft w:val="0"/>
                      <w:marRight w:val="0"/>
                      <w:marTop w:val="0"/>
                      <w:marBottom w:val="0"/>
                      <w:divBdr>
                        <w:top w:val="none" w:sz="0" w:space="0" w:color="auto"/>
                        <w:left w:val="none" w:sz="0" w:space="0" w:color="auto"/>
                        <w:bottom w:val="none" w:sz="0" w:space="0" w:color="auto"/>
                        <w:right w:val="none" w:sz="0" w:space="0" w:color="auto"/>
                      </w:divBdr>
                    </w:div>
                  </w:divsChild>
                </w:div>
                <w:div w:id="91098464">
                  <w:marLeft w:val="0"/>
                  <w:marRight w:val="0"/>
                  <w:marTop w:val="0"/>
                  <w:marBottom w:val="0"/>
                  <w:divBdr>
                    <w:top w:val="single" w:sz="2" w:space="1" w:color="FFFFFF"/>
                    <w:left w:val="single" w:sz="2" w:space="12" w:color="FFFFFF"/>
                    <w:bottom w:val="single" w:sz="2" w:space="1" w:color="FFFFFF"/>
                    <w:right w:val="single" w:sz="2" w:space="4" w:color="FFFFFF"/>
                  </w:divBdr>
                  <w:divsChild>
                    <w:div w:id="2018532268">
                      <w:marLeft w:val="0"/>
                      <w:marRight w:val="0"/>
                      <w:marTop w:val="0"/>
                      <w:marBottom w:val="0"/>
                      <w:divBdr>
                        <w:top w:val="none" w:sz="0" w:space="0" w:color="auto"/>
                        <w:left w:val="none" w:sz="0" w:space="0" w:color="auto"/>
                        <w:bottom w:val="none" w:sz="0" w:space="0" w:color="auto"/>
                        <w:right w:val="none" w:sz="0" w:space="0" w:color="auto"/>
                      </w:divBdr>
                    </w:div>
                  </w:divsChild>
                </w:div>
                <w:div w:id="210850851">
                  <w:marLeft w:val="0"/>
                  <w:marRight w:val="0"/>
                  <w:marTop w:val="0"/>
                  <w:marBottom w:val="0"/>
                  <w:divBdr>
                    <w:top w:val="single" w:sz="2" w:space="1" w:color="FFFFFF"/>
                    <w:left w:val="single" w:sz="2" w:space="12" w:color="FFFFFF"/>
                    <w:bottom w:val="single" w:sz="2" w:space="1" w:color="FFFFFF"/>
                    <w:right w:val="single" w:sz="2" w:space="4" w:color="FFFFFF"/>
                  </w:divBdr>
                  <w:divsChild>
                    <w:div w:id="653069393">
                      <w:marLeft w:val="0"/>
                      <w:marRight w:val="0"/>
                      <w:marTop w:val="0"/>
                      <w:marBottom w:val="0"/>
                      <w:divBdr>
                        <w:top w:val="none" w:sz="0" w:space="0" w:color="auto"/>
                        <w:left w:val="none" w:sz="0" w:space="0" w:color="auto"/>
                        <w:bottom w:val="none" w:sz="0" w:space="0" w:color="auto"/>
                        <w:right w:val="none" w:sz="0" w:space="0" w:color="auto"/>
                      </w:divBdr>
                    </w:div>
                  </w:divsChild>
                </w:div>
                <w:div w:id="1520387734">
                  <w:marLeft w:val="0"/>
                  <w:marRight w:val="0"/>
                  <w:marTop w:val="0"/>
                  <w:marBottom w:val="0"/>
                  <w:divBdr>
                    <w:top w:val="single" w:sz="2" w:space="1" w:color="FFFFFF"/>
                    <w:left w:val="single" w:sz="2" w:space="12" w:color="FFFFFF"/>
                    <w:bottom w:val="single" w:sz="2" w:space="4" w:color="FFFFFF"/>
                    <w:right w:val="single" w:sz="2" w:space="4" w:color="FFFFFF"/>
                  </w:divBdr>
                  <w:divsChild>
                    <w:div w:id="146630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7454">
          <w:marLeft w:val="0"/>
          <w:marRight w:val="0"/>
          <w:marTop w:val="0"/>
          <w:marBottom w:val="335"/>
          <w:divBdr>
            <w:top w:val="none" w:sz="0" w:space="0" w:color="auto"/>
            <w:left w:val="none" w:sz="0" w:space="0" w:color="auto"/>
            <w:bottom w:val="none" w:sz="0" w:space="0" w:color="auto"/>
            <w:right w:val="none" w:sz="0" w:space="0" w:color="auto"/>
          </w:divBdr>
          <w:divsChild>
            <w:div w:id="477721116">
              <w:marLeft w:val="0"/>
              <w:marRight w:val="0"/>
              <w:marTop w:val="0"/>
              <w:marBottom w:val="0"/>
              <w:divBdr>
                <w:top w:val="none" w:sz="0" w:space="0" w:color="auto"/>
                <w:left w:val="none" w:sz="0" w:space="0" w:color="auto"/>
                <w:bottom w:val="none" w:sz="0" w:space="0" w:color="auto"/>
                <w:right w:val="none" w:sz="0" w:space="0" w:color="auto"/>
              </w:divBdr>
              <w:divsChild>
                <w:div w:id="1367680851">
                  <w:marLeft w:val="0"/>
                  <w:marRight w:val="0"/>
                  <w:marTop w:val="0"/>
                  <w:marBottom w:val="0"/>
                  <w:divBdr>
                    <w:top w:val="single" w:sz="2" w:space="4" w:color="FFFFFF"/>
                    <w:left w:val="single" w:sz="2" w:space="12" w:color="FFFFFF"/>
                    <w:bottom w:val="single" w:sz="2" w:space="1" w:color="FFFFFF"/>
                    <w:right w:val="single" w:sz="2" w:space="4" w:color="FFFFFF"/>
                  </w:divBdr>
                  <w:divsChild>
                    <w:div w:id="1384788584">
                      <w:marLeft w:val="0"/>
                      <w:marRight w:val="0"/>
                      <w:marTop w:val="0"/>
                      <w:marBottom w:val="0"/>
                      <w:divBdr>
                        <w:top w:val="none" w:sz="0" w:space="0" w:color="auto"/>
                        <w:left w:val="none" w:sz="0" w:space="0" w:color="auto"/>
                        <w:bottom w:val="none" w:sz="0" w:space="0" w:color="auto"/>
                        <w:right w:val="none" w:sz="0" w:space="0" w:color="auto"/>
                      </w:divBdr>
                    </w:div>
                  </w:divsChild>
                </w:div>
                <w:div w:id="60905938">
                  <w:marLeft w:val="0"/>
                  <w:marRight w:val="0"/>
                  <w:marTop w:val="0"/>
                  <w:marBottom w:val="0"/>
                  <w:divBdr>
                    <w:top w:val="single" w:sz="2" w:space="1" w:color="FFFFFF"/>
                    <w:left w:val="single" w:sz="2" w:space="12" w:color="FFFFFF"/>
                    <w:bottom w:val="single" w:sz="2" w:space="1" w:color="FFFFFF"/>
                    <w:right w:val="single" w:sz="2" w:space="4" w:color="FFFFFF"/>
                  </w:divBdr>
                  <w:divsChild>
                    <w:div w:id="544561485">
                      <w:marLeft w:val="0"/>
                      <w:marRight w:val="0"/>
                      <w:marTop w:val="0"/>
                      <w:marBottom w:val="0"/>
                      <w:divBdr>
                        <w:top w:val="none" w:sz="0" w:space="0" w:color="auto"/>
                        <w:left w:val="none" w:sz="0" w:space="0" w:color="auto"/>
                        <w:bottom w:val="none" w:sz="0" w:space="0" w:color="auto"/>
                        <w:right w:val="none" w:sz="0" w:space="0" w:color="auto"/>
                      </w:divBdr>
                    </w:div>
                  </w:divsChild>
                </w:div>
                <w:div w:id="1283725400">
                  <w:marLeft w:val="0"/>
                  <w:marRight w:val="0"/>
                  <w:marTop w:val="0"/>
                  <w:marBottom w:val="0"/>
                  <w:divBdr>
                    <w:top w:val="single" w:sz="2" w:space="1" w:color="FFFFFF"/>
                    <w:left w:val="single" w:sz="2" w:space="12" w:color="FFFFFF"/>
                    <w:bottom w:val="single" w:sz="2" w:space="1" w:color="FFFFFF"/>
                    <w:right w:val="single" w:sz="2" w:space="4" w:color="FFFFFF"/>
                  </w:divBdr>
                  <w:divsChild>
                    <w:div w:id="1630043924">
                      <w:marLeft w:val="0"/>
                      <w:marRight w:val="0"/>
                      <w:marTop w:val="0"/>
                      <w:marBottom w:val="0"/>
                      <w:divBdr>
                        <w:top w:val="none" w:sz="0" w:space="0" w:color="auto"/>
                        <w:left w:val="none" w:sz="0" w:space="0" w:color="auto"/>
                        <w:bottom w:val="none" w:sz="0" w:space="0" w:color="auto"/>
                        <w:right w:val="none" w:sz="0" w:space="0" w:color="auto"/>
                      </w:divBdr>
                    </w:div>
                  </w:divsChild>
                </w:div>
                <w:div w:id="1193569480">
                  <w:marLeft w:val="0"/>
                  <w:marRight w:val="0"/>
                  <w:marTop w:val="0"/>
                  <w:marBottom w:val="0"/>
                  <w:divBdr>
                    <w:top w:val="single" w:sz="2" w:space="1" w:color="FFFFFF"/>
                    <w:left w:val="single" w:sz="2" w:space="12" w:color="FFFFFF"/>
                    <w:bottom w:val="single" w:sz="2" w:space="1" w:color="FFFFFF"/>
                    <w:right w:val="single" w:sz="2" w:space="4" w:color="FFFFFF"/>
                  </w:divBdr>
                  <w:divsChild>
                    <w:div w:id="2117863166">
                      <w:marLeft w:val="0"/>
                      <w:marRight w:val="0"/>
                      <w:marTop w:val="0"/>
                      <w:marBottom w:val="0"/>
                      <w:divBdr>
                        <w:top w:val="none" w:sz="0" w:space="0" w:color="auto"/>
                        <w:left w:val="none" w:sz="0" w:space="0" w:color="auto"/>
                        <w:bottom w:val="none" w:sz="0" w:space="0" w:color="auto"/>
                        <w:right w:val="none" w:sz="0" w:space="0" w:color="auto"/>
                      </w:divBdr>
                    </w:div>
                  </w:divsChild>
                </w:div>
                <w:div w:id="382217452">
                  <w:marLeft w:val="0"/>
                  <w:marRight w:val="0"/>
                  <w:marTop w:val="0"/>
                  <w:marBottom w:val="0"/>
                  <w:divBdr>
                    <w:top w:val="single" w:sz="2" w:space="1" w:color="FFFFFF"/>
                    <w:left w:val="single" w:sz="2" w:space="12" w:color="FFFFFF"/>
                    <w:bottom w:val="single" w:sz="2" w:space="1" w:color="FFFFFF"/>
                    <w:right w:val="single" w:sz="2" w:space="4" w:color="FFFFFF"/>
                  </w:divBdr>
                  <w:divsChild>
                    <w:div w:id="1727803232">
                      <w:marLeft w:val="0"/>
                      <w:marRight w:val="0"/>
                      <w:marTop w:val="0"/>
                      <w:marBottom w:val="0"/>
                      <w:divBdr>
                        <w:top w:val="none" w:sz="0" w:space="0" w:color="auto"/>
                        <w:left w:val="none" w:sz="0" w:space="0" w:color="auto"/>
                        <w:bottom w:val="none" w:sz="0" w:space="0" w:color="auto"/>
                        <w:right w:val="none" w:sz="0" w:space="0" w:color="auto"/>
                      </w:divBdr>
                    </w:div>
                  </w:divsChild>
                </w:div>
                <w:div w:id="579827513">
                  <w:marLeft w:val="0"/>
                  <w:marRight w:val="0"/>
                  <w:marTop w:val="0"/>
                  <w:marBottom w:val="0"/>
                  <w:divBdr>
                    <w:top w:val="single" w:sz="2" w:space="1" w:color="FFFFFF"/>
                    <w:left w:val="single" w:sz="2" w:space="12" w:color="FFFFFF"/>
                    <w:bottom w:val="single" w:sz="2" w:space="1" w:color="FFFFFF"/>
                    <w:right w:val="single" w:sz="2" w:space="4" w:color="FFFFFF"/>
                  </w:divBdr>
                  <w:divsChild>
                    <w:div w:id="1956984510">
                      <w:marLeft w:val="0"/>
                      <w:marRight w:val="0"/>
                      <w:marTop w:val="0"/>
                      <w:marBottom w:val="0"/>
                      <w:divBdr>
                        <w:top w:val="none" w:sz="0" w:space="0" w:color="auto"/>
                        <w:left w:val="none" w:sz="0" w:space="0" w:color="auto"/>
                        <w:bottom w:val="none" w:sz="0" w:space="0" w:color="auto"/>
                        <w:right w:val="none" w:sz="0" w:space="0" w:color="auto"/>
                      </w:divBdr>
                    </w:div>
                  </w:divsChild>
                </w:div>
                <w:div w:id="838623312">
                  <w:marLeft w:val="0"/>
                  <w:marRight w:val="0"/>
                  <w:marTop w:val="0"/>
                  <w:marBottom w:val="0"/>
                  <w:divBdr>
                    <w:top w:val="single" w:sz="2" w:space="1" w:color="FFFFFF"/>
                    <w:left w:val="single" w:sz="2" w:space="12" w:color="FFFFFF"/>
                    <w:bottom w:val="single" w:sz="2" w:space="1" w:color="FFFFFF"/>
                    <w:right w:val="single" w:sz="2" w:space="4" w:color="FFFFFF"/>
                  </w:divBdr>
                  <w:divsChild>
                    <w:div w:id="2013557112">
                      <w:marLeft w:val="0"/>
                      <w:marRight w:val="0"/>
                      <w:marTop w:val="0"/>
                      <w:marBottom w:val="0"/>
                      <w:divBdr>
                        <w:top w:val="none" w:sz="0" w:space="0" w:color="auto"/>
                        <w:left w:val="none" w:sz="0" w:space="0" w:color="auto"/>
                        <w:bottom w:val="none" w:sz="0" w:space="0" w:color="auto"/>
                        <w:right w:val="none" w:sz="0" w:space="0" w:color="auto"/>
                      </w:divBdr>
                    </w:div>
                  </w:divsChild>
                </w:div>
                <w:div w:id="685332663">
                  <w:marLeft w:val="0"/>
                  <w:marRight w:val="0"/>
                  <w:marTop w:val="0"/>
                  <w:marBottom w:val="0"/>
                  <w:divBdr>
                    <w:top w:val="single" w:sz="2" w:space="1" w:color="FFFFFF"/>
                    <w:left w:val="single" w:sz="2" w:space="12" w:color="FFFFFF"/>
                    <w:bottom w:val="single" w:sz="2" w:space="1" w:color="FFFFFF"/>
                    <w:right w:val="single" w:sz="2" w:space="4" w:color="FFFFFF"/>
                  </w:divBdr>
                  <w:divsChild>
                    <w:div w:id="2087608534">
                      <w:marLeft w:val="0"/>
                      <w:marRight w:val="0"/>
                      <w:marTop w:val="0"/>
                      <w:marBottom w:val="0"/>
                      <w:divBdr>
                        <w:top w:val="none" w:sz="0" w:space="0" w:color="auto"/>
                        <w:left w:val="none" w:sz="0" w:space="0" w:color="auto"/>
                        <w:bottom w:val="none" w:sz="0" w:space="0" w:color="auto"/>
                        <w:right w:val="none" w:sz="0" w:space="0" w:color="auto"/>
                      </w:divBdr>
                    </w:div>
                  </w:divsChild>
                </w:div>
                <w:div w:id="2109618410">
                  <w:marLeft w:val="0"/>
                  <w:marRight w:val="0"/>
                  <w:marTop w:val="0"/>
                  <w:marBottom w:val="0"/>
                  <w:divBdr>
                    <w:top w:val="single" w:sz="2" w:space="1" w:color="FFFFFF"/>
                    <w:left w:val="single" w:sz="2" w:space="12" w:color="FFFFFF"/>
                    <w:bottom w:val="single" w:sz="2" w:space="1" w:color="FFFFFF"/>
                    <w:right w:val="single" w:sz="2" w:space="4" w:color="FFFFFF"/>
                  </w:divBdr>
                  <w:divsChild>
                    <w:div w:id="35586595">
                      <w:marLeft w:val="0"/>
                      <w:marRight w:val="0"/>
                      <w:marTop w:val="0"/>
                      <w:marBottom w:val="0"/>
                      <w:divBdr>
                        <w:top w:val="none" w:sz="0" w:space="0" w:color="auto"/>
                        <w:left w:val="none" w:sz="0" w:space="0" w:color="auto"/>
                        <w:bottom w:val="none" w:sz="0" w:space="0" w:color="auto"/>
                        <w:right w:val="none" w:sz="0" w:space="0" w:color="auto"/>
                      </w:divBdr>
                    </w:div>
                  </w:divsChild>
                </w:div>
                <w:div w:id="676929967">
                  <w:marLeft w:val="0"/>
                  <w:marRight w:val="0"/>
                  <w:marTop w:val="0"/>
                  <w:marBottom w:val="0"/>
                  <w:divBdr>
                    <w:top w:val="single" w:sz="2" w:space="1" w:color="FFFFFF"/>
                    <w:left w:val="single" w:sz="2" w:space="12" w:color="FFFFFF"/>
                    <w:bottom w:val="single" w:sz="2" w:space="1" w:color="FFFFFF"/>
                    <w:right w:val="single" w:sz="2" w:space="4" w:color="FFFFFF"/>
                  </w:divBdr>
                  <w:divsChild>
                    <w:div w:id="339700257">
                      <w:marLeft w:val="0"/>
                      <w:marRight w:val="0"/>
                      <w:marTop w:val="0"/>
                      <w:marBottom w:val="0"/>
                      <w:divBdr>
                        <w:top w:val="none" w:sz="0" w:space="0" w:color="auto"/>
                        <w:left w:val="none" w:sz="0" w:space="0" w:color="auto"/>
                        <w:bottom w:val="none" w:sz="0" w:space="0" w:color="auto"/>
                        <w:right w:val="none" w:sz="0" w:space="0" w:color="auto"/>
                      </w:divBdr>
                    </w:div>
                  </w:divsChild>
                </w:div>
                <w:div w:id="1690065530">
                  <w:marLeft w:val="0"/>
                  <w:marRight w:val="0"/>
                  <w:marTop w:val="0"/>
                  <w:marBottom w:val="0"/>
                  <w:divBdr>
                    <w:top w:val="single" w:sz="2" w:space="1" w:color="FFFFFF"/>
                    <w:left w:val="single" w:sz="2" w:space="12" w:color="FFFFFF"/>
                    <w:bottom w:val="single" w:sz="2" w:space="1" w:color="FFFFFF"/>
                    <w:right w:val="single" w:sz="2" w:space="4" w:color="FFFFFF"/>
                  </w:divBdr>
                  <w:divsChild>
                    <w:div w:id="1096562241">
                      <w:marLeft w:val="0"/>
                      <w:marRight w:val="0"/>
                      <w:marTop w:val="0"/>
                      <w:marBottom w:val="0"/>
                      <w:divBdr>
                        <w:top w:val="none" w:sz="0" w:space="0" w:color="auto"/>
                        <w:left w:val="none" w:sz="0" w:space="0" w:color="auto"/>
                        <w:bottom w:val="none" w:sz="0" w:space="0" w:color="auto"/>
                        <w:right w:val="none" w:sz="0" w:space="0" w:color="auto"/>
                      </w:divBdr>
                    </w:div>
                  </w:divsChild>
                </w:div>
                <w:div w:id="104623127">
                  <w:marLeft w:val="0"/>
                  <w:marRight w:val="0"/>
                  <w:marTop w:val="0"/>
                  <w:marBottom w:val="0"/>
                  <w:divBdr>
                    <w:top w:val="single" w:sz="2" w:space="1" w:color="FFFFFF"/>
                    <w:left w:val="single" w:sz="2" w:space="12" w:color="FFFFFF"/>
                    <w:bottom w:val="single" w:sz="2" w:space="1" w:color="FFFFFF"/>
                    <w:right w:val="single" w:sz="2" w:space="4" w:color="FFFFFF"/>
                  </w:divBdr>
                  <w:divsChild>
                    <w:div w:id="417210897">
                      <w:marLeft w:val="0"/>
                      <w:marRight w:val="0"/>
                      <w:marTop w:val="0"/>
                      <w:marBottom w:val="0"/>
                      <w:divBdr>
                        <w:top w:val="none" w:sz="0" w:space="0" w:color="auto"/>
                        <w:left w:val="none" w:sz="0" w:space="0" w:color="auto"/>
                        <w:bottom w:val="none" w:sz="0" w:space="0" w:color="auto"/>
                        <w:right w:val="none" w:sz="0" w:space="0" w:color="auto"/>
                      </w:divBdr>
                    </w:div>
                  </w:divsChild>
                </w:div>
                <w:div w:id="986400314">
                  <w:marLeft w:val="0"/>
                  <w:marRight w:val="0"/>
                  <w:marTop w:val="0"/>
                  <w:marBottom w:val="0"/>
                  <w:divBdr>
                    <w:top w:val="single" w:sz="2" w:space="1" w:color="FFFFFF"/>
                    <w:left w:val="single" w:sz="2" w:space="12" w:color="FFFFFF"/>
                    <w:bottom w:val="single" w:sz="2" w:space="1" w:color="FFFFFF"/>
                    <w:right w:val="single" w:sz="2" w:space="4" w:color="FFFFFF"/>
                  </w:divBdr>
                  <w:divsChild>
                    <w:div w:id="1689284711">
                      <w:marLeft w:val="0"/>
                      <w:marRight w:val="0"/>
                      <w:marTop w:val="0"/>
                      <w:marBottom w:val="0"/>
                      <w:divBdr>
                        <w:top w:val="none" w:sz="0" w:space="0" w:color="auto"/>
                        <w:left w:val="none" w:sz="0" w:space="0" w:color="auto"/>
                        <w:bottom w:val="none" w:sz="0" w:space="0" w:color="auto"/>
                        <w:right w:val="none" w:sz="0" w:space="0" w:color="auto"/>
                      </w:divBdr>
                    </w:div>
                  </w:divsChild>
                </w:div>
                <w:div w:id="657730195">
                  <w:marLeft w:val="0"/>
                  <w:marRight w:val="0"/>
                  <w:marTop w:val="0"/>
                  <w:marBottom w:val="0"/>
                  <w:divBdr>
                    <w:top w:val="single" w:sz="2" w:space="1" w:color="FFFFFF"/>
                    <w:left w:val="single" w:sz="2" w:space="12" w:color="FFFFFF"/>
                    <w:bottom w:val="single" w:sz="2" w:space="1" w:color="FFFFFF"/>
                    <w:right w:val="single" w:sz="2" w:space="4" w:color="FFFFFF"/>
                  </w:divBdr>
                  <w:divsChild>
                    <w:div w:id="773214211">
                      <w:marLeft w:val="0"/>
                      <w:marRight w:val="0"/>
                      <w:marTop w:val="0"/>
                      <w:marBottom w:val="0"/>
                      <w:divBdr>
                        <w:top w:val="none" w:sz="0" w:space="0" w:color="auto"/>
                        <w:left w:val="none" w:sz="0" w:space="0" w:color="auto"/>
                        <w:bottom w:val="none" w:sz="0" w:space="0" w:color="auto"/>
                        <w:right w:val="none" w:sz="0" w:space="0" w:color="auto"/>
                      </w:divBdr>
                    </w:div>
                  </w:divsChild>
                </w:div>
                <w:div w:id="2115242813">
                  <w:marLeft w:val="0"/>
                  <w:marRight w:val="0"/>
                  <w:marTop w:val="0"/>
                  <w:marBottom w:val="0"/>
                  <w:divBdr>
                    <w:top w:val="single" w:sz="2" w:space="1" w:color="FFFFFF"/>
                    <w:left w:val="single" w:sz="2" w:space="12" w:color="FFFFFF"/>
                    <w:bottom w:val="single" w:sz="2" w:space="1" w:color="FFFFFF"/>
                    <w:right w:val="single" w:sz="2" w:space="4" w:color="FFFFFF"/>
                  </w:divBdr>
                  <w:divsChild>
                    <w:div w:id="1701666445">
                      <w:marLeft w:val="0"/>
                      <w:marRight w:val="0"/>
                      <w:marTop w:val="0"/>
                      <w:marBottom w:val="0"/>
                      <w:divBdr>
                        <w:top w:val="none" w:sz="0" w:space="0" w:color="auto"/>
                        <w:left w:val="none" w:sz="0" w:space="0" w:color="auto"/>
                        <w:bottom w:val="none" w:sz="0" w:space="0" w:color="auto"/>
                        <w:right w:val="none" w:sz="0" w:space="0" w:color="auto"/>
                      </w:divBdr>
                    </w:div>
                  </w:divsChild>
                </w:div>
                <w:div w:id="50349618">
                  <w:marLeft w:val="0"/>
                  <w:marRight w:val="0"/>
                  <w:marTop w:val="0"/>
                  <w:marBottom w:val="0"/>
                  <w:divBdr>
                    <w:top w:val="single" w:sz="2" w:space="1" w:color="FFFFFF"/>
                    <w:left w:val="single" w:sz="2" w:space="12" w:color="FFFFFF"/>
                    <w:bottom w:val="single" w:sz="2" w:space="1" w:color="FFFFFF"/>
                    <w:right w:val="single" w:sz="2" w:space="4" w:color="FFFFFF"/>
                  </w:divBdr>
                  <w:divsChild>
                    <w:div w:id="671836818">
                      <w:marLeft w:val="0"/>
                      <w:marRight w:val="0"/>
                      <w:marTop w:val="0"/>
                      <w:marBottom w:val="0"/>
                      <w:divBdr>
                        <w:top w:val="none" w:sz="0" w:space="0" w:color="auto"/>
                        <w:left w:val="none" w:sz="0" w:space="0" w:color="auto"/>
                        <w:bottom w:val="none" w:sz="0" w:space="0" w:color="auto"/>
                        <w:right w:val="none" w:sz="0" w:space="0" w:color="auto"/>
                      </w:divBdr>
                    </w:div>
                  </w:divsChild>
                </w:div>
                <w:div w:id="531890912">
                  <w:marLeft w:val="0"/>
                  <w:marRight w:val="0"/>
                  <w:marTop w:val="0"/>
                  <w:marBottom w:val="0"/>
                  <w:divBdr>
                    <w:top w:val="single" w:sz="2" w:space="1" w:color="FFFFFF"/>
                    <w:left w:val="single" w:sz="2" w:space="12" w:color="FFFFFF"/>
                    <w:bottom w:val="single" w:sz="2" w:space="1" w:color="FFFFFF"/>
                    <w:right w:val="single" w:sz="2" w:space="4" w:color="FFFFFF"/>
                  </w:divBdr>
                  <w:divsChild>
                    <w:div w:id="44138139">
                      <w:marLeft w:val="0"/>
                      <w:marRight w:val="0"/>
                      <w:marTop w:val="0"/>
                      <w:marBottom w:val="0"/>
                      <w:divBdr>
                        <w:top w:val="none" w:sz="0" w:space="0" w:color="auto"/>
                        <w:left w:val="none" w:sz="0" w:space="0" w:color="auto"/>
                        <w:bottom w:val="none" w:sz="0" w:space="0" w:color="auto"/>
                        <w:right w:val="none" w:sz="0" w:space="0" w:color="auto"/>
                      </w:divBdr>
                    </w:div>
                  </w:divsChild>
                </w:div>
                <w:div w:id="2081248321">
                  <w:marLeft w:val="0"/>
                  <w:marRight w:val="0"/>
                  <w:marTop w:val="0"/>
                  <w:marBottom w:val="0"/>
                  <w:divBdr>
                    <w:top w:val="single" w:sz="2" w:space="1" w:color="FFFFFF"/>
                    <w:left w:val="single" w:sz="2" w:space="12" w:color="FFFFFF"/>
                    <w:bottom w:val="single" w:sz="2" w:space="1" w:color="FFFFFF"/>
                    <w:right w:val="single" w:sz="2" w:space="4" w:color="FFFFFF"/>
                  </w:divBdr>
                  <w:divsChild>
                    <w:div w:id="1600680114">
                      <w:marLeft w:val="0"/>
                      <w:marRight w:val="0"/>
                      <w:marTop w:val="0"/>
                      <w:marBottom w:val="0"/>
                      <w:divBdr>
                        <w:top w:val="none" w:sz="0" w:space="0" w:color="auto"/>
                        <w:left w:val="none" w:sz="0" w:space="0" w:color="auto"/>
                        <w:bottom w:val="none" w:sz="0" w:space="0" w:color="auto"/>
                        <w:right w:val="none" w:sz="0" w:space="0" w:color="auto"/>
                      </w:divBdr>
                    </w:div>
                  </w:divsChild>
                </w:div>
                <w:div w:id="1072511806">
                  <w:marLeft w:val="0"/>
                  <w:marRight w:val="0"/>
                  <w:marTop w:val="0"/>
                  <w:marBottom w:val="0"/>
                  <w:divBdr>
                    <w:top w:val="single" w:sz="2" w:space="1" w:color="FFFFFF"/>
                    <w:left w:val="single" w:sz="2" w:space="12" w:color="FFFFFF"/>
                    <w:bottom w:val="single" w:sz="2" w:space="1" w:color="FFFFFF"/>
                    <w:right w:val="single" w:sz="2" w:space="4" w:color="FFFFFF"/>
                  </w:divBdr>
                  <w:divsChild>
                    <w:div w:id="1636520854">
                      <w:marLeft w:val="0"/>
                      <w:marRight w:val="0"/>
                      <w:marTop w:val="0"/>
                      <w:marBottom w:val="0"/>
                      <w:divBdr>
                        <w:top w:val="none" w:sz="0" w:space="0" w:color="auto"/>
                        <w:left w:val="none" w:sz="0" w:space="0" w:color="auto"/>
                        <w:bottom w:val="none" w:sz="0" w:space="0" w:color="auto"/>
                        <w:right w:val="none" w:sz="0" w:space="0" w:color="auto"/>
                      </w:divBdr>
                    </w:div>
                  </w:divsChild>
                </w:div>
                <w:div w:id="1856841612">
                  <w:marLeft w:val="0"/>
                  <w:marRight w:val="0"/>
                  <w:marTop w:val="0"/>
                  <w:marBottom w:val="0"/>
                  <w:divBdr>
                    <w:top w:val="single" w:sz="2" w:space="1" w:color="FFFFFF"/>
                    <w:left w:val="single" w:sz="2" w:space="12" w:color="FFFFFF"/>
                    <w:bottom w:val="single" w:sz="2" w:space="1" w:color="FFFFFF"/>
                    <w:right w:val="single" w:sz="2" w:space="4" w:color="FFFFFF"/>
                  </w:divBdr>
                  <w:divsChild>
                    <w:div w:id="1471819882">
                      <w:marLeft w:val="0"/>
                      <w:marRight w:val="0"/>
                      <w:marTop w:val="0"/>
                      <w:marBottom w:val="0"/>
                      <w:divBdr>
                        <w:top w:val="none" w:sz="0" w:space="0" w:color="auto"/>
                        <w:left w:val="none" w:sz="0" w:space="0" w:color="auto"/>
                        <w:bottom w:val="none" w:sz="0" w:space="0" w:color="auto"/>
                        <w:right w:val="none" w:sz="0" w:space="0" w:color="auto"/>
                      </w:divBdr>
                    </w:div>
                  </w:divsChild>
                </w:div>
                <w:div w:id="549607583">
                  <w:marLeft w:val="0"/>
                  <w:marRight w:val="0"/>
                  <w:marTop w:val="0"/>
                  <w:marBottom w:val="0"/>
                  <w:divBdr>
                    <w:top w:val="single" w:sz="2" w:space="1" w:color="FFFFFF"/>
                    <w:left w:val="single" w:sz="2" w:space="12" w:color="FFFFFF"/>
                    <w:bottom w:val="single" w:sz="2" w:space="1" w:color="FFFFFF"/>
                    <w:right w:val="single" w:sz="2" w:space="4" w:color="FFFFFF"/>
                  </w:divBdr>
                  <w:divsChild>
                    <w:div w:id="673535586">
                      <w:marLeft w:val="0"/>
                      <w:marRight w:val="0"/>
                      <w:marTop w:val="0"/>
                      <w:marBottom w:val="0"/>
                      <w:divBdr>
                        <w:top w:val="none" w:sz="0" w:space="0" w:color="auto"/>
                        <w:left w:val="none" w:sz="0" w:space="0" w:color="auto"/>
                        <w:bottom w:val="none" w:sz="0" w:space="0" w:color="auto"/>
                        <w:right w:val="none" w:sz="0" w:space="0" w:color="auto"/>
                      </w:divBdr>
                    </w:div>
                  </w:divsChild>
                </w:div>
                <w:div w:id="1223563918">
                  <w:marLeft w:val="0"/>
                  <w:marRight w:val="0"/>
                  <w:marTop w:val="0"/>
                  <w:marBottom w:val="0"/>
                  <w:divBdr>
                    <w:top w:val="single" w:sz="2" w:space="1" w:color="FFFFFF"/>
                    <w:left w:val="single" w:sz="2" w:space="12" w:color="FFFFFF"/>
                    <w:bottom w:val="single" w:sz="2" w:space="1" w:color="FFFFFF"/>
                    <w:right w:val="single" w:sz="2" w:space="4" w:color="FFFFFF"/>
                  </w:divBdr>
                  <w:divsChild>
                    <w:div w:id="1561793466">
                      <w:marLeft w:val="0"/>
                      <w:marRight w:val="0"/>
                      <w:marTop w:val="0"/>
                      <w:marBottom w:val="0"/>
                      <w:divBdr>
                        <w:top w:val="none" w:sz="0" w:space="0" w:color="auto"/>
                        <w:left w:val="none" w:sz="0" w:space="0" w:color="auto"/>
                        <w:bottom w:val="none" w:sz="0" w:space="0" w:color="auto"/>
                        <w:right w:val="none" w:sz="0" w:space="0" w:color="auto"/>
                      </w:divBdr>
                    </w:div>
                  </w:divsChild>
                </w:div>
                <w:div w:id="1900246633">
                  <w:marLeft w:val="0"/>
                  <w:marRight w:val="0"/>
                  <w:marTop w:val="0"/>
                  <w:marBottom w:val="0"/>
                  <w:divBdr>
                    <w:top w:val="single" w:sz="2" w:space="1" w:color="FFFFFF"/>
                    <w:left w:val="single" w:sz="2" w:space="12" w:color="FFFFFF"/>
                    <w:bottom w:val="single" w:sz="2" w:space="1" w:color="FFFFFF"/>
                    <w:right w:val="single" w:sz="2" w:space="4" w:color="FFFFFF"/>
                  </w:divBdr>
                  <w:divsChild>
                    <w:div w:id="1325164054">
                      <w:marLeft w:val="0"/>
                      <w:marRight w:val="0"/>
                      <w:marTop w:val="0"/>
                      <w:marBottom w:val="0"/>
                      <w:divBdr>
                        <w:top w:val="none" w:sz="0" w:space="0" w:color="auto"/>
                        <w:left w:val="none" w:sz="0" w:space="0" w:color="auto"/>
                        <w:bottom w:val="none" w:sz="0" w:space="0" w:color="auto"/>
                        <w:right w:val="none" w:sz="0" w:space="0" w:color="auto"/>
                      </w:divBdr>
                    </w:div>
                  </w:divsChild>
                </w:div>
                <w:div w:id="1819834524">
                  <w:marLeft w:val="0"/>
                  <w:marRight w:val="0"/>
                  <w:marTop w:val="0"/>
                  <w:marBottom w:val="0"/>
                  <w:divBdr>
                    <w:top w:val="single" w:sz="2" w:space="1" w:color="FFFFFF"/>
                    <w:left w:val="single" w:sz="2" w:space="12" w:color="FFFFFF"/>
                    <w:bottom w:val="single" w:sz="2" w:space="1" w:color="FFFFFF"/>
                    <w:right w:val="single" w:sz="2" w:space="4" w:color="FFFFFF"/>
                  </w:divBdr>
                  <w:divsChild>
                    <w:div w:id="934944893">
                      <w:marLeft w:val="0"/>
                      <w:marRight w:val="0"/>
                      <w:marTop w:val="0"/>
                      <w:marBottom w:val="0"/>
                      <w:divBdr>
                        <w:top w:val="none" w:sz="0" w:space="0" w:color="auto"/>
                        <w:left w:val="none" w:sz="0" w:space="0" w:color="auto"/>
                        <w:bottom w:val="none" w:sz="0" w:space="0" w:color="auto"/>
                        <w:right w:val="none" w:sz="0" w:space="0" w:color="auto"/>
                      </w:divBdr>
                    </w:div>
                  </w:divsChild>
                </w:div>
                <w:div w:id="429742884">
                  <w:marLeft w:val="0"/>
                  <w:marRight w:val="0"/>
                  <w:marTop w:val="0"/>
                  <w:marBottom w:val="0"/>
                  <w:divBdr>
                    <w:top w:val="single" w:sz="2" w:space="1" w:color="FFFFFF"/>
                    <w:left w:val="single" w:sz="2" w:space="12" w:color="FFFFFF"/>
                    <w:bottom w:val="single" w:sz="2" w:space="1" w:color="FFFFFF"/>
                    <w:right w:val="single" w:sz="2" w:space="4" w:color="FFFFFF"/>
                  </w:divBdr>
                  <w:divsChild>
                    <w:div w:id="733554294">
                      <w:marLeft w:val="0"/>
                      <w:marRight w:val="0"/>
                      <w:marTop w:val="0"/>
                      <w:marBottom w:val="0"/>
                      <w:divBdr>
                        <w:top w:val="none" w:sz="0" w:space="0" w:color="auto"/>
                        <w:left w:val="none" w:sz="0" w:space="0" w:color="auto"/>
                        <w:bottom w:val="none" w:sz="0" w:space="0" w:color="auto"/>
                        <w:right w:val="none" w:sz="0" w:space="0" w:color="auto"/>
                      </w:divBdr>
                    </w:div>
                  </w:divsChild>
                </w:div>
                <w:div w:id="743724494">
                  <w:marLeft w:val="0"/>
                  <w:marRight w:val="0"/>
                  <w:marTop w:val="0"/>
                  <w:marBottom w:val="0"/>
                  <w:divBdr>
                    <w:top w:val="single" w:sz="2" w:space="1" w:color="FFFFFF"/>
                    <w:left w:val="single" w:sz="2" w:space="12" w:color="FFFFFF"/>
                    <w:bottom w:val="single" w:sz="2" w:space="1" w:color="FFFFFF"/>
                    <w:right w:val="single" w:sz="2" w:space="4" w:color="FFFFFF"/>
                  </w:divBdr>
                  <w:divsChild>
                    <w:div w:id="436411001">
                      <w:marLeft w:val="0"/>
                      <w:marRight w:val="0"/>
                      <w:marTop w:val="0"/>
                      <w:marBottom w:val="0"/>
                      <w:divBdr>
                        <w:top w:val="none" w:sz="0" w:space="0" w:color="auto"/>
                        <w:left w:val="none" w:sz="0" w:space="0" w:color="auto"/>
                        <w:bottom w:val="none" w:sz="0" w:space="0" w:color="auto"/>
                        <w:right w:val="none" w:sz="0" w:space="0" w:color="auto"/>
                      </w:divBdr>
                    </w:div>
                  </w:divsChild>
                </w:div>
                <w:div w:id="1167940181">
                  <w:marLeft w:val="0"/>
                  <w:marRight w:val="0"/>
                  <w:marTop w:val="0"/>
                  <w:marBottom w:val="0"/>
                  <w:divBdr>
                    <w:top w:val="single" w:sz="2" w:space="1" w:color="FFFFFF"/>
                    <w:left w:val="single" w:sz="2" w:space="12" w:color="FFFFFF"/>
                    <w:bottom w:val="single" w:sz="2" w:space="1" w:color="FFFFFF"/>
                    <w:right w:val="single" w:sz="2" w:space="4" w:color="FFFFFF"/>
                  </w:divBdr>
                  <w:divsChild>
                    <w:div w:id="1338380888">
                      <w:marLeft w:val="0"/>
                      <w:marRight w:val="0"/>
                      <w:marTop w:val="0"/>
                      <w:marBottom w:val="0"/>
                      <w:divBdr>
                        <w:top w:val="none" w:sz="0" w:space="0" w:color="auto"/>
                        <w:left w:val="none" w:sz="0" w:space="0" w:color="auto"/>
                        <w:bottom w:val="none" w:sz="0" w:space="0" w:color="auto"/>
                        <w:right w:val="none" w:sz="0" w:space="0" w:color="auto"/>
                      </w:divBdr>
                    </w:div>
                  </w:divsChild>
                </w:div>
                <w:div w:id="1658726128">
                  <w:marLeft w:val="0"/>
                  <w:marRight w:val="0"/>
                  <w:marTop w:val="0"/>
                  <w:marBottom w:val="0"/>
                  <w:divBdr>
                    <w:top w:val="single" w:sz="2" w:space="1" w:color="FFFFFF"/>
                    <w:left w:val="single" w:sz="2" w:space="12" w:color="FFFFFF"/>
                    <w:bottom w:val="single" w:sz="2" w:space="1" w:color="FFFFFF"/>
                    <w:right w:val="single" w:sz="2" w:space="4" w:color="FFFFFF"/>
                  </w:divBdr>
                  <w:divsChild>
                    <w:div w:id="519011276">
                      <w:marLeft w:val="0"/>
                      <w:marRight w:val="0"/>
                      <w:marTop w:val="0"/>
                      <w:marBottom w:val="0"/>
                      <w:divBdr>
                        <w:top w:val="none" w:sz="0" w:space="0" w:color="auto"/>
                        <w:left w:val="none" w:sz="0" w:space="0" w:color="auto"/>
                        <w:bottom w:val="none" w:sz="0" w:space="0" w:color="auto"/>
                        <w:right w:val="none" w:sz="0" w:space="0" w:color="auto"/>
                      </w:divBdr>
                    </w:div>
                  </w:divsChild>
                </w:div>
                <w:div w:id="1786651419">
                  <w:marLeft w:val="0"/>
                  <w:marRight w:val="0"/>
                  <w:marTop w:val="0"/>
                  <w:marBottom w:val="0"/>
                  <w:divBdr>
                    <w:top w:val="single" w:sz="2" w:space="1" w:color="FFFFFF"/>
                    <w:left w:val="single" w:sz="2" w:space="12" w:color="FFFFFF"/>
                    <w:bottom w:val="single" w:sz="2" w:space="1" w:color="FFFFFF"/>
                    <w:right w:val="single" w:sz="2" w:space="4" w:color="FFFFFF"/>
                  </w:divBdr>
                  <w:divsChild>
                    <w:div w:id="1562206978">
                      <w:marLeft w:val="0"/>
                      <w:marRight w:val="0"/>
                      <w:marTop w:val="0"/>
                      <w:marBottom w:val="0"/>
                      <w:divBdr>
                        <w:top w:val="none" w:sz="0" w:space="0" w:color="auto"/>
                        <w:left w:val="none" w:sz="0" w:space="0" w:color="auto"/>
                        <w:bottom w:val="none" w:sz="0" w:space="0" w:color="auto"/>
                        <w:right w:val="none" w:sz="0" w:space="0" w:color="auto"/>
                      </w:divBdr>
                    </w:div>
                  </w:divsChild>
                </w:div>
                <w:div w:id="1803425078">
                  <w:marLeft w:val="0"/>
                  <w:marRight w:val="0"/>
                  <w:marTop w:val="0"/>
                  <w:marBottom w:val="0"/>
                  <w:divBdr>
                    <w:top w:val="single" w:sz="2" w:space="1" w:color="FFFFFF"/>
                    <w:left w:val="single" w:sz="2" w:space="12" w:color="FFFFFF"/>
                    <w:bottom w:val="single" w:sz="2" w:space="1" w:color="FFFFFF"/>
                    <w:right w:val="single" w:sz="2" w:space="4" w:color="FFFFFF"/>
                  </w:divBdr>
                  <w:divsChild>
                    <w:div w:id="1636175716">
                      <w:marLeft w:val="0"/>
                      <w:marRight w:val="0"/>
                      <w:marTop w:val="0"/>
                      <w:marBottom w:val="0"/>
                      <w:divBdr>
                        <w:top w:val="none" w:sz="0" w:space="0" w:color="auto"/>
                        <w:left w:val="none" w:sz="0" w:space="0" w:color="auto"/>
                        <w:bottom w:val="none" w:sz="0" w:space="0" w:color="auto"/>
                        <w:right w:val="none" w:sz="0" w:space="0" w:color="auto"/>
                      </w:divBdr>
                    </w:div>
                  </w:divsChild>
                </w:div>
                <w:div w:id="1476489174">
                  <w:marLeft w:val="0"/>
                  <w:marRight w:val="0"/>
                  <w:marTop w:val="0"/>
                  <w:marBottom w:val="0"/>
                  <w:divBdr>
                    <w:top w:val="single" w:sz="2" w:space="1" w:color="FFFFFF"/>
                    <w:left w:val="single" w:sz="2" w:space="12" w:color="FFFFFF"/>
                    <w:bottom w:val="single" w:sz="2" w:space="1" w:color="FFFFFF"/>
                    <w:right w:val="single" w:sz="2" w:space="4" w:color="FFFFFF"/>
                  </w:divBdr>
                  <w:divsChild>
                    <w:div w:id="986013234">
                      <w:marLeft w:val="0"/>
                      <w:marRight w:val="0"/>
                      <w:marTop w:val="0"/>
                      <w:marBottom w:val="0"/>
                      <w:divBdr>
                        <w:top w:val="none" w:sz="0" w:space="0" w:color="auto"/>
                        <w:left w:val="none" w:sz="0" w:space="0" w:color="auto"/>
                        <w:bottom w:val="none" w:sz="0" w:space="0" w:color="auto"/>
                        <w:right w:val="none" w:sz="0" w:space="0" w:color="auto"/>
                      </w:divBdr>
                    </w:div>
                  </w:divsChild>
                </w:div>
                <w:div w:id="2089838549">
                  <w:marLeft w:val="0"/>
                  <w:marRight w:val="0"/>
                  <w:marTop w:val="0"/>
                  <w:marBottom w:val="0"/>
                  <w:divBdr>
                    <w:top w:val="single" w:sz="2" w:space="1" w:color="FFFFFF"/>
                    <w:left w:val="single" w:sz="2" w:space="12" w:color="FFFFFF"/>
                    <w:bottom w:val="single" w:sz="2" w:space="1" w:color="FFFFFF"/>
                    <w:right w:val="single" w:sz="2" w:space="4" w:color="FFFFFF"/>
                  </w:divBdr>
                  <w:divsChild>
                    <w:div w:id="156191145">
                      <w:marLeft w:val="0"/>
                      <w:marRight w:val="0"/>
                      <w:marTop w:val="0"/>
                      <w:marBottom w:val="0"/>
                      <w:divBdr>
                        <w:top w:val="none" w:sz="0" w:space="0" w:color="auto"/>
                        <w:left w:val="none" w:sz="0" w:space="0" w:color="auto"/>
                        <w:bottom w:val="none" w:sz="0" w:space="0" w:color="auto"/>
                        <w:right w:val="none" w:sz="0" w:space="0" w:color="auto"/>
                      </w:divBdr>
                    </w:div>
                  </w:divsChild>
                </w:div>
                <w:div w:id="1501315310">
                  <w:marLeft w:val="0"/>
                  <w:marRight w:val="0"/>
                  <w:marTop w:val="0"/>
                  <w:marBottom w:val="0"/>
                  <w:divBdr>
                    <w:top w:val="single" w:sz="2" w:space="1" w:color="FFFFFF"/>
                    <w:left w:val="single" w:sz="2" w:space="12" w:color="FFFFFF"/>
                    <w:bottom w:val="single" w:sz="2" w:space="1" w:color="FFFFFF"/>
                    <w:right w:val="single" w:sz="2" w:space="4" w:color="FFFFFF"/>
                  </w:divBdr>
                  <w:divsChild>
                    <w:div w:id="2072924662">
                      <w:marLeft w:val="0"/>
                      <w:marRight w:val="0"/>
                      <w:marTop w:val="0"/>
                      <w:marBottom w:val="0"/>
                      <w:divBdr>
                        <w:top w:val="none" w:sz="0" w:space="0" w:color="auto"/>
                        <w:left w:val="none" w:sz="0" w:space="0" w:color="auto"/>
                        <w:bottom w:val="none" w:sz="0" w:space="0" w:color="auto"/>
                        <w:right w:val="none" w:sz="0" w:space="0" w:color="auto"/>
                      </w:divBdr>
                    </w:div>
                  </w:divsChild>
                </w:div>
                <w:div w:id="1142817735">
                  <w:marLeft w:val="0"/>
                  <w:marRight w:val="0"/>
                  <w:marTop w:val="0"/>
                  <w:marBottom w:val="0"/>
                  <w:divBdr>
                    <w:top w:val="single" w:sz="2" w:space="1" w:color="FFFFFF"/>
                    <w:left w:val="single" w:sz="2" w:space="12" w:color="FFFFFF"/>
                    <w:bottom w:val="single" w:sz="2" w:space="1" w:color="FFFFFF"/>
                    <w:right w:val="single" w:sz="2" w:space="4" w:color="FFFFFF"/>
                  </w:divBdr>
                  <w:divsChild>
                    <w:div w:id="309100024">
                      <w:marLeft w:val="0"/>
                      <w:marRight w:val="0"/>
                      <w:marTop w:val="0"/>
                      <w:marBottom w:val="0"/>
                      <w:divBdr>
                        <w:top w:val="none" w:sz="0" w:space="0" w:color="auto"/>
                        <w:left w:val="none" w:sz="0" w:space="0" w:color="auto"/>
                        <w:bottom w:val="none" w:sz="0" w:space="0" w:color="auto"/>
                        <w:right w:val="none" w:sz="0" w:space="0" w:color="auto"/>
                      </w:divBdr>
                    </w:div>
                  </w:divsChild>
                </w:div>
                <w:div w:id="133179365">
                  <w:marLeft w:val="0"/>
                  <w:marRight w:val="0"/>
                  <w:marTop w:val="0"/>
                  <w:marBottom w:val="0"/>
                  <w:divBdr>
                    <w:top w:val="single" w:sz="2" w:space="1" w:color="FFFFFF"/>
                    <w:left w:val="single" w:sz="2" w:space="12" w:color="FFFFFF"/>
                    <w:bottom w:val="single" w:sz="2" w:space="4" w:color="FFFFFF"/>
                    <w:right w:val="single" w:sz="2" w:space="4" w:color="FFFFFF"/>
                  </w:divBdr>
                  <w:divsChild>
                    <w:div w:id="187774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063332">
          <w:marLeft w:val="0"/>
          <w:marRight w:val="0"/>
          <w:marTop w:val="0"/>
          <w:marBottom w:val="335"/>
          <w:divBdr>
            <w:top w:val="none" w:sz="0" w:space="0" w:color="auto"/>
            <w:left w:val="none" w:sz="0" w:space="0" w:color="auto"/>
            <w:bottom w:val="none" w:sz="0" w:space="0" w:color="auto"/>
            <w:right w:val="none" w:sz="0" w:space="0" w:color="auto"/>
          </w:divBdr>
          <w:divsChild>
            <w:div w:id="913048351">
              <w:marLeft w:val="0"/>
              <w:marRight w:val="0"/>
              <w:marTop w:val="0"/>
              <w:marBottom w:val="0"/>
              <w:divBdr>
                <w:top w:val="none" w:sz="0" w:space="0" w:color="auto"/>
                <w:left w:val="none" w:sz="0" w:space="0" w:color="auto"/>
                <w:bottom w:val="none" w:sz="0" w:space="0" w:color="auto"/>
                <w:right w:val="none" w:sz="0" w:space="0" w:color="auto"/>
              </w:divBdr>
              <w:divsChild>
                <w:div w:id="1122117030">
                  <w:marLeft w:val="0"/>
                  <w:marRight w:val="0"/>
                  <w:marTop w:val="0"/>
                  <w:marBottom w:val="0"/>
                  <w:divBdr>
                    <w:top w:val="single" w:sz="2" w:space="4" w:color="FFFFFF"/>
                    <w:left w:val="single" w:sz="2" w:space="12" w:color="FFFFFF"/>
                    <w:bottom w:val="single" w:sz="2" w:space="1" w:color="FFFFFF"/>
                    <w:right w:val="single" w:sz="2" w:space="4" w:color="FFFFFF"/>
                  </w:divBdr>
                  <w:divsChild>
                    <w:div w:id="1037045713">
                      <w:marLeft w:val="0"/>
                      <w:marRight w:val="0"/>
                      <w:marTop w:val="0"/>
                      <w:marBottom w:val="0"/>
                      <w:divBdr>
                        <w:top w:val="none" w:sz="0" w:space="0" w:color="auto"/>
                        <w:left w:val="none" w:sz="0" w:space="0" w:color="auto"/>
                        <w:bottom w:val="none" w:sz="0" w:space="0" w:color="auto"/>
                        <w:right w:val="none" w:sz="0" w:space="0" w:color="auto"/>
                      </w:divBdr>
                    </w:div>
                  </w:divsChild>
                </w:div>
                <w:div w:id="1744259222">
                  <w:marLeft w:val="0"/>
                  <w:marRight w:val="0"/>
                  <w:marTop w:val="0"/>
                  <w:marBottom w:val="0"/>
                  <w:divBdr>
                    <w:top w:val="single" w:sz="2" w:space="1" w:color="FFFFFF"/>
                    <w:left w:val="single" w:sz="2" w:space="12" w:color="FFFFFF"/>
                    <w:bottom w:val="single" w:sz="2" w:space="1" w:color="FFFFFF"/>
                    <w:right w:val="single" w:sz="2" w:space="4" w:color="FFFFFF"/>
                  </w:divBdr>
                  <w:divsChild>
                    <w:div w:id="1611356579">
                      <w:marLeft w:val="0"/>
                      <w:marRight w:val="0"/>
                      <w:marTop w:val="0"/>
                      <w:marBottom w:val="0"/>
                      <w:divBdr>
                        <w:top w:val="none" w:sz="0" w:space="0" w:color="auto"/>
                        <w:left w:val="none" w:sz="0" w:space="0" w:color="auto"/>
                        <w:bottom w:val="none" w:sz="0" w:space="0" w:color="auto"/>
                        <w:right w:val="none" w:sz="0" w:space="0" w:color="auto"/>
                      </w:divBdr>
                    </w:div>
                  </w:divsChild>
                </w:div>
                <w:div w:id="365985063">
                  <w:marLeft w:val="0"/>
                  <w:marRight w:val="0"/>
                  <w:marTop w:val="0"/>
                  <w:marBottom w:val="0"/>
                  <w:divBdr>
                    <w:top w:val="single" w:sz="2" w:space="1" w:color="FFFFFF"/>
                    <w:left w:val="single" w:sz="2" w:space="12" w:color="FFFFFF"/>
                    <w:bottom w:val="single" w:sz="2" w:space="1" w:color="FFFFFF"/>
                    <w:right w:val="single" w:sz="2" w:space="4" w:color="FFFFFF"/>
                  </w:divBdr>
                  <w:divsChild>
                    <w:div w:id="975258626">
                      <w:marLeft w:val="0"/>
                      <w:marRight w:val="0"/>
                      <w:marTop w:val="0"/>
                      <w:marBottom w:val="0"/>
                      <w:divBdr>
                        <w:top w:val="none" w:sz="0" w:space="0" w:color="auto"/>
                        <w:left w:val="none" w:sz="0" w:space="0" w:color="auto"/>
                        <w:bottom w:val="none" w:sz="0" w:space="0" w:color="auto"/>
                        <w:right w:val="none" w:sz="0" w:space="0" w:color="auto"/>
                      </w:divBdr>
                    </w:div>
                  </w:divsChild>
                </w:div>
                <w:div w:id="1712653158">
                  <w:marLeft w:val="0"/>
                  <w:marRight w:val="0"/>
                  <w:marTop w:val="0"/>
                  <w:marBottom w:val="0"/>
                  <w:divBdr>
                    <w:top w:val="single" w:sz="2" w:space="1" w:color="FFFFFF"/>
                    <w:left w:val="single" w:sz="2" w:space="12" w:color="FFFFFF"/>
                    <w:bottom w:val="single" w:sz="2" w:space="1" w:color="FFFFFF"/>
                    <w:right w:val="single" w:sz="2" w:space="4" w:color="FFFFFF"/>
                  </w:divBdr>
                  <w:divsChild>
                    <w:div w:id="1781142118">
                      <w:marLeft w:val="0"/>
                      <w:marRight w:val="0"/>
                      <w:marTop w:val="0"/>
                      <w:marBottom w:val="0"/>
                      <w:divBdr>
                        <w:top w:val="none" w:sz="0" w:space="0" w:color="auto"/>
                        <w:left w:val="none" w:sz="0" w:space="0" w:color="auto"/>
                        <w:bottom w:val="none" w:sz="0" w:space="0" w:color="auto"/>
                        <w:right w:val="none" w:sz="0" w:space="0" w:color="auto"/>
                      </w:divBdr>
                    </w:div>
                  </w:divsChild>
                </w:div>
                <w:div w:id="1966232579">
                  <w:marLeft w:val="0"/>
                  <w:marRight w:val="0"/>
                  <w:marTop w:val="0"/>
                  <w:marBottom w:val="0"/>
                  <w:divBdr>
                    <w:top w:val="single" w:sz="2" w:space="1" w:color="FFFFFF"/>
                    <w:left w:val="single" w:sz="2" w:space="12" w:color="FFFFFF"/>
                    <w:bottom w:val="single" w:sz="2" w:space="1" w:color="FFFFFF"/>
                    <w:right w:val="single" w:sz="2" w:space="4" w:color="FFFFFF"/>
                  </w:divBdr>
                  <w:divsChild>
                    <w:div w:id="1460682846">
                      <w:marLeft w:val="0"/>
                      <w:marRight w:val="0"/>
                      <w:marTop w:val="0"/>
                      <w:marBottom w:val="0"/>
                      <w:divBdr>
                        <w:top w:val="none" w:sz="0" w:space="0" w:color="auto"/>
                        <w:left w:val="none" w:sz="0" w:space="0" w:color="auto"/>
                        <w:bottom w:val="none" w:sz="0" w:space="0" w:color="auto"/>
                        <w:right w:val="none" w:sz="0" w:space="0" w:color="auto"/>
                      </w:divBdr>
                    </w:div>
                  </w:divsChild>
                </w:div>
                <w:div w:id="272059246">
                  <w:marLeft w:val="0"/>
                  <w:marRight w:val="0"/>
                  <w:marTop w:val="0"/>
                  <w:marBottom w:val="0"/>
                  <w:divBdr>
                    <w:top w:val="single" w:sz="2" w:space="1" w:color="FFFFFF"/>
                    <w:left w:val="single" w:sz="2" w:space="12" w:color="FFFFFF"/>
                    <w:bottom w:val="single" w:sz="2" w:space="1" w:color="FFFFFF"/>
                    <w:right w:val="single" w:sz="2" w:space="4" w:color="FFFFFF"/>
                  </w:divBdr>
                  <w:divsChild>
                    <w:div w:id="590243704">
                      <w:marLeft w:val="0"/>
                      <w:marRight w:val="0"/>
                      <w:marTop w:val="0"/>
                      <w:marBottom w:val="0"/>
                      <w:divBdr>
                        <w:top w:val="none" w:sz="0" w:space="0" w:color="auto"/>
                        <w:left w:val="none" w:sz="0" w:space="0" w:color="auto"/>
                        <w:bottom w:val="none" w:sz="0" w:space="0" w:color="auto"/>
                        <w:right w:val="none" w:sz="0" w:space="0" w:color="auto"/>
                      </w:divBdr>
                    </w:div>
                  </w:divsChild>
                </w:div>
                <w:div w:id="1679963900">
                  <w:marLeft w:val="0"/>
                  <w:marRight w:val="0"/>
                  <w:marTop w:val="0"/>
                  <w:marBottom w:val="0"/>
                  <w:divBdr>
                    <w:top w:val="single" w:sz="2" w:space="1" w:color="FFFFFF"/>
                    <w:left w:val="single" w:sz="2" w:space="12" w:color="FFFFFF"/>
                    <w:bottom w:val="single" w:sz="2" w:space="1" w:color="FFFFFF"/>
                    <w:right w:val="single" w:sz="2" w:space="4" w:color="FFFFFF"/>
                  </w:divBdr>
                  <w:divsChild>
                    <w:div w:id="1187332306">
                      <w:marLeft w:val="0"/>
                      <w:marRight w:val="0"/>
                      <w:marTop w:val="0"/>
                      <w:marBottom w:val="0"/>
                      <w:divBdr>
                        <w:top w:val="none" w:sz="0" w:space="0" w:color="auto"/>
                        <w:left w:val="none" w:sz="0" w:space="0" w:color="auto"/>
                        <w:bottom w:val="none" w:sz="0" w:space="0" w:color="auto"/>
                        <w:right w:val="none" w:sz="0" w:space="0" w:color="auto"/>
                      </w:divBdr>
                    </w:div>
                  </w:divsChild>
                </w:div>
                <w:div w:id="1467579204">
                  <w:marLeft w:val="0"/>
                  <w:marRight w:val="0"/>
                  <w:marTop w:val="0"/>
                  <w:marBottom w:val="0"/>
                  <w:divBdr>
                    <w:top w:val="single" w:sz="2" w:space="1" w:color="FFFFFF"/>
                    <w:left w:val="single" w:sz="2" w:space="12" w:color="FFFFFF"/>
                    <w:bottom w:val="single" w:sz="2" w:space="1" w:color="FFFFFF"/>
                    <w:right w:val="single" w:sz="2" w:space="4" w:color="FFFFFF"/>
                  </w:divBdr>
                  <w:divsChild>
                    <w:div w:id="212078859">
                      <w:marLeft w:val="0"/>
                      <w:marRight w:val="0"/>
                      <w:marTop w:val="0"/>
                      <w:marBottom w:val="0"/>
                      <w:divBdr>
                        <w:top w:val="none" w:sz="0" w:space="0" w:color="auto"/>
                        <w:left w:val="none" w:sz="0" w:space="0" w:color="auto"/>
                        <w:bottom w:val="none" w:sz="0" w:space="0" w:color="auto"/>
                        <w:right w:val="none" w:sz="0" w:space="0" w:color="auto"/>
                      </w:divBdr>
                    </w:div>
                  </w:divsChild>
                </w:div>
                <w:div w:id="614992273">
                  <w:marLeft w:val="0"/>
                  <w:marRight w:val="0"/>
                  <w:marTop w:val="0"/>
                  <w:marBottom w:val="0"/>
                  <w:divBdr>
                    <w:top w:val="single" w:sz="2" w:space="1" w:color="FFFFFF"/>
                    <w:left w:val="single" w:sz="2" w:space="12" w:color="FFFFFF"/>
                    <w:bottom w:val="single" w:sz="2" w:space="1" w:color="FFFFFF"/>
                    <w:right w:val="single" w:sz="2" w:space="4" w:color="FFFFFF"/>
                  </w:divBdr>
                  <w:divsChild>
                    <w:div w:id="2093819144">
                      <w:marLeft w:val="0"/>
                      <w:marRight w:val="0"/>
                      <w:marTop w:val="0"/>
                      <w:marBottom w:val="0"/>
                      <w:divBdr>
                        <w:top w:val="none" w:sz="0" w:space="0" w:color="auto"/>
                        <w:left w:val="none" w:sz="0" w:space="0" w:color="auto"/>
                        <w:bottom w:val="none" w:sz="0" w:space="0" w:color="auto"/>
                        <w:right w:val="none" w:sz="0" w:space="0" w:color="auto"/>
                      </w:divBdr>
                    </w:div>
                  </w:divsChild>
                </w:div>
                <w:div w:id="112795998">
                  <w:marLeft w:val="0"/>
                  <w:marRight w:val="0"/>
                  <w:marTop w:val="0"/>
                  <w:marBottom w:val="0"/>
                  <w:divBdr>
                    <w:top w:val="single" w:sz="2" w:space="1" w:color="FFFFFF"/>
                    <w:left w:val="single" w:sz="2" w:space="12" w:color="FFFFFF"/>
                    <w:bottom w:val="single" w:sz="2" w:space="1" w:color="FFFFFF"/>
                    <w:right w:val="single" w:sz="2" w:space="4" w:color="FFFFFF"/>
                  </w:divBdr>
                  <w:divsChild>
                    <w:div w:id="411632870">
                      <w:marLeft w:val="0"/>
                      <w:marRight w:val="0"/>
                      <w:marTop w:val="0"/>
                      <w:marBottom w:val="0"/>
                      <w:divBdr>
                        <w:top w:val="none" w:sz="0" w:space="0" w:color="auto"/>
                        <w:left w:val="none" w:sz="0" w:space="0" w:color="auto"/>
                        <w:bottom w:val="none" w:sz="0" w:space="0" w:color="auto"/>
                        <w:right w:val="none" w:sz="0" w:space="0" w:color="auto"/>
                      </w:divBdr>
                    </w:div>
                  </w:divsChild>
                </w:div>
                <w:div w:id="1738700733">
                  <w:marLeft w:val="0"/>
                  <w:marRight w:val="0"/>
                  <w:marTop w:val="0"/>
                  <w:marBottom w:val="0"/>
                  <w:divBdr>
                    <w:top w:val="single" w:sz="2" w:space="1" w:color="FFFFFF"/>
                    <w:left w:val="single" w:sz="2" w:space="12" w:color="FFFFFF"/>
                    <w:bottom w:val="single" w:sz="2" w:space="1" w:color="FFFFFF"/>
                    <w:right w:val="single" w:sz="2" w:space="4" w:color="FFFFFF"/>
                  </w:divBdr>
                  <w:divsChild>
                    <w:div w:id="893080548">
                      <w:marLeft w:val="0"/>
                      <w:marRight w:val="0"/>
                      <w:marTop w:val="0"/>
                      <w:marBottom w:val="0"/>
                      <w:divBdr>
                        <w:top w:val="none" w:sz="0" w:space="0" w:color="auto"/>
                        <w:left w:val="none" w:sz="0" w:space="0" w:color="auto"/>
                        <w:bottom w:val="none" w:sz="0" w:space="0" w:color="auto"/>
                        <w:right w:val="none" w:sz="0" w:space="0" w:color="auto"/>
                      </w:divBdr>
                    </w:div>
                  </w:divsChild>
                </w:div>
                <w:div w:id="584875428">
                  <w:marLeft w:val="0"/>
                  <w:marRight w:val="0"/>
                  <w:marTop w:val="0"/>
                  <w:marBottom w:val="0"/>
                  <w:divBdr>
                    <w:top w:val="single" w:sz="2" w:space="1" w:color="FFFFFF"/>
                    <w:left w:val="single" w:sz="2" w:space="12" w:color="FFFFFF"/>
                    <w:bottom w:val="single" w:sz="2" w:space="1" w:color="FFFFFF"/>
                    <w:right w:val="single" w:sz="2" w:space="4" w:color="FFFFFF"/>
                  </w:divBdr>
                  <w:divsChild>
                    <w:div w:id="649165670">
                      <w:marLeft w:val="0"/>
                      <w:marRight w:val="0"/>
                      <w:marTop w:val="0"/>
                      <w:marBottom w:val="0"/>
                      <w:divBdr>
                        <w:top w:val="none" w:sz="0" w:space="0" w:color="auto"/>
                        <w:left w:val="none" w:sz="0" w:space="0" w:color="auto"/>
                        <w:bottom w:val="none" w:sz="0" w:space="0" w:color="auto"/>
                        <w:right w:val="none" w:sz="0" w:space="0" w:color="auto"/>
                      </w:divBdr>
                    </w:div>
                  </w:divsChild>
                </w:div>
                <w:div w:id="751972255">
                  <w:marLeft w:val="0"/>
                  <w:marRight w:val="0"/>
                  <w:marTop w:val="0"/>
                  <w:marBottom w:val="0"/>
                  <w:divBdr>
                    <w:top w:val="single" w:sz="2" w:space="1" w:color="FFFFFF"/>
                    <w:left w:val="single" w:sz="2" w:space="12" w:color="FFFFFF"/>
                    <w:bottom w:val="single" w:sz="2" w:space="1" w:color="FFFFFF"/>
                    <w:right w:val="single" w:sz="2" w:space="4" w:color="FFFFFF"/>
                  </w:divBdr>
                  <w:divsChild>
                    <w:div w:id="428236748">
                      <w:marLeft w:val="0"/>
                      <w:marRight w:val="0"/>
                      <w:marTop w:val="0"/>
                      <w:marBottom w:val="0"/>
                      <w:divBdr>
                        <w:top w:val="none" w:sz="0" w:space="0" w:color="auto"/>
                        <w:left w:val="none" w:sz="0" w:space="0" w:color="auto"/>
                        <w:bottom w:val="none" w:sz="0" w:space="0" w:color="auto"/>
                        <w:right w:val="none" w:sz="0" w:space="0" w:color="auto"/>
                      </w:divBdr>
                    </w:div>
                  </w:divsChild>
                </w:div>
                <w:div w:id="106851056">
                  <w:marLeft w:val="0"/>
                  <w:marRight w:val="0"/>
                  <w:marTop w:val="0"/>
                  <w:marBottom w:val="0"/>
                  <w:divBdr>
                    <w:top w:val="single" w:sz="2" w:space="1" w:color="FFFFFF"/>
                    <w:left w:val="single" w:sz="2" w:space="12" w:color="FFFFFF"/>
                    <w:bottom w:val="single" w:sz="2" w:space="1" w:color="FFFFFF"/>
                    <w:right w:val="single" w:sz="2" w:space="4" w:color="FFFFFF"/>
                  </w:divBdr>
                  <w:divsChild>
                    <w:div w:id="37821188">
                      <w:marLeft w:val="0"/>
                      <w:marRight w:val="0"/>
                      <w:marTop w:val="0"/>
                      <w:marBottom w:val="0"/>
                      <w:divBdr>
                        <w:top w:val="none" w:sz="0" w:space="0" w:color="auto"/>
                        <w:left w:val="none" w:sz="0" w:space="0" w:color="auto"/>
                        <w:bottom w:val="none" w:sz="0" w:space="0" w:color="auto"/>
                        <w:right w:val="none" w:sz="0" w:space="0" w:color="auto"/>
                      </w:divBdr>
                    </w:div>
                  </w:divsChild>
                </w:div>
                <w:div w:id="1310019567">
                  <w:marLeft w:val="0"/>
                  <w:marRight w:val="0"/>
                  <w:marTop w:val="0"/>
                  <w:marBottom w:val="0"/>
                  <w:divBdr>
                    <w:top w:val="single" w:sz="2" w:space="1" w:color="FFFFFF"/>
                    <w:left w:val="single" w:sz="2" w:space="12" w:color="FFFFFF"/>
                    <w:bottom w:val="single" w:sz="2" w:space="1" w:color="FFFFFF"/>
                    <w:right w:val="single" w:sz="2" w:space="4" w:color="FFFFFF"/>
                  </w:divBdr>
                  <w:divsChild>
                    <w:div w:id="754597417">
                      <w:marLeft w:val="0"/>
                      <w:marRight w:val="0"/>
                      <w:marTop w:val="0"/>
                      <w:marBottom w:val="0"/>
                      <w:divBdr>
                        <w:top w:val="none" w:sz="0" w:space="0" w:color="auto"/>
                        <w:left w:val="none" w:sz="0" w:space="0" w:color="auto"/>
                        <w:bottom w:val="none" w:sz="0" w:space="0" w:color="auto"/>
                        <w:right w:val="none" w:sz="0" w:space="0" w:color="auto"/>
                      </w:divBdr>
                    </w:div>
                  </w:divsChild>
                </w:div>
                <w:div w:id="1539465923">
                  <w:marLeft w:val="0"/>
                  <w:marRight w:val="0"/>
                  <w:marTop w:val="0"/>
                  <w:marBottom w:val="0"/>
                  <w:divBdr>
                    <w:top w:val="single" w:sz="2" w:space="1" w:color="FFFFFF"/>
                    <w:left w:val="single" w:sz="2" w:space="12" w:color="FFFFFF"/>
                    <w:bottom w:val="single" w:sz="2" w:space="1" w:color="FFFFFF"/>
                    <w:right w:val="single" w:sz="2" w:space="4" w:color="FFFFFF"/>
                  </w:divBdr>
                  <w:divsChild>
                    <w:div w:id="784229962">
                      <w:marLeft w:val="0"/>
                      <w:marRight w:val="0"/>
                      <w:marTop w:val="0"/>
                      <w:marBottom w:val="0"/>
                      <w:divBdr>
                        <w:top w:val="none" w:sz="0" w:space="0" w:color="auto"/>
                        <w:left w:val="none" w:sz="0" w:space="0" w:color="auto"/>
                        <w:bottom w:val="none" w:sz="0" w:space="0" w:color="auto"/>
                        <w:right w:val="none" w:sz="0" w:space="0" w:color="auto"/>
                      </w:divBdr>
                    </w:div>
                  </w:divsChild>
                </w:div>
                <w:div w:id="230122938">
                  <w:marLeft w:val="0"/>
                  <w:marRight w:val="0"/>
                  <w:marTop w:val="0"/>
                  <w:marBottom w:val="0"/>
                  <w:divBdr>
                    <w:top w:val="single" w:sz="2" w:space="1" w:color="FFFFFF"/>
                    <w:left w:val="single" w:sz="2" w:space="12" w:color="FFFFFF"/>
                    <w:bottom w:val="single" w:sz="2" w:space="4" w:color="FFFFFF"/>
                    <w:right w:val="single" w:sz="2" w:space="4" w:color="FFFFFF"/>
                  </w:divBdr>
                  <w:divsChild>
                    <w:div w:id="1807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3450">
      <w:bodyDiv w:val="1"/>
      <w:marLeft w:val="0"/>
      <w:marRight w:val="0"/>
      <w:marTop w:val="0"/>
      <w:marBottom w:val="0"/>
      <w:divBdr>
        <w:top w:val="none" w:sz="0" w:space="0" w:color="auto"/>
        <w:left w:val="none" w:sz="0" w:space="0" w:color="auto"/>
        <w:bottom w:val="none" w:sz="0" w:space="0" w:color="auto"/>
        <w:right w:val="none" w:sz="0" w:space="0" w:color="auto"/>
      </w:divBdr>
      <w:divsChild>
        <w:div w:id="1359505043">
          <w:marLeft w:val="0"/>
          <w:marRight w:val="0"/>
          <w:marTop w:val="0"/>
          <w:marBottom w:val="0"/>
          <w:divBdr>
            <w:top w:val="none" w:sz="0" w:space="0" w:color="auto"/>
            <w:left w:val="none" w:sz="0" w:space="0" w:color="auto"/>
            <w:bottom w:val="none" w:sz="0" w:space="0" w:color="auto"/>
            <w:right w:val="none" w:sz="0" w:space="0" w:color="auto"/>
          </w:divBdr>
        </w:div>
        <w:div w:id="2090229517">
          <w:marLeft w:val="0"/>
          <w:marRight w:val="0"/>
          <w:marTop w:val="0"/>
          <w:marBottom w:val="335"/>
          <w:divBdr>
            <w:top w:val="none" w:sz="0" w:space="0" w:color="auto"/>
            <w:left w:val="none" w:sz="0" w:space="0" w:color="auto"/>
            <w:bottom w:val="none" w:sz="0" w:space="0" w:color="auto"/>
            <w:right w:val="none" w:sz="0" w:space="0" w:color="auto"/>
          </w:divBdr>
          <w:divsChild>
            <w:div w:id="1124273269">
              <w:marLeft w:val="0"/>
              <w:marRight w:val="0"/>
              <w:marTop w:val="0"/>
              <w:marBottom w:val="0"/>
              <w:divBdr>
                <w:top w:val="none" w:sz="0" w:space="0" w:color="auto"/>
                <w:left w:val="none" w:sz="0" w:space="0" w:color="auto"/>
                <w:bottom w:val="none" w:sz="0" w:space="0" w:color="auto"/>
                <w:right w:val="none" w:sz="0" w:space="0" w:color="auto"/>
              </w:divBdr>
              <w:divsChild>
                <w:div w:id="771903701">
                  <w:marLeft w:val="0"/>
                  <w:marRight w:val="0"/>
                  <w:marTop w:val="0"/>
                  <w:marBottom w:val="0"/>
                  <w:divBdr>
                    <w:top w:val="single" w:sz="2" w:space="4" w:color="FFFFFF"/>
                    <w:left w:val="single" w:sz="2" w:space="12" w:color="FFFFFF"/>
                    <w:bottom w:val="single" w:sz="2" w:space="1" w:color="FFFFFF"/>
                    <w:right w:val="single" w:sz="2" w:space="4" w:color="FFFFFF"/>
                  </w:divBdr>
                  <w:divsChild>
                    <w:div w:id="2133161817">
                      <w:marLeft w:val="0"/>
                      <w:marRight w:val="0"/>
                      <w:marTop w:val="0"/>
                      <w:marBottom w:val="0"/>
                      <w:divBdr>
                        <w:top w:val="none" w:sz="0" w:space="0" w:color="auto"/>
                        <w:left w:val="none" w:sz="0" w:space="0" w:color="auto"/>
                        <w:bottom w:val="none" w:sz="0" w:space="0" w:color="auto"/>
                        <w:right w:val="none" w:sz="0" w:space="0" w:color="auto"/>
                      </w:divBdr>
                    </w:div>
                  </w:divsChild>
                </w:div>
                <w:div w:id="204634619">
                  <w:marLeft w:val="0"/>
                  <w:marRight w:val="0"/>
                  <w:marTop w:val="0"/>
                  <w:marBottom w:val="0"/>
                  <w:divBdr>
                    <w:top w:val="single" w:sz="2" w:space="1" w:color="FFFFFF"/>
                    <w:left w:val="single" w:sz="2" w:space="12" w:color="FFFFFF"/>
                    <w:bottom w:val="single" w:sz="2" w:space="1" w:color="FFFFFF"/>
                    <w:right w:val="single" w:sz="2" w:space="4" w:color="FFFFFF"/>
                  </w:divBdr>
                  <w:divsChild>
                    <w:div w:id="409816974">
                      <w:marLeft w:val="0"/>
                      <w:marRight w:val="0"/>
                      <w:marTop w:val="0"/>
                      <w:marBottom w:val="0"/>
                      <w:divBdr>
                        <w:top w:val="none" w:sz="0" w:space="0" w:color="auto"/>
                        <w:left w:val="none" w:sz="0" w:space="0" w:color="auto"/>
                        <w:bottom w:val="none" w:sz="0" w:space="0" w:color="auto"/>
                        <w:right w:val="none" w:sz="0" w:space="0" w:color="auto"/>
                      </w:divBdr>
                    </w:div>
                  </w:divsChild>
                </w:div>
                <w:div w:id="1199204486">
                  <w:marLeft w:val="0"/>
                  <w:marRight w:val="0"/>
                  <w:marTop w:val="0"/>
                  <w:marBottom w:val="0"/>
                  <w:divBdr>
                    <w:top w:val="single" w:sz="2" w:space="1" w:color="FFFFFF"/>
                    <w:left w:val="single" w:sz="2" w:space="12" w:color="FFFFFF"/>
                    <w:bottom w:val="single" w:sz="2" w:space="1" w:color="FFFFFF"/>
                    <w:right w:val="single" w:sz="2" w:space="4" w:color="FFFFFF"/>
                  </w:divBdr>
                  <w:divsChild>
                    <w:div w:id="1244147524">
                      <w:marLeft w:val="0"/>
                      <w:marRight w:val="0"/>
                      <w:marTop w:val="0"/>
                      <w:marBottom w:val="0"/>
                      <w:divBdr>
                        <w:top w:val="none" w:sz="0" w:space="0" w:color="auto"/>
                        <w:left w:val="none" w:sz="0" w:space="0" w:color="auto"/>
                        <w:bottom w:val="none" w:sz="0" w:space="0" w:color="auto"/>
                        <w:right w:val="none" w:sz="0" w:space="0" w:color="auto"/>
                      </w:divBdr>
                    </w:div>
                  </w:divsChild>
                </w:div>
                <w:div w:id="704251703">
                  <w:marLeft w:val="0"/>
                  <w:marRight w:val="0"/>
                  <w:marTop w:val="0"/>
                  <w:marBottom w:val="0"/>
                  <w:divBdr>
                    <w:top w:val="single" w:sz="2" w:space="1" w:color="FFFFFF"/>
                    <w:left w:val="single" w:sz="2" w:space="12" w:color="FFFFFF"/>
                    <w:bottom w:val="single" w:sz="2" w:space="1" w:color="FFFFFF"/>
                    <w:right w:val="single" w:sz="2" w:space="4" w:color="FFFFFF"/>
                  </w:divBdr>
                  <w:divsChild>
                    <w:div w:id="72090165">
                      <w:marLeft w:val="0"/>
                      <w:marRight w:val="0"/>
                      <w:marTop w:val="0"/>
                      <w:marBottom w:val="0"/>
                      <w:divBdr>
                        <w:top w:val="none" w:sz="0" w:space="0" w:color="auto"/>
                        <w:left w:val="none" w:sz="0" w:space="0" w:color="auto"/>
                        <w:bottom w:val="none" w:sz="0" w:space="0" w:color="auto"/>
                        <w:right w:val="none" w:sz="0" w:space="0" w:color="auto"/>
                      </w:divBdr>
                    </w:div>
                  </w:divsChild>
                </w:div>
                <w:div w:id="1009218723">
                  <w:marLeft w:val="0"/>
                  <w:marRight w:val="0"/>
                  <w:marTop w:val="0"/>
                  <w:marBottom w:val="0"/>
                  <w:divBdr>
                    <w:top w:val="single" w:sz="2" w:space="1" w:color="FFFFFF"/>
                    <w:left w:val="single" w:sz="2" w:space="12" w:color="FFFFFF"/>
                    <w:bottom w:val="single" w:sz="2" w:space="1" w:color="FFFFFF"/>
                    <w:right w:val="single" w:sz="2" w:space="4" w:color="FFFFFF"/>
                  </w:divBdr>
                  <w:divsChild>
                    <w:div w:id="1305351414">
                      <w:marLeft w:val="0"/>
                      <w:marRight w:val="0"/>
                      <w:marTop w:val="0"/>
                      <w:marBottom w:val="0"/>
                      <w:divBdr>
                        <w:top w:val="none" w:sz="0" w:space="0" w:color="auto"/>
                        <w:left w:val="none" w:sz="0" w:space="0" w:color="auto"/>
                        <w:bottom w:val="none" w:sz="0" w:space="0" w:color="auto"/>
                        <w:right w:val="none" w:sz="0" w:space="0" w:color="auto"/>
                      </w:divBdr>
                    </w:div>
                  </w:divsChild>
                </w:div>
                <w:div w:id="933780438">
                  <w:marLeft w:val="0"/>
                  <w:marRight w:val="0"/>
                  <w:marTop w:val="0"/>
                  <w:marBottom w:val="0"/>
                  <w:divBdr>
                    <w:top w:val="single" w:sz="2" w:space="1" w:color="FFFFFF"/>
                    <w:left w:val="single" w:sz="2" w:space="12" w:color="FFFFFF"/>
                    <w:bottom w:val="single" w:sz="2" w:space="1" w:color="FFFFFF"/>
                    <w:right w:val="single" w:sz="2" w:space="4" w:color="FFFFFF"/>
                  </w:divBdr>
                  <w:divsChild>
                    <w:div w:id="953177536">
                      <w:marLeft w:val="0"/>
                      <w:marRight w:val="0"/>
                      <w:marTop w:val="0"/>
                      <w:marBottom w:val="0"/>
                      <w:divBdr>
                        <w:top w:val="none" w:sz="0" w:space="0" w:color="auto"/>
                        <w:left w:val="none" w:sz="0" w:space="0" w:color="auto"/>
                        <w:bottom w:val="none" w:sz="0" w:space="0" w:color="auto"/>
                        <w:right w:val="none" w:sz="0" w:space="0" w:color="auto"/>
                      </w:divBdr>
                    </w:div>
                  </w:divsChild>
                </w:div>
                <w:div w:id="899288145">
                  <w:marLeft w:val="0"/>
                  <w:marRight w:val="0"/>
                  <w:marTop w:val="0"/>
                  <w:marBottom w:val="0"/>
                  <w:divBdr>
                    <w:top w:val="single" w:sz="2" w:space="1" w:color="FFFFFF"/>
                    <w:left w:val="single" w:sz="2" w:space="12" w:color="FFFFFF"/>
                    <w:bottom w:val="single" w:sz="2" w:space="1" w:color="FFFFFF"/>
                    <w:right w:val="single" w:sz="2" w:space="4" w:color="FFFFFF"/>
                  </w:divBdr>
                  <w:divsChild>
                    <w:div w:id="1346783108">
                      <w:marLeft w:val="0"/>
                      <w:marRight w:val="0"/>
                      <w:marTop w:val="0"/>
                      <w:marBottom w:val="0"/>
                      <w:divBdr>
                        <w:top w:val="none" w:sz="0" w:space="0" w:color="auto"/>
                        <w:left w:val="none" w:sz="0" w:space="0" w:color="auto"/>
                        <w:bottom w:val="none" w:sz="0" w:space="0" w:color="auto"/>
                        <w:right w:val="none" w:sz="0" w:space="0" w:color="auto"/>
                      </w:divBdr>
                    </w:div>
                  </w:divsChild>
                </w:div>
                <w:div w:id="1721131571">
                  <w:marLeft w:val="0"/>
                  <w:marRight w:val="0"/>
                  <w:marTop w:val="0"/>
                  <w:marBottom w:val="0"/>
                  <w:divBdr>
                    <w:top w:val="single" w:sz="2" w:space="1" w:color="FFFFFF"/>
                    <w:left w:val="single" w:sz="2" w:space="12" w:color="FFFFFF"/>
                    <w:bottom w:val="single" w:sz="2" w:space="1" w:color="FFFFFF"/>
                    <w:right w:val="single" w:sz="2" w:space="4" w:color="FFFFFF"/>
                  </w:divBdr>
                  <w:divsChild>
                    <w:div w:id="59908988">
                      <w:marLeft w:val="0"/>
                      <w:marRight w:val="0"/>
                      <w:marTop w:val="0"/>
                      <w:marBottom w:val="0"/>
                      <w:divBdr>
                        <w:top w:val="none" w:sz="0" w:space="0" w:color="auto"/>
                        <w:left w:val="none" w:sz="0" w:space="0" w:color="auto"/>
                        <w:bottom w:val="none" w:sz="0" w:space="0" w:color="auto"/>
                        <w:right w:val="none" w:sz="0" w:space="0" w:color="auto"/>
                      </w:divBdr>
                    </w:div>
                  </w:divsChild>
                </w:div>
                <w:div w:id="1219242903">
                  <w:marLeft w:val="0"/>
                  <w:marRight w:val="0"/>
                  <w:marTop w:val="0"/>
                  <w:marBottom w:val="0"/>
                  <w:divBdr>
                    <w:top w:val="single" w:sz="2" w:space="1" w:color="FFFFFF"/>
                    <w:left w:val="single" w:sz="2" w:space="12" w:color="FFFFFF"/>
                    <w:bottom w:val="single" w:sz="2" w:space="1" w:color="FFFFFF"/>
                    <w:right w:val="single" w:sz="2" w:space="4" w:color="FFFFFF"/>
                  </w:divBdr>
                  <w:divsChild>
                    <w:div w:id="1840195305">
                      <w:marLeft w:val="0"/>
                      <w:marRight w:val="0"/>
                      <w:marTop w:val="0"/>
                      <w:marBottom w:val="0"/>
                      <w:divBdr>
                        <w:top w:val="none" w:sz="0" w:space="0" w:color="auto"/>
                        <w:left w:val="none" w:sz="0" w:space="0" w:color="auto"/>
                        <w:bottom w:val="none" w:sz="0" w:space="0" w:color="auto"/>
                        <w:right w:val="none" w:sz="0" w:space="0" w:color="auto"/>
                      </w:divBdr>
                    </w:div>
                  </w:divsChild>
                </w:div>
                <w:div w:id="19019368">
                  <w:marLeft w:val="0"/>
                  <w:marRight w:val="0"/>
                  <w:marTop w:val="0"/>
                  <w:marBottom w:val="0"/>
                  <w:divBdr>
                    <w:top w:val="single" w:sz="2" w:space="1" w:color="FFFFFF"/>
                    <w:left w:val="single" w:sz="2" w:space="12" w:color="FFFFFF"/>
                    <w:bottom w:val="single" w:sz="2" w:space="1" w:color="FFFFFF"/>
                    <w:right w:val="single" w:sz="2" w:space="4" w:color="FFFFFF"/>
                  </w:divBdr>
                  <w:divsChild>
                    <w:div w:id="1421832150">
                      <w:marLeft w:val="0"/>
                      <w:marRight w:val="0"/>
                      <w:marTop w:val="0"/>
                      <w:marBottom w:val="0"/>
                      <w:divBdr>
                        <w:top w:val="none" w:sz="0" w:space="0" w:color="auto"/>
                        <w:left w:val="none" w:sz="0" w:space="0" w:color="auto"/>
                        <w:bottom w:val="none" w:sz="0" w:space="0" w:color="auto"/>
                        <w:right w:val="none" w:sz="0" w:space="0" w:color="auto"/>
                      </w:divBdr>
                    </w:div>
                  </w:divsChild>
                </w:div>
                <w:div w:id="426657890">
                  <w:marLeft w:val="0"/>
                  <w:marRight w:val="0"/>
                  <w:marTop w:val="0"/>
                  <w:marBottom w:val="0"/>
                  <w:divBdr>
                    <w:top w:val="single" w:sz="2" w:space="1" w:color="FFFFFF"/>
                    <w:left w:val="single" w:sz="2" w:space="12" w:color="FFFFFF"/>
                    <w:bottom w:val="single" w:sz="2" w:space="1" w:color="FFFFFF"/>
                    <w:right w:val="single" w:sz="2" w:space="4" w:color="FFFFFF"/>
                  </w:divBdr>
                  <w:divsChild>
                    <w:div w:id="1571571404">
                      <w:marLeft w:val="0"/>
                      <w:marRight w:val="0"/>
                      <w:marTop w:val="0"/>
                      <w:marBottom w:val="0"/>
                      <w:divBdr>
                        <w:top w:val="none" w:sz="0" w:space="0" w:color="auto"/>
                        <w:left w:val="none" w:sz="0" w:space="0" w:color="auto"/>
                        <w:bottom w:val="none" w:sz="0" w:space="0" w:color="auto"/>
                        <w:right w:val="none" w:sz="0" w:space="0" w:color="auto"/>
                      </w:divBdr>
                    </w:div>
                  </w:divsChild>
                </w:div>
                <w:div w:id="419134506">
                  <w:marLeft w:val="0"/>
                  <w:marRight w:val="0"/>
                  <w:marTop w:val="0"/>
                  <w:marBottom w:val="0"/>
                  <w:divBdr>
                    <w:top w:val="single" w:sz="2" w:space="1" w:color="FFFFFF"/>
                    <w:left w:val="single" w:sz="2" w:space="12" w:color="FFFFFF"/>
                    <w:bottom w:val="single" w:sz="2" w:space="1" w:color="FFFFFF"/>
                    <w:right w:val="single" w:sz="2" w:space="4" w:color="FFFFFF"/>
                  </w:divBdr>
                  <w:divsChild>
                    <w:div w:id="1731926725">
                      <w:marLeft w:val="0"/>
                      <w:marRight w:val="0"/>
                      <w:marTop w:val="0"/>
                      <w:marBottom w:val="0"/>
                      <w:divBdr>
                        <w:top w:val="none" w:sz="0" w:space="0" w:color="auto"/>
                        <w:left w:val="none" w:sz="0" w:space="0" w:color="auto"/>
                        <w:bottom w:val="none" w:sz="0" w:space="0" w:color="auto"/>
                        <w:right w:val="none" w:sz="0" w:space="0" w:color="auto"/>
                      </w:divBdr>
                    </w:div>
                  </w:divsChild>
                </w:div>
                <w:div w:id="72943959">
                  <w:marLeft w:val="0"/>
                  <w:marRight w:val="0"/>
                  <w:marTop w:val="0"/>
                  <w:marBottom w:val="0"/>
                  <w:divBdr>
                    <w:top w:val="single" w:sz="2" w:space="1" w:color="FFFFFF"/>
                    <w:left w:val="single" w:sz="2" w:space="12" w:color="FFFFFF"/>
                    <w:bottom w:val="single" w:sz="2" w:space="1" w:color="FFFFFF"/>
                    <w:right w:val="single" w:sz="2" w:space="4" w:color="FFFFFF"/>
                  </w:divBdr>
                  <w:divsChild>
                    <w:div w:id="207760244">
                      <w:marLeft w:val="0"/>
                      <w:marRight w:val="0"/>
                      <w:marTop w:val="0"/>
                      <w:marBottom w:val="0"/>
                      <w:divBdr>
                        <w:top w:val="none" w:sz="0" w:space="0" w:color="auto"/>
                        <w:left w:val="none" w:sz="0" w:space="0" w:color="auto"/>
                        <w:bottom w:val="none" w:sz="0" w:space="0" w:color="auto"/>
                        <w:right w:val="none" w:sz="0" w:space="0" w:color="auto"/>
                      </w:divBdr>
                    </w:div>
                  </w:divsChild>
                </w:div>
                <w:div w:id="1054886829">
                  <w:marLeft w:val="0"/>
                  <w:marRight w:val="0"/>
                  <w:marTop w:val="0"/>
                  <w:marBottom w:val="0"/>
                  <w:divBdr>
                    <w:top w:val="single" w:sz="2" w:space="1" w:color="FFFFFF"/>
                    <w:left w:val="single" w:sz="2" w:space="12" w:color="FFFFFF"/>
                    <w:bottom w:val="single" w:sz="2" w:space="1" w:color="FFFFFF"/>
                    <w:right w:val="single" w:sz="2" w:space="4" w:color="FFFFFF"/>
                  </w:divBdr>
                  <w:divsChild>
                    <w:div w:id="1512329170">
                      <w:marLeft w:val="0"/>
                      <w:marRight w:val="0"/>
                      <w:marTop w:val="0"/>
                      <w:marBottom w:val="0"/>
                      <w:divBdr>
                        <w:top w:val="none" w:sz="0" w:space="0" w:color="auto"/>
                        <w:left w:val="none" w:sz="0" w:space="0" w:color="auto"/>
                        <w:bottom w:val="none" w:sz="0" w:space="0" w:color="auto"/>
                        <w:right w:val="none" w:sz="0" w:space="0" w:color="auto"/>
                      </w:divBdr>
                    </w:div>
                  </w:divsChild>
                </w:div>
                <w:div w:id="1438326651">
                  <w:marLeft w:val="0"/>
                  <w:marRight w:val="0"/>
                  <w:marTop w:val="0"/>
                  <w:marBottom w:val="0"/>
                  <w:divBdr>
                    <w:top w:val="single" w:sz="2" w:space="1" w:color="FFFFFF"/>
                    <w:left w:val="single" w:sz="2" w:space="12" w:color="FFFFFF"/>
                    <w:bottom w:val="single" w:sz="2" w:space="1" w:color="FFFFFF"/>
                    <w:right w:val="single" w:sz="2" w:space="4" w:color="FFFFFF"/>
                  </w:divBdr>
                  <w:divsChild>
                    <w:div w:id="1497643958">
                      <w:marLeft w:val="0"/>
                      <w:marRight w:val="0"/>
                      <w:marTop w:val="0"/>
                      <w:marBottom w:val="0"/>
                      <w:divBdr>
                        <w:top w:val="none" w:sz="0" w:space="0" w:color="auto"/>
                        <w:left w:val="none" w:sz="0" w:space="0" w:color="auto"/>
                        <w:bottom w:val="none" w:sz="0" w:space="0" w:color="auto"/>
                        <w:right w:val="none" w:sz="0" w:space="0" w:color="auto"/>
                      </w:divBdr>
                    </w:div>
                  </w:divsChild>
                </w:div>
                <w:div w:id="1451242875">
                  <w:marLeft w:val="0"/>
                  <w:marRight w:val="0"/>
                  <w:marTop w:val="0"/>
                  <w:marBottom w:val="0"/>
                  <w:divBdr>
                    <w:top w:val="single" w:sz="2" w:space="1" w:color="FFFFFF"/>
                    <w:left w:val="single" w:sz="2" w:space="12" w:color="FFFFFF"/>
                    <w:bottom w:val="single" w:sz="2" w:space="1" w:color="FFFFFF"/>
                    <w:right w:val="single" w:sz="2" w:space="4" w:color="FFFFFF"/>
                  </w:divBdr>
                  <w:divsChild>
                    <w:div w:id="1025785636">
                      <w:marLeft w:val="0"/>
                      <w:marRight w:val="0"/>
                      <w:marTop w:val="0"/>
                      <w:marBottom w:val="0"/>
                      <w:divBdr>
                        <w:top w:val="none" w:sz="0" w:space="0" w:color="auto"/>
                        <w:left w:val="none" w:sz="0" w:space="0" w:color="auto"/>
                        <w:bottom w:val="none" w:sz="0" w:space="0" w:color="auto"/>
                        <w:right w:val="none" w:sz="0" w:space="0" w:color="auto"/>
                      </w:divBdr>
                    </w:div>
                  </w:divsChild>
                </w:div>
                <w:div w:id="1618174491">
                  <w:marLeft w:val="0"/>
                  <w:marRight w:val="0"/>
                  <w:marTop w:val="0"/>
                  <w:marBottom w:val="0"/>
                  <w:divBdr>
                    <w:top w:val="single" w:sz="2" w:space="1" w:color="FFFFFF"/>
                    <w:left w:val="single" w:sz="2" w:space="12" w:color="FFFFFF"/>
                    <w:bottom w:val="single" w:sz="2" w:space="1" w:color="FFFFFF"/>
                    <w:right w:val="single" w:sz="2" w:space="4" w:color="FFFFFF"/>
                  </w:divBdr>
                  <w:divsChild>
                    <w:div w:id="1456026677">
                      <w:marLeft w:val="0"/>
                      <w:marRight w:val="0"/>
                      <w:marTop w:val="0"/>
                      <w:marBottom w:val="0"/>
                      <w:divBdr>
                        <w:top w:val="none" w:sz="0" w:space="0" w:color="auto"/>
                        <w:left w:val="none" w:sz="0" w:space="0" w:color="auto"/>
                        <w:bottom w:val="none" w:sz="0" w:space="0" w:color="auto"/>
                        <w:right w:val="none" w:sz="0" w:space="0" w:color="auto"/>
                      </w:divBdr>
                    </w:div>
                  </w:divsChild>
                </w:div>
                <w:div w:id="984698399">
                  <w:marLeft w:val="0"/>
                  <w:marRight w:val="0"/>
                  <w:marTop w:val="0"/>
                  <w:marBottom w:val="0"/>
                  <w:divBdr>
                    <w:top w:val="single" w:sz="2" w:space="1" w:color="FFFFFF"/>
                    <w:left w:val="single" w:sz="2" w:space="12" w:color="FFFFFF"/>
                    <w:bottom w:val="single" w:sz="2" w:space="1" w:color="FFFFFF"/>
                    <w:right w:val="single" w:sz="2" w:space="4" w:color="FFFFFF"/>
                  </w:divBdr>
                  <w:divsChild>
                    <w:div w:id="1477918602">
                      <w:marLeft w:val="0"/>
                      <w:marRight w:val="0"/>
                      <w:marTop w:val="0"/>
                      <w:marBottom w:val="0"/>
                      <w:divBdr>
                        <w:top w:val="none" w:sz="0" w:space="0" w:color="auto"/>
                        <w:left w:val="none" w:sz="0" w:space="0" w:color="auto"/>
                        <w:bottom w:val="none" w:sz="0" w:space="0" w:color="auto"/>
                        <w:right w:val="none" w:sz="0" w:space="0" w:color="auto"/>
                      </w:divBdr>
                    </w:div>
                  </w:divsChild>
                </w:div>
                <w:div w:id="709577912">
                  <w:marLeft w:val="0"/>
                  <w:marRight w:val="0"/>
                  <w:marTop w:val="0"/>
                  <w:marBottom w:val="0"/>
                  <w:divBdr>
                    <w:top w:val="single" w:sz="2" w:space="1" w:color="FFFFFF"/>
                    <w:left w:val="single" w:sz="2" w:space="12" w:color="FFFFFF"/>
                    <w:bottom w:val="single" w:sz="2" w:space="4" w:color="FFFFFF"/>
                    <w:right w:val="single" w:sz="2" w:space="4" w:color="FFFFFF"/>
                  </w:divBdr>
                  <w:divsChild>
                    <w:div w:id="1728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18984">
          <w:marLeft w:val="0"/>
          <w:marRight w:val="0"/>
          <w:marTop w:val="0"/>
          <w:marBottom w:val="335"/>
          <w:divBdr>
            <w:top w:val="none" w:sz="0" w:space="0" w:color="auto"/>
            <w:left w:val="none" w:sz="0" w:space="0" w:color="auto"/>
            <w:bottom w:val="none" w:sz="0" w:space="0" w:color="auto"/>
            <w:right w:val="none" w:sz="0" w:space="0" w:color="auto"/>
          </w:divBdr>
          <w:divsChild>
            <w:div w:id="1666325633">
              <w:marLeft w:val="0"/>
              <w:marRight w:val="0"/>
              <w:marTop w:val="0"/>
              <w:marBottom w:val="0"/>
              <w:divBdr>
                <w:top w:val="none" w:sz="0" w:space="0" w:color="auto"/>
                <w:left w:val="none" w:sz="0" w:space="0" w:color="auto"/>
                <w:bottom w:val="none" w:sz="0" w:space="0" w:color="auto"/>
                <w:right w:val="none" w:sz="0" w:space="0" w:color="auto"/>
              </w:divBdr>
              <w:divsChild>
                <w:div w:id="734855564">
                  <w:marLeft w:val="0"/>
                  <w:marRight w:val="0"/>
                  <w:marTop w:val="0"/>
                  <w:marBottom w:val="0"/>
                  <w:divBdr>
                    <w:top w:val="single" w:sz="2" w:space="4" w:color="FFFFFF"/>
                    <w:left w:val="single" w:sz="2" w:space="12" w:color="FFFFFF"/>
                    <w:bottom w:val="single" w:sz="2" w:space="1" w:color="FFFFFF"/>
                    <w:right w:val="single" w:sz="2" w:space="4" w:color="FFFFFF"/>
                  </w:divBdr>
                  <w:divsChild>
                    <w:div w:id="427503607">
                      <w:marLeft w:val="0"/>
                      <w:marRight w:val="0"/>
                      <w:marTop w:val="0"/>
                      <w:marBottom w:val="0"/>
                      <w:divBdr>
                        <w:top w:val="none" w:sz="0" w:space="0" w:color="auto"/>
                        <w:left w:val="none" w:sz="0" w:space="0" w:color="auto"/>
                        <w:bottom w:val="none" w:sz="0" w:space="0" w:color="auto"/>
                        <w:right w:val="none" w:sz="0" w:space="0" w:color="auto"/>
                      </w:divBdr>
                    </w:div>
                  </w:divsChild>
                </w:div>
                <w:div w:id="1655991540">
                  <w:marLeft w:val="0"/>
                  <w:marRight w:val="0"/>
                  <w:marTop w:val="0"/>
                  <w:marBottom w:val="0"/>
                  <w:divBdr>
                    <w:top w:val="single" w:sz="2" w:space="1" w:color="FFFFFF"/>
                    <w:left w:val="single" w:sz="2" w:space="12" w:color="FFFFFF"/>
                    <w:bottom w:val="single" w:sz="2" w:space="1" w:color="FFFFFF"/>
                    <w:right w:val="single" w:sz="2" w:space="4" w:color="FFFFFF"/>
                  </w:divBdr>
                  <w:divsChild>
                    <w:div w:id="1564752999">
                      <w:marLeft w:val="0"/>
                      <w:marRight w:val="0"/>
                      <w:marTop w:val="0"/>
                      <w:marBottom w:val="0"/>
                      <w:divBdr>
                        <w:top w:val="none" w:sz="0" w:space="0" w:color="auto"/>
                        <w:left w:val="none" w:sz="0" w:space="0" w:color="auto"/>
                        <w:bottom w:val="none" w:sz="0" w:space="0" w:color="auto"/>
                        <w:right w:val="none" w:sz="0" w:space="0" w:color="auto"/>
                      </w:divBdr>
                    </w:div>
                  </w:divsChild>
                </w:div>
                <w:div w:id="1073819358">
                  <w:marLeft w:val="0"/>
                  <w:marRight w:val="0"/>
                  <w:marTop w:val="0"/>
                  <w:marBottom w:val="0"/>
                  <w:divBdr>
                    <w:top w:val="single" w:sz="2" w:space="1" w:color="FFFFFF"/>
                    <w:left w:val="single" w:sz="2" w:space="12" w:color="FFFFFF"/>
                    <w:bottom w:val="single" w:sz="2" w:space="1" w:color="FFFFFF"/>
                    <w:right w:val="single" w:sz="2" w:space="4" w:color="FFFFFF"/>
                  </w:divBdr>
                  <w:divsChild>
                    <w:div w:id="1970012335">
                      <w:marLeft w:val="0"/>
                      <w:marRight w:val="0"/>
                      <w:marTop w:val="0"/>
                      <w:marBottom w:val="0"/>
                      <w:divBdr>
                        <w:top w:val="none" w:sz="0" w:space="0" w:color="auto"/>
                        <w:left w:val="none" w:sz="0" w:space="0" w:color="auto"/>
                        <w:bottom w:val="none" w:sz="0" w:space="0" w:color="auto"/>
                        <w:right w:val="none" w:sz="0" w:space="0" w:color="auto"/>
                      </w:divBdr>
                    </w:div>
                  </w:divsChild>
                </w:div>
                <w:div w:id="930742379">
                  <w:marLeft w:val="0"/>
                  <w:marRight w:val="0"/>
                  <w:marTop w:val="0"/>
                  <w:marBottom w:val="0"/>
                  <w:divBdr>
                    <w:top w:val="single" w:sz="2" w:space="1" w:color="FFFFFF"/>
                    <w:left w:val="single" w:sz="2" w:space="12" w:color="FFFFFF"/>
                    <w:bottom w:val="single" w:sz="2" w:space="1" w:color="FFFFFF"/>
                    <w:right w:val="single" w:sz="2" w:space="4" w:color="FFFFFF"/>
                  </w:divBdr>
                  <w:divsChild>
                    <w:div w:id="104814716">
                      <w:marLeft w:val="0"/>
                      <w:marRight w:val="0"/>
                      <w:marTop w:val="0"/>
                      <w:marBottom w:val="0"/>
                      <w:divBdr>
                        <w:top w:val="none" w:sz="0" w:space="0" w:color="auto"/>
                        <w:left w:val="none" w:sz="0" w:space="0" w:color="auto"/>
                        <w:bottom w:val="none" w:sz="0" w:space="0" w:color="auto"/>
                        <w:right w:val="none" w:sz="0" w:space="0" w:color="auto"/>
                      </w:divBdr>
                    </w:div>
                  </w:divsChild>
                </w:div>
                <w:div w:id="973565206">
                  <w:marLeft w:val="0"/>
                  <w:marRight w:val="0"/>
                  <w:marTop w:val="0"/>
                  <w:marBottom w:val="0"/>
                  <w:divBdr>
                    <w:top w:val="single" w:sz="2" w:space="1" w:color="FFFFFF"/>
                    <w:left w:val="single" w:sz="2" w:space="12" w:color="FFFFFF"/>
                    <w:bottom w:val="single" w:sz="2" w:space="1" w:color="FFFFFF"/>
                    <w:right w:val="single" w:sz="2" w:space="4" w:color="FFFFFF"/>
                  </w:divBdr>
                  <w:divsChild>
                    <w:div w:id="417673484">
                      <w:marLeft w:val="0"/>
                      <w:marRight w:val="0"/>
                      <w:marTop w:val="0"/>
                      <w:marBottom w:val="0"/>
                      <w:divBdr>
                        <w:top w:val="none" w:sz="0" w:space="0" w:color="auto"/>
                        <w:left w:val="none" w:sz="0" w:space="0" w:color="auto"/>
                        <w:bottom w:val="none" w:sz="0" w:space="0" w:color="auto"/>
                        <w:right w:val="none" w:sz="0" w:space="0" w:color="auto"/>
                      </w:divBdr>
                    </w:div>
                  </w:divsChild>
                </w:div>
                <w:div w:id="110320169">
                  <w:marLeft w:val="0"/>
                  <w:marRight w:val="0"/>
                  <w:marTop w:val="0"/>
                  <w:marBottom w:val="0"/>
                  <w:divBdr>
                    <w:top w:val="single" w:sz="2" w:space="1" w:color="FFFFFF"/>
                    <w:left w:val="single" w:sz="2" w:space="12" w:color="FFFFFF"/>
                    <w:bottom w:val="single" w:sz="2" w:space="1" w:color="FFFFFF"/>
                    <w:right w:val="single" w:sz="2" w:space="4" w:color="FFFFFF"/>
                  </w:divBdr>
                  <w:divsChild>
                    <w:div w:id="2317732">
                      <w:marLeft w:val="0"/>
                      <w:marRight w:val="0"/>
                      <w:marTop w:val="0"/>
                      <w:marBottom w:val="0"/>
                      <w:divBdr>
                        <w:top w:val="none" w:sz="0" w:space="0" w:color="auto"/>
                        <w:left w:val="none" w:sz="0" w:space="0" w:color="auto"/>
                        <w:bottom w:val="none" w:sz="0" w:space="0" w:color="auto"/>
                        <w:right w:val="none" w:sz="0" w:space="0" w:color="auto"/>
                      </w:divBdr>
                    </w:div>
                  </w:divsChild>
                </w:div>
                <w:div w:id="2057318264">
                  <w:marLeft w:val="0"/>
                  <w:marRight w:val="0"/>
                  <w:marTop w:val="0"/>
                  <w:marBottom w:val="0"/>
                  <w:divBdr>
                    <w:top w:val="single" w:sz="2" w:space="1" w:color="FFFFFF"/>
                    <w:left w:val="single" w:sz="2" w:space="12" w:color="FFFFFF"/>
                    <w:bottom w:val="single" w:sz="2" w:space="1" w:color="FFFFFF"/>
                    <w:right w:val="single" w:sz="2" w:space="4" w:color="FFFFFF"/>
                  </w:divBdr>
                  <w:divsChild>
                    <w:div w:id="214199207">
                      <w:marLeft w:val="0"/>
                      <w:marRight w:val="0"/>
                      <w:marTop w:val="0"/>
                      <w:marBottom w:val="0"/>
                      <w:divBdr>
                        <w:top w:val="none" w:sz="0" w:space="0" w:color="auto"/>
                        <w:left w:val="none" w:sz="0" w:space="0" w:color="auto"/>
                        <w:bottom w:val="none" w:sz="0" w:space="0" w:color="auto"/>
                        <w:right w:val="none" w:sz="0" w:space="0" w:color="auto"/>
                      </w:divBdr>
                    </w:div>
                  </w:divsChild>
                </w:div>
                <w:div w:id="76219003">
                  <w:marLeft w:val="0"/>
                  <w:marRight w:val="0"/>
                  <w:marTop w:val="0"/>
                  <w:marBottom w:val="0"/>
                  <w:divBdr>
                    <w:top w:val="single" w:sz="2" w:space="1" w:color="FFFFFF"/>
                    <w:left w:val="single" w:sz="2" w:space="12" w:color="FFFFFF"/>
                    <w:bottom w:val="single" w:sz="2" w:space="1" w:color="FFFFFF"/>
                    <w:right w:val="single" w:sz="2" w:space="4" w:color="FFFFFF"/>
                  </w:divBdr>
                  <w:divsChild>
                    <w:div w:id="401759495">
                      <w:marLeft w:val="0"/>
                      <w:marRight w:val="0"/>
                      <w:marTop w:val="0"/>
                      <w:marBottom w:val="0"/>
                      <w:divBdr>
                        <w:top w:val="none" w:sz="0" w:space="0" w:color="auto"/>
                        <w:left w:val="none" w:sz="0" w:space="0" w:color="auto"/>
                        <w:bottom w:val="none" w:sz="0" w:space="0" w:color="auto"/>
                        <w:right w:val="none" w:sz="0" w:space="0" w:color="auto"/>
                      </w:divBdr>
                    </w:div>
                  </w:divsChild>
                </w:div>
                <w:div w:id="269053331">
                  <w:marLeft w:val="0"/>
                  <w:marRight w:val="0"/>
                  <w:marTop w:val="0"/>
                  <w:marBottom w:val="0"/>
                  <w:divBdr>
                    <w:top w:val="single" w:sz="2" w:space="1" w:color="FFFFFF"/>
                    <w:left w:val="single" w:sz="2" w:space="12" w:color="FFFFFF"/>
                    <w:bottom w:val="single" w:sz="2" w:space="1" w:color="FFFFFF"/>
                    <w:right w:val="single" w:sz="2" w:space="4" w:color="FFFFFF"/>
                  </w:divBdr>
                  <w:divsChild>
                    <w:div w:id="694310565">
                      <w:marLeft w:val="0"/>
                      <w:marRight w:val="0"/>
                      <w:marTop w:val="0"/>
                      <w:marBottom w:val="0"/>
                      <w:divBdr>
                        <w:top w:val="none" w:sz="0" w:space="0" w:color="auto"/>
                        <w:left w:val="none" w:sz="0" w:space="0" w:color="auto"/>
                        <w:bottom w:val="none" w:sz="0" w:space="0" w:color="auto"/>
                        <w:right w:val="none" w:sz="0" w:space="0" w:color="auto"/>
                      </w:divBdr>
                    </w:div>
                  </w:divsChild>
                </w:div>
                <w:div w:id="1518155599">
                  <w:marLeft w:val="0"/>
                  <w:marRight w:val="0"/>
                  <w:marTop w:val="0"/>
                  <w:marBottom w:val="0"/>
                  <w:divBdr>
                    <w:top w:val="single" w:sz="2" w:space="1" w:color="FFFFFF"/>
                    <w:left w:val="single" w:sz="2" w:space="12" w:color="FFFFFF"/>
                    <w:bottom w:val="single" w:sz="2" w:space="1" w:color="FFFFFF"/>
                    <w:right w:val="single" w:sz="2" w:space="4" w:color="FFFFFF"/>
                  </w:divBdr>
                  <w:divsChild>
                    <w:div w:id="1132749026">
                      <w:marLeft w:val="0"/>
                      <w:marRight w:val="0"/>
                      <w:marTop w:val="0"/>
                      <w:marBottom w:val="0"/>
                      <w:divBdr>
                        <w:top w:val="none" w:sz="0" w:space="0" w:color="auto"/>
                        <w:left w:val="none" w:sz="0" w:space="0" w:color="auto"/>
                        <w:bottom w:val="none" w:sz="0" w:space="0" w:color="auto"/>
                        <w:right w:val="none" w:sz="0" w:space="0" w:color="auto"/>
                      </w:divBdr>
                    </w:div>
                  </w:divsChild>
                </w:div>
                <w:div w:id="2059477422">
                  <w:marLeft w:val="0"/>
                  <w:marRight w:val="0"/>
                  <w:marTop w:val="0"/>
                  <w:marBottom w:val="0"/>
                  <w:divBdr>
                    <w:top w:val="single" w:sz="2" w:space="1" w:color="FFFFFF"/>
                    <w:left w:val="single" w:sz="2" w:space="12" w:color="FFFFFF"/>
                    <w:bottom w:val="single" w:sz="2" w:space="1" w:color="FFFFFF"/>
                    <w:right w:val="single" w:sz="2" w:space="4" w:color="FFFFFF"/>
                  </w:divBdr>
                  <w:divsChild>
                    <w:div w:id="2043091102">
                      <w:marLeft w:val="0"/>
                      <w:marRight w:val="0"/>
                      <w:marTop w:val="0"/>
                      <w:marBottom w:val="0"/>
                      <w:divBdr>
                        <w:top w:val="none" w:sz="0" w:space="0" w:color="auto"/>
                        <w:left w:val="none" w:sz="0" w:space="0" w:color="auto"/>
                        <w:bottom w:val="none" w:sz="0" w:space="0" w:color="auto"/>
                        <w:right w:val="none" w:sz="0" w:space="0" w:color="auto"/>
                      </w:divBdr>
                    </w:div>
                  </w:divsChild>
                </w:div>
                <w:div w:id="215164183">
                  <w:marLeft w:val="0"/>
                  <w:marRight w:val="0"/>
                  <w:marTop w:val="0"/>
                  <w:marBottom w:val="0"/>
                  <w:divBdr>
                    <w:top w:val="single" w:sz="2" w:space="1" w:color="FFFFFF"/>
                    <w:left w:val="single" w:sz="2" w:space="12" w:color="FFFFFF"/>
                    <w:bottom w:val="single" w:sz="2" w:space="1" w:color="FFFFFF"/>
                    <w:right w:val="single" w:sz="2" w:space="4" w:color="FFFFFF"/>
                  </w:divBdr>
                  <w:divsChild>
                    <w:div w:id="308481395">
                      <w:marLeft w:val="0"/>
                      <w:marRight w:val="0"/>
                      <w:marTop w:val="0"/>
                      <w:marBottom w:val="0"/>
                      <w:divBdr>
                        <w:top w:val="none" w:sz="0" w:space="0" w:color="auto"/>
                        <w:left w:val="none" w:sz="0" w:space="0" w:color="auto"/>
                        <w:bottom w:val="none" w:sz="0" w:space="0" w:color="auto"/>
                        <w:right w:val="none" w:sz="0" w:space="0" w:color="auto"/>
                      </w:divBdr>
                    </w:div>
                  </w:divsChild>
                </w:div>
                <w:div w:id="780077863">
                  <w:marLeft w:val="0"/>
                  <w:marRight w:val="0"/>
                  <w:marTop w:val="0"/>
                  <w:marBottom w:val="0"/>
                  <w:divBdr>
                    <w:top w:val="single" w:sz="2" w:space="1" w:color="FFFFFF"/>
                    <w:left w:val="single" w:sz="2" w:space="12" w:color="FFFFFF"/>
                    <w:bottom w:val="single" w:sz="2" w:space="1" w:color="FFFFFF"/>
                    <w:right w:val="single" w:sz="2" w:space="4" w:color="FFFFFF"/>
                  </w:divBdr>
                  <w:divsChild>
                    <w:div w:id="2095587198">
                      <w:marLeft w:val="0"/>
                      <w:marRight w:val="0"/>
                      <w:marTop w:val="0"/>
                      <w:marBottom w:val="0"/>
                      <w:divBdr>
                        <w:top w:val="none" w:sz="0" w:space="0" w:color="auto"/>
                        <w:left w:val="none" w:sz="0" w:space="0" w:color="auto"/>
                        <w:bottom w:val="none" w:sz="0" w:space="0" w:color="auto"/>
                        <w:right w:val="none" w:sz="0" w:space="0" w:color="auto"/>
                      </w:divBdr>
                    </w:div>
                  </w:divsChild>
                </w:div>
                <w:div w:id="2146578515">
                  <w:marLeft w:val="0"/>
                  <w:marRight w:val="0"/>
                  <w:marTop w:val="0"/>
                  <w:marBottom w:val="0"/>
                  <w:divBdr>
                    <w:top w:val="single" w:sz="2" w:space="1" w:color="FFFFFF"/>
                    <w:left w:val="single" w:sz="2" w:space="12" w:color="FFFFFF"/>
                    <w:bottom w:val="single" w:sz="2" w:space="1" w:color="FFFFFF"/>
                    <w:right w:val="single" w:sz="2" w:space="4" w:color="FFFFFF"/>
                  </w:divBdr>
                  <w:divsChild>
                    <w:div w:id="1839075576">
                      <w:marLeft w:val="0"/>
                      <w:marRight w:val="0"/>
                      <w:marTop w:val="0"/>
                      <w:marBottom w:val="0"/>
                      <w:divBdr>
                        <w:top w:val="none" w:sz="0" w:space="0" w:color="auto"/>
                        <w:left w:val="none" w:sz="0" w:space="0" w:color="auto"/>
                        <w:bottom w:val="none" w:sz="0" w:space="0" w:color="auto"/>
                        <w:right w:val="none" w:sz="0" w:space="0" w:color="auto"/>
                      </w:divBdr>
                    </w:div>
                  </w:divsChild>
                </w:div>
                <w:div w:id="487674104">
                  <w:marLeft w:val="0"/>
                  <w:marRight w:val="0"/>
                  <w:marTop w:val="0"/>
                  <w:marBottom w:val="0"/>
                  <w:divBdr>
                    <w:top w:val="single" w:sz="2" w:space="1" w:color="FFFFFF"/>
                    <w:left w:val="single" w:sz="2" w:space="12" w:color="FFFFFF"/>
                    <w:bottom w:val="single" w:sz="2" w:space="1" w:color="FFFFFF"/>
                    <w:right w:val="single" w:sz="2" w:space="4" w:color="FFFFFF"/>
                  </w:divBdr>
                  <w:divsChild>
                    <w:div w:id="2069303755">
                      <w:marLeft w:val="0"/>
                      <w:marRight w:val="0"/>
                      <w:marTop w:val="0"/>
                      <w:marBottom w:val="0"/>
                      <w:divBdr>
                        <w:top w:val="none" w:sz="0" w:space="0" w:color="auto"/>
                        <w:left w:val="none" w:sz="0" w:space="0" w:color="auto"/>
                        <w:bottom w:val="none" w:sz="0" w:space="0" w:color="auto"/>
                        <w:right w:val="none" w:sz="0" w:space="0" w:color="auto"/>
                      </w:divBdr>
                    </w:div>
                  </w:divsChild>
                </w:div>
                <w:div w:id="294409463">
                  <w:marLeft w:val="0"/>
                  <w:marRight w:val="0"/>
                  <w:marTop w:val="0"/>
                  <w:marBottom w:val="0"/>
                  <w:divBdr>
                    <w:top w:val="single" w:sz="2" w:space="1" w:color="FFFFFF"/>
                    <w:left w:val="single" w:sz="2" w:space="12" w:color="FFFFFF"/>
                    <w:bottom w:val="single" w:sz="2" w:space="1" w:color="FFFFFF"/>
                    <w:right w:val="single" w:sz="2" w:space="4" w:color="FFFFFF"/>
                  </w:divBdr>
                  <w:divsChild>
                    <w:div w:id="1561359265">
                      <w:marLeft w:val="0"/>
                      <w:marRight w:val="0"/>
                      <w:marTop w:val="0"/>
                      <w:marBottom w:val="0"/>
                      <w:divBdr>
                        <w:top w:val="none" w:sz="0" w:space="0" w:color="auto"/>
                        <w:left w:val="none" w:sz="0" w:space="0" w:color="auto"/>
                        <w:bottom w:val="none" w:sz="0" w:space="0" w:color="auto"/>
                        <w:right w:val="none" w:sz="0" w:space="0" w:color="auto"/>
                      </w:divBdr>
                    </w:div>
                  </w:divsChild>
                </w:div>
                <w:div w:id="1319186627">
                  <w:marLeft w:val="0"/>
                  <w:marRight w:val="0"/>
                  <w:marTop w:val="0"/>
                  <w:marBottom w:val="0"/>
                  <w:divBdr>
                    <w:top w:val="single" w:sz="2" w:space="1" w:color="FFFFFF"/>
                    <w:left w:val="single" w:sz="2" w:space="12" w:color="FFFFFF"/>
                    <w:bottom w:val="single" w:sz="2" w:space="1" w:color="FFFFFF"/>
                    <w:right w:val="single" w:sz="2" w:space="4" w:color="FFFFFF"/>
                  </w:divBdr>
                  <w:divsChild>
                    <w:div w:id="922565638">
                      <w:marLeft w:val="0"/>
                      <w:marRight w:val="0"/>
                      <w:marTop w:val="0"/>
                      <w:marBottom w:val="0"/>
                      <w:divBdr>
                        <w:top w:val="none" w:sz="0" w:space="0" w:color="auto"/>
                        <w:left w:val="none" w:sz="0" w:space="0" w:color="auto"/>
                        <w:bottom w:val="none" w:sz="0" w:space="0" w:color="auto"/>
                        <w:right w:val="none" w:sz="0" w:space="0" w:color="auto"/>
                      </w:divBdr>
                    </w:div>
                  </w:divsChild>
                </w:div>
                <w:div w:id="644430062">
                  <w:marLeft w:val="0"/>
                  <w:marRight w:val="0"/>
                  <w:marTop w:val="0"/>
                  <w:marBottom w:val="0"/>
                  <w:divBdr>
                    <w:top w:val="single" w:sz="2" w:space="1" w:color="FFFFFF"/>
                    <w:left w:val="single" w:sz="2" w:space="12" w:color="FFFFFF"/>
                    <w:bottom w:val="single" w:sz="2" w:space="1" w:color="FFFFFF"/>
                    <w:right w:val="single" w:sz="2" w:space="4" w:color="FFFFFF"/>
                  </w:divBdr>
                  <w:divsChild>
                    <w:div w:id="1252742124">
                      <w:marLeft w:val="0"/>
                      <w:marRight w:val="0"/>
                      <w:marTop w:val="0"/>
                      <w:marBottom w:val="0"/>
                      <w:divBdr>
                        <w:top w:val="none" w:sz="0" w:space="0" w:color="auto"/>
                        <w:left w:val="none" w:sz="0" w:space="0" w:color="auto"/>
                        <w:bottom w:val="none" w:sz="0" w:space="0" w:color="auto"/>
                        <w:right w:val="none" w:sz="0" w:space="0" w:color="auto"/>
                      </w:divBdr>
                    </w:div>
                  </w:divsChild>
                </w:div>
                <w:div w:id="2120097362">
                  <w:marLeft w:val="0"/>
                  <w:marRight w:val="0"/>
                  <w:marTop w:val="0"/>
                  <w:marBottom w:val="0"/>
                  <w:divBdr>
                    <w:top w:val="single" w:sz="2" w:space="1" w:color="FFFFFF"/>
                    <w:left w:val="single" w:sz="2" w:space="12" w:color="FFFFFF"/>
                    <w:bottom w:val="single" w:sz="2" w:space="1" w:color="FFFFFF"/>
                    <w:right w:val="single" w:sz="2" w:space="4" w:color="FFFFFF"/>
                  </w:divBdr>
                  <w:divsChild>
                    <w:div w:id="374085597">
                      <w:marLeft w:val="0"/>
                      <w:marRight w:val="0"/>
                      <w:marTop w:val="0"/>
                      <w:marBottom w:val="0"/>
                      <w:divBdr>
                        <w:top w:val="none" w:sz="0" w:space="0" w:color="auto"/>
                        <w:left w:val="none" w:sz="0" w:space="0" w:color="auto"/>
                        <w:bottom w:val="none" w:sz="0" w:space="0" w:color="auto"/>
                        <w:right w:val="none" w:sz="0" w:space="0" w:color="auto"/>
                      </w:divBdr>
                    </w:div>
                  </w:divsChild>
                </w:div>
                <w:div w:id="350843107">
                  <w:marLeft w:val="0"/>
                  <w:marRight w:val="0"/>
                  <w:marTop w:val="0"/>
                  <w:marBottom w:val="0"/>
                  <w:divBdr>
                    <w:top w:val="single" w:sz="2" w:space="1" w:color="FFFFFF"/>
                    <w:left w:val="single" w:sz="2" w:space="12" w:color="FFFFFF"/>
                    <w:bottom w:val="single" w:sz="2" w:space="4" w:color="FFFFFF"/>
                    <w:right w:val="single" w:sz="2" w:space="4" w:color="FFFFFF"/>
                  </w:divBdr>
                  <w:divsChild>
                    <w:div w:id="107886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94955">
          <w:marLeft w:val="0"/>
          <w:marRight w:val="0"/>
          <w:marTop w:val="0"/>
          <w:marBottom w:val="335"/>
          <w:divBdr>
            <w:top w:val="none" w:sz="0" w:space="0" w:color="auto"/>
            <w:left w:val="none" w:sz="0" w:space="0" w:color="auto"/>
            <w:bottom w:val="none" w:sz="0" w:space="0" w:color="auto"/>
            <w:right w:val="none" w:sz="0" w:space="0" w:color="auto"/>
          </w:divBdr>
          <w:divsChild>
            <w:div w:id="788283514">
              <w:marLeft w:val="0"/>
              <w:marRight w:val="0"/>
              <w:marTop w:val="0"/>
              <w:marBottom w:val="0"/>
              <w:divBdr>
                <w:top w:val="none" w:sz="0" w:space="0" w:color="auto"/>
                <w:left w:val="none" w:sz="0" w:space="0" w:color="auto"/>
                <w:bottom w:val="none" w:sz="0" w:space="0" w:color="auto"/>
                <w:right w:val="none" w:sz="0" w:space="0" w:color="auto"/>
              </w:divBdr>
              <w:divsChild>
                <w:div w:id="424032800">
                  <w:marLeft w:val="0"/>
                  <w:marRight w:val="0"/>
                  <w:marTop w:val="0"/>
                  <w:marBottom w:val="0"/>
                  <w:divBdr>
                    <w:top w:val="single" w:sz="2" w:space="4" w:color="FFFFFF"/>
                    <w:left w:val="single" w:sz="2" w:space="12" w:color="FFFFFF"/>
                    <w:bottom w:val="single" w:sz="2" w:space="1" w:color="FFFFFF"/>
                    <w:right w:val="single" w:sz="2" w:space="4" w:color="FFFFFF"/>
                  </w:divBdr>
                  <w:divsChild>
                    <w:div w:id="959578132">
                      <w:marLeft w:val="0"/>
                      <w:marRight w:val="0"/>
                      <w:marTop w:val="0"/>
                      <w:marBottom w:val="0"/>
                      <w:divBdr>
                        <w:top w:val="none" w:sz="0" w:space="0" w:color="auto"/>
                        <w:left w:val="none" w:sz="0" w:space="0" w:color="auto"/>
                        <w:bottom w:val="none" w:sz="0" w:space="0" w:color="auto"/>
                        <w:right w:val="none" w:sz="0" w:space="0" w:color="auto"/>
                      </w:divBdr>
                    </w:div>
                  </w:divsChild>
                </w:div>
                <w:div w:id="40129842">
                  <w:marLeft w:val="0"/>
                  <w:marRight w:val="0"/>
                  <w:marTop w:val="0"/>
                  <w:marBottom w:val="0"/>
                  <w:divBdr>
                    <w:top w:val="single" w:sz="2" w:space="1" w:color="FFFFFF"/>
                    <w:left w:val="single" w:sz="2" w:space="12" w:color="FFFFFF"/>
                    <w:bottom w:val="single" w:sz="2" w:space="1" w:color="FFFFFF"/>
                    <w:right w:val="single" w:sz="2" w:space="4" w:color="FFFFFF"/>
                  </w:divBdr>
                  <w:divsChild>
                    <w:div w:id="1709064020">
                      <w:marLeft w:val="0"/>
                      <w:marRight w:val="0"/>
                      <w:marTop w:val="0"/>
                      <w:marBottom w:val="0"/>
                      <w:divBdr>
                        <w:top w:val="none" w:sz="0" w:space="0" w:color="auto"/>
                        <w:left w:val="none" w:sz="0" w:space="0" w:color="auto"/>
                        <w:bottom w:val="none" w:sz="0" w:space="0" w:color="auto"/>
                        <w:right w:val="none" w:sz="0" w:space="0" w:color="auto"/>
                      </w:divBdr>
                    </w:div>
                  </w:divsChild>
                </w:div>
                <w:div w:id="160391584">
                  <w:marLeft w:val="0"/>
                  <w:marRight w:val="0"/>
                  <w:marTop w:val="0"/>
                  <w:marBottom w:val="0"/>
                  <w:divBdr>
                    <w:top w:val="single" w:sz="2" w:space="1" w:color="FFFFFF"/>
                    <w:left w:val="single" w:sz="2" w:space="12" w:color="FFFFFF"/>
                    <w:bottom w:val="single" w:sz="2" w:space="1" w:color="FFFFFF"/>
                    <w:right w:val="single" w:sz="2" w:space="4" w:color="FFFFFF"/>
                  </w:divBdr>
                  <w:divsChild>
                    <w:div w:id="222958707">
                      <w:marLeft w:val="0"/>
                      <w:marRight w:val="0"/>
                      <w:marTop w:val="0"/>
                      <w:marBottom w:val="0"/>
                      <w:divBdr>
                        <w:top w:val="none" w:sz="0" w:space="0" w:color="auto"/>
                        <w:left w:val="none" w:sz="0" w:space="0" w:color="auto"/>
                        <w:bottom w:val="none" w:sz="0" w:space="0" w:color="auto"/>
                        <w:right w:val="none" w:sz="0" w:space="0" w:color="auto"/>
                      </w:divBdr>
                    </w:div>
                  </w:divsChild>
                </w:div>
                <w:div w:id="707609794">
                  <w:marLeft w:val="0"/>
                  <w:marRight w:val="0"/>
                  <w:marTop w:val="0"/>
                  <w:marBottom w:val="0"/>
                  <w:divBdr>
                    <w:top w:val="single" w:sz="2" w:space="1" w:color="FFFFFF"/>
                    <w:left w:val="single" w:sz="2" w:space="12" w:color="FFFFFF"/>
                    <w:bottom w:val="single" w:sz="2" w:space="1" w:color="FFFFFF"/>
                    <w:right w:val="single" w:sz="2" w:space="4" w:color="FFFFFF"/>
                  </w:divBdr>
                  <w:divsChild>
                    <w:div w:id="1365905610">
                      <w:marLeft w:val="0"/>
                      <w:marRight w:val="0"/>
                      <w:marTop w:val="0"/>
                      <w:marBottom w:val="0"/>
                      <w:divBdr>
                        <w:top w:val="none" w:sz="0" w:space="0" w:color="auto"/>
                        <w:left w:val="none" w:sz="0" w:space="0" w:color="auto"/>
                        <w:bottom w:val="none" w:sz="0" w:space="0" w:color="auto"/>
                        <w:right w:val="none" w:sz="0" w:space="0" w:color="auto"/>
                      </w:divBdr>
                    </w:div>
                  </w:divsChild>
                </w:div>
                <w:div w:id="1827892416">
                  <w:marLeft w:val="0"/>
                  <w:marRight w:val="0"/>
                  <w:marTop w:val="0"/>
                  <w:marBottom w:val="0"/>
                  <w:divBdr>
                    <w:top w:val="single" w:sz="2" w:space="1" w:color="FFFFFF"/>
                    <w:left w:val="single" w:sz="2" w:space="12" w:color="FFFFFF"/>
                    <w:bottom w:val="single" w:sz="2" w:space="1" w:color="FFFFFF"/>
                    <w:right w:val="single" w:sz="2" w:space="4" w:color="FFFFFF"/>
                  </w:divBdr>
                  <w:divsChild>
                    <w:div w:id="1585722751">
                      <w:marLeft w:val="0"/>
                      <w:marRight w:val="0"/>
                      <w:marTop w:val="0"/>
                      <w:marBottom w:val="0"/>
                      <w:divBdr>
                        <w:top w:val="none" w:sz="0" w:space="0" w:color="auto"/>
                        <w:left w:val="none" w:sz="0" w:space="0" w:color="auto"/>
                        <w:bottom w:val="none" w:sz="0" w:space="0" w:color="auto"/>
                        <w:right w:val="none" w:sz="0" w:space="0" w:color="auto"/>
                      </w:divBdr>
                    </w:div>
                  </w:divsChild>
                </w:div>
                <w:div w:id="1729261040">
                  <w:marLeft w:val="0"/>
                  <w:marRight w:val="0"/>
                  <w:marTop w:val="0"/>
                  <w:marBottom w:val="0"/>
                  <w:divBdr>
                    <w:top w:val="single" w:sz="2" w:space="1" w:color="FFFFFF"/>
                    <w:left w:val="single" w:sz="2" w:space="12" w:color="FFFFFF"/>
                    <w:bottom w:val="single" w:sz="2" w:space="1" w:color="FFFFFF"/>
                    <w:right w:val="single" w:sz="2" w:space="4" w:color="FFFFFF"/>
                  </w:divBdr>
                  <w:divsChild>
                    <w:div w:id="403913665">
                      <w:marLeft w:val="0"/>
                      <w:marRight w:val="0"/>
                      <w:marTop w:val="0"/>
                      <w:marBottom w:val="0"/>
                      <w:divBdr>
                        <w:top w:val="none" w:sz="0" w:space="0" w:color="auto"/>
                        <w:left w:val="none" w:sz="0" w:space="0" w:color="auto"/>
                        <w:bottom w:val="none" w:sz="0" w:space="0" w:color="auto"/>
                        <w:right w:val="none" w:sz="0" w:space="0" w:color="auto"/>
                      </w:divBdr>
                    </w:div>
                  </w:divsChild>
                </w:div>
                <w:div w:id="1249121186">
                  <w:marLeft w:val="0"/>
                  <w:marRight w:val="0"/>
                  <w:marTop w:val="0"/>
                  <w:marBottom w:val="0"/>
                  <w:divBdr>
                    <w:top w:val="single" w:sz="2" w:space="1" w:color="FFFFFF"/>
                    <w:left w:val="single" w:sz="2" w:space="12" w:color="FFFFFF"/>
                    <w:bottom w:val="single" w:sz="2" w:space="1" w:color="FFFFFF"/>
                    <w:right w:val="single" w:sz="2" w:space="4" w:color="FFFFFF"/>
                  </w:divBdr>
                  <w:divsChild>
                    <w:div w:id="1261833903">
                      <w:marLeft w:val="0"/>
                      <w:marRight w:val="0"/>
                      <w:marTop w:val="0"/>
                      <w:marBottom w:val="0"/>
                      <w:divBdr>
                        <w:top w:val="none" w:sz="0" w:space="0" w:color="auto"/>
                        <w:left w:val="none" w:sz="0" w:space="0" w:color="auto"/>
                        <w:bottom w:val="none" w:sz="0" w:space="0" w:color="auto"/>
                        <w:right w:val="none" w:sz="0" w:space="0" w:color="auto"/>
                      </w:divBdr>
                    </w:div>
                  </w:divsChild>
                </w:div>
                <w:div w:id="83915540">
                  <w:marLeft w:val="0"/>
                  <w:marRight w:val="0"/>
                  <w:marTop w:val="0"/>
                  <w:marBottom w:val="0"/>
                  <w:divBdr>
                    <w:top w:val="single" w:sz="2" w:space="1" w:color="FFFFFF"/>
                    <w:left w:val="single" w:sz="2" w:space="12" w:color="FFFFFF"/>
                    <w:bottom w:val="single" w:sz="2" w:space="1" w:color="FFFFFF"/>
                    <w:right w:val="single" w:sz="2" w:space="4" w:color="FFFFFF"/>
                  </w:divBdr>
                  <w:divsChild>
                    <w:div w:id="692734137">
                      <w:marLeft w:val="0"/>
                      <w:marRight w:val="0"/>
                      <w:marTop w:val="0"/>
                      <w:marBottom w:val="0"/>
                      <w:divBdr>
                        <w:top w:val="none" w:sz="0" w:space="0" w:color="auto"/>
                        <w:left w:val="none" w:sz="0" w:space="0" w:color="auto"/>
                        <w:bottom w:val="none" w:sz="0" w:space="0" w:color="auto"/>
                        <w:right w:val="none" w:sz="0" w:space="0" w:color="auto"/>
                      </w:divBdr>
                    </w:div>
                  </w:divsChild>
                </w:div>
                <w:div w:id="607200883">
                  <w:marLeft w:val="0"/>
                  <w:marRight w:val="0"/>
                  <w:marTop w:val="0"/>
                  <w:marBottom w:val="0"/>
                  <w:divBdr>
                    <w:top w:val="single" w:sz="2" w:space="1" w:color="FFFFFF"/>
                    <w:left w:val="single" w:sz="2" w:space="12" w:color="FFFFFF"/>
                    <w:bottom w:val="single" w:sz="2" w:space="1" w:color="FFFFFF"/>
                    <w:right w:val="single" w:sz="2" w:space="4" w:color="FFFFFF"/>
                  </w:divBdr>
                  <w:divsChild>
                    <w:div w:id="2047176072">
                      <w:marLeft w:val="0"/>
                      <w:marRight w:val="0"/>
                      <w:marTop w:val="0"/>
                      <w:marBottom w:val="0"/>
                      <w:divBdr>
                        <w:top w:val="none" w:sz="0" w:space="0" w:color="auto"/>
                        <w:left w:val="none" w:sz="0" w:space="0" w:color="auto"/>
                        <w:bottom w:val="none" w:sz="0" w:space="0" w:color="auto"/>
                        <w:right w:val="none" w:sz="0" w:space="0" w:color="auto"/>
                      </w:divBdr>
                    </w:div>
                  </w:divsChild>
                </w:div>
                <w:div w:id="889150155">
                  <w:marLeft w:val="0"/>
                  <w:marRight w:val="0"/>
                  <w:marTop w:val="0"/>
                  <w:marBottom w:val="0"/>
                  <w:divBdr>
                    <w:top w:val="single" w:sz="2" w:space="1" w:color="FFFFFF"/>
                    <w:left w:val="single" w:sz="2" w:space="12" w:color="FFFFFF"/>
                    <w:bottom w:val="single" w:sz="2" w:space="1" w:color="FFFFFF"/>
                    <w:right w:val="single" w:sz="2" w:space="4" w:color="FFFFFF"/>
                  </w:divBdr>
                  <w:divsChild>
                    <w:div w:id="770510904">
                      <w:marLeft w:val="0"/>
                      <w:marRight w:val="0"/>
                      <w:marTop w:val="0"/>
                      <w:marBottom w:val="0"/>
                      <w:divBdr>
                        <w:top w:val="none" w:sz="0" w:space="0" w:color="auto"/>
                        <w:left w:val="none" w:sz="0" w:space="0" w:color="auto"/>
                        <w:bottom w:val="none" w:sz="0" w:space="0" w:color="auto"/>
                        <w:right w:val="none" w:sz="0" w:space="0" w:color="auto"/>
                      </w:divBdr>
                    </w:div>
                  </w:divsChild>
                </w:div>
                <w:div w:id="644046673">
                  <w:marLeft w:val="0"/>
                  <w:marRight w:val="0"/>
                  <w:marTop w:val="0"/>
                  <w:marBottom w:val="0"/>
                  <w:divBdr>
                    <w:top w:val="single" w:sz="2" w:space="1" w:color="FFFFFF"/>
                    <w:left w:val="single" w:sz="2" w:space="12" w:color="FFFFFF"/>
                    <w:bottom w:val="single" w:sz="2" w:space="1" w:color="FFFFFF"/>
                    <w:right w:val="single" w:sz="2" w:space="4" w:color="FFFFFF"/>
                  </w:divBdr>
                  <w:divsChild>
                    <w:div w:id="1335644056">
                      <w:marLeft w:val="0"/>
                      <w:marRight w:val="0"/>
                      <w:marTop w:val="0"/>
                      <w:marBottom w:val="0"/>
                      <w:divBdr>
                        <w:top w:val="none" w:sz="0" w:space="0" w:color="auto"/>
                        <w:left w:val="none" w:sz="0" w:space="0" w:color="auto"/>
                        <w:bottom w:val="none" w:sz="0" w:space="0" w:color="auto"/>
                        <w:right w:val="none" w:sz="0" w:space="0" w:color="auto"/>
                      </w:divBdr>
                    </w:div>
                  </w:divsChild>
                </w:div>
                <w:div w:id="64500366">
                  <w:marLeft w:val="0"/>
                  <w:marRight w:val="0"/>
                  <w:marTop w:val="0"/>
                  <w:marBottom w:val="0"/>
                  <w:divBdr>
                    <w:top w:val="single" w:sz="2" w:space="1" w:color="FFFFFF"/>
                    <w:left w:val="single" w:sz="2" w:space="12" w:color="FFFFFF"/>
                    <w:bottom w:val="single" w:sz="2" w:space="1" w:color="FFFFFF"/>
                    <w:right w:val="single" w:sz="2" w:space="4" w:color="FFFFFF"/>
                  </w:divBdr>
                  <w:divsChild>
                    <w:div w:id="1563829821">
                      <w:marLeft w:val="0"/>
                      <w:marRight w:val="0"/>
                      <w:marTop w:val="0"/>
                      <w:marBottom w:val="0"/>
                      <w:divBdr>
                        <w:top w:val="none" w:sz="0" w:space="0" w:color="auto"/>
                        <w:left w:val="none" w:sz="0" w:space="0" w:color="auto"/>
                        <w:bottom w:val="none" w:sz="0" w:space="0" w:color="auto"/>
                        <w:right w:val="none" w:sz="0" w:space="0" w:color="auto"/>
                      </w:divBdr>
                    </w:div>
                  </w:divsChild>
                </w:div>
                <w:div w:id="1319336920">
                  <w:marLeft w:val="0"/>
                  <w:marRight w:val="0"/>
                  <w:marTop w:val="0"/>
                  <w:marBottom w:val="0"/>
                  <w:divBdr>
                    <w:top w:val="single" w:sz="2" w:space="1" w:color="FFFFFF"/>
                    <w:left w:val="single" w:sz="2" w:space="12" w:color="FFFFFF"/>
                    <w:bottom w:val="single" w:sz="2" w:space="1" w:color="FFFFFF"/>
                    <w:right w:val="single" w:sz="2" w:space="4" w:color="FFFFFF"/>
                  </w:divBdr>
                  <w:divsChild>
                    <w:div w:id="465126236">
                      <w:marLeft w:val="0"/>
                      <w:marRight w:val="0"/>
                      <w:marTop w:val="0"/>
                      <w:marBottom w:val="0"/>
                      <w:divBdr>
                        <w:top w:val="none" w:sz="0" w:space="0" w:color="auto"/>
                        <w:left w:val="none" w:sz="0" w:space="0" w:color="auto"/>
                        <w:bottom w:val="none" w:sz="0" w:space="0" w:color="auto"/>
                        <w:right w:val="none" w:sz="0" w:space="0" w:color="auto"/>
                      </w:divBdr>
                    </w:div>
                  </w:divsChild>
                </w:div>
                <w:div w:id="1273825837">
                  <w:marLeft w:val="0"/>
                  <w:marRight w:val="0"/>
                  <w:marTop w:val="0"/>
                  <w:marBottom w:val="0"/>
                  <w:divBdr>
                    <w:top w:val="single" w:sz="2" w:space="1" w:color="FFFFFF"/>
                    <w:left w:val="single" w:sz="2" w:space="12" w:color="FFFFFF"/>
                    <w:bottom w:val="single" w:sz="2" w:space="1" w:color="FFFFFF"/>
                    <w:right w:val="single" w:sz="2" w:space="4" w:color="FFFFFF"/>
                  </w:divBdr>
                  <w:divsChild>
                    <w:div w:id="952707787">
                      <w:marLeft w:val="0"/>
                      <w:marRight w:val="0"/>
                      <w:marTop w:val="0"/>
                      <w:marBottom w:val="0"/>
                      <w:divBdr>
                        <w:top w:val="none" w:sz="0" w:space="0" w:color="auto"/>
                        <w:left w:val="none" w:sz="0" w:space="0" w:color="auto"/>
                        <w:bottom w:val="none" w:sz="0" w:space="0" w:color="auto"/>
                        <w:right w:val="none" w:sz="0" w:space="0" w:color="auto"/>
                      </w:divBdr>
                    </w:div>
                  </w:divsChild>
                </w:div>
                <w:div w:id="1882934125">
                  <w:marLeft w:val="0"/>
                  <w:marRight w:val="0"/>
                  <w:marTop w:val="0"/>
                  <w:marBottom w:val="0"/>
                  <w:divBdr>
                    <w:top w:val="single" w:sz="2" w:space="1" w:color="FFFFFF"/>
                    <w:left w:val="single" w:sz="2" w:space="12" w:color="FFFFFF"/>
                    <w:bottom w:val="single" w:sz="2" w:space="1" w:color="FFFFFF"/>
                    <w:right w:val="single" w:sz="2" w:space="4" w:color="FFFFFF"/>
                  </w:divBdr>
                  <w:divsChild>
                    <w:div w:id="1577787447">
                      <w:marLeft w:val="0"/>
                      <w:marRight w:val="0"/>
                      <w:marTop w:val="0"/>
                      <w:marBottom w:val="0"/>
                      <w:divBdr>
                        <w:top w:val="none" w:sz="0" w:space="0" w:color="auto"/>
                        <w:left w:val="none" w:sz="0" w:space="0" w:color="auto"/>
                        <w:bottom w:val="none" w:sz="0" w:space="0" w:color="auto"/>
                        <w:right w:val="none" w:sz="0" w:space="0" w:color="auto"/>
                      </w:divBdr>
                    </w:div>
                  </w:divsChild>
                </w:div>
                <w:div w:id="556479672">
                  <w:marLeft w:val="0"/>
                  <w:marRight w:val="0"/>
                  <w:marTop w:val="0"/>
                  <w:marBottom w:val="0"/>
                  <w:divBdr>
                    <w:top w:val="single" w:sz="2" w:space="1" w:color="FFFFFF"/>
                    <w:left w:val="single" w:sz="2" w:space="12" w:color="FFFFFF"/>
                    <w:bottom w:val="single" w:sz="2" w:space="1" w:color="FFFFFF"/>
                    <w:right w:val="single" w:sz="2" w:space="4" w:color="FFFFFF"/>
                  </w:divBdr>
                  <w:divsChild>
                    <w:div w:id="840124425">
                      <w:marLeft w:val="0"/>
                      <w:marRight w:val="0"/>
                      <w:marTop w:val="0"/>
                      <w:marBottom w:val="0"/>
                      <w:divBdr>
                        <w:top w:val="none" w:sz="0" w:space="0" w:color="auto"/>
                        <w:left w:val="none" w:sz="0" w:space="0" w:color="auto"/>
                        <w:bottom w:val="none" w:sz="0" w:space="0" w:color="auto"/>
                        <w:right w:val="none" w:sz="0" w:space="0" w:color="auto"/>
                      </w:divBdr>
                    </w:div>
                  </w:divsChild>
                </w:div>
                <w:div w:id="1933272871">
                  <w:marLeft w:val="0"/>
                  <w:marRight w:val="0"/>
                  <w:marTop w:val="0"/>
                  <w:marBottom w:val="0"/>
                  <w:divBdr>
                    <w:top w:val="single" w:sz="2" w:space="1" w:color="FFFFFF"/>
                    <w:left w:val="single" w:sz="2" w:space="12" w:color="FFFFFF"/>
                    <w:bottom w:val="single" w:sz="2" w:space="1" w:color="FFFFFF"/>
                    <w:right w:val="single" w:sz="2" w:space="4" w:color="FFFFFF"/>
                  </w:divBdr>
                  <w:divsChild>
                    <w:div w:id="117452803">
                      <w:marLeft w:val="0"/>
                      <w:marRight w:val="0"/>
                      <w:marTop w:val="0"/>
                      <w:marBottom w:val="0"/>
                      <w:divBdr>
                        <w:top w:val="none" w:sz="0" w:space="0" w:color="auto"/>
                        <w:left w:val="none" w:sz="0" w:space="0" w:color="auto"/>
                        <w:bottom w:val="none" w:sz="0" w:space="0" w:color="auto"/>
                        <w:right w:val="none" w:sz="0" w:space="0" w:color="auto"/>
                      </w:divBdr>
                    </w:div>
                  </w:divsChild>
                </w:div>
                <w:div w:id="272832703">
                  <w:marLeft w:val="0"/>
                  <w:marRight w:val="0"/>
                  <w:marTop w:val="0"/>
                  <w:marBottom w:val="0"/>
                  <w:divBdr>
                    <w:top w:val="single" w:sz="2" w:space="1" w:color="FFFFFF"/>
                    <w:left w:val="single" w:sz="2" w:space="12" w:color="FFFFFF"/>
                    <w:bottom w:val="single" w:sz="2" w:space="1" w:color="FFFFFF"/>
                    <w:right w:val="single" w:sz="2" w:space="4" w:color="FFFFFF"/>
                  </w:divBdr>
                  <w:divsChild>
                    <w:div w:id="2071733388">
                      <w:marLeft w:val="0"/>
                      <w:marRight w:val="0"/>
                      <w:marTop w:val="0"/>
                      <w:marBottom w:val="0"/>
                      <w:divBdr>
                        <w:top w:val="none" w:sz="0" w:space="0" w:color="auto"/>
                        <w:left w:val="none" w:sz="0" w:space="0" w:color="auto"/>
                        <w:bottom w:val="none" w:sz="0" w:space="0" w:color="auto"/>
                        <w:right w:val="none" w:sz="0" w:space="0" w:color="auto"/>
                      </w:divBdr>
                    </w:div>
                  </w:divsChild>
                </w:div>
                <w:div w:id="1136946363">
                  <w:marLeft w:val="0"/>
                  <w:marRight w:val="0"/>
                  <w:marTop w:val="0"/>
                  <w:marBottom w:val="0"/>
                  <w:divBdr>
                    <w:top w:val="single" w:sz="2" w:space="1" w:color="FFFFFF"/>
                    <w:left w:val="single" w:sz="2" w:space="12" w:color="FFFFFF"/>
                    <w:bottom w:val="single" w:sz="2" w:space="1" w:color="FFFFFF"/>
                    <w:right w:val="single" w:sz="2" w:space="4" w:color="FFFFFF"/>
                  </w:divBdr>
                  <w:divsChild>
                    <w:div w:id="1538615195">
                      <w:marLeft w:val="0"/>
                      <w:marRight w:val="0"/>
                      <w:marTop w:val="0"/>
                      <w:marBottom w:val="0"/>
                      <w:divBdr>
                        <w:top w:val="none" w:sz="0" w:space="0" w:color="auto"/>
                        <w:left w:val="none" w:sz="0" w:space="0" w:color="auto"/>
                        <w:bottom w:val="none" w:sz="0" w:space="0" w:color="auto"/>
                        <w:right w:val="none" w:sz="0" w:space="0" w:color="auto"/>
                      </w:divBdr>
                    </w:div>
                  </w:divsChild>
                </w:div>
                <w:div w:id="499394927">
                  <w:marLeft w:val="0"/>
                  <w:marRight w:val="0"/>
                  <w:marTop w:val="0"/>
                  <w:marBottom w:val="0"/>
                  <w:divBdr>
                    <w:top w:val="single" w:sz="2" w:space="1" w:color="FFFFFF"/>
                    <w:left w:val="single" w:sz="2" w:space="12" w:color="FFFFFF"/>
                    <w:bottom w:val="single" w:sz="2" w:space="1" w:color="FFFFFF"/>
                    <w:right w:val="single" w:sz="2" w:space="4" w:color="FFFFFF"/>
                  </w:divBdr>
                  <w:divsChild>
                    <w:div w:id="1758669347">
                      <w:marLeft w:val="0"/>
                      <w:marRight w:val="0"/>
                      <w:marTop w:val="0"/>
                      <w:marBottom w:val="0"/>
                      <w:divBdr>
                        <w:top w:val="none" w:sz="0" w:space="0" w:color="auto"/>
                        <w:left w:val="none" w:sz="0" w:space="0" w:color="auto"/>
                        <w:bottom w:val="none" w:sz="0" w:space="0" w:color="auto"/>
                        <w:right w:val="none" w:sz="0" w:space="0" w:color="auto"/>
                      </w:divBdr>
                    </w:div>
                  </w:divsChild>
                </w:div>
                <w:div w:id="157500125">
                  <w:marLeft w:val="0"/>
                  <w:marRight w:val="0"/>
                  <w:marTop w:val="0"/>
                  <w:marBottom w:val="0"/>
                  <w:divBdr>
                    <w:top w:val="single" w:sz="2" w:space="1" w:color="FFFFFF"/>
                    <w:left w:val="single" w:sz="2" w:space="12" w:color="FFFFFF"/>
                    <w:bottom w:val="single" w:sz="2" w:space="1" w:color="FFFFFF"/>
                    <w:right w:val="single" w:sz="2" w:space="4" w:color="FFFFFF"/>
                  </w:divBdr>
                  <w:divsChild>
                    <w:div w:id="615674852">
                      <w:marLeft w:val="0"/>
                      <w:marRight w:val="0"/>
                      <w:marTop w:val="0"/>
                      <w:marBottom w:val="0"/>
                      <w:divBdr>
                        <w:top w:val="none" w:sz="0" w:space="0" w:color="auto"/>
                        <w:left w:val="none" w:sz="0" w:space="0" w:color="auto"/>
                        <w:bottom w:val="none" w:sz="0" w:space="0" w:color="auto"/>
                        <w:right w:val="none" w:sz="0" w:space="0" w:color="auto"/>
                      </w:divBdr>
                    </w:div>
                  </w:divsChild>
                </w:div>
                <w:div w:id="1874998064">
                  <w:marLeft w:val="0"/>
                  <w:marRight w:val="0"/>
                  <w:marTop w:val="0"/>
                  <w:marBottom w:val="0"/>
                  <w:divBdr>
                    <w:top w:val="single" w:sz="2" w:space="1" w:color="FFFFFF"/>
                    <w:left w:val="single" w:sz="2" w:space="12" w:color="FFFFFF"/>
                    <w:bottom w:val="single" w:sz="2" w:space="1" w:color="FFFFFF"/>
                    <w:right w:val="single" w:sz="2" w:space="4" w:color="FFFFFF"/>
                  </w:divBdr>
                  <w:divsChild>
                    <w:div w:id="1150629845">
                      <w:marLeft w:val="0"/>
                      <w:marRight w:val="0"/>
                      <w:marTop w:val="0"/>
                      <w:marBottom w:val="0"/>
                      <w:divBdr>
                        <w:top w:val="none" w:sz="0" w:space="0" w:color="auto"/>
                        <w:left w:val="none" w:sz="0" w:space="0" w:color="auto"/>
                        <w:bottom w:val="none" w:sz="0" w:space="0" w:color="auto"/>
                        <w:right w:val="none" w:sz="0" w:space="0" w:color="auto"/>
                      </w:divBdr>
                    </w:div>
                  </w:divsChild>
                </w:div>
                <w:div w:id="1384791890">
                  <w:marLeft w:val="0"/>
                  <w:marRight w:val="0"/>
                  <w:marTop w:val="0"/>
                  <w:marBottom w:val="0"/>
                  <w:divBdr>
                    <w:top w:val="single" w:sz="2" w:space="1" w:color="FFFFFF"/>
                    <w:left w:val="single" w:sz="2" w:space="12" w:color="FFFFFF"/>
                    <w:bottom w:val="single" w:sz="2" w:space="1" w:color="FFFFFF"/>
                    <w:right w:val="single" w:sz="2" w:space="4" w:color="FFFFFF"/>
                  </w:divBdr>
                  <w:divsChild>
                    <w:div w:id="1150632910">
                      <w:marLeft w:val="0"/>
                      <w:marRight w:val="0"/>
                      <w:marTop w:val="0"/>
                      <w:marBottom w:val="0"/>
                      <w:divBdr>
                        <w:top w:val="none" w:sz="0" w:space="0" w:color="auto"/>
                        <w:left w:val="none" w:sz="0" w:space="0" w:color="auto"/>
                        <w:bottom w:val="none" w:sz="0" w:space="0" w:color="auto"/>
                        <w:right w:val="none" w:sz="0" w:space="0" w:color="auto"/>
                      </w:divBdr>
                    </w:div>
                  </w:divsChild>
                </w:div>
                <w:div w:id="71857705">
                  <w:marLeft w:val="0"/>
                  <w:marRight w:val="0"/>
                  <w:marTop w:val="0"/>
                  <w:marBottom w:val="0"/>
                  <w:divBdr>
                    <w:top w:val="single" w:sz="2" w:space="1" w:color="FFFFFF"/>
                    <w:left w:val="single" w:sz="2" w:space="12" w:color="FFFFFF"/>
                    <w:bottom w:val="single" w:sz="2" w:space="4" w:color="FFFFFF"/>
                    <w:right w:val="single" w:sz="2" w:space="4" w:color="FFFFFF"/>
                  </w:divBdr>
                  <w:divsChild>
                    <w:div w:id="106437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369359">
          <w:marLeft w:val="0"/>
          <w:marRight w:val="0"/>
          <w:marTop w:val="0"/>
          <w:marBottom w:val="335"/>
          <w:divBdr>
            <w:top w:val="none" w:sz="0" w:space="0" w:color="auto"/>
            <w:left w:val="none" w:sz="0" w:space="0" w:color="auto"/>
            <w:bottom w:val="none" w:sz="0" w:space="0" w:color="auto"/>
            <w:right w:val="none" w:sz="0" w:space="0" w:color="auto"/>
          </w:divBdr>
          <w:divsChild>
            <w:div w:id="921186096">
              <w:marLeft w:val="0"/>
              <w:marRight w:val="0"/>
              <w:marTop w:val="0"/>
              <w:marBottom w:val="0"/>
              <w:divBdr>
                <w:top w:val="none" w:sz="0" w:space="0" w:color="auto"/>
                <w:left w:val="none" w:sz="0" w:space="0" w:color="auto"/>
                <w:bottom w:val="none" w:sz="0" w:space="0" w:color="auto"/>
                <w:right w:val="none" w:sz="0" w:space="0" w:color="auto"/>
              </w:divBdr>
              <w:divsChild>
                <w:div w:id="1993025443">
                  <w:marLeft w:val="0"/>
                  <w:marRight w:val="0"/>
                  <w:marTop w:val="0"/>
                  <w:marBottom w:val="0"/>
                  <w:divBdr>
                    <w:top w:val="single" w:sz="2" w:space="4" w:color="FFFFFF"/>
                    <w:left w:val="single" w:sz="2" w:space="12" w:color="FFFFFF"/>
                    <w:bottom w:val="single" w:sz="2" w:space="1" w:color="FFFFFF"/>
                    <w:right w:val="single" w:sz="2" w:space="4" w:color="FFFFFF"/>
                  </w:divBdr>
                  <w:divsChild>
                    <w:div w:id="756441445">
                      <w:marLeft w:val="0"/>
                      <w:marRight w:val="0"/>
                      <w:marTop w:val="0"/>
                      <w:marBottom w:val="0"/>
                      <w:divBdr>
                        <w:top w:val="none" w:sz="0" w:space="0" w:color="auto"/>
                        <w:left w:val="none" w:sz="0" w:space="0" w:color="auto"/>
                        <w:bottom w:val="none" w:sz="0" w:space="0" w:color="auto"/>
                        <w:right w:val="none" w:sz="0" w:space="0" w:color="auto"/>
                      </w:divBdr>
                    </w:div>
                  </w:divsChild>
                </w:div>
                <w:div w:id="1926842464">
                  <w:marLeft w:val="0"/>
                  <w:marRight w:val="0"/>
                  <w:marTop w:val="0"/>
                  <w:marBottom w:val="0"/>
                  <w:divBdr>
                    <w:top w:val="single" w:sz="2" w:space="1" w:color="FFFFFF"/>
                    <w:left w:val="single" w:sz="2" w:space="12" w:color="FFFFFF"/>
                    <w:bottom w:val="single" w:sz="2" w:space="1" w:color="FFFFFF"/>
                    <w:right w:val="single" w:sz="2" w:space="4" w:color="FFFFFF"/>
                  </w:divBdr>
                  <w:divsChild>
                    <w:div w:id="674693583">
                      <w:marLeft w:val="0"/>
                      <w:marRight w:val="0"/>
                      <w:marTop w:val="0"/>
                      <w:marBottom w:val="0"/>
                      <w:divBdr>
                        <w:top w:val="none" w:sz="0" w:space="0" w:color="auto"/>
                        <w:left w:val="none" w:sz="0" w:space="0" w:color="auto"/>
                        <w:bottom w:val="none" w:sz="0" w:space="0" w:color="auto"/>
                        <w:right w:val="none" w:sz="0" w:space="0" w:color="auto"/>
                      </w:divBdr>
                    </w:div>
                  </w:divsChild>
                </w:div>
                <w:div w:id="970288102">
                  <w:marLeft w:val="0"/>
                  <w:marRight w:val="0"/>
                  <w:marTop w:val="0"/>
                  <w:marBottom w:val="0"/>
                  <w:divBdr>
                    <w:top w:val="single" w:sz="2" w:space="1" w:color="FFFFFF"/>
                    <w:left w:val="single" w:sz="2" w:space="12" w:color="FFFFFF"/>
                    <w:bottom w:val="single" w:sz="2" w:space="1" w:color="FFFFFF"/>
                    <w:right w:val="single" w:sz="2" w:space="4" w:color="FFFFFF"/>
                  </w:divBdr>
                  <w:divsChild>
                    <w:div w:id="396131595">
                      <w:marLeft w:val="0"/>
                      <w:marRight w:val="0"/>
                      <w:marTop w:val="0"/>
                      <w:marBottom w:val="0"/>
                      <w:divBdr>
                        <w:top w:val="none" w:sz="0" w:space="0" w:color="auto"/>
                        <w:left w:val="none" w:sz="0" w:space="0" w:color="auto"/>
                        <w:bottom w:val="none" w:sz="0" w:space="0" w:color="auto"/>
                        <w:right w:val="none" w:sz="0" w:space="0" w:color="auto"/>
                      </w:divBdr>
                    </w:div>
                  </w:divsChild>
                </w:div>
                <w:div w:id="1636326344">
                  <w:marLeft w:val="0"/>
                  <w:marRight w:val="0"/>
                  <w:marTop w:val="0"/>
                  <w:marBottom w:val="0"/>
                  <w:divBdr>
                    <w:top w:val="single" w:sz="2" w:space="1" w:color="FFFFFF"/>
                    <w:left w:val="single" w:sz="2" w:space="12" w:color="FFFFFF"/>
                    <w:bottom w:val="single" w:sz="2" w:space="1" w:color="FFFFFF"/>
                    <w:right w:val="single" w:sz="2" w:space="4" w:color="FFFFFF"/>
                  </w:divBdr>
                  <w:divsChild>
                    <w:div w:id="2025278305">
                      <w:marLeft w:val="0"/>
                      <w:marRight w:val="0"/>
                      <w:marTop w:val="0"/>
                      <w:marBottom w:val="0"/>
                      <w:divBdr>
                        <w:top w:val="none" w:sz="0" w:space="0" w:color="auto"/>
                        <w:left w:val="none" w:sz="0" w:space="0" w:color="auto"/>
                        <w:bottom w:val="none" w:sz="0" w:space="0" w:color="auto"/>
                        <w:right w:val="none" w:sz="0" w:space="0" w:color="auto"/>
                      </w:divBdr>
                    </w:div>
                  </w:divsChild>
                </w:div>
                <w:div w:id="1104228604">
                  <w:marLeft w:val="0"/>
                  <w:marRight w:val="0"/>
                  <w:marTop w:val="0"/>
                  <w:marBottom w:val="0"/>
                  <w:divBdr>
                    <w:top w:val="single" w:sz="2" w:space="1" w:color="FFFFFF"/>
                    <w:left w:val="single" w:sz="2" w:space="12" w:color="FFFFFF"/>
                    <w:bottom w:val="single" w:sz="2" w:space="1" w:color="FFFFFF"/>
                    <w:right w:val="single" w:sz="2" w:space="4" w:color="FFFFFF"/>
                  </w:divBdr>
                  <w:divsChild>
                    <w:div w:id="432013844">
                      <w:marLeft w:val="0"/>
                      <w:marRight w:val="0"/>
                      <w:marTop w:val="0"/>
                      <w:marBottom w:val="0"/>
                      <w:divBdr>
                        <w:top w:val="none" w:sz="0" w:space="0" w:color="auto"/>
                        <w:left w:val="none" w:sz="0" w:space="0" w:color="auto"/>
                        <w:bottom w:val="none" w:sz="0" w:space="0" w:color="auto"/>
                        <w:right w:val="none" w:sz="0" w:space="0" w:color="auto"/>
                      </w:divBdr>
                    </w:div>
                  </w:divsChild>
                </w:div>
                <w:div w:id="1630479036">
                  <w:marLeft w:val="0"/>
                  <w:marRight w:val="0"/>
                  <w:marTop w:val="0"/>
                  <w:marBottom w:val="0"/>
                  <w:divBdr>
                    <w:top w:val="single" w:sz="2" w:space="1" w:color="FFFFFF"/>
                    <w:left w:val="single" w:sz="2" w:space="12" w:color="FFFFFF"/>
                    <w:bottom w:val="single" w:sz="2" w:space="1" w:color="FFFFFF"/>
                    <w:right w:val="single" w:sz="2" w:space="4" w:color="FFFFFF"/>
                  </w:divBdr>
                  <w:divsChild>
                    <w:div w:id="1107382944">
                      <w:marLeft w:val="0"/>
                      <w:marRight w:val="0"/>
                      <w:marTop w:val="0"/>
                      <w:marBottom w:val="0"/>
                      <w:divBdr>
                        <w:top w:val="none" w:sz="0" w:space="0" w:color="auto"/>
                        <w:left w:val="none" w:sz="0" w:space="0" w:color="auto"/>
                        <w:bottom w:val="none" w:sz="0" w:space="0" w:color="auto"/>
                        <w:right w:val="none" w:sz="0" w:space="0" w:color="auto"/>
                      </w:divBdr>
                    </w:div>
                  </w:divsChild>
                </w:div>
                <w:div w:id="1631668568">
                  <w:marLeft w:val="0"/>
                  <w:marRight w:val="0"/>
                  <w:marTop w:val="0"/>
                  <w:marBottom w:val="0"/>
                  <w:divBdr>
                    <w:top w:val="single" w:sz="2" w:space="1" w:color="FFFFFF"/>
                    <w:left w:val="single" w:sz="2" w:space="12" w:color="FFFFFF"/>
                    <w:bottom w:val="single" w:sz="2" w:space="1" w:color="FFFFFF"/>
                    <w:right w:val="single" w:sz="2" w:space="4" w:color="FFFFFF"/>
                  </w:divBdr>
                  <w:divsChild>
                    <w:div w:id="697434892">
                      <w:marLeft w:val="0"/>
                      <w:marRight w:val="0"/>
                      <w:marTop w:val="0"/>
                      <w:marBottom w:val="0"/>
                      <w:divBdr>
                        <w:top w:val="none" w:sz="0" w:space="0" w:color="auto"/>
                        <w:left w:val="none" w:sz="0" w:space="0" w:color="auto"/>
                        <w:bottom w:val="none" w:sz="0" w:space="0" w:color="auto"/>
                        <w:right w:val="none" w:sz="0" w:space="0" w:color="auto"/>
                      </w:divBdr>
                    </w:div>
                  </w:divsChild>
                </w:div>
                <w:div w:id="12340074">
                  <w:marLeft w:val="0"/>
                  <w:marRight w:val="0"/>
                  <w:marTop w:val="0"/>
                  <w:marBottom w:val="0"/>
                  <w:divBdr>
                    <w:top w:val="single" w:sz="2" w:space="1" w:color="FFFFFF"/>
                    <w:left w:val="single" w:sz="2" w:space="12" w:color="FFFFFF"/>
                    <w:bottom w:val="single" w:sz="2" w:space="1" w:color="FFFFFF"/>
                    <w:right w:val="single" w:sz="2" w:space="4" w:color="FFFFFF"/>
                  </w:divBdr>
                  <w:divsChild>
                    <w:div w:id="1498039547">
                      <w:marLeft w:val="0"/>
                      <w:marRight w:val="0"/>
                      <w:marTop w:val="0"/>
                      <w:marBottom w:val="0"/>
                      <w:divBdr>
                        <w:top w:val="none" w:sz="0" w:space="0" w:color="auto"/>
                        <w:left w:val="none" w:sz="0" w:space="0" w:color="auto"/>
                        <w:bottom w:val="none" w:sz="0" w:space="0" w:color="auto"/>
                        <w:right w:val="none" w:sz="0" w:space="0" w:color="auto"/>
                      </w:divBdr>
                    </w:div>
                  </w:divsChild>
                </w:div>
                <w:div w:id="644436129">
                  <w:marLeft w:val="0"/>
                  <w:marRight w:val="0"/>
                  <w:marTop w:val="0"/>
                  <w:marBottom w:val="0"/>
                  <w:divBdr>
                    <w:top w:val="single" w:sz="2" w:space="1" w:color="FFFFFF"/>
                    <w:left w:val="single" w:sz="2" w:space="12" w:color="FFFFFF"/>
                    <w:bottom w:val="single" w:sz="2" w:space="1" w:color="FFFFFF"/>
                    <w:right w:val="single" w:sz="2" w:space="4" w:color="FFFFFF"/>
                  </w:divBdr>
                  <w:divsChild>
                    <w:div w:id="794913257">
                      <w:marLeft w:val="0"/>
                      <w:marRight w:val="0"/>
                      <w:marTop w:val="0"/>
                      <w:marBottom w:val="0"/>
                      <w:divBdr>
                        <w:top w:val="none" w:sz="0" w:space="0" w:color="auto"/>
                        <w:left w:val="none" w:sz="0" w:space="0" w:color="auto"/>
                        <w:bottom w:val="none" w:sz="0" w:space="0" w:color="auto"/>
                        <w:right w:val="none" w:sz="0" w:space="0" w:color="auto"/>
                      </w:divBdr>
                    </w:div>
                  </w:divsChild>
                </w:div>
                <w:div w:id="693460334">
                  <w:marLeft w:val="0"/>
                  <w:marRight w:val="0"/>
                  <w:marTop w:val="0"/>
                  <w:marBottom w:val="0"/>
                  <w:divBdr>
                    <w:top w:val="single" w:sz="2" w:space="1" w:color="FFFFFF"/>
                    <w:left w:val="single" w:sz="2" w:space="12" w:color="FFFFFF"/>
                    <w:bottom w:val="single" w:sz="2" w:space="1" w:color="FFFFFF"/>
                    <w:right w:val="single" w:sz="2" w:space="4" w:color="FFFFFF"/>
                  </w:divBdr>
                  <w:divsChild>
                    <w:div w:id="1396393613">
                      <w:marLeft w:val="0"/>
                      <w:marRight w:val="0"/>
                      <w:marTop w:val="0"/>
                      <w:marBottom w:val="0"/>
                      <w:divBdr>
                        <w:top w:val="none" w:sz="0" w:space="0" w:color="auto"/>
                        <w:left w:val="none" w:sz="0" w:space="0" w:color="auto"/>
                        <w:bottom w:val="none" w:sz="0" w:space="0" w:color="auto"/>
                        <w:right w:val="none" w:sz="0" w:space="0" w:color="auto"/>
                      </w:divBdr>
                    </w:div>
                  </w:divsChild>
                </w:div>
                <w:div w:id="1703168112">
                  <w:marLeft w:val="0"/>
                  <w:marRight w:val="0"/>
                  <w:marTop w:val="0"/>
                  <w:marBottom w:val="0"/>
                  <w:divBdr>
                    <w:top w:val="single" w:sz="2" w:space="1" w:color="FFFFFF"/>
                    <w:left w:val="single" w:sz="2" w:space="12" w:color="FFFFFF"/>
                    <w:bottom w:val="single" w:sz="2" w:space="1" w:color="FFFFFF"/>
                    <w:right w:val="single" w:sz="2" w:space="4" w:color="FFFFFF"/>
                  </w:divBdr>
                  <w:divsChild>
                    <w:div w:id="1443769553">
                      <w:marLeft w:val="0"/>
                      <w:marRight w:val="0"/>
                      <w:marTop w:val="0"/>
                      <w:marBottom w:val="0"/>
                      <w:divBdr>
                        <w:top w:val="none" w:sz="0" w:space="0" w:color="auto"/>
                        <w:left w:val="none" w:sz="0" w:space="0" w:color="auto"/>
                        <w:bottom w:val="none" w:sz="0" w:space="0" w:color="auto"/>
                        <w:right w:val="none" w:sz="0" w:space="0" w:color="auto"/>
                      </w:divBdr>
                    </w:div>
                  </w:divsChild>
                </w:div>
                <w:div w:id="651446484">
                  <w:marLeft w:val="0"/>
                  <w:marRight w:val="0"/>
                  <w:marTop w:val="0"/>
                  <w:marBottom w:val="0"/>
                  <w:divBdr>
                    <w:top w:val="single" w:sz="2" w:space="1" w:color="FFFFFF"/>
                    <w:left w:val="single" w:sz="2" w:space="12" w:color="FFFFFF"/>
                    <w:bottom w:val="single" w:sz="2" w:space="1" w:color="FFFFFF"/>
                    <w:right w:val="single" w:sz="2" w:space="4" w:color="FFFFFF"/>
                  </w:divBdr>
                  <w:divsChild>
                    <w:div w:id="2093816077">
                      <w:marLeft w:val="0"/>
                      <w:marRight w:val="0"/>
                      <w:marTop w:val="0"/>
                      <w:marBottom w:val="0"/>
                      <w:divBdr>
                        <w:top w:val="none" w:sz="0" w:space="0" w:color="auto"/>
                        <w:left w:val="none" w:sz="0" w:space="0" w:color="auto"/>
                        <w:bottom w:val="none" w:sz="0" w:space="0" w:color="auto"/>
                        <w:right w:val="none" w:sz="0" w:space="0" w:color="auto"/>
                      </w:divBdr>
                    </w:div>
                  </w:divsChild>
                </w:div>
                <w:div w:id="476655862">
                  <w:marLeft w:val="0"/>
                  <w:marRight w:val="0"/>
                  <w:marTop w:val="0"/>
                  <w:marBottom w:val="0"/>
                  <w:divBdr>
                    <w:top w:val="single" w:sz="2" w:space="1" w:color="FFFFFF"/>
                    <w:left w:val="single" w:sz="2" w:space="12" w:color="FFFFFF"/>
                    <w:bottom w:val="single" w:sz="2" w:space="1" w:color="FFFFFF"/>
                    <w:right w:val="single" w:sz="2" w:space="4" w:color="FFFFFF"/>
                  </w:divBdr>
                  <w:divsChild>
                    <w:div w:id="344939430">
                      <w:marLeft w:val="0"/>
                      <w:marRight w:val="0"/>
                      <w:marTop w:val="0"/>
                      <w:marBottom w:val="0"/>
                      <w:divBdr>
                        <w:top w:val="none" w:sz="0" w:space="0" w:color="auto"/>
                        <w:left w:val="none" w:sz="0" w:space="0" w:color="auto"/>
                        <w:bottom w:val="none" w:sz="0" w:space="0" w:color="auto"/>
                        <w:right w:val="none" w:sz="0" w:space="0" w:color="auto"/>
                      </w:divBdr>
                    </w:div>
                  </w:divsChild>
                </w:div>
                <w:div w:id="1355764833">
                  <w:marLeft w:val="0"/>
                  <w:marRight w:val="0"/>
                  <w:marTop w:val="0"/>
                  <w:marBottom w:val="0"/>
                  <w:divBdr>
                    <w:top w:val="single" w:sz="2" w:space="1" w:color="FFFFFF"/>
                    <w:left w:val="single" w:sz="2" w:space="12" w:color="FFFFFF"/>
                    <w:bottom w:val="single" w:sz="2" w:space="1" w:color="FFFFFF"/>
                    <w:right w:val="single" w:sz="2" w:space="4" w:color="FFFFFF"/>
                  </w:divBdr>
                  <w:divsChild>
                    <w:div w:id="1754011221">
                      <w:marLeft w:val="0"/>
                      <w:marRight w:val="0"/>
                      <w:marTop w:val="0"/>
                      <w:marBottom w:val="0"/>
                      <w:divBdr>
                        <w:top w:val="none" w:sz="0" w:space="0" w:color="auto"/>
                        <w:left w:val="none" w:sz="0" w:space="0" w:color="auto"/>
                        <w:bottom w:val="none" w:sz="0" w:space="0" w:color="auto"/>
                        <w:right w:val="none" w:sz="0" w:space="0" w:color="auto"/>
                      </w:divBdr>
                    </w:div>
                  </w:divsChild>
                </w:div>
                <w:div w:id="1904834332">
                  <w:marLeft w:val="0"/>
                  <w:marRight w:val="0"/>
                  <w:marTop w:val="0"/>
                  <w:marBottom w:val="0"/>
                  <w:divBdr>
                    <w:top w:val="single" w:sz="2" w:space="1" w:color="FFFFFF"/>
                    <w:left w:val="single" w:sz="2" w:space="12" w:color="FFFFFF"/>
                    <w:bottom w:val="single" w:sz="2" w:space="1" w:color="FFFFFF"/>
                    <w:right w:val="single" w:sz="2" w:space="4" w:color="FFFFFF"/>
                  </w:divBdr>
                  <w:divsChild>
                    <w:div w:id="847906849">
                      <w:marLeft w:val="0"/>
                      <w:marRight w:val="0"/>
                      <w:marTop w:val="0"/>
                      <w:marBottom w:val="0"/>
                      <w:divBdr>
                        <w:top w:val="none" w:sz="0" w:space="0" w:color="auto"/>
                        <w:left w:val="none" w:sz="0" w:space="0" w:color="auto"/>
                        <w:bottom w:val="none" w:sz="0" w:space="0" w:color="auto"/>
                        <w:right w:val="none" w:sz="0" w:space="0" w:color="auto"/>
                      </w:divBdr>
                    </w:div>
                  </w:divsChild>
                </w:div>
                <w:div w:id="890727103">
                  <w:marLeft w:val="0"/>
                  <w:marRight w:val="0"/>
                  <w:marTop w:val="0"/>
                  <w:marBottom w:val="0"/>
                  <w:divBdr>
                    <w:top w:val="single" w:sz="2" w:space="1" w:color="FFFFFF"/>
                    <w:left w:val="single" w:sz="2" w:space="12" w:color="FFFFFF"/>
                    <w:bottom w:val="single" w:sz="2" w:space="1" w:color="FFFFFF"/>
                    <w:right w:val="single" w:sz="2" w:space="4" w:color="FFFFFF"/>
                  </w:divBdr>
                  <w:divsChild>
                    <w:div w:id="539052479">
                      <w:marLeft w:val="0"/>
                      <w:marRight w:val="0"/>
                      <w:marTop w:val="0"/>
                      <w:marBottom w:val="0"/>
                      <w:divBdr>
                        <w:top w:val="none" w:sz="0" w:space="0" w:color="auto"/>
                        <w:left w:val="none" w:sz="0" w:space="0" w:color="auto"/>
                        <w:bottom w:val="none" w:sz="0" w:space="0" w:color="auto"/>
                        <w:right w:val="none" w:sz="0" w:space="0" w:color="auto"/>
                      </w:divBdr>
                    </w:div>
                  </w:divsChild>
                </w:div>
                <w:div w:id="501241514">
                  <w:marLeft w:val="0"/>
                  <w:marRight w:val="0"/>
                  <w:marTop w:val="0"/>
                  <w:marBottom w:val="0"/>
                  <w:divBdr>
                    <w:top w:val="single" w:sz="2" w:space="1" w:color="FFFFFF"/>
                    <w:left w:val="single" w:sz="2" w:space="12" w:color="FFFFFF"/>
                    <w:bottom w:val="single" w:sz="2" w:space="1" w:color="FFFFFF"/>
                    <w:right w:val="single" w:sz="2" w:space="4" w:color="FFFFFF"/>
                  </w:divBdr>
                  <w:divsChild>
                    <w:div w:id="1094013355">
                      <w:marLeft w:val="0"/>
                      <w:marRight w:val="0"/>
                      <w:marTop w:val="0"/>
                      <w:marBottom w:val="0"/>
                      <w:divBdr>
                        <w:top w:val="none" w:sz="0" w:space="0" w:color="auto"/>
                        <w:left w:val="none" w:sz="0" w:space="0" w:color="auto"/>
                        <w:bottom w:val="none" w:sz="0" w:space="0" w:color="auto"/>
                        <w:right w:val="none" w:sz="0" w:space="0" w:color="auto"/>
                      </w:divBdr>
                    </w:div>
                  </w:divsChild>
                </w:div>
                <w:div w:id="256014648">
                  <w:marLeft w:val="0"/>
                  <w:marRight w:val="0"/>
                  <w:marTop w:val="0"/>
                  <w:marBottom w:val="0"/>
                  <w:divBdr>
                    <w:top w:val="single" w:sz="2" w:space="1" w:color="FFFFFF"/>
                    <w:left w:val="single" w:sz="2" w:space="12" w:color="FFFFFF"/>
                    <w:bottom w:val="single" w:sz="2" w:space="1" w:color="FFFFFF"/>
                    <w:right w:val="single" w:sz="2" w:space="4" w:color="FFFFFF"/>
                  </w:divBdr>
                  <w:divsChild>
                    <w:div w:id="1367413675">
                      <w:marLeft w:val="0"/>
                      <w:marRight w:val="0"/>
                      <w:marTop w:val="0"/>
                      <w:marBottom w:val="0"/>
                      <w:divBdr>
                        <w:top w:val="none" w:sz="0" w:space="0" w:color="auto"/>
                        <w:left w:val="none" w:sz="0" w:space="0" w:color="auto"/>
                        <w:bottom w:val="none" w:sz="0" w:space="0" w:color="auto"/>
                        <w:right w:val="none" w:sz="0" w:space="0" w:color="auto"/>
                      </w:divBdr>
                    </w:div>
                  </w:divsChild>
                </w:div>
                <w:div w:id="24331892">
                  <w:marLeft w:val="0"/>
                  <w:marRight w:val="0"/>
                  <w:marTop w:val="0"/>
                  <w:marBottom w:val="0"/>
                  <w:divBdr>
                    <w:top w:val="single" w:sz="2" w:space="1" w:color="FFFFFF"/>
                    <w:left w:val="single" w:sz="2" w:space="12" w:color="FFFFFF"/>
                    <w:bottom w:val="single" w:sz="2" w:space="1" w:color="FFFFFF"/>
                    <w:right w:val="single" w:sz="2" w:space="4" w:color="FFFFFF"/>
                  </w:divBdr>
                  <w:divsChild>
                    <w:div w:id="2070881659">
                      <w:marLeft w:val="0"/>
                      <w:marRight w:val="0"/>
                      <w:marTop w:val="0"/>
                      <w:marBottom w:val="0"/>
                      <w:divBdr>
                        <w:top w:val="none" w:sz="0" w:space="0" w:color="auto"/>
                        <w:left w:val="none" w:sz="0" w:space="0" w:color="auto"/>
                        <w:bottom w:val="none" w:sz="0" w:space="0" w:color="auto"/>
                        <w:right w:val="none" w:sz="0" w:space="0" w:color="auto"/>
                      </w:divBdr>
                    </w:div>
                  </w:divsChild>
                </w:div>
                <w:div w:id="356809743">
                  <w:marLeft w:val="0"/>
                  <w:marRight w:val="0"/>
                  <w:marTop w:val="0"/>
                  <w:marBottom w:val="0"/>
                  <w:divBdr>
                    <w:top w:val="single" w:sz="2" w:space="1" w:color="FFFFFF"/>
                    <w:left w:val="single" w:sz="2" w:space="12" w:color="FFFFFF"/>
                    <w:bottom w:val="single" w:sz="2" w:space="1" w:color="FFFFFF"/>
                    <w:right w:val="single" w:sz="2" w:space="4" w:color="FFFFFF"/>
                  </w:divBdr>
                  <w:divsChild>
                    <w:div w:id="1662538571">
                      <w:marLeft w:val="0"/>
                      <w:marRight w:val="0"/>
                      <w:marTop w:val="0"/>
                      <w:marBottom w:val="0"/>
                      <w:divBdr>
                        <w:top w:val="none" w:sz="0" w:space="0" w:color="auto"/>
                        <w:left w:val="none" w:sz="0" w:space="0" w:color="auto"/>
                        <w:bottom w:val="none" w:sz="0" w:space="0" w:color="auto"/>
                        <w:right w:val="none" w:sz="0" w:space="0" w:color="auto"/>
                      </w:divBdr>
                    </w:div>
                  </w:divsChild>
                </w:div>
                <w:div w:id="782261202">
                  <w:marLeft w:val="0"/>
                  <w:marRight w:val="0"/>
                  <w:marTop w:val="0"/>
                  <w:marBottom w:val="0"/>
                  <w:divBdr>
                    <w:top w:val="single" w:sz="2" w:space="1" w:color="FFFFFF"/>
                    <w:left w:val="single" w:sz="2" w:space="12" w:color="FFFFFF"/>
                    <w:bottom w:val="single" w:sz="2" w:space="1" w:color="FFFFFF"/>
                    <w:right w:val="single" w:sz="2" w:space="4" w:color="FFFFFF"/>
                  </w:divBdr>
                  <w:divsChild>
                    <w:div w:id="88046298">
                      <w:marLeft w:val="0"/>
                      <w:marRight w:val="0"/>
                      <w:marTop w:val="0"/>
                      <w:marBottom w:val="0"/>
                      <w:divBdr>
                        <w:top w:val="none" w:sz="0" w:space="0" w:color="auto"/>
                        <w:left w:val="none" w:sz="0" w:space="0" w:color="auto"/>
                        <w:bottom w:val="none" w:sz="0" w:space="0" w:color="auto"/>
                        <w:right w:val="none" w:sz="0" w:space="0" w:color="auto"/>
                      </w:divBdr>
                    </w:div>
                  </w:divsChild>
                </w:div>
                <w:div w:id="1755742191">
                  <w:marLeft w:val="0"/>
                  <w:marRight w:val="0"/>
                  <w:marTop w:val="0"/>
                  <w:marBottom w:val="0"/>
                  <w:divBdr>
                    <w:top w:val="single" w:sz="2" w:space="1" w:color="FFFFFF"/>
                    <w:left w:val="single" w:sz="2" w:space="12" w:color="FFFFFF"/>
                    <w:bottom w:val="single" w:sz="2" w:space="1" w:color="FFFFFF"/>
                    <w:right w:val="single" w:sz="2" w:space="4" w:color="FFFFFF"/>
                  </w:divBdr>
                  <w:divsChild>
                    <w:div w:id="423261819">
                      <w:marLeft w:val="0"/>
                      <w:marRight w:val="0"/>
                      <w:marTop w:val="0"/>
                      <w:marBottom w:val="0"/>
                      <w:divBdr>
                        <w:top w:val="none" w:sz="0" w:space="0" w:color="auto"/>
                        <w:left w:val="none" w:sz="0" w:space="0" w:color="auto"/>
                        <w:bottom w:val="none" w:sz="0" w:space="0" w:color="auto"/>
                        <w:right w:val="none" w:sz="0" w:space="0" w:color="auto"/>
                      </w:divBdr>
                    </w:div>
                  </w:divsChild>
                </w:div>
                <w:div w:id="546651478">
                  <w:marLeft w:val="0"/>
                  <w:marRight w:val="0"/>
                  <w:marTop w:val="0"/>
                  <w:marBottom w:val="0"/>
                  <w:divBdr>
                    <w:top w:val="single" w:sz="2" w:space="1" w:color="FFFFFF"/>
                    <w:left w:val="single" w:sz="2" w:space="12" w:color="FFFFFF"/>
                    <w:bottom w:val="single" w:sz="2" w:space="4" w:color="FFFFFF"/>
                    <w:right w:val="single" w:sz="2" w:space="4" w:color="FFFFFF"/>
                  </w:divBdr>
                  <w:divsChild>
                    <w:div w:id="4937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8558">
          <w:marLeft w:val="0"/>
          <w:marRight w:val="0"/>
          <w:marTop w:val="0"/>
          <w:marBottom w:val="335"/>
          <w:divBdr>
            <w:top w:val="none" w:sz="0" w:space="0" w:color="auto"/>
            <w:left w:val="none" w:sz="0" w:space="0" w:color="auto"/>
            <w:bottom w:val="none" w:sz="0" w:space="0" w:color="auto"/>
            <w:right w:val="none" w:sz="0" w:space="0" w:color="auto"/>
          </w:divBdr>
          <w:divsChild>
            <w:div w:id="551424324">
              <w:marLeft w:val="0"/>
              <w:marRight w:val="0"/>
              <w:marTop w:val="0"/>
              <w:marBottom w:val="0"/>
              <w:divBdr>
                <w:top w:val="none" w:sz="0" w:space="0" w:color="auto"/>
                <w:left w:val="none" w:sz="0" w:space="0" w:color="auto"/>
                <w:bottom w:val="none" w:sz="0" w:space="0" w:color="auto"/>
                <w:right w:val="none" w:sz="0" w:space="0" w:color="auto"/>
              </w:divBdr>
              <w:divsChild>
                <w:div w:id="1934314261">
                  <w:marLeft w:val="0"/>
                  <w:marRight w:val="0"/>
                  <w:marTop w:val="0"/>
                  <w:marBottom w:val="0"/>
                  <w:divBdr>
                    <w:top w:val="single" w:sz="2" w:space="4" w:color="FFFFFF"/>
                    <w:left w:val="single" w:sz="2" w:space="12" w:color="FFFFFF"/>
                    <w:bottom w:val="single" w:sz="2" w:space="1" w:color="FFFFFF"/>
                    <w:right w:val="single" w:sz="2" w:space="4" w:color="FFFFFF"/>
                  </w:divBdr>
                  <w:divsChild>
                    <w:div w:id="1487279735">
                      <w:marLeft w:val="0"/>
                      <w:marRight w:val="0"/>
                      <w:marTop w:val="0"/>
                      <w:marBottom w:val="0"/>
                      <w:divBdr>
                        <w:top w:val="none" w:sz="0" w:space="0" w:color="auto"/>
                        <w:left w:val="none" w:sz="0" w:space="0" w:color="auto"/>
                        <w:bottom w:val="none" w:sz="0" w:space="0" w:color="auto"/>
                        <w:right w:val="none" w:sz="0" w:space="0" w:color="auto"/>
                      </w:divBdr>
                    </w:div>
                  </w:divsChild>
                </w:div>
                <w:div w:id="1577127589">
                  <w:marLeft w:val="0"/>
                  <w:marRight w:val="0"/>
                  <w:marTop w:val="0"/>
                  <w:marBottom w:val="0"/>
                  <w:divBdr>
                    <w:top w:val="single" w:sz="2" w:space="1" w:color="FFFFFF"/>
                    <w:left w:val="single" w:sz="2" w:space="12" w:color="FFFFFF"/>
                    <w:bottom w:val="single" w:sz="2" w:space="1" w:color="FFFFFF"/>
                    <w:right w:val="single" w:sz="2" w:space="4" w:color="FFFFFF"/>
                  </w:divBdr>
                  <w:divsChild>
                    <w:div w:id="2023622345">
                      <w:marLeft w:val="0"/>
                      <w:marRight w:val="0"/>
                      <w:marTop w:val="0"/>
                      <w:marBottom w:val="0"/>
                      <w:divBdr>
                        <w:top w:val="none" w:sz="0" w:space="0" w:color="auto"/>
                        <w:left w:val="none" w:sz="0" w:space="0" w:color="auto"/>
                        <w:bottom w:val="none" w:sz="0" w:space="0" w:color="auto"/>
                        <w:right w:val="none" w:sz="0" w:space="0" w:color="auto"/>
                      </w:divBdr>
                    </w:div>
                  </w:divsChild>
                </w:div>
                <w:div w:id="1390031075">
                  <w:marLeft w:val="0"/>
                  <w:marRight w:val="0"/>
                  <w:marTop w:val="0"/>
                  <w:marBottom w:val="0"/>
                  <w:divBdr>
                    <w:top w:val="single" w:sz="2" w:space="1" w:color="FFFFFF"/>
                    <w:left w:val="single" w:sz="2" w:space="12" w:color="FFFFFF"/>
                    <w:bottom w:val="single" w:sz="2" w:space="1" w:color="FFFFFF"/>
                    <w:right w:val="single" w:sz="2" w:space="4" w:color="FFFFFF"/>
                  </w:divBdr>
                  <w:divsChild>
                    <w:div w:id="1626234829">
                      <w:marLeft w:val="0"/>
                      <w:marRight w:val="0"/>
                      <w:marTop w:val="0"/>
                      <w:marBottom w:val="0"/>
                      <w:divBdr>
                        <w:top w:val="none" w:sz="0" w:space="0" w:color="auto"/>
                        <w:left w:val="none" w:sz="0" w:space="0" w:color="auto"/>
                        <w:bottom w:val="none" w:sz="0" w:space="0" w:color="auto"/>
                        <w:right w:val="none" w:sz="0" w:space="0" w:color="auto"/>
                      </w:divBdr>
                    </w:div>
                  </w:divsChild>
                </w:div>
                <w:div w:id="1478953140">
                  <w:marLeft w:val="0"/>
                  <w:marRight w:val="0"/>
                  <w:marTop w:val="0"/>
                  <w:marBottom w:val="0"/>
                  <w:divBdr>
                    <w:top w:val="single" w:sz="2" w:space="1" w:color="FFFFFF"/>
                    <w:left w:val="single" w:sz="2" w:space="12" w:color="FFFFFF"/>
                    <w:bottom w:val="single" w:sz="2" w:space="1" w:color="FFFFFF"/>
                    <w:right w:val="single" w:sz="2" w:space="4" w:color="FFFFFF"/>
                  </w:divBdr>
                  <w:divsChild>
                    <w:div w:id="311754804">
                      <w:marLeft w:val="0"/>
                      <w:marRight w:val="0"/>
                      <w:marTop w:val="0"/>
                      <w:marBottom w:val="0"/>
                      <w:divBdr>
                        <w:top w:val="none" w:sz="0" w:space="0" w:color="auto"/>
                        <w:left w:val="none" w:sz="0" w:space="0" w:color="auto"/>
                        <w:bottom w:val="none" w:sz="0" w:space="0" w:color="auto"/>
                        <w:right w:val="none" w:sz="0" w:space="0" w:color="auto"/>
                      </w:divBdr>
                    </w:div>
                  </w:divsChild>
                </w:div>
                <w:div w:id="28653124">
                  <w:marLeft w:val="0"/>
                  <w:marRight w:val="0"/>
                  <w:marTop w:val="0"/>
                  <w:marBottom w:val="0"/>
                  <w:divBdr>
                    <w:top w:val="single" w:sz="2" w:space="1" w:color="FFFFFF"/>
                    <w:left w:val="single" w:sz="2" w:space="12" w:color="FFFFFF"/>
                    <w:bottom w:val="single" w:sz="2" w:space="1" w:color="FFFFFF"/>
                    <w:right w:val="single" w:sz="2" w:space="4" w:color="FFFFFF"/>
                  </w:divBdr>
                  <w:divsChild>
                    <w:div w:id="2119789802">
                      <w:marLeft w:val="0"/>
                      <w:marRight w:val="0"/>
                      <w:marTop w:val="0"/>
                      <w:marBottom w:val="0"/>
                      <w:divBdr>
                        <w:top w:val="none" w:sz="0" w:space="0" w:color="auto"/>
                        <w:left w:val="none" w:sz="0" w:space="0" w:color="auto"/>
                        <w:bottom w:val="none" w:sz="0" w:space="0" w:color="auto"/>
                        <w:right w:val="none" w:sz="0" w:space="0" w:color="auto"/>
                      </w:divBdr>
                    </w:div>
                  </w:divsChild>
                </w:div>
                <w:div w:id="394471390">
                  <w:marLeft w:val="0"/>
                  <w:marRight w:val="0"/>
                  <w:marTop w:val="0"/>
                  <w:marBottom w:val="0"/>
                  <w:divBdr>
                    <w:top w:val="single" w:sz="2" w:space="1" w:color="FFFFFF"/>
                    <w:left w:val="single" w:sz="2" w:space="12" w:color="FFFFFF"/>
                    <w:bottom w:val="single" w:sz="2" w:space="1" w:color="FFFFFF"/>
                    <w:right w:val="single" w:sz="2" w:space="4" w:color="FFFFFF"/>
                  </w:divBdr>
                  <w:divsChild>
                    <w:div w:id="1682470033">
                      <w:marLeft w:val="0"/>
                      <w:marRight w:val="0"/>
                      <w:marTop w:val="0"/>
                      <w:marBottom w:val="0"/>
                      <w:divBdr>
                        <w:top w:val="none" w:sz="0" w:space="0" w:color="auto"/>
                        <w:left w:val="none" w:sz="0" w:space="0" w:color="auto"/>
                        <w:bottom w:val="none" w:sz="0" w:space="0" w:color="auto"/>
                        <w:right w:val="none" w:sz="0" w:space="0" w:color="auto"/>
                      </w:divBdr>
                    </w:div>
                  </w:divsChild>
                </w:div>
                <w:div w:id="1976639147">
                  <w:marLeft w:val="0"/>
                  <w:marRight w:val="0"/>
                  <w:marTop w:val="0"/>
                  <w:marBottom w:val="0"/>
                  <w:divBdr>
                    <w:top w:val="single" w:sz="2" w:space="1" w:color="FFFFFF"/>
                    <w:left w:val="single" w:sz="2" w:space="12" w:color="FFFFFF"/>
                    <w:bottom w:val="single" w:sz="2" w:space="1" w:color="FFFFFF"/>
                    <w:right w:val="single" w:sz="2" w:space="4" w:color="FFFFFF"/>
                  </w:divBdr>
                  <w:divsChild>
                    <w:div w:id="2113817094">
                      <w:marLeft w:val="0"/>
                      <w:marRight w:val="0"/>
                      <w:marTop w:val="0"/>
                      <w:marBottom w:val="0"/>
                      <w:divBdr>
                        <w:top w:val="none" w:sz="0" w:space="0" w:color="auto"/>
                        <w:left w:val="none" w:sz="0" w:space="0" w:color="auto"/>
                        <w:bottom w:val="none" w:sz="0" w:space="0" w:color="auto"/>
                        <w:right w:val="none" w:sz="0" w:space="0" w:color="auto"/>
                      </w:divBdr>
                    </w:div>
                  </w:divsChild>
                </w:div>
                <w:div w:id="155729705">
                  <w:marLeft w:val="0"/>
                  <w:marRight w:val="0"/>
                  <w:marTop w:val="0"/>
                  <w:marBottom w:val="0"/>
                  <w:divBdr>
                    <w:top w:val="single" w:sz="2" w:space="1" w:color="FFFFFF"/>
                    <w:left w:val="single" w:sz="2" w:space="12" w:color="FFFFFF"/>
                    <w:bottom w:val="single" w:sz="2" w:space="1" w:color="FFFFFF"/>
                    <w:right w:val="single" w:sz="2" w:space="4" w:color="FFFFFF"/>
                  </w:divBdr>
                  <w:divsChild>
                    <w:div w:id="161707060">
                      <w:marLeft w:val="0"/>
                      <w:marRight w:val="0"/>
                      <w:marTop w:val="0"/>
                      <w:marBottom w:val="0"/>
                      <w:divBdr>
                        <w:top w:val="none" w:sz="0" w:space="0" w:color="auto"/>
                        <w:left w:val="none" w:sz="0" w:space="0" w:color="auto"/>
                        <w:bottom w:val="none" w:sz="0" w:space="0" w:color="auto"/>
                        <w:right w:val="none" w:sz="0" w:space="0" w:color="auto"/>
                      </w:divBdr>
                    </w:div>
                  </w:divsChild>
                </w:div>
                <w:div w:id="1876044417">
                  <w:marLeft w:val="0"/>
                  <w:marRight w:val="0"/>
                  <w:marTop w:val="0"/>
                  <w:marBottom w:val="0"/>
                  <w:divBdr>
                    <w:top w:val="single" w:sz="2" w:space="1" w:color="FFFFFF"/>
                    <w:left w:val="single" w:sz="2" w:space="12" w:color="FFFFFF"/>
                    <w:bottom w:val="single" w:sz="2" w:space="1" w:color="FFFFFF"/>
                    <w:right w:val="single" w:sz="2" w:space="4" w:color="FFFFFF"/>
                  </w:divBdr>
                  <w:divsChild>
                    <w:div w:id="659424973">
                      <w:marLeft w:val="0"/>
                      <w:marRight w:val="0"/>
                      <w:marTop w:val="0"/>
                      <w:marBottom w:val="0"/>
                      <w:divBdr>
                        <w:top w:val="none" w:sz="0" w:space="0" w:color="auto"/>
                        <w:left w:val="none" w:sz="0" w:space="0" w:color="auto"/>
                        <w:bottom w:val="none" w:sz="0" w:space="0" w:color="auto"/>
                        <w:right w:val="none" w:sz="0" w:space="0" w:color="auto"/>
                      </w:divBdr>
                    </w:div>
                  </w:divsChild>
                </w:div>
                <w:div w:id="951012838">
                  <w:marLeft w:val="0"/>
                  <w:marRight w:val="0"/>
                  <w:marTop w:val="0"/>
                  <w:marBottom w:val="0"/>
                  <w:divBdr>
                    <w:top w:val="single" w:sz="2" w:space="1" w:color="FFFFFF"/>
                    <w:left w:val="single" w:sz="2" w:space="12" w:color="FFFFFF"/>
                    <w:bottom w:val="single" w:sz="2" w:space="1" w:color="FFFFFF"/>
                    <w:right w:val="single" w:sz="2" w:space="4" w:color="FFFFFF"/>
                  </w:divBdr>
                  <w:divsChild>
                    <w:div w:id="439645971">
                      <w:marLeft w:val="0"/>
                      <w:marRight w:val="0"/>
                      <w:marTop w:val="0"/>
                      <w:marBottom w:val="0"/>
                      <w:divBdr>
                        <w:top w:val="none" w:sz="0" w:space="0" w:color="auto"/>
                        <w:left w:val="none" w:sz="0" w:space="0" w:color="auto"/>
                        <w:bottom w:val="none" w:sz="0" w:space="0" w:color="auto"/>
                        <w:right w:val="none" w:sz="0" w:space="0" w:color="auto"/>
                      </w:divBdr>
                    </w:div>
                  </w:divsChild>
                </w:div>
                <w:div w:id="2110000449">
                  <w:marLeft w:val="0"/>
                  <w:marRight w:val="0"/>
                  <w:marTop w:val="0"/>
                  <w:marBottom w:val="0"/>
                  <w:divBdr>
                    <w:top w:val="single" w:sz="2" w:space="1" w:color="FFFFFF"/>
                    <w:left w:val="single" w:sz="2" w:space="12" w:color="FFFFFF"/>
                    <w:bottom w:val="single" w:sz="2" w:space="1" w:color="FFFFFF"/>
                    <w:right w:val="single" w:sz="2" w:space="4" w:color="FFFFFF"/>
                  </w:divBdr>
                  <w:divsChild>
                    <w:div w:id="2124497291">
                      <w:marLeft w:val="0"/>
                      <w:marRight w:val="0"/>
                      <w:marTop w:val="0"/>
                      <w:marBottom w:val="0"/>
                      <w:divBdr>
                        <w:top w:val="none" w:sz="0" w:space="0" w:color="auto"/>
                        <w:left w:val="none" w:sz="0" w:space="0" w:color="auto"/>
                        <w:bottom w:val="none" w:sz="0" w:space="0" w:color="auto"/>
                        <w:right w:val="none" w:sz="0" w:space="0" w:color="auto"/>
                      </w:divBdr>
                    </w:div>
                  </w:divsChild>
                </w:div>
                <w:div w:id="1098480415">
                  <w:marLeft w:val="0"/>
                  <w:marRight w:val="0"/>
                  <w:marTop w:val="0"/>
                  <w:marBottom w:val="0"/>
                  <w:divBdr>
                    <w:top w:val="single" w:sz="2" w:space="1" w:color="FFFFFF"/>
                    <w:left w:val="single" w:sz="2" w:space="12" w:color="FFFFFF"/>
                    <w:bottom w:val="single" w:sz="2" w:space="1" w:color="FFFFFF"/>
                    <w:right w:val="single" w:sz="2" w:space="4" w:color="FFFFFF"/>
                  </w:divBdr>
                  <w:divsChild>
                    <w:div w:id="64380663">
                      <w:marLeft w:val="0"/>
                      <w:marRight w:val="0"/>
                      <w:marTop w:val="0"/>
                      <w:marBottom w:val="0"/>
                      <w:divBdr>
                        <w:top w:val="none" w:sz="0" w:space="0" w:color="auto"/>
                        <w:left w:val="none" w:sz="0" w:space="0" w:color="auto"/>
                        <w:bottom w:val="none" w:sz="0" w:space="0" w:color="auto"/>
                        <w:right w:val="none" w:sz="0" w:space="0" w:color="auto"/>
                      </w:divBdr>
                    </w:div>
                  </w:divsChild>
                </w:div>
                <w:div w:id="1923100770">
                  <w:marLeft w:val="0"/>
                  <w:marRight w:val="0"/>
                  <w:marTop w:val="0"/>
                  <w:marBottom w:val="0"/>
                  <w:divBdr>
                    <w:top w:val="single" w:sz="2" w:space="1" w:color="FFFFFF"/>
                    <w:left w:val="single" w:sz="2" w:space="12" w:color="FFFFFF"/>
                    <w:bottom w:val="single" w:sz="2" w:space="1" w:color="FFFFFF"/>
                    <w:right w:val="single" w:sz="2" w:space="4" w:color="FFFFFF"/>
                  </w:divBdr>
                  <w:divsChild>
                    <w:div w:id="2054770973">
                      <w:marLeft w:val="0"/>
                      <w:marRight w:val="0"/>
                      <w:marTop w:val="0"/>
                      <w:marBottom w:val="0"/>
                      <w:divBdr>
                        <w:top w:val="none" w:sz="0" w:space="0" w:color="auto"/>
                        <w:left w:val="none" w:sz="0" w:space="0" w:color="auto"/>
                        <w:bottom w:val="none" w:sz="0" w:space="0" w:color="auto"/>
                        <w:right w:val="none" w:sz="0" w:space="0" w:color="auto"/>
                      </w:divBdr>
                    </w:div>
                  </w:divsChild>
                </w:div>
                <w:div w:id="1721707221">
                  <w:marLeft w:val="0"/>
                  <w:marRight w:val="0"/>
                  <w:marTop w:val="0"/>
                  <w:marBottom w:val="0"/>
                  <w:divBdr>
                    <w:top w:val="single" w:sz="2" w:space="1" w:color="FFFFFF"/>
                    <w:left w:val="single" w:sz="2" w:space="12" w:color="FFFFFF"/>
                    <w:bottom w:val="single" w:sz="2" w:space="1" w:color="FFFFFF"/>
                    <w:right w:val="single" w:sz="2" w:space="4" w:color="FFFFFF"/>
                  </w:divBdr>
                  <w:divsChild>
                    <w:div w:id="824786664">
                      <w:marLeft w:val="0"/>
                      <w:marRight w:val="0"/>
                      <w:marTop w:val="0"/>
                      <w:marBottom w:val="0"/>
                      <w:divBdr>
                        <w:top w:val="none" w:sz="0" w:space="0" w:color="auto"/>
                        <w:left w:val="none" w:sz="0" w:space="0" w:color="auto"/>
                        <w:bottom w:val="none" w:sz="0" w:space="0" w:color="auto"/>
                        <w:right w:val="none" w:sz="0" w:space="0" w:color="auto"/>
                      </w:divBdr>
                    </w:div>
                  </w:divsChild>
                </w:div>
                <w:div w:id="2058703180">
                  <w:marLeft w:val="0"/>
                  <w:marRight w:val="0"/>
                  <w:marTop w:val="0"/>
                  <w:marBottom w:val="0"/>
                  <w:divBdr>
                    <w:top w:val="single" w:sz="2" w:space="1" w:color="FFFFFF"/>
                    <w:left w:val="single" w:sz="2" w:space="12" w:color="FFFFFF"/>
                    <w:bottom w:val="single" w:sz="2" w:space="1" w:color="FFFFFF"/>
                    <w:right w:val="single" w:sz="2" w:space="4" w:color="FFFFFF"/>
                  </w:divBdr>
                  <w:divsChild>
                    <w:div w:id="1352801972">
                      <w:marLeft w:val="0"/>
                      <w:marRight w:val="0"/>
                      <w:marTop w:val="0"/>
                      <w:marBottom w:val="0"/>
                      <w:divBdr>
                        <w:top w:val="none" w:sz="0" w:space="0" w:color="auto"/>
                        <w:left w:val="none" w:sz="0" w:space="0" w:color="auto"/>
                        <w:bottom w:val="none" w:sz="0" w:space="0" w:color="auto"/>
                        <w:right w:val="none" w:sz="0" w:space="0" w:color="auto"/>
                      </w:divBdr>
                    </w:div>
                  </w:divsChild>
                </w:div>
                <w:div w:id="1374839996">
                  <w:marLeft w:val="0"/>
                  <w:marRight w:val="0"/>
                  <w:marTop w:val="0"/>
                  <w:marBottom w:val="0"/>
                  <w:divBdr>
                    <w:top w:val="single" w:sz="2" w:space="1" w:color="FFFFFF"/>
                    <w:left w:val="single" w:sz="2" w:space="12" w:color="FFFFFF"/>
                    <w:bottom w:val="single" w:sz="2" w:space="1" w:color="FFFFFF"/>
                    <w:right w:val="single" w:sz="2" w:space="4" w:color="FFFFFF"/>
                  </w:divBdr>
                  <w:divsChild>
                    <w:div w:id="1750617576">
                      <w:marLeft w:val="0"/>
                      <w:marRight w:val="0"/>
                      <w:marTop w:val="0"/>
                      <w:marBottom w:val="0"/>
                      <w:divBdr>
                        <w:top w:val="none" w:sz="0" w:space="0" w:color="auto"/>
                        <w:left w:val="none" w:sz="0" w:space="0" w:color="auto"/>
                        <w:bottom w:val="none" w:sz="0" w:space="0" w:color="auto"/>
                        <w:right w:val="none" w:sz="0" w:space="0" w:color="auto"/>
                      </w:divBdr>
                    </w:div>
                  </w:divsChild>
                </w:div>
                <w:div w:id="230310027">
                  <w:marLeft w:val="0"/>
                  <w:marRight w:val="0"/>
                  <w:marTop w:val="0"/>
                  <w:marBottom w:val="0"/>
                  <w:divBdr>
                    <w:top w:val="single" w:sz="2" w:space="1" w:color="FFFFFF"/>
                    <w:left w:val="single" w:sz="2" w:space="12" w:color="FFFFFF"/>
                    <w:bottom w:val="single" w:sz="2" w:space="1" w:color="FFFFFF"/>
                    <w:right w:val="single" w:sz="2" w:space="4" w:color="FFFFFF"/>
                  </w:divBdr>
                  <w:divsChild>
                    <w:div w:id="941954984">
                      <w:marLeft w:val="0"/>
                      <w:marRight w:val="0"/>
                      <w:marTop w:val="0"/>
                      <w:marBottom w:val="0"/>
                      <w:divBdr>
                        <w:top w:val="none" w:sz="0" w:space="0" w:color="auto"/>
                        <w:left w:val="none" w:sz="0" w:space="0" w:color="auto"/>
                        <w:bottom w:val="none" w:sz="0" w:space="0" w:color="auto"/>
                        <w:right w:val="none" w:sz="0" w:space="0" w:color="auto"/>
                      </w:divBdr>
                    </w:div>
                  </w:divsChild>
                </w:div>
                <w:div w:id="508443742">
                  <w:marLeft w:val="0"/>
                  <w:marRight w:val="0"/>
                  <w:marTop w:val="0"/>
                  <w:marBottom w:val="0"/>
                  <w:divBdr>
                    <w:top w:val="single" w:sz="2" w:space="1" w:color="FFFFFF"/>
                    <w:left w:val="single" w:sz="2" w:space="12" w:color="FFFFFF"/>
                    <w:bottom w:val="single" w:sz="2" w:space="1" w:color="FFFFFF"/>
                    <w:right w:val="single" w:sz="2" w:space="4" w:color="FFFFFF"/>
                  </w:divBdr>
                  <w:divsChild>
                    <w:div w:id="667635288">
                      <w:marLeft w:val="0"/>
                      <w:marRight w:val="0"/>
                      <w:marTop w:val="0"/>
                      <w:marBottom w:val="0"/>
                      <w:divBdr>
                        <w:top w:val="none" w:sz="0" w:space="0" w:color="auto"/>
                        <w:left w:val="none" w:sz="0" w:space="0" w:color="auto"/>
                        <w:bottom w:val="none" w:sz="0" w:space="0" w:color="auto"/>
                        <w:right w:val="none" w:sz="0" w:space="0" w:color="auto"/>
                      </w:divBdr>
                    </w:div>
                  </w:divsChild>
                </w:div>
                <w:div w:id="1888712498">
                  <w:marLeft w:val="0"/>
                  <w:marRight w:val="0"/>
                  <w:marTop w:val="0"/>
                  <w:marBottom w:val="0"/>
                  <w:divBdr>
                    <w:top w:val="single" w:sz="2" w:space="1" w:color="FFFFFF"/>
                    <w:left w:val="single" w:sz="2" w:space="12" w:color="FFFFFF"/>
                    <w:bottom w:val="single" w:sz="2" w:space="1" w:color="FFFFFF"/>
                    <w:right w:val="single" w:sz="2" w:space="4" w:color="FFFFFF"/>
                  </w:divBdr>
                  <w:divsChild>
                    <w:div w:id="2058972240">
                      <w:marLeft w:val="0"/>
                      <w:marRight w:val="0"/>
                      <w:marTop w:val="0"/>
                      <w:marBottom w:val="0"/>
                      <w:divBdr>
                        <w:top w:val="none" w:sz="0" w:space="0" w:color="auto"/>
                        <w:left w:val="none" w:sz="0" w:space="0" w:color="auto"/>
                        <w:bottom w:val="none" w:sz="0" w:space="0" w:color="auto"/>
                        <w:right w:val="none" w:sz="0" w:space="0" w:color="auto"/>
                      </w:divBdr>
                    </w:div>
                  </w:divsChild>
                </w:div>
                <w:div w:id="1303315504">
                  <w:marLeft w:val="0"/>
                  <w:marRight w:val="0"/>
                  <w:marTop w:val="0"/>
                  <w:marBottom w:val="0"/>
                  <w:divBdr>
                    <w:top w:val="single" w:sz="2" w:space="1" w:color="FFFFFF"/>
                    <w:left w:val="single" w:sz="2" w:space="12" w:color="FFFFFF"/>
                    <w:bottom w:val="single" w:sz="2" w:space="4" w:color="FFFFFF"/>
                    <w:right w:val="single" w:sz="2" w:space="4" w:color="FFFFFF"/>
                  </w:divBdr>
                  <w:divsChild>
                    <w:div w:id="19651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618373">
      <w:bodyDiv w:val="1"/>
      <w:marLeft w:val="0"/>
      <w:marRight w:val="0"/>
      <w:marTop w:val="0"/>
      <w:marBottom w:val="0"/>
      <w:divBdr>
        <w:top w:val="none" w:sz="0" w:space="0" w:color="auto"/>
        <w:left w:val="none" w:sz="0" w:space="0" w:color="auto"/>
        <w:bottom w:val="none" w:sz="0" w:space="0" w:color="auto"/>
        <w:right w:val="none" w:sz="0" w:space="0" w:color="auto"/>
      </w:divBdr>
      <w:divsChild>
        <w:div w:id="1119565323">
          <w:marLeft w:val="0"/>
          <w:marRight w:val="0"/>
          <w:marTop w:val="0"/>
          <w:marBottom w:val="0"/>
          <w:divBdr>
            <w:top w:val="none" w:sz="0" w:space="0" w:color="auto"/>
            <w:left w:val="none" w:sz="0" w:space="0" w:color="auto"/>
            <w:bottom w:val="none" w:sz="0" w:space="0" w:color="auto"/>
            <w:right w:val="none" w:sz="0" w:space="0" w:color="auto"/>
          </w:divBdr>
        </w:div>
        <w:div w:id="1972207243">
          <w:marLeft w:val="0"/>
          <w:marRight w:val="0"/>
          <w:marTop w:val="0"/>
          <w:marBottom w:val="335"/>
          <w:divBdr>
            <w:top w:val="none" w:sz="0" w:space="0" w:color="auto"/>
            <w:left w:val="none" w:sz="0" w:space="0" w:color="auto"/>
            <w:bottom w:val="none" w:sz="0" w:space="0" w:color="auto"/>
            <w:right w:val="none" w:sz="0" w:space="0" w:color="auto"/>
          </w:divBdr>
          <w:divsChild>
            <w:div w:id="2099985338">
              <w:marLeft w:val="0"/>
              <w:marRight w:val="0"/>
              <w:marTop w:val="0"/>
              <w:marBottom w:val="0"/>
              <w:divBdr>
                <w:top w:val="none" w:sz="0" w:space="0" w:color="auto"/>
                <w:left w:val="none" w:sz="0" w:space="0" w:color="auto"/>
                <w:bottom w:val="none" w:sz="0" w:space="0" w:color="auto"/>
                <w:right w:val="none" w:sz="0" w:space="0" w:color="auto"/>
              </w:divBdr>
              <w:divsChild>
                <w:div w:id="222525553">
                  <w:marLeft w:val="0"/>
                  <w:marRight w:val="0"/>
                  <w:marTop w:val="0"/>
                  <w:marBottom w:val="0"/>
                  <w:divBdr>
                    <w:top w:val="single" w:sz="2" w:space="4" w:color="FFFFFF"/>
                    <w:left w:val="single" w:sz="2" w:space="12" w:color="FFFFFF"/>
                    <w:bottom w:val="single" w:sz="2" w:space="1" w:color="FFFFFF"/>
                    <w:right w:val="single" w:sz="2" w:space="4" w:color="FFFFFF"/>
                  </w:divBdr>
                  <w:divsChild>
                    <w:div w:id="261378824">
                      <w:marLeft w:val="0"/>
                      <w:marRight w:val="0"/>
                      <w:marTop w:val="0"/>
                      <w:marBottom w:val="0"/>
                      <w:divBdr>
                        <w:top w:val="none" w:sz="0" w:space="0" w:color="auto"/>
                        <w:left w:val="none" w:sz="0" w:space="0" w:color="auto"/>
                        <w:bottom w:val="none" w:sz="0" w:space="0" w:color="auto"/>
                        <w:right w:val="none" w:sz="0" w:space="0" w:color="auto"/>
                      </w:divBdr>
                    </w:div>
                  </w:divsChild>
                </w:div>
                <w:div w:id="578950099">
                  <w:marLeft w:val="0"/>
                  <w:marRight w:val="0"/>
                  <w:marTop w:val="0"/>
                  <w:marBottom w:val="0"/>
                  <w:divBdr>
                    <w:top w:val="single" w:sz="2" w:space="1" w:color="FFFFFF"/>
                    <w:left w:val="single" w:sz="2" w:space="12" w:color="FFFFFF"/>
                    <w:bottom w:val="single" w:sz="2" w:space="1" w:color="FFFFFF"/>
                    <w:right w:val="single" w:sz="2" w:space="4" w:color="FFFFFF"/>
                  </w:divBdr>
                  <w:divsChild>
                    <w:div w:id="1005135395">
                      <w:marLeft w:val="0"/>
                      <w:marRight w:val="0"/>
                      <w:marTop w:val="0"/>
                      <w:marBottom w:val="0"/>
                      <w:divBdr>
                        <w:top w:val="none" w:sz="0" w:space="0" w:color="auto"/>
                        <w:left w:val="none" w:sz="0" w:space="0" w:color="auto"/>
                        <w:bottom w:val="none" w:sz="0" w:space="0" w:color="auto"/>
                        <w:right w:val="none" w:sz="0" w:space="0" w:color="auto"/>
                      </w:divBdr>
                    </w:div>
                  </w:divsChild>
                </w:div>
                <w:div w:id="1501195730">
                  <w:marLeft w:val="0"/>
                  <w:marRight w:val="0"/>
                  <w:marTop w:val="0"/>
                  <w:marBottom w:val="0"/>
                  <w:divBdr>
                    <w:top w:val="single" w:sz="2" w:space="1" w:color="FFFFFF"/>
                    <w:left w:val="single" w:sz="2" w:space="12" w:color="FFFFFF"/>
                    <w:bottom w:val="single" w:sz="2" w:space="1" w:color="FFFFFF"/>
                    <w:right w:val="single" w:sz="2" w:space="4" w:color="FFFFFF"/>
                  </w:divBdr>
                  <w:divsChild>
                    <w:div w:id="438112219">
                      <w:marLeft w:val="0"/>
                      <w:marRight w:val="0"/>
                      <w:marTop w:val="0"/>
                      <w:marBottom w:val="0"/>
                      <w:divBdr>
                        <w:top w:val="none" w:sz="0" w:space="0" w:color="auto"/>
                        <w:left w:val="none" w:sz="0" w:space="0" w:color="auto"/>
                        <w:bottom w:val="none" w:sz="0" w:space="0" w:color="auto"/>
                        <w:right w:val="none" w:sz="0" w:space="0" w:color="auto"/>
                      </w:divBdr>
                    </w:div>
                  </w:divsChild>
                </w:div>
                <w:div w:id="864365777">
                  <w:marLeft w:val="0"/>
                  <w:marRight w:val="0"/>
                  <w:marTop w:val="0"/>
                  <w:marBottom w:val="0"/>
                  <w:divBdr>
                    <w:top w:val="single" w:sz="2" w:space="1" w:color="FFFFFF"/>
                    <w:left w:val="single" w:sz="2" w:space="12" w:color="FFFFFF"/>
                    <w:bottom w:val="single" w:sz="2" w:space="1" w:color="FFFFFF"/>
                    <w:right w:val="single" w:sz="2" w:space="4" w:color="FFFFFF"/>
                  </w:divBdr>
                  <w:divsChild>
                    <w:div w:id="837693918">
                      <w:marLeft w:val="0"/>
                      <w:marRight w:val="0"/>
                      <w:marTop w:val="0"/>
                      <w:marBottom w:val="0"/>
                      <w:divBdr>
                        <w:top w:val="none" w:sz="0" w:space="0" w:color="auto"/>
                        <w:left w:val="none" w:sz="0" w:space="0" w:color="auto"/>
                        <w:bottom w:val="none" w:sz="0" w:space="0" w:color="auto"/>
                        <w:right w:val="none" w:sz="0" w:space="0" w:color="auto"/>
                      </w:divBdr>
                    </w:div>
                  </w:divsChild>
                </w:div>
                <w:div w:id="1561944169">
                  <w:marLeft w:val="0"/>
                  <w:marRight w:val="0"/>
                  <w:marTop w:val="0"/>
                  <w:marBottom w:val="0"/>
                  <w:divBdr>
                    <w:top w:val="single" w:sz="2" w:space="1" w:color="FFFFFF"/>
                    <w:left w:val="single" w:sz="2" w:space="12" w:color="FFFFFF"/>
                    <w:bottom w:val="single" w:sz="2" w:space="1" w:color="FFFFFF"/>
                    <w:right w:val="single" w:sz="2" w:space="4" w:color="FFFFFF"/>
                  </w:divBdr>
                  <w:divsChild>
                    <w:div w:id="1355841017">
                      <w:marLeft w:val="0"/>
                      <w:marRight w:val="0"/>
                      <w:marTop w:val="0"/>
                      <w:marBottom w:val="0"/>
                      <w:divBdr>
                        <w:top w:val="none" w:sz="0" w:space="0" w:color="auto"/>
                        <w:left w:val="none" w:sz="0" w:space="0" w:color="auto"/>
                        <w:bottom w:val="none" w:sz="0" w:space="0" w:color="auto"/>
                        <w:right w:val="none" w:sz="0" w:space="0" w:color="auto"/>
                      </w:divBdr>
                    </w:div>
                  </w:divsChild>
                </w:div>
                <w:div w:id="218564121">
                  <w:marLeft w:val="0"/>
                  <w:marRight w:val="0"/>
                  <w:marTop w:val="0"/>
                  <w:marBottom w:val="0"/>
                  <w:divBdr>
                    <w:top w:val="single" w:sz="2" w:space="1" w:color="FFFFFF"/>
                    <w:left w:val="single" w:sz="2" w:space="12" w:color="FFFFFF"/>
                    <w:bottom w:val="single" w:sz="2" w:space="1" w:color="FFFFFF"/>
                    <w:right w:val="single" w:sz="2" w:space="4" w:color="FFFFFF"/>
                  </w:divBdr>
                  <w:divsChild>
                    <w:div w:id="1259215534">
                      <w:marLeft w:val="0"/>
                      <w:marRight w:val="0"/>
                      <w:marTop w:val="0"/>
                      <w:marBottom w:val="0"/>
                      <w:divBdr>
                        <w:top w:val="none" w:sz="0" w:space="0" w:color="auto"/>
                        <w:left w:val="none" w:sz="0" w:space="0" w:color="auto"/>
                        <w:bottom w:val="none" w:sz="0" w:space="0" w:color="auto"/>
                        <w:right w:val="none" w:sz="0" w:space="0" w:color="auto"/>
                      </w:divBdr>
                    </w:div>
                  </w:divsChild>
                </w:div>
                <w:div w:id="967394100">
                  <w:marLeft w:val="0"/>
                  <w:marRight w:val="0"/>
                  <w:marTop w:val="0"/>
                  <w:marBottom w:val="0"/>
                  <w:divBdr>
                    <w:top w:val="single" w:sz="2" w:space="1" w:color="FFFFFF"/>
                    <w:left w:val="single" w:sz="2" w:space="12" w:color="FFFFFF"/>
                    <w:bottom w:val="single" w:sz="2" w:space="1" w:color="FFFFFF"/>
                    <w:right w:val="single" w:sz="2" w:space="4" w:color="FFFFFF"/>
                  </w:divBdr>
                  <w:divsChild>
                    <w:div w:id="1705671383">
                      <w:marLeft w:val="0"/>
                      <w:marRight w:val="0"/>
                      <w:marTop w:val="0"/>
                      <w:marBottom w:val="0"/>
                      <w:divBdr>
                        <w:top w:val="none" w:sz="0" w:space="0" w:color="auto"/>
                        <w:left w:val="none" w:sz="0" w:space="0" w:color="auto"/>
                        <w:bottom w:val="none" w:sz="0" w:space="0" w:color="auto"/>
                        <w:right w:val="none" w:sz="0" w:space="0" w:color="auto"/>
                      </w:divBdr>
                    </w:div>
                  </w:divsChild>
                </w:div>
                <w:div w:id="1670525196">
                  <w:marLeft w:val="0"/>
                  <w:marRight w:val="0"/>
                  <w:marTop w:val="0"/>
                  <w:marBottom w:val="0"/>
                  <w:divBdr>
                    <w:top w:val="single" w:sz="2" w:space="1" w:color="FFFFFF"/>
                    <w:left w:val="single" w:sz="2" w:space="12" w:color="FFFFFF"/>
                    <w:bottom w:val="single" w:sz="2" w:space="1" w:color="FFFFFF"/>
                    <w:right w:val="single" w:sz="2" w:space="4" w:color="FFFFFF"/>
                  </w:divBdr>
                  <w:divsChild>
                    <w:div w:id="1221669180">
                      <w:marLeft w:val="0"/>
                      <w:marRight w:val="0"/>
                      <w:marTop w:val="0"/>
                      <w:marBottom w:val="0"/>
                      <w:divBdr>
                        <w:top w:val="none" w:sz="0" w:space="0" w:color="auto"/>
                        <w:left w:val="none" w:sz="0" w:space="0" w:color="auto"/>
                        <w:bottom w:val="none" w:sz="0" w:space="0" w:color="auto"/>
                        <w:right w:val="none" w:sz="0" w:space="0" w:color="auto"/>
                      </w:divBdr>
                    </w:div>
                  </w:divsChild>
                </w:div>
                <w:div w:id="796411223">
                  <w:marLeft w:val="0"/>
                  <w:marRight w:val="0"/>
                  <w:marTop w:val="0"/>
                  <w:marBottom w:val="0"/>
                  <w:divBdr>
                    <w:top w:val="single" w:sz="2" w:space="1" w:color="FFFFFF"/>
                    <w:left w:val="single" w:sz="2" w:space="12" w:color="FFFFFF"/>
                    <w:bottom w:val="single" w:sz="2" w:space="1" w:color="FFFFFF"/>
                    <w:right w:val="single" w:sz="2" w:space="4" w:color="FFFFFF"/>
                  </w:divBdr>
                  <w:divsChild>
                    <w:div w:id="528957699">
                      <w:marLeft w:val="0"/>
                      <w:marRight w:val="0"/>
                      <w:marTop w:val="0"/>
                      <w:marBottom w:val="0"/>
                      <w:divBdr>
                        <w:top w:val="none" w:sz="0" w:space="0" w:color="auto"/>
                        <w:left w:val="none" w:sz="0" w:space="0" w:color="auto"/>
                        <w:bottom w:val="none" w:sz="0" w:space="0" w:color="auto"/>
                        <w:right w:val="none" w:sz="0" w:space="0" w:color="auto"/>
                      </w:divBdr>
                    </w:div>
                  </w:divsChild>
                </w:div>
                <w:div w:id="998273129">
                  <w:marLeft w:val="0"/>
                  <w:marRight w:val="0"/>
                  <w:marTop w:val="0"/>
                  <w:marBottom w:val="0"/>
                  <w:divBdr>
                    <w:top w:val="single" w:sz="2" w:space="1" w:color="FFFFFF"/>
                    <w:left w:val="single" w:sz="2" w:space="12" w:color="FFFFFF"/>
                    <w:bottom w:val="single" w:sz="2" w:space="1" w:color="FFFFFF"/>
                    <w:right w:val="single" w:sz="2" w:space="4" w:color="FFFFFF"/>
                  </w:divBdr>
                  <w:divsChild>
                    <w:div w:id="796603170">
                      <w:marLeft w:val="0"/>
                      <w:marRight w:val="0"/>
                      <w:marTop w:val="0"/>
                      <w:marBottom w:val="0"/>
                      <w:divBdr>
                        <w:top w:val="none" w:sz="0" w:space="0" w:color="auto"/>
                        <w:left w:val="none" w:sz="0" w:space="0" w:color="auto"/>
                        <w:bottom w:val="none" w:sz="0" w:space="0" w:color="auto"/>
                        <w:right w:val="none" w:sz="0" w:space="0" w:color="auto"/>
                      </w:divBdr>
                    </w:div>
                  </w:divsChild>
                </w:div>
                <w:div w:id="1032078056">
                  <w:marLeft w:val="0"/>
                  <w:marRight w:val="0"/>
                  <w:marTop w:val="0"/>
                  <w:marBottom w:val="0"/>
                  <w:divBdr>
                    <w:top w:val="single" w:sz="2" w:space="1" w:color="FFFFFF"/>
                    <w:left w:val="single" w:sz="2" w:space="12" w:color="FFFFFF"/>
                    <w:bottom w:val="single" w:sz="2" w:space="1" w:color="FFFFFF"/>
                    <w:right w:val="single" w:sz="2" w:space="4" w:color="FFFFFF"/>
                  </w:divBdr>
                  <w:divsChild>
                    <w:div w:id="423186579">
                      <w:marLeft w:val="0"/>
                      <w:marRight w:val="0"/>
                      <w:marTop w:val="0"/>
                      <w:marBottom w:val="0"/>
                      <w:divBdr>
                        <w:top w:val="none" w:sz="0" w:space="0" w:color="auto"/>
                        <w:left w:val="none" w:sz="0" w:space="0" w:color="auto"/>
                        <w:bottom w:val="none" w:sz="0" w:space="0" w:color="auto"/>
                        <w:right w:val="none" w:sz="0" w:space="0" w:color="auto"/>
                      </w:divBdr>
                    </w:div>
                  </w:divsChild>
                </w:div>
                <w:div w:id="702631651">
                  <w:marLeft w:val="0"/>
                  <w:marRight w:val="0"/>
                  <w:marTop w:val="0"/>
                  <w:marBottom w:val="0"/>
                  <w:divBdr>
                    <w:top w:val="single" w:sz="2" w:space="1" w:color="FFFFFF"/>
                    <w:left w:val="single" w:sz="2" w:space="12" w:color="FFFFFF"/>
                    <w:bottom w:val="single" w:sz="2" w:space="1" w:color="FFFFFF"/>
                    <w:right w:val="single" w:sz="2" w:space="4" w:color="FFFFFF"/>
                  </w:divBdr>
                  <w:divsChild>
                    <w:div w:id="1337223984">
                      <w:marLeft w:val="0"/>
                      <w:marRight w:val="0"/>
                      <w:marTop w:val="0"/>
                      <w:marBottom w:val="0"/>
                      <w:divBdr>
                        <w:top w:val="none" w:sz="0" w:space="0" w:color="auto"/>
                        <w:left w:val="none" w:sz="0" w:space="0" w:color="auto"/>
                        <w:bottom w:val="none" w:sz="0" w:space="0" w:color="auto"/>
                        <w:right w:val="none" w:sz="0" w:space="0" w:color="auto"/>
                      </w:divBdr>
                    </w:div>
                  </w:divsChild>
                </w:div>
                <w:div w:id="1741441048">
                  <w:marLeft w:val="0"/>
                  <w:marRight w:val="0"/>
                  <w:marTop w:val="0"/>
                  <w:marBottom w:val="0"/>
                  <w:divBdr>
                    <w:top w:val="single" w:sz="2" w:space="1" w:color="FFFFFF"/>
                    <w:left w:val="single" w:sz="2" w:space="12" w:color="FFFFFF"/>
                    <w:bottom w:val="single" w:sz="2" w:space="1" w:color="FFFFFF"/>
                    <w:right w:val="single" w:sz="2" w:space="4" w:color="FFFFFF"/>
                  </w:divBdr>
                  <w:divsChild>
                    <w:div w:id="1848860925">
                      <w:marLeft w:val="0"/>
                      <w:marRight w:val="0"/>
                      <w:marTop w:val="0"/>
                      <w:marBottom w:val="0"/>
                      <w:divBdr>
                        <w:top w:val="none" w:sz="0" w:space="0" w:color="auto"/>
                        <w:left w:val="none" w:sz="0" w:space="0" w:color="auto"/>
                        <w:bottom w:val="none" w:sz="0" w:space="0" w:color="auto"/>
                        <w:right w:val="none" w:sz="0" w:space="0" w:color="auto"/>
                      </w:divBdr>
                    </w:div>
                  </w:divsChild>
                </w:div>
                <w:div w:id="905142809">
                  <w:marLeft w:val="0"/>
                  <w:marRight w:val="0"/>
                  <w:marTop w:val="0"/>
                  <w:marBottom w:val="0"/>
                  <w:divBdr>
                    <w:top w:val="single" w:sz="2" w:space="1" w:color="FFFFFF"/>
                    <w:left w:val="single" w:sz="2" w:space="12" w:color="FFFFFF"/>
                    <w:bottom w:val="single" w:sz="2" w:space="1" w:color="FFFFFF"/>
                    <w:right w:val="single" w:sz="2" w:space="4" w:color="FFFFFF"/>
                  </w:divBdr>
                  <w:divsChild>
                    <w:div w:id="1303852914">
                      <w:marLeft w:val="0"/>
                      <w:marRight w:val="0"/>
                      <w:marTop w:val="0"/>
                      <w:marBottom w:val="0"/>
                      <w:divBdr>
                        <w:top w:val="none" w:sz="0" w:space="0" w:color="auto"/>
                        <w:left w:val="none" w:sz="0" w:space="0" w:color="auto"/>
                        <w:bottom w:val="none" w:sz="0" w:space="0" w:color="auto"/>
                        <w:right w:val="none" w:sz="0" w:space="0" w:color="auto"/>
                      </w:divBdr>
                    </w:div>
                  </w:divsChild>
                </w:div>
                <w:div w:id="1158232225">
                  <w:marLeft w:val="0"/>
                  <w:marRight w:val="0"/>
                  <w:marTop w:val="0"/>
                  <w:marBottom w:val="0"/>
                  <w:divBdr>
                    <w:top w:val="single" w:sz="2" w:space="1" w:color="FFFFFF"/>
                    <w:left w:val="single" w:sz="2" w:space="12" w:color="FFFFFF"/>
                    <w:bottom w:val="single" w:sz="2" w:space="1" w:color="FFFFFF"/>
                    <w:right w:val="single" w:sz="2" w:space="4" w:color="FFFFFF"/>
                  </w:divBdr>
                  <w:divsChild>
                    <w:div w:id="149685580">
                      <w:marLeft w:val="0"/>
                      <w:marRight w:val="0"/>
                      <w:marTop w:val="0"/>
                      <w:marBottom w:val="0"/>
                      <w:divBdr>
                        <w:top w:val="none" w:sz="0" w:space="0" w:color="auto"/>
                        <w:left w:val="none" w:sz="0" w:space="0" w:color="auto"/>
                        <w:bottom w:val="none" w:sz="0" w:space="0" w:color="auto"/>
                        <w:right w:val="none" w:sz="0" w:space="0" w:color="auto"/>
                      </w:divBdr>
                    </w:div>
                  </w:divsChild>
                </w:div>
                <w:div w:id="2043968640">
                  <w:marLeft w:val="0"/>
                  <w:marRight w:val="0"/>
                  <w:marTop w:val="0"/>
                  <w:marBottom w:val="0"/>
                  <w:divBdr>
                    <w:top w:val="single" w:sz="2" w:space="1" w:color="FFFFFF"/>
                    <w:left w:val="single" w:sz="2" w:space="12" w:color="FFFFFF"/>
                    <w:bottom w:val="single" w:sz="2" w:space="1" w:color="FFFFFF"/>
                    <w:right w:val="single" w:sz="2" w:space="4" w:color="FFFFFF"/>
                  </w:divBdr>
                  <w:divsChild>
                    <w:div w:id="496194862">
                      <w:marLeft w:val="0"/>
                      <w:marRight w:val="0"/>
                      <w:marTop w:val="0"/>
                      <w:marBottom w:val="0"/>
                      <w:divBdr>
                        <w:top w:val="none" w:sz="0" w:space="0" w:color="auto"/>
                        <w:left w:val="none" w:sz="0" w:space="0" w:color="auto"/>
                        <w:bottom w:val="none" w:sz="0" w:space="0" w:color="auto"/>
                        <w:right w:val="none" w:sz="0" w:space="0" w:color="auto"/>
                      </w:divBdr>
                    </w:div>
                  </w:divsChild>
                </w:div>
                <w:div w:id="1848055142">
                  <w:marLeft w:val="0"/>
                  <w:marRight w:val="0"/>
                  <w:marTop w:val="0"/>
                  <w:marBottom w:val="0"/>
                  <w:divBdr>
                    <w:top w:val="single" w:sz="2" w:space="1" w:color="FFFFFF"/>
                    <w:left w:val="single" w:sz="2" w:space="12" w:color="FFFFFF"/>
                    <w:bottom w:val="single" w:sz="2" w:space="1" w:color="FFFFFF"/>
                    <w:right w:val="single" w:sz="2" w:space="4" w:color="FFFFFF"/>
                  </w:divBdr>
                  <w:divsChild>
                    <w:div w:id="1999458289">
                      <w:marLeft w:val="0"/>
                      <w:marRight w:val="0"/>
                      <w:marTop w:val="0"/>
                      <w:marBottom w:val="0"/>
                      <w:divBdr>
                        <w:top w:val="none" w:sz="0" w:space="0" w:color="auto"/>
                        <w:left w:val="none" w:sz="0" w:space="0" w:color="auto"/>
                        <w:bottom w:val="none" w:sz="0" w:space="0" w:color="auto"/>
                        <w:right w:val="none" w:sz="0" w:space="0" w:color="auto"/>
                      </w:divBdr>
                    </w:div>
                  </w:divsChild>
                </w:div>
                <w:div w:id="510147426">
                  <w:marLeft w:val="0"/>
                  <w:marRight w:val="0"/>
                  <w:marTop w:val="0"/>
                  <w:marBottom w:val="0"/>
                  <w:divBdr>
                    <w:top w:val="single" w:sz="2" w:space="1" w:color="FFFFFF"/>
                    <w:left w:val="single" w:sz="2" w:space="12" w:color="FFFFFF"/>
                    <w:bottom w:val="single" w:sz="2" w:space="1" w:color="FFFFFF"/>
                    <w:right w:val="single" w:sz="2" w:space="4" w:color="FFFFFF"/>
                  </w:divBdr>
                  <w:divsChild>
                    <w:div w:id="117993904">
                      <w:marLeft w:val="0"/>
                      <w:marRight w:val="0"/>
                      <w:marTop w:val="0"/>
                      <w:marBottom w:val="0"/>
                      <w:divBdr>
                        <w:top w:val="none" w:sz="0" w:space="0" w:color="auto"/>
                        <w:left w:val="none" w:sz="0" w:space="0" w:color="auto"/>
                        <w:bottom w:val="none" w:sz="0" w:space="0" w:color="auto"/>
                        <w:right w:val="none" w:sz="0" w:space="0" w:color="auto"/>
                      </w:divBdr>
                    </w:div>
                  </w:divsChild>
                </w:div>
                <w:div w:id="393502807">
                  <w:marLeft w:val="0"/>
                  <w:marRight w:val="0"/>
                  <w:marTop w:val="0"/>
                  <w:marBottom w:val="0"/>
                  <w:divBdr>
                    <w:top w:val="single" w:sz="2" w:space="1" w:color="FFFFFF"/>
                    <w:left w:val="single" w:sz="2" w:space="12" w:color="FFFFFF"/>
                    <w:bottom w:val="single" w:sz="2" w:space="1" w:color="FFFFFF"/>
                    <w:right w:val="single" w:sz="2" w:space="4" w:color="FFFFFF"/>
                  </w:divBdr>
                  <w:divsChild>
                    <w:div w:id="1116219722">
                      <w:marLeft w:val="0"/>
                      <w:marRight w:val="0"/>
                      <w:marTop w:val="0"/>
                      <w:marBottom w:val="0"/>
                      <w:divBdr>
                        <w:top w:val="none" w:sz="0" w:space="0" w:color="auto"/>
                        <w:left w:val="none" w:sz="0" w:space="0" w:color="auto"/>
                        <w:bottom w:val="none" w:sz="0" w:space="0" w:color="auto"/>
                        <w:right w:val="none" w:sz="0" w:space="0" w:color="auto"/>
                      </w:divBdr>
                    </w:div>
                  </w:divsChild>
                </w:div>
                <w:div w:id="630667781">
                  <w:marLeft w:val="0"/>
                  <w:marRight w:val="0"/>
                  <w:marTop w:val="0"/>
                  <w:marBottom w:val="0"/>
                  <w:divBdr>
                    <w:top w:val="single" w:sz="2" w:space="1" w:color="FFFFFF"/>
                    <w:left w:val="single" w:sz="2" w:space="12" w:color="FFFFFF"/>
                    <w:bottom w:val="single" w:sz="2" w:space="1" w:color="FFFFFF"/>
                    <w:right w:val="single" w:sz="2" w:space="4" w:color="FFFFFF"/>
                  </w:divBdr>
                  <w:divsChild>
                    <w:div w:id="280110814">
                      <w:marLeft w:val="0"/>
                      <w:marRight w:val="0"/>
                      <w:marTop w:val="0"/>
                      <w:marBottom w:val="0"/>
                      <w:divBdr>
                        <w:top w:val="none" w:sz="0" w:space="0" w:color="auto"/>
                        <w:left w:val="none" w:sz="0" w:space="0" w:color="auto"/>
                        <w:bottom w:val="none" w:sz="0" w:space="0" w:color="auto"/>
                        <w:right w:val="none" w:sz="0" w:space="0" w:color="auto"/>
                      </w:divBdr>
                    </w:div>
                  </w:divsChild>
                </w:div>
                <w:div w:id="254830992">
                  <w:marLeft w:val="0"/>
                  <w:marRight w:val="0"/>
                  <w:marTop w:val="0"/>
                  <w:marBottom w:val="0"/>
                  <w:divBdr>
                    <w:top w:val="single" w:sz="2" w:space="1" w:color="FFFFFF"/>
                    <w:left w:val="single" w:sz="2" w:space="12" w:color="FFFFFF"/>
                    <w:bottom w:val="single" w:sz="2" w:space="1" w:color="FFFFFF"/>
                    <w:right w:val="single" w:sz="2" w:space="4" w:color="FFFFFF"/>
                  </w:divBdr>
                  <w:divsChild>
                    <w:div w:id="2028630104">
                      <w:marLeft w:val="0"/>
                      <w:marRight w:val="0"/>
                      <w:marTop w:val="0"/>
                      <w:marBottom w:val="0"/>
                      <w:divBdr>
                        <w:top w:val="none" w:sz="0" w:space="0" w:color="auto"/>
                        <w:left w:val="none" w:sz="0" w:space="0" w:color="auto"/>
                        <w:bottom w:val="none" w:sz="0" w:space="0" w:color="auto"/>
                        <w:right w:val="none" w:sz="0" w:space="0" w:color="auto"/>
                      </w:divBdr>
                    </w:div>
                  </w:divsChild>
                </w:div>
                <w:div w:id="2123844686">
                  <w:marLeft w:val="0"/>
                  <w:marRight w:val="0"/>
                  <w:marTop w:val="0"/>
                  <w:marBottom w:val="0"/>
                  <w:divBdr>
                    <w:top w:val="single" w:sz="2" w:space="1" w:color="FFFFFF"/>
                    <w:left w:val="single" w:sz="2" w:space="12" w:color="FFFFFF"/>
                    <w:bottom w:val="single" w:sz="2" w:space="4" w:color="FFFFFF"/>
                    <w:right w:val="single" w:sz="2" w:space="4" w:color="FFFFFF"/>
                  </w:divBdr>
                  <w:divsChild>
                    <w:div w:id="13551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066941">
          <w:marLeft w:val="0"/>
          <w:marRight w:val="0"/>
          <w:marTop w:val="0"/>
          <w:marBottom w:val="335"/>
          <w:divBdr>
            <w:top w:val="none" w:sz="0" w:space="0" w:color="auto"/>
            <w:left w:val="none" w:sz="0" w:space="0" w:color="auto"/>
            <w:bottom w:val="none" w:sz="0" w:space="0" w:color="auto"/>
            <w:right w:val="none" w:sz="0" w:space="0" w:color="auto"/>
          </w:divBdr>
          <w:divsChild>
            <w:div w:id="86080878">
              <w:marLeft w:val="0"/>
              <w:marRight w:val="0"/>
              <w:marTop w:val="0"/>
              <w:marBottom w:val="0"/>
              <w:divBdr>
                <w:top w:val="none" w:sz="0" w:space="0" w:color="auto"/>
                <w:left w:val="none" w:sz="0" w:space="0" w:color="auto"/>
                <w:bottom w:val="none" w:sz="0" w:space="0" w:color="auto"/>
                <w:right w:val="none" w:sz="0" w:space="0" w:color="auto"/>
              </w:divBdr>
              <w:divsChild>
                <w:div w:id="1238051553">
                  <w:marLeft w:val="0"/>
                  <w:marRight w:val="0"/>
                  <w:marTop w:val="0"/>
                  <w:marBottom w:val="0"/>
                  <w:divBdr>
                    <w:top w:val="single" w:sz="2" w:space="4" w:color="FFFFFF"/>
                    <w:left w:val="single" w:sz="2" w:space="12" w:color="FFFFFF"/>
                    <w:bottom w:val="single" w:sz="2" w:space="1" w:color="FFFFFF"/>
                    <w:right w:val="single" w:sz="2" w:space="4" w:color="FFFFFF"/>
                  </w:divBdr>
                  <w:divsChild>
                    <w:div w:id="1533228278">
                      <w:marLeft w:val="0"/>
                      <w:marRight w:val="0"/>
                      <w:marTop w:val="0"/>
                      <w:marBottom w:val="0"/>
                      <w:divBdr>
                        <w:top w:val="none" w:sz="0" w:space="0" w:color="auto"/>
                        <w:left w:val="none" w:sz="0" w:space="0" w:color="auto"/>
                        <w:bottom w:val="none" w:sz="0" w:space="0" w:color="auto"/>
                        <w:right w:val="none" w:sz="0" w:space="0" w:color="auto"/>
                      </w:divBdr>
                    </w:div>
                  </w:divsChild>
                </w:div>
                <w:div w:id="691809046">
                  <w:marLeft w:val="0"/>
                  <w:marRight w:val="0"/>
                  <w:marTop w:val="0"/>
                  <w:marBottom w:val="0"/>
                  <w:divBdr>
                    <w:top w:val="single" w:sz="2" w:space="1" w:color="FFFFFF"/>
                    <w:left w:val="single" w:sz="2" w:space="12" w:color="FFFFFF"/>
                    <w:bottom w:val="single" w:sz="2" w:space="1" w:color="FFFFFF"/>
                    <w:right w:val="single" w:sz="2" w:space="4" w:color="FFFFFF"/>
                  </w:divBdr>
                  <w:divsChild>
                    <w:div w:id="274867914">
                      <w:marLeft w:val="0"/>
                      <w:marRight w:val="0"/>
                      <w:marTop w:val="0"/>
                      <w:marBottom w:val="0"/>
                      <w:divBdr>
                        <w:top w:val="none" w:sz="0" w:space="0" w:color="auto"/>
                        <w:left w:val="none" w:sz="0" w:space="0" w:color="auto"/>
                        <w:bottom w:val="none" w:sz="0" w:space="0" w:color="auto"/>
                        <w:right w:val="none" w:sz="0" w:space="0" w:color="auto"/>
                      </w:divBdr>
                    </w:div>
                  </w:divsChild>
                </w:div>
                <w:div w:id="1565949623">
                  <w:marLeft w:val="0"/>
                  <w:marRight w:val="0"/>
                  <w:marTop w:val="0"/>
                  <w:marBottom w:val="0"/>
                  <w:divBdr>
                    <w:top w:val="single" w:sz="2" w:space="1" w:color="FFFFFF"/>
                    <w:left w:val="single" w:sz="2" w:space="12" w:color="FFFFFF"/>
                    <w:bottom w:val="single" w:sz="2" w:space="1" w:color="FFFFFF"/>
                    <w:right w:val="single" w:sz="2" w:space="4" w:color="FFFFFF"/>
                  </w:divBdr>
                  <w:divsChild>
                    <w:div w:id="1928538040">
                      <w:marLeft w:val="0"/>
                      <w:marRight w:val="0"/>
                      <w:marTop w:val="0"/>
                      <w:marBottom w:val="0"/>
                      <w:divBdr>
                        <w:top w:val="none" w:sz="0" w:space="0" w:color="auto"/>
                        <w:left w:val="none" w:sz="0" w:space="0" w:color="auto"/>
                        <w:bottom w:val="none" w:sz="0" w:space="0" w:color="auto"/>
                        <w:right w:val="none" w:sz="0" w:space="0" w:color="auto"/>
                      </w:divBdr>
                    </w:div>
                  </w:divsChild>
                </w:div>
                <w:div w:id="305013700">
                  <w:marLeft w:val="0"/>
                  <w:marRight w:val="0"/>
                  <w:marTop w:val="0"/>
                  <w:marBottom w:val="0"/>
                  <w:divBdr>
                    <w:top w:val="single" w:sz="2" w:space="1" w:color="FFFFFF"/>
                    <w:left w:val="single" w:sz="2" w:space="12" w:color="FFFFFF"/>
                    <w:bottom w:val="single" w:sz="2" w:space="1" w:color="FFFFFF"/>
                    <w:right w:val="single" w:sz="2" w:space="4" w:color="FFFFFF"/>
                  </w:divBdr>
                  <w:divsChild>
                    <w:div w:id="1727147298">
                      <w:marLeft w:val="0"/>
                      <w:marRight w:val="0"/>
                      <w:marTop w:val="0"/>
                      <w:marBottom w:val="0"/>
                      <w:divBdr>
                        <w:top w:val="none" w:sz="0" w:space="0" w:color="auto"/>
                        <w:left w:val="none" w:sz="0" w:space="0" w:color="auto"/>
                        <w:bottom w:val="none" w:sz="0" w:space="0" w:color="auto"/>
                        <w:right w:val="none" w:sz="0" w:space="0" w:color="auto"/>
                      </w:divBdr>
                    </w:div>
                  </w:divsChild>
                </w:div>
                <w:div w:id="2134791226">
                  <w:marLeft w:val="0"/>
                  <w:marRight w:val="0"/>
                  <w:marTop w:val="0"/>
                  <w:marBottom w:val="0"/>
                  <w:divBdr>
                    <w:top w:val="single" w:sz="2" w:space="1" w:color="FFFFFF"/>
                    <w:left w:val="single" w:sz="2" w:space="12" w:color="FFFFFF"/>
                    <w:bottom w:val="single" w:sz="2" w:space="1" w:color="FFFFFF"/>
                    <w:right w:val="single" w:sz="2" w:space="4" w:color="FFFFFF"/>
                  </w:divBdr>
                  <w:divsChild>
                    <w:div w:id="550188606">
                      <w:marLeft w:val="0"/>
                      <w:marRight w:val="0"/>
                      <w:marTop w:val="0"/>
                      <w:marBottom w:val="0"/>
                      <w:divBdr>
                        <w:top w:val="none" w:sz="0" w:space="0" w:color="auto"/>
                        <w:left w:val="none" w:sz="0" w:space="0" w:color="auto"/>
                        <w:bottom w:val="none" w:sz="0" w:space="0" w:color="auto"/>
                        <w:right w:val="none" w:sz="0" w:space="0" w:color="auto"/>
                      </w:divBdr>
                    </w:div>
                  </w:divsChild>
                </w:div>
                <w:div w:id="1841190317">
                  <w:marLeft w:val="0"/>
                  <w:marRight w:val="0"/>
                  <w:marTop w:val="0"/>
                  <w:marBottom w:val="0"/>
                  <w:divBdr>
                    <w:top w:val="single" w:sz="2" w:space="1" w:color="FFFFFF"/>
                    <w:left w:val="single" w:sz="2" w:space="12" w:color="FFFFFF"/>
                    <w:bottom w:val="single" w:sz="2" w:space="1" w:color="FFFFFF"/>
                    <w:right w:val="single" w:sz="2" w:space="4" w:color="FFFFFF"/>
                  </w:divBdr>
                  <w:divsChild>
                    <w:div w:id="1159466611">
                      <w:marLeft w:val="0"/>
                      <w:marRight w:val="0"/>
                      <w:marTop w:val="0"/>
                      <w:marBottom w:val="0"/>
                      <w:divBdr>
                        <w:top w:val="none" w:sz="0" w:space="0" w:color="auto"/>
                        <w:left w:val="none" w:sz="0" w:space="0" w:color="auto"/>
                        <w:bottom w:val="none" w:sz="0" w:space="0" w:color="auto"/>
                        <w:right w:val="none" w:sz="0" w:space="0" w:color="auto"/>
                      </w:divBdr>
                    </w:div>
                  </w:divsChild>
                </w:div>
                <w:div w:id="1634670943">
                  <w:marLeft w:val="0"/>
                  <w:marRight w:val="0"/>
                  <w:marTop w:val="0"/>
                  <w:marBottom w:val="0"/>
                  <w:divBdr>
                    <w:top w:val="single" w:sz="2" w:space="1" w:color="FFFFFF"/>
                    <w:left w:val="single" w:sz="2" w:space="12" w:color="FFFFFF"/>
                    <w:bottom w:val="single" w:sz="2" w:space="1" w:color="FFFFFF"/>
                    <w:right w:val="single" w:sz="2" w:space="4" w:color="FFFFFF"/>
                  </w:divBdr>
                  <w:divsChild>
                    <w:div w:id="32778722">
                      <w:marLeft w:val="0"/>
                      <w:marRight w:val="0"/>
                      <w:marTop w:val="0"/>
                      <w:marBottom w:val="0"/>
                      <w:divBdr>
                        <w:top w:val="none" w:sz="0" w:space="0" w:color="auto"/>
                        <w:left w:val="none" w:sz="0" w:space="0" w:color="auto"/>
                        <w:bottom w:val="none" w:sz="0" w:space="0" w:color="auto"/>
                        <w:right w:val="none" w:sz="0" w:space="0" w:color="auto"/>
                      </w:divBdr>
                    </w:div>
                  </w:divsChild>
                </w:div>
                <w:div w:id="1736272593">
                  <w:marLeft w:val="0"/>
                  <w:marRight w:val="0"/>
                  <w:marTop w:val="0"/>
                  <w:marBottom w:val="0"/>
                  <w:divBdr>
                    <w:top w:val="single" w:sz="2" w:space="1" w:color="FFFFFF"/>
                    <w:left w:val="single" w:sz="2" w:space="12" w:color="FFFFFF"/>
                    <w:bottom w:val="single" w:sz="2" w:space="1" w:color="FFFFFF"/>
                    <w:right w:val="single" w:sz="2" w:space="4" w:color="FFFFFF"/>
                  </w:divBdr>
                  <w:divsChild>
                    <w:div w:id="1642534249">
                      <w:marLeft w:val="0"/>
                      <w:marRight w:val="0"/>
                      <w:marTop w:val="0"/>
                      <w:marBottom w:val="0"/>
                      <w:divBdr>
                        <w:top w:val="none" w:sz="0" w:space="0" w:color="auto"/>
                        <w:left w:val="none" w:sz="0" w:space="0" w:color="auto"/>
                        <w:bottom w:val="none" w:sz="0" w:space="0" w:color="auto"/>
                        <w:right w:val="none" w:sz="0" w:space="0" w:color="auto"/>
                      </w:divBdr>
                    </w:div>
                  </w:divsChild>
                </w:div>
                <w:div w:id="1356660794">
                  <w:marLeft w:val="0"/>
                  <w:marRight w:val="0"/>
                  <w:marTop w:val="0"/>
                  <w:marBottom w:val="0"/>
                  <w:divBdr>
                    <w:top w:val="single" w:sz="2" w:space="1" w:color="FFFFFF"/>
                    <w:left w:val="single" w:sz="2" w:space="12" w:color="FFFFFF"/>
                    <w:bottom w:val="single" w:sz="2" w:space="1" w:color="FFFFFF"/>
                    <w:right w:val="single" w:sz="2" w:space="4" w:color="FFFFFF"/>
                  </w:divBdr>
                  <w:divsChild>
                    <w:div w:id="170798175">
                      <w:marLeft w:val="0"/>
                      <w:marRight w:val="0"/>
                      <w:marTop w:val="0"/>
                      <w:marBottom w:val="0"/>
                      <w:divBdr>
                        <w:top w:val="none" w:sz="0" w:space="0" w:color="auto"/>
                        <w:left w:val="none" w:sz="0" w:space="0" w:color="auto"/>
                        <w:bottom w:val="none" w:sz="0" w:space="0" w:color="auto"/>
                        <w:right w:val="none" w:sz="0" w:space="0" w:color="auto"/>
                      </w:divBdr>
                    </w:div>
                  </w:divsChild>
                </w:div>
                <w:div w:id="980503884">
                  <w:marLeft w:val="0"/>
                  <w:marRight w:val="0"/>
                  <w:marTop w:val="0"/>
                  <w:marBottom w:val="0"/>
                  <w:divBdr>
                    <w:top w:val="single" w:sz="2" w:space="1" w:color="FFFFFF"/>
                    <w:left w:val="single" w:sz="2" w:space="12" w:color="FFFFFF"/>
                    <w:bottom w:val="single" w:sz="2" w:space="1" w:color="FFFFFF"/>
                    <w:right w:val="single" w:sz="2" w:space="4" w:color="FFFFFF"/>
                  </w:divBdr>
                  <w:divsChild>
                    <w:div w:id="1232696246">
                      <w:marLeft w:val="0"/>
                      <w:marRight w:val="0"/>
                      <w:marTop w:val="0"/>
                      <w:marBottom w:val="0"/>
                      <w:divBdr>
                        <w:top w:val="none" w:sz="0" w:space="0" w:color="auto"/>
                        <w:left w:val="none" w:sz="0" w:space="0" w:color="auto"/>
                        <w:bottom w:val="none" w:sz="0" w:space="0" w:color="auto"/>
                        <w:right w:val="none" w:sz="0" w:space="0" w:color="auto"/>
                      </w:divBdr>
                    </w:div>
                  </w:divsChild>
                </w:div>
                <w:div w:id="568007021">
                  <w:marLeft w:val="0"/>
                  <w:marRight w:val="0"/>
                  <w:marTop w:val="0"/>
                  <w:marBottom w:val="0"/>
                  <w:divBdr>
                    <w:top w:val="single" w:sz="2" w:space="1" w:color="FFFFFF"/>
                    <w:left w:val="single" w:sz="2" w:space="12" w:color="FFFFFF"/>
                    <w:bottom w:val="single" w:sz="2" w:space="1" w:color="FFFFFF"/>
                    <w:right w:val="single" w:sz="2" w:space="4" w:color="FFFFFF"/>
                  </w:divBdr>
                  <w:divsChild>
                    <w:div w:id="1891067675">
                      <w:marLeft w:val="0"/>
                      <w:marRight w:val="0"/>
                      <w:marTop w:val="0"/>
                      <w:marBottom w:val="0"/>
                      <w:divBdr>
                        <w:top w:val="none" w:sz="0" w:space="0" w:color="auto"/>
                        <w:left w:val="none" w:sz="0" w:space="0" w:color="auto"/>
                        <w:bottom w:val="none" w:sz="0" w:space="0" w:color="auto"/>
                        <w:right w:val="none" w:sz="0" w:space="0" w:color="auto"/>
                      </w:divBdr>
                    </w:div>
                  </w:divsChild>
                </w:div>
                <w:div w:id="987975543">
                  <w:marLeft w:val="0"/>
                  <w:marRight w:val="0"/>
                  <w:marTop w:val="0"/>
                  <w:marBottom w:val="0"/>
                  <w:divBdr>
                    <w:top w:val="single" w:sz="2" w:space="1" w:color="FFFFFF"/>
                    <w:left w:val="single" w:sz="2" w:space="12" w:color="FFFFFF"/>
                    <w:bottom w:val="single" w:sz="2" w:space="1" w:color="FFFFFF"/>
                    <w:right w:val="single" w:sz="2" w:space="4" w:color="FFFFFF"/>
                  </w:divBdr>
                  <w:divsChild>
                    <w:div w:id="1766460138">
                      <w:marLeft w:val="0"/>
                      <w:marRight w:val="0"/>
                      <w:marTop w:val="0"/>
                      <w:marBottom w:val="0"/>
                      <w:divBdr>
                        <w:top w:val="none" w:sz="0" w:space="0" w:color="auto"/>
                        <w:left w:val="none" w:sz="0" w:space="0" w:color="auto"/>
                        <w:bottom w:val="none" w:sz="0" w:space="0" w:color="auto"/>
                        <w:right w:val="none" w:sz="0" w:space="0" w:color="auto"/>
                      </w:divBdr>
                    </w:div>
                  </w:divsChild>
                </w:div>
                <w:div w:id="709181702">
                  <w:marLeft w:val="0"/>
                  <w:marRight w:val="0"/>
                  <w:marTop w:val="0"/>
                  <w:marBottom w:val="0"/>
                  <w:divBdr>
                    <w:top w:val="single" w:sz="2" w:space="1" w:color="FFFFFF"/>
                    <w:left w:val="single" w:sz="2" w:space="12" w:color="FFFFFF"/>
                    <w:bottom w:val="single" w:sz="2" w:space="1" w:color="FFFFFF"/>
                    <w:right w:val="single" w:sz="2" w:space="4" w:color="FFFFFF"/>
                  </w:divBdr>
                  <w:divsChild>
                    <w:div w:id="399137299">
                      <w:marLeft w:val="0"/>
                      <w:marRight w:val="0"/>
                      <w:marTop w:val="0"/>
                      <w:marBottom w:val="0"/>
                      <w:divBdr>
                        <w:top w:val="none" w:sz="0" w:space="0" w:color="auto"/>
                        <w:left w:val="none" w:sz="0" w:space="0" w:color="auto"/>
                        <w:bottom w:val="none" w:sz="0" w:space="0" w:color="auto"/>
                        <w:right w:val="none" w:sz="0" w:space="0" w:color="auto"/>
                      </w:divBdr>
                    </w:div>
                  </w:divsChild>
                </w:div>
                <w:div w:id="837623409">
                  <w:marLeft w:val="0"/>
                  <w:marRight w:val="0"/>
                  <w:marTop w:val="0"/>
                  <w:marBottom w:val="0"/>
                  <w:divBdr>
                    <w:top w:val="single" w:sz="2" w:space="1" w:color="FFFFFF"/>
                    <w:left w:val="single" w:sz="2" w:space="12" w:color="FFFFFF"/>
                    <w:bottom w:val="single" w:sz="2" w:space="1" w:color="FFFFFF"/>
                    <w:right w:val="single" w:sz="2" w:space="4" w:color="FFFFFF"/>
                  </w:divBdr>
                  <w:divsChild>
                    <w:div w:id="222303255">
                      <w:marLeft w:val="0"/>
                      <w:marRight w:val="0"/>
                      <w:marTop w:val="0"/>
                      <w:marBottom w:val="0"/>
                      <w:divBdr>
                        <w:top w:val="none" w:sz="0" w:space="0" w:color="auto"/>
                        <w:left w:val="none" w:sz="0" w:space="0" w:color="auto"/>
                        <w:bottom w:val="none" w:sz="0" w:space="0" w:color="auto"/>
                        <w:right w:val="none" w:sz="0" w:space="0" w:color="auto"/>
                      </w:divBdr>
                    </w:div>
                  </w:divsChild>
                </w:div>
                <w:div w:id="752625055">
                  <w:marLeft w:val="0"/>
                  <w:marRight w:val="0"/>
                  <w:marTop w:val="0"/>
                  <w:marBottom w:val="0"/>
                  <w:divBdr>
                    <w:top w:val="single" w:sz="2" w:space="1" w:color="FFFFFF"/>
                    <w:left w:val="single" w:sz="2" w:space="12" w:color="FFFFFF"/>
                    <w:bottom w:val="single" w:sz="2" w:space="1" w:color="FFFFFF"/>
                    <w:right w:val="single" w:sz="2" w:space="4" w:color="FFFFFF"/>
                  </w:divBdr>
                  <w:divsChild>
                    <w:div w:id="1492257373">
                      <w:marLeft w:val="0"/>
                      <w:marRight w:val="0"/>
                      <w:marTop w:val="0"/>
                      <w:marBottom w:val="0"/>
                      <w:divBdr>
                        <w:top w:val="none" w:sz="0" w:space="0" w:color="auto"/>
                        <w:left w:val="none" w:sz="0" w:space="0" w:color="auto"/>
                        <w:bottom w:val="none" w:sz="0" w:space="0" w:color="auto"/>
                        <w:right w:val="none" w:sz="0" w:space="0" w:color="auto"/>
                      </w:divBdr>
                    </w:div>
                  </w:divsChild>
                </w:div>
                <w:div w:id="1121652833">
                  <w:marLeft w:val="0"/>
                  <w:marRight w:val="0"/>
                  <w:marTop w:val="0"/>
                  <w:marBottom w:val="0"/>
                  <w:divBdr>
                    <w:top w:val="single" w:sz="2" w:space="1" w:color="FFFFFF"/>
                    <w:left w:val="single" w:sz="2" w:space="12" w:color="FFFFFF"/>
                    <w:bottom w:val="single" w:sz="2" w:space="1" w:color="FFFFFF"/>
                    <w:right w:val="single" w:sz="2" w:space="4" w:color="FFFFFF"/>
                  </w:divBdr>
                  <w:divsChild>
                    <w:div w:id="1599606470">
                      <w:marLeft w:val="0"/>
                      <w:marRight w:val="0"/>
                      <w:marTop w:val="0"/>
                      <w:marBottom w:val="0"/>
                      <w:divBdr>
                        <w:top w:val="none" w:sz="0" w:space="0" w:color="auto"/>
                        <w:left w:val="none" w:sz="0" w:space="0" w:color="auto"/>
                        <w:bottom w:val="none" w:sz="0" w:space="0" w:color="auto"/>
                        <w:right w:val="none" w:sz="0" w:space="0" w:color="auto"/>
                      </w:divBdr>
                    </w:div>
                  </w:divsChild>
                </w:div>
                <w:div w:id="684357692">
                  <w:marLeft w:val="0"/>
                  <w:marRight w:val="0"/>
                  <w:marTop w:val="0"/>
                  <w:marBottom w:val="0"/>
                  <w:divBdr>
                    <w:top w:val="single" w:sz="2" w:space="1" w:color="FFFFFF"/>
                    <w:left w:val="single" w:sz="2" w:space="12" w:color="FFFFFF"/>
                    <w:bottom w:val="single" w:sz="2" w:space="1" w:color="FFFFFF"/>
                    <w:right w:val="single" w:sz="2" w:space="4" w:color="FFFFFF"/>
                  </w:divBdr>
                  <w:divsChild>
                    <w:div w:id="1590773796">
                      <w:marLeft w:val="0"/>
                      <w:marRight w:val="0"/>
                      <w:marTop w:val="0"/>
                      <w:marBottom w:val="0"/>
                      <w:divBdr>
                        <w:top w:val="none" w:sz="0" w:space="0" w:color="auto"/>
                        <w:left w:val="none" w:sz="0" w:space="0" w:color="auto"/>
                        <w:bottom w:val="none" w:sz="0" w:space="0" w:color="auto"/>
                        <w:right w:val="none" w:sz="0" w:space="0" w:color="auto"/>
                      </w:divBdr>
                    </w:div>
                  </w:divsChild>
                </w:div>
                <w:div w:id="289210420">
                  <w:marLeft w:val="0"/>
                  <w:marRight w:val="0"/>
                  <w:marTop w:val="0"/>
                  <w:marBottom w:val="0"/>
                  <w:divBdr>
                    <w:top w:val="single" w:sz="2" w:space="1" w:color="FFFFFF"/>
                    <w:left w:val="single" w:sz="2" w:space="12" w:color="FFFFFF"/>
                    <w:bottom w:val="single" w:sz="2" w:space="1" w:color="FFFFFF"/>
                    <w:right w:val="single" w:sz="2" w:space="4" w:color="FFFFFF"/>
                  </w:divBdr>
                  <w:divsChild>
                    <w:div w:id="793013863">
                      <w:marLeft w:val="0"/>
                      <w:marRight w:val="0"/>
                      <w:marTop w:val="0"/>
                      <w:marBottom w:val="0"/>
                      <w:divBdr>
                        <w:top w:val="none" w:sz="0" w:space="0" w:color="auto"/>
                        <w:left w:val="none" w:sz="0" w:space="0" w:color="auto"/>
                        <w:bottom w:val="none" w:sz="0" w:space="0" w:color="auto"/>
                        <w:right w:val="none" w:sz="0" w:space="0" w:color="auto"/>
                      </w:divBdr>
                    </w:div>
                  </w:divsChild>
                </w:div>
                <w:div w:id="393352157">
                  <w:marLeft w:val="0"/>
                  <w:marRight w:val="0"/>
                  <w:marTop w:val="0"/>
                  <w:marBottom w:val="0"/>
                  <w:divBdr>
                    <w:top w:val="single" w:sz="2" w:space="1" w:color="FFFFFF"/>
                    <w:left w:val="single" w:sz="2" w:space="12" w:color="FFFFFF"/>
                    <w:bottom w:val="single" w:sz="2" w:space="1" w:color="FFFFFF"/>
                    <w:right w:val="single" w:sz="2" w:space="4" w:color="FFFFFF"/>
                  </w:divBdr>
                  <w:divsChild>
                    <w:div w:id="1479300296">
                      <w:marLeft w:val="0"/>
                      <w:marRight w:val="0"/>
                      <w:marTop w:val="0"/>
                      <w:marBottom w:val="0"/>
                      <w:divBdr>
                        <w:top w:val="none" w:sz="0" w:space="0" w:color="auto"/>
                        <w:left w:val="none" w:sz="0" w:space="0" w:color="auto"/>
                        <w:bottom w:val="none" w:sz="0" w:space="0" w:color="auto"/>
                        <w:right w:val="none" w:sz="0" w:space="0" w:color="auto"/>
                      </w:divBdr>
                    </w:div>
                  </w:divsChild>
                </w:div>
                <w:div w:id="712774705">
                  <w:marLeft w:val="0"/>
                  <w:marRight w:val="0"/>
                  <w:marTop w:val="0"/>
                  <w:marBottom w:val="0"/>
                  <w:divBdr>
                    <w:top w:val="single" w:sz="2" w:space="1" w:color="FFFFFF"/>
                    <w:left w:val="single" w:sz="2" w:space="12" w:color="FFFFFF"/>
                    <w:bottom w:val="single" w:sz="2" w:space="1" w:color="FFFFFF"/>
                    <w:right w:val="single" w:sz="2" w:space="4" w:color="FFFFFF"/>
                  </w:divBdr>
                  <w:divsChild>
                    <w:div w:id="382683756">
                      <w:marLeft w:val="0"/>
                      <w:marRight w:val="0"/>
                      <w:marTop w:val="0"/>
                      <w:marBottom w:val="0"/>
                      <w:divBdr>
                        <w:top w:val="none" w:sz="0" w:space="0" w:color="auto"/>
                        <w:left w:val="none" w:sz="0" w:space="0" w:color="auto"/>
                        <w:bottom w:val="none" w:sz="0" w:space="0" w:color="auto"/>
                        <w:right w:val="none" w:sz="0" w:space="0" w:color="auto"/>
                      </w:divBdr>
                    </w:div>
                  </w:divsChild>
                </w:div>
                <w:div w:id="1468859449">
                  <w:marLeft w:val="0"/>
                  <w:marRight w:val="0"/>
                  <w:marTop w:val="0"/>
                  <w:marBottom w:val="0"/>
                  <w:divBdr>
                    <w:top w:val="single" w:sz="2" w:space="1" w:color="FFFFFF"/>
                    <w:left w:val="single" w:sz="2" w:space="12" w:color="FFFFFF"/>
                    <w:bottom w:val="single" w:sz="2" w:space="1" w:color="FFFFFF"/>
                    <w:right w:val="single" w:sz="2" w:space="4" w:color="FFFFFF"/>
                  </w:divBdr>
                  <w:divsChild>
                    <w:div w:id="1008874662">
                      <w:marLeft w:val="0"/>
                      <w:marRight w:val="0"/>
                      <w:marTop w:val="0"/>
                      <w:marBottom w:val="0"/>
                      <w:divBdr>
                        <w:top w:val="none" w:sz="0" w:space="0" w:color="auto"/>
                        <w:left w:val="none" w:sz="0" w:space="0" w:color="auto"/>
                        <w:bottom w:val="none" w:sz="0" w:space="0" w:color="auto"/>
                        <w:right w:val="none" w:sz="0" w:space="0" w:color="auto"/>
                      </w:divBdr>
                    </w:div>
                  </w:divsChild>
                </w:div>
                <w:div w:id="498078776">
                  <w:marLeft w:val="0"/>
                  <w:marRight w:val="0"/>
                  <w:marTop w:val="0"/>
                  <w:marBottom w:val="0"/>
                  <w:divBdr>
                    <w:top w:val="single" w:sz="2" w:space="1" w:color="FFFFFF"/>
                    <w:left w:val="single" w:sz="2" w:space="12" w:color="FFFFFF"/>
                    <w:bottom w:val="single" w:sz="2" w:space="1" w:color="FFFFFF"/>
                    <w:right w:val="single" w:sz="2" w:space="4" w:color="FFFFFF"/>
                  </w:divBdr>
                  <w:divsChild>
                    <w:div w:id="434863507">
                      <w:marLeft w:val="0"/>
                      <w:marRight w:val="0"/>
                      <w:marTop w:val="0"/>
                      <w:marBottom w:val="0"/>
                      <w:divBdr>
                        <w:top w:val="none" w:sz="0" w:space="0" w:color="auto"/>
                        <w:left w:val="none" w:sz="0" w:space="0" w:color="auto"/>
                        <w:bottom w:val="none" w:sz="0" w:space="0" w:color="auto"/>
                        <w:right w:val="none" w:sz="0" w:space="0" w:color="auto"/>
                      </w:divBdr>
                    </w:div>
                  </w:divsChild>
                </w:div>
                <w:div w:id="1714306568">
                  <w:marLeft w:val="0"/>
                  <w:marRight w:val="0"/>
                  <w:marTop w:val="0"/>
                  <w:marBottom w:val="0"/>
                  <w:divBdr>
                    <w:top w:val="single" w:sz="2" w:space="1" w:color="FFFFFF"/>
                    <w:left w:val="single" w:sz="2" w:space="12" w:color="FFFFFF"/>
                    <w:bottom w:val="single" w:sz="2" w:space="1" w:color="FFFFFF"/>
                    <w:right w:val="single" w:sz="2" w:space="4" w:color="FFFFFF"/>
                  </w:divBdr>
                  <w:divsChild>
                    <w:div w:id="687604972">
                      <w:marLeft w:val="0"/>
                      <w:marRight w:val="0"/>
                      <w:marTop w:val="0"/>
                      <w:marBottom w:val="0"/>
                      <w:divBdr>
                        <w:top w:val="none" w:sz="0" w:space="0" w:color="auto"/>
                        <w:left w:val="none" w:sz="0" w:space="0" w:color="auto"/>
                        <w:bottom w:val="none" w:sz="0" w:space="0" w:color="auto"/>
                        <w:right w:val="none" w:sz="0" w:space="0" w:color="auto"/>
                      </w:divBdr>
                    </w:div>
                  </w:divsChild>
                </w:div>
                <w:div w:id="1063989151">
                  <w:marLeft w:val="0"/>
                  <w:marRight w:val="0"/>
                  <w:marTop w:val="0"/>
                  <w:marBottom w:val="0"/>
                  <w:divBdr>
                    <w:top w:val="single" w:sz="2" w:space="1" w:color="FFFFFF"/>
                    <w:left w:val="single" w:sz="2" w:space="12" w:color="FFFFFF"/>
                    <w:bottom w:val="single" w:sz="2" w:space="4" w:color="FFFFFF"/>
                    <w:right w:val="single" w:sz="2" w:space="4" w:color="FFFFFF"/>
                  </w:divBdr>
                  <w:divsChild>
                    <w:div w:id="139192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09015">
          <w:marLeft w:val="0"/>
          <w:marRight w:val="0"/>
          <w:marTop w:val="0"/>
          <w:marBottom w:val="335"/>
          <w:divBdr>
            <w:top w:val="none" w:sz="0" w:space="0" w:color="auto"/>
            <w:left w:val="none" w:sz="0" w:space="0" w:color="auto"/>
            <w:bottom w:val="none" w:sz="0" w:space="0" w:color="auto"/>
            <w:right w:val="none" w:sz="0" w:space="0" w:color="auto"/>
          </w:divBdr>
          <w:divsChild>
            <w:div w:id="1655064256">
              <w:marLeft w:val="0"/>
              <w:marRight w:val="0"/>
              <w:marTop w:val="0"/>
              <w:marBottom w:val="0"/>
              <w:divBdr>
                <w:top w:val="none" w:sz="0" w:space="0" w:color="auto"/>
                <w:left w:val="none" w:sz="0" w:space="0" w:color="auto"/>
                <w:bottom w:val="none" w:sz="0" w:space="0" w:color="auto"/>
                <w:right w:val="none" w:sz="0" w:space="0" w:color="auto"/>
              </w:divBdr>
              <w:divsChild>
                <w:div w:id="2103643748">
                  <w:marLeft w:val="0"/>
                  <w:marRight w:val="0"/>
                  <w:marTop w:val="0"/>
                  <w:marBottom w:val="0"/>
                  <w:divBdr>
                    <w:top w:val="single" w:sz="2" w:space="4" w:color="FFFFFF"/>
                    <w:left w:val="single" w:sz="2" w:space="12" w:color="FFFFFF"/>
                    <w:bottom w:val="single" w:sz="2" w:space="1" w:color="FFFFFF"/>
                    <w:right w:val="single" w:sz="2" w:space="4" w:color="FFFFFF"/>
                  </w:divBdr>
                  <w:divsChild>
                    <w:div w:id="582838456">
                      <w:marLeft w:val="0"/>
                      <w:marRight w:val="0"/>
                      <w:marTop w:val="0"/>
                      <w:marBottom w:val="0"/>
                      <w:divBdr>
                        <w:top w:val="none" w:sz="0" w:space="0" w:color="auto"/>
                        <w:left w:val="none" w:sz="0" w:space="0" w:color="auto"/>
                        <w:bottom w:val="none" w:sz="0" w:space="0" w:color="auto"/>
                        <w:right w:val="none" w:sz="0" w:space="0" w:color="auto"/>
                      </w:divBdr>
                    </w:div>
                  </w:divsChild>
                </w:div>
                <w:div w:id="1101298170">
                  <w:marLeft w:val="0"/>
                  <w:marRight w:val="0"/>
                  <w:marTop w:val="0"/>
                  <w:marBottom w:val="0"/>
                  <w:divBdr>
                    <w:top w:val="single" w:sz="2" w:space="1" w:color="FFFFFF"/>
                    <w:left w:val="single" w:sz="2" w:space="12" w:color="FFFFFF"/>
                    <w:bottom w:val="single" w:sz="2" w:space="1" w:color="FFFFFF"/>
                    <w:right w:val="single" w:sz="2" w:space="4" w:color="FFFFFF"/>
                  </w:divBdr>
                  <w:divsChild>
                    <w:div w:id="228806773">
                      <w:marLeft w:val="0"/>
                      <w:marRight w:val="0"/>
                      <w:marTop w:val="0"/>
                      <w:marBottom w:val="0"/>
                      <w:divBdr>
                        <w:top w:val="none" w:sz="0" w:space="0" w:color="auto"/>
                        <w:left w:val="none" w:sz="0" w:space="0" w:color="auto"/>
                        <w:bottom w:val="none" w:sz="0" w:space="0" w:color="auto"/>
                        <w:right w:val="none" w:sz="0" w:space="0" w:color="auto"/>
                      </w:divBdr>
                    </w:div>
                  </w:divsChild>
                </w:div>
                <w:div w:id="811367741">
                  <w:marLeft w:val="0"/>
                  <w:marRight w:val="0"/>
                  <w:marTop w:val="0"/>
                  <w:marBottom w:val="0"/>
                  <w:divBdr>
                    <w:top w:val="single" w:sz="2" w:space="1" w:color="FFFFFF"/>
                    <w:left w:val="single" w:sz="2" w:space="12" w:color="FFFFFF"/>
                    <w:bottom w:val="single" w:sz="2" w:space="1" w:color="FFFFFF"/>
                    <w:right w:val="single" w:sz="2" w:space="4" w:color="FFFFFF"/>
                  </w:divBdr>
                  <w:divsChild>
                    <w:div w:id="333145500">
                      <w:marLeft w:val="0"/>
                      <w:marRight w:val="0"/>
                      <w:marTop w:val="0"/>
                      <w:marBottom w:val="0"/>
                      <w:divBdr>
                        <w:top w:val="none" w:sz="0" w:space="0" w:color="auto"/>
                        <w:left w:val="none" w:sz="0" w:space="0" w:color="auto"/>
                        <w:bottom w:val="none" w:sz="0" w:space="0" w:color="auto"/>
                        <w:right w:val="none" w:sz="0" w:space="0" w:color="auto"/>
                      </w:divBdr>
                    </w:div>
                  </w:divsChild>
                </w:div>
                <w:div w:id="1675842724">
                  <w:marLeft w:val="0"/>
                  <w:marRight w:val="0"/>
                  <w:marTop w:val="0"/>
                  <w:marBottom w:val="0"/>
                  <w:divBdr>
                    <w:top w:val="single" w:sz="2" w:space="1" w:color="FFFFFF"/>
                    <w:left w:val="single" w:sz="2" w:space="12" w:color="FFFFFF"/>
                    <w:bottom w:val="single" w:sz="2" w:space="1" w:color="FFFFFF"/>
                    <w:right w:val="single" w:sz="2" w:space="4" w:color="FFFFFF"/>
                  </w:divBdr>
                  <w:divsChild>
                    <w:div w:id="997731420">
                      <w:marLeft w:val="0"/>
                      <w:marRight w:val="0"/>
                      <w:marTop w:val="0"/>
                      <w:marBottom w:val="0"/>
                      <w:divBdr>
                        <w:top w:val="none" w:sz="0" w:space="0" w:color="auto"/>
                        <w:left w:val="none" w:sz="0" w:space="0" w:color="auto"/>
                        <w:bottom w:val="none" w:sz="0" w:space="0" w:color="auto"/>
                        <w:right w:val="none" w:sz="0" w:space="0" w:color="auto"/>
                      </w:divBdr>
                    </w:div>
                  </w:divsChild>
                </w:div>
                <w:div w:id="1382511676">
                  <w:marLeft w:val="0"/>
                  <w:marRight w:val="0"/>
                  <w:marTop w:val="0"/>
                  <w:marBottom w:val="0"/>
                  <w:divBdr>
                    <w:top w:val="single" w:sz="2" w:space="1" w:color="FFFFFF"/>
                    <w:left w:val="single" w:sz="2" w:space="12" w:color="FFFFFF"/>
                    <w:bottom w:val="single" w:sz="2" w:space="1" w:color="FFFFFF"/>
                    <w:right w:val="single" w:sz="2" w:space="4" w:color="FFFFFF"/>
                  </w:divBdr>
                  <w:divsChild>
                    <w:div w:id="1121533068">
                      <w:marLeft w:val="0"/>
                      <w:marRight w:val="0"/>
                      <w:marTop w:val="0"/>
                      <w:marBottom w:val="0"/>
                      <w:divBdr>
                        <w:top w:val="none" w:sz="0" w:space="0" w:color="auto"/>
                        <w:left w:val="none" w:sz="0" w:space="0" w:color="auto"/>
                        <w:bottom w:val="none" w:sz="0" w:space="0" w:color="auto"/>
                        <w:right w:val="none" w:sz="0" w:space="0" w:color="auto"/>
                      </w:divBdr>
                    </w:div>
                  </w:divsChild>
                </w:div>
                <w:div w:id="1654984522">
                  <w:marLeft w:val="0"/>
                  <w:marRight w:val="0"/>
                  <w:marTop w:val="0"/>
                  <w:marBottom w:val="0"/>
                  <w:divBdr>
                    <w:top w:val="single" w:sz="2" w:space="1" w:color="FFFFFF"/>
                    <w:left w:val="single" w:sz="2" w:space="12" w:color="FFFFFF"/>
                    <w:bottom w:val="single" w:sz="2" w:space="1" w:color="FFFFFF"/>
                    <w:right w:val="single" w:sz="2" w:space="4" w:color="FFFFFF"/>
                  </w:divBdr>
                  <w:divsChild>
                    <w:div w:id="1027364609">
                      <w:marLeft w:val="0"/>
                      <w:marRight w:val="0"/>
                      <w:marTop w:val="0"/>
                      <w:marBottom w:val="0"/>
                      <w:divBdr>
                        <w:top w:val="none" w:sz="0" w:space="0" w:color="auto"/>
                        <w:left w:val="none" w:sz="0" w:space="0" w:color="auto"/>
                        <w:bottom w:val="none" w:sz="0" w:space="0" w:color="auto"/>
                        <w:right w:val="none" w:sz="0" w:space="0" w:color="auto"/>
                      </w:divBdr>
                    </w:div>
                  </w:divsChild>
                </w:div>
                <w:div w:id="414783092">
                  <w:marLeft w:val="0"/>
                  <w:marRight w:val="0"/>
                  <w:marTop w:val="0"/>
                  <w:marBottom w:val="0"/>
                  <w:divBdr>
                    <w:top w:val="single" w:sz="2" w:space="1" w:color="FFFFFF"/>
                    <w:left w:val="single" w:sz="2" w:space="12" w:color="FFFFFF"/>
                    <w:bottom w:val="single" w:sz="2" w:space="1" w:color="FFFFFF"/>
                    <w:right w:val="single" w:sz="2" w:space="4" w:color="FFFFFF"/>
                  </w:divBdr>
                  <w:divsChild>
                    <w:div w:id="183519114">
                      <w:marLeft w:val="0"/>
                      <w:marRight w:val="0"/>
                      <w:marTop w:val="0"/>
                      <w:marBottom w:val="0"/>
                      <w:divBdr>
                        <w:top w:val="none" w:sz="0" w:space="0" w:color="auto"/>
                        <w:left w:val="none" w:sz="0" w:space="0" w:color="auto"/>
                        <w:bottom w:val="none" w:sz="0" w:space="0" w:color="auto"/>
                        <w:right w:val="none" w:sz="0" w:space="0" w:color="auto"/>
                      </w:divBdr>
                    </w:div>
                  </w:divsChild>
                </w:div>
                <w:div w:id="2146043832">
                  <w:marLeft w:val="0"/>
                  <w:marRight w:val="0"/>
                  <w:marTop w:val="0"/>
                  <w:marBottom w:val="0"/>
                  <w:divBdr>
                    <w:top w:val="single" w:sz="2" w:space="1" w:color="FFFFFF"/>
                    <w:left w:val="single" w:sz="2" w:space="12" w:color="FFFFFF"/>
                    <w:bottom w:val="single" w:sz="2" w:space="1" w:color="FFFFFF"/>
                    <w:right w:val="single" w:sz="2" w:space="4" w:color="FFFFFF"/>
                  </w:divBdr>
                  <w:divsChild>
                    <w:div w:id="30419954">
                      <w:marLeft w:val="0"/>
                      <w:marRight w:val="0"/>
                      <w:marTop w:val="0"/>
                      <w:marBottom w:val="0"/>
                      <w:divBdr>
                        <w:top w:val="none" w:sz="0" w:space="0" w:color="auto"/>
                        <w:left w:val="none" w:sz="0" w:space="0" w:color="auto"/>
                        <w:bottom w:val="none" w:sz="0" w:space="0" w:color="auto"/>
                        <w:right w:val="none" w:sz="0" w:space="0" w:color="auto"/>
                      </w:divBdr>
                    </w:div>
                  </w:divsChild>
                </w:div>
                <w:div w:id="1253852705">
                  <w:marLeft w:val="0"/>
                  <w:marRight w:val="0"/>
                  <w:marTop w:val="0"/>
                  <w:marBottom w:val="0"/>
                  <w:divBdr>
                    <w:top w:val="single" w:sz="2" w:space="1" w:color="FFFFFF"/>
                    <w:left w:val="single" w:sz="2" w:space="12" w:color="FFFFFF"/>
                    <w:bottom w:val="single" w:sz="2" w:space="1" w:color="FFFFFF"/>
                    <w:right w:val="single" w:sz="2" w:space="4" w:color="FFFFFF"/>
                  </w:divBdr>
                  <w:divsChild>
                    <w:div w:id="958951844">
                      <w:marLeft w:val="0"/>
                      <w:marRight w:val="0"/>
                      <w:marTop w:val="0"/>
                      <w:marBottom w:val="0"/>
                      <w:divBdr>
                        <w:top w:val="none" w:sz="0" w:space="0" w:color="auto"/>
                        <w:left w:val="none" w:sz="0" w:space="0" w:color="auto"/>
                        <w:bottom w:val="none" w:sz="0" w:space="0" w:color="auto"/>
                        <w:right w:val="none" w:sz="0" w:space="0" w:color="auto"/>
                      </w:divBdr>
                    </w:div>
                  </w:divsChild>
                </w:div>
                <w:div w:id="1887257674">
                  <w:marLeft w:val="0"/>
                  <w:marRight w:val="0"/>
                  <w:marTop w:val="0"/>
                  <w:marBottom w:val="0"/>
                  <w:divBdr>
                    <w:top w:val="single" w:sz="2" w:space="1" w:color="FFFFFF"/>
                    <w:left w:val="single" w:sz="2" w:space="12" w:color="FFFFFF"/>
                    <w:bottom w:val="single" w:sz="2" w:space="1" w:color="FFFFFF"/>
                    <w:right w:val="single" w:sz="2" w:space="4" w:color="FFFFFF"/>
                  </w:divBdr>
                  <w:divsChild>
                    <w:div w:id="1835338308">
                      <w:marLeft w:val="0"/>
                      <w:marRight w:val="0"/>
                      <w:marTop w:val="0"/>
                      <w:marBottom w:val="0"/>
                      <w:divBdr>
                        <w:top w:val="none" w:sz="0" w:space="0" w:color="auto"/>
                        <w:left w:val="none" w:sz="0" w:space="0" w:color="auto"/>
                        <w:bottom w:val="none" w:sz="0" w:space="0" w:color="auto"/>
                        <w:right w:val="none" w:sz="0" w:space="0" w:color="auto"/>
                      </w:divBdr>
                    </w:div>
                  </w:divsChild>
                </w:div>
                <w:div w:id="1998529150">
                  <w:marLeft w:val="0"/>
                  <w:marRight w:val="0"/>
                  <w:marTop w:val="0"/>
                  <w:marBottom w:val="0"/>
                  <w:divBdr>
                    <w:top w:val="single" w:sz="2" w:space="1" w:color="FFFFFF"/>
                    <w:left w:val="single" w:sz="2" w:space="12" w:color="FFFFFF"/>
                    <w:bottom w:val="single" w:sz="2" w:space="1" w:color="FFFFFF"/>
                    <w:right w:val="single" w:sz="2" w:space="4" w:color="FFFFFF"/>
                  </w:divBdr>
                  <w:divsChild>
                    <w:div w:id="1796636100">
                      <w:marLeft w:val="0"/>
                      <w:marRight w:val="0"/>
                      <w:marTop w:val="0"/>
                      <w:marBottom w:val="0"/>
                      <w:divBdr>
                        <w:top w:val="none" w:sz="0" w:space="0" w:color="auto"/>
                        <w:left w:val="none" w:sz="0" w:space="0" w:color="auto"/>
                        <w:bottom w:val="none" w:sz="0" w:space="0" w:color="auto"/>
                        <w:right w:val="none" w:sz="0" w:space="0" w:color="auto"/>
                      </w:divBdr>
                    </w:div>
                  </w:divsChild>
                </w:div>
                <w:div w:id="1869952863">
                  <w:marLeft w:val="0"/>
                  <w:marRight w:val="0"/>
                  <w:marTop w:val="0"/>
                  <w:marBottom w:val="0"/>
                  <w:divBdr>
                    <w:top w:val="single" w:sz="2" w:space="1" w:color="FFFFFF"/>
                    <w:left w:val="single" w:sz="2" w:space="12" w:color="FFFFFF"/>
                    <w:bottom w:val="single" w:sz="2" w:space="1" w:color="FFFFFF"/>
                    <w:right w:val="single" w:sz="2" w:space="4" w:color="FFFFFF"/>
                  </w:divBdr>
                  <w:divsChild>
                    <w:div w:id="1416898315">
                      <w:marLeft w:val="0"/>
                      <w:marRight w:val="0"/>
                      <w:marTop w:val="0"/>
                      <w:marBottom w:val="0"/>
                      <w:divBdr>
                        <w:top w:val="none" w:sz="0" w:space="0" w:color="auto"/>
                        <w:left w:val="none" w:sz="0" w:space="0" w:color="auto"/>
                        <w:bottom w:val="none" w:sz="0" w:space="0" w:color="auto"/>
                        <w:right w:val="none" w:sz="0" w:space="0" w:color="auto"/>
                      </w:divBdr>
                    </w:div>
                  </w:divsChild>
                </w:div>
                <w:div w:id="676930111">
                  <w:marLeft w:val="0"/>
                  <w:marRight w:val="0"/>
                  <w:marTop w:val="0"/>
                  <w:marBottom w:val="0"/>
                  <w:divBdr>
                    <w:top w:val="single" w:sz="2" w:space="1" w:color="FFFFFF"/>
                    <w:left w:val="single" w:sz="2" w:space="12" w:color="FFFFFF"/>
                    <w:bottom w:val="single" w:sz="2" w:space="1" w:color="FFFFFF"/>
                    <w:right w:val="single" w:sz="2" w:space="4" w:color="FFFFFF"/>
                  </w:divBdr>
                  <w:divsChild>
                    <w:div w:id="1483497563">
                      <w:marLeft w:val="0"/>
                      <w:marRight w:val="0"/>
                      <w:marTop w:val="0"/>
                      <w:marBottom w:val="0"/>
                      <w:divBdr>
                        <w:top w:val="none" w:sz="0" w:space="0" w:color="auto"/>
                        <w:left w:val="none" w:sz="0" w:space="0" w:color="auto"/>
                        <w:bottom w:val="none" w:sz="0" w:space="0" w:color="auto"/>
                        <w:right w:val="none" w:sz="0" w:space="0" w:color="auto"/>
                      </w:divBdr>
                    </w:div>
                  </w:divsChild>
                </w:div>
                <w:div w:id="1496873811">
                  <w:marLeft w:val="0"/>
                  <w:marRight w:val="0"/>
                  <w:marTop w:val="0"/>
                  <w:marBottom w:val="0"/>
                  <w:divBdr>
                    <w:top w:val="single" w:sz="2" w:space="1" w:color="FFFFFF"/>
                    <w:left w:val="single" w:sz="2" w:space="12" w:color="FFFFFF"/>
                    <w:bottom w:val="single" w:sz="2" w:space="1" w:color="FFFFFF"/>
                    <w:right w:val="single" w:sz="2" w:space="4" w:color="FFFFFF"/>
                  </w:divBdr>
                  <w:divsChild>
                    <w:div w:id="1511137671">
                      <w:marLeft w:val="0"/>
                      <w:marRight w:val="0"/>
                      <w:marTop w:val="0"/>
                      <w:marBottom w:val="0"/>
                      <w:divBdr>
                        <w:top w:val="none" w:sz="0" w:space="0" w:color="auto"/>
                        <w:left w:val="none" w:sz="0" w:space="0" w:color="auto"/>
                        <w:bottom w:val="none" w:sz="0" w:space="0" w:color="auto"/>
                        <w:right w:val="none" w:sz="0" w:space="0" w:color="auto"/>
                      </w:divBdr>
                    </w:div>
                  </w:divsChild>
                </w:div>
                <w:div w:id="1441996456">
                  <w:marLeft w:val="0"/>
                  <w:marRight w:val="0"/>
                  <w:marTop w:val="0"/>
                  <w:marBottom w:val="0"/>
                  <w:divBdr>
                    <w:top w:val="single" w:sz="2" w:space="1" w:color="FFFFFF"/>
                    <w:left w:val="single" w:sz="2" w:space="12" w:color="FFFFFF"/>
                    <w:bottom w:val="single" w:sz="2" w:space="1" w:color="FFFFFF"/>
                    <w:right w:val="single" w:sz="2" w:space="4" w:color="FFFFFF"/>
                  </w:divBdr>
                  <w:divsChild>
                    <w:div w:id="1459565337">
                      <w:marLeft w:val="0"/>
                      <w:marRight w:val="0"/>
                      <w:marTop w:val="0"/>
                      <w:marBottom w:val="0"/>
                      <w:divBdr>
                        <w:top w:val="none" w:sz="0" w:space="0" w:color="auto"/>
                        <w:left w:val="none" w:sz="0" w:space="0" w:color="auto"/>
                        <w:bottom w:val="none" w:sz="0" w:space="0" w:color="auto"/>
                        <w:right w:val="none" w:sz="0" w:space="0" w:color="auto"/>
                      </w:divBdr>
                    </w:div>
                  </w:divsChild>
                </w:div>
                <w:div w:id="1998529303">
                  <w:marLeft w:val="0"/>
                  <w:marRight w:val="0"/>
                  <w:marTop w:val="0"/>
                  <w:marBottom w:val="0"/>
                  <w:divBdr>
                    <w:top w:val="single" w:sz="2" w:space="1" w:color="FFFFFF"/>
                    <w:left w:val="single" w:sz="2" w:space="12" w:color="FFFFFF"/>
                    <w:bottom w:val="single" w:sz="2" w:space="1" w:color="FFFFFF"/>
                    <w:right w:val="single" w:sz="2" w:space="4" w:color="FFFFFF"/>
                  </w:divBdr>
                  <w:divsChild>
                    <w:div w:id="598217082">
                      <w:marLeft w:val="0"/>
                      <w:marRight w:val="0"/>
                      <w:marTop w:val="0"/>
                      <w:marBottom w:val="0"/>
                      <w:divBdr>
                        <w:top w:val="none" w:sz="0" w:space="0" w:color="auto"/>
                        <w:left w:val="none" w:sz="0" w:space="0" w:color="auto"/>
                        <w:bottom w:val="none" w:sz="0" w:space="0" w:color="auto"/>
                        <w:right w:val="none" w:sz="0" w:space="0" w:color="auto"/>
                      </w:divBdr>
                    </w:div>
                  </w:divsChild>
                </w:div>
                <w:div w:id="491409694">
                  <w:marLeft w:val="0"/>
                  <w:marRight w:val="0"/>
                  <w:marTop w:val="0"/>
                  <w:marBottom w:val="0"/>
                  <w:divBdr>
                    <w:top w:val="single" w:sz="2" w:space="1" w:color="FFFFFF"/>
                    <w:left w:val="single" w:sz="2" w:space="12" w:color="FFFFFF"/>
                    <w:bottom w:val="single" w:sz="2" w:space="1" w:color="FFFFFF"/>
                    <w:right w:val="single" w:sz="2" w:space="4" w:color="FFFFFF"/>
                  </w:divBdr>
                  <w:divsChild>
                    <w:div w:id="685596599">
                      <w:marLeft w:val="0"/>
                      <w:marRight w:val="0"/>
                      <w:marTop w:val="0"/>
                      <w:marBottom w:val="0"/>
                      <w:divBdr>
                        <w:top w:val="none" w:sz="0" w:space="0" w:color="auto"/>
                        <w:left w:val="none" w:sz="0" w:space="0" w:color="auto"/>
                        <w:bottom w:val="none" w:sz="0" w:space="0" w:color="auto"/>
                        <w:right w:val="none" w:sz="0" w:space="0" w:color="auto"/>
                      </w:divBdr>
                    </w:div>
                  </w:divsChild>
                </w:div>
                <w:div w:id="1302929743">
                  <w:marLeft w:val="0"/>
                  <w:marRight w:val="0"/>
                  <w:marTop w:val="0"/>
                  <w:marBottom w:val="0"/>
                  <w:divBdr>
                    <w:top w:val="single" w:sz="2" w:space="1" w:color="FFFFFF"/>
                    <w:left w:val="single" w:sz="2" w:space="12" w:color="FFFFFF"/>
                    <w:bottom w:val="single" w:sz="2" w:space="1" w:color="FFFFFF"/>
                    <w:right w:val="single" w:sz="2" w:space="4" w:color="FFFFFF"/>
                  </w:divBdr>
                  <w:divsChild>
                    <w:div w:id="364524643">
                      <w:marLeft w:val="0"/>
                      <w:marRight w:val="0"/>
                      <w:marTop w:val="0"/>
                      <w:marBottom w:val="0"/>
                      <w:divBdr>
                        <w:top w:val="none" w:sz="0" w:space="0" w:color="auto"/>
                        <w:left w:val="none" w:sz="0" w:space="0" w:color="auto"/>
                        <w:bottom w:val="none" w:sz="0" w:space="0" w:color="auto"/>
                        <w:right w:val="none" w:sz="0" w:space="0" w:color="auto"/>
                      </w:divBdr>
                    </w:div>
                  </w:divsChild>
                </w:div>
                <w:div w:id="193271771">
                  <w:marLeft w:val="0"/>
                  <w:marRight w:val="0"/>
                  <w:marTop w:val="0"/>
                  <w:marBottom w:val="0"/>
                  <w:divBdr>
                    <w:top w:val="single" w:sz="2" w:space="1" w:color="FFFFFF"/>
                    <w:left w:val="single" w:sz="2" w:space="12" w:color="FFFFFF"/>
                    <w:bottom w:val="single" w:sz="2" w:space="1" w:color="FFFFFF"/>
                    <w:right w:val="single" w:sz="2" w:space="4" w:color="FFFFFF"/>
                  </w:divBdr>
                  <w:divsChild>
                    <w:div w:id="1574047588">
                      <w:marLeft w:val="0"/>
                      <w:marRight w:val="0"/>
                      <w:marTop w:val="0"/>
                      <w:marBottom w:val="0"/>
                      <w:divBdr>
                        <w:top w:val="none" w:sz="0" w:space="0" w:color="auto"/>
                        <w:left w:val="none" w:sz="0" w:space="0" w:color="auto"/>
                        <w:bottom w:val="none" w:sz="0" w:space="0" w:color="auto"/>
                        <w:right w:val="none" w:sz="0" w:space="0" w:color="auto"/>
                      </w:divBdr>
                    </w:div>
                  </w:divsChild>
                </w:div>
                <w:div w:id="438987057">
                  <w:marLeft w:val="0"/>
                  <w:marRight w:val="0"/>
                  <w:marTop w:val="0"/>
                  <w:marBottom w:val="0"/>
                  <w:divBdr>
                    <w:top w:val="single" w:sz="2" w:space="1" w:color="FFFFFF"/>
                    <w:left w:val="single" w:sz="2" w:space="12" w:color="FFFFFF"/>
                    <w:bottom w:val="single" w:sz="2" w:space="1" w:color="FFFFFF"/>
                    <w:right w:val="single" w:sz="2" w:space="4" w:color="FFFFFF"/>
                  </w:divBdr>
                  <w:divsChild>
                    <w:div w:id="1153371378">
                      <w:marLeft w:val="0"/>
                      <w:marRight w:val="0"/>
                      <w:marTop w:val="0"/>
                      <w:marBottom w:val="0"/>
                      <w:divBdr>
                        <w:top w:val="none" w:sz="0" w:space="0" w:color="auto"/>
                        <w:left w:val="none" w:sz="0" w:space="0" w:color="auto"/>
                        <w:bottom w:val="none" w:sz="0" w:space="0" w:color="auto"/>
                        <w:right w:val="none" w:sz="0" w:space="0" w:color="auto"/>
                      </w:divBdr>
                    </w:div>
                  </w:divsChild>
                </w:div>
                <w:div w:id="1250851750">
                  <w:marLeft w:val="0"/>
                  <w:marRight w:val="0"/>
                  <w:marTop w:val="0"/>
                  <w:marBottom w:val="0"/>
                  <w:divBdr>
                    <w:top w:val="single" w:sz="2" w:space="1" w:color="FFFFFF"/>
                    <w:left w:val="single" w:sz="2" w:space="12" w:color="FFFFFF"/>
                    <w:bottom w:val="single" w:sz="2" w:space="1" w:color="FFFFFF"/>
                    <w:right w:val="single" w:sz="2" w:space="4" w:color="FFFFFF"/>
                  </w:divBdr>
                  <w:divsChild>
                    <w:div w:id="745035147">
                      <w:marLeft w:val="0"/>
                      <w:marRight w:val="0"/>
                      <w:marTop w:val="0"/>
                      <w:marBottom w:val="0"/>
                      <w:divBdr>
                        <w:top w:val="none" w:sz="0" w:space="0" w:color="auto"/>
                        <w:left w:val="none" w:sz="0" w:space="0" w:color="auto"/>
                        <w:bottom w:val="none" w:sz="0" w:space="0" w:color="auto"/>
                        <w:right w:val="none" w:sz="0" w:space="0" w:color="auto"/>
                      </w:divBdr>
                    </w:div>
                  </w:divsChild>
                </w:div>
                <w:div w:id="851531107">
                  <w:marLeft w:val="0"/>
                  <w:marRight w:val="0"/>
                  <w:marTop w:val="0"/>
                  <w:marBottom w:val="0"/>
                  <w:divBdr>
                    <w:top w:val="single" w:sz="2" w:space="1" w:color="FFFFFF"/>
                    <w:left w:val="single" w:sz="2" w:space="12" w:color="FFFFFF"/>
                    <w:bottom w:val="single" w:sz="2" w:space="1" w:color="FFFFFF"/>
                    <w:right w:val="single" w:sz="2" w:space="4" w:color="FFFFFF"/>
                  </w:divBdr>
                  <w:divsChild>
                    <w:div w:id="1234848908">
                      <w:marLeft w:val="0"/>
                      <w:marRight w:val="0"/>
                      <w:marTop w:val="0"/>
                      <w:marBottom w:val="0"/>
                      <w:divBdr>
                        <w:top w:val="none" w:sz="0" w:space="0" w:color="auto"/>
                        <w:left w:val="none" w:sz="0" w:space="0" w:color="auto"/>
                        <w:bottom w:val="none" w:sz="0" w:space="0" w:color="auto"/>
                        <w:right w:val="none" w:sz="0" w:space="0" w:color="auto"/>
                      </w:divBdr>
                    </w:div>
                  </w:divsChild>
                </w:div>
                <w:div w:id="1351688123">
                  <w:marLeft w:val="0"/>
                  <w:marRight w:val="0"/>
                  <w:marTop w:val="0"/>
                  <w:marBottom w:val="0"/>
                  <w:divBdr>
                    <w:top w:val="single" w:sz="2" w:space="1" w:color="FFFFFF"/>
                    <w:left w:val="single" w:sz="2" w:space="12" w:color="FFFFFF"/>
                    <w:bottom w:val="single" w:sz="2" w:space="1" w:color="FFFFFF"/>
                    <w:right w:val="single" w:sz="2" w:space="4" w:color="FFFFFF"/>
                  </w:divBdr>
                  <w:divsChild>
                    <w:div w:id="1403721538">
                      <w:marLeft w:val="0"/>
                      <w:marRight w:val="0"/>
                      <w:marTop w:val="0"/>
                      <w:marBottom w:val="0"/>
                      <w:divBdr>
                        <w:top w:val="none" w:sz="0" w:space="0" w:color="auto"/>
                        <w:left w:val="none" w:sz="0" w:space="0" w:color="auto"/>
                        <w:bottom w:val="none" w:sz="0" w:space="0" w:color="auto"/>
                        <w:right w:val="none" w:sz="0" w:space="0" w:color="auto"/>
                      </w:divBdr>
                    </w:div>
                  </w:divsChild>
                </w:div>
                <w:div w:id="1255094013">
                  <w:marLeft w:val="0"/>
                  <w:marRight w:val="0"/>
                  <w:marTop w:val="0"/>
                  <w:marBottom w:val="0"/>
                  <w:divBdr>
                    <w:top w:val="single" w:sz="2" w:space="1" w:color="FFFFFF"/>
                    <w:left w:val="single" w:sz="2" w:space="12" w:color="FFFFFF"/>
                    <w:bottom w:val="single" w:sz="2" w:space="1" w:color="FFFFFF"/>
                    <w:right w:val="single" w:sz="2" w:space="4" w:color="FFFFFF"/>
                  </w:divBdr>
                  <w:divsChild>
                    <w:div w:id="1509368853">
                      <w:marLeft w:val="0"/>
                      <w:marRight w:val="0"/>
                      <w:marTop w:val="0"/>
                      <w:marBottom w:val="0"/>
                      <w:divBdr>
                        <w:top w:val="none" w:sz="0" w:space="0" w:color="auto"/>
                        <w:left w:val="none" w:sz="0" w:space="0" w:color="auto"/>
                        <w:bottom w:val="none" w:sz="0" w:space="0" w:color="auto"/>
                        <w:right w:val="none" w:sz="0" w:space="0" w:color="auto"/>
                      </w:divBdr>
                    </w:div>
                  </w:divsChild>
                </w:div>
                <w:div w:id="2116945239">
                  <w:marLeft w:val="0"/>
                  <w:marRight w:val="0"/>
                  <w:marTop w:val="0"/>
                  <w:marBottom w:val="0"/>
                  <w:divBdr>
                    <w:top w:val="single" w:sz="2" w:space="1" w:color="FFFFFF"/>
                    <w:left w:val="single" w:sz="2" w:space="12" w:color="FFFFFF"/>
                    <w:bottom w:val="single" w:sz="2" w:space="1" w:color="FFFFFF"/>
                    <w:right w:val="single" w:sz="2" w:space="4" w:color="FFFFFF"/>
                  </w:divBdr>
                  <w:divsChild>
                    <w:div w:id="396899502">
                      <w:marLeft w:val="0"/>
                      <w:marRight w:val="0"/>
                      <w:marTop w:val="0"/>
                      <w:marBottom w:val="0"/>
                      <w:divBdr>
                        <w:top w:val="none" w:sz="0" w:space="0" w:color="auto"/>
                        <w:left w:val="none" w:sz="0" w:space="0" w:color="auto"/>
                        <w:bottom w:val="none" w:sz="0" w:space="0" w:color="auto"/>
                        <w:right w:val="none" w:sz="0" w:space="0" w:color="auto"/>
                      </w:divBdr>
                    </w:div>
                  </w:divsChild>
                </w:div>
                <w:div w:id="673075400">
                  <w:marLeft w:val="0"/>
                  <w:marRight w:val="0"/>
                  <w:marTop w:val="0"/>
                  <w:marBottom w:val="0"/>
                  <w:divBdr>
                    <w:top w:val="single" w:sz="2" w:space="1" w:color="FFFFFF"/>
                    <w:left w:val="single" w:sz="2" w:space="12" w:color="FFFFFF"/>
                    <w:bottom w:val="single" w:sz="2" w:space="1" w:color="FFFFFF"/>
                    <w:right w:val="single" w:sz="2" w:space="4" w:color="FFFFFF"/>
                  </w:divBdr>
                  <w:divsChild>
                    <w:div w:id="1632402942">
                      <w:marLeft w:val="0"/>
                      <w:marRight w:val="0"/>
                      <w:marTop w:val="0"/>
                      <w:marBottom w:val="0"/>
                      <w:divBdr>
                        <w:top w:val="none" w:sz="0" w:space="0" w:color="auto"/>
                        <w:left w:val="none" w:sz="0" w:space="0" w:color="auto"/>
                        <w:bottom w:val="none" w:sz="0" w:space="0" w:color="auto"/>
                        <w:right w:val="none" w:sz="0" w:space="0" w:color="auto"/>
                      </w:divBdr>
                    </w:div>
                  </w:divsChild>
                </w:div>
                <w:div w:id="764038893">
                  <w:marLeft w:val="0"/>
                  <w:marRight w:val="0"/>
                  <w:marTop w:val="0"/>
                  <w:marBottom w:val="0"/>
                  <w:divBdr>
                    <w:top w:val="single" w:sz="2" w:space="1" w:color="FFFFFF"/>
                    <w:left w:val="single" w:sz="2" w:space="12" w:color="FFFFFF"/>
                    <w:bottom w:val="single" w:sz="2" w:space="1" w:color="FFFFFF"/>
                    <w:right w:val="single" w:sz="2" w:space="4" w:color="FFFFFF"/>
                  </w:divBdr>
                  <w:divsChild>
                    <w:div w:id="366027342">
                      <w:marLeft w:val="0"/>
                      <w:marRight w:val="0"/>
                      <w:marTop w:val="0"/>
                      <w:marBottom w:val="0"/>
                      <w:divBdr>
                        <w:top w:val="none" w:sz="0" w:space="0" w:color="auto"/>
                        <w:left w:val="none" w:sz="0" w:space="0" w:color="auto"/>
                        <w:bottom w:val="none" w:sz="0" w:space="0" w:color="auto"/>
                        <w:right w:val="none" w:sz="0" w:space="0" w:color="auto"/>
                      </w:divBdr>
                    </w:div>
                  </w:divsChild>
                </w:div>
                <w:div w:id="1011028069">
                  <w:marLeft w:val="0"/>
                  <w:marRight w:val="0"/>
                  <w:marTop w:val="0"/>
                  <w:marBottom w:val="0"/>
                  <w:divBdr>
                    <w:top w:val="single" w:sz="2" w:space="1" w:color="FFFFFF"/>
                    <w:left w:val="single" w:sz="2" w:space="12" w:color="FFFFFF"/>
                    <w:bottom w:val="single" w:sz="2" w:space="1" w:color="FFFFFF"/>
                    <w:right w:val="single" w:sz="2" w:space="4" w:color="FFFFFF"/>
                  </w:divBdr>
                  <w:divsChild>
                    <w:div w:id="2012102972">
                      <w:marLeft w:val="0"/>
                      <w:marRight w:val="0"/>
                      <w:marTop w:val="0"/>
                      <w:marBottom w:val="0"/>
                      <w:divBdr>
                        <w:top w:val="none" w:sz="0" w:space="0" w:color="auto"/>
                        <w:left w:val="none" w:sz="0" w:space="0" w:color="auto"/>
                        <w:bottom w:val="none" w:sz="0" w:space="0" w:color="auto"/>
                        <w:right w:val="none" w:sz="0" w:space="0" w:color="auto"/>
                      </w:divBdr>
                    </w:div>
                  </w:divsChild>
                </w:div>
                <w:div w:id="2102137168">
                  <w:marLeft w:val="0"/>
                  <w:marRight w:val="0"/>
                  <w:marTop w:val="0"/>
                  <w:marBottom w:val="0"/>
                  <w:divBdr>
                    <w:top w:val="single" w:sz="2" w:space="1" w:color="FFFFFF"/>
                    <w:left w:val="single" w:sz="2" w:space="12" w:color="FFFFFF"/>
                    <w:bottom w:val="single" w:sz="2" w:space="1" w:color="FFFFFF"/>
                    <w:right w:val="single" w:sz="2" w:space="4" w:color="FFFFFF"/>
                  </w:divBdr>
                  <w:divsChild>
                    <w:div w:id="1820462114">
                      <w:marLeft w:val="0"/>
                      <w:marRight w:val="0"/>
                      <w:marTop w:val="0"/>
                      <w:marBottom w:val="0"/>
                      <w:divBdr>
                        <w:top w:val="none" w:sz="0" w:space="0" w:color="auto"/>
                        <w:left w:val="none" w:sz="0" w:space="0" w:color="auto"/>
                        <w:bottom w:val="none" w:sz="0" w:space="0" w:color="auto"/>
                        <w:right w:val="none" w:sz="0" w:space="0" w:color="auto"/>
                      </w:divBdr>
                    </w:div>
                  </w:divsChild>
                </w:div>
                <w:div w:id="1359700471">
                  <w:marLeft w:val="0"/>
                  <w:marRight w:val="0"/>
                  <w:marTop w:val="0"/>
                  <w:marBottom w:val="0"/>
                  <w:divBdr>
                    <w:top w:val="single" w:sz="2" w:space="1" w:color="FFFFFF"/>
                    <w:left w:val="single" w:sz="2" w:space="12" w:color="FFFFFF"/>
                    <w:bottom w:val="single" w:sz="2" w:space="1" w:color="FFFFFF"/>
                    <w:right w:val="single" w:sz="2" w:space="4" w:color="FFFFFF"/>
                  </w:divBdr>
                  <w:divsChild>
                    <w:div w:id="662200249">
                      <w:marLeft w:val="0"/>
                      <w:marRight w:val="0"/>
                      <w:marTop w:val="0"/>
                      <w:marBottom w:val="0"/>
                      <w:divBdr>
                        <w:top w:val="none" w:sz="0" w:space="0" w:color="auto"/>
                        <w:left w:val="none" w:sz="0" w:space="0" w:color="auto"/>
                        <w:bottom w:val="none" w:sz="0" w:space="0" w:color="auto"/>
                        <w:right w:val="none" w:sz="0" w:space="0" w:color="auto"/>
                      </w:divBdr>
                    </w:div>
                  </w:divsChild>
                </w:div>
                <w:div w:id="1907295853">
                  <w:marLeft w:val="0"/>
                  <w:marRight w:val="0"/>
                  <w:marTop w:val="0"/>
                  <w:marBottom w:val="0"/>
                  <w:divBdr>
                    <w:top w:val="single" w:sz="2" w:space="1" w:color="FFFFFF"/>
                    <w:left w:val="single" w:sz="2" w:space="12" w:color="FFFFFF"/>
                    <w:bottom w:val="single" w:sz="2" w:space="1" w:color="FFFFFF"/>
                    <w:right w:val="single" w:sz="2" w:space="4" w:color="FFFFFF"/>
                  </w:divBdr>
                  <w:divsChild>
                    <w:div w:id="1594825799">
                      <w:marLeft w:val="0"/>
                      <w:marRight w:val="0"/>
                      <w:marTop w:val="0"/>
                      <w:marBottom w:val="0"/>
                      <w:divBdr>
                        <w:top w:val="none" w:sz="0" w:space="0" w:color="auto"/>
                        <w:left w:val="none" w:sz="0" w:space="0" w:color="auto"/>
                        <w:bottom w:val="none" w:sz="0" w:space="0" w:color="auto"/>
                        <w:right w:val="none" w:sz="0" w:space="0" w:color="auto"/>
                      </w:divBdr>
                    </w:div>
                  </w:divsChild>
                </w:div>
                <w:div w:id="247807440">
                  <w:marLeft w:val="0"/>
                  <w:marRight w:val="0"/>
                  <w:marTop w:val="0"/>
                  <w:marBottom w:val="0"/>
                  <w:divBdr>
                    <w:top w:val="single" w:sz="2" w:space="1" w:color="FFFFFF"/>
                    <w:left w:val="single" w:sz="2" w:space="12" w:color="FFFFFF"/>
                    <w:bottom w:val="single" w:sz="2" w:space="4" w:color="FFFFFF"/>
                    <w:right w:val="single" w:sz="2" w:space="4" w:color="FFFFFF"/>
                  </w:divBdr>
                  <w:divsChild>
                    <w:div w:id="5073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743873">
      <w:bodyDiv w:val="1"/>
      <w:marLeft w:val="0"/>
      <w:marRight w:val="0"/>
      <w:marTop w:val="0"/>
      <w:marBottom w:val="0"/>
      <w:divBdr>
        <w:top w:val="none" w:sz="0" w:space="0" w:color="auto"/>
        <w:left w:val="none" w:sz="0" w:space="0" w:color="auto"/>
        <w:bottom w:val="none" w:sz="0" w:space="0" w:color="auto"/>
        <w:right w:val="none" w:sz="0" w:space="0" w:color="auto"/>
      </w:divBdr>
      <w:divsChild>
        <w:div w:id="914586742">
          <w:marLeft w:val="0"/>
          <w:marRight w:val="0"/>
          <w:marTop w:val="0"/>
          <w:marBottom w:val="0"/>
          <w:divBdr>
            <w:top w:val="none" w:sz="0" w:space="0" w:color="auto"/>
            <w:left w:val="none" w:sz="0" w:space="0" w:color="auto"/>
            <w:bottom w:val="none" w:sz="0" w:space="0" w:color="auto"/>
            <w:right w:val="none" w:sz="0" w:space="0" w:color="auto"/>
          </w:divBdr>
        </w:div>
        <w:div w:id="1058628807">
          <w:marLeft w:val="0"/>
          <w:marRight w:val="0"/>
          <w:marTop w:val="0"/>
          <w:marBottom w:val="335"/>
          <w:divBdr>
            <w:top w:val="none" w:sz="0" w:space="0" w:color="auto"/>
            <w:left w:val="none" w:sz="0" w:space="0" w:color="auto"/>
            <w:bottom w:val="none" w:sz="0" w:space="0" w:color="auto"/>
            <w:right w:val="none" w:sz="0" w:space="0" w:color="auto"/>
          </w:divBdr>
          <w:divsChild>
            <w:div w:id="1801262977">
              <w:marLeft w:val="0"/>
              <w:marRight w:val="0"/>
              <w:marTop w:val="0"/>
              <w:marBottom w:val="0"/>
              <w:divBdr>
                <w:top w:val="none" w:sz="0" w:space="0" w:color="auto"/>
                <w:left w:val="none" w:sz="0" w:space="0" w:color="auto"/>
                <w:bottom w:val="none" w:sz="0" w:space="0" w:color="auto"/>
                <w:right w:val="none" w:sz="0" w:space="0" w:color="auto"/>
              </w:divBdr>
              <w:divsChild>
                <w:div w:id="2111971735">
                  <w:marLeft w:val="0"/>
                  <w:marRight w:val="0"/>
                  <w:marTop w:val="0"/>
                  <w:marBottom w:val="0"/>
                  <w:divBdr>
                    <w:top w:val="single" w:sz="2" w:space="4" w:color="FFFFFF"/>
                    <w:left w:val="single" w:sz="2" w:space="12" w:color="FFFFFF"/>
                    <w:bottom w:val="single" w:sz="2" w:space="1" w:color="FFFFFF"/>
                    <w:right w:val="single" w:sz="2" w:space="4" w:color="FFFFFF"/>
                  </w:divBdr>
                  <w:divsChild>
                    <w:div w:id="1374384770">
                      <w:marLeft w:val="0"/>
                      <w:marRight w:val="0"/>
                      <w:marTop w:val="0"/>
                      <w:marBottom w:val="0"/>
                      <w:divBdr>
                        <w:top w:val="none" w:sz="0" w:space="0" w:color="auto"/>
                        <w:left w:val="none" w:sz="0" w:space="0" w:color="auto"/>
                        <w:bottom w:val="none" w:sz="0" w:space="0" w:color="auto"/>
                        <w:right w:val="none" w:sz="0" w:space="0" w:color="auto"/>
                      </w:divBdr>
                    </w:div>
                  </w:divsChild>
                </w:div>
                <w:div w:id="184445637">
                  <w:marLeft w:val="0"/>
                  <w:marRight w:val="0"/>
                  <w:marTop w:val="0"/>
                  <w:marBottom w:val="0"/>
                  <w:divBdr>
                    <w:top w:val="single" w:sz="2" w:space="1" w:color="FFFFFF"/>
                    <w:left w:val="single" w:sz="2" w:space="12" w:color="FFFFFF"/>
                    <w:bottom w:val="single" w:sz="2" w:space="1" w:color="FFFFFF"/>
                    <w:right w:val="single" w:sz="2" w:space="4" w:color="FFFFFF"/>
                  </w:divBdr>
                  <w:divsChild>
                    <w:div w:id="902907018">
                      <w:marLeft w:val="0"/>
                      <w:marRight w:val="0"/>
                      <w:marTop w:val="0"/>
                      <w:marBottom w:val="0"/>
                      <w:divBdr>
                        <w:top w:val="none" w:sz="0" w:space="0" w:color="auto"/>
                        <w:left w:val="none" w:sz="0" w:space="0" w:color="auto"/>
                        <w:bottom w:val="none" w:sz="0" w:space="0" w:color="auto"/>
                        <w:right w:val="none" w:sz="0" w:space="0" w:color="auto"/>
                      </w:divBdr>
                    </w:div>
                  </w:divsChild>
                </w:div>
                <w:div w:id="1361929698">
                  <w:marLeft w:val="0"/>
                  <w:marRight w:val="0"/>
                  <w:marTop w:val="0"/>
                  <w:marBottom w:val="0"/>
                  <w:divBdr>
                    <w:top w:val="single" w:sz="2" w:space="1" w:color="FFFFFF"/>
                    <w:left w:val="single" w:sz="2" w:space="12" w:color="FFFFFF"/>
                    <w:bottom w:val="single" w:sz="2" w:space="1" w:color="FFFFFF"/>
                    <w:right w:val="single" w:sz="2" w:space="4" w:color="FFFFFF"/>
                  </w:divBdr>
                  <w:divsChild>
                    <w:div w:id="673843356">
                      <w:marLeft w:val="0"/>
                      <w:marRight w:val="0"/>
                      <w:marTop w:val="0"/>
                      <w:marBottom w:val="0"/>
                      <w:divBdr>
                        <w:top w:val="none" w:sz="0" w:space="0" w:color="auto"/>
                        <w:left w:val="none" w:sz="0" w:space="0" w:color="auto"/>
                        <w:bottom w:val="none" w:sz="0" w:space="0" w:color="auto"/>
                        <w:right w:val="none" w:sz="0" w:space="0" w:color="auto"/>
                      </w:divBdr>
                    </w:div>
                  </w:divsChild>
                </w:div>
                <w:div w:id="748119159">
                  <w:marLeft w:val="0"/>
                  <w:marRight w:val="0"/>
                  <w:marTop w:val="0"/>
                  <w:marBottom w:val="0"/>
                  <w:divBdr>
                    <w:top w:val="single" w:sz="2" w:space="1" w:color="FFFFFF"/>
                    <w:left w:val="single" w:sz="2" w:space="12" w:color="FFFFFF"/>
                    <w:bottom w:val="single" w:sz="2" w:space="1" w:color="FFFFFF"/>
                    <w:right w:val="single" w:sz="2" w:space="4" w:color="FFFFFF"/>
                  </w:divBdr>
                  <w:divsChild>
                    <w:div w:id="930547643">
                      <w:marLeft w:val="0"/>
                      <w:marRight w:val="0"/>
                      <w:marTop w:val="0"/>
                      <w:marBottom w:val="0"/>
                      <w:divBdr>
                        <w:top w:val="none" w:sz="0" w:space="0" w:color="auto"/>
                        <w:left w:val="none" w:sz="0" w:space="0" w:color="auto"/>
                        <w:bottom w:val="none" w:sz="0" w:space="0" w:color="auto"/>
                        <w:right w:val="none" w:sz="0" w:space="0" w:color="auto"/>
                      </w:divBdr>
                    </w:div>
                  </w:divsChild>
                </w:div>
                <w:div w:id="786389962">
                  <w:marLeft w:val="0"/>
                  <w:marRight w:val="0"/>
                  <w:marTop w:val="0"/>
                  <w:marBottom w:val="0"/>
                  <w:divBdr>
                    <w:top w:val="single" w:sz="2" w:space="1" w:color="FFFFFF"/>
                    <w:left w:val="single" w:sz="2" w:space="12" w:color="FFFFFF"/>
                    <w:bottom w:val="single" w:sz="2" w:space="1" w:color="FFFFFF"/>
                    <w:right w:val="single" w:sz="2" w:space="4" w:color="FFFFFF"/>
                  </w:divBdr>
                  <w:divsChild>
                    <w:div w:id="1598446963">
                      <w:marLeft w:val="0"/>
                      <w:marRight w:val="0"/>
                      <w:marTop w:val="0"/>
                      <w:marBottom w:val="0"/>
                      <w:divBdr>
                        <w:top w:val="none" w:sz="0" w:space="0" w:color="auto"/>
                        <w:left w:val="none" w:sz="0" w:space="0" w:color="auto"/>
                        <w:bottom w:val="none" w:sz="0" w:space="0" w:color="auto"/>
                        <w:right w:val="none" w:sz="0" w:space="0" w:color="auto"/>
                      </w:divBdr>
                    </w:div>
                  </w:divsChild>
                </w:div>
                <w:div w:id="690764065">
                  <w:marLeft w:val="0"/>
                  <w:marRight w:val="0"/>
                  <w:marTop w:val="0"/>
                  <w:marBottom w:val="0"/>
                  <w:divBdr>
                    <w:top w:val="single" w:sz="2" w:space="1" w:color="FFFFFF"/>
                    <w:left w:val="single" w:sz="2" w:space="12" w:color="FFFFFF"/>
                    <w:bottom w:val="single" w:sz="2" w:space="1" w:color="FFFFFF"/>
                    <w:right w:val="single" w:sz="2" w:space="4" w:color="FFFFFF"/>
                  </w:divBdr>
                  <w:divsChild>
                    <w:div w:id="45418117">
                      <w:marLeft w:val="0"/>
                      <w:marRight w:val="0"/>
                      <w:marTop w:val="0"/>
                      <w:marBottom w:val="0"/>
                      <w:divBdr>
                        <w:top w:val="none" w:sz="0" w:space="0" w:color="auto"/>
                        <w:left w:val="none" w:sz="0" w:space="0" w:color="auto"/>
                        <w:bottom w:val="none" w:sz="0" w:space="0" w:color="auto"/>
                        <w:right w:val="none" w:sz="0" w:space="0" w:color="auto"/>
                      </w:divBdr>
                    </w:div>
                  </w:divsChild>
                </w:div>
                <w:div w:id="553663626">
                  <w:marLeft w:val="0"/>
                  <w:marRight w:val="0"/>
                  <w:marTop w:val="0"/>
                  <w:marBottom w:val="0"/>
                  <w:divBdr>
                    <w:top w:val="single" w:sz="2" w:space="1" w:color="FFFFFF"/>
                    <w:left w:val="single" w:sz="2" w:space="12" w:color="FFFFFF"/>
                    <w:bottom w:val="single" w:sz="2" w:space="1" w:color="FFFFFF"/>
                    <w:right w:val="single" w:sz="2" w:space="4" w:color="FFFFFF"/>
                  </w:divBdr>
                  <w:divsChild>
                    <w:div w:id="1175994620">
                      <w:marLeft w:val="0"/>
                      <w:marRight w:val="0"/>
                      <w:marTop w:val="0"/>
                      <w:marBottom w:val="0"/>
                      <w:divBdr>
                        <w:top w:val="none" w:sz="0" w:space="0" w:color="auto"/>
                        <w:left w:val="none" w:sz="0" w:space="0" w:color="auto"/>
                        <w:bottom w:val="none" w:sz="0" w:space="0" w:color="auto"/>
                        <w:right w:val="none" w:sz="0" w:space="0" w:color="auto"/>
                      </w:divBdr>
                    </w:div>
                  </w:divsChild>
                </w:div>
                <w:div w:id="866215718">
                  <w:marLeft w:val="0"/>
                  <w:marRight w:val="0"/>
                  <w:marTop w:val="0"/>
                  <w:marBottom w:val="0"/>
                  <w:divBdr>
                    <w:top w:val="single" w:sz="2" w:space="1" w:color="FFFFFF"/>
                    <w:left w:val="single" w:sz="2" w:space="12" w:color="FFFFFF"/>
                    <w:bottom w:val="single" w:sz="2" w:space="1" w:color="FFFFFF"/>
                    <w:right w:val="single" w:sz="2" w:space="4" w:color="FFFFFF"/>
                  </w:divBdr>
                  <w:divsChild>
                    <w:div w:id="23409148">
                      <w:marLeft w:val="0"/>
                      <w:marRight w:val="0"/>
                      <w:marTop w:val="0"/>
                      <w:marBottom w:val="0"/>
                      <w:divBdr>
                        <w:top w:val="none" w:sz="0" w:space="0" w:color="auto"/>
                        <w:left w:val="none" w:sz="0" w:space="0" w:color="auto"/>
                        <w:bottom w:val="none" w:sz="0" w:space="0" w:color="auto"/>
                        <w:right w:val="none" w:sz="0" w:space="0" w:color="auto"/>
                      </w:divBdr>
                    </w:div>
                  </w:divsChild>
                </w:div>
                <w:div w:id="818613020">
                  <w:marLeft w:val="0"/>
                  <w:marRight w:val="0"/>
                  <w:marTop w:val="0"/>
                  <w:marBottom w:val="0"/>
                  <w:divBdr>
                    <w:top w:val="single" w:sz="2" w:space="1" w:color="FFFFFF"/>
                    <w:left w:val="single" w:sz="2" w:space="12" w:color="FFFFFF"/>
                    <w:bottom w:val="single" w:sz="2" w:space="1" w:color="FFFFFF"/>
                    <w:right w:val="single" w:sz="2" w:space="4" w:color="FFFFFF"/>
                  </w:divBdr>
                  <w:divsChild>
                    <w:div w:id="849761677">
                      <w:marLeft w:val="0"/>
                      <w:marRight w:val="0"/>
                      <w:marTop w:val="0"/>
                      <w:marBottom w:val="0"/>
                      <w:divBdr>
                        <w:top w:val="none" w:sz="0" w:space="0" w:color="auto"/>
                        <w:left w:val="none" w:sz="0" w:space="0" w:color="auto"/>
                        <w:bottom w:val="none" w:sz="0" w:space="0" w:color="auto"/>
                        <w:right w:val="none" w:sz="0" w:space="0" w:color="auto"/>
                      </w:divBdr>
                    </w:div>
                  </w:divsChild>
                </w:div>
                <w:div w:id="1131021945">
                  <w:marLeft w:val="0"/>
                  <w:marRight w:val="0"/>
                  <w:marTop w:val="0"/>
                  <w:marBottom w:val="0"/>
                  <w:divBdr>
                    <w:top w:val="single" w:sz="2" w:space="1" w:color="FFFFFF"/>
                    <w:left w:val="single" w:sz="2" w:space="12" w:color="FFFFFF"/>
                    <w:bottom w:val="single" w:sz="2" w:space="1" w:color="FFFFFF"/>
                    <w:right w:val="single" w:sz="2" w:space="4" w:color="FFFFFF"/>
                  </w:divBdr>
                  <w:divsChild>
                    <w:div w:id="732044996">
                      <w:marLeft w:val="0"/>
                      <w:marRight w:val="0"/>
                      <w:marTop w:val="0"/>
                      <w:marBottom w:val="0"/>
                      <w:divBdr>
                        <w:top w:val="none" w:sz="0" w:space="0" w:color="auto"/>
                        <w:left w:val="none" w:sz="0" w:space="0" w:color="auto"/>
                        <w:bottom w:val="none" w:sz="0" w:space="0" w:color="auto"/>
                        <w:right w:val="none" w:sz="0" w:space="0" w:color="auto"/>
                      </w:divBdr>
                    </w:div>
                  </w:divsChild>
                </w:div>
                <w:div w:id="1567766750">
                  <w:marLeft w:val="0"/>
                  <w:marRight w:val="0"/>
                  <w:marTop w:val="0"/>
                  <w:marBottom w:val="0"/>
                  <w:divBdr>
                    <w:top w:val="single" w:sz="2" w:space="1" w:color="FFFFFF"/>
                    <w:left w:val="single" w:sz="2" w:space="12" w:color="FFFFFF"/>
                    <w:bottom w:val="single" w:sz="2" w:space="1" w:color="FFFFFF"/>
                    <w:right w:val="single" w:sz="2" w:space="4" w:color="FFFFFF"/>
                  </w:divBdr>
                  <w:divsChild>
                    <w:div w:id="1242250754">
                      <w:marLeft w:val="0"/>
                      <w:marRight w:val="0"/>
                      <w:marTop w:val="0"/>
                      <w:marBottom w:val="0"/>
                      <w:divBdr>
                        <w:top w:val="none" w:sz="0" w:space="0" w:color="auto"/>
                        <w:left w:val="none" w:sz="0" w:space="0" w:color="auto"/>
                        <w:bottom w:val="none" w:sz="0" w:space="0" w:color="auto"/>
                        <w:right w:val="none" w:sz="0" w:space="0" w:color="auto"/>
                      </w:divBdr>
                    </w:div>
                  </w:divsChild>
                </w:div>
                <w:div w:id="1810902712">
                  <w:marLeft w:val="0"/>
                  <w:marRight w:val="0"/>
                  <w:marTop w:val="0"/>
                  <w:marBottom w:val="0"/>
                  <w:divBdr>
                    <w:top w:val="single" w:sz="2" w:space="1" w:color="FFFFFF"/>
                    <w:left w:val="single" w:sz="2" w:space="12" w:color="FFFFFF"/>
                    <w:bottom w:val="single" w:sz="2" w:space="1" w:color="FFFFFF"/>
                    <w:right w:val="single" w:sz="2" w:space="4" w:color="FFFFFF"/>
                  </w:divBdr>
                  <w:divsChild>
                    <w:div w:id="1189758737">
                      <w:marLeft w:val="0"/>
                      <w:marRight w:val="0"/>
                      <w:marTop w:val="0"/>
                      <w:marBottom w:val="0"/>
                      <w:divBdr>
                        <w:top w:val="none" w:sz="0" w:space="0" w:color="auto"/>
                        <w:left w:val="none" w:sz="0" w:space="0" w:color="auto"/>
                        <w:bottom w:val="none" w:sz="0" w:space="0" w:color="auto"/>
                        <w:right w:val="none" w:sz="0" w:space="0" w:color="auto"/>
                      </w:divBdr>
                    </w:div>
                  </w:divsChild>
                </w:div>
                <w:div w:id="60761886">
                  <w:marLeft w:val="0"/>
                  <w:marRight w:val="0"/>
                  <w:marTop w:val="0"/>
                  <w:marBottom w:val="0"/>
                  <w:divBdr>
                    <w:top w:val="single" w:sz="2" w:space="1" w:color="FFFFFF"/>
                    <w:left w:val="single" w:sz="2" w:space="12" w:color="FFFFFF"/>
                    <w:bottom w:val="single" w:sz="2" w:space="1" w:color="FFFFFF"/>
                    <w:right w:val="single" w:sz="2" w:space="4" w:color="FFFFFF"/>
                  </w:divBdr>
                  <w:divsChild>
                    <w:div w:id="1321470393">
                      <w:marLeft w:val="0"/>
                      <w:marRight w:val="0"/>
                      <w:marTop w:val="0"/>
                      <w:marBottom w:val="0"/>
                      <w:divBdr>
                        <w:top w:val="none" w:sz="0" w:space="0" w:color="auto"/>
                        <w:left w:val="none" w:sz="0" w:space="0" w:color="auto"/>
                        <w:bottom w:val="none" w:sz="0" w:space="0" w:color="auto"/>
                        <w:right w:val="none" w:sz="0" w:space="0" w:color="auto"/>
                      </w:divBdr>
                    </w:div>
                  </w:divsChild>
                </w:div>
                <w:div w:id="1964575814">
                  <w:marLeft w:val="0"/>
                  <w:marRight w:val="0"/>
                  <w:marTop w:val="0"/>
                  <w:marBottom w:val="0"/>
                  <w:divBdr>
                    <w:top w:val="single" w:sz="2" w:space="1" w:color="FFFFFF"/>
                    <w:left w:val="single" w:sz="2" w:space="12" w:color="FFFFFF"/>
                    <w:bottom w:val="single" w:sz="2" w:space="1" w:color="FFFFFF"/>
                    <w:right w:val="single" w:sz="2" w:space="4" w:color="FFFFFF"/>
                  </w:divBdr>
                  <w:divsChild>
                    <w:div w:id="933131125">
                      <w:marLeft w:val="0"/>
                      <w:marRight w:val="0"/>
                      <w:marTop w:val="0"/>
                      <w:marBottom w:val="0"/>
                      <w:divBdr>
                        <w:top w:val="none" w:sz="0" w:space="0" w:color="auto"/>
                        <w:left w:val="none" w:sz="0" w:space="0" w:color="auto"/>
                        <w:bottom w:val="none" w:sz="0" w:space="0" w:color="auto"/>
                        <w:right w:val="none" w:sz="0" w:space="0" w:color="auto"/>
                      </w:divBdr>
                    </w:div>
                  </w:divsChild>
                </w:div>
                <w:div w:id="739213020">
                  <w:marLeft w:val="0"/>
                  <w:marRight w:val="0"/>
                  <w:marTop w:val="0"/>
                  <w:marBottom w:val="0"/>
                  <w:divBdr>
                    <w:top w:val="single" w:sz="2" w:space="1" w:color="FFFFFF"/>
                    <w:left w:val="single" w:sz="2" w:space="12" w:color="FFFFFF"/>
                    <w:bottom w:val="single" w:sz="2" w:space="1" w:color="FFFFFF"/>
                    <w:right w:val="single" w:sz="2" w:space="4" w:color="FFFFFF"/>
                  </w:divBdr>
                  <w:divsChild>
                    <w:div w:id="1755278228">
                      <w:marLeft w:val="0"/>
                      <w:marRight w:val="0"/>
                      <w:marTop w:val="0"/>
                      <w:marBottom w:val="0"/>
                      <w:divBdr>
                        <w:top w:val="none" w:sz="0" w:space="0" w:color="auto"/>
                        <w:left w:val="none" w:sz="0" w:space="0" w:color="auto"/>
                        <w:bottom w:val="none" w:sz="0" w:space="0" w:color="auto"/>
                        <w:right w:val="none" w:sz="0" w:space="0" w:color="auto"/>
                      </w:divBdr>
                    </w:div>
                  </w:divsChild>
                </w:div>
                <w:div w:id="815881487">
                  <w:marLeft w:val="0"/>
                  <w:marRight w:val="0"/>
                  <w:marTop w:val="0"/>
                  <w:marBottom w:val="0"/>
                  <w:divBdr>
                    <w:top w:val="single" w:sz="2" w:space="1" w:color="FFFFFF"/>
                    <w:left w:val="single" w:sz="2" w:space="12" w:color="FFFFFF"/>
                    <w:bottom w:val="single" w:sz="2" w:space="1" w:color="FFFFFF"/>
                    <w:right w:val="single" w:sz="2" w:space="4" w:color="FFFFFF"/>
                  </w:divBdr>
                  <w:divsChild>
                    <w:div w:id="2050253682">
                      <w:marLeft w:val="0"/>
                      <w:marRight w:val="0"/>
                      <w:marTop w:val="0"/>
                      <w:marBottom w:val="0"/>
                      <w:divBdr>
                        <w:top w:val="none" w:sz="0" w:space="0" w:color="auto"/>
                        <w:left w:val="none" w:sz="0" w:space="0" w:color="auto"/>
                        <w:bottom w:val="none" w:sz="0" w:space="0" w:color="auto"/>
                        <w:right w:val="none" w:sz="0" w:space="0" w:color="auto"/>
                      </w:divBdr>
                    </w:div>
                  </w:divsChild>
                </w:div>
                <w:div w:id="371345258">
                  <w:marLeft w:val="0"/>
                  <w:marRight w:val="0"/>
                  <w:marTop w:val="0"/>
                  <w:marBottom w:val="0"/>
                  <w:divBdr>
                    <w:top w:val="single" w:sz="2" w:space="1" w:color="FFFFFF"/>
                    <w:left w:val="single" w:sz="2" w:space="12" w:color="FFFFFF"/>
                    <w:bottom w:val="single" w:sz="2" w:space="1" w:color="FFFFFF"/>
                    <w:right w:val="single" w:sz="2" w:space="4" w:color="FFFFFF"/>
                  </w:divBdr>
                  <w:divsChild>
                    <w:div w:id="724253937">
                      <w:marLeft w:val="0"/>
                      <w:marRight w:val="0"/>
                      <w:marTop w:val="0"/>
                      <w:marBottom w:val="0"/>
                      <w:divBdr>
                        <w:top w:val="none" w:sz="0" w:space="0" w:color="auto"/>
                        <w:left w:val="none" w:sz="0" w:space="0" w:color="auto"/>
                        <w:bottom w:val="none" w:sz="0" w:space="0" w:color="auto"/>
                        <w:right w:val="none" w:sz="0" w:space="0" w:color="auto"/>
                      </w:divBdr>
                    </w:div>
                  </w:divsChild>
                </w:div>
                <w:div w:id="1363244493">
                  <w:marLeft w:val="0"/>
                  <w:marRight w:val="0"/>
                  <w:marTop w:val="0"/>
                  <w:marBottom w:val="0"/>
                  <w:divBdr>
                    <w:top w:val="single" w:sz="2" w:space="1" w:color="FFFFFF"/>
                    <w:left w:val="single" w:sz="2" w:space="12" w:color="FFFFFF"/>
                    <w:bottom w:val="single" w:sz="2" w:space="1" w:color="FFFFFF"/>
                    <w:right w:val="single" w:sz="2" w:space="4" w:color="FFFFFF"/>
                  </w:divBdr>
                  <w:divsChild>
                    <w:div w:id="1124348416">
                      <w:marLeft w:val="0"/>
                      <w:marRight w:val="0"/>
                      <w:marTop w:val="0"/>
                      <w:marBottom w:val="0"/>
                      <w:divBdr>
                        <w:top w:val="none" w:sz="0" w:space="0" w:color="auto"/>
                        <w:left w:val="none" w:sz="0" w:space="0" w:color="auto"/>
                        <w:bottom w:val="none" w:sz="0" w:space="0" w:color="auto"/>
                        <w:right w:val="none" w:sz="0" w:space="0" w:color="auto"/>
                      </w:divBdr>
                    </w:div>
                  </w:divsChild>
                </w:div>
                <w:div w:id="595361489">
                  <w:marLeft w:val="0"/>
                  <w:marRight w:val="0"/>
                  <w:marTop w:val="0"/>
                  <w:marBottom w:val="0"/>
                  <w:divBdr>
                    <w:top w:val="single" w:sz="2" w:space="1" w:color="FFFFFF"/>
                    <w:left w:val="single" w:sz="2" w:space="12" w:color="FFFFFF"/>
                    <w:bottom w:val="single" w:sz="2" w:space="1" w:color="FFFFFF"/>
                    <w:right w:val="single" w:sz="2" w:space="4" w:color="FFFFFF"/>
                  </w:divBdr>
                  <w:divsChild>
                    <w:div w:id="1699770647">
                      <w:marLeft w:val="0"/>
                      <w:marRight w:val="0"/>
                      <w:marTop w:val="0"/>
                      <w:marBottom w:val="0"/>
                      <w:divBdr>
                        <w:top w:val="none" w:sz="0" w:space="0" w:color="auto"/>
                        <w:left w:val="none" w:sz="0" w:space="0" w:color="auto"/>
                        <w:bottom w:val="none" w:sz="0" w:space="0" w:color="auto"/>
                        <w:right w:val="none" w:sz="0" w:space="0" w:color="auto"/>
                      </w:divBdr>
                    </w:div>
                  </w:divsChild>
                </w:div>
                <w:div w:id="1022898645">
                  <w:marLeft w:val="0"/>
                  <w:marRight w:val="0"/>
                  <w:marTop w:val="0"/>
                  <w:marBottom w:val="0"/>
                  <w:divBdr>
                    <w:top w:val="single" w:sz="2" w:space="1" w:color="FFFFFF"/>
                    <w:left w:val="single" w:sz="2" w:space="12" w:color="FFFFFF"/>
                    <w:bottom w:val="single" w:sz="2" w:space="1" w:color="FFFFFF"/>
                    <w:right w:val="single" w:sz="2" w:space="4" w:color="FFFFFF"/>
                  </w:divBdr>
                  <w:divsChild>
                    <w:div w:id="988826374">
                      <w:marLeft w:val="0"/>
                      <w:marRight w:val="0"/>
                      <w:marTop w:val="0"/>
                      <w:marBottom w:val="0"/>
                      <w:divBdr>
                        <w:top w:val="none" w:sz="0" w:space="0" w:color="auto"/>
                        <w:left w:val="none" w:sz="0" w:space="0" w:color="auto"/>
                        <w:bottom w:val="none" w:sz="0" w:space="0" w:color="auto"/>
                        <w:right w:val="none" w:sz="0" w:space="0" w:color="auto"/>
                      </w:divBdr>
                    </w:div>
                  </w:divsChild>
                </w:div>
                <w:div w:id="230502855">
                  <w:marLeft w:val="0"/>
                  <w:marRight w:val="0"/>
                  <w:marTop w:val="0"/>
                  <w:marBottom w:val="0"/>
                  <w:divBdr>
                    <w:top w:val="single" w:sz="2" w:space="1" w:color="FFFFFF"/>
                    <w:left w:val="single" w:sz="2" w:space="12" w:color="FFFFFF"/>
                    <w:bottom w:val="single" w:sz="2" w:space="1" w:color="FFFFFF"/>
                    <w:right w:val="single" w:sz="2" w:space="4" w:color="FFFFFF"/>
                  </w:divBdr>
                  <w:divsChild>
                    <w:div w:id="1060784073">
                      <w:marLeft w:val="0"/>
                      <w:marRight w:val="0"/>
                      <w:marTop w:val="0"/>
                      <w:marBottom w:val="0"/>
                      <w:divBdr>
                        <w:top w:val="none" w:sz="0" w:space="0" w:color="auto"/>
                        <w:left w:val="none" w:sz="0" w:space="0" w:color="auto"/>
                        <w:bottom w:val="none" w:sz="0" w:space="0" w:color="auto"/>
                        <w:right w:val="none" w:sz="0" w:space="0" w:color="auto"/>
                      </w:divBdr>
                    </w:div>
                  </w:divsChild>
                </w:div>
                <w:div w:id="240874384">
                  <w:marLeft w:val="0"/>
                  <w:marRight w:val="0"/>
                  <w:marTop w:val="0"/>
                  <w:marBottom w:val="0"/>
                  <w:divBdr>
                    <w:top w:val="single" w:sz="2" w:space="1" w:color="FFFFFF"/>
                    <w:left w:val="single" w:sz="2" w:space="12" w:color="FFFFFF"/>
                    <w:bottom w:val="single" w:sz="2" w:space="1" w:color="FFFFFF"/>
                    <w:right w:val="single" w:sz="2" w:space="4" w:color="FFFFFF"/>
                  </w:divBdr>
                  <w:divsChild>
                    <w:div w:id="822045063">
                      <w:marLeft w:val="0"/>
                      <w:marRight w:val="0"/>
                      <w:marTop w:val="0"/>
                      <w:marBottom w:val="0"/>
                      <w:divBdr>
                        <w:top w:val="none" w:sz="0" w:space="0" w:color="auto"/>
                        <w:left w:val="none" w:sz="0" w:space="0" w:color="auto"/>
                        <w:bottom w:val="none" w:sz="0" w:space="0" w:color="auto"/>
                        <w:right w:val="none" w:sz="0" w:space="0" w:color="auto"/>
                      </w:divBdr>
                    </w:div>
                  </w:divsChild>
                </w:div>
                <w:div w:id="330715717">
                  <w:marLeft w:val="0"/>
                  <w:marRight w:val="0"/>
                  <w:marTop w:val="0"/>
                  <w:marBottom w:val="0"/>
                  <w:divBdr>
                    <w:top w:val="single" w:sz="2" w:space="1" w:color="FFFFFF"/>
                    <w:left w:val="single" w:sz="2" w:space="12" w:color="FFFFFF"/>
                    <w:bottom w:val="single" w:sz="2" w:space="1" w:color="FFFFFF"/>
                    <w:right w:val="single" w:sz="2" w:space="4" w:color="FFFFFF"/>
                  </w:divBdr>
                  <w:divsChild>
                    <w:div w:id="121385674">
                      <w:marLeft w:val="0"/>
                      <w:marRight w:val="0"/>
                      <w:marTop w:val="0"/>
                      <w:marBottom w:val="0"/>
                      <w:divBdr>
                        <w:top w:val="none" w:sz="0" w:space="0" w:color="auto"/>
                        <w:left w:val="none" w:sz="0" w:space="0" w:color="auto"/>
                        <w:bottom w:val="none" w:sz="0" w:space="0" w:color="auto"/>
                        <w:right w:val="none" w:sz="0" w:space="0" w:color="auto"/>
                      </w:divBdr>
                    </w:div>
                  </w:divsChild>
                </w:div>
                <w:div w:id="713850789">
                  <w:marLeft w:val="0"/>
                  <w:marRight w:val="0"/>
                  <w:marTop w:val="0"/>
                  <w:marBottom w:val="0"/>
                  <w:divBdr>
                    <w:top w:val="single" w:sz="2" w:space="1" w:color="FFFFFF"/>
                    <w:left w:val="single" w:sz="2" w:space="12" w:color="FFFFFF"/>
                    <w:bottom w:val="single" w:sz="2" w:space="1" w:color="FFFFFF"/>
                    <w:right w:val="single" w:sz="2" w:space="4" w:color="FFFFFF"/>
                  </w:divBdr>
                  <w:divsChild>
                    <w:div w:id="1358966371">
                      <w:marLeft w:val="0"/>
                      <w:marRight w:val="0"/>
                      <w:marTop w:val="0"/>
                      <w:marBottom w:val="0"/>
                      <w:divBdr>
                        <w:top w:val="none" w:sz="0" w:space="0" w:color="auto"/>
                        <w:left w:val="none" w:sz="0" w:space="0" w:color="auto"/>
                        <w:bottom w:val="none" w:sz="0" w:space="0" w:color="auto"/>
                        <w:right w:val="none" w:sz="0" w:space="0" w:color="auto"/>
                      </w:divBdr>
                    </w:div>
                  </w:divsChild>
                </w:div>
                <w:div w:id="271280662">
                  <w:marLeft w:val="0"/>
                  <w:marRight w:val="0"/>
                  <w:marTop w:val="0"/>
                  <w:marBottom w:val="0"/>
                  <w:divBdr>
                    <w:top w:val="single" w:sz="2" w:space="1" w:color="FFFFFF"/>
                    <w:left w:val="single" w:sz="2" w:space="12" w:color="FFFFFF"/>
                    <w:bottom w:val="single" w:sz="2" w:space="4" w:color="FFFFFF"/>
                    <w:right w:val="single" w:sz="2" w:space="4" w:color="FFFFFF"/>
                  </w:divBdr>
                  <w:divsChild>
                    <w:div w:id="284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033712">
      <w:bodyDiv w:val="1"/>
      <w:marLeft w:val="0"/>
      <w:marRight w:val="0"/>
      <w:marTop w:val="0"/>
      <w:marBottom w:val="0"/>
      <w:divBdr>
        <w:top w:val="none" w:sz="0" w:space="0" w:color="auto"/>
        <w:left w:val="none" w:sz="0" w:space="0" w:color="auto"/>
        <w:bottom w:val="none" w:sz="0" w:space="0" w:color="auto"/>
        <w:right w:val="none" w:sz="0" w:space="0" w:color="auto"/>
      </w:divBdr>
      <w:divsChild>
        <w:div w:id="1009137632">
          <w:marLeft w:val="0"/>
          <w:marRight w:val="0"/>
          <w:marTop w:val="0"/>
          <w:marBottom w:val="0"/>
          <w:divBdr>
            <w:top w:val="none" w:sz="0" w:space="0" w:color="auto"/>
            <w:left w:val="none" w:sz="0" w:space="0" w:color="auto"/>
            <w:bottom w:val="none" w:sz="0" w:space="0" w:color="auto"/>
            <w:right w:val="none" w:sz="0" w:space="0" w:color="auto"/>
          </w:divBdr>
        </w:div>
        <w:div w:id="976182170">
          <w:marLeft w:val="0"/>
          <w:marRight w:val="0"/>
          <w:marTop w:val="0"/>
          <w:marBottom w:val="0"/>
          <w:divBdr>
            <w:top w:val="none" w:sz="0" w:space="0" w:color="auto"/>
            <w:left w:val="none" w:sz="0" w:space="0" w:color="auto"/>
            <w:bottom w:val="none" w:sz="0" w:space="0" w:color="auto"/>
            <w:right w:val="none" w:sz="0" w:space="0" w:color="auto"/>
          </w:divBdr>
          <w:divsChild>
            <w:div w:id="907107028">
              <w:marLeft w:val="0"/>
              <w:marRight w:val="0"/>
              <w:marTop w:val="0"/>
              <w:marBottom w:val="335"/>
              <w:divBdr>
                <w:top w:val="none" w:sz="0" w:space="0" w:color="auto"/>
                <w:left w:val="none" w:sz="0" w:space="0" w:color="auto"/>
                <w:bottom w:val="none" w:sz="0" w:space="0" w:color="auto"/>
                <w:right w:val="none" w:sz="0" w:space="0" w:color="auto"/>
              </w:divBdr>
              <w:divsChild>
                <w:div w:id="1706827519">
                  <w:marLeft w:val="0"/>
                  <w:marRight w:val="0"/>
                  <w:marTop w:val="0"/>
                  <w:marBottom w:val="0"/>
                  <w:divBdr>
                    <w:top w:val="none" w:sz="0" w:space="0" w:color="auto"/>
                    <w:left w:val="none" w:sz="0" w:space="0" w:color="auto"/>
                    <w:bottom w:val="none" w:sz="0" w:space="0" w:color="auto"/>
                    <w:right w:val="none" w:sz="0" w:space="0" w:color="auto"/>
                  </w:divBdr>
                  <w:divsChild>
                    <w:div w:id="170075010">
                      <w:marLeft w:val="0"/>
                      <w:marRight w:val="0"/>
                      <w:marTop w:val="0"/>
                      <w:marBottom w:val="0"/>
                      <w:divBdr>
                        <w:top w:val="single" w:sz="2" w:space="4" w:color="FFFFFF"/>
                        <w:left w:val="single" w:sz="2" w:space="12" w:color="FFFFFF"/>
                        <w:bottom w:val="single" w:sz="2" w:space="1" w:color="FFFFFF"/>
                        <w:right w:val="single" w:sz="2" w:space="4" w:color="FFFFFF"/>
                      </w:divBdr>
                      <w:divsChild>
                        <w:div w:id="312220327">
                          <w:marLeft w:val="0"/>
                          <w:marRight w:val="0"/>
                          <w:marTop w:val="0"/>
                          <w:marBottom w:val="0"/>
                          <w:divBdr>
                            <w:top w:val="none" w:sz="0" w:space="0" w:color="auto"/>
                            <w:left w:val="none" w:sz="0" w:space="0" w:color="auto"/>
                            <w:bottom w:val="none" w:sz="0" w:space="0" w:color="auto"/>
                            <w:right w:val="none" w:sz="0" w:space="0" w:color="auto"/>
                          </w:divBdr>
                        </w:div>
                      </w:divsChild>
                    </w:div>
                    <w:div w:id="784885169">
                      <w:marLeft w:val="0"/>
                      <w:marRight w:val="0"/>
                      <w:marTop w:val="0"/>
                      <w:marBottom w:val="0"/>
                      <w:divBdr>
                        <w:top w:val="single" w:sz="2" w:space="1" w:color="FFFFFF"/>
                        <w:left w:val="single" w:sz="2" w:space="12" w:color="FFFFFF"/>
                        <w:bottom w:val="single" w:sz="2" w:space="1" w:color="FFFFFF"/>
                        <w:right w:val="single" w:sz="2" w:space="4" w:color="FFFFFF"/>
                      </w:divBdr>
                      <w:divsChild>
                        <w:div w:id="1097798578">
                          <w:marLeft w:val="0"/>
                          <w:marRight w:val="0"/>
                          <w:marTop w:val="0"/>
                          <w:marBottom w:val="0"/>
                          <w:divBdr>
                            <w:top w:val="none" w:sz="0" w:space="0" w:color="auto"/>
                            <w:left w:val="none" w:sz="0" w:space="0" w:color="auto"/>
                            <w:bottom w:val="none" w:sz="0" w:space="0" w:color="auto"/>
                            <w:right w:val="none" w:sz="0" w:space="0" w:color="auto"/>
                          </w:divBdr>
                        </w:div>
                      </w:divsChild>
                    </w:div>
                    <w:div w:id="903756868">
                      <w:marLeft w:val="0"/>
                      <w:marRight w:val="0"/>
                      <w:marTop w:val="0"/>
                      <w:marBottom w:val="0"/>
                      <w:divBdr>
                        <w:top w:val="single" w:sz="2" w:space="1" w:color="FFFFFF"/>
                        <w:left w:val="single" w:sz="2" w:space="12" w:color="FFFFFF"/>
                        <w:bottom w:val="single" w:sz="2" w:space="1" w:color="FFFFFF"/>
                        <w:right w:val="single" w:sz="2" w:space="4" w:color="FFFFFF"/>
                      </w:divBdr>
                      <w:divsChild>
                        <w:div w:id="1711025974">
                          <w:marLeft w:val="0"/>
                          <w:marRight w:val="0"/>
                          <w:marTop w:val="0"/>
                          <w:marBottom w:val="0"/>
                          <w:divBdr>
                            <w:top w:val="none" w:sz="0" w:space="0" w:color="auto"/>
                            <w:left w:val="none" w:sz="0" w:space="0" w:color="auto"/>
                            <w:bottom w:val="none" w:sz="0" w:space="0" w:color="auto"/>
                            <w:right w:val="none" w:sz="0" w:space="0" w:color="auto"/>
                          </w:divBdr>
                        </w:div>
                      </w:divsChild>
                    </w:div>
                    <w:div w:id="299195717">
                      <w:marLeft w:val="0"/>
                      <w:marRight w:val="0"/>
                      <w:marTop w:val="0"/>
                      <w:marBottom w:val="0"/>
                      <w:divBdr>
                        <w:top w:val="single" w:sz="2" w:space="1" w:color="FFFFFF"/>
                        <w:left w:val="single" w:sz="2" w:space="12" w:color="FFFFFF"/>
                        <w:bottom w:val="single" w:sz="2" w:space="1" w:color="FFFFFF"/>
                        <w:right w:val="single" w:sz="2" w:space="4" w:color="FFFFFF"/>
                      </w:divBdr>
                      <w:divsChild>
                        <w:div w:id="413746938">
                          <w:marLeft w:val="0"/>
                          <w:marRight w:val="0"/>
                          <w:marTop w:val="0"/>
                          <w:marBottom w:val="0"/>
                          <w:divBdr>
                            <w:top w:val="none" w:sz="0" w:space="0" w:color="auto"/>
                            <w:left w:val="none" w:sz="0" w:space="0" w:color="auto"/>
                            <w:bottom w:val="none" w:sz="0" w:space="0" w:color="auto"/>
                            <w:right w:val="none" w:sz="0" w:space="0" w:color="auto"/>
                          </w:divBdr>
                        </w:div>
                      </w:divsChild>
                    </w:div>
                    <w:div w:id="997535995">
                      <w:marLeft w:val="0"/>
                      <w:marRight w:val="0"/>
                      <w:marTop w:val="0"/>
                      <w:marBottom w:val="0"/>
                      <w:divBdr>
                        <w:top w:val="single" w:sz="2" w:space="1" w:color="FFFFFF"/>
                        <w:left w:val="single" w:sz="2" w:space="12" w:color="FFFFFF"/>
                        <w:bottom w:val="single" w:sz="2" w:space="1" w:color="FFFFFF"/>
                        <w:right w:val="single" w:sz="2" w:space="4" w:color="FFFFFF"/>
                      </w:divBdr>
                      <w:divsChild>
                        <w:div w:id="1058675218">
                          <w:marLeft w:val="0"/>
                          <w:marRight w:val="0"/>
                          <w:marTop w:val="0"/>
                          <w:marBottom w:val="0"/>
                          <w:divBdr>
                            <w:top w:val="none" w:sz="0" w:space="0" w:color="auto"/>
                            <w:left w:val="none" w:sz="0" w:space="0" w:color="auto"/>
                            <w:bottom w:val="none" w:sz="0" w:space="0" w:color="auto"/>
                            <w:right w:val="none" w:sz="0" w:space="0" w:color="auto"/>
                          </w:divBdr>
                        </w:div>
                      </w:divsChild>
                    </w:div>
                    <w:div w:id="1593705855">
                      <w:marLeft w:val="0"/>
                      <w:marRight w:val="0"/>
                      <w:marTop w:val="0"/>
                      <w:marBottom w:val="0"/>
                      <w:divBdr>
                        <w:top w:val="single" w:sz="2" w:space="1" w:color="FFFFFF"/>
                        <w:left w:val="single" w:sz="2" w:space="12" w:color="FFFFFF"/>
                        <w:bottom w:val="single" w:sz="2" w:space="1" w:color="FFFFFF"/>
                        <w:right w:val="single" w:sz="2" w:space="4" w:color="FFFFFF"/>
                      </w:divBdr>
                      <w:divsChild>
                        <w:div w:id="898322840">
                          <w:marLeft w:val="0"/>
                          <w:marRight w:val="0"/>
                          <w:marTop w:val="0"/>
                          <w:marBottom w:val="0"/>
                          <w:divBdr>
                            <w:top w:val="none" w:sz="0" w:space="0" w:color="auto"/>
                            <w:left w:val="none" w:sz="0" w:space="0" w:color="auto"/>
                            <w:bottom w:val="none" w:sz="0" w:space="0" w:color="auto"/>
                            <w:right w:val="none" w:sz="0" w:space="0" w:color="auto"/>
                          </w:divBdr>
                        </w:div>
                      </w:divsChild>
                    </w:div>
                    <w:div w:id="1445921124">
                      <w:marLeft w:val="0"/>
                      <w:marRight w:val="0"/>
                      <w:marTop w:val="0"/>
                      <w:marBottom w:val="0"/>
                      <w:divBdr>
                        <w:top w:val="single" w:sz="2" w:space="1" w:color="FFFFFF"/>
                        <w:left w:val="single" w:sz="2" w:space="12" w:color="FFFFFF"/>
                        <w:bottom w:val="single" w:sz="2" w:space="1" w:color="FFFFFF"/>
                        <w:right w:val="single" w:sz="2" w:space="4" w:color="FFFFFF"/>
                      </w:divBdr>
                      <w:divsChild>
                        <w:div w:id="1714035129">
                          <w:marLeft w:val="0"/>
                          <w:marRight w:val="0"/>
                          <w:marTop w:val="0"/>
                          <w:marBottom w:val="0"/>
                          <w:divBdr>
                            <w:top w:val="none" w:sz="0" w:space="0" w:color="auto"/>
                            <w:left w:val="none" w:sz="0" w:space="0" w:color="auto"/>
                            <w:bottom w:val="none" w:sz="0" w:space="0" w:color="auto"/>
                            <w:right w:val="none" w:sz="0" w:space="0" w:color="auto"/>
                          </w:divBdr>
                        </w:div>
                      </w:divsChild>
                    </w:div>
                    <w:div w:id="1520854100">
                      <w:marLeft w:val="0"/>
                      <w:marRight w:val="0"/>
                      <w:marTop w:val="0"/>
                      <w:marBottom w:val="0"/>
                      <w:divBdr>
                        <w:top w:val="single" w:sz="2" w:space="1" w:color="FFFFFF"/>
                        <w:left w:val="single" w:sz="2" w:space="12" w:color="FFFFFF"/>
                        <w:bottom w:val="single" w:sz="2" w:space="1" w:color="FFFFFF"/>
                        <w:right w:val="single" w:sz="2" w:space="4" w:color="FFFFFF"/>
                      </w:divBdr>
                      <w:divsChild>
                        <w:div w:id="1522162687">
                          <w:marLeft w:val="0"/>
                          <w:marRight w:val="0"/>
                          <w:marTop w:val="0"/>
                          <w:marBottom w:val="0"/>
                          <w:divBdr>
                            <w:top w:val="none" w:sz="0" w:space="0" w:color="auto"/>
                            <w:left w:val="none" w:sz="0" w:space="0" w:color="auto"/>
                            <w:bottom w:val="none" w:sz="0" w:space="0" w:color="auto"/>
                            <w:right w:val="none" w:sz="0" w:space="0" w:color="auto"/>
                          </w:divBdr>
                        </w:div>
                      </w:divsChild>
                    </w:div>
                    <w:div w:id="948122995">
                      <w:marLeft w:val="0"/>
                      <w:marRight w:val="0"/>
                      <w:marTop w:val="0"/>
                      <w:marBottom w:val="0"/>
                      <w:divBdr>
                        <w:top w:val="single" w:sz="2" w:space="1" w:color="FFFFFF"/>
                        <w:left w:val="single" w:sz="2" w:space="12" w:color="FFFFFF"/>
                        <w:bottom w:val="single" w:sz="2" w:space="1" w:color="FFFFFF"/>
                        <w:right w:val="single" w:sz="2" w:space="4" w:color="FFFFFF"/>
                      </w:divBdr>
                      <w:divsChild>
                        <w:div w:id="31227214">
                          <w:marLeft w:val="0"/>
                          <w:marRight w:val="0"/>
                          <w:marTop w:val="0"/>
                          <w:marBottom w:val="0"/>
                          <w:divBdr>
                            <w:top w:val="none" w:sz="0" w:space="0" w:color="auto"/>
                            <w:left w:val="none" w:sz="0" w:space="0" w:color="auto"/>
                            <w:bottom w:val="none" w:sz="0" w:space="0" w:color="auto"/>
                            <w:right w:val="none" w:sz="0" w:space="0" w:color="auto"/>
                          </w:divBdr>
                        </w:div>
                      </w:divsChild>
                    </w:div>
                    <w:div w:id="1600485893">
                      <w:marLeft w:val="0"/>
                      <w:marRight w:val="0"/>
                      <w:marTop w:val="0"/>
                      <w:marBottom w:val="0"/>
                      <w:divBdr>
                        <w:top w:val="single" w:sz="2" w:space="1" w:color="FFFFFF"/>
                        <w:left w:val="single" w:sz="2" w:space="12" w:color="FFFFFF"/>
                        <w:bottom w:val="single" w:sz="2" w:space="1" w:color="FFFFFF"/>
                        <w:right w:val="single" w:sz="2" w:space="4" w:color="FFFFFF"/>
                      </w:divBdr>
                      <w:divsChild>
                        <w:div w:id="46417047">
                          <w:marLeft w:val="0"/>
                          <w:marRight w:val="0"/>
                          <w:marTop w:val="0"/>
                          <w:marBottom w:val="0"/>
                          <w:divBdr>
                            <w:top w:val="none" w:sz="0" w:space="0" w:color="auto"/>
                            <w:left w:val="none" w:sz="0" w:space="0" w:color="auto"/>
                            <w:bottom w:val="none" w:sz="0" w:space="0" w:color="auto"/>
                            <w:right w:val="none" w:sz="0" w:space="0" w:color="auto"/>
                          </w:divBdr>
                        </w:div>
                      </w:divsChild>
                    </w:div>
                    <w:div w:id="134415934">
                      <w:marLeft w:val="0"/>
                      <w:marRight w:val="0"/>
                      <w:marTop w:val="0"/>
                      <w:marBottom w:val="0"/>
                      <w:divBdr>
                        <w:top w:val="single" w:sz="2" w:space="1" w:color="FFFFFF"/>
                        <w:left w:val="single" w:sz="2" w:space="12" w:color="FFFFFF"/>
                        <w:bottom w:val="single" w:sz="2" w:space="1" w:color="FFFFFF"/>
                        <w:right w:val="single" w:sz="2" w:space="4" w:color="FFFFFF"/>
                      </w:divBdr>
                      <w:divsChild>
                        <w:div w:id="1256590410">
                          <w:marLeft w:val="0"/>
                          <w:marRight w:val="0"/>
                          <w:marTop w:val="0"/>
                          <w:marBottom w:val="0"/>
                          <w:divBdr>
                            <w:top w:val="none" w:sz="0" w:space="0" w:color="auto"/>
                            <w:left w:val="none" w:sz="0" w:space="0" w:color="auto"/>
                            <w:bottom w:val="none" w:sz="0" w:space="0" w:color="auto"/>
                            <w:right w:val="none" w:sz="0" w:space="0" w:color="auto"/>
                          </w:divBdr>
                        </w:div>
                      </w:divsChild>
                    </w:div>
                    <w:div w:id="954680716">
                      <w:marLeft w:val="0"/>
                      <w:marRight w:val="0"/>
                      <w:marTop w:val="0"/>
                      <w:marBottom w:val="0"/>
                      <w:divBdr>
                        <w:top w:val="single" w:sz="2" w:space="1" w:color="FFFFFF"/>
                        <w:left w:val="single" w:sz="2" w:space="12" w:color="FFFFFF"/>
                        <w:bottom w:val="single" w:sz="2" w:space="1" w:color="FFFFFF"/>
                        <w:right w:val="single" w:sz="2" w:space="4" w:color="FFFFFF"/>
                      </w:divBdr>
                      <w:divsChild>
                        <w:div w:id="2071952908">
                          <w:marLeft w:val="0"/>
                          <w:marRight w:val="0"/>
                          <w:marTop w:val="0"/>
                          <w:marBottom w:val="0"/>
                          <w:divBdr>
                            <w:top w:val="none" w:sz="0" w:space="0" w:color="auto"/>
                            <w:left w:val="none" w:sz="0" w:space="0" w:color="auto"/>
                            <w:bottom w:val="none" w:sz="0" w:space="0" w:color="auto"/>
                            <w:right w:val="none" w:sz="0" w:space="0" w:color="auto"/>
                          </w:divBdr>
                        </w:div>
                      </w:divsChild>
                    </w:div>
                    <w:div w:id="276105856">
                      <w:marLeft w:val="0"/>
                      <w:marRight w:val="0"/>
                      <w:marTop w:val="0"/>
                      <w:marBottom w:val="0"/>
                      <w:divBdr>
                        <w:top w:val="single" w:sz="2" w:space="1" w:color="FFFFFF"/>
                        <w:left w:val="single" w:sz="2" w:space="12" w:color="FFFFFF"/>
                        <w:bottom w:val="single" w:sz="2" w:space="1" w:color="FFFFFF"/>
                        <w:right w:val="single" w:sz="2" w:space="4" w:color="FFFFFF"/>
                      </w:divBdr>
                      <w:divsChild>
                        <w:div w:id="407852242">
                          <w:marLeft w:val="0"/>
                          <w:marRight w:val="0"/>
                          <w:marTop w:val="0"/>
                          <w:marBottom w:val="0"/>
                          <w:divBdr>
                            <w:top w:val="none" w:sz="0" w:space="0" w:color="auto"/>
                            <w:left w:val="none" w:sz="0" w:space="0" w:color="auto"/>
                            <w:bottom w:val="none" w:sz="0" w:space="0" w:color="auto"/>
                            <w:right w:val="none" w:sz="0" w:space="0" w:color="auto"/>
                          </w:divBdr>
                        </w:div>
                      </w:divsChild>
                    </w:div>
                    <w:div w:id="1904296981">
                      <w:marLeft w:val="0"/>
                      <w:marRight w:val="0"/>
                      <w:marTop w:val="0"/>
                      <w:marBottom w:val="0"/>
                      <w:divBdr>
                        <w:top w:val="single" w:sz="2" w:space="1" w:color="FFFFFF"/>
                        <w:left w:val="single" w:sz="2" w:space="12" w:color="FFFFFF"/>
                        <w:bottom w:val="single" w:sz="2" w:space="1" w:color="FFFFFF"/>
                        <w:right w:val="single" w:sz="2" w:space="4" w:color="FFFFFF"/>
                      </w:divBdr>
                      <w:divsChild>
                        <w:div w:id="1745955239">
                          <w:marLeft w:val="0"/>
                          <w:marRight w:val="0"/>
                          <w:marTop w:val="0"/>
                          <w:marBottom w:val="0"/>
                          <w:divBdr>
                            <w:top w:val="none" w:sz="0" w:space="0" w:color="auto"/>
                            <w:left w:val="none" w:sz="0" w:space="0" w:color="auto"/>
                            <w:bottom w:val="none" w:sz="0" w:space="0" w:color="auto"/>
                            <w:right w:val="none" w:sz="0" w:space="0" w:color="auto"/>
                          </w:divBdr>
                        </w:div>
                      </w:divsChild>
                    </w:div>
                    <w:div w:id="1753693733">
                      <w:marLeft w:val="0"/>
                      <w:marRight w:val="0"/>
                      <w:marTop w:val="0"/>
                      <w:marBottom w:val="0"/>
                      <w:divBdr>
                        <w:top w:val="single" w:sz="2" w:space="1" w:color="FFFFFF"/>
                        <w:left w:val="single" w:sz="2" w:space="12" w:color="FFFFFF"/>
                        <w:bottom w:val="single" w:sz="2" w:space="1" w:color="FFFFFF"/>
                        <w:right w:val="single" w:sz="2" w:space="4" w:color="FFFFFF"/>
                      </w:divBdr>
                      <w:divsChild>
                        <w:div w:id="1903757142">
                          <w:marLeft w:val="0"/>
                          <w:marRight w:val="0"/>
                          <w:marTop w:val="0"/>
                          <w:marBottom w:val="0"/>
                          <w:divBdr>
                            <w:top w:val="none" w:sz="0" w:space="0" w:color="auto"/>
                            <w:left w:val="none" w:sz="0" w:space="0" w:color="auto"/>
                            <w:bottom w:val="none" w:sz="0" w:space="0" w:color="auto"/>
                            <w:right w:val="none" w:sz="0" w:space="0" w:color="auto"/>
                          </w:divBdr>
                        </w:div>
                      </w:divsChild>
                    </w:div>
                    <w:div w:id="689989128">
                      <w:marLeft w:val="0"/>
                      <w:marRight w:val="0"/>
                      <w:marTop w:val="0"/>
                      <w:marBottom w:val="0"/>
                      <w:divBdr>
                        <w:top w:val="single" w:sz="2" w:space="1" w:color="FFFFFF"/>
                        <w:left w:val="single" w:sz="2" w:space="12" w:color="FFFFFF"/>
                        <w:bottom w:val="single" w:sz="2" w:space="4" w:color="FFFFFF"/>
                        <w:right w:val="single" w:sz="2" w:space="4" w:color="FFFFFF"/>
                      </w:divBdr>
                      <w:divsChild>
                        <w:div w:id="63032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41206">
              <w:marLeft w:val="0"/>
              <w:marRight w:val="0"/>
              <w:marTop w:val="0"/>
              <w:marBottom w:val="335"/>
              <w:divBdr>
                <w:top w:val="none" w:sz="0" w:space="0" w:color="auto"/>
                <w:left w:val="none" w:sz="0" w:space="0" w:color="auto"/>
                <w:bottom w:val="none" w:sz="0" w:space="0" w:color="auto"/>
                <w:right w:val="none" w:sz="0" w:space="0" w:color="auto"/>
              </w:divBdr>
              <w:divsChild>
                <w:div w:id="1087271609">
                  <w:marLeft w:val="0"/>
                  <w:marRight w:val="0"/>
                  <w:marTop w:val="0"/>
                  <w:marBottom w:val="0"/>
                  <w:divBdr>
                    <w:top w:val="none" w:sz="0" w:space="0" w:color="auto"/>
                    <w:left w:val="none" w:sz="0" w:space="0" w:color="auto"/>
                    <w:bottom w:val="none" w:sz="0" w:space="0" w:color="auto"/>
                    <w:right w:val="none" w:sz="0" w:space="0" w:color="auto"/>
                  </w:divBdr>
                  <w:divsChild>
                    <w:div w:id="106434167">
                      <w:marLeft w:val="0"/>
                      <w:marRight w:val="0"/>
                      <w:marTop w:val="0"/>
                      <w:marBottom w:val="0"/>
                      <w:divBdr>
                        <w:top w:val="single" w:sz="2" w:space="4" w:color="FFFFFF"/>
                        <w:left w:val="single" w:sz="2" w:space="12" w:color="FFFFFF"/>
                        <w:bottom w:val="single" w:sz="2" w:space="1" w:color="FFFFFF"/>
                        <w:right w:val="single" w:sz="2" w:space="4" w:color="FFFFFF"/>
                      </w:divBdr>
                      <w:divsChild>
                        <w:div w:id="257447238">
                          <w:marLeft w:val="0"/>
                          <w:marRight w:val="0"/>
                          <w:marTop w:val="0"/>
                          <w:marBottom w:val="0"/>
                          <w:divBdr>
                            <w:top w:val="none" w:sz="0" w:space="0" w:color="auto"/>
                            <w:left w:val="none" w:sz="0" w:space="0" w:color="auto"/>
                            <w:bottom w:val="none" w:sz="0" w:space="0" w:color="auto"/>
                            <w:right w:val="none" w:sz="0" w:space="0" w:color="auto"/>
                          </w:divBdr>
                        </w:div>
                      </w:divsChild>
                    </w:div>
                    <w:div w:id="762922534">
                      <w:marLeft w:val="0"/>
                      <w:marRight w:val="0"/>
                      <w:marTop w:val="0"/>
                      <w:marBottom w:val="0"/>
                      <w:divBdr>
                        <w:top w:val="single" w:sz="2" w:space="1" w:color="FFFFFF"/>
                        <w:left w:val="single" w:sz="2" w:space="12" w:color="FFFFFF"/>
                        <w:bottom w:val="single" w:sz="2" w:space="1" w:color="FFFFFF"/>
                        <w:right w:val="single" w:sz="2" w:space="4" w:color="FFFFFF"/>
                      </w:divBdr>
                      <w:divsChild>
                        <w:div w:id="1895963237">
                          <w:marLeft w:val="0"/>
                          <w:marRight w:val="0"/>
                          <w:marTop w:val="0"/>
                          <w:marBottom w:val="0"/>
                          <w:divBdr>
                            <w:top w:val="none" w:sz="0" w:space="0" w:color="auto"/>
                            <w:left w:val="none" w:sz="0" w:space="0" w:color="auto"/>
                            <w:bottom w:val="none" w:sz="0" w:space="0" w:color="auto"/>
                            <w:right w:val="none" w:sz="0" w:space="0" w:color="auto"/>
                          </w:divBdr>
                        </w:div>
                      </w:divsChild>
                    </w:div>
                    <w:div w:id="951480450">
                      <w:marLeft w:val="0"/>
                      <w:marRight w:val="0"/>
                      <w:marTop w:val="0"/>
                      <w:marBottom w:val="0"/>
                      <w:divBdr>
                        <w:top w:val="single" w:sz="2" w:space="1" w:color="FFFFFF"/>
                        <w:left w:val="single" w:sz="2" w:space="12" w:color="FFFFFF"/>
                        <w:bottom w:val="single" w:sz="2" w:space="1" w:color="FFFFFF"/>
                        <w:right w:val="single" w:sz="2" w:space="4" w:color="FFFFFF"/>
                      </w:divBdr>
                      <w:divsChild>
                        <w:div w:id="1148471739">
                          <w:marLeft w:val="0"/>
                          <w:marRight w:val="0"/>
                          <w:marTop w:val="0"/>
                          <w:marBottom w:val="0"/>
                          <w:divBdr>
                            <w:top w:val="none" w:sz="0" w:space="0" w:color="auto"/>
                            <w:left w:val="none" w:sz="0" w:space="0" w:color="auto"/>
                            <w:bottom w:val="none" w:sz="0" w:space="0" w:color="auto"/>
                            <w:right w:val="none" w:sz="0" w:space="0" w:color="auto"/>
                          </w:divBdr>
                        </w:div>
                      </w:divsChild>
                    </w:div>
                    <w:div w:id="633487149">
                      <w:marLeft w:val="0"/>
                      <w:marRight w:val="0"/>
                      <w:marTop w:val="0"/>
                      <w:marBottom w:val="0"/>
                      <w:divBdr>
                        <w:top w:val="single" w:sz="2" w:space="1" w:color="FFFFFF"/>
                        <w:left w:val="single" w:sz="2" w:space="12" w:color="FFFFFF"/>
                        <w:bottom w:val="single" w:sz="2" w:space="1" w:color="FFFFFF"/>
                        <w:right w:val="single" w:sz="2" w:space="4" w:color="FFFFFF"/>
                      </w:divBdr>
                      <w:divsChild>
                        <w:div w:id="1308706305">
                          <w:marLeft w:val="0"/>
                          <w:marRight w:val="0"/>
                          <w:marTop w:val="0"/>
                          <w:marBottom w:val="0"/>
                          <w:divBdr>
                            <w:top w:val="none" w:sz="0" w:space="0" w:color="auto"/>
                            <w:left w:val="none" w:sz="0" w:space="0" w:color="auto"/>
                            <w:bottom w:val="none" w:sz="0" w:space="0" w:color="auto"/>
                            <w:right w:val="none" w:sz="0" w:space="0" w:color="auto"/>
                          </w:divBdr>
                        </w:div>
                      </w:divsChild>
                    </w:div>
                    <w:div w:id="1221747246">
                      <w:marLeft w:val="0"/>
                      <w:marRight w:val="0"/>
                      <w:marTop w:val="0"/>
                      <w:marBottom w:val="0"/>
                      <w:divBdr>
                        <w:top w:val="single" w:sz="2" w:space="1" w:color="FFFFFF"/>
                        <w:left w:val="single" w:sz="2" w:space="12" w:color="FFFFFF"/>
                        <w:bottom w:val="single" w:sz="2" w:space="1" w:color="FFFFFF"/>
                        <w:right w:val="single" w:sz="2" w:space="4" w:color="FFFFFF"/>
                      </w:divBdr>
                      <w:divsChild>
                        <w:div w:id="1128741297">
                          <w:marLeft w:val="0"/>
                          <w:marRight w:val="0"/>
                          <w:marTop w:val="0"/>
                          <w:marBottom w:val="0"/>
                          <w:divBdr>
                            <w:top w:val="none" w:sz="0" w:space="0" w:color="auto"/>
                            <w:left w:val="none" w:sz="0" w:space="0" w:color="auto"/>
                            <w:bottom w:val="none" w:sz="0" w:space="0" w:color="auto"/>
                            <w:right w:val="none" w:sz="0" w:space="0" w:color="auto"/>
                          </w:divBdr>
                        </w:div>
                      </w:divsChild>
                    </w:div>
                    <w:div w:id="1594170179">
                      <w:marLeft w:val="0"/>
                      <w:marRight w:val="0"/>
                      <w:marTop w:val="0"/>
                      <w:marBottom w:val="0"/>
                      <w:divBdr>
                        <w:top w:val="single" w:sz="2" w:space="1" w:color="FFFFFF"/>
                        <w:left w:val="single" w:sz="2" w:space="12" w:color="FFFFFF"/>
                        <w:bottom w:val="single" w:sz="2" w:space="1" w:color="FFFFFF"/>
                        <w:right w:val="single" w:sz="2" w:space="4" w:color="FFFFFF"/>
                      </w:divBdr>
                      <w:divsChild>
                        <w:div w:id="810712118">
                          <w:marLeft w:val="0"/>
                          <w:marRight w:val="0"/>
                          <w:marTop w:val="0"/>
                          <w:marBottom w:val="0"/>
                          <w:divBdr>
                            <w:top w:val="none" w:sz="0" w:space="0" w:color="auto"/>
                            <w:left w:val="none" w:sz="0" w:space="0" w:color="auto"/>
                            <w:bottom w:val="none" w:sz="0" w:space="0" w:color="auto"/>
                            <w:right w:val="none" w:sz="0" w:space="0" w:color="auto"/>
                          </w:divBdr>
                        </w:div>
                      </w:divsChild>
                    </w:div>
                    <w:div w:id="903106778">
                      <w:marLeft w:val="0"/>
                      <w:marRight w:val="0"/>
                      <w:marTop w:val="0"/>
                      <w:marBottom w:val="0"/>
                      <w:divBdr>
                        <w:top w:val="single" w:sz="2" w:space="1" w:color="FFFFFF"/>
                        <w:left w:val="single" w:sz="2" w:space="12" w:color="FFFFFF"/>
                        <w:bottom w:val="single" w:sz="2" w:space="1" w:color="FFFFFF"/>
                        <w:right w:val="single" w:sz="2" w:space="4" w:color="FFFFFF"/>
                      </w:divBdr>
                      <w:divsChild>
                        <w:div w:id="1651789534">
                          <w:marLeft w:val="0"/>
                          <w:marRight w:val="0"/>
                          <w:marTop w:val="0"/>
                          <w:marBottom w:val="0"/>
                          <w:divBdr>
                            <w:top w:val="none" w:sz="0" w:space="0" w:color="auto"/>
                            <w:left w:val="none" w:sz="0" w:space="0" w:color="auto"/>
                            <w:bottom w:val="none" w:sz="0" w:space="0" w:color="auto"/>
                            <w:right w:val="none" w:sz="0" w:space="0" w:color="auto"/>
                          </w:divBdr>
                        </w:div>
                      </w:divsChild>
                    </w:div>
                    <w:div w:id="1495955609">
                      <w:marLeft w:val="0"/>
                      <w:marRight w:val="0"/>
                      <w:marTop w:val="0"/>
                      <w:marBottom w:val="0"/>
                      <w:divBdr>
                        <w:top w:val="single" w:sz="2" w:space="1" w:color="FFFFFF"/>
                        <w:left w:val="single" w:sz="2" w:space="12" w:color="FFFFFF"/>
                        <w:bottom w:val="single" w:sz="2" w:space="1" w:color="FFFFFF"/>
                        <w:right w:val="single" w:sz="2" w:space="4" w:color="FFFFFF"/>
                      </w:divBdr>
                      <w:divsChild>
                        <w:div w:id="1691561612">
                          <w:marLeft w:val="0"/>
                          <w:marRight w:val="0"/>
                          <w:marTop w:val="0"/>
                          <w:marBottom w:val="0"/>
                          <w:divBdr>
                            <w:top w:val="none" w:sz="0" w:space="0" w:color="auto"/>
                            <w:left w:val="none" w:sz="0" w:space="0" w:color="auto"/>
                            <w:bottom w:val="none" w:sz="0" w:space="0" w:color="auto"/>
                            <w:right w:val="none" w:sz="0" w:space="0" w:color="auto"/>
                          </w:divBdr>
                        </w:div>
                      </w:divsChild>
                    </w:div>
                    <w:div w:id="1264610092">
                      <w:marLeft w:val="0"/>
                      <w:marRight w:val="0"/>
                      <w:marTop w:val="0"/>
                      <w:marBottom w:val="0"/>
                      <w:divBdr>
                        <w:top w:val="single" w:sz="2" w:space="1" w:color="FFFFFF"/>
                        <w:left w:val="single" w:sz="2" w:space="12" w:color="FFFFFF"/>
                        <w:bottom w:val="single" w:sz="2" w:space="1" w:color="FFFFFF"/>
                        <w:right w:val="single" w:sz="2" w:space="4" w:color="FFFFFF"/>
                      </w:divBdr>
                      <w:divsChild>
                        <w:div w:id="1144851439">
                          <w:marLeft w:val="0"/>
                          <w:marRight w:val="0"/>
                          <w:marTop w:val="0"/>
                          <w:marBottom w:val="0"/>
                          <w:divBdr>
                            <w:top w:val="none" w:sz="0" w:space="0" w:color="auto"/>
                            <w:left w:val="none" w:sz="0" w:space="0" w:color="auto"/>
                            <w:bottom w:val="none" w:sz="0" w:space="0" w:color="auto"/>
                            <w:right w:val="none" w:sz="0" w:space="0" w:color="auto"/>
                          </w:divBdr>
                        </w:div>
                      </w:divsChild>
                    </w:div>
                    <w:div w:id="513886710">
                      <w:marLeft w:val="0"/>
                      <w:marRight w:val="0"/>
                      <w:marTop w:val="0"/>
                      <w:marBottom w:val="0"/>
                      <w:divBdr>
                        <w:top w:val="single" w:sz="2" w:space="1" w:color="FFFFFF"/>
                        <w:left w:val="single" w:sz="2" w:space="12" w:color="FFFFFF"/>
                        <w:bottom w:val="single" w:sz="2" w:space="1" w:color="FFFFFF"/>
                        <w:right w:val="single" w:sz="2" w:space="4" w:color="FFFFFF"/>
                      </w:divBdr>
                      <w:divsChild>
                        <w:div w:id="677974265">
                          <w:marLeft w:val="0"/>
                          <w:marRight w:val="0"/>
                          <w:marTop w:val="0"/>
                          <w:marBottom w:val="0"/>
                          <w:divBdr>
                            <w:top w:val="none" w:sz="0" w:space="0" w:color="auto"/>
                            <w:left w:val="none" w:sz="0" w:space="0" w:color="auto"/>
                            <w:bottom w:val="none" w:sz="0" w:space="0" w:color="auto"/>
                            <w:right w:val="none" w:sz="0" w:space="0" w:color="auto"/>
                          </w:divBdr>
                        </w:div>
                      </w:divsChild>
                    </w:div>
                    <w:div w:id="93746843">
                      <w:marLeft w:val="0"/>
                      <w:marRight w:val="0"/>
                      <w:marTop w:val="0"/>
                      <w:marBottom w:val="0"/>
                      <w:divBdr>
                        <w:top w:val="single" w:sz="2" w:space="1" w:color="FFFFFF"/>
                        <w:left w:val="single" w:sz="2" w:space="12" w:color="FFFFFF"/>
                        <w:bottom w:val="single" w:sz="2" w:space="1" w:color="FFFFFF"/>
                        <w:right w:val="single" w:sz="2" w:space="4" w:color="FFFFFF"/>
                      </w:divBdr>
                      <w:divsChild>
                        <w:div w:id="87048330">
                          <w:marLeft w:val="0"/>
                          <w:marRight w:val="0"/>
                          <w:marTop w:val="0"/>
                          <w:marBottom w:val="0"/>
                          <w:divBdr>
                            <w:top w:val="none" w:sz="0" w:space="0" w:color="auto"/>
                            <w:left w:val="none" w:sz="0" w:space="0" w:color="auto"/>
                            <w:bottom w:val="none" w:sz="0" w:space="0" w:color="auto"/>
                            <w:right w:val="none" w:sz="0" w:space="0" w:color="auto"/>
                          </w:divBdr>
                        </w:div>
                      </w:divsChild>
                    </w:div>
                    <w:div w:id="1056587879">
                      <w:marLeft w:val="0"/>
                      <w:marRight w:val="0"/>
                      <w:marTop w:val="0"/>
                      <w:marBottom w:val="0"/>
                      <w:divBdr>
                        <w:top w:val="single" w:sz="2" w:space="1" w:color="FFFFFF"/>
                        <w:left w:val="single" w:sz="2" w:space="12" w:color="FFFFFF"/>
                        <w:bottom w:val="single" w:sz="2" w:space="1" w:color="FFFFFF"/>
                        <w:right w:val="single" w:sz="2" w:space="4" w:color="FFFFFF"/>
                      </w:divBdr>
                      <w:divsChild>
                        <w:div w:id="962613655">
                          <w:marLeft w:val="0"/>
                          <w:marRight w:val="0"/>
                          <w:marTop w:val="0"/>
                          <w:marBottom w:val="0"/>
                          <w:divBdr>
                            <w:top w:val="none" w:sz="0" w:space="0" w:color="auto"/>
                            <w:left w:val="none" w:sz="0" w:space="0" w:color="auto"/>
                            <w:bottom w:val="none" w:sz="0" w:space="0" w:color="auto"/>
                            <w:right w:val="none" w:sz="0" w:space="0" w:color="auto"/>
                          </w:divBdr>
                        </w:div>
                      </w:divsChild>
                    </w:div>
                    <w:div w:id="369451664">
                      <w:marLeft w:val="0"/>
                      <w:marRight w:val="0"/>
                      <w:marTop w:val="0"/>
                      <w:marBottom w:val="0"/>
                      <w:divBdr>
                        <w:top w:val="single" w:sz="2" w:space="1" w:color="FFFFFF"/>
                        <w:left w:val="single" w:sz="2" w:space="12" w:color="FFFFFF"/>
                        <w:bottom w:val="single" w:sz="2" w:space="1" w:color="FFFFFF"/>
                        <w:right w:val="single" w:sz="2" w:space="4" w:color="FFFFFF"/>
                      </w:divBdr>
                      <w:divsChild>
                        <w:div w:id="1275595557">
                          <w:marLeft w:val="0"/>
                          <w:marRight w:val="0"/>
                          <w:marTop w:val="0"/>
                          <w:marBottom w:val="0"/>
                          <w:divBdr>
                            <w:top w:val="none" w:sz="0" w:space="0" w:color="auto"/>
                            <w:left w:val="none" w:sz="0" w:space="0" w:color="auto"/>
                            <w:bottom w:val="none" w:sz="0" w:space="0" w:color="auto"/>
                            <w:right w:val="none" w:sz="0" w:space="0" w:color="auto"/>
                          </w:divBdr>
                        </w:div>
                      </w:divsChild>
                    </w:div>
                    <w:div w:id="1189180989">
                      <w:marLeft w:val="0"/>
                      <w:marRight w:val="0"/>
                      <w:marTop w:val="0"/>
                      <w:marBottom w:val="0"/>
                      <w:divBdr>
                        <w:top w:val="single" w:sz="2" w:space="1" w:color="FFFFFF"/>
                        <w:left w:val="single" w:sz="2" w:space="12" w:color="FFFFFF"/>
                        <w:bottom w:val="single" w:sz="2" w:space="1" w:color="FFFFFF"/>
                        <w:right w:val="single" w:sz="2" w:space="4" w:color="FFFFFF"/>
                      </w:divBdr>
                      <w:divsChild>
                        <w:div w:id="1532650852">
                          <w:marLeft w:val="0"/>
                          <w:marRight w:val="0"/>
                          <w:marTop w:val="0"/>
                          <w:marBottom w:val="0"/>
                          <w:divBdr>
                            <w:top w:val="none" w:sz="0" w:space="0" w:color="auto"/>
                            <w:left w:val="none" w:sz="0" w:space="0" w:color="auto"/>
                            <w:bottom w:val="none" w:sz="0" w:space="0" w:color="auto"/>
                            <w:right w:val="none" w:sz="0" w:space="0" w:color="auto"/>
                          </w:divBdr>
                        </w:div>
                      </w:divsChild>
                    </w:div>
                    <w:div w:id="513501140">
                      <w:marLeft w:val="0"/>
                      <w:marRight w:val="0"/>
                      <w:marTop w:val="0"/>
                      <w:marBottom w:val="0"/>
                      <w:divBdr>
                        <w:top w:val="single" w:sz="2" w:space="1" w:color="FFFFFF"/>
                        <w:left w:val="single" w:sz="2" w:space="12" w:color="FFFFFF"/>
                        <w:bottom w:val="single" w:sz="2" w:space="1" w:color="FFFFFF"/>
                        <w:right w:val="single" w:sz="2" w:space="4" w:color="FFFFFF"/>
                      </w:divBdr>
                      <w:divsChild>
                        <w:div w:id="564265031">
                          <w:marLeft w:val="0"/>
                          <w:marRight w:val="0"/>
                          <w:marTop w:val="0"/>
                          <w:marBottom w:val="0"/>
                          <w:divBdr>
                            <w:top w:val="none" w:sz="0" w:space="0" w:color="auto"/>
                            <w:left w:val="none" w:sz="0" w:space="0" w:color="auto"/>
                            <w:bottom w:val="none" w:sz="0" w:space="0" w:color="auto"/>
                            <w:right w:val="none" w:sz="0" w:space="0" w:color="auto"/>
                          </w:divBdr>
                        </w:div>
                      </w:divsChild>
                    </w:div>
                    <w:div w:id="1230112564">
                      <w:marLeft w:val="0"/>
                      <w:marRight w:val="0"/>
                      <w:marTop w:val="0"/>
                      <w:marBottom w:val="0"/>
                      <w:divBdr>
                        <w:top w:val="single" w:sz="2" w:space="1" w:color="FFFFFF"/>
                        <w:left w:val="single" w:sz="2" w:space="12" w:color="FFFFFF"/>
                        <w:bottom w:val="single" w:sz="2" w:space="1" w:color="FFFFFF"/>
                        <w:right w:val="single" w:sz="2" w:space="4" w:color="FFFFFF"/>
                      </w:divBdr>
                      <w:divsChild>
                        <w:div w:id="1179927078">
                          <w:marLeft w:val="0"/>
                          <w:marRight w:val="0"/>
                          <w:marTop w:val="0"/>
                          <w:marBottom w:val="0"/>
                          <w:divBdr>
                            <w:top w:val="none" w:sz="0" w:space="0" w:color="auto"/>
                            <w:left w:val="none" w:sz="0" w:space="0" w:color="auto"/>
                            <w:bottom w:val="none" w:sz="0" w:space="0" w:color="auto"/>
                            <w:right w:val="none" w:sz="0" w:space="0" w:color="auto"/>
                          </w:divBdr>
                        </w:div>
                      </w:divsChild>
                    </w:div>
                    <w:div w:id="343092067">
                      <w:marLeft w:val="0"/>
                      <w:marRight w:val="0"/>
                      <w:marTop w:val="0"/>
                      <w:marBottom w:val="0"/>
                      <w:divBdr>
                        <w:top w:val="single" w:sz="2" w:space="1" w:color="FFFFFF"/>
                        <w:left w:val="single" w:sz="2" w:space="12" w:color="FFFFFF"/>
                        <w:bottom w:val="single" w:sz="2" w:space="1" w:color="FFFFFF"/>
                        <w:right w:val="single" w:sz="2" w:space="4" w:color="FFFFFF"/>
                      </w:divBdr>
                      <w:divsChild>
                        <w:div w:id="1453204186">
                          <w:marLeft w:val="0"/>
                          <w:marRight w:val="0"/>
                          <w:marTop w:val="0"/>
                          <w:marBottom w:val="0"/>
                          <w:divBdr>
                            <w:top w:val="none" w:sz="0" w:space="0" w:color="auto"/>
                            <w:left w:val="none" w:sz="0" w:space="0" w:color="auto"/>
                            <w:bottom w:val="none" w:sz="0" w:space="0" w:color="auto"/>
                            <w:right w:val="none" w:sz="0" w:space="0" w:color="auto"/>
                          </w:divBdr>
                        </w:div>
                      </w:divsChild>
                    </w:div>
                    <w:div w:id="1994487338">
                      <w:marLeft w:val="0"/>
                      <w:marRight w:val="0"/>
                      <w:marTop w:val="0"/>
                      <w:marBottom w:val="0"/>
                      <w:divBdr>
                        <w:top w:val="single" w:sz="2" w:space="1" w:color="FFFFFF"/>
                        <w:left w:val="single" w:sz="2" w:space="12" w:color="FFFFFF"/>
                        <w:bottom w:val="single" w:sz="2" w:space="1" w:color="FFFFFF"/>
                        <w:right w:val="single" w:sz="2" w:space="4" w:color="FFFFFF"/>
                      </w:divBdr>
                      <w:divsChild>
                        <w:div w:id="267858737">
                          <w:marLeft w:val="0"/>
                          <w:marRight w:val="0"/>
                          <w:marTop w:val="0"/>
                          <w:marBottom w:val="0"/>
                          <w:divBdr>
                            <w:top w:val="none" w:sz="0" w:space="0" w:color="auto"/>
                            <w:left w:val="none" w:sz="0" w:space="0" w:color="auto"/>
                            <w:bottom w:val="none" w:sz="0" w:space="0" w:color="auto"/>
                            <w:right w:val="none" w:sz="0" w:space="0" w:color="auto"/>
                          </w:divBdr>
                        </w:div>
                      </w:divsChild>
                    </w:div>
                    <w:div w:id="1164860224">
                      <w:marLeft w:val="0"/>
                      <w:marRight w:val="0"/>
                      <w:marTop w:val="0"/>
                      <w:marBottom w:val="0"/>
                      <w:divBdr>
                        <w:top w:val="single" w:sz="2" w:space="1" w:color="FFFFFF"/>
                        <w:left w:val="single" w:sz="2" w:space="12" w:color="FFFFFF"/>
                        <w:bottom w:val="single" w:sz="2" w:space="1" w:color="FFFFFF"/>
                        <w:right w:val="single" w:sz="2" w:space="4" w:color="FFFFFF"/>
                      </w:divBdr>
                      <w:divsChild>
                        <w:div w:id="1209759184">
                          <w:marLeft w:val="0"/>
                          <w:marRight w:val="0"/>
                          <w:marTop w:val="0"/>
                          <w:marBottom w:val="0"/>
                          <w:divBdr>
                            <w:top w:val="none" w:sz="0" w:space="0" w:color="auto"/>
                            <w:left w:val="none" w:sz="0" w:space="0" w:color="auto"/>
                            <w:bottom w:val="none" w:sz="0" w:space="0" w:color="auto"/>
                            <w:right w:val="none" w:sz="0" w:space="0" w:color="auto"/>
                          </w:divBdr>
                        </w:div>
                      </w:divsChild>
                    </w:div>
                    <w:div w:id="995184000">
                      <w:marLeft w:val="0"/>
                      <w:marRight w:val="0"/>
                      <w:marTop w:val="0"/>
                      <w:marBottom w:val="0"/>
                      <w:divBdr>
                        <w:top w:val="single" w:sz="2" w:space="1" w:color="FFFFFF"/>
                        <w:left w:val="single" w:sz="2" w:space="12" w:color="FFFFFF"/>
                        <w:bottom w:val="single" w:sz="2" w:space="4" w:color="FFFFFF"/>
                        <w:right w:val="single" w:sz="2" w:space="4" w:color="FFFFFF"/>
                      </w:divBdr>
                      <w:divsChild>
                        <w:div w:id="11045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42196">
              <w:marLeft w:val="0"/>
              <w:marRight w:val="0"/>
              <w:marTop w:val="0"/>
              <w:marBottom w:val="335"/>
              <w:divBdr>
                <w:top w:val="none" w:sz="0" w:space="0" w:color="auto"/>
                <w:left w:val="none" w:sz="0" w:space="0" w:color="auto"/>
                <w:bottom w:val="none" w:sz="0" w:space="0" w:color="auto"/>
                <w:right w:val="none" w:sz="0" w:space="0" w:color="auto"/>
              </w:divBdr>
              <w:divsChild>
                <w:div w:id="446897238">
                  <w:marLeft w:val="0"/>
                  <w:marRight w:val="0"/>
                  <w:marTop w:val="0"/>
                  <w:marBottom w:val="0"/>
                  <w:divBdr>
                    <w:top w:val="none" w:sz="0" w:space="0" w:color="auto"/>
                    <w:left w:val="none" w:sz="0" w:space="0" w:color="auto"/>
                    <w:bottom w:val="none" w:sz="0" w:space="0" w:color="auto"/>
                    <w:right w:val="none" w:sz="0" w:space="0" w:color="auto"/>
                  </w:divBdr>
                  <w:divsChild>
                    <w:div w:id="99029012">
                      <w:marLeft w:val="0"/>
                      <w:marRight w:val="0"/>
                      <w:marTop w:val="0"/>
                      <w:marBottom w:val="0"/>
                      <w:divBdr>
                        <w:top w:val="single" w:sz="2" w:space="4" w:color="FFFFFF"/>
                        <w:left w:val="single" w:sz="2" w:space="12" w:color="FFFFFF"/>
                        <w:bottom w:val="single" w:sz="2" w:space="1" w:color="FFFFFF"/>
                        <w:right w:val="single" w:sz="2" w:space="4" w:color="FFFFFF"/>
                      </w:divBdr>
                      <w:divsChild>
                        <w:div w:id="1244294495">
                          <w:marLeft w:val="0"/>
                          <w:marRight w:val="0"/>
                          <w:marTop w:val="0"/>
                          <w:marBottom w:val="0"/>
                          <w:divBdr>
                            <w:top w:val="none" w:sz="0" w:space="0" w:color="auto"/>
                            <w:left w:val="none" w:sz="0" w:space="0" w:color="auto"/>
                            <w:bottom w:val="none" w:sz="0" w:space="0" w:color="auto"/>
                            <w:right w:val="none" w:sz="0" w:space="0" w:color="auto"/>
                          </w:divBdr>
                        </w:div>
                      </w:divsChild>
                    </w:div>
                    <w:div w:id="1966887111">
                      <w:marLeft w:val="0"/>
                      <w:marRight w:val="0"/>
                      <w:marTop w:val="0"/>
                      <w:marBottom w:val="0"/>
                      <w:divBdr>
                        <w:top w:val="single" w:sz="2" w:space="1" w:color="FFFFFF"/>
                        <w:left w:val="single" w:sz="2" w:space="12" w:color="FFFFFF"/>
                        <w:bottom w:val="single" w:sz="2" w:space="1" w:color="FFFFFF"/>
                        <w:right w:val="single" w:sz="2" w:space="4" w:color="FFFFFF"/>
                      </w:divBdr>
                      <w:divsChild>
                        <w:div w:id="1526599921">
                          <w:marLeft w:val="0"/>
                          <w:marRight w:val="0"/>
                          <w:marTop w:val="0"/>
                          <w:marBottom w:val="0"/>
                          <w:divBdr>
                            <w:top w:val="none" w:sz="0" w:space="0" w:color="auto"/>
                            <w:left w:val="none" w:sz="0" w:space="0" w:color="auto"/>
                            <w:bottom w:val="none" w:sz="0" w:space="0" w:color="auto"/>
                            <w:right w:val="none" w:sz="0" w:space="0" w:color="auto"/>
                          </w:divBdr>
                        </w:div>
                      </w:divsChild>
                    </w:div>
                    <w:div w:id="1456557137">
                      <w:marLeft w:val="0"/>
                      <w:marRight w:val="0"/>
                      <w:marTop w:val="0"/>
                      <w:marBottom w:val="0"/>
                      <w:divBdr>
                        <w:top w:val="single" w:sz="2" w:space="1" w:color="FFFFFF"/>
                        <w:left w:val="single" w:sz="2" w:space="12" w:color="FFFFFF"/>
                        <w:bottom w:val="single" w:sz="2" w:space="1" w:color="FFFFFF"/>
                        <w:right w:val="single" w:sz="2" w:space="4" w:color="FFFFFF"/>
                      </w:divBdr>
                      <w:divsChild>
                        <w:div w:id="278031066">
                          <w:marLeft w:val="0"/>
                          <w:marRight w:val="0"/>
                          <w:marTop w:val="0"/>
                          <w:marBottom w:val="0"/>
                          <w:divBdr>
                            <w:top w:val="none" w:sz="0" w:space="0" w:color="auto"/>
                            <w:left w:val="none" w:sz="0" w:space="0" w:color="auto"/>
                            <w:bottom w:val="none" w:sz="0" w:space="0" w:color="auto"/>
                            <w:right w:val="none" w:sz="0" w:space="0" w:color="auto"/>
                          </w:divBdr>
                        </w:div>
                      </w:divsChild>
                    </w:div>
                    <w:div w:id="303701155">
                      <w:marLeft w:val="0"/>
                      <w:marRight w:val="0"/>
                      <w:marTop w:val="0"/>
                      <w:marBottom w:val="0"/>
                      <w:divBdr>
                        <w:top w:val="single" w:sz="2" w:space="1" w:color="FFFFFF"/>
                        <w:left w:val="single" w:sz="2" w:space="12" w:color="FFFFFF"/>
                        <w:bottom w:val="single" w:sz="2" w:space="1" w:color="FFFFFF"/>
                        <w:right w:val="single" w:sz="2" w:space="4" w:color="FFFFFF"/>
                      </w:divBdr>
                      <w:divsChild>
                        <w:div w:id="1775708694">
                          <w:marLeft w:val="0"/>
                          <w:marRight w:val="0"/>
                          <w:marTop w:val="0"/>
                          <w:marBottom w:val="0"/>
                          <w:divBdr>
                            <w:top w:val="none" w:sz="0" w:space="0" w:color="auto"/>
                            <w:left w:val="none" w:sz="0" w:space="0" w:color="auto"/>
                            <w:bottom w:val="none" w:sz="0" w:space="0" w:color="auto"/>
                            <w:right w:val="none" w:sz="0" w:space="0" w:color="auto"/>
                          </w:divBdr>
                        </w:div>
                      </w:divsChild>
                    </w:div>
                    <w:div w:id="122114590">
                      <w:marLeft w:val="0"/>
                      <w:marRight w:val="0"/>
                      <w:marTop w:val="0"/>
                      <w:marBottom w:val="0"/>
                      <w:divBdr>
                        <w:top w:val="single" w:sz="2" w:space="1" w:color="FFFFFF"/>
                        <w:left w:val="single" w:sz="2" w:space="12" w:color="FFFFFF"/>
                        <w:bottom w:val="single" w:sz="2" w:space="1" w:color="FFFFFF"/>
                        <w:right w:val="single" w:sz="2" w:space="4" w:color="FFFFFF"/>
                      </w:divBdr>
                      <w:divsChild>
                        <w:div w:id="678776064">
                          <w:marLeft w:val="0"/>
                          <w:marRight w:val="0"/>
                          <w:marTop w:val="0"/>
                          <w:marBottom w:val="0"/>
                          <w:divBdr>
                            <w:top w:val="none" w:sz="0" w:space="0" w:color="auto"/>
                            <w:left w:val="none" w:sz="0" w:space="0" w:color="auto"/>
                            <w:bottom w:val="none" w:sz="0" w:space="0" w:color="auto"/>
                            <w:right w:val="none" w:sz="0" w:space="0" w:color="auto"/>
                          </w:divBdr>
                        </w:div>
                      </w:divsChild>
                    </w:div>
                    <w:div w:id="1504395180">
                      <w:marLeft w:val="0"/>
                      <w:marRight w:val="0"/>
                      <w:marTop w:val="0"/>
                      <w:marBottom w:val="0"/>
                      <w:divBdr>
                        <w:top w:val="single" w:sz="2" w:space="1" w:color="FFFFFF"/>
                        <w:left w:val="single" w:sz="2" w:space="12" w:color="FFFFFF"/>
                        <w:bottom w:val="single" w:sz="2" w:space="1" w:color="FFFFFF"/>
                        <w:right w:val="single" w:sz="2" w:space="4" w:color="FFFFFF"/>
                      </w:divBdr>
                      <w:divsChild>
                        <w:div w:id="1593390369">
                          <w:marLeft w:val="0"/>
                          <w:marRight w:val="0"/>
                          <w:marTop w:val="0"/>
                          <w:marBottom w:val="0"/>
                          <w:divBdr>
                            <w:top w:val="none" w:sz="0" w:space="0" w:color="auto"/>
                            <w:left w:val="none" w:sz="0" w:space="0" w:color="auto"/>
                            <w:bottom w:val="none" w:sz="0" w:space="0" w:color="auto"/>
                            <w:right w:val="none" w:sz="0" w:space="0" w:color="auto"/>
                          </w:divBdr>
                        </w:div>
                      </w:divsChild>
                    </w:div>
                    <w:div w:id="1823891457">
                      <w:marLeft w:val="0"/>
                      <w:marRight w:val="0"/>
                      <w:marTop w:val="0"/>
                      <w:marBottom w:val="0"/>
                      <w:divBdr>
                        <w:top w:val="single" w:sz="2" w:space="1" w:color="FFFFFF"/>
                        <w:left w:val="single" w:sz="2" w:space="12" w:color="FFFFFF"/>
                        <w:bottom w:val="single" w:sz="2" w:space="4" w:color="FFFFFF"/>
                        <w:right w:val="single" w:sz="2" w:space="4" w:color="FFFFFF"/>
                      </w:divBdr>
                      <w:divsChild>
                        <w:div w:id="135102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1982">
              <w:marLeft w:val="0"/>
              <w:marRight w:val="0"/>
              <w:marTop w:val="0"/>
              <w:marBottom w:val="335"/>
              <w:divBdr>
                <w:top w:val="none" w:sz="0" w:space="0" w:color="auto"/>
                <w:left w:val="none" w:sz="0" w:space="0" w:color="auto"/>
                <w:bottom w:val="none" w:sz="0" w:space="0" w:color="auto"/>
                <w:right w:val="none" w:sz="0" w:space="0" w:color="auto"/>
              </w:divBdr>
              <w:divsChild>
                <w:div w:id="258411431">
                  <w:marLeft w:val="0"/>
                  <w:marRight w:val="0"/>
                  <w:marTop w:val="0"/>
                  <w:marBottom w:val="0"/>
                  <w:divBdr>
                    <w:top w:val="none" w:sz="0" w:space="0" w:color="auto"/>
                    <w:left w:val="none" w:sz="0" w:space="0" w:color="auto"/>
                    <w:bottom w:val="none" w:sz="0" w:space="0" w:color="auto"/>
                    <w:right w:val="none" w:sz="0" w:space="0" w:color="auto"/>
                  </w:divBdr>
                  <w:divsChild>
                    <w:div w:id="1342509161">
                      <w:marLeft w:val="0"/>
                      <w:marRight w:val="0"/>
                      <w:marTop w:val="0"/>
                      <w:marBottom w:val="0"/>
                      <w:divBdr>
                        <w:top w:val="single" w:sz="2" w:space="4" w:color="FFFFFF"/>
                        <w:left w:val="single" w:sz="2" w:space="12" w:color="FFFFFF"/>
                        <w:bottom w:val="single" w:sz="2" w:space="1" w:color="FFFFFF"/>
                        <w:right w:val="single" w:sz="2" w:space="4" w:color="FFFFFF"/>
                      </w:divBdr>
                      <w:divsChild>
                        <w:div w:id="1858928839">
                          <w:marLeft w:val="0"/>
                          <w:marRight w:val="0"/>
                          <w:marTop w:val="0"/>
                          <w:marBottom w:val="0"/>
                          <w:divBdr>
                            <w:top w:val="none" w:sz="0" w:space="0" w:color="auto"/>
                            <w:left w:val="none" w:sz="0" w:space="0" w:color="auto"/>
                            <w:bottom w:val="none" w:sz="0" w:space="0" w:color="auto"/>
                            <w:right w:val="none" w:sz="0" w:space="0" w:color="auto"/>
                          </w:divBdr>
                        </w:div>
                      </w:divsChild>
                    </w:div>
                    <w:div w:id="1869490641">
                      <w:marLeft w:val="0"/>
                      <w:marRight w:val="0"/>
                      <w:marTop w:val="0"/>
                      <w:marBottom w:val="0"/>
                      <w:divBdr>
                        <w:top w:val="single" w:sz="2" w:space="1" w:color="FFFFFF"/>
                        <w:left w:val="single" w:sz="2" w:space="12" w:color="FFFFFF"/>
                        <w:bottom w:val="single" w:sz="2" w:space="1" w:color="FFFFFF"/>
                        <w:right w:val="single" w:sz="2" w:space="4" w:color="FFFFFF"/>
                      </w:divBdr>
                      <w:divsChild>
                        <w:div w:id="477770939">
                          <w:marLeft w:val="0"/>
                          <w:marRight w:val="0"/>
                          <w:marTop w:val="0"/>
                          <w:marBottom w:val="0"/>
                          <w:divBdr>
                            <w:top w:val="none" w:sz="0" w:space="0" w:color="auto"/>
                            <w:left w:val="none" w:sz="0" w:space="0" w:color="auto"/>
                            <w:bottom w:val="none" w:sz="0" w:space="0" w:color="auto"/>
                            <w:right w:val="none" w:sz="0" w:space="0" w:color="auto"/>
                          </w:divBdr>
                        </w:div>
                      </w:divsChild>
                    </w:div>
                    <w:div w:id="865098863">
                      <w:marLeft w:val="0"/>
                      <w:marRight w:val="0"/>
                      <w:marTop w:val="0"/>
                      <w:marBottom w:val="0"/>
                      <w:divBdr>
                        <w:top w:val="single" w:sz="2" w:space="1" w:color="FFFFFF"/>
                        <w:left w:val="single" w:sz="2" w:space="12" w:color="FFFFFF"/>
                        <w:bottom w:val="single" w:sz="2" w:space="1" w:color="FFFFFF"/>
                        <w:right w:val="single" w:sz="2" w:space="4" w:color="FFFFFF"/>
                      </w:divBdr>
                      <w:divsChild>
                        <w:div w:id="1316960008">
                          <w:marLeft w:val="0"/>
                          <w:marRight w:val="0"/>
                          <w:marTop w:val="0"/>
                          <w:marBottom w:val="0"/>
                          <w:divBdr>
                            <w:top w:val="none" w:sz="0" w:space="0" w:color="auto"/>
                            <w:left w:val="none" w:sz="0" w:space="0" w:color="auto"/>
                            <w:bottom w:val="none" w:sz="0" w:space="0" w:color="auto"/>
                            <w:right w:val="none" w:sz="0" w:space="0" w:color="auto"/>
                          </w:divBdr>
                        </w:div>
                      </w:divsChild>
                    </w:div>
                    <w:div w:id="193153954">
                      <w:marLeft w:val="0"/>
                      <w:marRight w:val="0"/>
                      <w:marTop w:val="0"/>
                      <w:marBottom w:val="0"/>
                      <w:divBdr>
                        <w:top w:val="single" w:sz="2" w:space="1" w:color="FFFFFF"/>
                        <w:left w:val="single" w:sz="2" w:space="12" w:color="FFFFFF"/>
                        <w:bottom w:val="single" w:sz="2" w:space="1" w:color="FFFFFF"/>
                        <w:right w:val="single" w:sz="2" w:space="4" w:color="FFFFFF"/>
                      </w:divBdr>
                      <w:divsChild>
                        <w:div w:id="1129397406">
                          <w:marLeft w:val="0"/>
                          <w:marRight w:val="0"/>
                          <w:marTop w:val="0"/>
                          <w:marBottom w:val="0"/>
                          <w:divBdr>
                            <w:top w:val="none" w:sz="0" w:space="0" w:color="auto"/>
                            <w:left w:val="none" w:sz="0" w:space="0" w:color="auto"/>
                            <w:bottom w:val="none" w:sz="0" w:space="0" w:color="auto"/>
                            <w:right w:val="none" w:sz="0" w:space="0" w:color="auto"/>
                          </w:divBdr>
                        </w:div>
                      </w:divsChild>
                    </w:div>
                    <w:div w:id="1897398335">
                      <w:marLeft w:val="0"/>
                      <w:marRight w:val="0"/>
                      <w:marTop w:val="0"/>
                      <w:marBottom w:val="0"/>
                      <w:divBdr>
                        <w:top w:val="single" w:sz="2" w:space="1" w:color="FFFFFF"/>
                        <w:left w:val="single" w:sz="2" w:space="12" w:color="FFFFFF"/>
                        <w:bottom w:val="single" w:sz="2" w:space="1" w:color="FFFFFF"/>
                        <w:right w:val="single" w:sz="2" w:space="4" w:color="FFFFFF"/>
                      </w:divBdr>
                      <w:divsChild>
                        <w:div w:id="533082825">
                          <w:marLeft w:val="0"/>
                          <w:marRight w:val="0"/>
                          <w:marTop w:val="0"/>
                          <w:marBottom w:val="0"/>
                          <w:divBdr>
                            <w:top w:val="none" w:sz="0" w:space="0" w:color="auto"/>
                            <w:left w:val="none" w:sz="0" w:space="0" w:color="auto"/>
                            <w:bottom w:val="none" w:sz="0" w:space="0" w:color="auto"/>
                            <w:right w:val="none" w:sz="0" w:space="0" w:color="auto"/>
                          </w:divBdr>
                        </w:div>
                      </w:divsChild>
                    </w:div>
                    <w:div w:id="720522342">
                      <w:marLeft w:val="0"/>
                      <w:marRight w:val="0"/>
                      <w:marTop w:val="0"/>
                      <w:marBottom w:val="0"/>
                      <w:divBdr>
                        <w:top w:val="single" w:sz="2" w:space="1" w:color="FFFFFF"/>
                        <w:left w:val="single" w:sz="2" w:space="12" w:color="FFFFFF"/>
                        <w:bottom w:val="single" w:sz="2" w:space="1" w:color="FFFFFF"/>
                        <w:right w:val="single" w:sz="2" w:space="4" w:color="FFFFFF"/>
                      </w:divBdr>
                      <w:divsChild>
                        <w:div w:id="64229665">
                          <w:marLeft w:val="0"/>
                          <w:marRight w:val="0"/>
                          <w:marTop w:val="0"/>
                          <w:marBottom w:val="0"/>
                          <w:divBdr>
                            <w:top w:val="none" w:sz="0" w:space="0" w:color="auto"/>
                            <w:left w:val="none" w:sz="0" w:space="0" w:color="auto"/>
                            <w:bottom w:val="none" w:sz="0" w:space="0" w:color="auto"/>
                            <w:right w:val="none" w:sz="0" w:space="0" w:color="auto"/>
                          </w:divBdr>
                        </w:div>
                      </w:divsChild>
                    </w:div>
                    <w:div w:id="2115202971">
                      <w:marLeft w:val="0"/>
                      <w:marRight w:val="0"/>
                      <w:marTop w:val="0"/>
                      <w:marBottom w:val="0"/>
                      <w:divBdr>
                        <w:top w:val="single" w:sz="2" w:space="1" w:color="FFFFFF"/>
                        <w:left w:val="single" w:sz="2" w:space="12" w:color="FFFFFF"/>
                        <w:bottom w:val="single" w:sz="2" w:space="1" w:color="FFFFFF"/>
                        <w:right w:val="single" w:sz="2" w:space="4" w:color="FFFFFF"/>
                      </w:divBdr>
                      <w:divsChild>
                        <w:div w:id="76169811">
                          <w:marLeft w:val="0"/>
                          <w:marRight w:val="0"/>
                          <w:marTop w:val="0"/>
                          <w:marBottom w:val="0"/>
                          <w:divBdr>
                            <w:top w:val="none" w:sz="0" w:space="0" w:color="auto"/>
                            <w:left w:val="none" w:sz="0" w:space="0" w:color="auto"/>
                            <w:bottom w:val="none" w:sz="0" w:space="0" w:color="auto"/>
                            <w:right w:val="none" w:sz="0" w:space="0" w:color="auto"/>
                          </w:divBdr>
                        </w:div>
                      </w:divsChild>
                    </w:div>
                    <w:div w:id="583035198">
                      <w:marLeft w:val="0"/>
                      <w:marRight w:val="0"/>
                      <w:marTop w:val="0"/>
                      <w:marBottom w:val="0"/>
                      <w:divBdr>
                        <w:top w:val="single" w:sz="2" w:space="1" w:color="FFFFFF"/>
                        <w:left w:val="single" w:sz="2" w:space="12" w:color="FFFFFF"/>
                        <w:bottom w:val="single" w:sz="2" w:space="1" w:color="FFFFFF"/>
                        <w:right w:val="single" w:sz="2" w:space="4" w:color="FFFFFF"/>
                      </w:divBdr>
                      <w:divsChild>
                        <w:div w:id="767501495">
                          <w:marLeft w:val="0"/>
                          <w:marRight w:val="0"/>
                          <w:marTop w:val="0"/>
                          <w:marBottom w:val="0"/>
                          <w:divBdr>
                            <w:top w:val="none" w:sz="0" w:space="0" w:color="auto"/>
                            <w:left w:val="none" w:sz="0" w:space="0" w:color="auto"/>
                            <w:bottom w:val="none" w:sz="0" w:space="0" w:color="auto"/>
                            <w:right w:val="none" w:sz="0" w:space="0" w:color="auto"/>
                          </w:divBdr>
                        </w:div>
                      </w:divsChild>
                    </w:div>
                    <w:div w:id="612446309">
                      <w:marLeft w:val="0"/>
                      <w:marRight w:val="0"/>
                      <w:marTop w:val="0"/>
                      <w:marBottom w:val="0"/>
                      <w:divBdr>
                        <w:top w:val="single" w:sz="2" w:space="1" w:color="FFFFFF"/>
                        <w:left w:val="single" w:sz="2" w:space="12" w:color="FFFFFF"/>
                        <w:bottom w:val="single" w:sz="2" w:space="1" w:color="FFFFFF"/>
                        <w:right w:val="single" w:sz="2" w:space="4" w:color="FFFFFF"/>
                      </w:divBdr>
                      <w:divsChild>
                        <w:div w:id="504982356">
                          <w:marLeft w:val="0"/>
                          <w:marRight w:val="0"/>
                          <w:marTop w:val="0"/>
                          <w:marBottom w:val="0"/>
                          <w:divBdr>
                            <w:top w:val="none" w:sz="0" w:space="0" w:color="auto"/>
                            <w:left w:val="none" w:sz="0" w:space="0" w:color="auto"/>
                            <w:bottom w:val="none" w:sz="0" w:space="0" w:color="auto"/>
                            <w:right w:val="none" w:sz="0" w:space="0" w:color="auto"/>
                          </w:divBdr>
                        </w:div>
                      </w:divsChild>
                    </w:div>
                    <w:div w:id="1012103322">
                      <w:marLeft w:val="0"/>
                      <w:marRight w:val="0"/>
                      <w:marTop w:val="0"/>
                      <w:marBottom w:val="0"/>
                      <w:divBdr>
                        <w:top w:val="single" w:sz="2" w:space="1" w:color="FFFFFF"/>
                        <w:left w:val="single" w:sz="2" w:space="12" w:color="FFFFFF"/>
                        <w:bottom w:val="single" w:sz="2" w:space="1" w:color="FFFFFF"/>
                        <w:right w:val="single" w:sz="2" w:space="4" w:color="FFFFFF"/>
                      </w:divBdr>
                      <w:divsChild>
                        <w:div w:id="932862553">
                          <w:marLeft w:val="0"/>
                          <w:marRight w:val="0"/>
                          <w:marTop w:val="0"/>
                          <w:marBottom w:val="0"/>
                          <w:divBdr>
                            <w:top w:val="none" w:sz="0" w:space="0" w:color="auto"/>
                            <w:left w:val="none" w:sz="0" w:space="0" w:color="auto"/>
                            <w:bottom w:val="none" w:sz="0" w:space="0" w:color="auto"/>
                            <w:right w:val="none" w:sz="0" w:space="0" w:color="auto"/>
                          </w:divBdr>
                        </w:div>
                      </w:divsChild>
                    </w:div>
                    <w:div w:id="399137988">
                      <w:marLeft w:val="0"/>
                      <w:marRight w:val="0"/>
                      <w:marTop w:val="0"/>
                      <w:marBottom w:val="0"/>
                      <w:divBdr>
                        <w:top w:val="single" w:sz="2" w:space="1" w:color="FFFFFF"/>
                        <w:left w:val="single" w:sz="2" w:space="12" w:color="FFFFFF"/>
                        <w:bottom w:val="single" w:sz="2" w:space="1" w:color="FFFFFF"/>
                        <w:right w:val="single" w:sz="2" w:space="4" w:color="FFFFFF"/>
                      </w:divBdr>
                      <w:divsChild>
                        <w:div w:id="1194417723">
                          <w:marLeft w:val="0"/>
                          <w:marRight w:val="0"/>
                          <w:marTop w:val="0"/>
                          <w:marBottom w:val="0"/>
                          <w:divBdr>
                            <w:top w:val="none" w:sz="0" w:space="0" w:color="auto"/>
                            <w:left w:val="none" w:sz="0" w:space="0" w:color="auto"/>
                            <w:bottom w:val="none" w:sz="0" w:space="0" w:color="auto"/>
                            <w:right w:val="none" w:sz="0" w:space="0" w:color="auto"/>
                          </w:divBdr>
                        </w:div>
                      </w:divsChild>
                    </w:div>
                    <w:div w:id="473183184">
                      <w:marLeft w:val="0"/>
                      <w:marRight w:val="0"/>
                      <w:marTop w:val="0"/>
                      <w:marBottom w:val="0"/>
                      <w:divBdr>
                        <w:top w:val="single" w:sz="2" w:space="1" w:color="FFFFFF"/>
                        <w:left w:val="single" w:sz="2" w:space="12" w:color="FFFFFF"/>
                        <w:bottom w:val="single" w:sz="2" w:space="1" w:color="FFFFFF"/>
                        <w:right w:val="single" w:sz="2" w:space="4" w:color="FFFFFF"/>
                      </w:divBdr>
                      <w:divsChild>
                        <w:div w:id="1693189761">
                          <w:marLeft w:val="0"/>
                          <w:marRight w:val="0"/>
                          <w:marTop w:val="0"/>
                          <w:marBottom w:val="0"/>
                          <w:divBdr>
                            <w:top w:val="none" w:sz="0" w:space="0" w:color="auto"/>
                            <w:left w:val="none" w:sz="0" w:space="0" w:color="auto"/>
                            <w:bottom w:val="none" w:sz="0" w:space="0" w:color="auto"/>
                            <w:right w:val="none" w:sz="0" w:space="0" w:color="auto"/>
                          </w:divBdr>
                        </w:div>
                      </w:divsChild>
                    </w:div>
                    <w:div w:id="2120947847">
                      <w:marLeft w:val="0"/>
                      <w:marRight w:val="0"/>
                      <w:marTop w:val="0"/>
                      <w:marBottom w:val="0"/>
                      <w:divBdr>
                        <w:top w:val="single" w:sz="2" w:space="1" w:color="FFFFFF"/>
                        <w:left w:val="single" w:sz="2" w:space="12" w:color="FFFFFF"/>
                        <w:bottom w:val="single" w:sz="2" w:space="1" w:color="FFFFFF"/>
                        <w:right w:val="single" w:sz="2" w:space="4" w:color="FFFFFF"/>
                      </w:divBdr>
                      <w:divsChild>
                        <w:div w:id="1430738439">
                          <w:marLeft w:val="0"/>
                          <w:marRight w:val="0"/>
                          <w:marTop w:val="0"/>
                          <w:marBottom w:val="0"/>
                          <w:divBdr>
                            <w:top w:val="none" w:sz="0" w:space="0" w:color="auto"/>
                            <w:left w:val="none" w:sz="0" w:space="0" w:color="auto"/>
                            <w:bottom w:val="none" w:sz="0" w:space="0" w:color="auto"/>
                            <w:right w:val="none" w:sz="0" w:space="0" w:color="auto"/>
                          </w:divBdr>
                        </w:div>
                      </w:divsChild>
                    </w:div>
                    <w:div w:id="1726483861">
                      <w:marLeft w:val="0"/>
                      <w:marRight w:val="0"/>
                      <w:marTop w:val="0"/>
                      <w:marBottom w:val="0"/>
                      <w:divBdr>
                        <w:top w:val="single" w:sz="2" w:space="1" w:color="FFFFFF"/>
                        <w:left w:val="single" w:sz="2" w:space="12" w:color="FFFFFF"/>
                        <w:bottom w:val="single" w:sz="2" w:space="1" w:color="FFFFFF"/>
                        <w:right w:val="single" w:sz="2" w:space="4" w:color="FFFFFF"/>
                      </w:divBdr>
                      <w:divsChild>
                        <w:div w:id="2024046420">
                          <w:marLeft w:val="0"/>
                          <w:marRight w:val="0"/>
                          <w:marTop w:val="0"/>
                          <w:marBottom w:val="0"/>
                          <w:divBdr>
                            <w:top w:val="none" w:sz="0" w:space="0" w:color="auto"/>
                            <w:left w:val="none" w:sz="0" w:space="0" w:color="auto"/>
                            <w:bottom w:val="none" w:sz="0" w:space="0" w:color="auto"/>
                            <w:right w:val="none" w:sz="0" w:space="0" w:color="auto"/>
                          </w:divBdr>
                        </w:div>
                      </w:divsChild>
                    </w:div>
                    <w:div w:id="769590215">
                      <w:marLeft w:val="0"/>
                      <w:marRight w:val="0"/>
                      <w:marTop w:val="0"/>
                      <w:marBottom w:val="0"/>
                      <w:divBdr>
                        <w:top w:val="single" w:sz="2" w:space="1" w:color="FFFFFF"/>
                        <w:left w:val="single" w:sz="2" w:space="12" w:color="FFFFFF"/>
                        <w:bottom w:val="single" w:sz="2" w:space="1" w:color="FFFFFF"/>
                        <w:right w:val="single" w:sz="2" w:space="4" w:color="FFFFFF"/>
                      </w:divBdr>
                      <w:divsChild>
                        <w:div w:id="425811499">
                          <w:marLeft w:val="0"/>
                          <w:marRight w:val="0"/>
                          <w:marTop w:val="0"/>
                          <w:marBottom w:val="0"/>
                          <w:divBdr>
                            <w:top w:val="none" w:sz="0" w:space="0" w:color="auto"/>
                            <w:left w:val="none" w:sz="0" w:space="0" w:color="auto"/>
                            <w:bottom w:val="none" w:sz="0" w:space="0" w:color="auto"/>
                            <w:right w:val="none" w:sz="0" w:space="0" w:color="auto"/>
                          </w:divBdr>
                        </w:div>
                      </w:divsChild>
                    </w:div>
                    <w:div w:id="1319305332">
                      <w:marLeft w:val="0"/>
                      <w:marRight w:val="0"/>
                      <w:marTop w:val="0"/>
                      <w:marBottom w:val="0"/>
                      <w:divBdr>
                        <w:top w:val="single" w:sz="2" w:space="1" w:color="FFFFFF"/>
                        <w:left w:val="single" w:sz="2" w:space="12" w:color="FFFFFF"/>
                        <w:bottom w:val="single" w:sz="2" w:space="1" w:color="FFFFFF"/>
                        <w:right w:val="single" w:sz="2" w:space="4" w:color="FFFFFF"/>
                      </w:divBdr>
                      <w:divsChild>
                        <w:div w:id="1631015423">
                          <w:marLeft w:val="0"/>
                          <w:marRight w:val="0"/>
                          <w:marTop w:val="0"/>
                          <w:marBottom w:val="0"/>
                          <w:divBdr>
                            <w:top w:val="none" w:sz="0" w:space="0" w:color="auto"/>
                            <w:left w:val="none" w:sz="0" w:space="0" w:color="auto"/>
                            <w:bottom w:val="none" w:sz="0" w:space="0" w:color="auto"/>
                            <w:right w:val="none" w:sz="0" w:space="0" w:color="auto"/>
                          </w:divBdr>
                        </w:div>
                      </w:divsChild>
                    </w:div>
                    <w:div w:id="673069852">
                      <w:marLeft w:val="0"/>
                      <w:marRight w:val="0"/>
                      <w:marTop w:val="0"/>
                      <w:marBottom w:val="0"/>
                      <w:divBdr>
                        <w:top w:val="single" w:sz="2" w:space="1" w:color="FFFFFF"/>
                        <w:left w:val="single" w:sz="2" w:space="12" w:color="FFFFFF"/>
                        <w:bottom w:val="single" w:sz="2" w:space="1" w:color="FFFFFF"/>
                        <w:right w:val="single" w:sz="2" w:space="4" w:color="FFFFFF"/>
                      </w:divBdr>
                      <w:divsChild>
                        <w:div w:id="1592472681">
                          <w:marLeft w:val="0"/>
                          <w:marRight w:val="0"/>
                          <w:marTop w:val="0"/>
                          <w:marBottom w:val="0"/>
                          <w:divBdr>
                            <w:top w:val="none" w:sz="0" w:space="0" w:color="auto"/>
                            <w:left w:val="none" w:sz="0" w:space="0" w:color="auto"/>
                            <w:bottom w:val="none" w:sz="0" w:space="0" w:color="auto"/>
                            <w:right w:val="none" w:sz="0" w:space="0" w:color="auto"/>
                          </w:divBdr>
                        </w:div>
                      </w:divsChild>
                    </w:div>
                    <w:div w:id="1667786507">
                      <w:marLeft w:val="0"/>
                      <w:marRight w:val="0"/>
                      <w:marTop w:val="0"/>
                      <w:marBottom w:val="0"/>
                      <w:divBdr>
                        <w:top w:val="single" w:sz="2" w:space="1" w:color="FFFFFF"/>
                        <w:left w:val="single" w:sz="2" w:space="12" w:color="FFFFFF"/>
                        <w:bottom w:val="single" w:sz="2" w:space="1" w:color="FFFFFF"/>
                        <w:right w:val="single" w:sz="2" w:space="4" w:color="FFFFFF"/>
                      </w:divBdr>
                      <w:divsChild>
                        <w:div w:id="1005206598">
                          <w:marLeft w:val="0"/>
                          <w:marRight w:val="0"/>
                          <w:marTop w:val="0"/>
                          <w:marBottom w:val="0"/>
                          <w:divBdr>
                            <w:top w:val="none" w:sz="0" w:space="0" w:color="auto"/>
                            <w:left w:val="none" w:sz="0" w:space="0" w:color="auto"/>
                            <w:bottom w:val="none" w:sz="0" w:space="0" w:color="auto"/>
                            <w:right w:val="none" w:sz="0" w:space="0" w:color="auto"/>
                          </w:divBdr>
                        </w:div>
                      </w:divsChild>
                    </w:div>
                    <w:div w:id="1575432534">
                      <w:marLeft w:val="0"/>
                      <w:marRight w:val="0"/>
                      <w:marTop w:val="0"/>
                      <w:marBottom w:val="0"/>
                      <w:divBdr>
                        <w:top w:val="single" w:sz="2" w:space="1" w:color="FFFFFF"/>
                        <w:left w:val="single" w:sz="2" w:space="12" w:color="FFFFFF"/>
                        <w:bottom w:val="single" w:sz="2" w:space="1" w:color="FFFFFF"/>
                        <w:right w:val="single" w:sz="2" w:space="4" w:color="FFFFFF"/>
                      </w:divBdr>
                      <w:divsChild>
                        <w:div w:id="1168597965">
                          <w:marLeft w:val="0"/>
                          <w:marRight w:val="0"/>
                          <w:marTop w:val="0"/>
                          <w:marBottom w:val="0"/>
                          <w:divBdr>
                            <w:top w:val="none" w:sz="0" w:space="0" w:color="auto"/>
                            <w:left w:val="none" w:sz="0" w:space="0" w:color="auto"/>
                            <w:bottom w:val="none" w:sz="0" w:space="0" w:color="auto"/>
                            <w:right w:val="none" w:sz="0" w:space="0" w:color="auto"/>
                          </w:divBdr>
                        </w:div>
                      </w:divsChild>
                    </w:div>
                    <w:div w:id="954294484">
                      <w:marLeft w:val="0"/>
                      <w:marRight w:val="0"/>
                      <w:marTop w:val="0"/>
                      <w:marBottom w:val="0"/>
                      <w:divBdr>
                        <w:top w:val="single" w:sz="2" w:space="1" w:color="FFFFFF"/>
                        <w:left w:val="single" w:sz="2" w:space="12" w:color="FFFFFF"/>
                        <w:bottom w:val="single" w:sz="2" w:space="1" w:color="FFFFFF"/>
                        <w:right w:val="single" w:sz="2" w:space="4" w:color="FFFFFF"/>
                      </w:divBdr>
                      <w:divsChild>
                        <w:div w:id="985821664">
                          <w:marLeft w:val="0"/>
                          <w:marRight w:val="0"/>
                          <w:marTop w:val="0"/>
                          <w:marBottom w:val="0"/>
                          <w:divBdr>
                            <w:top w:val="none" w:sz="0" w:space="0" w:color="auto"/>
                            <w:left w:val="none" w:sz="0" w:space="0" w:color="auto"/>
                            <w:bottom w:val="none" w:sz="0" w:space="0" w:color="auto"/>
                            <w:right w:val="none" w:sz="0" w:space="0" w:color="auto"/>
                          </w:divBdr>
                        </w:div>
                      </w:divsChild>
                    </w:div>
                    <w:div w:id="1188643902">
                      <w:marLeft w:val="0"/>
                      <w:marRight w:val="0"/>
                      <w:marTop w:val="0"/>
                      <w:marBottom w:val="0"/>
                      <w:divBdr>
                        <w:top w:val="single" w:sz="2" w:space="1" w:color="FFFFFF"/>
                        <w:left w:val="single" w:sz="2" w:space="12" w:color="FFFFFF"/>
                        <w:bottom w:val="single" w:sz="2" w:space="4" w:color="FFFFFF"/>
                        <w:right w:val="single" w:sz="2" w:space="4" w:color="FFFFFF"/>
                      </w:divBdr>
                      <w:divsChild>
                        <w:div w:id="112068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93122">
              <w:marLeft w:val="0"/>
              <w:marRight w:val="0"/>
              <w:marTop w:val="0"/>
              <w:marBottom w:val="335"/>
              <w:divBdr>
                <w:top w:val="none" w:sz="0" w:space="0" w:color="auto"/>
                <w:left w:val="none" w:sz="0" w:space="0" w:color="auto"/>
                <w:bottom w:val="none" w:sz="0" w:space="0" w:color="auto"/>
                <w:right w:val="none" w:sz="0" w:space="0" w:color="auto"/>
              </w:divBdr>
              <w:divsChild>
                <w:div w:id="723719245">
                  <w:marLeft w:val="0"/>
                  <w:marRight w:val="0"/>
                  <w:marTop w:val="0"/>
                  <w:marBottom w:val="0"/>
                  <w:divBdr>
                    <w:top w:val="none" w:sz="0" w:space="0" w:color="auto"/>
                    <w:left w:val="none" w:sz="0" w:space="0" w:color="auto"/>
                    <w:bottom w:val="none" w:sz="0" w:space="0" w:color="auto"/>
                    <w:right w:val="none" w:sz="0" w:space="0" w:color="auto"/>
                  </w:divBdr>
                  <w:divsChild>
                    <w:div w:id="419258525">
                      <w:marLeft w:val="0"/>
                      <w:marRight w:val="0"/>
                      <w:marTop w:val="0"/>
                      <w:marBottom w:val="0"/>
                      <w:divBdr>
                        <w:top w:val="single" w:sz="2" w:space="4" w:color="FFFFFF"/>
                        <w:left w:val="single" w:sz="2" w:space="12" w:color="FFFFFF"/>
                        <w:bottom w:val="single" w:sz="2" w:space="1" w:color="FFFFFF"/>
                        <w:right w:val="single" w:sz="2" w:space="4" w:color="FFFFFF"/>
                      </w:divBdr>
                      <w:divsChild>
                        <w:div w:id="1783569634">
                          <w:marLeft w:val="0"/>
                          <w:marRight w:val="0"/>
                          <w:marTop w:val="0"/>
                          <w:marBottom w:val="0"/>
                          <w:divBdr>
                            <w:top w:val="none" w:sz="0" w:space="0" w:color="auto"/>
                            <w:left w:val="none" w:sz="0" w:space="0" w:color="auto"/>
                            <w:bottom w:val="none" w:sz="0" w:space="0" w:color="auto"/>
                            <w:right w:val="none" w:sz="0" w:space="0" w:color="auto"/>
                          </w:divBdr>
                        </w:div>
                      </w:divsChild>
                    </w:div>
                    <w:div w:id="1878279673">
                      <w:marLeft w:val="0"/>
                      <w:marRight w:val="0"/>
                      <w:marTop w:val="0"/>
                      <w:marBottom w:val="0"/>
                      <w:divBdr>
                        <w:top w:val="single" w:sz="2" w:space="1" w:color="FFFFFF"/>
                        <w:left w:val="single" w:sz="2" w:space="12" w:color="FFFFFF"/>
                        <w:bottom w:val="single" w:sz="2" w:space="1" w:color="FFFFFF"/>
                        <w:right w:val="single" w:sz="2" w:space="4" w:color="FFFFFF"/>
                      </w:divBdr>
                      <w:divsChild>
                        <w:div w:id="2107269396">
                          <w:marLeft w:val="0"/>
                          <w:marRight w:val="0"/>
                          <w:marTop w:val="0"/>
                          <w:marBottom w:val="0"/>
                          <w:divBdr>
                            <w:top w:val="none" w:sz="0" w:space="0" w:color="auto"/>
                            <w:left w:val="none" w:sz="0" w:space="0" w:color="auto"/>
                            <w:bottom w:val="none" w:sz="0" w:space="0" w:color="auto"/>
                            <w:right w:val="none" w:sz="0" w:space="0" w:color="auto"/>
                          </w:divBdr>
                        </w:div>
                      </w:divsChild>
                    </w:div>
                    <w:div w:id="1512064307">
                      <w:marLeft w:val="0"/>
                      <w:marRight w:val="0"/>
                      <w:marTop w:val="0"/>
                      <w:marBottom w:val="0"/>
                      <w:divBdr>
                        <w:top w:val="single" w:sz="2" w:space="1" w:color="FFFFFF"/>
                        <w:left w:val="single" w:sz="2" w:space="12" w:color="FFFFFF"/>
                        <w:bottom w:val="single" w:sz="2" w:space="1" w:color="FFFFFF"/>
                        <w:right w:val="single" w:sz="2" w:space="4" w:color="FFFFFF"/>
                      </w:divBdr>
                      <w:divsChild>
                        <w:div w:id="2123186910">
                          <w:marLeft w:val="0"/>
                          <w:marRight w:val="0"/>
                          <w:marTop w:val="0"/>
                          <w:marBottom w:val="0"/>
                          <w:divBdr>
                            <w:top w:val="none" w:sz="0" w:space="0" w:color="auto"/>
                            <w:left w:val="none" w:sz="0" w:space="0" w:color="auto"/>
                            <w:bottom w:val="none" w:sz="0" w:space="0" w:color="auto"/>
                            <w:right w:val="none" w:sz="0" w:space="0" w:color="auto"/>
                          </w:divBdr>
                        </w:div>
                      </w:divsChild>
                    </w:div>
                    <w:div w:id="1315380360">
                      <w:marLeft w:val="0"/>
                      <w:marRight w:val="0"/>
                      <w:marTop w:val="0"/>
                      <w:marBottom w:val="0"/>
                      <w:divBdr>
                        <w:top w:val="single" w:sz="2" w:space="1" w:color="FFFFFF"/>
                        <w:left w:val="single" w:sz="2" w:space="12" w:color="FFFFFF"/>
                        <w:bottom w:val="single" w:sz="2" w:space="1" w:color="FFFFFF"/>
                        <w:right w:val="single" w:sz="2" w:space="4" w:color="FFFFFF"/>
                      </w:divBdr>
                      <w:divsChild>
                        <w:div w:id="1336568251">
                          <w:marLeft w:val="0"/>
                          <w:marRight w:val="0"/>
                          <w:marTop w:val="0"/>
                          <w:marBottom w:val="0"/>
                          <w:divBdr>
                            <w:top w:val="none" w:sz="0" w:space="0" w:color="auto"/>
                            <w:left w:val="none" w:sz="0" w:space="0" w:color="auto"/>
                            <w:bottom w:val="none" w:sz="0" w:space="0" w:color="auto"/>
                            <w:right w:val="none" w:sz="0" w:space="0" w:color="auto"/>
                          </w:divBdr>
                        </w:div>
                      </w:divsChild>
                    </w:div>
                    <w:div w:id="541550760">
                      <w:marLeft w:val="0"/>
                      <w:marRight w:val="0"/>
                      <w:marTop w:val="0"/>
                      <w:marBottom w:val="0"/>
                      <w:divBdr>
                        <w:top w:val="single" w:sz="2" w:space="1" w:color="FFFFFF"/>
                        <w:left w:val="single" w:sz="2" w:space="12" w:color="FFFFFF"/>
                        <w:bottom w:val="single" w:sz="2" w:space="1" w:color="FFFFFF"/>
                        <w:right w:val="single" w:sz="2" w:space="4" w:color="FFFFFF"/>
                      </w:divBdr>
                      <w:divsChild>
                        <w:div w:id="286663380">
                          <w:marLeft w:val="0"/>
                          <w:marRight w:val="0"/>
                          <w:marTop w:val="0"/>
                          <w:marBottom w:val="0"/>
                          <w:divBdr>
                            <w:top w:val="none" w:sz="0" w:space="0" w:color="auto"/>
                            <w:left w:val="none" w:sz="0" w:space="0" w:color="auto"/>
                            <w:bottom w:val="none" w:sz="0" w:space="0" w:color="auto"/>
                            <w:right w:val="none" w:sz="0" w:space="0" w:color="auto"/>
                          </w:divBdr>
                        </w:div>
                      </w:divsChild>
                    </w:div>
                    <w:div w:id="163514575">
                      <w:marLeft w:val="0"/>
                      <w:marRight w:val="0"/>
                      <w:marTop w:val="0"/>
                      <w:marBottom w:val="0"/>
                      <w:divBdr>
                        <w:top w:val="single" w:sz="2" w:space="1" w:color="FFFFFF"/>
                        <w:left w:val="single" w:sz="2" w:space="12" w:color="FFFFFF"/>
                        <w:bottom w:val="single" w:sz="2" w:space="1" w:color="FFFFFF"/>
                        <w:right w:val="single" w:sz="2" w:space="4" w:color="FFFFFF"/>
                      </w:divBdr>
                      <w:divsChild>
                        <w:div w:id="715395317">
                          <w:marLeft w:val="0"/>
                          <w:marRight w:val="0"/>
                          <w:marTop w:val="0"/>
                          <w:marBottom w:val="0"/>
                          <w:divBdr>
                            <w:top w:val="none" w:sz="0" w:space="0" w:color="auto"/>
                            <w:left w:val="none" w:sz="0" w:space="0" w:color="auto"/>
                            <w:bottom w:val="none" w:sz="0" w:space="0" w:color="auto"/>
                            <w:right w:val="none" w:sz="0" w:space="0" w:color="auto"/>
                          </w:divBdr>
                        </w:div>
                      </w:divsChild>
                    </w:div>
                    <w:div w:id="872886670">
                      <w:marLeft w:val="0"/>
                      <w:marRight w:val="0"/>
                      <w:marTop w:val="0"/>
                      <w:marBottom w:val="0"/>
                      <w:divBdr>
                        <w:top w:val="single" w:sz="2" w:space="1" w:color="FFFFFF"/>
                        <w:left w:val="single" w:sz="2" w:space="12" w:color="FFFFFF"/>
                        <w:bottom w:val="single" w:sz="2" w:space="4" w:color="FFFFFF"/>
                        <w:right w:val="single" w:sz="2" w:space="4" w:color="FFFFFF"/>
                      </w:divBdr>
                      <w:divsChild>
                        <w:div w:id="17708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629956">
      <w:bodyDiv w:val="1"/>
      <w:marLeft w:val="0"/>
      <w:marRight w:val="0"/>
      <w:marTop w:val="0"/>
      <w:marBottom w:val="0"/>
      <w:divBdr>
        <w:top w:val="none" w:sz="0" w:space="0" w:color="auto"/>
        <w:left w:val="none" w:sz="0" w:space="0" w:color="auto"/>
        <w:bottom w:val="none" w:sz="0" w:space="0" w:color="auto"/>
        <w:right w:val="none" w:sz="0" w:space="0" w:color="auto"/>
      </w:divBdr>
      <w:divsChild>
        <w:div w:id="530457797">
          <w:marLeft w:val="0"/>
          <w:marRight w:val="0"/>
          <w:marTop w:val="0"/>
          <w:marBottom w:val="0"/>
          <w:divBdr>
            <w:top w:val="none" w:sz="0" w:space="0" w:color="auto"/>
            <w:left w:val="none" w:sz="0" w:space="0" w:color="auto"/>
            <w:bottom w:val="none" w:sz="0" w:space="0" w:color="auto"/>
            <w:right w:val="none" w:sz="0" w:space="0" w:color="auto"/>
          </w:divBdr>
        </w:div>
        <w:div w:id="1320695548">
          <w:marLeft w:val="0"/>
          <w:marRight w:val="0"/>
          <w:marTop w:val="0"/>
          <w:marBottom w:val="335"/>
          <w:divBdr>
            <w:top w:val="none" w:sz="0" w:space="0" w:color="auto"/>
            <w:left w:val="none" w:sz="0" w:space="0" w:color="auto"/>
            <w:bottom w:val="none" w:sz="0" w:space="0" w:color="auto"/>
            <w:right w:val="none" w:sz="0" w:space="0" w:color="auto"/>
          </w:divBdr>
          <w:divsChild>
            <w:div w:id="473914717">
              <w:marLeft w:val="0"/>
              <w:marRight w:val="0"/>
              <w:marTop w:val="0"/>
              <w:marBottom w:val="0"/>
              <w:divBdr>
                <w:top w:val="none" w:sz="0" w:space="0" w:color="auto"/>
                <w:left w:val="none" w:sz="0" w:space="0" w:color="auto"/>
                <w:bottom w:val="none" w:sz="0" w:space="0" w:color="auto"/>
                <w:right w:val="none" w:sz="0" w:space="0" w:color="auto"/>
              </w:divBdr>
              <w:divsChild>
                <w:div w:id="2001078774">
                  <w:marLeft w:val="0"/>
                  <w:marRight w:val="0"/>
                  <w:marTop w:val="0"/>
                  <w:marBottom w:val="0"/>
                  <w:divBdr>
                    <w:top w:val="single" w:sz="2" w:space="4" w:color="FFFFFF"/>
                    <w:left w:val="single" w:sz="2" w:space="12" w:color="FFFFFF"/>
                    <w:bottom w:val="single" w:sz="2" w:space="1" w:color="FFFFFF"/>
                    <w:right w:val="single" w:sz="2" w:space="4" w:color="FFFFFF"/>
                  </w:divBdr>
                  <w:divsChild>
                    <w:div w:id="504245728">
                      <w:marLeft w:val="0"/>
                      <w:marRight w:val="0"/>
                      <w:marTop w:val="0"/>
                      <w:marBottom w:val="0"/>
                      <w:divBdr>
                        <w:top w:val="none" w:sz="0" w:space="0" w:color="auto"/>
                        <w:left w:val="none" w:sz="0" w:space="0" w:color="auto"/>
                        <w:bottom w:val="none" w:sz="0" w:space="0" w:color="auto"/>
                        <w:right w:val="none" w:sz="0" w:space="0" w:color="auto"/>
                      </w:divBdr>
                    </w:div>
                  </w:divsChild>
                </w:div>
                <w:div w:id="360787586">
                  <w:marLeft w:val="0"/>
                  <w:marRight w:val="0"/>
                  <w:marTop w:val="0"/>
                  <w:marBottom w:val="0"/>
                  <w:divBdr>
                    <w:top w:val="single" w:sz="2" w:space="1" w:color="FFFFFF"/>
                    <w:left w:val="single" w:sz="2" w:space="12" w:color="FFFFFF"/>
                    <w:bottom w:val="single" w:sz="2" w:space="1" w:color="FFFFFF"/>
                    <w:right w:val="single" w:sz="2" w:space="4" w:color="FFFFFF"/>
                  </w:divBdr>
                  <w:divsChild>
                    <w:div w:id="510920358">
                      <w:marLeft w:val="0"/>
                      <w:marRight w:val="0"/>
                      <w:marTop w:val="0"/>
                      <w:marBottom w:val="0"/>
                      <w:divBdr>
                        <w:top w:val="none" w:sz="0" w:space="0" w:color="auto"/>
                        <w:left w:val="none" w:sz="0" w:space="0" w:color="auto"/>
                        <w:bottom w:val="none" w:sz="0" w:space="0" w:color="auto"/>
                        <w:right w:val="none" w:sz="0" w:space="0" w:color="auto"/>
                      </w:divBdr>
                    </w:div>
                  </w:divsChild>
                </w:div>
                <w:div w:id="512763998">
                  <w:marLeft w:val="0"/>
                  <w:marRight w:val="0"/>
                  <w:marTop w:val="0"/>
                  <w:marBottom w:val="0"/>
                  <w:divBdr>
                    <w:top w:val="single" w:sz="2" w:space="1" w:color="FFFFFF"/>
                    <w:left w:val="single" w:sz="2" w:space="12" w:color="FFFFFF"/>
                    <w:bottom w:val="single" w:sz="2" w:space="1" w:color="FFFFFF"/>
                    <w:right w:val="single" w:sz="2" w:space="4" w:color="FFFFFF"/>
                  </w:divBdr>
                  <w:divsChild>
                    <w:div w:id="1305161949">
                      <w:marLeft w:val="0"/>
                      <w:marRight w:val="0"/>
                      <w:marTop w:val="0"/>
                      <w:marBottom w:val="0"/>
                      <w:divBdr>
                        <w:top w:val="none" w:sz="0" w:space="0" w:color="auto"/>
                        <w:left w:val="none" w:sz="0" w:space="0" w:color="auto"/>
                        <w:bottom w:val="none" w:sz="0" w:space="0" w:color="auto"/>
                        <w:right w:val="none" w:sz="0" w:space="0" w:color="auto"/>
                      </w:divBdr>
                    </w:div>
                  </w:divsChild>
                </w:div>
                <w:div w:id="1081367126">
                  <w:marLeft w:val="0"/>
                  <w:marRight w:val="0"/>
                  <w:marTop w:val="0"/>
                  <w:marBottom w:val="0"/>
                  <w:divBdr>
                    <w:top w:val="single" w:sz="2" w:space="1" w:color="FFFFFF"/>
                    <w:left w:val="single" w:sz="2" w:space="12" w:color="FFFFFF"/>
                    <w:bottom w:val="single" w:sz="2" w:space="1" w:color="FFFFFF"/>
                    <w:right w:val="single" w:sz="2" w:space="4" w:color="FFFFFF"/>
                  </w:divBdr>
                  <w:divsChild>
                    <w:div w:id="832768376">
                      <w:marLeft w:val="0"/>
                      <w:marRight w:val="0"/>
                      <w:marTop w:val="0"/>
                      <w:marBottom w:val="0"/>
                      <w:divBdr>
                        <w:top w:val="none" w:sz="0" w:space="0" w:color="auto"/>
                        <w:left w:val="none" w:sz="0" w:space="0" w:color="auto"/>
                        <w:bottom w:val="none" w:sz="0" w:space="0" w:color="auto"/>
                        <w:right w:val="none" w:sz="0" w:space="0" w:color="auto"/>
                      </w:divBdr>
                    </w:div>
                  </w:divsChild>
                </w:div>
                <w:div w:id="1319921403">
                  <w:marLeft w:val="0"/>
                  <w:marRight w:val="0"/>
                  <w:marTop w:val="0"/>
                  <w:marBottom w:val="0"/>
                  <w:divBdr>
                    <w:top w:val="single" w:sz="2" w:space="1" w:color="FFFFFF"/>
                    <w:left w:val="single" w:sz="2" w:space="12" w:color="FFFFFF"/>
                    <w:bottom w:val="single" w:sz="2" w:space="1" w:color="FFFFFF"/>
                    <w:right w:val="single" w:sz="2" w:space="4" w:color="FFFFFF"/>
                  </w:divBdr>
                  <w:divsChild>
                    <w:div w:id="942146589">
                      <w:marLeft w:val="0"/>
                      <w:marRight w:val="0"/>
                      <w:marTop w:val="0"/>
                      <w:marBottom w:val="0"/>
                      <w:divBdr>
                        <w:top w:val="none" w:sz="0" w:space="0" w:color="auto"/>
                        <w:left w:val="none" w:sz="0" w:space="0" w:color="auto"/>
                        <w:bottom w:val="none" w:sz="0" w:space="0" w:color="auto"/>
                        <w:right w:val="none" w:sz="0" w:space="0" w:color="auto"/>
                      </w:divBdr>
                    </w:div>
                  </w:divsChild>
                </w:div>
                <w:div w:id="1797403811">
                  <w:marLeft w:val="0"/>
                  <w:marRight w:val="0"/>
                  <w:marTop w:val="0"/>
                  <w:marBottom w:val="0"/>
                  <w:divBdr>
                    <w:top w:val="single" w:sz="2" w:space="1" w:color="FFFFFF"/>
                    <w:left w:val="single" w:sz="2" w:space="12" w:color="FFFFFF"/>
                    <w:bottom w:val="single" w:sz="2" w:space="1" w:color="FFFFFF"/>
                    <w:right w:val="single" w:sz="2" w:space="4" w:color="FFFFFF"/>
                  </w:divBdr>
                  <w:divsChild>
                    <w:div w:id="1581402663">
                      <w:marLeft w:val="0"/>
                      <w:marRight w:val="0"/>
                      <w:marTop w:val="0"/>
                      <w:marBottom w:val="0"/>
                      <w:divBdr>
                        <w:top w:val="none" w:sz="0" w:space="0" w:color="auto"/>
                        <w:left w:val="none" w:sz="0" w:space="0" w:color="auto"/>
                        <w:bottom w:val="none" w:sz="0" w:space="0" w:color="auto"/>
                        <w:right w:val="none" w:sz="0" w:space="0" w:color="auto"/>
                      </w:divBdr>
                    </w:div>
                  </w:divsChild>
                </w:div>
                <w:div w:id="1958609139">
                  <w:marLeft w:val="0"/>
                  <w:marRight w:val="0"/>
                  <w:marTop w:val="0"/>
                  <w:marBottom w:val="0"/>
                  <w:divBdr>
                    <w:top w:val="single" w:sz="2" w:space="1" w:color="FFFFFF"/>
                    <w:left w:val="single" w:sz="2" w:space="12" w:color="FFFFFF"/>
                    <w:bottom w:val="single" w:sz="2" w:space="1" w:color="FFFFFF"/>
                    <w:right w:val="single" w:sz="2" w:space="4" w:color="FFFFFF"/>
                  </w:divBdr>
                  <w:divsChild>
                    <w:div w:id="1487471386">
                      <w:marLeft w:val="0"/>
                      <w:marRight w:val="0"/>
                      <w:marTop w:val="0"/>
                      <w:marBottom w:val="0"/>
                      <w:divBdr>
                        <w:top w:val="none" w:sz="0" w:space="0" w:color="auto"/>
                        <w:left w:val="none" w:sz="0" w:space="0" w:color="auto"/>
                        <w:bottom w:val="none" w:sz="0" w:space="0" w:color="auto"/>
                        <w:right w:val="none" w:sz="0" w:space="0" w:color="auto"/>
                      </w:divBdr>
                    </w:div>
                  </w:divsChild>
                </w:div>
                <w:div w:id="1971395581">
                  <w:marLeft w:val="0"/>
                  <w:marRight w:val="0"/>
                  <w:marTop w:val="0"/>
                  <w:marBottom w:val="0"/>
                  <w:divBdr>
                    <w:top w:val="single" w:sz="2" w:space="1" w:color="FFFFFF"/>
                    <w:left w:val="single" w:sz="2" w:space="12" w:color="FFFFFF"/>
                    <w:bottom w:val="single" w:sz="2" w:space="1" w:color="FFFFFF"/>
                    <w:right w:val="single" w:sz="2" w:space="4" w:color="FFFFFF"/>
                  </w:divBdr>
                  <w:divsChild>
                    <w:div w:id="1763526093">
                      <w:marLeft w:val="0"/>
                      <w:marRight w:val="0"/>
                      <w:marTop w:val="0"/>
                      <w:marBottom w:val="0"/>
                      <w:divBdr>
                        <w:top w:val="none" w:sz="0" w:space="0" w:color="auto"/>
                        <w:left w:val="none" w:sz="0" w:space="0" w:color="auto"/>
                        <w:bottom w:val="none" w:sz="0" w:space="0" w:color="auto"/>
                        <w:right w:val="none" w:sz="0" w:space="0" w:color="auto"/>
                      </w:divBdr>
                    </w:div>
                  </w:divsChild>
                </w:div>
                <w:div w:id="2023508089">
                  <w:marLeft w:val="0"/>
                  <w:marRight w:val="0"/>
                  <w:marTop w:val="0"/>
                  <w:marBottom w:val="0"/>
                  <w:divBdr>
                    <w:top w:val="single" w:sz="2" w:space="1" w:color="FFFFFF"/>
                    <w:left w:val="single" w:sz="2" w:space="12" w:color="FFFFFF"/>
                    <w:bottom w:val="single" w:sz="2" w:space="1" w:color="FFFFFF"/>
                    <w:right w:val="single" w:sz="2" w:space="4" w:color="FFFFFF"/>
                  </w:divBdr>
                  <w:divsChild>
                    <w:div w:id="1021394801">
                      <w:marLeft w:val="0"/>
                      <w:marRight w:val="0"/>
                      <w:marTop w:val="0"/>
                      <w:marBottom w:val="0"/>
                      <w:divBdr>
                        <w:top w:val="none" w:sz="0" w:space="0" w:color="auto"/>
                        <w:left w:val="none" w:sz="0" w:space="0" w:color="auto"/>
                        <w:bottom w:val="none" w:sz="0" w:space="0" w:color="auto"/>
                        <w:right w:val="none" w:sz="0" w:space="0" w:color="auto"/>
                      </w:divBdr>
                    </w:div>
                  </w:divsChild>
                </w:div>
                <w:div w:id="1617716926">
                  <w:marLeft w:val="0"/>
                  <w:marRight w:val="0"/>
                  <w:marTop w:val="0"/>
                  <w:marBottom w:val="0"/>
                  <w:divBdr>
                    <w:top w:val="single" w:sz="2" w:space="1" w:color="FFFFFF"/>
                    <w:left w:val="single" w:sz="2" w:space="12" w:color="FFFFFF"/>
                    <w:bottom w:val="single" w:sz="2" w:space="1" w:color="FFFFFF"/>
                    <w:right w:val="single" w:sz="2" w:space="4" w:color="FFFFFF"/>
                  </w:divBdr>
                  <w:divsChild>
                    <w:div w:id="1988899229">
                      <w:marLeft w:val="0"/>
                      <w:marRight w:val="0"/>
                      <w:marTop w:val="0"/>
                      <w:marBottom w:val="0"/>
                      <w:divBdr>
                        <w:top w:val="none" w:sz="0" w:space="0" w:color="auto"/>
                        <w:left w:val="none" w:sz="0" w:space="0" w:color="auto"/>
                        <w:bottom w:val="none" w:sz="0" w:space="0" w:color="auto"/>
                        <w:right w:val="none" w:sz="0" w:space="0" w:color="auto"/>
                      </w:divBdr>
                    </w:div>
                  </w:divsChild>
                </w:div>
                <w:div w:id="622886215">
                  <w:marLeft w:val="0"/>
                  <w:marRight w:val="0"/>
                  <w:marTop w:val="0"/>
                  <w:marBottom w:val="0"/>
                  <w:divBdr>
                    <w:top w:val="single" w:sz="2" w:space="1" w:color="FFFFFF"/>
                    <w:left w:val="single" w:sz="2" w:space="12" w:color="FFFFFF"/>
                    <w:bottom w:val="single" w:sz="2" w:space="1" w:color="FFFFFF"/>
                    <w:right w:val="single" w:sz="2" w:space="4" w:color="FFFFFF"/>
                  </w:divBdr>
                  <w:divsChild>
                    <w:div w:id="751389252">
                      <w:marLeft w:val="0"/>
                      <w:marRight w:val="0"/>
                      <w:marTop w:val="0"/>
                      <w:marBottom w:val="0"/>
                      <w:divBdr>
                        <w:top w:val="none" w:sz="0" w:space="0" w:color="auto"/>
                        <w:left w:val="none" w:sz="0" w:space="0" w:color="auto"/>
                        <w:bottom w:val="none" w:sz="0" w:space="0" w:color="auto"/>
                        <w:right w:val="none" w:sz="0" w:space="0" w:color="auto"/>
                      </w:divBdr>
                    </w:div>
                  </w:divsChild>
                </w:div>
                <w:div w:id="1251815145">
                  <w:marLeft w:val="0"/>
                  <w:marRight w:val="0"/>
                  <w:marTop w:val="0"/>
                  <w:marBottom w:val="0"/>
                  <w:divBdr>
                    <w:top w:val="single" w:sz="2" w:space="1" w:color="FFFFFF"/>
                    <w:left w:val="single" w:sz="2" w:space="12" w:color="FFFFFF"/>
                    <w:bottom w:val="single" w:sz="2" w:space="1" w:color="FFFFFF"/>
                    <w:right w:val="single" w:sz="2" w:space="4" w:color="FFFFFF"/>
                  </w:divBdr>
                  <w:divsChild>
                    <w:div w:id="761610059">
                      <w:marLeft w:val="0"/>
                      <w:marRight w:val="0"/>
                      <w:marTop w:val="0"/>
                      <w:marBottom w:val="0"/>
                      <w:divBdr>
                        <w:top w:val="none" w:sz="0" w:space="0" w:color="auto"/>
                        <w:left w:val="none" w:sz="0" w:space="0" w:color="auto"/>
                        <w:bottom w:val="none" w:sz="0" w:space="0" w:color="auto"/>
                        <w:right w:val="none" w:sz="0" w:space="0" w:color="auto"/>
                      </w:divBdr>
                    </w:div>
                  </w:divsChild>
                </w:div>
                <w:div w:id="1159082281">
                  <w:marLeft w:val="0"/>
                  <w:marRight w:val="0"/>
                  <w:marTop w:val="0"/>
                  <w:marBottom w:val="0"/>
                  <w:divBdr>
                    <w:top w:val="single" w:sz="2" w:space="1" w:color="FFFFFF"/>
                    <w:left w:val="single" w:sz="2" w:space="12" w:color="FFFFFF"/>
                    <w:bottom w:val="single" w:sz="2" w:space="1" w:color="FFFFFF"/>
                    <w:right w:val="single" w:sz="2" w:space="4" w:color="FFFFFF"/>
                  </w:divBdr>
                  <w:divsChild>
                    <w:div w:id="636958282">
                      <w:marLeft w:val="0"/>
                      <w:marRight w:val="0"/>
                      <w:marTop w:val="0"/>
                      <w:marBottom w:val="0"/>
                      <w:divBdr>
                        <w:top w:val="none" w:sz="0" w:space="0" w:color="auto"/>
                        <w:left w:val="none" w:sz="0" w:space="0" w:color="auto"/>
                        <w:bottom w:val="none" w:sz="0" w:space="0" w:color="auto"/>
                        <w:right w:val="none" w:sz="0" w:space="0" w:color="auto"/>
                      </w:divBdr>
                    </w:div>
                  </w:divsChild>
                </w:div>
                <w:div w:id="1871719143">
                  <w:marLeft w:val="0"/>
                  <w:marRight w:val="0"/>
                  <w:marTop w:val="0"/>
                  <w:marBottom w:val="0"/>
                  <w:divBdr>
                    <w:top w:val="single" w:sz="2" w:space="1" w:color="FFFFFF"/>
                    <w:left w:val="single" w:sz="2" w:space="12" w:color="FFFFFF"/>
                    <w:bottom w:val="single" w:sz="2" w:space="1" w:color="FFFFFF"/>
                    <w:right w:val="single" w:sz="2" w:space="4" w:color="FFFFFF"/>
                  </w:divBdr>
                  <w:divsChild>
                    <w:div w:id="221723678">
                      <w:marLeft w:val="0"/>
                      <w:marRight w:val="0"/>
                      <w:marTop w:val="0"/>
                      <w:marBottom w:val="0"/>
                      <w:divBdr>
                        <w:top w:val="none" w:sz="0" w:space="0" w:color="auto"/>
                        <w:left w:val="none" w:sz="0" w:space="0" w:color="auto"/>
                        <w:bottom w:val="none" w:sz="0" w:space="0" w:color="auto"/>
                        <w:right w:val="none" w:sz="0" w:space="0" w:color="auto"/>
                      </w:divBdr>
                    </w:div>
                  </w:divsChild>
                </w:div>
                <w:div w:id="1314337471">
                  <w:marLeft w:val="0"/>
                  <w:marRight w:val="0"/>
                  <w:marTop w:val="0"/>
                  <w:marBottom w:val="0"/>
                  <w:divBdr>
                    <w:top w:val="single" w:sz="2" w:space="1" w:color="FFFFFF"/>
                    <w:left w:val="single" w:sz="2" w:space="12" w:color="FFFFFF"/>
                    <w:bottom w:val="single" w:sz="2" w:space="1" w:color="FFFFFF"/>
                    <w:right w:val="single" w:sz="2" w:space="4" w:color="FFFFFF"/>
                  </w:divBdr>
                  <w:divsChild>
                    <w:div w:id="1734505369">
                      <w:marLeft w:val="0"/>
                      <w:marRight w:val="0"/>
                      <w:marTop w:val="0"/>
                      <w:marBottom w:val="0"/>
                      <w:divBdr>
                        <w:top w:val="none" w:sz="0" w:space="0" w:color="auto"/>
                        <w:left w:val="none" w:sz="0" w:space="0" w:color="auto"/>
                        <w:bottom w:val="none" w:sz="0" w:space="0" w:color="auto"/>
                        <w:right w:val="none" w:sz="0" w:space="0" w:color="auto"/>
                      </w:divBdr>
                    </w:div>
                  </w:divsChild>
                </w:div>
                <w:div w:id="1152525679">
                  <w:marLeft w:val="0"/>
                  <w:marRight w:val="0"/>
                  <w:marTop w:val="0"/>
                  <w:marBottom w:val="0"/>
                  <w:divBdr>
                    <w:top w:val="single" w:sz="2" w:space="1" w:color="FFFFFF"/>
                    <w:left w:val="single" w:sz="2" w:space="12" w:color="FFFFFF"/>
                    <w:bottom w:val="single" w:sz="2" w:space="1" w:color="FFFFFF"/>
                    <w:right w:val="single" w:sz="2" w:space="4" w:color="FFFFFF"/>
                  </w:divBdr>
                  <w:divsChild>
                    <w:div w:id="1777747354">
                      <w:marLeft w:val="0"/>
                      <w:marRight w:val="0"/>
                      <w:marTop w:val="0"/>
                      <w:marBottom w:val="0"/>
                      <w:divBdr>
                        <w:top w:val="none" w:sz="0" w:space="0" w:color="auto"/>
                        <w:left w:val="none" w:sz="0" w:space="0" w:color="auto"/>
                        <w:bottom w:val="none" w:sz="0" w:space="0" w:color="auto"/>
                        <w:right w:val="none" w:sz="0" w:space="0" w:color="auto"/>
                      </w:divBdr>
                    </w:div>
                  </w:divsChild>
                </w:div>
                <w:div w:id="323751193">
                  <w:marLeft w:val="0"/>
                  <w:marRight w:val="0"/>
                  <w:marTop w:val="0"/>
                  <w:marBottom w:val="0"/>
                  <w:divBdr>
                    <w:top w:val="single" w:sz="2" w:space="1" w:color="FFFFFF"/>
                    <w:left w:val="single" w:sz="2" w:space="12" w:color="FFFFFF"/>
                    <w:bottom w:val="single" w:sz="2" w:space="1" w:color="FFFFFF"/>
                    <w:right w:val="single" w:sz="2" w:space="4" w:color="FFFFFF"/>
                  </w:divBdr>
                  <w:divsChild>
                    <w:div w:id="770662847">
                      <w:marLeft w:val="0"/>
                      <w:marRight w:val="0"/>
                      <w:marTop w:val="0"/>
                      <w:marBottom w:val="0"/>
                      <w:divBdr>
                        <w:top w:val="none" w:sz="0" w:space="0" w:color="auto"/>
                        <w:left w:val="none" w:sz="0" w:space="0" w:color="auto"/>
                        <w:bottom w:val="none" w:sz="0" w:space="0" w:color="auto"/>
                        <w:right w:val="none" w:sz="0" w:space="0" w:color="auto"/>
                      </w:divBdr>
                    </w:div>
                  </w:divsChild>
                </w:div>
                <w:div w:id="795830746">
                  <w:marLeft w:val="0"/>
                  <w:marRight w:val="0"/>
                  <w:marTop w:val="0"/>
                  <w:marBottom w:val="0"/>
                  <w:divBdr>
                    <w:top w:val="single" w:sz="2" w:space="1" w:color="FFFFFF"/>
                    <w:left w:val="single" w:sz="2" w:space="12" w:color="FFFFFF"/>
                    <w:bottom w:val="single" w:sz="2" w:space="1" w:color="FFFFFF"/>
                    <w:right w:val="single" w:sz="2" w:space="4" w:color="FFFFFF"/>
                  </w:divBdr>
                  <w:divsChild>
                    <w:div w:id="1931042977">
                      <w:marLeft w:val="0"/>
                      <w:marRight w:val="0"/>
                      <w:marTop w:val="0"/>
                      <w:marBottom w:val="0"/>
                      <w:divBdr>
                        <w:top w:val="none" w:sz="0" w:space="0" w:color="auto"/>
                        <w:left w:val="none" w:sz="0" w:space="0" w:color="auto"/>
                        <w:bottom w:val="none" w:sz="0" w:space="0" w:color="auto"/>
                        <w:right w:val="none" w:sz="0" w:space="0" w:color="auto"/>
                      </w:divBdr>
                    </w:div>
                  </w:divsChild>
                </w:div>
                <w:div w:id="1947275043">
                  <w:marLeft w:val="0"/>
                  <w:marRight w:val="0"/>
                  <w:marTop w:val="0"/>
                  <w:marBottom w:val="0"/>
                  <w:divBdr>
                    <w:top w:val="single" w:sz="2" w:space="1" w:color="FFFFFF"/>
                    <w:left w:val="single" w:sz="2" w:space="12" w:color="FFFFFF"/>
                    <w:bottom w:val="single" w:sz="2" w:space="1" w:color="FFFFFF"/>
                    <w:right w:val="single" w:sz="2" w:space="4" w:color="FFFFFF"/>
                  </w:divBdr>
                  <w:divsChild>
                    <w:div w:id="2103328725">
                      <w:marLeft w:val="0"/>
                      <w:marRight w:val="0"/>
                      <w:marTop w:val="0"/>
                      <w:marBottom w:val="0"/>
                      <w:divBdr>
                        <w:top w:val="none" w:sz="0" w:space="0" w:color="auto"/>
                        <w:left w:val="none" w:sz="0" w:space="0" w:color="auto"/>
                        <w:bottom w:val="none" w:sz="0" w:space="0" w:color="auto"/>
                        <w:right w:val="none" w:sz="0" w:space="0" w:color="auto"/>
                      </w:divBdr>
                    </w:div>
                  </w:divsChild>
                </w:div>
                <w:div w:id="681586584">
                  <w:marLeft w:val="0"/>
                  <w:marRight w:val="0"/>
                  <w:marTop w:val="0"/>
                  <w:marBottom w:val="0"/>
                  <w:divBdr>
                    <w:top w:val="single" w:sz="2" w:space="1" w:color="FFFFFF"/>
                    <w:left w:val="single" w:sz="2" w:space="12" w:color="FFFFFF"/>
                    <w:bottom w:val="single" w:sz="2" w:space="1" w:color="FFFFFF"/>
                    <w:right w:val="single" w:sz="2" w:space="4" w:color="FFFFFF"/>
                  </w:divBdr>
                  <w:divsChild>
                    <w:div w:id="1076979613">
                      <w:marLeft w:val="0"/>
                      <w:marRight w:val="0"/>
                      <w:marTop w:val="0"/>
                      <w:marBottom w:val="0"/>
                      <w:divBdr>
                        <w:top w:val="none" w:sz="0" w:space="0" w:color="auto"/>
                        <w:left w:val="none" w:sz="0" w:space="0" w:color="auto"/>
                        <w:bottom w:val="none" w:sz="0" w:space="0" w:color="auto"/>
                        <w:right w:val="none" w:sz="0" w:space="0" w:color="auto"/>
                      </w:divBdr>
                    </w:div>
                  </w:divsChild>
                </w:div>
                <w:div w:id="1383989272">
                  <w:marLeft w:val="0"/>
                  <w:marRight w:val="0"/>
                  <w:marTop w:val="0"/>
                  <w:marBottom w:val="0"/>
                  <w:divBdr>
                    <w:top w:val="single" w:sz="2" w:space="1" w:color="FFFFFF"/>
                    <w:left w:val="single" w:sz="2" w:space="12" w:color="FFFFFF"/>
                    <w:bottom w:val="single" w:sz="2" w:space="1" w:color="FFFFFF"/>
                    <w:right w:val="single" w:sz="2" w:space="4" w:color="FFFFFF"/>
                  </w:divBdr>
                  <w:divsChild>
                    <w:div w:id="1817575469">
                      <w:marLeft w:val="0"/>
                      <w:marRight w:val="0"/>
                      <w:marTop w:val="0"/>
                      <w:marBottom w:val="0"/>
                      <w:divBdr>
                        <w:top w:val="none" w:sz="0" w:space="0" w:color="auto"/>
                        <w:left w:val="none" w:sz="0" w:space="0" w:color="auto"/>
                        <w:bottom w:val="none" w:sz="0" w:space="0" w:color="auto"/>
                        <w:right w:val="none" w:sz="0" w:space="0" w:color="auto"/>
                      </w:divBdr>
                    </w:div>
                  </w:divsChild>
                </w:div>
                <w:div w:id="2086493055">
                  <w:marLeft w:val="0"/>
                  <w:marRight w:val="0"/>
                  <w:marTop w:val="0"/>
                  <w:marBottom w:val="0"/>
                  <w:divBdr>
                    <w:top w:val="single" w:sz="2" w:space="1" w:color="FFFFFF"/>
                    <w:left w:val="single" w:sz="2" w:space="12" w:color="FFFFFF"/>
                    <w:bottom w:val="single" w:sz="2" w:space="1" w:color="FFFFFF"/>
                    <w:right w:val="single" w:sz="2" w:space="4" w:color="FFFFFF"/>
                  </w:divBdr>
                  <w:divsChild>
                    <w:div w:id="286815580">
                      <w:marLeft w:val="0"/>
                      <w:marRight w:val="0"/>
                      <w:marTop w:val="0"/>
                      <w:marBottom w:val="0"/>
                      <w:divBdr>
                        <w:top w:val="none" w:sz="0" w:space="0" w:color="auto"/>
                        <w:left w:val="none" w:sz="0" w:space="0" w:color="auto"/>
                        <w:bottom w:val="none" w:sz="0" w:space="0" w:color="auto"/>
                        <w:right w:val="none" w:sz="0" w:space="0" w:color="auto"/>
                      </w:divBdr>
                    </w:div>
                  </w:divsChild>
                </w:div>
                <w:div w:id="1200554051">
                  <w:marLeft w:val="0"/>
                  <w:marRight w:val="0"/>
                  <w:marTop w:val="0"/>
                  <w:marBottom w:val="0"/>
                  <w:divBdr>
                    <w:top w:val="single" w:sz="2" w:space="1" w:color="FFFFFF"/>
                    <w:left w:val="single" w:sz="2" w:space="12" w:color="FFFFFF"/>
                    <w:bottom w:val="single" w:sz="2" w:space="1" w:color="FFFFFF"/>
                    <w:right w:val="single" w:sz="2" w:space="4" w:color="FFFFFF"/>
                  </w:divBdr>
                  <w:divsChild>
                    <w:div w:id="945237310">
                      <w:marLeft w:val="0"/>
                      <w:marRight w:val="0"/>
                      <w:marTop w:val="0"/>
                      <w:marBottom w:val="0"/>
                      <w:divBdr>
                        <w:top w:val="none" w:sz="0" w:space="0" w:color="auto"/>
                        <w:left w:val="none" w:sz="0" w:space="0" w:color="auto"/>
                        <w:bottom w:val="none" w:sz="0" w:space="0" w:color="auto"/>
                        <w:right w:val="none" w:sz="0" w:space="0" w:color="auto"/>
                      </w:divBdr>
                    </w:div>
                  </w:divsChild>
                </w:div>
                <w:div w:id="1509443344">
                  <w:marLeft w:val="0"/>
                  <w:marRight w:val="0"/>
                  <w:marTop w:val="0"/>
                  <w:marBottom w:val="0"/>
                  <w:divBdr>
                    <w:top w:val="single" w:sz="2" w:space="1" w:color="FFFFFF"/>
                    <w:left w:val="single" w:sz="2" w:space="12" w:color="FFFFFF"/>
                    <w:bottom w:val="single" w:sz="2" w:space="1" w:color="FFFFFF"/>
                    <w:right w:val="single" w:sz="2" w:space="4" w:color="FFFFFF"/>
                  </w:divBdr>
                  <w:divsChild>
                    <w:div w:id="519389845">
                      <w:marLeft w:val="0"/>
                      <w:marRight w:val="0"/>
                      <w:marTop w:val="0"/>
                      <w:marBottom w:val="0"/>
                      <w:divBdr>
                        <w:top w:val="none" w:sz="0" w:space="0" w:color="auto"/>
                        <w:left w:val="none" w:sz="0" w:space="0" w:color="auto"/>
                        <w:bottom w:val="none" w:sz="0" w:space="0" w:color="auto"/>
                        <w:right w:val="none" w:sz="0" w:space="0" w:color="auto"/>
                      </w:divBdr>
                    </w:div>
                  </w:divsChild>
                </w:div>
                <w:div w:id="12926490">
                  <w:marLeft w:val="0"/>
                  <w:marRight w:val="0"/>
                  <w:marTop w:val="0"/>
                  <w:marBottom w:val="0"/>
                  <w:divBdr>
                    <w:top w:val="single" w:sz="2" w:space="1" w:color="FFFFFF"/>
                    <w:left w:val="single" w:sz="2" w:space="12" w:color="FFFFFF"/>
                    <w:bottom w:val="single" w:sz="2" w:space="1" w:color="FFFFFF"/>
                    <w:right w:val="single" w:sz="2" w:space="4" w:color="FFFFFF"/>
                  </w:divBdr>
                  <w:divsChild>
                    <w:div w:id="1348485211">
                      <w:marLeft w:val="0"/>
                      <w:marRight w:val="0"/>
                      <w:marTop w:val="0"/>
                      <w:marBottom w:val="0"/>
                      <w:divBdr>
                        <w:top w:val="none" w:sz="0" w:space="0" w:color="auto"/>
                        <w:left w:val="none" w:sz="0" w:space="0" w:color="auto"/>
                        <w:bottom w:val="none" w:sz="0" w:space="0" w:color="auto"/>
                        <w:right w:val="none" w:sz="0" w:space="0" w:color="auto"/>
                      </w:divBdr>
                    </w:div>
                  </w:divsChild>
                </w:div>
                <w:div w:id="944312966">
                  <w:marLeft w:val="0"/>
                  <w:marRight w:val="0"/>
                  <w:marTop w:val="0"/>
                  <w:marBottom w:val="0"/>
                  <w:divBdr>
                    <w:top w:val="single" w:sz="2" w:space="1" w:color="FFFFFF"/>
                    <w:left w:val="single" w:sz="2" w:space="12" w:color="FFFFFF"/>
                    <w:bottom w:val="single" w:sz="2" w:space="4" w:color="FFFFFF"/>
                    <w:right w:val="single" w:sz="2" w:space="4" w:color="FFFFFF"/>
                  </w:divBdr>
                  <w:divsChild>
                    <w:div w:id="340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001259">
          <w:marLeft w:val="0"/>
          <w:marRight w:val="0"/>
          <w:marTop w:val="0"/>
          <w:marBottom w:val="335"/>
          <w:divBdr>
            <w:top w:val="none" w:sz="0" w:space="0" w:color="auto"/>
            <w:left w:val="none" w:sz="0" w:space="0" w:color="auto"/>
            <w:bottom w:val="none" w:sz="0" w:space="0" w:color="auto"/>
            <w:right w:val="none" w:sz="0" w:space="0" w:color="auto"/>
          </w:divBdr>
          <w:divsChild>
            <w:div w:id="1194727974">
              <w:marLeft w:val="0"/>
              <w:marRight w:val="0"/>
              <w:marTop w:val="0"/>
              <w:marBottom w:val="0"/>
              <w:divBdr>
                <w:top w:val="none" w:sz="0" w:space="0" w:color="auto"/>
                <w:left w:val="none" w:sz="0" w:space="0" w:color="auto"/>
                <w:bottom w:val="none" w:sz="0" w:space="0" w:color="auto"/>
                <w:right w:val="none" w:sz="0" w:space="0" w:color="auto"/>
              </w:divBdr>
              <w:divsChild>
                <w:div w:id="162428907">
                  <w:marLeft w:val="0"/>
                  <w:marRight w:val="0"/>
                  <w:marTop w:val="0"/>
                  <w:marBottom w:val="0"/>
                  <w:divBdr>
                    <w:top w:val="single" w:sz="2" w:space="4" w:color="FFFFFF"/>
                    <w:left w:val="single" w:sz="2" w:space="12" w:color="FFFFFF"/>
                    <w:bottom w:val="single" w:sz="2" w:space="1" w:color="FFFFFF"/>
                    <w:right w:val="single" w:sz="2" w:space="4" w:color="FFFFFF"/>
                  </w:divBdr>
                  <w:divsChild>
                    <w:div w:id="99380308">
                      <w:marLeft w:val="0"/>
                      <w:marRight w:val="0"/>
                      <w:marTop w:val="0"/>
                      <w:marBottom w:val="0"/>
                      <w:divBdr>
                        <w:top w:val="none" w:sz="0" w:space="0" w:color="auto"/>
                        <w:left w:val="none" w:sz="0" w:space="0" w:color="auto"/>
                        <w:bottom w:val="none" w:sz="0" w:space="0" w:color="auto"/>
                        <w:right w:val="none" w:sz="0" w:space="0" w:color="auto"/>
                      </w:divBdr>
                    </w:div>
                  </w:divsChild>
                </w:div>
                <w:div w:id="986202405">
                  <w:marLeft w:val="0"/>
                  <w:marRight w:val="0"/>
                  <w:marTop w:val="0"/>
                  <w:marBottom w:val="0"/>
                  <w:divBdr>
                    <w:top w:val="single" w:sz="2" w:space="1" w:color="FFFFFF"/>
                    <w:left w:val="single" w:sz="2" w:space="12" w:color="FFFFFF"/>
                    <w:bottom w:val="single" w:sz="2" w:space="1" w:color="FFFFFF"/>
                    <w:right w:val="single" w:sz="2" w:space="4" w:color="FFFFFF"/>
                  </w:divBdr>
                  <w:divsChild>
                    <w:div w:id="733620108">
                      <w:marLeft w:val="0"/>
                      <w:marRight w:val="0"/>
                      <w:marTop w:val="0"/>
                      <w:marBottom w:val="0"/>
                      <w:divBdr>
                        <w:top w:val="none" w:sz="0" w:space="0" w:color="auto"/>
                        <w:left w:val="none" w:sz="0" w:space="0" w:color="auto"/>
                        <w:bottom w:val="none" w:sz="0" w:space="0" w:color="auto"/>
                        <w:right w:val="none" w:sz="0" w:space="0" w:color="auto"/>
                      </w:divBdr>
                    </w:div>
                  </w:divsChild>
                </w:div>
                <w:div w:id="427779201">
                  <w:marLeft w:val="0"/>
                  <w:marRight w:val="0"/>
                  <w:marTop w:val="0"/>
                  <w:marBottom w:val="0"/>
                  <w:divBdr>
                    <w:top w:val="single" w:sz="2" w:space="1" w:color="FFFFFF"/>
                    <w:left w:val="single" w:sz="2" w:space="12" w:color="FFFFFF"/>
                    <w:bottom w:val="single" w:sz="2" w:space="1" w:color="FFFFFF"/>
                    <w:right w:val="single" w:sz="2" w:space="4" w:color="FFFFFF"/>
                  </w:divBdr>
                  <w:divsChild>
                    <w:div w:id="1190292551">
                      <w:marLeft w:val="0"/>
                      <w:marRight w:val="0"/>
                      <w:marTop w:val="0"/>
                      <w:marBottom w:val="0"/>
                      <w:divBdr>
                        <w:top w:val="none" w:sz="0" w:space="0" w:color="auto"/>
                        <w:left w:val="none" w:sz="0" w:space="0" w:color="auto"/>
                        <w:bottom w:val="none" w:sz="0" w:space="0" w:color="auto"/>
                        <w:right w:val="none" w:sz="0" w:space="0" w:color="auto"/>
                      </w:divBdr>
                    </w:div>
                  </w:divsChild>
                </w:div>
                <w:div w:id="1011563703">
                  <w:marLeft w:val="0"/>
                  <w:marRight w:val="0"/>
                  <w:marTop w:val="0"/>
                  <w:marBottom w:val="0"/>
                  <w:divBdr>
                    <w:top w:val="single" w:sz="2" w:space="1" w:color="FFFFFF"/>
                    <w:left w:val="single" w:sz="2" w:space="12" w:color="FFFFFF"/>
                    <w:bottom w:val="single" w:sz="2" w:space="1" w:color="FFFFFF"/>
                    <w:right w:val="single" w:sz="2" w:space="4" w:color="FFFFFF"/>
                  </w:divBdr>
                  <w:divsChild>
                    <w:div w:id="1048846386">
                      <w:marLeft w:val="0"/>
                      <w:marRight w:val="0"/>
                      <w:marTop w:val="0"/>
                      <w:marBottom w:val="0"/>
                      <w:divBdr>
                        <w:top w:val="none" w:sz="0" w:space="0" w:color="auto"/>
                        <w:left w:val="none" w:sz="0" w:space="0" w:color="auto"/>
                        <w:bottom w:val="none" w:sz="0" w:space="0" w:color="auto"/>
                        <w:right w:val="none" w:sz="0" w:space="0" w:color="auto"/>
                      </w:divBdr>
                    </w:div>
                  </w:divsChild>
                </w:div>
                <w:div w:id="228809391">
                  <w:marLeft w:val="0"/>
                  <w:marRight w:val="0"/>
                  <w:marTop w:val="0"/>
                  <w:marBottom w:val="0"/>
                  <w:divBdr>
                    <w:top w:val="single" w:sz="2" w:space="1" w:color="FFFFFF"/>
                    <w:left w:val="single" w:sz="2" w:space="12" w:color="FFFFFF"/>
                    <w:bottom w:val="single" w:sz="2" w:space="1" w:color="FFFFFF"/>
                    <w:right w:val="single" w:sz="2" w:space="4" w:color="FFFFFF"/>
                  </w:divBdr>
                  <w:divsChild>
                    <w:div w:id="127586802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single" w:sz="2" w:space="1" w:color="FFFFFF"/>
                    <w:left w:val="single" w:sz="2" w:space="12" w:color="FFFFFF"/>
                    <w:bottom w:val="single" w:sz="2" w:space="1" w:color="FFFFFF"/>
                    <w:right w:val="single" w:sz="2" w:space="4" w:color="FFFFFF"/>
                  </w:divBdr>
                  <w:divsChild>
                    <w:div w:id="415593777">
                      <w:marLeft w:val="0"/>
                      <w:marRight w:val="0"/>
                      <w:marTop w:val="0"/>
                      <w:marBottom w:val="0"/>
                      <w:divBdr>
                        <w:top w:val="none" w:sz="0" w:space="0" w:color="auto"/>
                        <w:left w:val="none" w:sz="0" w:space="0" w:color="auto"/>
                        <w:bottom w:val="none" w:sz="0" w:space="0" w:color="auto"/>
                        <w:right w:val="none" w:sz="0" w:space="0" w:color="auto"/>
                      </w:divBdr>
                    </w:div>
                  </w:divsChild>
                </w:div>
                <w:div w:id="1674410957">
                  <w:marLeft w:val="0"/>
                  <w:marRight w:val="0"/>
                  <w:marTop w:val="0"/>
                  <w:marBottom w:val="0"/>
                  <w:divBdr>
                    <w:top w:val="single" w:sz="2" w:space="1" w:color="FFFFFF"/>
                    <w:left w:val="single" w:sz="2" w:space="12" w:color="FFFFFF"/>
                    <w:bottom w:val="single" w:sz="2" w:space="1" w:color="FFFFFF"/>
                    <w:right w:val="single" w:sz="2" w:space="4" w:color="FFFFFF"/>
                  </w:divBdr>
                  <w:divsChild>
                    <w:div w:id="70934254">
                      <w:marLeft w:val="0"/>
                      <w:marRight w:val="0"/>
                      <w:marTop w:val="0"/>
                      <w:marBottom w:val="0"/>
                      <w:divBdr>
                        <w:top w:val="none" w:sz="0" w:space="0" w:color="auto"/>
                        <w:left w:val="none" w:sz="0" w:space="0" w:color="auto"/>
                        <w:bottom w:val="none" w:sz="0" w:space="0" w:color="auto"/>
                        <w:right w:val="none" w:sz="0" w:space="0" w:color="auto"/>
                      </w:divBdr>
                    </w:div>
                  </w:divsChild>
                </w:div>
                <w:div w:id="857349832">
                  <w:marLeft w:val="0"/>
                  <w:marRight w:val="0"/>
                  <w:marTop w:val="0"/>
                  <w:marBottom w:val="0"/>
                  <w:divBdr>
                    <w:top w:val="single" w:sz="2" w:space="1" w:color="FFFFFF"/>
                    <w:left w:val="single" w:sz="2" w:space="12" w:color="FFFFFF"/>
                    <w:bottom w:val="single" w:sz="2" w:space="1" w:color="FFFFFF"/>
                    <w:right w:val="single" w:sz="2" w:space="4" w:color="FFFFFF"/>
                  </w:divBdr>
                  <w:divsChild>
                    <w:div w:id="290478318">
                      <w:marLeft w:val="0"/>
                      <w:marRight w:val="0"/>
                      <w:marTop w:val="0"/>
                      <w:marBottom w:val="0"/>
                      <w:divBdr>
                        <w:top w:val="none" w:sz="0" w:space="0" w:color="auto"/>
                        <w:left w:val="none" w:sz="0" w:space="0" w:color="auto"/>
                        <w:bottom w:val="none" w:sz="0" w:space="0" w:color="auto"/>
                        <w:right w:val="none" w:sz="0" w:space="0" w:color="auto"/>
                      </w:divBdr>
                    </w:div>
                  </w:divsChild>
                </w:div>
                <w:div w:id="599990708">
                  <w:marLeft w:val="0"/>
                  <w:marRight w:val="0"/>
                  <w:marTop w:val="0"/>
                  <w:marBottom w:val="0"/>
                  <w:divBdr>
                    <w:top w:val="single" w:sz="2" w:space="1" w:color="FFFFFF"/>
                    <w:left w:val="single" w:sz="2" w:space="12" w:color="FFFFFF"/>
                    <w:bottom w:val="single" w:sz="2" w:space="1" w:color="FFFFFF"/>
                    <w:right w:val="single" w:sz="2" w:space="4" w:color="FFFFFF"/>
                  </w:divBdr>
                  <w:divsChild>
                    <w:div w:id="1699352071">
                      <w:marLeft w:val="0"/>
                      <w:marRight w:val="0"/>
                      <w:marTop w:val="0"/>
                      <w:marBottom w:val="0"/>
                      <w:divBdr>
                        <w:top w:val="none" w:sz="0" w:space="0" w:color="auto"/>
                        <w:left w:val="none" w:sz="0" w:space="0" w:color="auto"/>
                        <w:bottom w:val="none" w:sz="0" w:space="0" w:color="auto"/>
                        <w:right w:val="none" w:sz="0" w:space="0" w:color="auto"/>
                      </w:divBdr>
                    </w:div>
                  </w:divsChild>
                </w:div>
                <w:div w:id="547492485">
                  <w:marLeft w:val="0"/>
                  <w:marRight w:val="0"/>
                  <w:marTop w:val="0"/>
                  <w:marBottom w:val="0"/>
                  <w:divBdr>
                    <w:top w:val="single" w:sz="2" w:space="1" w:color="FFFFFF"/>
                    <w:left w:val="single" w:sz="2" w:space="12" w:color="FFFFFF"/>
                    <w:bottom w:val="single" w:sz="2" w:space="1" w:color="FFFFFF"/>
                    <w:right w:val="single" w:sz="2" w:space="4" w:color="FFFFFF"/>
                  </w:divBdr>
                  <w:divsChild>
                    <w:div w:id="433214808">
                      <w:marLeft w:val="0"/>
                      <w:marRight w:val="0"/>
                      <w:marTop w:val="0"/>
                      <w:marBottom w:val="0"/>
                      <w:divBdr>
                        <w:top w:val="none" w:sz="0" w:space="0" w:color="auto"/>
                        <w:left w:val="none" w:sz="0" w:space="0" w:color="auto"/>
                        <w:bottom w:val="none" w:sz="0" w:space="0" w:color="auto"/>
                        <w:right w:val="none" w:sz="0" w:space="0" w:color="auto"/>
                      </w:divBdr>
                    </w:div>
                  </w:divsChild>
                </w:div>
                <w:div w:id="1509518691">
                  <w:marLeft w:val="0"/>
                  <w:marRight w:val="0"/>
                  <w:marTop w:val="0"/>
                  <w:marBottom w:val="0"/>
                  <w:divBdr>
                    <w:top w:val="single" w:sz="2" w:space="1" w:color="FFFFFF"/>
                    <w:left w:val="single" w:sz="2" w:space="12" w:color="FFFFFF"/>
                    <w:bottom w:val="single" w:sz="2" w:space="1" w:color="FFFFFF"/>
                    <w:right w:val="single" w:sz="2" w:space="4" w:color="FFFFFF"/>
                  </w:divBdr>
                  <w:divsChild>
                    <w:div w:id="2000384103">
                      <w:marLeft w:val="0"/>
                      <w:marRight w:val="0"/>
                      <w:marTop w:val="0"/>
                      <w:marBottom w:val="0"/>
                      <w:divBdr>
                        <w:top w:val="none" w:sz="0" w:space="0" w:color="auto"/>
                        <w:left w:val="none" w:sz="0" w:space="0" w:color="auto"/>
                        <w:bottom w:val="none" w:sz="0" w:space="0" w:color="auto"/>
                        <w:right w:val="none" w:sz="0" w:space="0" w:color="auto"/>
                      </w:divBdr>
                    </w:div>
                  </w:divsChild>
                </w:div>
                <w:div w:id="2140875251">
                  <w:marLeft w:val="0"/>
                  <w:marRight w:val="0"/>
                  <w:marTop w:val="0"/>
                  <w:marBottom w:val="0"/>
                  <w:divBdr>
                    <w:top w:val="single" w:sz="2" w:space="1" w:color="FFFFFF"/>
                    <w:left w:val="single" w:sz="2" w:space="12" w:color="FFFFFF"/>
                    <w:bottom w:val="single" w:sz="2" w:space="1" w:color="FFFFFF"/>
                    <w:right w:val="single" w:sz="2" w:space="4" w:color="FFFFFF"/>
                  </w:divBdr>
                  <w:divsChild>
                    <w:div w:id="130562969">
                      <w:marLeft w:val="0"/>
                      <w:marRight w:val="0"/>
                      <w:marTop w:val="0"/>
                      <w:marBottom w:val="0"/>
                      <w:divBdr>
                        <w:top w:val="none" w:sz="0" w:space="0" w:color="auto"/>
                        <w:left w:val="none" w:sz="0" w:space="0" w:color="auto"/>
                        <w:bottom w:val="none" w:sz="0" w:space="0" w:color="auto"/>
                        <w:right w:val="none" w:sz="0" w:space="0" w:color="auto"/>
                      </w:divBdr>
                    </w:div>
                  </w:divsChild>
                </w:div>
                <w:div w:id="409472023">
                  <w:marLeft w:val="0"/>
                  <w:marRight w:val="0"/>
                  <w:marTop w:val="0"/>
                  <w:marBottom w:val="0"/>
                  <w:divBdr>
                    <w:top w:val="single" w:sz="2" w:space="1" w:color="FFFFFF"/>
                    <w:left w:val="single" w:sz="2" w:space="12" w:color="FFFFFF"/>
                    <w:bottom w:val="single" w:sz="2" w:space="1" w:color="FFFFFF"/>
                    <w:right w:val="single" w:sz="2" w:space="4" w:color="FFFFFF"/>
                  </w:divBdr>
                  <w:divsChild>
                    <w:div w:id="1623219931">
                      <w:marLeft w:val="0"/>
                      <w:marRight w:val="0"/>
                      <w:marTop w:val="0"/>
                      <w:marBottom w:val="0"/>
                      <w:divBdr>
                        <w:top w:val="none" w:sz="0" w:space="0" w:color="auto"/>
                        <w:left w:val="none" w:sz="0" w:space="0" w:color="auto"/>
                        <w:bottom w:val="none" w:sz="0" w:space="0" w:color="auto"/>
                        <w:right w:val="none" w:sz="0" w:space="0" w:color="auto"/>
                      </w:divBdr>
                    </w:div>
                  </w:divsChild>
                </w:div>
                <w:div w:id="138233957">
                  <w:marLeft w:val="0"/>
                  <w:marRight w:val="0"/>
                  <w:marTop w:val="0"/>
                  <w:marBottom w:val="0"/>
                  <w:divBdr>
                    <w:top w:val="single" w:sz="2" w:space="1" w:color="FFFFFF"/>
                    <w:left w:val="single" w:sz="2" w:space="12" w:color="FFFFFF"/>
                    <w:bottom w:val="single" w:sz="2" w:space="1" w:color="FFFFFF"/>
                    <w:right w:val="single" w:sz="2" w:space="4" w:color="FFFFFF"/>
                  </w:divBdr>
                  <w:divsChild>
                    <w:div w:id="1221095509">
                      <w:marLeft w:val="0"/>
                      <w:marRight w:val="0"/>
                      <w:marTop w:val="0"/>
                      <w:marBottom w:val="0"/>
                      <w:divBdr>
                        <w:top w:val="none" w:sz="0" w:space="0" w:color="auto"/>
                        <w:left w:val="none" w:sz="0" w:space="0" w:color="auto"/>
                        <w:bottom w:val="none" w:sz="0" w:space="0" w:color="auto"/>
                        <w:right w:val="none" w:sz="0" w:space="0" w:color="auto"/>
                      </w:divBdr>
                    </w:div>
                  </w:divsChild>
                </w:div>
                <w:div w:id="1278681251">
                  <w:marLeft w:val="0"/>
                  <w:marRight w:val="0"/>
                  <w:marTop w:val="0"/>
                  <w:marBottom w:val="0"/>
                  <w:divBdr>
                    <w:top w:val="single" w:sz="2" w:space="1" w:color="FFFFFF"/>
                    <w:left w:val="single" w:sz="2" w:space="12" w:color="FFFFFF"/>
                    <w:bottom w:val="single" w:sz="2" w:space="1" w:color="FFFFFF"/>
                    <w:right w:val="single" w:sz="2" w:space="4" w:color="FFFFFF"/>
                  </w:divBdr>
                  <w:divsChild>
                    <w:div w:id="1556697996">
                      <w:marLeft w:val="0"/>
                      <w:marRight w:val="0"/>
                      <w:marTop w:val="0"/>
                      <w:marBottom w:val="0"/>
                      <w:divBdr>
                        <w:top w:val="none" w:sz="0" w:space="0" w:color="auto"/>
                        <w:left w:val="none" w:sz="0" w:space="0" w:color="auto"/>
                        <w:bottom w:val="none" w:sz="0" w:space="0" w:color="auto"/>
                        <w:right w:val="none" w:sz="0" w:space="0" w:color="auto"/>
                      </w:divBdr>
                    </w:div>
                  </w:divsChild>
                </w:div>
                <w:div w:id="760183045">
                  <w:marLeft w:val="0"/>
                  <w:marRight w:val="0"/>
                  <w:marTop w:val="0"/>
                  <w:marBottom w:val="0"/>
                  <w:divBdr>
                    <w:top w:val="single" w:sz="2" w:space="1" w:color="FFFFFF"/>
                    <w:left w:val="single" w:sz="2" w:space="12" w:color="FFFFFF"/>
                    <w:bottom w:val="single" w:sz="2" w:space="1" w:color="FFFFFF"/>
                    <w:right w:val="single" w:sz="2" w:space="4" w:color="FFFFFF"/>
                  </w:divBdr>
                  <w:divsChild>
                    <w:div w:id="724647861">
                      <w:marLeft w:val="0"/>
                      <w:marRight w:val="0"/>
                      <w:marTop w:val="0"/>
                      <w:marBottom w:val="0"/>
                      <w:divBdr>
                        <w:top w:val="none" w:sz="0" w:space="0" w:color="auto"/>
                        <w:left w:val="none" w:sz="0" w:space="0" w:color="auto"/>
                        <w:bottom w:val="none" w:sz="0" w:space="0" w:color="auto"/>
                        <w:right w:val="none" w:sz="0" w:space="0" w:color="auto"/>
                      </w:divBdr>
                    </w:div>
                  </w:divsChild>
                </w:div>
                <w:div w:id="489756846">
                  <w:marLeft w:val="0"/>
                  <w:marRight w:val="0"/>
                  <w:marTop w:val="0"/>
                  <w:marBottom w:val="0"/>
                  <w:divBdr>
                    <w:top w:val="single" w:sz="2" w:space="1" w:color="FFFFFF"/>
                    <w:left w:val="single" w:sz="2" w:space="12" w:color="FFFFFF"/>
                    <w:bottom w:val="single" w:sz="2" w:space="1" w:color="FFFFFF"/>
                    <w:right w:val="single" w:sz="2" w:space="4" w:color="FFFFFF"/>
                  </w:divBdr>
                  <w:divsChild>
                    <w:div w:id="1617130918">
                      <w:marLeft w:val="0"/>
                      <w:marRight w:val="0"/>
                      <w:marTop w:val="0"/>
                      <w:marBottom w:val="0"/>
                      <w:divBdr>
                        <w:top w:val="none" w:sz="0" w:space="0" w:color="auto"/>
                        <w:left w:val="none" w:sz="0" w:space="0" w:color="auto"/>
                        <w:bottom w:val="none" w:sz="0" w:space="0" w:color="auto"/>
                        <w:right w:val="none" w:sz="0" w:space="0" w:color="auto"/>
                      </w:divBdr>
                    </w:div>
                  </w:divsChild>
                </w:div>
                <w:div w:id="295138654">
                  <w:marLeft w:val="0"/>
                  <w:marRight w:val="0"/>
                  <w:marTop w:val="0"/>
                  <w:marBottom w:val="0"/>
                  <w:divBdr>
                    <w:top w:val="single" w:sz="2" w:space="1" w:color="FFFFFF"/>
                    <w:left w:val="single" w:sz="2" w:space="12" w:color="FFFFFF"/>
                    <w:bottom w:val="single" w:sz="2" w:space="4" w:color="FFFFFF"/>
                    <w:right w:val="single" w:sz="2" w:space="4" w:color="FFFFFF"/>
                  </w:divBdr>
                  <w:divsChild>
                    <w:div w:id="12168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01424">
          <w:marLeft w:val="0"/>
          <w:marRight w:val="0"/>
          <w:marTop w:val="0"/>
          <w:marBottom w:val="335"/>
          <w:divBdr>
            <w:top w:val="none" w:sz="0" w:space="0" w:color="auto"/>
            <w:left w:val="none" w:sz="0" w:space="0" w:color="auto"/>
            <w:bottom w:val="none" w:sz="0" w:space="0" w:color="auto"/>
            <w:right w:val="none" w:sz="0" w:space="0" w:color="auto"/>
          </w:divBdr>
          <w:divsChild>
            <w:div w:id="2018461926">
              <w:marLeft w:val="0"/>
              <w:marRight w:val="0"/>
              <w:marTop w:val="0"/>
              <w:marBottom w:val="0"/>
              <w:divBdr>
                <w:top w:val="none" w:sz="0" w:space="0" w:color="auto"/>
                <w:left w:val="none" w:sz="0" w:space="0" w:color="auto"/>
                <w:bottom w:val="none" w:sz="0" w:space="0" w:color="auto"/>
                <w:right w:val="none" w:sz="0" w:space="0" w:color="auto"/>
              </w:divBdr>
              <w:divsChild>
                <w:div w:id="786315020">
                  <w:marLeft w:val="0"/>
                  <w:marRight w:val="0"/>
                  <w:marTop w:val="0"/>
                  <w:marBottom w:val="0"/>
                  <w:divBdr>
                    <w:top w:val="single" w:sz="2" w:space="4" w:color="FFFFFF"/>
                    <w:left w:val="single" w:sz="2" w:space="12" w:color="FFFFFF"/>
                    <w:bottom w:val="single" w:sz="2" w:space="1" w:color="FFFFFF"/>
                    <w:right w:val="single" w:sz="2" w:space="4" w:color="FFFFFF"/>
                  </w:divBdr>
                  <w:divsChild>
                    <w:div w:id="1947225982">
                      <w:marLeft w:val="0"/>
                      <w:marRight w:val="0"/>
                      <w:marTop w:val="0"/>
                      <w:marBottom w:val="0"/>
                      <w:divBdr>
                        <w:top w:val="none" w:sz="0" w:space="0" w:color="auto"/>
                        <w:left w:val="none" w:sz="0" w:space="0" w:color="auto"/>
                        <w:bottom w:val="none" w:sz="0" w:space="0" w:color="auto"/>
                        <w:right w:val="none" w:sz="0" w:space="0" w:color="auto"/>
                      </w:divBdr>
                    </w:div>
                  </w:divsChild>
                </w:div>
                <w:div w:id="1133988590">
                  <w:marLeft w:val="0"/>
                  <w:marRight w:val="0"/>
                  <w:marTop w:val="0"/>
                  <w:marBottom w:val="0"/>
                  <w:divBdr>
                    <w:top w:val="single" w:sz="2" w:space="1" w:color="FFFFFF"/>
                    <w:left w:val="single" w:sz="2" w:space="12" w:color="FFFFFF"/>
                    <w:bottom w:val="single" w:sz="2" w:space="1" w:color="FFFFFF"/>
                    <w:right w:val="single" w:sz="2" w:space="4" w:color="FFFFFF"/>
                  </w:divBdr>
                  <w:divsChild>
                    <w:div w:id="1317296156">
                      <w:marLeft w:val="0"/>
                      <w:marRight w:val="0"/>
                      <w:marTop w:val="0"/>
                      <w:marBottom w:val="0"/>
                      <w:divBdr>
                        <w:top w:val="none" w:sz="0" w:space="0" w:color="auto"/>
                        <w:left w:val="none" w:sz="0" w:space="0" w:color="auto"/>
                        <w:bottom w:val="none" w:sz="0" w:space="0" w:color="auto"/>
                        <w:right w:val="none" w:sz="0" w:space="0" w:color="auto"/>
                      </w:divBdr>
                    </w:div>
                  </w:divsChild>
                </w:div>
                <w:div w:id="815103125">
                  <w:marLeft w:val="0"/>
                  <w:marRight w:val="0"/>
                  <w:marTop w:val="0"/>
                  <w:marBottom w:val="0"/>
                  <w:divBdr>
                    <w:top w:val="single" w:sz="2" w:space="1" w:color="FFFFFF"/>
                    <w:left w:val="single" w:sz="2" w:space="12" w:color="FFFFFF"/>
                    <w:bottom w:val="single" w:sz="2" w:space="1" w:color="FFFFFF"/>
                    <w:right w:val="single" w:sz="2" w:space="4" w:color="FFFFFF"/>
                  </w:divBdr>
                  <w:divsChild>
                    <w:div w:id="1022169961">
                      <w:marLeft w:val="0"/>
                      <w:marRight w:val="0"/>
                      <w:marTop w:val="0"/>
                      <w:marBottom w:val="0"/>
                      <w:divBdr>
                        <w:top w:val="none" w:sz="0" w:space="0" w:color="auto"/>
                        <w:left w:val="none" w:sz="0" w:space="0" w:color="auto"/>
                        <w:bottom w:val="none" w:sz="0" w:space="0" w:color="auto"/>
                        <w:right w:val="none" w:sz="0" w:space="0" w:color="auto"/>
                      </w:divBdr>
                    </w:div>
                  </w:divsChild>
                </w:div>
                <w:div w:id="431317047">
                  <w:marLeft w:val="0"/>
                  <w:marRight w:val="0"/>
                  <w:marTop w:val="0"/>
                  <w:marBottom w:val="0"/>
                  <w:divBdr>
                    <w:top w:val="single" w:sz="2" w:space="1" w:color="FFFFFF"/>
                    <w:left w:val="single" w:sz="2" w:space="12" w:color="FFFFFF"/>
                    <w:bottom w:val="single" w:sz="2" w:space="1" w:color="FFFFFF"/>
                    <w:right w:val="single" w:sz="2" w:space="4" w:color="FFFFFF"/>
                  </w:divBdr>
                  <w:divsChild>
                    <w:div w:id="487790014">
                      <w:marLeft w:val="0"/>
                      <w:marRight w:val="0"/>
                      <w:marTop w:val="0"/>
                      <w:marBottom w:val="0"/>
                      <w:divBdr>
                        <w:top w:val="none" w:sz="0" w:space="0" w:color="auto"/>
                        <w:left w:val="none" w:sz="0" w:space="0" w:color="auto"/>
                        <w:bottom w:val="none" w:sz="0" w:space="0" w:color="auto"/>
                        <w:right w:val="none" w:sz="0" w:space="0" w:color="auto"/>
                      </w:divBdr>
                    </w:div>
                  </w:divsChild>
                </w:div>
                <w:div w:id="1876886861">
                  <w:marLeft w:val="0"/>
                  <w:marRight w:val="0"/>
                  <w:marTop w:val="0"/>
                  <w:marBottom w:val="0"/>
                  <w:divBdr>
                    <w:top w:val="single" w:sz="2" w:space="1" w:color="FFFFFF"/>
                    <w:left w:val="single" w:sz="2" w:space="12" w:color="FFFFFF"/>
                    <w:bottom w:val="single" w:sz="2" w:space="1" w:color="FFFFFF"/>
                    <w:right w:val="single" w:sz="2" w:space="4" w:color="FFFFFF"/>
                  </w:divBdr>
                  <w:divsChild>
                    <w:div w:id="1325356651">
                      <w:marLeft w:val="0"/>
                      <w:marRight w:val="0"/>
                      <w:marTop w:val="0"/>
                      <w:marBottom w:val="0"/>
                      <w:divBdr>
                        <w:top w:val="none" w:sz="0" w:space="0" w:color="auto"/>
                        <w:left w:val="none" w:sz="0" w:space="0" w:color="auto"/>
                        <w:bottom w:val="none" w:sz="0" w:space="0" w:color="auto"/>
                        <w:right w:val="none" w:sz="0" w:space="0" w:color="auto"/>
                      </w:divBdr>
                    </w:div>
                  </w:divsChild>
                </w:div>
                <w:div w:id="1143348371">
                  <w:marLeft w:val="0"/>
                  <w:marRight w:val="0"/>
                  <w:marTop w:val="0"/>
                  <w:marBottom w:val="0"/>
                  <w:divBdr>
                    <w:top w:val="single" w:sz="2" w:space="1" w:color="FFFFFF"/>
                    <w:left w:val="single" w:sz="2" w:space="12" w:color="FFFFFF"/>
                    <w:bottom w:val="single" w:sz="2" w:space="1" w:color="FFFFFF"/>
                    <w:right w:val="single" w:sz="2" w:space="4" w:color="FFFFFF"/>
                  </w:divBdr>
                  <w:divsChild>
                    <w:div w:id="1959607158">
                      <w:marLeft w:val="0"/>
                      <w:marRight w:val="0"/>
                      <w:marTop w:val="0"/>
                      <w:marBottom w:val="0"/>
                      <w:divBdr>
                        <w:top w:val="none" w:sz="0" w:space="0" w:color="auto"/>
                        <w:left w:val="none" w:sz="0" w:space="0" w:color="auto"/>
                        <w:bottom w:val="none" w:sz="0" w:space="0" w:color="auto"/>
                        <w:right w:val="none" w:sz="0" w:space="0" w:color="auto"/>
                      </w:divBdr>
                    </w:div>
                  </w:divsChild>
                </w:div>
                <w:div w:id="2130660863">
                  <w:marLeft w:val="0"/>
                  <w:marRight w:val="0"/>
                  <w:marTop w:val="0"/>
                  <w:marBottom w:val="0"/>
                  <w:divBdr>
                    <w:top w:val="single" w:sz="2" w:space="1" w:color="FFFFFF"/>
                    <w:left w:val="single" w:sz="2" w:space="12" w:color="FFFFFF"/>
                    <w:bottom w:val="single" w:sz="2" w:space="1" w:color="FFFFFF"/>
                    <w:right w:val="single" w:sz="2" w:space="4" w:color="FFFFFF"/>
                  </w:divBdr>
                  <w:divsChild>
                    <w:div w:id="1399327668">
                      <w:marLeft w:val="0"/>
                      <w:marRight w:val="0"/>
                      <w:marTop w:val="0"/>
                      <w:marBottom w:val="0"/>
                      <w:divBdr>
                        <w:top w:val="none" w:sz="0" w:space="0" w:color="auto"/>
                        <w:left w:val="none" w:sz="0" w:space="0" w:color="auto"/>
                        <w:bottom w:val="none" w:sz="0" w:space="0" w:color="auto"/>
                        <w:right w:val="none" w:sz="0" w:space="0" w:color="auto"/>
                      </w:divBdr>
                    </w:div>
                  </w:divsChild>
                </w:div>
                <w:div w:id="1080759449">
                  <w:marLeft w:val="0"/>
                  <w:marRight w:val="0"/>
                  <w:marTop w:val="0"/>
                  <w:marBottom w:val="0"/>
                  <w:divBdr>
                    <w:top w:val="single" w:sz="2" w:space="1" w:color="FFFFFF"/>
                    <w:left w:val="single" w:sz="2" w:space="12" w:color="FFFFFF"/>
                    <w:bottom w:val="single" w:sz="2" w:space="1" w:color="FFFFFF"/>
                    <w:right w:val="single" w:sz="2" w:space="4" w:color="FFFFFF"/>
                  </w:divBdr>
                  <w:divsChild>
                    <w:div w:id="1593394142">
                      <w:marLeft w:val="0"/>
                      <w:marRight w:val="0"/>
                      <w:marTop w:val="0"/>
                      <w:marBottom w:val="0"/>
                      <w:divBdr>
                        <w:top w:val="none" w:sz="0" w:space="0" w:color="auto"/>
                        <w:left w:val="none" w:sz="0" w:space="0" w:color="auto"/>
                        <w:bottom w:val="none" w:sz="0" w:space="0" w:color="auto"/>
                        <w:right w:val="none" w:sz="0" w:space="0" w:color="auto"/>
                      </w:divBdr>
                    </w:div>
                  </w:divsChild>
                </w:div>
                <w:div w:id="1215966220">
                  <w:marLeft w:val="0"/>
                  <w:marRight w:val="0"/>
                  <w:marTop w:val="0"/>
                  <w:marBottom w:val="0"/>
                  <w:divBdr>
                    <w:top w:val="single" w:sz="2" w:space="1" w:color="FFFFFF"/>
                    <w:left w:val="single" w:sz="2" w:space="12" w:color="FFFFFF"/>
                    <w:bottom w:val="single" w:sz="2" w:space="1" w:color="FFFFFF"/>
                    <w:right w:val="single" w:sz="2" w:space="4" w:color="FFFFFF"/>
                  </w:divBdr>
                  <w:divsChild>
                    <w:div w:id="1219055994">
                      <w:marLeft w:val="0"/>
                      <w:marRight w:val="0"/>
                      <w:marTop w:val="0"/>
                      <w:marBottom w:val="0"/>
                      <w:divBdr>
                        <w:top w:val="none" w:sz="0" w:space="0" w:color="auto"/>
                        <w:left w:val="none" w:sz="0" w:space="0" w:color="auto"/>
                        <w:bottom w:val="none" w:sz="0" w:space="0" w:color="auto"/>
                        <w:right w:val="none" w:sz="0" w:space="0" w:color="auto"/>
                      </w:divBdr>
                    </w:div>
                  </w:divsChild>
                </w:div>
                <w:div w:id="289290770">
                  <w:marLeft w:val="0"/>
                  <w:marRight w:val="0"/>
                  <w:marTop w:val="0"/>
                  <w:marBottom w:val="0"/>
                  <w:divBdr>
                    <w:top w:val="single" w:sz="2" w:space="1" w:color="FFFFFF"/>
                    <w:left w:val="single" w:sz="2" w:space="12" w:color="FFFFFF"/>
                    <w:bottom w:val="single" w:sz="2" w:space="1" w:color="FFFFFF"/>
                    <w:right w:val="single" w:sz="2" w:space="4" w:color="FFFFFF"/>
                  </w:divBdr>
                  <w:divsChild>
                    <w:div w:id="1429232290">
                      <w:marLeft w:val="0"/>
                      <w:marRight w:val="0"/>
                      <w:marTop w:val="0"/>
                      <w:marBottom w:val="0"/>
                      <w:divBdr>
                        <w:top w:val="none" w:sz="0" w:space="0" w:color="auto"/>
                        <w:left w:val="none" w:sz="0" w:space="0" w:color="auto"/>
                        <w:bottom w:val="none" w:sz="0" w:space="0" w:color="auto"/>
                        <w:right w:val="none" w:sz="0" w:space="0" w:color="auto"/>
                      </w:divBdr>
                    </w:div>
                  </w:divsChild>
                </w:div>
                <w:div w:id="1629357036">
                  <w:marLeft w:val="0"/>
                  <w:marRight w:val="0"/>
                  <w:marTop w:val="0"/>
                  <w:marBottom w:val="0"/>
                  <w:divBdr>
                    <w:top w:val="single" w:sz="2" w:space="1" w:color="FFFFFF"/>
                    <w:left w:val="single" w:sz="2" w:space="12" w:color="FFFFFF"/>
                    <w:bottom w:val="single" w:sz="2" w:space="1" w:color="FFFFFF"/>
                    <w:right w:val="single" w:sz="2" w:space="4" w:color="FFFFFF"/>
                  </w:divBdr>
                  <w:divsChild>
                    <w:div w:id="1596403344">
                      <w:marLeft w:val="0"/>
                      <w:marRight w:val="0"/>
                      <w:marTop w:val="0"/>
                      <w:marBottom w:val="0"/>
                      <w:divBdr>
                        <w:top w:val="none" w:sz="0" w:space="0" w:color="auto"/>
                        <w:left w:val="none" w:sz="0" w:space="0" w:color="auto"/>
                        <w:bottom w:val="none" w:sz="0" w:space="0" w:color="auto"/>
                        <w:right w:val="none" w:sz="0" w:space="0" w:color="auto"/>
                      </w:divBdr>
                    </w:div>
                  </w:divsChild>
                </w:div>
                <w:div w:id="101384284">
                  <w:marLeft w:val="0"/>
                  <w:marRight w:val="0"/>
                  <w:marTop w:val="0"/>
                  <w:marBottom w:val="0"/>
                  <w:divBdr>
                    <w:top w:val="single" w:sz="2" w:space="1" w:color="FFFFFF"/>
                    <w:left w:val="single" w:sz="2" w:space="12" w:color="FFFFFF"/>
                    <w:bottom w:val="single" w:sz="2" w:space="1" w:color="FFFFFF"/>
                    <w:right w:val="single" w:sz="2" w:space="4" w:color="FFFFFF"/>
                  </w:divBdr>
                  <w:divsChild>
                    <w:div w:id="262501010">
                      <w:marLeft w:val="0"/>
                      <w:marRight w:val="0"/>
                      <w:marTop w:val="0"/>
                      <w:marBottom w:val="0"/>
                      <w:divBdr>
                        <w:top w:val="none" w:sz="0" w:space="0" w:color="auto"/>
                        <w:left w:val="none" w:sz="0" w:space="0" w:color="auto"/>
                        <w:bottom w:val="none" w:sz="0" w:space="0" w:color="auto"/>
                        <w:right w:val="none" w:sz="0" w:space="0" w:color="auto"/>
                      </w:divBdr>
                    </w:div>
                  </w:divsChild>
                </w:div>
                <w:div w:id="508061667">
                  <w:marLeft w:val="0"/>
                  <w:marRight w:val="0"/>
                  <w:marTop w:val="0"/>
                  <w:marBottom w:val="0"/>
                  <w:divBdr>
                    <w:top w:val="single" w:sz="2" w:space="1" w:color="FFFFFF"/>
                    <w:left w:val="single" w:sz="2" w:space="12" w:color="FFFFFF"/>
                    <w:bottom w:val="single" w:sz="2" w:space="1" w:color="FFFFFF"/>
                    <w:right w:val="single" w:sz="2" w:space="4" w:color="FFFFFF"/>
                  </w:divBdr>
                  <w:divsChild>
                    <w:div w:id="1648630163">
                      <w:marLeft w:val="0"/>
                      <w:marRight w:val="0"/>
                      <w:marTop w:val="0"/>
                      <w:marBottom w:val="0"/>
                      <w:divBdr>
                        <w:top w:val="none" w:sz="0" w:space="0" w:color="auto"/>
                        <w:left w:val="none" w:sz="0" w:space="0" w:color="auto"/>
                        <w:bottom w:val="none" w:sz="0" w:space="0" w:color="auto"/>
                        <w:right w:val="none" w:sz="0" w:space="0" w:color="auto"/>
                      </w:divBdr>
                    </w:div>
                  </w:divsChild>
                </w:div>
                <w:div w:id="829980003">
                  <w:marLeft w:val="0"/>
                  <w:marRight w:val="0"/>
                  <w:marTop w:val="0"/>
                  <w:marBottom w:val="0"/>
                  <w:divBdr>
                    <w:top w:val="single" w:sz="2" w:space="1" w:color="FFFFFF"/>
                    <w:left w:val="single" w:sz="2" w:space="12" w:color="FFFFFF"/>
                    <w:bottom w:val="single" w:sz="2" w:space="1" w:color="FFFFFF"/>
                    <w:right w:val="single" w:sz="2" w:space="4" w:color="FFFFFF"/>
                  </w:divBdr>
                  <w:divsChild>
                    <w:div w:id="344598088">
                      <w:marLeft w:val="0"/>
                      <w:marRight w:val="0"/>
                      <w:marTop w:val="0"/>
                      <w:marBottom w:val="0"/>
                      <w:divBdr>
                        <w:top w:val="none" w:sz="0" w:space="0" w:color="auto"/>
                        <w:left w:val="none" w:sz="0" w:space="0" w:color="auto"/>
                        <w:bottom w:val="none" w:sz="0" w:space="0" w:color="auto"/>
                        <w:right w:val="none" w:sz="0" w:space="0" w:color="auto"/>
                      </w:divBdr>
                    </w:div>
                  </w:divsChild>
                </w:div>
                <w:div w:id="346910800">
                  <w:marLeft w:val="0"/>
                  <w:marRight w:val="0"/>
                  <w:marTop w:val="0"/>
                  <w:marBottom w:val="0"/>
                  <w:divBdr>
                    <w:top w:val="single" w:sz="2" w:space="1" w:color="FFFFFF"/>
                    <w:left w:val="single" w:sz="2" w:space="12" w:color="FFFFFF"/>
                    <w:bottom w:val="single" w:sz="2" w:space="1" w:color="FFFFFF"/>
                    <w:right w:val="single" w:sz="2" w:space="4" w:color="FFFFFF"/>
                  </w:divBdr>
                  <w:divsChild>
                    <w:div w:id="1926915927">
                      <w:marLeft w:val="0"/>
                      <w:marRight w:val="0"/>
                      <w:marTop w:val="0"/>
                      <w:marBottom w:val="0"/>
                      <w:divBdr>
                        <w:top w:val="none" w:sz="0" w:space="0" w:color="auto"/>
                        <w:left w:val="none" w:sz="0" w:space="0" w:color="auto"/>
                        <w:bottom w:val="none" w:sz="0" w:space="0" w:color="auto"/>
                        <w:right w:val="none" w:sz="0" w:space="0" w:color="auto"/>
                      </w:divBdr>
                    </w:div>
                  </w:divsChild>
                </w:div>
                <w:div w:id="1040861939">
                  <w:marLeft w:val="0"/>
                  <w:marRight w:val="0"/>
                  <w:marTop w:val="0"/>
                  <w:marBottom w:val="0"/>
                  <w:divBdr>
                    <w:top w:val="single" w:sz="2" w:space="1" w:color="FFFFFF"/>
                    <w:left w:val="single" w:sz="2" w:space="12" w:color="FFFFFF"/>
                    <w:bottom w:val="single" w:sz="2" w:space="1" w:color="FFFFFF"/>
                    <w:right w:val="single" w:sz="2" w:space="4" w:color="FFFFFF"/>
                  </w:divBdr>
                  <w:divsChild>
                    <w:div w:id="1577009665">
                      <w:marLeft w:val="0"/>
                      <w:marRight w:val="0"/>
                      <w:marTop w:val="0"/>
                      <w:marBottom w:val="0"/>
                      <w:divBdr>
                        <w:top w:val="none" w:sz="0" w:space="0" w:color="auto"/>
                        <w:left w:val="none" w:sz="0" w:space="0" w:color="auto"/>
                        <w:bottom w:val="none" w:sz="0" w:space="0" w:color="auto"/>
                        <w:right w:val="none" w:sz="0" w:space="0" w:color="auto"/>
                      </w:divBdr>
                    </w:div>
                  </w:divsChild>
                </w:div>
                <w:div w:id="1997563723">
                  <w:marLeft w:val="0"/>
                  <w:marRight w:val="0"/>
                  <w:marTop w:val="0"/>
                  <w:marBottom w:val="0"/>
                  <w:divBdr>
                    <w:top w:val="single" w:sz="2" w:space="1" w:color="FFFFFF"/>
                    <w:left w:val="single" w:sz="2" w:space="12" w:color="FFFFFF"/>
                    <w:bottom w:val="single" w:sz="2" w:space="1" w:color="FFFFFF"/>
                    <w:right w:val="single" w:sz="2" w:space="4" w:color="FFFFFF"/>
                  </w:divBdr>
                  <w:divsChild>
                    <w:div w:id="1873420323">
                      <w:marLeft w:val="0"/>
                      <w:marRight w:val="0"/>
                      <w:marTop w:val="0"/>
                      <w:marBottom w:val="0"/>
                      <w:divBdr>
                        <w:top w:val="none" w:sz="0" w:space="0" w:color="auto"/>
                        <w:left w:val="none" w:sz="0" w:space="0" w:color="auto"/>
                        <w:bottom w:val="none" w:sz="0" w:space="0" w:color="auto"/>
                        <w:right w:val="none" w:sz="0" w:space="0" w:color="auto"/>
                      </w:divBdr>
                    </w:div>
                  </w:divsChild>
                </w:div>
                <w:div w:id="1966081251">
                  <w:marLeft w:val="0"/>
                  <w:marRight w:val="0"/>
                  <w:marTop w:val="0"/>
                  <w:marBottom w:val="0"/>
                  <w:divBdr>
                    <w:top w:val="single" w:sz="2" w:space="1" w:color="FFFFFF"/>
                    <w:left w:val="single" w:sz="2" w:space="12" w:color="FFFFFF"/>
                    <w:bottom w:val="single" w:sz="2" w:space="4" w:color="FFFFFF"/>
                    <w:right w:val="single" w:sz="2" w:space="4" w:color="FFFFFF"/>
                  </w:divBdr>
                  <w:divsChild>
                    <w:div w:id="164234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68724">
          <w:marLeft w:val="0"/>
          <w:marRight w:val="0"/>
          <w:marTop w:val="0"/>
          <w:marBottom w:val="335"/>
          <w:divBdr>
            <w:top w:val="none" w:sz="0" w:space="0" w:color="auto"/>
            <w:left w:val="none" w:sz="0" w:space="0" w:color="auto"/>
            <w:bottom w:val="none" w:sz="0" w:space="0" w:color="auto"/>
            <w:right w:val="none" w:sz="0" w:space="0" w:color="auto"/>
          </w:divBdr>
          <w:divsChild>
            <w:div w:id="197158915">
              <w:marLeft w:val="0"/>
              <w:marRight w:val="0"/>
              <w:marTop w:val="0"/>
              <w:marBottom w:val="0"/>
              <w:divBdr>
                <w:top w:val="none" w:sz="0" w:space="0" w:color="auto"/>
                <w:left w:val="none" w:sz="0" w:space="0" w:color="auto"/>
                <w:bottom w:val="none" w:sz="0" w:space="0" w:color="auto"/>
                <w:right w:val="none" w:sz="0" w:space="0" w:color="auto"/>
              </w:divBdr>
              <w:divsChild>
                <w:div w:id="2013338588">
                  <w:marLeft w:val="0"/>
                  <w:marRight w:val="0"/>
                  <w:marTop w:val="0"/>
                  <w:marBottom w:val="0"/>
                  <w:divBdr>
                    <w:top w:val="single" w:sz="2" w:space="4" w:color="FFFFFF"/>
                    <w:left w:val="single" w:sz="2" w:space="12" w:color="FFFFFF"/>
                    <w:bottom w:val="single" w:sz="2" w:space="1" w:color="FFFFFF"/>
                    <w:right w:val="single" w:sz="2" w:space="4" w:color="FFFFFF"/>
                  </w:divBdr>
                  <w:divsChild>
                    <w:div w:id="294871447">
                      <w:marLeft w:val="0"/>
                      <w:marRight w:val="0"/>
                      <w:marTop w:val="0"/>
                      <w:marBottom w:val="0"/>
                      <w:divBdr>
                        <w:top w:val="none" w:sz="0" w:space="0" w:color="auto"/>
                        <w:left w:val="none" w:sz="0" w:space="0" w:color="auto"/>
                        <w:bottom w:val="none" w:sz="0" w:space="0" w:color="auto"/>
                        <w:right w:val="none" w:sz="0" w:space="0" w:color="auto"/>
                      </w:divBdr>
                    </w:div>
                  </w:divsChild>
                </w:div>
                <w:div w:id="95027832">
                  <w:marLeft w:val="0"/>
                  <w:marRight w:val="0"/>
                  <w:marTop w:val="0"/>
                  <w:marBottom w:val="0"/>
                  <w:divBdr>
                    <w:top w:val="single" w:sz="2" w:space="1" w:color="FFFFFF"/>
                    <w:left w:val="single" w:sz="2" w:space="12" w:color="FFFFFF"/>
                    <w:bottom w:val="single" w:sz="2" w:space="1" w:color="FFFFFF"/>
                    <w:right w:val="single" w:sz="2" w:space="4" w:color="FFFFFF"/>
                  </w:divBdr>
                  <w:divsChild>
                    <w:div w:id="1211458303">
                      <w:marLeft w:val="0"/>
                      <w:marRight w:val="0"/>
                      <w:marTop w:val="0"/>
                      <w:marBottom w:val="0"/>
                      <w:divBdr>
                        <w:top w:val="none" w:sz="0" w:space="0" w:color="auto"/>
                        <w:left w:val="none" w:sz="0" w:space="0" w:color="auto"/>
                        <w:bottom w:val="none" w:sz="0" w:space="0" w:color="auto"/>
                        <w:right w:val="none" w:sz="0" w:space="0" w:color="auto"/>
                      </w:divBdr>
                    </w:div>
                  </w:divsChild>
                </w:div>
                <w:div w:id="1880236173">
                  <w:marLeft w:val="0"/>
                  <w:marRight w:val="0"/>
                  <w:marTop w:val="0"/>
                  <w:marBottom w:val="0"/>
                  <w:divBdr>
                    <w:top w:val="single" w:sz="2" w:space="1" w:color="FFFFFF"/>
                    <w:left w:val="single" w:sz="2" w:space="12" w:color="FFFFFF"/>
                    <w:bottom w:val="single" w:sz="2" w:space="1" w:color="FFFFFF"/>
                    <w:right w:val="single" w:sz="2" w:space="4" w:color="FFFFFF"/>
                  </w:divBdr>
                  <w:divsChild>
                    <w:div w:id="1162819407">
                      <w:marLeft w:val="0"/>
                      <w:marRight w:val="0"/>
                      <w:marTop w:val="0"/>
                      <w:marBottom w:val="0"/>
                      <w:divBdr>
                        <w:top w:val="none" w:sz="0" w:space="0" w:color="auto"/>
                        <w:left w:val="none" w:sz="0" w:space="0" w:color="auto"/>
                        <w:bottom w:val="none" w:sz="0" w:space="0" w:color="auto"/>
                        <w:right w:val="none" w:sz="0" w:space="0" w:color="auto"/>
                      </w:divBdr>
                    </w:div>
                  </w:divsChild>
                </w:div>
                <w:div w:id="486092745">
                  <w:marLeft w:val="0"/>
                  <w:marRight w:val="0"/>
                  <w:marTop w:val="0"/>
                  <w:marBottom w:val="0"/>
                  <w:divBdr>
                    <w:top w:val="single" w:sz="2" w:space="1" w:color="FFFFFF"/>
                    <w:left w:val="single" w:sz="2" w:space="12" w:color="FFFFFF"/>
                    <w:bottom w:val="single" w:sz="2" w:space="1" w:color="FFFFFF"/>
                    <w:right w:val="single" w:sz="2" w:space="4" w:color="FFFFFF"/>
                  </w:divBdr>
                  <w:divsChild>
                    <w:div w:id="1109810954">
                      <w:marLeft w:val="0"/>
                      <w:marRight w:val="0"/>
                      <w:marTop w:val="0"/>
                      <w:marBottom w:val="0"/>
                      <w:divBdr>
                        <w:top w:val="none" w:sz="0" w:space="0" w:color="auto"/>
                        <w:left w:val="none" w:sz="0" w:space="0" w:color="auto"/>
                        <w:bottom w:val="none" w:sz="0" w:space="0" w:color="auto"/>
                        <w:right w:val="none" w:sz="0" w:space="0" w:color="auto"/>
                      </w:divBdr>
                    </w:div>
                  </w:divsChild>
                </w:div>
                <w:div w:id="614947498">
                  <w:marLeft w:val="0"/>
                  <w:marRight w:val="0"/>
                  <w:marTop w:val="0"/>
                  <w:marBottom w:val="0"/>
                  <w:divBdr>
                    <w:top w:val="single" w:sz="2" w:space="1" w:color="FFFFFF"/>
                    <w:left w:val="single" w:sz="2" w:space="12" w:color="FFFFFF"/>
                    <w:bottom w:val="single" w:sz="2" w:space="1" w:color="FFFFFF"/>
                    <w:right w:val="single" w:sz="2" w:space="4" w:color="FFFFFF"/>
                  </w:divBdr>
                  <w:divsChild>
                    <w:div w:id="908002078">
                      <w:marLeft w:val="0"/>
                      <w:marRight w:val="0"/>
                      <w:marTop w:val="0"/>
                      <w:marBottom w:val="0"/>
                      <w:divBdr>
                        <w:top w:val="none" w:sz="0" w:space="0" w:color="auto"/>
                        <w:left w:val="none" w:sz="0" w:space="0" w:color="auto"/>
                        <w:bottom w:val="none" w:sz="0" w:space="0" w:color="auto"/>
                        <w:right w:val="none" w:sz="0" w:space="0" w:color="auto"/>
                      </w:divBdr>
                    </w:div>
                  </w:divsChild>
                </w:div>
                <w:div w:id="770972055">
                  <w:marLeft w:val="0"/>
                  <w:marRight w:val="0"/>
                  <w:marTop w:val="0"/>
                  <w:marBottom w:val="0"/>
                  <w:divBdr>
                    <w:top w:val="single" w:sz="2" w:space="1" w:color="FFFFFF"/>
                    <w:left w:val="single" w:sz="2" w:space="12" w:color="FFFFFF"/>
                    <w:bottom w:val="single" w:sz="2" w:space="1" w:color="FFFFFF"/>
                    <w:right w:val="single" w:sz="2" w:space="4" w:color="FFFFFF"/>
                  </w:divBdr>
                  <w:divsChild>
                    <w:div w:id="1595894386">
                      <w:marLeft w:val="0"/>
                      <w:marRight w:val="0"/>
                      <w:marTop w:val="0"/>
                      <w:marBottom w:val="0"/>
                      <w:divBdr>
                        <w:top w:val="none" w:sz="0" w:space="0" w:color="auto"/>
                        <w:left w:val="none" w:sz="0" w:space="0" w:color="auto"/>
                        <w:bottom w:val="none" w:sz="0" w:space="0" w:color="auto"/>
                        <w:right w:val="none" w:sz="0" w:space="0" w:color="auto"/>
                      </w:divBdr>
                    </w:div>
                  </w:divsChild>
                </w:div>
                <w:div w:id="68817720">
                  <w:marLeft w:val="0"/>
                  <w:marRight w:val="0"/>
                  <w:marTop w:val="0"/>
                  <w:marBottom w:val="0"/>
                  <w:divBdr>
                    <w:top w:val="single" w:sz="2" w:space="1" w:color="FFFFFF"/>
                    <w:left w:val="single" w:sz="2" w:space="12" w:color="FFFFFF"/>
                    <w:bottom w:val="single" w:sz="2" w:space="1" w:color="FFFFFF"/>
                    <w:right w:val="single" w:sz="2" w:space="4" w:color="FFFFFF"/>
                  </w:divBdr>
                  <w:divsChild>
                    <w:div w:id="1082065143">
                      <w:marLeft w:val="0"/>
                      <w:marRight w:val="0"/>
                      <w:marTop w:val="0"/>
                      <w:marBottom w:val="0"/>
                      <w:divBdr>
                        <w:top w:val="none" w:sz="0" w:space="0" w:color="auto"/>
                        <w:left w:val="none" w:sz="0" w:space="0" w:color="auto"/>
                        <w:bottom w:val="none" w:sz="0" w:space="0" w:color="auto"/>
                        <w:right w:val="none" w:sz="0" w:space="0" w:color="auto"/>
                      </w:divBdr>
                    </w:div>
                  </w:divsChild>
                </w:div>
                <w:div w:id="1791168219">
                  <w:marLeft w:val="0"/>
                  <w:marRight w:val="0"/>
                  <w:marTop w:val="0"/>
                  <w:marBottom w:val="0"/>
                  <w:divBdr>
                    <w:top w:val="single" w:sz="2" w:space="1" w:color="FFFFFF"/>
                    <w:left w:val="single" w:sz="2" w:space="12" w:color="FFFFFF"/>
                    <w:bottom w:val="single" w:sz="2" w:space="1" w:color="FFFFFF"/>
                    <w:right w:val="single" w:sz="2" w:space="4" w:color="FFFFFF"/>
                  </w:divBdr>
                  <w:divsChild>
                    <w:div w:id="1494953426">
                      <w:marLeft w:val="0"/>
                      <w:marRight w:val="0"/>
                      <w:marTop w:val="0"/>
                      <w:marBottom w:val="0"/>
                      <w:divBdr>
                        <w:top w:val="none" w:sz="0" w:space="0" w:color="auto"/>
                        <w:left w:val="none" w:sz="0" w:space="0" w:color="auto"/>
                        <w:bottom w:val="none" w:sz="0" w:space="0" w:color="auto"/>
                        <w:right w:val="none" w:sz="0" w:space="0" w:color="auto"/>
                      </w:divBdr>
                    </w:div>
                  </w:divsChild>
                </w:div>
                <w:div w:id="1393188815">
                  <w:marLeft w:val="0"/>
                  <w:marRight w:val="0"/>
                  <w:marTop w:val="0"/>
                  <w:marBottom w:val="0"/>
                  <w:divBdr>
                    <w:top w:val="single" w:sz="2" w:space="1" w:color="FFFFFF"/>
                    <w:left w:val="single" w:sz="2" w:space="12" w:color="FFFFFF"/>
                    <w:bottom w:val="single" w:sz="2" w:space="1" w:color="FFFFFF"/>
                    <w:right w:val="single" w:sz="2" w:space="4" w:color="FFFFFF"/>
                  </w:divBdr>
                  <w:divsChild>
                    <w:div w:id="2095978163">
                      <w:marLeft w:val="0"/>
                      <w:marRight w:val="0"/>
                      <w:marTop w:val="0"/>
                      <w:marBottom w:val="0"/>
                      <w:divBdr>
                        <w:top w:val="none" w:sz="0" w:space="0" w:color="auto"/>
                        <w:left w:val="none" w:sz="0" w:space="0" w:color="auto"/>
                        <w:bottom w:val="none" w:sz="0" w:space="0" w:color="auto"/>
                        <w:right w:val="none" w:sz="0" w:space="0" w:color="auto"/>
                      </w:divBdr>
                    </w:div>
                  </w:divsChild>
                </w:div>
                <w:div w:id="258216892">
                  <w:marLeft w:val="0"/>
                  <w:marRight w:val="0"/>
                  <w:marTop w:val="0"/>
                  <w:marBottom w:val="0"/>
                  <w:divBdr>
                    <w:top w:val="single" w:sz="2" w:space="1" w:color="FFFFFF"/>
                    <w:left w:val="single" w:sz="2" w:space="12" w:color="FFFFFF"/>
                    <w:bottom w:val="single" w:sz="2" w:space="1" w:color="FFFFFF"/>
                    <w:right w:val="single" w:sz="2" w:space="4" w:color="FFFFFF"/>
                  </w:divBdr>
                  <w:divsChild>
                    <w:div w:id="519006005">
                      <w:marLeft w:val="0"/>
                      <w:marRight w:val="0"/>
                      <w:marTop w:val="0"/>
                      <w:marBottom w:val="0"/>
                      <w:divBdr>
                        <w:top w:val="none" w:sz="0" w:space="0" w:color="auto"/>
                        <w:left w:val="none" w:sz="0" w:space="0" w:color="auto"/>
                        <w:bottom w:val="none" w:sz="0" w:space="0" w:color="auto"/>
                        <w:right w:val="none" w:sz="0" w:space="0" w:color="auto"/>
                      </w:divBdr>
                    </w:div>
                  </w:divsChild>
                </w:div>
                <w:div w:id="2111773004">
                  <w:marLeft w:val="0"/>
                  <w:marRight w:val="0"/>
                  <w:marTop w:val="0"/>
                  <w:marBottom w:val="0"/>
                  <w:divBdr>
                    <w:top w:val="single" w:sz="2" w:space="1" w:color="FFFFFF"/>
                    <w:left w:val="single" w:sz="2" w:space="12" w:color="FFFFFF"/>
                    <w:bottom w:val="single" w:sz="2" w:space="1" w:color="FFFFFF"/>
                    <w:right w:val="single" w:sz="2" w:space="4" w:color="FFFFFF"/>
                  </w:divBdr>
                  <w:divsChild>
                    <w:div w:id="265887836">
                      <w:marLeft w:val="0"/>
                      <w:marRight w:val="0"/>
                      <w:marTop w:val="0"/>
                      <w:marBottom w:val="0"/>
                      <w:divBdr>
                        <w:top w:val="none" w:sz="0" w:space="0" w:color="auto"/>
                        <w:left w:val="none" w:sz="0" w:space="0" w:color="auto"/>
                        <w:bottom w:val="none" w:sz="0" w:space="0" w:color="auto"/>
                        <w:right w:val="none" w:sz="0" w:space="0" w:color="auto"/>
                      </w:divBdr>
                    </w:div>
                  </w:divsChild>
                </w:div>
                <w:div w:id="1300109874">
                  <w:marLeft w:val="0"/>
                  <w:marRight w:val="0"/>
                  <w:marTop w:val="0"/>
                  <w:marBottom w:val="0"/>
                  <w:divBdr>
                    <w:top w:val="single" w:sz="2" w:space="1" w:color="FFFFFF"/>
                    <w:left w:val="single" w:sz="2" w:space="12" w:color="FFFFFF"/>
                    <w:bottom w:val="single" w:sz="2" w:space="1" w:color="FFFFFF"/>
                    <w:right w:val="single" w:sz="2" w:space="4" w:color="FFFFFF"/>
                  </w:divBdr>
                  <w:divsChild>
                    <w:div w:id="101265737">
                      <w:marLeft w:val="0"/>
                      <w:marRight w:val="0"/>
                      <w:marTop w:val="0"/>
                      <w:marBottom w:val="0"/>
                      <w:divBdr>
                        <w:top w:val="none" w:sz="0" w:space="0" w:color="auto"/>
                        <w:left w:val="none" w:sz="0" w:space="0" w:color="auto"/>
                        <w:bottom w:val="none" w:sz="0" w:space="0" w:color="auto"/>
                        <w:right w:val="none" w:sz="0" w:space="0" w:color="auto"/>
                      </w:divBdr>
                    </w:div>
                  </w:divsChild>
                </w:div>
                <w:div w:id="2101221677">
                  <w:marLeft w:val="0"/>
                  <w:marRight w:val="0"/>
                  <w:marTop w:val="0"/>
                  <w:marBottom w:val="0"/>
                  <w:divBdr>
                    <w:top w:val="single" w:sz="2" w:space="1" w:color="FFFFFF"/>
                    <w:left w:val="single" w:sz="2" w:space="12" w:color="FFFFFF"/>
                    <w:bottom w:val="single" w:sz="2" w:space="1" w:color="FFFFFF"/>
                    <w:right w:val="single" w:sz="2" w:space="4" w:color="FFFFFF"/>
                  </w:divBdr>
                  <w:divsChild>
                    <w:div w:id="284194037">
                      <w:marLeft w:val="0"/>
                      <w:marRight w:val="0"/>
                      <w:marTop w:val="0"/>
                      <w:marBottom w:val="0"/>
                      <w:divBdr>
                        <w:top w:val="none" w:sz="0" w:space="0" w:color="auto"/>
                        <w:left w:val="none" w:sz="0" w:space="0" w:color="auto"/>
                        <w:bottom w:val="none" w:sz="0" w:space="0" w:color="auto"/>
                        <w:right w:val="none" w:sz="0" w:space="0" w:color="auto"/>
                      </w:divBdr>
                    </w:div>
                  </w:divsChild>
                </w:div>
                <w:div w:id="608512978">
                  <w:marLeft w:val="0"/>
                  <w:marRight w:val="0"/>
                  <w:marTop w:val="0"/>
                  <w:marBottom w:val="0"/>
                  <w:divBdr>
                    <w:top w:val="single" w:sz="2" w:space="1" w:color="FFFFFF"/>
                    <w:left w:val="single" w:sz="2" w:space="12" w:color="FFFFFF"/>
                    <w:bottom w:val="single" w:sz="2" w:space="1" w:color="FFFFFF"/>
                    <w:right w:val="single" w:sz="2" w:space="4" w:color="FFFFFF"/>
                  </w:divBdr>
                  <w:divsChild>
                    <w:div w:id="1964997358">
                      <w:marLeft w:val="0"/>
                      <w:marRight w:val="0"/>
                      <w:marTop w:val="0"/>
                      <w:marBottom w:val="0"/>
                      <w:divBdr>
                        <w:top w:val="none" w:sz="0" w:space="0" w:color="auto"/>
                        <w:left w:val="none" w:sz="0" w:space="0" w:color="auto"/>
                        <w:bottom w:val="none" w:sz="0" w:space="0" w:color="auto"/>
                        <w:right w:val="none" w:sz="0" w:space="0" w:color="auto"/>
                      </w:divBdr>
                    </w:div>
                  </w:divsChild>
                </w:div>
                <w:div w:id="1961380700">
                  <w:marLeft w:val="0"/>
                  <w:marRight w:val="0"/>
                  <w:marTop w:val="0"/>
                  <w:marBottom w:val="0"/>
                  <w:divBdr>
                    <w:top w:val="single" w:sz="2" w:space="1" w:color="FFFFFF"/>
                    <w:left w:val="single" w:sz="2" w:space="12" w:color="FFFFFF"/>
                    <w:bottom w:val="single" w:sz="2" w:space="1" w:color="FFFFFF"/>
                    <w:right w:val="single" w:sz="2" w:space="4" w:color="FFFFFF"/>
                  </w:divBdr>
                  <w:divsChild>
                    <w:div w:id="1047991157">
                      <w:marLeft w:val="0"/>
                      <w:marRight w:val="0"/>
                      <w:marTop w:val="0"/>
                      <w:marBottom w:val="0"/>
                      <w:divBdr>
                        <w:top w:val="none" w:sz="0" w:space="0" w:color="auto"/>
                        <w:left w:val="none" w:sz="0" w:space="0" w:color="auto"/>
                        <w:bottom w:val="none" w:sz="0" w:space="0" w:color="auto"/>
                        <w:right w:val="none" w:sz="0" w:space="0" w:color="auto"/>
                      </w:divBdr>
                    </w:div>
                  </w:divsChild>
                </w:div>
                <w:div w:id="1601330742">
                  <w:marLeft w:val="0"/>
                  <w:marRight w:val="0"/>
                  <w:marTop w:val="0"/>
                  <w:marBottom w:val="0"/>
                  <w:divBdr>
                    <w:top w:val="single" w:sz="2" w:space="1" w:color="FFFFFF"/>
                    <w:left w:val="single" w:sz="2" w:space="12" w:color="FFFFFF"/>
                    <w:bottom w:val="single" w:sz="2" w:space="1" w:color="FFFFFF"/>
                    <w:right w:val="single" w:sz="2" w:space="4" w:color="FFFFFF"/>
                  </w:divBdr>
                  <w:divsChild>
                    <w:div w:id="732392341">
                      <w:marLeft w:val="0"/>
                      <w:marRight w:val="0"/>
                      <w:marTop w:val="0"/>
                      <w:marBottom w:val="0"/>
                      <w:divBdr>
                        <w:top w:val="none" w:sz="0" w:space="0" w:color="auto"/>
                        <w:left w:val="none" w:sz="0" w:space="0" w:color="auto"/>
                        <w:bottom w:val="none" w:sz="0" w:space="0" w:color="auto"/>
                        <w:right w:val="none" w:sz="0" w:space="0" w:color="auto"/>
                      </w:divBdr>
                    </w:div>
                  </w:divsChild>
                </w:div>
                <w:div w:id="1572083324">
                  <w:marLeft w:val="0"/>
                  <w:marRight w:val="0"/>
                  <w:marTop w:val="0"/>
                  <w:marBottom w:val="0"/>
                  <w:divBdr>
                    <w:top w:val="single" w:sz="2" w:space="1" w:color="FFFFFF"/>
                    <w:left w:val="single" w:sz="2" w:space="12" w:color="FFFFFF"/>
                    <w:bottom w:val="single" w:sz="2" w:space="1" w:color="FFFFFF"/>
                    <w:right w:val="single" w:sz="2" w:space="4" w:color="FFFFFF"/>
                  </w:divBdr>
                  <w:divsChild>
                    <w:div w:id="1835489218">
                      <w:marLeft w:val="0"/>
                      <w:marRight w:val="0"/>
                      <w:marTop w:val="0"/>
                      <w:marBottom w:val="0"/>
                      <w:divBdr>
                        <w:top w:val="none" w:sz="0" w:space="0" w:color="auto"/>
                        <w:left w:val="none" w:sz="0" w:space="0" w:color="auto"/>
                        <w:bottom w:val="none" w:sz="0" w:space="0" w:color="auto"/>
                        <w:right w:val="none" w:sz="0" w:space="0" w:color="auto"/>
                      </w:divBdr>
                    </w:div>
                  </w:divsChild>
                </w:div>
                <w:div w:id="899286863">
                  <w:marLeft w:val="0"/>
                  <w:marRight w:val="0"/>
                  <w:marTop w:val="0"/>
                  <w:marBottom w:val="0"/>
                  <w:divBdr>
                    <w:top w:val="single" w:sz="2" w:space="1" w:color="FFFFFF"/>
                    <w:left w:val="single" w:sz="2" w:space="12" w:color="FFFFFF"/>
                    <w:bottom w:val="single" w:sz="2" w:space="1" w:color="FFFFFF"/>
                    <w:right w:val="single" w:sz="2" w:space="4" w:color="FFFFFF"/>
                  </w:divBdr>
                  <w:divsChild>
                    <w:div w:id="725646760">
                      <w:marLeft w:val="0"/>
                      <w:marRight w:val="0"/>
                      <w:marTop w:val="0"/>
                      <w:marBottom w:val="0"/>
                      <w:divBdr>
                        <w:top w:val="none" w:sz="0" w:space="0" w:color="auto"/>
                        <w:left w:val="none" w:sz="0" w:space="0" w:color="auto"/>
                        <w:bottom w:val="none" w:sz="0" w:space="0" w:color="auto"/>
                        <w:right w:val="none" w:sz="0" w:space="0" w:color="auto"/>
                      </w:divBdr>
                    </w:div>
                  </w:divsChild>
                </w:div>
                <w:div w:id="332417512">
                  <w:marLeft w:val="0"/>
                  <w:marRight w:val="0"/>
                  <w:marTop w:val="0"/>
                  <w:marBottom w:val="0"/>
                  <w:divBdr>
                    <w:top w:val="single" w:sz="2" w:space="1" w:color="FFFFFF"/>
                    <w:left w:val="single" w:sz="2" w:space="12" w:color="FFFFFF"/>
                    <w:bottom w:val="single" w:sz="2" w:space="1" w:color="FFFFFF"/>
                    <w:right w:val="single" w:sz="2" w:space="4" w:color="FFFFFF"/>
                  </w:divBdr>
                  <w:divsChild>
                    <w:div w:id="1827623288">
                      <w:marLeft w:val="0"/>
                      <w:marRight w:val="0"/>
                      <w:marTop w:val="0"/>
                      <w:marBottom w:val="0"/>
                      <w:divBdr>
                        <w:top w:val="none" w:sz="0" w:space="0" w:color="auto"/>
                        <w:left w:val="none" w:sz="0" w:space="0" w:color="auto"/>
                        <w:bottom w:val="none" w:sz="0" w:space="0" w:color="auto"/>
                        <w:right w:val="none" w:sz="0" w:space="0" w:color="auto"/>
                      </w:divBdr>
                    </w:div>
                  </w:divsChild>
                </w:div>
                <w:div w:id="1296834277">
                  <w:marLeft w:val="0"/>
                  <w:marRight w:val="0"/>
                  <w:marTop w:val="0"/>
                  <w:marBottom w:val="0"/>
                  <w:divBdr>
                    <w:top w:val="single" w:sz="2" w:space="1" w:color="FFFFFF"/>
                    <w:left w:val="single" w:sz="2" w:space="12" w:color="FFFFFF"/>
                    <w:bottom w:val="single" w:sz="2" w:space="1" w:color="FFFFFF"/>
                    <w:right w:val="single" w:sz="2" w:space="4" w:color="FFFFFF"/>
                  </w:divBdr>
                  <w:divsChild>
                    <w:div w:id="1808933615">
                      <w:marLeft w:val="0"/>
                      <w:marRight w:val="0"/>
                      <w:marTop w:val="0"/>
                      <w:marBottom w:val="0"/>
                      <w:divBdr>
                        <w:top w:val="none" w:sz="0" w:space="0" w:color="auto"/>
                        <w:left w:val="none" w:sz="0" w:space="0" w:color="auto"/>
                        <w:bottom w:val="none" w:sz="0" w:space="0" w:color="auto"/>
                        <w:right w:val="none" w:sz="0" w:space="0" w:color="auto"/>
                      </w:divBdr>
                    </w:div>
                  </w:divsChild>
                </w:div>
                <w:div w:id="3630180">
                  <w:marLeft w:val="0"/>
                  <w:marRight w:val="0"/>
                  <w:marTop w:val="0"/>
                  <w:marBottom w:val="0"/>
                  <w:divBdr>
                    <w:top w:val="single" w:sz="2" w:space="1" w:color="FFFFFF"/>
                    <w:left w:val="single" w:sz="2" w:space="12" w:color="FFFFFF"/>
                    <w:bottom w:val="single" w:sz="2" w:space="1" w:color="FFFFFF"/>
                    <w:right w:val="single" w:sz="2" w:space="4" w:color="FFFFFF"/>
                  </w:divBdr>
                  <w:divsChild>
                    <w:div w:id="1030035404">
                      <w:marLeft w:val="0"/>
                      <w:marRight w:val="0"/>
                      <w:marTop w:val="0"/>
                      <w:marBottom w:val="0"/>
                      <w:divBdr>
                        <w:top w:val="none" w:sz="0" w:space="0" w:color="auto"/>
                        <w:left w:val="none" w:sz="0" w:space="0" w:color="auto"/>
                        <w:bottom w:val="none" w:sz="0" w:space="0" w:color="auto"/>
                        <w:right w:val="none" w:sz="0" w:space="0" w:color="auto"/>
                      </w:divBdr>
                    </w:div>
                  </w:divsChild>
                </w:div>
                <w:div w:id="1054693471">
                  <w:marLeft w:val="0"/>
                  <w:marRight w:val="0"/>
                  <w:marTop w:val="0"/>
                  <w:marBottom w:val="0"/>
                  <w:divBdr>
                    <w:top w:val="single" w:sz="2" w:space="1" w:color="FFFFFF"/>
                    <w:left w:val="single" w:sz="2" w:space="12" w:color="FFFFFF"/>
                    <w:bottom w:val="single" w:sz="2" w:space="1" w:color="FFFFFF"/>
                    <w:right w:val="single" w:sz="2" w:space="4" w:color="FFFFFF"/>
                  </w:divBdr>
                  <w:divsChild>
                    <w:div w:id="1979258223">
                      <w:marLeft w:val="0"/>
                      <w:marRight w:val="0"/>
                      <w:marTop w:val="0"/>
                      <w:marBottom w:val="0"/>
                      <w:divBdr>
                        <w:top w:val="none" w:sz="0" w:space="0" w:color="auto"/>
                        <w:left w:val="none" w:sz="0" w:space="0" w:color="auto"/>
                        <w:bottom w:val="none" w:sz="0" w:space="0" w:color="auto"/>
                        <w:right w:val="none" w:sz="0" w:space="0" w:color="auto"/>
                      </w:divBdr>
                    </w:div>
                  </w:divsChild>
                </w:div>
                <w:div w:id="492646000">
                  <w:marLeft w:val="0"/>
                  <w:marRight w:val="0"/>
                  <w:marTop w:val="0"/>
                  <w:marBottom w:val="0"/>
                  <w:divBdr>
                    <w:top w:val="single" w:sz="2" w:space="1" w:color="FFFFFF"/>
                    <w:left w:val="single" w:sz="2" w:space="12" w:color="FFFFFF"/>
                    <w:bottom w:val="single" w:sz="2" w:space="4" w:color="FFFFFF"/>
                    <w:right w:val="single" w:sz="2" w:space="4" w:color="FFFFFF"/>
                  </w:divBdr>
                  <w:divsChild>
                    <w:div w:id="139319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61323">
          <w:marLeft w:val="0"/>
          <w:marRight w:val="0"/>
          <w:marTop w:val="0"/>
          <w:marBottom w:val="335"/>
          <w:divBdr>
            <w:top w:val="none" w:sz="0" w:space="0" w:color="auto"/>
            <w:left w:val="none" w:sz="0" w:space="0" w:color="auto"/>
            <w:bottom w:val="none" w:sz="0" w:space="0" w:color="auto"/>
            <w:right w:val="none" w:sz="0" w:space="0" w:color="auto"/>
          </w:divBdr>
          <w:divsChild>
            <w:div w:id="206112269">
              <w:marLeft w:val="0"/>
              <w:marRight w:val="0"/>
              <w:marTop w:val="0"/>
              <w:marBottom w:val="0"/>
              <w:divBdr>
                <w:top w:val="none" w:sz="0" w:space="0" w:color="auto"/>
                <w:left w:val="none" w:sz="0" w:space="0" w:color="auto"/>
                <w:bottom w:val="none" w:sz="0" w:space="0" w:color="auto"/>
                <w:right w:val="none" w:sz="0" w:space="0" w:color="auto"/>
              </w:divBdr>
              <w:divsChild>
                <w:div w:id="610205723">
                  <w:marLeft w:val="0"/>
                  <w:marRight w:val="0"/>
                  <w:marTop w:val="0"/>
                  <w:marBottom w:val="0"/>
                  <w:divBdr>
                    <w:top w:val="single" w:sz="2" w:space="4" w:color="FFFFFF"/>
                    <w:left w:val="single" w:sz="2" w:space="12" w:color="FFFFFF"/>
                    <w:bottom w:val="single" w:sz="2" w:space="1" w:color="FFFFFF"/>
                    <w:right w:val="single" w:sz="2" w:space="4" w:color="FFFFFF"/>
                  </w:divBdr>
                  <w:divsChild>
                    <w:div w:id="293175269">
                      <w:marLeft w:val="0"/>
                      <w:marRight w:val="0"/>
                      <w:marTop w:val="0"/>
                      <w:marBottom w:val="0"/>
                      <w:divBdr>
                        <w:top w:val="none" w:sz="0" w:space="0" w:color="auto"/>
                        <w:left w:val="none" w:sz="0" w:space="0" w:color="auto"/>
                        <w:bottom w:val="none" w:sz="0" w:space="0" w:color="auto"/>
                        <w:right w:val="none" w:sz="0" w:space="0" w:color="auto"/>
                      </w:divBdr>
                    </w:div>
                  </w:divsChild>
                </w:div>
                <w:div w:id="1604456313">
                  <w:marLeft w:val="0"/>
                  <w:marRight w:val="0"/>
                  <w:marTop w:val="0"/>
                  <w:marBottom w:val="0"/>
                  <w:divBdr>
                    <w:top w:val="single" w:sz="2" w:space="1" w:color="FFFFFF"/>
                    <w:left w:val="single" w:sz="2" w:space="12" w:color="FFFFFF"/>
                    <w:bottom w:val="single" w:sz="2" w:space="1" w:color="FFFFFF"/>
                    <w:right w:val="single" w:sz="2" w:space="4" w:color="FFFFFF"/>
                  </w:divBdr>
                  <w:divsChild>
                    <w:div w:id="349647010">
                      <w:marLeft w:val="0"/>
                      <w:marRight w:val="0"/>
                      <w:marTop w:val="0"/>
                      <w:marBottom w:val="0"/>
                      <w:divBdr>
                        <w:top w:val="none" w:sz="0" w:space="0" w:color="auto"/>
                        <w:left w:val="none" w:sz="0" w:space="0" w:color="auto"/>
                        <w:bottom w:val="none" w:sz="0" w:space="0" w:color="auto"/>
                        <w:right w:val="none" w:sz="0" w:space="0" w:color="auto"/>
                      </w:divBdr>
                    </w:div>
                  </w:divsChild>
                </w:div>
                <w:div w:id="1794445488">
                  <w:marLeft w:val="0"/>
                  <w:marRight w:val="0"/>
                  <w:marTop w:val="0"/>
                  <w:marBottom w:val="0"/>
                  <w:divBdr>
                    <w:top w:val="single" w:sz="2" w:space="1" w:color="FFFFFF"/>
                    <w:left w:val="single" w:sz="2" w:space="12" w:color="FFFFFF"/>
                    <w:bottom w:val="single" w:sz="2" w:space="1" w:color="FFFFFF"/>
                    <w:right w:val="single" w:sz="2" w:space="4" w:color="FFFFFF"/>
                  </w:divBdr>
                  <w:divsChild>
                    <w:div w:id="631907517">
                      <w:marLeft w:val="0"/>
                      <w:marRight w:val="0"/>
                      <w:marTop w:val="0"/>
                      <w:marBottom w:val="0"/>
                      <w:divBdr>
                        <w:top w:val="none" w:sz="0" w:space="0" w:color="auto"/>
                        <w:left w:val="none" w:sz="0" w:space="0" w:color="auto"/>
                        <w:bottom w:val="none" w:sz="0" w:space="0" w:color="auto"/>
                        <w:right w:val="none" w:sz="0" w:space="0" w:color="auto"/>
                      </w:divBdr>
                    </w:div>
                  </w:divsChild>
                </w:div>
                <w:div w:id="955136142">
                  <w:marLeft w:val="0"/>
                  <w:marRight w:val="0"/>
                  <w:marTop w:val="0"/>
                  <w:marBottom w:val="0"/>
                  <w:divBdr>
                    <w:top w:val="single" w:sz="2" w:space="1" w:color="FFFFFF"/>
                    <w:left w:val="single" w:sz="2" w:space="12" w:color="FFFFFF"/>
                    <w:bottom w:val="single" w:sz="2" w:space="1" w:color="FFFFFF"/>
                    <w:right w:val="single" w:sz="2" w:space="4" w:color="FFFFFF"/>
                  </w:divBdr>
                  <w:divsChild>
                    <w:div w:id="812527277">
                      <w:marLeft w:val="0"/>
                      <w:marRight w:val="0"/>
                      <w:marTop w:val="0"/>
                      <w:marBottom w:val="0"/>
                      <w:divBdr>
                        <w:top w:val="none" w:sz="0" w:space="0" w:color="auto"/>
                        <w:left w:val="none" w:sz="0" w:space="0" w:color="auto"/>
                        <w:bottom w:val="none" w:sz="0" w:space="0" w:color="auto"/>
                        <w:right w:val="none" w:sz="0" w:space="0" w:color="auto"/>
                      </w:divBdr>
                    </w:div>
                  </w:divsChild>
                </w:div>
                <w:div w:id="670838574">
                  <w:marLeft w:val="0"/>
                  <w:marRight w:val="0"/>
                  <w:marTop w:val="0"/>
                  <w:marBottom w:val="0"/>
                  <w:divBdr>
                    <w:top w:val="single" w:sz="2" w:space="1" w:color="FFFFFF"/>
                    <w:left w:val="single" w:sz="2" w:space="12" w:color="FFFFFF"/>
                    <w:bottom w:val="single" w:sz="2" w:space="1" w:color="FFFFFF"/>
                    <w:right w:val="single" w:sz="2" w:space="4" w:color="FFFFFF"/>
                  </w:divBdr>
                  <w:divsChild>
                    <w:div w:id="734202261">
                      <w:marLeft w:val="0"/>
                      <w:marRight w:val="0"/>
                      <w:marTop w:val="0"/>
                      <w:marBottom w:val="0"/>
                      <w:divBdr>
                        <w:top w:val="none" w:sz="0" w:space="0" w:color="auto"/>
                        <w:left w:val="none" w:sz="0" w:space="0" w:color="auto"/>
                        <w:bottom w:val="none" w:sz="0" w:space="0" w:color="auto"/>
                        <w:right w:val="none" w:sz="0" w:space="0" w:color="auto"/>
                      </w:divBdr>
                    </w:div>
                  </w:divsChild>
                </w:div>
                <w:div w:id="1187670464">
                  <w:marLeft w:val="0"/>
                  <w:marRight w:val="0"/>
                  <w:marTop w:val="0"/>
                  <w:marBottom w:val="0"/>
                  <w:divBdr>
                    <w:top w:val="single" w:sz="2" w:space="1" w:color="FFFFFF"/>
                    <w:left w:val="single" w:sz="2" w:space="12" w:color="FFFFFF"/>
                    <w:bottom w:val="single" w:sz="2" w:space="1" w:color="FFFFFF"/>
                    <w:right w:val="single" w:sz="2" w:space="4" w:color="FFFFFF"/>
                  </w:divBdr>
                  <w:divsChild>
                    <w:div w:id="140654734">
                      <w:marLeft w:val="0"/>
                      <w:marRight w:val="0"/>
                      <w:marTop w:val="0"/>
                      <w:marBottom w:val="0"/>
                      <w:divBdr>
                        <w:top w:val="none" w:sz="0" w:space="0" w:color="auto"/>
                        <w:left w:val="none" w:sz="0" w:space="0" w:color="auto"/>
                        <w:bottom w:val="none" w:sz="0" w:space="0" w:color="auto"/>
                        <w:right w:val="none" w:sz="0" w:space="0" w:color="auto"/>
                      </w:divBdr>
                    </w:div>
                  </w:divsChild>
                </w:div>
                <w:div w:id="2048946552">
                  <w:marLeft w:val="0"/>
                  <w:marRight w:val="0"/>
                  <w:marTop w:val="0"/>
                  <w:marBottom w:val="0"/>
                  <w:divBdr>
                    <w:top w:val="single" w:sz="2" w:space="1" w:color="FFFFFF"/>
                    <w:left w:val="single" w:sz="2" w:space="12" w:color="FFFFFF"/>
                    <w:bottom w:val="single" w:sz="2" w:space="1" w:color="FFFFFF"/>
                    <w:right w:val="single" w:sz="2" w:space="4" w:color="FFFFFF"/>
                  </w:divBdr>
                  <w:divsChild>
                    <w:div w:id="459231741">
                      <w:marLeft w:val="0"/>
                      <w:marRight w:val="0"/>
                      <w:marTop w:val="0"/>
                      <w:marBottom w:val="0"/>
                      <w:divBdr>
                        <w:top w:val="none" w:sz="0" w:space="0" w:color="auto"/>
                        <w:left w:val="none" w:sz="0" w:space="0" w:color="auto"/>
                        <w:bottom w:val="none" w:sz="0" w:space="0" w:color="auto"/>
                        <w:right w:val="none" w:sz="0" w:space="0" w:color="auto"/>
                      </w:divBdr>
                    </w:div>
                  </w:divsChild>
                </w:div>
                <w:div w:id="291445200">
                  <w:marLeft w:val="0"/>
                  <w:marRight w:val="0"/>
                  <w:marTop w:val="0"/>
                  <w:marBottom w:val="0"/>
                  <w:divBdr>
                    <w:top w:val="single" w:sz="2" w:space="1" w:color="FFFFFF"/>
                    <w:left w:val="single" w:sz="2" w:space="12" w:color="FFFFFF"/>
                    <w:bottom w:val="single" w:sz="2" w:space="1" w:color="FFFFFF"/>
                    <w:right w:val="single" w:sz="2" w:space="4" w:color="FFFFFF"/>
                  </w:divBdr>
                  <w:divsChild>
                    <w:div w:id="583563386">
                      <w:marLeft w:val="0"/>
                      <w:marRight w:val="0"/>
                      <w:marTop w:val="0"/>
                      <w:marBottom w:val="0"/>
                      <w:divBdr>
                        <w:top w:val="none" w:sz="0" w:space="0" w:color="auto"/>
                        <w:left w:val="none" w:sz="0" w:space="0" w:color="auto"/>
                        <w:bottom w:val="none" w:sz="0" w:space="0" w:color="auto"/>
                        <w:right w:val="none" w:sz="0" w:space="0" w:color="auto"/>
                      </w:divBdr>
                    </w:div>
                  </w:divsChild>
                </w:div>
                <w:div w:id="184944596">
                  <w:marLeft w:val="0"/>
                  <w:marRight w:val="0"/>
                  <w:marTop w:val="0"/>
                  <w:marBottom w:val="0"/>
                  <w:divBdr>
                    <w:top w:val="single" w:sz="2" w:space="1" w:color="FFFFFF"/>
                    <w:left w:val="single" w:sz="2" w:space="12" w:color="FFFFFF"/>
                    <w:bottom w:val="single" w:sz="2" w:space="1" w:color="FFFFFF"/>
                    <w:right w:val="single" w:sz="2" w:space="4" w:color="FFFFFF"/>
                  </w:divBdr>
                  <w:divsChild>
                    <w:div w:id="1522012008">
                      <w:marLeft w:val="0"/>
                      <w:marRight w:val="0"/>
                      <w:marTop w:val="0"/>
                      <w:marBottom w:val="0"/>
                      <w:divBdr>
                        <w:top w:val="none" w:sz="0" w:space="0" w:color="auto"/>
                        <w:left w:val="none" w:sz="0" w:space="0" w:color="auto"/>
                        <w:bottom w:val="none" w:sz="0" w:space="0" w:color="auto"/>
                        <w:right w:val="none" w:sz="0" w:space="0" w:color="auto"/>
                      </w:divBdr>
                    </w:div>
                  </w:divsChild>
                </w:div>
                <w:div w:id="99499653">
                  <w:marLeft w:val="0"/>
                  <w:marRight w:val="0"/>
                  <w:marTop w:val="0"/>
                  <w:marBottom w:val="0"/>
                  <w:divBdr>
                    <w:top w:val="single" w:sz="2" w:space="1" w:color="FFFFFF"/>
                    <w:left w:val="single" w:sz="2" w:space="12" w:color="FFFFFF"/>
                    <w:bottom w:val="single" w:sz="2" w:space="1" w:color="FFFFFF"/>
                    <w:right w:val="single" w:sz="2" w:space="4" w:color="FFFFFF"/>
                  </w:divBdr>
                  <w:divsChild>
                    <w:div w:id="1437362547">
                      <w:marLeft w:val="0"/>
                      <w:marRight w:val="0"/>
                      <w:marTop w:val="0"/>
                      <w:marBottom w:val="0"/>
                      <w:divBdr>
                        <w:top w:val="none" w:sz="0" w:space="0" w:color="auto"/>
                        <w:left w:val="none" w:sz="0" w:space="0" w:color="auto"/>
                        <w:bottom w:val="none" w:sz="0" w:space="0" w:color="auto"/>
                        <w:right w:val="none" w:sz="0" w:space="0" w:color="auto"/>
                      </w:divBdr>
                    </w:div>
                  </w:divsChild>
                </w:div>
                <w:div w:id="1133912237">
                  <w:marLeft w:val="0"/>
                  <w:marRight w:val="0"/>
                  <w:marTop w:val="0"/>
                  <w:marBottom w:val="0"/>
                  <w:divBdr>
                    <w:top w:val="single" w:sz="2" w:space="1" w:color="FFFFFF"/>
                    <w:left w:val="single" w:sz="2" w:space="12" w:color="FFFFFF"/>
                    <w:bottom w:val="single" w:sz="2" w:space="1" w:color="FFFFFF"/>
                    <w:right w:val="single" w:sz="2" w:space="4" w:color="FFFFFF"/>
                  </w:divBdr>
                  <w:divsChild>
                    <w:div w:id="427697540">
                      <w:marLeft w:val="0"/>
                      <w:marRight w:val="0"/>
                      <w:marTop w:val="0"/>
                      <w:marBottom w:val="0"/>
                      <w:divBdr>
                        <w:top w:val="none" w:sz="0" w:space="0" w:color="auto"/>
                        <w:left w:val="none" w:sz="0" w:space="0" w:color="auto"/>
                        <w:bottom w:val="none" w:sz="0" w:space="0" w:color="auto"/>
                        <w:right w:val="none" w:sz="0" w:space="0" w:color="auto"/>
                      </w:divBdr>
                    </w:div>
                  </w:divsChild>
                </w:div>
                <w:div w:id="291178513">
                  <w:marLeft w:val="0"/>
                  <w:marRight w:val="0"/>
                  <w:marTop w:val="0"/>
                  <w:marBottom w:val="0"/>
                  <w:divBdr>
                    <w:top w:val="single" w:sz="2" w:space="1" w:color="FFFFFF"/>
                    <w:left w:val="single" w:sz="2" w:space="12" w:color="FFFFFF"/>
                    <w:bottom w:val="single" w:sz="2" w:space="1" w:color="FFFFFF"/>
                    <w:right w:val="single" w:sz="2" w:space="4" w:color="FFFFFF"/>
                  </w:divBdr>
                  <w:divsChild>
                    <w:div w:id="669796688">
                      <w:marLeft w:val="0"/>
                      <w:marRight w:val="0"/>
                      <w:marTop w:val="0"/>
                      <w:marBottom w:val="0"/>
                      <w:divBdr>
                        <w:top w:val="none" w:sz="0" w:space="0" w:color="auto"/>
                        <w:left w:val="none" w:sz="0" w:space="0" w:color="auto"/>
                        <w:bottom w:val="none" w:sz="0" w:space="0" w:color="auto"/>
                        <w:right w:val="none" w:sz="0" w:space="0" w:color="auto"/>
                      </w:divBdr>
                    </w:div>
                  </w:divsChild>
                </w:div>
                <w:div w:id="1841844377">
                  <w:marLeft w:val="0"/>
                  <w:marRight w:val="0"/>
                  <w:marTop w:val="0"/>
                  <w:marBottom w:val="0"/>
                  <w:divBdr>
                    <w:top w:val="single" w:sz="2" w:space="1" w:color="FFFFFF"/>
                    <w:left w:val="single" w:sz="2" w:space="12" w:color="FFFFFF"/>
                    <w:bottom w:val="single" w:sz="2" w:space="1" w:color="FFFFFF"/>
                    <w:right w:val="single" w:sz="2" w:space="4" w:color="FFFFFF"/>
                  </w:divBdr>
                  <w:divsChild>
                    <w:div w:id="2036692856">
                      <w:marLeft w:val="0"/>
                      <w:marRight w:val="0"/>
                      <w:marTop w:val="0"/>
                      <w:marBottom w:val="0"/>
                      <w:divBdr>
                        <w:top w:val="none" w:sz="0" w:space="0" w:color="auto"/>
                        <w:left w:val="none" w:sz="0" w:space="0" w:color="auto"/>
                        <w:bottom w:val="none" w:sz="0" w:space="0" w:color="auto"/>
                        <w:right w:val="none" w:sz="0" w:space="0" w:color="auto"/>
                      </w:divBdr>
                    </w:div>
                  </w:divsChild>
                </w:div>
                <w:div w:id="902521044">
                  <w:marLeft w:val="0"/>
                  <w:marRight w:val="0"/>
                  <w:marTop w:val="0"/>
                  <w:marBottom w:val="0"/>
                  <w:divBdr>
                    <w:top w:val="single" w:sz="2" w:space="1" w:color="FFFFFF"/>
                    <w:left w:val="single" w:sz="2" w:space="12" w:color="FFFFFF"/>
                    <w:bottom w:val="single" w:sz="2" w:space="1" w:color="FFFFFF"/>
                    <w:right w:val="single" w:sz="2" w:space="4" w:color="FFFFFF"/>
                  </w:divBdr>
                  <w:divsChild>
                    <w:div w:id="351541571">
                      <w:marLeft w:val="0"/>
                      <w:marRight w:val="0"/>
                      <w:marTop w:val="0"/>
                      <w:marBottom w:val="0"/>
                      <w:divBdr>
                        <w:top w:val="none" w:sz="0" w:space="0" w:color="auto"/>
                        <w:left w:val="none" w:sz="0" w:space="0" w:color="auto"/>
                        <w:bottom w:val="none" w:sz="0" w:space="0" w:color="auto"/>
                        <w:right w:val="none" w:sz="0" w:space="0" w:color="auto"/>
                      </w:divBdr>
                    </w:div>
                  </w:divsChild>
                </w:div>
                <w:div w:id="933828439">
                  <w:marLeft w:val="0"/>
                  <w:marRight w:val="0"/>
                  <w:marTop w:val="0"/>
                  <w:marBottom w:val="0"/>
                  <w:divBdr>
                    <w:top w:val="single" w:sz="2" w:space="1" w:color="FFFFFF"/>
                    <w:left w:val="single" w:sz="2" w:space="12" w:color="FFFFFF"/>
                    <w:bottom w:val="single" w:sz="2" w:space="1" w:color="FFFFFF"/>
                    <w:right w:val="single" w:sz="2" w:space="4" w:color="FFFFFF"/>
                  </w:divBdr>
                  <w:divsChild>
                    <w:div w:id="1063989426">
                      <w:marLeft w:val="0"/>
                      <w:marRight w:val="0"/>
                      <w:marTop w:val="0"/>
                      <w:marBottom w:val="0"/>
                      <w:divBdr>
                        <w:top w:val="none" w:sz="0" w:space="0" w:color="auto"/>
                        <w:left w:val="none" w:sz="0" w:space="0" w:color="auto"/>
                        <w:bottom w:val="none" w:sz="0" w:space="0" w:color="auto"/>
                        <w:right w:val="none" w:sz="0" w:space="0" w:color="auto"/>
                      </w:divBdr>
                    </w:div>
                  </w:divsChild>
                </w:div>
                <w:div w:id="134957508">
                  <w:marLeft w:val="0"/>
                  <w:marRight w:val="0"/>
                  <w:marTop w:val="0"/>
                  <w:marBottom w:val="0"/>
                  <w:divBdr>
                    <w:top w:val="single" w:sz="2" w:space="1" w:color="FFFFFF"/>
                    <w:left w:val="single" w:sz="2" w:space="12" w:color="FFFFFF"/>
                    <w:bottom w:val="single" w:sz="2" w:space="1" w:color="FFFFFF"/>
                    <w:right w:val="single" w:sz="2" w:space="4" w:color="FFFFFF"/>
                  </w:divBdr>
                  <w:divsChild>
                    <w:div w:id="1634558603">
                      <w:marLeft w:val="0"/>
                      <w:marRight w:val="0"/>
                      <w:marTop w:val="0"/>
                      <w:marBottom w:val="0"/>
                      <w:divBdr>
                        <w:top w:val="none" w:sz="0" w:space="0" w:color="auto"/>
                        <w:left w:val="none" w:sz="0" w:space="0" w:color="auto"/>
                        <w:bottom w:val="none" w:sz="0" w:space="0" w:color="auto"/>
                        <w:right w:val="none" w:sz="0" w:space="0" w:color="auto"/>
                      </w:divBdr>
                    </w:div>
                  </w:divsChild>
                </w:div>
                <w:div w:id="1527407177">
                  <w:marLeft w:val="0"/>
                  <w:marRight w:val="0"/>
                  <w:marTop w:val="0"/>
                  <w:marBottom w:val="0"/>
                  <w:divBdr>
                    <w:top w:val="single" w:sz="2" w:space="1" w:color="FFFFFF"/>
                    <w:left w:val="single" w:sz="2" w:space="12" w:color="FFFFFF"/>
                    <w:bottom w:val="single" w:sz="2" w:space="1" w:color="FFFFFF"/>
                    <w:right w:val="single" w:sz="2" w:space="4" w:color="FFFFFF"/>
                  </w:divBdr>
                  <w:divsChild>
                    <w:div w:id="1909067833">
                      <w:marLeft w:val="0"/>
                      <w:marRight w:val="0"/>
                      <w:marTop w:val="0"/>
                      <w:marBottom w:val="0"/>
                      <w:divBdr>
                        <w:top w:val="none" w:sz="0" w:space="0" w:color="auto"/>
                        <w:left w:val="none" w:sz="0" w:space="0" w:color="auto"/>
                        <w:bottom w:val="none" w:sz="0" w:space="0" w:color="auto"/>
                        <w:right w:val="none" w:sz="0" w:space="0" w:color="auto"/>
                      </w:divBdr>
                    </w:div>
                  </w:divsChild>
                </w:div>
                <w:div w:id="2058695734">
                  <w:marLeft w:val="0"/>
                  <w:marRight w:val="0"/>
                  <w:marTop w:val="0"/>
                  <w:marBottom w:val="0"/>
                  <w:divBdr>
                    <w:top w:val="single" w:sz="2" w:space="1" w:color="FFFFFF"/>
                    <w:left w:val="single" w:sz="2" w:space="12" w:color="FFFFFF"/>
                    <w:bottom w:val="single" w:sz="2" w:space="1" w:color="FFFFFF"/>
                    <w:right w:val="single" w:sz="2" w:space="4" w:color="FFFFFF"/>
                  </w:divBdr>
                  <w:divsChild>
                    <w:div w:id="871183937">
                      <w:marLeft w:val="0"/>
                      <w:marRight w:val="0"/>
                      <w:marTop w:val="0"/>
                      <w:marBottom w:val="0"/>
                      <w:divBdr>
                        <w:top w:val="none" w:sz="0" w:space="0" w:color="auto"/>
                        <w:left w:val="none" w:sz="0" w:space="0" w:color="auto"/>
                        <w:bottom w:val="none" w:sz="0" w:space="0" w:color="auto"/>
                        <w:right w:val="none" w:sz="0" w:space="0" w:color="auto"/>
                      </w:divBdr>
                    </w:div>
                  </w:divsChild>
                </w:div>
                <w:div w:id="1973318906">
                  <w:marLeft w:val="0"/>
                  <w:marRight w:val="0"/>
                  <w:marTop w:val="0"/>
                  <w:marBottom w:val="0"/>
                  <w:divBdr>
                    <w:top w:val="single" w:sz="2" w:space="1" w:color="FFFFFF"/>
                    <w:left w:val="single" w:sz="2" w:space="12" w:color="FFFFFF"/>
                    <w:bottom w:val="single" w:sz="2" w:space="1" w:color="FFFFFF"/>
                    <w:right w:val="single" w:sz="2" w:space="4" w:color="FFFFFF"/>
                  </w:divBdr>
                  <w:divsChild>
                    <w:div w:id="16585542">
                      <w:marLeft w:val="0"/>
                      <w:marRight w:val="0"/>
                      <w:marTop w:val="0"/>
                      <w:marBottom w:val="0"/>
                      <w:divBdr>
                        <w:top w:val="none" w:sz="0" w:space="0" w:color="auto"/>
                        <w:left w:val="none" w:sz="0" w:space="0" w:color="auto"/>
                        <w:bottom w:val="none" w:sz="0" w:space="0" w:color="auto"/>
                        <w:right w:val="none" w:sz="0" w:space="0" w:color="auto"/>
                      </w:divBdr>
                    </w:div>
                  </w:divsChild>
                </w:div>
                <w:div w:id="198665326">
                  <w:marLeft w:val="0"/>
                  <w:marRight w:val="0"/>
                  <w:marTop w:val="0"/>
                  <w:marBottom w:val="0"/>
                  <w:divBdr>
                    <w:top w:val="single" w:sz="2" w:space="1" w:color="FFFFFF"/>
                    <w:left w:val="single" w:sz="2" w:space="12" w:color="FFFFFF"/>
                    <w:bottom w:val="single" w:sz="2" w:space="1" w:color="FFFFFF"/>
                    <w:right w:val="single" w:sz="2" w:space="4" w:color="FFFFFF"/>
                  </w:divBdr>
                  <w:divsChild>
                    <w:div w:id="960186720">
                      <w:marLeft w:val="0"/>
                      <w:marRight w:val="0"/>
                      <w:marTop w:val="0"/>
                      <w:marBottom w:val="0"/>
                      <w:divBdr>
                        <w:top w:val="none" w:sz="0" w:space="0" w:color="auto"/>
                        <w:left w:val="none" w:sz="0" w:space="0" w:color="auto"/>
                        <w:bottom w:val="none" w:sz="0" w:space="0" w:color="auto"/>
                        <w:right w:val="none" w:sz="0" w:space="0" w:color="auto"/>
                      </w:divBdr>
                    </w:div>
                  </w:divsChild>
                </w:div>
                <w:div w:id="580725143">
                  <w:marLeft w:val="0"/>
                  <w:marRight w:val="0"/>
                  <w:marTop w:val="0"/>
                  <w:marBottom w:val="0"/>
                  <w:divBdr>
                    <w:top w:val="single" w:sz="2" w:space="1" w:color="FFFFFF"/>
                    <w:left w:val="single" w:sz="2" w:space="12" w:color="FFFFFF"/>
                    <w:bottom w:val="single" w:sz="2" w:space="1" w:color="FFFFFF"/>
                    <w:right w:val="single" w:sz="2" w:space="4" w:color="FFFFFF"/>
                  </w:divBdr>
                  <w:divsChild>
                    <w:div w:id="94718658">
                      <w:marLeft w:val="0"/>
                      <w:marRight w:val="0"/>
                      <w:marTop w:val="0"/>
                      <w:marBottom w:val="0"/>
                      <w:divBdr>
                        <w:top w:val="none" w:sz="0" w:space="0" w:color="auto"/>
                        <w:left w:val="none" w:sz="0" w:space="0" w:color="auto"/>
                        <w:bottom w:val="none" w:sz="0" w:space="0" w:color="auto"/>
                        <w:right w:val="none" w:sz="0" w:space="0" w:color="auto"/>
                      </w:divBdr>
                    </w:div>
                  </w:divsChild>
                </w:div>
                <w:div w:id="137383225">
                  <w:marLeft w:val="0"/>
                  <w:marRight w:val="0"/>
                  <w:marTop w:val="0"/>
                  <w:marBottom w:val="0"/>
                  <w:divBdr>
                    <w:top w:val="single" w:sz="2" w:space="1" w:color="FFFFFF"/>
                    <w:left w:val="single" w:sz="2" w:space="12" w:color="FFFFFF"/>
                    <w:bottom w:val="single" w:sz="2" w:space="1" w:color="FFFFFF"/>
                    <w:right w:val="single" w:sz="2" w:space="4" w:color="FFFFFF"/>
                  </w:divBdr>
                  <w:divsChild>
                    <w:div w:id="215821846">
                      <w:marLeft w:val="0"/>
                      <w:marRight w:val="0"/>
                      <w:marTop w:val="0"/>
                      <w:marBottom w:val="0"/>
                      <w:divBdr>
                        <w:top w:val="none" w:sz="0" w:space="0" w:color="auto"/>
                        <w:left w:val="none" w:sz="0" w:space="0" w:color="auto"/>
                        <w:bottom w:val="none" w:sz="0" w:space="0" w:color="auto"/>
                        <w:right w:val="none" w:sz="0" w:space="0" w:color="auto"/>
                      </w:divBdr>
                    </w:div>
                  </w:divsChild>
                </w:div>
                <w:div w:id="40132221">
                  <w:marLeft w:val="0"/>
                  <w:marRight w:val="0"/>
                  <w:marTop w:val="0"/>
                  <w:marBottom w:val="0"/>
                  <w:divBdr>
                    <w:top w:val="single" w:sz="2" w:space="1" w:color="FFFFFF"/>
                    <w:left w:val="single" w:sz="2" w:space="12" w:color="FFFFFF"/>
                    <w:bottom w:val="single" w:sz="2" w:space="1" w:color="FFFFFF"/>
                    <w:right w:val="single" w:sz="2" w:space="4" w:color="FFFFFF"/>
                  </w:divBdr>
                  <w:divsChild>
                    <w:div w:id="653726414">
                      <w:marLeft w:val="0"/>
                      <w:marRight w:val="0"/>
                      <w:marTop w:val="0"/>
                      <w:marBottom w:val="0"/>
                      <w:divBdr>
                        <w:top w:val="none" w:sz="0" w:space="0" w:color="auto"/>
                        <w:left w:val="none" w:sz="0" w:space="0" w:color="auto"/>
                        <w:bottom w:val="none" w:sz="0" w:space="0" w:color="auto"/>
                        <w:right w:val="none" w:sz="0" w:space="0" w:color="auto"/>
                      </w:divBdr>
                    </w:div>
                  </w:divsChild>
                </w:div>
                <w:div w:id="1989898064">
                  <w:marLeft w:val="0"/>
                  <w:marRight w:val="0"/>
                  <w:marTop w:val="0"/>
                  <w:marBottom w:val="0"/>
                  <w:divBdr>
                    <w:top w:val="single" w:sz="2" w:space="1" w:color="FFFFFF"/>
                    <w:left w:val="single" w:sz="2" w:space="12" w:color="FFFFFF"/>
                    <w:bottom w:val="single" w:sz="2" w:space="4" w:color="FFFFFF"/>
                    <w:right w:val="single" w:sz="2" w:space="4" w:color="FFFFFF"/>
                  </w:divBdr>
                  <w:divsChild>
                    <w:div w:id="721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321740">
          <w:marLeft w:val="0"/>
          <w:marRight w:val="0"/>
          <w:marTop w:val="0"/>
          <w:marBottom w:val="335"/>
          <w:divBdr>
            <w:top w:val="none" w:sz="0" w:space="0" w:color="auto"/>
            <w:left w:val="none" w:sz="0" w:space="0" w:color="auto"/>
            <w:bottom w:val="none" w:sz="0" w:space="0" w:color="auto"/>
            <w:right w:val="none" w:sz="0" w:space="0" w:color="auto"/>
          </w:divBdr>
          <w:divsChild>
            <w:div w:id="227419707">
              <w:marLeft w:val="0"/>
              <w:marRight w:val="0"/>
              <w:marTop w:val="0"/>
              <w:marBottom w:val="0"/>
              <w:divBdr>
                <w:top w:val="none" w:sz="0" w:space="0" w:color="auto"/>
                <w:left w:val="none" w:sz="0" w:space="0" w:color="auto"/>
                <w:bottom w:val="none" w:sz="0" w:space="0" w:color="auto"/>
                <w:right w:val="none" w:sz="0" w:space="0" w:color="auto"/>
              </w:divBdr>
              <w:divsChild>
                <w:div w:id="1367367874">
                  <w:marLeft w:val="0"/>
                  <w:marRight w:val="0"/>
                  <w:marTop w:val="0"/>
                  <w:marBottom w:val="0"/>
                  <w:divBdr>
                    <w:top w:val="single" w:sz="2" w:space="4" w:color="FFFFFF"/>
                    <w:left w:val="single" w:sz="2" w:space="12" w:color="FFFFFF"/>
                    <w:bottom w:val="single" w:sz="2" w:space="1" w:color="FFFFFF"/>
                    <w:right w:val="single" w:sz="2" w:space="4" w:color="FFFFFF"/>
                  </w:divBdr>
                  <w:divsChild>
                    <w:div w:id="253828897">
                      <w:marLeft w:val="0"/>
                      <w:marRight w:val="0"/>
                      <w:marTop w:val="0"/>
                      <w:marBottom w:val="0"/>
                      <w:divBdr>
                        <w:top w:val="none" w:sz="0" w:space="0" w:color="auto"/>
                        <w:left w:val="none" w:sz="0" w:space="0" w:color="auto"/>
                        <w:bottom w:val="none" w:sz="0" w:space="0" w:color="auto"/>
                        <w:right w:val="none" w:sz="0" w:space="0" w:color="auto"/>
                      </w:divBdr>
                    </w:div>
                  </w:divsChild>
                </w:div>
                <w:div w:id="1925450248">
                  <w:marLeft w:val="0"/>
                  <w:marRight w:val="0"/>
                  <w:marTop w:val="0"/>
                  <w:marBottom w:val="0"/>
                  <w:divBdr>
                    <w:top w:val="single" w:sz="2" w:space="1" w:color="FFFFFF"/>
                    <w:left w:val="single" w:sz="2" w:space="12" w:color="FFFFFF"/>
                    <w:bottom w:val="single" w:sz="2" w:space="1" w:color="FFFFFF"/>
                    <w:right w:val="single" w:sz="2" w:space="4" w:color="FFFFFF"/>
                  </w:divBdr>
                  <w:divsChild>
                    <w:div w:id="591624544">
                      <w:marLeft w:val="0"/>
                      <w:marRight w:val="0"/>
                      <w:marTop w:val="0"/>
                      <w:marBottom w:val="0"/>
                      <w:divBdr>
                        <w:top w:val="none" w:sz="0" w:space="0" w:color="auto"/>
                        <w:left w:val="none" w:sz="0" w:space="0" w:color="auto"/>
                        <w:bottom w:val="none" w:sz="0" w:space="0" w:color="auto"/>
                        <w:right w:val="none" w:sz="0" w:space="0" w:color="auto"/>
                      </w:divBdr>
                    </w:div>
                  </w:divsChild>
                </w:div>
                <w:div w:id="1493179394">
                  <w:marLeft w:val="0"/>
                  <w:marRight w:val="0"/>
                  <w:marTop w:val="0"/>
                  <w:marBottom w:val="0"/>
                  <w:divBdr>
                    <w:top w:val="single" w:sz="2" w:space="1" w:color="FFFFFF"/>
                    <w:left w:val="single" w:sz="2" w:space="12" w:color="FFFFFF"/>
                    <w:bottom w:val="single" w:sz="2" w:space="1" w:color="FFFFFF"/>
                    <w:right w:val="single" w:sz="2" w:space="4" w:color="FFFFFF"/>
                  </w:divBdr>
                  <w:divsChild>
                    <w:div w:id="1591310096">
                      <w:marLeft w:val="0"/>
                      <w:marRight w:val="0"/>
                      <w:marTop w:val="0"/>
                      <w:marBottom w:val="0"/>
                      <w:divBdr>
                        <w:top w:val="none" w:sz="0" w:space="0" w:color="auto"/>
                        <w:left w:val="none" w:sz="0" w:space="0" w:color="auto"/>
                        <w:bottom w:val="none" w:sz="0" w:space="0" w:color="auto"/>
                        <w:right w:val="none" w:sz="0" w:space="0" w:color="auto"/>
                      </w:divBdr>
                    </w:div>
                  </w:divsChild>
                </w:div>
                <w:div w:id="1424915579">
                  <w:marLeft w:val="0"/>
                  <w:marRight w:val="0"/>
                  <w:marTop w:val="0"/>
                  <w:marBottom w:val="0"/>
                  <w:divBdr>
                    <w:top w:val="single" w:sz="2" w:space="1" w:color="FFFFFF"/>
                    <w:left w:val="single" w:sz="2" w:space="12" w:color="FFFFFF"/>
                    <w:bottom w:val="single" w:sz="2" w:space="1" w:color="FFFFFF"/>
                    <w:right w:val="single" w:sz="2" w:space="4" w:color="FFFFFF"/>
                  </w:divBdr>
                  <w:divsChild>
                    <w:div w:id="130053757">
                      <w:marLeft w:val="0"/>
                      <w:marRight w:val="0"/>
                      <w:marTop w:val="0"/>
                      <w:marBottom w:val="0"/>
                      <w:divBdr>
                        <w:top w:val="none" w:sz="0" w:space="0" w:color="auto"/>
                        <w:left w:val="none" w:sz="0" w:space="0" w:color="auto"/>
                        <w:bottom w:val="none" w:sz="0" w:space="0" w:color="auto"/>
                        <w:right w:val="none" w:sz="0" w:space="0" w:color="auto"/>
                      </w:divBdr>
                    </w:div>
                  </w:divsChild>
                </w:div>
                <w:div w:id="1731684501">
                  <w:marLeft w:val="0"/>
                  <w:marRight w:val="0"/>
                  <w:marTop w:val="0"/>
                  <w:marBottom w:val="0"/>
                  <w:divBdr>
                    <w:top w:val="single" w:sz="2" w:space="1" w:color="FFFFFF"/>
                    <w:left w:val="single" w:sz="2" w:space="12" w:color="FFFFFF"/>
                    <w:bottom w:val="single" w:sz="2" w:space="1" w:color="FFFFFF"/>
                    <w:right w:val="single" w:sz="2" w:space="4" w:color="FFFFFF"/>
                  </w:divBdr>
                  <w:divsChild>
                    <w:div w:id="990256199">
                      <w:marLeft w:val="0"/>
                      <w:marRight w:val="0"/>
                      <w:marTop w:val="0"/>
                      <w:marBottom w:val="0"/>
                      <w:divBdr>
                        <w:top w:val="none" w:sz="0" w:space="0" w:color="auto"/>
                        <w:left w:val="none" w:sz="0" w:space="0" w:color="auto"/>
                        <w:bottom w:val="none" w:sz="0" w:space="0" w:color="auto"/>
                        <w:right w:val="none" w:sz="0" w:space="0" w:color="auto"/>
                      </w:divBdr>
                    </w:div>
                  </w:divsChild>
                </w:div>
                <w:div w:id="111171705">
                  <w:marLeft w:val="0"/>
                  <w:marRight w:val="0"/>
                  <w:marTop w:val="0"/>
                  <w:marBottom w:val="0"/>
                  <w:divBdr>
                    <w:top w:val="single" w:sz="2" w:space="1" w:color="FFFFFF"/>
                    <w:left w:val="single" w:sz="2" w:space="12" w:color="FFFFFF"/>
                    <w:bottom w:val="single" w:sz="2" w:space="1" w:color="FFFFFF"/>
                    <w:right w:val="single" w:sz="2" w:space="4" w:color="FFFFFF"/>
                  </w:divBdr>
                  <w:divsChild>
                    <w:div w:id="1275208189">
                      <w:marLeft w:val="0"/>
                      <w:marRight w:val="0"/>
                      <w:marTop w:val="0"/>
                      <w:marBottom w:val="0"/>
                      <w:divBdr>
                        <w:top w:val="none" w:sz="0" w:space="0" w:color="auto"/>
                        <w:left w:val="none" w:sz="0" w:space="0" w:color="auto"/>
                        <w:bottom w:val="none" w:sz="0" w:space="0" w:color="auto"/>
                        <w:right w:val="none" w:sz="0" w:space="0" w:color="auto"/>
                      </w:divBdr>
                    </w:div>
                  </w:divsChild>
                </w:div>
                <w:div w:id="283930931">
                  <w:marLeft w:val="0"/>
                  <w:marRight w:val="0"/>
                  <w:marTop w:val="0"/>
                  <w:marBottom w:val="0"/>
                  <w:divBdr>
                    <w:top w:val="single" w:sz="2" w:space="1" w:color="FFFFFF"/>
                    <w:left w:val="single" w:sz="2" w:space="12" w:color="FFFFFF"/>
                    <w:bottom w:val="single" w:sz="2" w:space="1" w:color="FFFFFF"/>
                    <w:right w:val="single" w:sz="2" w:space="4" w:color="FFFFFF"/>
                  </w:divBdr>
                  <w:divsChild>
                    <w:div w:id="1173229336">
                      <w:marLeft w:val="0"/>
                      <w:marRight w:val="0"/>
                      <w:marTop w:val="0"/>
                      <w:marBottom w:val="0"/>
                      <w:divBdr>
                        <w:top w:val="none" w:sz="0" w:space="0" w:color="auto"/>
                        <w:left w:val="none" w:sz="0" w:space="0" w:color="auto"/>
                        <w:bottom w:val="none" w:sz="0" w:space="0" w:color="auto"/>
                        <w:right w:val="none" w:sz="0" w:space="0" w:color="auto"/>
                      </w:divBdr>
                    </w:div>
                  </w:divsChild>
                </w:div>
                <w:div w:id="695428333">
                  <w:marLeft w:val="0"/>
                  <w:marRight w:val="0"/>
                  <w:marTop w:val="0"/>
                  <w:marBottom w:val="0"/>
                  <w:divBdr>
                    <w:top w:val="single" w:sz="2" w:space="1" w:color="FFFFFF"/>
                    <w:left w:val="single" w:sz="2" w:space="12" w:color="FFFFFF"/>
                    <w:bottom w:val="single" w:sz="2" w:space="1" w:color="FFFFFF"/>
                    <w:right w:val="single" w:sz="2" w:space="4" w:color="FFFFFF"/>
                  </w:divBdr>
                  <w:divsChild>
                    <w:div w:id="1549488301">
                      <w:marLeft w:val="0"/>
                      <w:marRight w:val="0"/>
                      <w:marTop w:val="0"/>
                      <w:marBottom w:val="0"/>
                      <w:divBdr>
                        <w:top w:val="none" w:sz="0" w:space="0" w:color="auto"/>
                        <w:left w:val="none" w:sz="0" w:space="0" w:color="auto"/>
                        <w:bottom w:val="none" w:sz="0" w:space="0" w:color="auto"/>
                        <w:right w:val="none" w:sz="0" w:space="0" w:color="auto"/>
                      </w:divBdr>
                    </w:div>
                  </w:divsChild>
                </w:div>
                <w:div w:id="2036804145">
                  <w:marLeft w:val="0"/>
                  <w:marRight w:val="0"/>
                  <w:marTop w:val="0"/>
                  <w:marBottom w:val="0"/>
                  <w:divBdr>
                    <w:top w:val="single" w:sz="2" w:space="1" w:color="FFFFFF"/>
                    <w:left w:val="single" w:sz="2" w:space="12" w:color="FFFFFF"/>
                    <w:bottom w:val="single" w:sz="2" w:space="1" w:color="FFFFFF"/>
                    <w:right w:val="single" w:sz="2" w:space="4" w:color="FFFFFF"/>
                  </w:divBdr>
                  <w:divsChild>
                    <w:div w:id="100953773">
                      <w:marLeft w:val="0"/>
                      <w:marRight w:val="0"/>
                      <w:marTop w:val="0"/>
                      <w:marBottom w:val="0"/>
                      <w:divBdr>
                        <w:top w:val="none" w:sz="0" w:space="0" w:color="auto"/>
                        <w:left w:val="none" w:sz="0" w:space="0" w:color="auto"/>
                        <w:bottom w:val="none" w:sz="0" w:space="0" w:color="auto"/>
                        <w:right w:val="none" w:sz="0" w:space="0" w:color="auto"/>
                      </w:divBdr>
                    </w:div>
                  </w:divsChild>
                </w:div>
                <w:div w:id="1663314197">
                  <w:marLeft w:val="0"/>
                  <w:marRight w:val="0"/>
                  <w:marTop w:val="0"/>
                  <w:marBottom w:val="0"/>
                  <w:divBdr>
                    <w:top w:val="single" w:sz="2" w:space="1" w:color="FFFFFF"/>
                    <w:left w:val="single" w:sz="2" w:space="12" w:color="FFFFFF"/>
                    <w:bottom w:val="single" w:sz="2" w:space="1" w:color="FFFFFF"/>
                    <w:right w:val="single" w:sz="2" w:space="4" w:color="FFFFFF"/>
                  </w:divBdr>
                  <w:divsChild>
                    <w:div w:id="524364292">
                      <w:marLeft w:val="0"/>
                      <w:marRight w:val="0"/>
                      <w:marTop w:val="0"/>
                      <w:marBottom w:val="0"/>
                      <w:divBdr>
                        <w:top w:val="none" w:sz="0" w:space="0" w:color="auto"/>
                        <w:left w:val="none" w:sz="0" w:space="0" w:color="auto"/>
                        <w:bottom w:val="none" w:sz="0" w:space="0" w:color="auto"/>
                        <w:right w:val="none" w:sz="0" w:space="0" w:color="auto"/>
                      </w:divBdr>
                    </w:div>
                  </w:divsChild>
                </w:div>
                <w:div w:id="218593143">
                  <w:marLeft w:val="0"/>
                  <w:marRight w:val="0"/>
                  <w:marTop w:val="0"/>
                  <w:marBottom w:val="0"/>
                  <w:divBdr>
                    <w:top w:val="single" w:sz="2" w:space="1" w:color="FFFFFF"/>
                    <w:left w:val="single" w:sz="2" w:space="12" w:color="FFFFFF"/>
                    <w:bottom w:val="single" w:sz="2" w:space="1" w:color="FFFFFF"/>
                    <w:right w:val="single" w:sz="2" w:space="4" w:color="FFFFFF"/>
                  </w:divBdr>
                  <w:divsChild>
                    <w:div w:id="229463450">
                      <w:marLeft w:val="0"/>
                      <w:marRight w:val="0"/>
                      <w:marTop w:val="0"/>
                      <w:marBottom w:val="0"/>
                      <w:divBdr>
                        <w:top w:val="none" w:sz="0" w:space="0" w:color="auto"/>
                        <w:left w:val="none" w:sz="0" w:space="0" w:color="auto"/>
                        <w:bottom w:val="none" w:sz="0" w:space="0" w:color="auto"/>
                        <w:right w:val="none" w:sz="0" w:space="0" w:color="auto"/>
                      </w:divBdr>
                    </w:div>
                  </w:divsChild>
                </w:div>
                <w:div w:id="148601497">
                  <w:marLeft w:val="0"/>
                  <w:marRight w:val="0"/>
                  <w:marTop w:val="0"/>
                  <w:marBottom w:val="0"/>
                  <w:divBdr>
                    <w:top w:val="single" w:sz="2" w:space="1" w:color="FFFFFF"/>
                    <w:left w:val="single" w:sz="2" w:space="12" w:color="FFFFFF"/>
                    <w:bottom w:val="single" w:sz="2" w:space="1" w:color="FFFFFF"/>
                    <w:right w:val="single" w:sz="2" w:space="4" w:color="FFFFFF"/>
                  </w:divBdr>
                  <w:divsChild>
                    <w:div w:id="784233831">
                      <w:marLeft w:val="0"/>
                      <w:marRight w:val="0"/>
                      <w:marTop w:val="0"/>
                      <w:marBottom w:val="0"/>
                      <w:divBdr>
                        <w:top w:val="none" w:sz="0" w:space="0" w:color="auto"/>
                        <w:left w:val="none" w:sz="0" w:space="0" w:color="auto"/>
                        <w:bottom w:val="none" w:sz="0" w:space="0" w:color="auto"/>
                        <w:right w:val="none" w:sz="0" w:space="0" w:color="auto"/>
                      </w:divBdr>
                    </w:div>
                  </w:divsChild>
                </w:div>
                <w:div w:id="1829250774">
                  <w:marLeft w:val="0"/>
                  <w:marRight w:val="0"/>
                  <w:marTop w:val="0"/>
                  <w:marBottom w:val="0"/>
                  <w:divBdr>
                    <w:top w:val="single" w:sz="2" w:space="1" w:color="FFFFFF"/>
                    <w:left w:val="single" w:sz="2" w:space="12" w:color="FFFFFF"/>
                    <w:bottom w:val="single" w:sz="2" w:space="1" w:color="FFFFFF"/>
                    <w:right w:val="single" w:sz="2" w:space="4" w:color="FFFFFF"/>
                  </w:divBdr>
                  <w:divsChild>
                    <w:div w:id="1662198209">
                      <w:marLeft w:val="0"/>
                      <w:marRight w:val="0"/>
                      <w:marTop w:val="0"/>
                      <w:marBottom w:val="0"/>
                      <w:divBdr>
                        <w:top w:val="none" w:sz="0" w:space="0" w:color="auto"/>
                        <w:left w:val="none" w:sz="0" w:space="0" w:color="auto"/>
                        <w:bottom w:val="none" w:sz="0" w:space="0" w:color="auto"/>
                        <w:right w:val="none" w:sz="0" w:space="0" w:color="auto"/>
                      </w:divBdr>
                    </w:div>
                  </w:divsChild>
                </w:div>
                <w:div w:id="714356116">
                  <w:marLeft w:val="0"/>
                  <w:marRight w:val="0"/>
                  <w:marTop w:val="0"/>
                  <w:marBottom w:val="0"/>
                  <w:divBdr>
                    <w:top w:val="single" w:sz="2" w:space="1" w:color="FFFFFF"/>
                    <w:left w:val="single" w:sz="2" w:space="12" w:color="FFFFFF"/>
                    <w:bottom w:val="single" w:sz="2" w:space="1" w:color="FFFFFF"/>
                    <w:right w:val="single" w:sz="2" w:space="4" w:color="FFFFFF"/>
                  </w:divBdr>
                  <w:divsChild>
                    <w:div w:id="1872262440">
                      <w:marLeft w:val="0"/>
                      <w:marRight w:val="0"/>
                      <w:marTop w:val="0"/>
                      <w:marBottom w:val="0"/>
                      <w:divBdr>
                        <w:top w:val="none" w:sz="0" w:space="0" w:color="auto"/>
                        <w:left w:val="none" w:sz="0" w:space="0" w:color="auto"/>
                        <w:bottom w:val="none" w:sz="0" w:space="0" w:color="auto"/>
                        <w:right w:val="none" w:sz="0" w:space="0" w:color="auto"/>
                      </w:divBdr>
                    </w:div>
                  </w:divsChild>
                </w:div>
                <w:div w:id="629014942">
                  <w:marLeft w:val="0"/>
                  <w:marRight w:val="0"/>
                  <w:marTop w:val="0"/>
                  <w:marBottom w:val="0"/>
                  <w:divBdr>
                    <w:top w:val="single" w:sz="2" w:space="1" w:color="FFFFFF"/>
                    <w:left w:val="single" w:sz="2" w:space="12" w:color="FFFFFF"/>
                    <w:bottom w:val="single" w:sz="2" w:space="1" w:color="FFFFFF"/>
                    <w:right w:val="single" w:sz="2" w:space="4" w:color="FFFFFF"/>
                  </w:divBdr>
                  <w:divsChild>
                    <w:div w:id="2143838376">
                      <w:marLeft w:val="0"/>
                      <w:marRight w:val="0"/>
                      <w:marTop w:val="0"/>
                      <w:marBottom w:val="0"/>
                      <w:divBdr>
                        <w:top w:val="none" w:sz="0" w:space="0" w:color="auto"/>
                        <w:left w:val="none" w:sz="0" w:space="0" w:color="auto"/>
                        <w:bottom w:val="none" w:sz="0" w:space="0" w:color="auto"/>
                        <w:right w:val="none" w:sz="0" w:space="0" w:color="auto"/>
                      </w:divBdr>
                    </w:div>
                  </w:divsChild>
                </w:div>
                <w:div w:id="1023554938">
                  <w:marLeft w:val="0"/>
                  <w:marRight w:val="0"/>
                  <w:marTop w:val="0"/>
                  <w:marBottom w:val="0"/>
                  <w:divBdr>
                    <w:top w:val="single" w:sz="2" w:space="1" w:color="FFFFFF"/>
                    <w:left w:val="single" w:sz="2" w:space="12" w:color="FFFFFF"/>
                    <w:bottom w:val="single" w:sz="2" w:space="1" w:color="FFFFFF"/>
                    <w:right w:val="single" w:sz="2" w:space="4" w:color="FFFFFF"/>
                  </w:divBdr>
                  <w:divsChild>
                    <w:div w:id="504247571">
                      <w:marLeft w:val="0"/>
                      <w:marRight w:val="0"/>
                      <w:marTop w:val="0"/>
                      <w:marBottom w:val="0"/>
                      <w:divBdr>
                        <w:top w:val="none" w:sz="0" w:space="0" w:color="auto"/>
                        <w:left w:val="none" w:sz="0" w:space="0" w:color="auto"/>
                        <w:bottom w:val="none" w:sz="0" w:space="0" w:color="auto"/>
                        <w:right w:val="none" w:sz="0" w:space="0" w:color="auto"/>
                      </w:divBdr>
                    </w:div>
                  </w:divsChild>
                </w:div>
                <w:div w:id="2034455044">
                  <w:marLeft w:val="0"/>
                  <w:marRight w:val="0"/>
                  <w:marTop w:val="0"/>
                  <w:marBottom w:val="0"/>
                  <w:divBdr>
                    <w:top w:val="single" w:sz="2" w:space="1" w:color="FFFFFF"/>
                    <w:left w:val="single" w:sz="2" w:space="12" w:color="FFFFFF"/>
                    <w:bottom w:val="single" w:sz="2" w:space="1" w:color="FFFFFF"/>
                    <w:right w:val="single" w:sz="2" w:space="4" w:color="FFFFFF"/>
                  </w:divBdr>
                  <w:divsChild>
                    <w:div w:id="302543069">
                      <w:marLeft w:val="0"/>
                      <w:marRight w:val="0"/>
                      <w:marTop w:val="0"/>
                      <w:marBottom w:val="0"/>
                      <w:divBdr>
                        <w:top w:val="none" w:sz="0" w:space="0" w:color="auto"/>
                        <w:left w:val="none" w:sz="0" w:space="0" w:color="auto"/>
                        <w:bottom w:val="none" w:sz="0" w:space="0" w:color="auto"/>
                        <w:right w:val="none" w:sz="0" w:space="0" w:color="auto"/>
                      </w:divBdr>
                    </w:div>
                  </w:divsChild>
                </w:div>
                <w:div w:id="1688943538">
                  <w:marLeft w:val="0"/>
                  <w:marRight w:val="0"/>
                  <w:marTop w:val="0"/>
                  <w:marBottom w:val="0"/>
                  <w:divBdr>
                    <w:top w:val="single" w:sz="2" w:space="1" w:color="FFFFFF"/>
                    <w:left w:val="single" w:sz="2" w:space="12" w:color="FFFFFF"/>
                    <w:bottom w:val="single" w:sz="2" w:space="1" w:color="FFFFFF"/>
                    <w:right w:val="single" w:sz="2" w:space="4" w:color="FFFFFF"/>
                  </w:divBdr>
                  <w:divsChild>
                    <w:div w:id="201987726">
                      <w:marLeft w:val="0"/>
                      <w:marRight w:val="0"/>
                      <w:marTop w:val="0"/>
                      <w:marBottom w:val="0"/>
                      <w:divBdr>
                        <w:top w:val="none" w:sz="0" w:space="0" w:color="auto"/>
                        <w:left w:val="none" w:sz="0" w:space="0" w:color="auto"/>
                        <w:bottom w:val="none" w:sz="0" w:space="0" w:color="auto"/>
                        <w:right w:val="none" w:sz="0" w:space="0" w:color="auto"/>
                      </w:divBdr>
                    </w:div>
                  </w:divsChild>
                </w:div>
                <w:div w:id="921374107">
                  <w:marLeft w:val="0"/>
                  <w:marRight w:val="0"/>
                  <w:marTop w:val="0"/>
                  <w:marBottom w:val="0"/>
                  <w:divBdr>
                    <w:top w:val="single" w:sz="2" w:space="1" w:color="FFFFFF"/>
                    <w:left w:val="single" w:sz="2" w:space="12" w:color="FFFFFF"/>
                    <w:bottom w:val="single" w:sz="2" w:space="1" w:color="FFFFFF"/>
                    <w:right w:val="single" w:sz="2" w:space="4" w:color="FFFFFF"/>
                  </w:divBdr>
                  <w:divsChild>
                    <w:div w:id="681475976">
                      <w:marLeft w:val="0"/>
                      <w:marRight w:val="0"/>
                      <w:marTop w:val="0"/>
                      <w:marBottom w:val="0"/>
                      <w:divBdr>
                        <w:top w:val="none" w:sz="0" w:space="0" w:color="auto"/>
                        <w:left w:val="none" w:sz="0" w:space="0" w:color="auto"/>
                        <w:bottom w:val="none" w:sz="0" w:space="0" w:color="auto"/>
                        <w:right w:val="none" w:sz="0" w:space="0" w:color="auto"/>
                      </w:divBdr>
                    </w:div>
                  </w:divsChild>
                </w:div>
                <w:div w:id="1394238242">
                  <w:marLeft w:val="0"/>
                  <w:marRight w:val="0"/>
                  <w:marTop w:val="0"/>
                  <w:marBottom w:val="0"/>
                  <w:divBdr>
                    <w:top w:val="single" w:sz="2" w:space="1" w:color="FFFFFF"/>
                    <w:left w:val="single" w:sz="2" w:space="12" w:color="FFFFFF"/>
                    <w:bottom w:val="single" w:sz="2" w:space="1" w:color="FFFFFF"/>
                    <w:right w:val="single" w:sz="2" w:space="4" w:color="FFFFFF"/>
                  </w:divBdr>
                  <w:divsChild>
                    <w:div w:id="62218839">
                      <w:marLeft w:val="0"/>
                      <w:marRight w:val="0"/>
                      <w:marTop w:val="0"/>
                      <w:marBottom w:val="0"/>
                      <w:divBdr>
                        <w:top w:val="none" w:sz="0" w:space="0" w:color="auto"/>
                        <w:left w:val="none" w:sz="0" w:space="0" w:color="auto"/>
                        <w:bottom w:val="none" w:sz="0" w:space="0" w:color="auto"/>
                        <w:right w:val="none" w:sz="0" w:space="0" w:color="auto"/>
                      </w:divBdr>
                    </w:div>
                  </w:divsChild>
                </w:div>
                <w:div w:id="303121550">
                  <w:marLeft w:val="0"/>
                  <w:marRight w:val="0"/>
                  <w:marTop w:val="0"/>
                  <w:marBottom w:val="0"/>
                  <w:divBdr>
                    <w:top w:val="single" w:sz="2" w:space="1" w:color="FFFFFF"/>
                    <w:left w:val="single" w:sz="2" w:space="12" w:color="FFFFFF"/>
                    <w:bottom w:val="single" w:sz="2" w:space="1" w:color="FFFFFF"/>
                    <w:right w:val="single" w:sz="2" w:space="4" w:color="FFFFFF"/>
                  </w:divBdr>
                  <w:divsChild>
                    <w:div w:id="1158770086">
                      <w:marLeft w:val="0"/>
                      <w:marRight w:val="0"/>
                      <w:marTop w:val="0"/>
                      <w:marBottom w:val="0"/>
                      <w:divBdr>
                        <w:top w:val="none" w:sz="0" w:space="0" w:color="auto"/>
                        <w:left w:val="none" w:sz="0" w:space="0" w:color="auto"/>
                        <w:bottom w:val="none" w:sz="0" w:space="0" w:color="auto"/>
                        <w:right w:val="none" w:sz="0" w:space="0" w:color="auto"/>
                      </w:divBdr>
                    </w:div>
                  </w:divsChild>
                </w:div>
                <w:div w:id="1330282023">
                  <w:marLeft w:val="0"/>
                  <w:marRight w:val="0"/>
                  <w:marTop w:val="0"/>
                  <w:marBottom w:val="0"/>
                  <w:divBdr>
                    <w:top w:val="single" w:sz="2" w:space="1" w:color="FFFFFF"/>
                    <w:left w:val="single" w:sz="2" w:space="12" w:color="FFFFFF"/>
                    <w:bottom w:val="single" w:sz="2" w:space="1" w:color="FFFFFF"/>
                    <w:right w:val="single" w:sz="2" w:space="4" w:color="FFFFFF"/>
                  </w:divBdr>
                  <w:divsChild>
                    <w:div w:id="574169346">
                      <w:marLeft w:val="0"/>
                      <w:marRight w:val="0"/>
                      <w:marTop w:val="0"/>
                      <w:marBottom w:val="0"/>
                      <w:divBdr>
                        <w:top w:val="none" w:sz="0" w:space="0" w:color="auto"/>
                        <w:left w:val="none" w:sz="0" w:space="0" w:color="auto"/>
                        <w:bottom w:val="none" w:sz="0" w:space="0" w:color="auto"/>
                        <w:right w:val="none" w:sz="0" w:space="0" w:color="auto"/>
                      </w:divBdr>
                    </w:div>
                  </w:divsChild>
                </w:div>
                <w:div w:id="140537197">
                  <w:marLeft w:val="0"/>
                  <w:marRight w:val="0"/>
                  <w:marTop w:val="0"/>
                  <w:marBottom w:val="0"/>
                  <w:divBdr>
                    <w:top w:val="single" w:sz="2" w:space="1" w:color="FFFFFF"/>
                    <w:left w:val="single" w:sz="2" w:space="12" w:color="FFFFFF"/>
                    <w:bottom w:val="single" w:sz="2" w:space="4" w:color="FFFFFF"/>
                    <w:right w:val="single" w:sz="2" w:space="4" w:color="FFFFFF"/>
                  </w:divBdr>
                  <w:divsChild>
                    <w:div w:id="13161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651">
          <w:marLeft w:val="0"/>
          <w:marRight w:val="0"/>
          <w:marTop w:val="0"/>
          <w:marBottom w:val="335"/>
          <w:divBdr>
            <w:top w:val="none" w:sz="0" w:space="0" w:color="auto"/>
            <w:left w:val="none" w:sz="0" w:space="0" w:color="auto"/>
            <w:bottom w:val="none" w:sz="0" w:space="0" w:color="auto"/>
            <w:right w:val="none" w:sz="0" w:space="0" w:color="auto"/>
          </w:divBdr>
          <w:divsChild>
            <w:div w:id="546183647">
              <w:marLeft w:val="0"/>
              <w:marRight w:val="0"/>
              <w:marTop w:val="0"/>
              <w:marBottom w:val="0"/>
              <w:divBdr>
                <w:top w:val="none" w:sz="0" w:space="0" w:color="auto"/>
                <w:left w:val="none" w:sz="0" w:space="0" w:color="auto"/>
                <w:bottom w:val="none" w:sz="0" w:space="0" w:color="auto"/>
                <w:right w:val="none" w:sz="0" w:space="0" w:color="auto"/>
              </w:divBdr>
              <w:divsChild>
                <w:div w:id="1501311907">
                  <w:marLeft w:val="0"/>
                  <w:marRight w:val="0"/>
                  <w:marTop w:val="0"/>
                  <w:marBottom w:val="0"/>
                  <w:divBdr>
                    <w:top w:val="single" w:sz="2" w:space="4" w:color="FFFFFF"/>
                    <w:left w:val="single" w:sz="2" w:space="12" w:color="FFFFFF"/>
                    <w:bottom w:val="single" w:sz="2" w:space="1" w:color="FFFFFF"/>
                    <w:right w:val="single" w:sz="2" w:space="4" w:color="FFFFFF"/>
                  </w:divBdr>
                  <w:divsChild>
                    <w:div w:id="1205868274">
                      <w:marLeft w:val="0"/>
                      <w:marRight w:val="0"/>
                      <w:marTop w:val="0"/>
                      <w:marBottom w:val="0"/>
                      <w:divBdr>
                        <w:top w:val="none" w:sz="0" w:space="0" w:color="auto"/>
                        <w:left w:val="none" w:sz="0" w:space="0" w:color="auto"/>
                        <w:bottom w:val="none" w:sz="0" w:space="0" w:color="auto"/>
                        <w:right w:val="none" w:sz="0" w:space="0" w:color="auto"/>
                      </w:divBdr>
                    </w:div>
                  </w:divsChild>
                </w:div>
                <w:div w:id="1015233635">
                  <w:marLeft w:val="0"/>
                  <w:marRight w:val="0"/>
                  <w:marTop w:val="0"/>
                  <w:marBottom w:val="0"/>
                  <w:divBdr>
                    <w:top w:val="single" w:sz="2" w:space="1" w:color="FFFFFF"/>
                    <w:left w:val="single" w:sz="2" w:space="12" w:color="FFFFFF"/>
                    <w:bottom w:val="single" w:sz="2" w:space="1" w:color="FFFFFF"/>
                    <w:right w:val="single" w:sz="2" w:space="4" w:color="FFFFFF"/>
                  </w:divBdr>
                  <w:divsChild>
                    <w:div w:id="2085563410">
                      <w:marLeft w:val="0"/>
                      <w:marRight w:val="0"/>
                      <w:marTop w:val="0"/>
                      <w:marBottom w:val="0"/>
                      <w:divBdr>
                        <w:top w:val="none" w:sz="0" w:space="0" w:color="auto"/>
                        <w:left w:val="none" w:sz="0" w:space="0" w:color="auto"/>
                        <w:bottom w:val="none" w:sz="0" w:space="0" w:color="auto"/>
                        <w:right w:val="none" w:sz="0" w:space="0" w:color="auto"/>
                      </w:divBdr>
                    </w:div>
                  </w:divsChild>
                </w:div>
                <w:div w:id="1357391223">
                  <w:marLeft w:val="0"/>
                  <w:marRight w:val="0"/>
                  <w:marTop w:val="0"/>
                  <w:marBottom w:val="0"/>
                  <w:divBdr>
                    <w:top w:val="single" w:sz="2" w:space="1" w:color="FFFFFF"/>
                    <w:left w:val="single" w:sz="2" w:space="12" w:color="FFFFFF"/>
                    <w:bottom w:val="single" w:sz="2" w:space="1" w:color="FFFFFF"/>
                    <w:right w:val="single" w:sz="2" w:space="4" w:color="FFFFFF"/>
                  </w:divBdr>
                  <w:divsChild>
                    <w:div w:id="1292051514">
                      <w:marLeft w:val="0"/>
                      <w:marRight w:val="0"/>
                      <w:marTop w:val="0"/>
                      <w:marBottom w:val="0"/>
                      <w:divBdr>
                        <w:top w:val="none" w:sz="0" w:space="0" w:color="auto"/>
                        <w:left w:val="none" w:sz="0" w:space="0" w:color="auto"/>
                        <w:bottom w:val="none" w:sz="0" w:space="0" w:color="auto"/>
                        <w:right w:val="none" w:sz="0" w:space="0" w:color="auto"/>
                      </w:divBdr>
                    </w:div>
                  </w:divsChild>
                </w:div>
                <w:div w:id="1534995001">
                  <w:marLeft w:val="0"/>
                  <w:marRight w:val="0"/>
                  <w:marTop w:val="0"/>
                  <w:marBottom w:val="0"/>
                  <w:divBdr>
                    <w:top w:val="single" w:sz="2" w:space="1" w:color="FFFFFF"/>
                    <w:left w:val="single" w:sz="2" w:space="12" w:color="FFFFFF"/>
                    <w:bottom w:val="single" w:sz="2" w:space="1" w:color="FFFFFF"/>
                    <w:right w:val="single" w:sz="2" w:space="4" w:color="FFFFFF"/>
                  </w:divBdr>
                  <w:divsChild>
                    <w:div w:id="1586456882">
                      <w:marLeft w:val="0"/>
                      <w:marRight w:val="0"/>
                      <w:marTop w:val="0"/>
                      <w:marBottom w:val="0"/>
                      <w:divBdr>
                        <w:top w:val="none" w:sz="0" w:space="0" w:color="auto"/>
                        <w:left w:val="none" w:sz="0" w:space="0" w:color="auto"/>
                        <w:bottom w:val="none" w:sz="0" w:space="0" w:color="auto"/>
                        <w:right w:val="none" w:sz="0" w:space="0" w:color="auto"/>
                      </w:divBdr>
                    </w:div>
                  </w:divsChild>
                </w:div>
                <w:div w:id="1310209335">
                  <w:marLeft w:val="0"/>
                  <w:marRight w:val="0"/>
                  <w:marTop w:val="0"/>
                  <w:marBottom w:val="0"/>
                  <w:divBdr>
                    <w:top w:val="single" w:sz="2" w:space="1" w:color="FFFFFF"/>
                    <w:left w:val="single" w:sz="2" w:space="12" w:color="FFFFFF"/>
                    <w:bottom w:val="single" w:sz="2" w:space="1" w:color="FFFFFF"/>
                    <w:right w:val="single" w:sz="2" w:space="4" w:color="FFFFFF"/>
                  </w:divBdr>
                  <w:divsChild>
                    <w:div w:id="1361276781">
                      <w:marLeft w:val="0"/>
                      <w:marRight w:val="0"/>
                      <w:marTop w:val="0"/>
                      <w:marBottom w:val="0"/>
                      <w:divBdr>
                        <w:top w:val="none" w:sz="0" w:space="0" w:color="auto"/>
                        <w:left w:val="none" w:sz="0" w:space="0" w:color="auto"/>
                        <w:bottom w:val="none" w:sz="0" w:space="0" w:color="auto"/>
                        <w:right w:val="none" w:sz="0" w:space="0" w:color="auto"/>
                      </w:divBdr>
                    </w:div>
                  </w:divsChild>
                </w:div>
                <w:div w:id="1992520836">
                  <w:marLeft w:val="0"/>
                  <w:marRight w:val="0"/>
                  <w:marTop w:val="0"/>
                  <w:marBottom w:val="0"/>
                  <w:divBdr>
                    <w:top w:val="single" w:sz="2" w:space="1" w:color="FFFFFF"/>
                    <w:left w:val="single" w:sz="2" w:space="12" w:color="FFFFFF"/>
                    <w:bottom w:val="single" w:sz="2" w:space="1" w:color="FFFFFF"/>
                    <w:right w:val="single" w:sz="2" w:space="4" w:color="FFFFFF"/>
                  </w:divBdr>
                  <w:divsChild>
                    <w:div w:id="660043210">
                      <w:marLeft w:val="0"/>
                      <w:marRight w:val="0"/>
                      <w:marTop w:val="0"/>
                      <w:marBottom w:val="0"/>
                      <w:divBdr>
                        <w:top w:val="none" w:sz="0" w:space="0" w:color="auto"/>
                        <w:left w:val="none" w:sz="0" w:space="0" w:color="auto"/>
                        <w:bottom w:val="none" w:sz="0" w:space="0" w:color="auto"/>
                        <w:right w:val="none" w:sz="0" w:space="0" w:color="auto"/>
                      </w:divBdr>
                    </w:div>
                  </w:divsChild>
                </w:div>
                <w:div w:id="1830555503">
                  <w:marLeft w:val="0"/>
                  <w:marRight w:val="0"/>
                  <w:marTop w:val="0"/>
                  <w:marBottom w:val="0"/>
                  <w:divBdr>
                    <w:top w:val="single" w:sz="2" w:space="1" w:color="FFFFFF"/>
                    <w:left w:val="single" w:sz="2" w:space="12" w:color="FFFFFF"/>
                    <w:bottom w:val="single" w:sz="2" w:space="1" w:color="FFFFFF"/>
                    <w:right w:val="single" w:sz="2" w:space="4" w:color="FFFFFF"/>
                  </w:divBdr>
                  <w:divsChild>
                    <w:div w:id="475226252">
                      <w:marLeft w:val="0"/>
                      <w:marRight w:val="0"/>
                      <w:marTop w:val="0"/>
                      <w:marBottom w:val="0"/>
                      <w:divBdr>
                        <w:top w:val="none" w:sz="0" w:space="0" w:color="auto"/>
                        <w:left w:val="none" w:sz="0" w:space="0" w:color="auto"/>
                        <w:bottom w:val="none" w:sz="0" w:space="0" w:color="auto"/>
                        <w:right w:val="none" w:sz="0" w:space="0" w:color="auto"/>
                      </w:divBdr>
                    </w:div>
                  </w:divsChild>
                </w:div>
                <w:div w:id="988829339">
                  <w:marLeft w:val="0"/>
                  <w:marRight w:val="0"/>
                  <w:marTop w:val="0"/>
                  <w:marBottom w:val="0"/>
                  <w:divBdr>
                    <w:top w:val="single" w:sz="2" w:space="1" w:color="FFFFFF"/>
                    <w:left w:val="single" w:sz="2" w:space="12" w:color="FFFFFF"/>
                    <w:bottom w:val="single" w:sz="2" w:space="1" w:color="FFFFFF"/>
                    <w:right w:val="single" w:sz="2" w:space="4" w:color="FFFFFF"/>
                  </w:divBdr>
                  <w:divsChild>
                    <w:div w:id="844517270">
                      <w:marLeft w:val="0"/>
                      <w:marRight w:val="0"/>
                      <w:marTop w:val="0"/>
                      <w:marBottom w:val="0"/>
                      <w:divBdr>
                        <w:top w:val="none" w:sz="0" w:space="0" w:color="auto"/>
                        <w:left w:val="none" w:sz="0" w:space="0" w:color="auto"/>
                        <w:bottom w:val="none" w:sz="0" w:space="0" w:color="auto"/>
                        <w:right w:val="none" w:sz="0" w:space="0" w:color="auto"/>
                      </w:divBdr>
                    </w:div>
                  </w:divsChild>
                </w:div>
                <w:div w:id="494032288">
                  <w:marLeft w:val="0"/>
                  <w:marRight w:val="0"/>
                  <w:marTop w:val="0"/>
                  <w:marBottom w:val="0"/>
                  <w:divBdr>
                    <w:top w:val="single" w:sz="2" w:space="1" w:color="FFFFFF"/>
                    <w:left w:val="single" w:sz="2" w:space="12" w:color="FFFFFF"/>
                    <w:bottom w:val="single" w:sz="2" w:space="1" w:color="FFFFFF"/>
                    <w:right w:val="single" w:sz="2" w:space="4" w:color="FFFFFF"/>
                  </w:divBdr>
                  <w:divsChild>
                    <w:div w:id="317417200">
                      <w:marLeft w:val="0"/>
                      <w:marRight w:val="0"/>
                      <w:marTop w:val="0"/>
                      <w:marBottom w:val="0"/>
                      <w:divBdr>
                        <w:top w:val="none" w:sz="0" w:space="0" w:color="auto"/>
                        <w:left w:val="none" w:sz="0" w:space="0" w:color="auto"/>
                        <w:bottom w:val="none" w:sz="0" w:space="0" w:color="auto"/>
                        <w:right w:val="none" w:sz="0" w:space="0" w:color="auto"/>
                      </w:divBdr>
                    </w:div>
                  </w:divsChild>
                </w:div>
                <w:div w:id="914624871">
                  <w:marLeft w:val="0"/>
                  <w:marRight w:val="0"/>
                  <w:marTop w:val="0"/>
                  <w:marBottom w:val="0"/>
                  <w:divBdr>
                    <w:top w:val="single" w:sz="2" w:space="1" w:color="FFFFFF"/>
                    <w:left w:val="single" w:sz="2" w:space="12" w:color="FFFFFF"/>
                    <w:bottom w:val="single" w:sz="2" w:space="1" w:color="FFFFFF"/>
                    <w:right w:val="single" w:sz="2" w:space="4" w:color="FFFFFF"/>
                  </w:divBdr>
                  <w:divsChild>
                    <w:div w:id="1939212497">
                      <w:marLeft w:val="0"/>
                      <w:marRight w:val="0"/>
                      <w:marTop w:val="0"/>
                      <w:marBottom w:val="0"/>
                      <w:divBdr>
                        <w:top w:val="none" w:sz="0" w:space="0" w:color="auto"/>
                        <w:left w:val="none" w:sz="0" w:space="0" w:color="auto"/>
                        <w:bottom w:val="none" w:sz="0" w:space="0" w:color="auto"/>
                        <w:right w:val="none" w:sz="0" w:space="0" w:color="auto"/>
                      </w:divBdr>
                    </w:div>
                  </w:divsChild>
                </w:div>
                <w:div w:id="802961425">
                  <w:marLeft w:val="0"/>
                  <w:marRight w:val="0"/>
                  <w:marTop w:val="0"/>
                  <w:marBottom w:val="0"/>
                  <w:divBdr>
                    <w:top w:val="single" w:sz="2" w:space="1" w:color="FFFFFF"/>
                    <w:left w:val="single" w:sz="2" w:space="12" w:color="FFFFFF"/>
                    <w:bottom w:val="single" w:sz="2" w:space="1" w:color="FFFFFF"/>
                    <w:right w:val="single" w:sz="2" w:space="4" w:color="FFFFFF"/>
                  </w:divBdr>
                  <w:divsChild>
                    <w:div w:id="407119562">
                      <w:marLeft w:val="0"/>
                      <w:marRight w:val="0"/>
                      <w:marTop w:val="0"/>
                      <w:marBottom w:val="0"/>
                      <w:divBdr>
                        <w:top w:val="none" w:sz="0" w:space="0" w:color="auto"/>
                        <w:left w:val="none" w:sz="0" w:space="0" w:color="auto"/>
                        <w:bottom w:val="none" w:sz="0" w:space="0" w:color="auto"/>
                        <w:right w:val="none" w:sz="0" w:space="0" w:color="auto"/>
                      </w:divBdr>
                    </w:div>
                  </w:divsChild>
                </w:div>
                <w:div w:id="1669168268">
                  <w:marLeft w:val="0"/>
                  <w:marRight w:val="0"/>
                  <w:marTop w:val="0"/>
                  <w:marBottom w:val="0"/>
                  <w:divBdr>
                    <w:top w:val="single" w:sz="2" w:space="1" w:color="FFFFFF"/>
                    <w:left w:val="single" w:sz="2" w:space="12" w:color="FFFFFF"/>
                    <w:bottom w:val="single" w:sz="2" w:space="1" w:color="FFFFFF"/>
                    <w:right w:val="single" w:sz="2" w:space="4" w:color="FFFFFF"/>
                  </w:divBdr>
                  <w:divsChild>
                    <w:div w:id="186869706">
                      <w:marLeft w:val="0"/>
                      <w:marRight w:val="0"/>
                      <w:marTop w:val="0"/>
                      <w:marBottom w:val="0"/>
                      <w:divBdr>
                        <w:top w:val="none" w:sz="0" w:space="0" w:color="auto"/>
                        <w:left w:val="none" w:sz="0" w:space="0" w:color="auto"/>
                        <w:bottom w:val="none" w:sz="0" w:space="0" w:color="auto"/>
                        <w:right w:val="none" w:sz="0" w:space="0" w:color="auto"/>
                      </w:divBdr>
                    </w:div>
                  </w:divsChild>
                </w:div>
                <w:div w:id="1183587918">
                  <w:marLeft w:val="0"/>
                  <w:marRight w:val="0"/>
                  <w:marTop w:val="0"/>
                  <w:marBottom w:val="0"/>
                  <w:divBdr>
                    <w:top w:val="single" w:sz="2" w:space="1" w:color="FFFFFF"/>
                    <w:left w:val="single" w:sz="2" w:space="12" w:color="FFFFFF"/>
                    <w:bottom w:val="single" w:sz="2" w:space="1" w:color="FFFFFF"/>
                    <w:right w:val="single" w:sz="2" w:space="4" w:color="FFFFFF"/>
                  </w:divBdr>
                  <w:divsChild>
                    <w:div w:id="1093547771">
                      <w:marLeft w:val="0"/>
                      <w:marRight w:val="0"/>
                      <w:marTop w:val="0"/>
                      <w:marBottom w:val="0"/>
                      <w:divBdr>
                        <w:top w:val="none" w:sz="0" w:space="0" w:color="auto"/>
                        <w:left w:val="none" w:sz="0" w:space="0" w:color="auto"/>
                        <w:bottom w:val="none" w:sz="0" w:space="0" w:color="auto"/>
                        <w:right w:val="none" w:sz="0" w:space="0" w:color="auto"/>
                      </w:divBdr>
                    </w:div>
                  </w:divsChild>
                </w:div>
                <w:div w:id="521824436">
                  <w:marLeft w:val="0"/>
                  <w:marRight w:val="0"/>
                  <w:marTop w:val="0"/>
                  <w:marBottom w:val="0"/>
                  <w:divBdr>
                    <w:top w:val="single" w:sz="2" w:space="1" w:color="FFFFFF"/>
                    <w:left w:val="single" w:sz="2" w:space="12" w:color="FFFFFF"/>
                    <w:bottom w:val="single" w:sz="2" w:space="1" w:color="FFFFFF"/>
                    <w:right w:val="single" w:sz="2" w:space="4" w:color="FFFFFF"/>
                  </w:divBdr>
                  <w:divsChild>
                    <w:div w:id="762578365">
                      <w:marLeft w:val="0"/>
                      <w:marRight w:val="0"/>
                      <w:marTop w:val="0"/>
                      <w:marBottom w:val="0"/>
                      <w:divBdr>
                        <w:top w:val="none" w:sz="0" w:space="0" w:color="auto"/>
                        <w:left w:val="none" w:sz="0" w:space="0" w:color="auto"/>
                        <w:bottom w:val="none" w:sz="0" w:space="0" w:color="auto"/>
                        <w:right w:val="none" w:sz="0" w:space="0" w:color="auto"/>
                      </w:divBdr>
                    </w:div>
                  </w:divsChild>
                </w:div>
                <w:div w:id="1670403923">
                  <w:marLeft w:val="0"/>
                  <w:marRight w:val="0"/>
                  <w:marTop w:val="0"/>
                  <w:marBottom w:val="0"/>
                  <w:divBdr>
                    <w:top w:val="single" w:sz="2" w:space="1" w:color="FFFFFF"/>
                    <w:left w:val="single" w:sz="2" w:space="12" w:color="FFFFFF"/>
                    <w:bottom w:val="single" w:sz="2" w:space="1" w:color="FFFFFF"/>
                    <w:right w:val="single" w:sz="2" w:space="4" w:color="FFFFFF"/>
                  </w:divBdr>
                  <w:divsChild>
                    <w:div w:id="1594625167">
                      <w:marLeft w:val="0"/>
                      <w:marRight w:val="0"/>
                      <w:marTop w:val="0"/>
                      <w:marBottom w:val="0"/>
                      <w:divBdr>
                        <w:top w:val="none" w:sz="0" w:space="0" w:color="auto"/>
                        <w:left w:val="none" w:sz="0" w:space="0" w:color="auto"/>
                        <w:bottom w:val="none" w:sz="0" w:space="0" w:color="auto"/>
                        <w:right w:val="none" w:sz="0" w:space="0" w:color="auto"/>
                      </w:divBdr>
                    </w:div>
                  </w:divsChild>
                </w:div>
                <w:div w:id="10250">
                  <w:marLeft w:val="0"/>
                  <w:marRight w:val="0"/>
                  <w:marTop w:val="0"/>
                  <w:marBottom w:val="0"/>
                  <w:divBdr>
                    <w:top w:val="single" w:sz="2" w:space="1" w:color="FFFFFF"/>
                    <w:left w:val="single" w:sz="2" w:space="12" w:color="FFFFFF"/>
                    <w:bottom w:val="single" w:sz="2" w:space="1" w:color="FFFFFF"/>
                    <w:right w:val="single" w:sz="2" w:space="4" w:color="FFFFFF"/>
                  </w:divBdr>
                  <w:divsChild>
                    <w:div w:id="931358210">
                      <w:marLeft w:val="0"/>
                      <w:marRight w:val="0"/>
                      <w:marTop w:val="0"/>
                      <w:marBottom w:val="0"/>
                      <w:divBdr>
                        <w:top w:val="none" w:sz="0" w:space="0" w:color="auto"/>
                        <w:left w:val="none" w:sz="0" w:space="0" w:color="auto"/>
                        <w:bottom w:val="none" w:sz="0" w:space="0" w:color="auto"/>
                        <w:right w:val="none" w:sz="0" w:space="0" w:color="auto"/>
                      </w:divBdr>
                    </w:div>
                  </w:divsChild>
                </w:div>
                <w:div w:id="447897700">
                  <w:marLeft w:val="0"/>
                  <w:marRight w:val="0"/>
                  <w:marTop w:val="0"/>
                  <w:marBottom w:val="0"/>
                  <w:divBdr>
                    <w:top w:val="single" w:sz="2" w:space="1" w:color="FFFFFF"/>
                    <w:left w:val="single" w:sz="2" w:space="12" w:color="FFFFFF"/>
                    <w:bottom w:val="single" w:sz="2" w:space="1" w:color="FFFFFF"/>
                    <w:right w:val="single" w:sz="2" w:space="4" w:color="FFFFFF"/>
                  </w:divBdr>
                  <w:divsChild>
                    <w:div w:id="243229407">
                      <w:marLeft w:val="0"/>
                      <w:marRight w:val="0"/>
                      <w:marTop w:val="0"/>
                      <w:marBottom w:val="0"/>
                      <w:divBdr>
                        <w:top w:val="none" w:sz="0" w:space="0" w:color="auto"/>
                        <w:left w:val="none" w:sz="0" w:space="0" w:color="auto"/>
                        <w:bottom w:val="none" w:sz="0" w:space="0" w:color="auto"/>
                        <w:right w:val="none" w:sz="0" w:space="0" w:color="auto"/>
                      </w:divBdr>
                    </w:div>
                  </w:divsChild>
                </w:div>
                <w:div w:id="1842312560">
                  <w:marLeft w:val="0"/>
                  <w:marRight w:val="0"/>
                  <w:marTop w:val="0"/>
                  <w:marBottom w:val="0"/>
                  <w:divBdr>
                    <w:top w:val="single" w:sz="2" w:space="1" w:color="FFFFFF"/>
                    <w:left w:val="single" w:sz="2" w:space="12" w:color="FFFFFF"/>
                    <w:bottom w:val="single" w:sz="2" w:space="1" w:color="FFFFFF"/>
                    <w:right w:val="single" w:sz="2" w:space="4" w:color="FFFFFF"/>
                  </w:divBdr>
                  <w:divsChild>
                    <w:div w:id="26175715">
                      <w:marLeft w:val="0"/>
                      <w:marRight w:val="0"/>
                      <w:marTop w:val="0"/>
                      <w:marBottom w:val="0"/>
                      <w:divBdr>
                        <w:top w:val="none" w:sz="0" w:space="0" w:color="auto"/>
                        <w:left w:val="none" w:sz="0" w:space="0" w:color="auto"/>
                        <w:bottom w:val="none" w:sz="0" w:space="0" w:color="auto"/>
                        <w:right w:val="none" w:sz="0" w:space="0" w:color="auto"/>
                      </w:divBdr>
                    </w:div>
                  </w:divsChild>
                </w:div>
                <w:div w:id="1310750457">
                  <w:marLeft w:val="0"/>
                  <w:marRight w:val="0"/>
                  <w:marTop w:val="0"/>
                  <w:marBottom w:val="0"/>
                  <w:divBdr>
                    <w:top w:val="single" w:sz="2" w:space="1" w:color="FFFFFF"/>
                    <w:left w:val="single" w:sz="2" w:space="12" w:color="FFFFFF"/>
                    <w:bottom w:val="single" w:sz="2" w:space="1" w:color="FFFFFF"/>
                    <w:right w:val="single" w:sz="2" w:space="4" w:color="FFFFFF"/>
                  </w:divBdr>
                  <w:divsChild>
                    <w:div w:id="22904186">
                      <w:marLeft w:val="0"/>
                      <w:marRight w:val="0"/>
                      <w:marTop w:val="0"/>
                      <w:marBottom w:val="0"/>
                      <w:divBdr>
                        <w:top w:val="none" w:sz="0" w:space="0" w:color="auto"/>
                        <w:left w:val="none" w:sz="0" w:space="0" w:color="auto"/>
                        <w:bottom w:val="none" w:sz="0" w:space="0" w:color="auto"/>
                        <w:right w:val="none" w:sz="0" w:space="0" w:color="auto"/>
                      </w:divBdr>
                    </w:div>
                  </w:divsChild>
                </w:div>
                <w:div w:id="1587768748">
                  <w:marLeft w:val="0"/>
                  <w:marRight w:val="0"/>
                  <w:marTop w:val="0"/>
                  <w:marBottom w:val="0"/>
                  <w:divBdr>
                    <w:top w:val="single" w:sz="2" w:space="1" w:color="FFFFFF"/>
                    <w:left w:val="single" w:sz="2" w:space="12" w:color="FFFFFF"/>
                    <w:bottom w:val="single" w:sz="2" w:space="1" w:color="FFFFFF"/>
                    <w:right w:val="single" w:sz="2" w:space="4" w:color="FFFFFF"/>
                  </w:divBdr>
                  <w:divsChild>
                    <w:div w:id="1676106981">
                      <w:marLeft w:val="0"/>
                      <w:marRight w:val="0"/>
                      <w:marTop w:val="0"/>
                      <w:marBottom w:val="0"/>
                      <w:divBdr>
                        <w:top w:val="none" w:sz="0" w:space="0" w:color="auto"/>
                        <w:left w:val="none" w:sz="0" w:space="0" w:color="auto"/>
                        <w:bottom w:val="none" w:sz="0" w:space="0" w:color="auto"/>
                        <w:right w:val="none" w:sz="0" w:space="0" w:color="auto"/>
                      </w:divBdr>
                    </w:div>
                  </w:divsChild>
                </w:div>
                <w:div w:id="519701943">
                  <w:marLeft w:val="0"/>
                  <w:marRight w:val="0"/>
                  <w:marTop w:val="0"/>
                  <w:marBottom w:val="0"/>
                  <w:divBdr>
                    <w:top w:val="single" w:sz="2" w:space="1" w:color="FFFFFF"/>
                    <w:left w:val="single" w:sz="2" w:space="12" w:color="FFFFFF"/>
                    <w:bottom w:val="single" w:sz="2" w:space="1" w:color="FFFFFF"/>
                    <w:right w:val="single" w:sz="2" w:space="4" w:color="FFFFFF"/>
                  </w:divBdr>
                  <w:divsChild>
                    <w:div w:id="2011248895">
                      <w:marLeft w:val="0"/>
                      <w:marRight w:val="0"/>
                      <w:marTop w:val="0"/>
                      <w:marBottom w:val="0"/>
                      <w:divBdr>
                        <w:top w:val="none" w:sz="0" w:space="0" w:color="auto"/>
                        <w:left w:val="none" w:sz="0" w:space="0" w:color="auto"/>
                        <w:bottom w:val="none" w:sz="0" w:space="0" w:color="auto"/>
                        <w:right w:val="none" w:sz="0" w:space="0" w:color="auto"/>
                      </w:divBdr>
                    </w:div>
                  </w:divsChild>
                </w:div>
                <w:div w:id="1020283571">
                  <w:marLeft w:val="0"/>
                  <w:marRight w:val="0"/>
                  <w:marTop w:val="0"/>
                  <w:marBottom w:val="0"/>
                  <w:divBdr>
                    <w:top w:val="single" w:sz="2" w:space="1" w:color="FFFFFF"/>
                    <w:left w:val="single" w:sz="2" w:space="12" w:color="FFFFFF"/>
                    <w:bottom w:val="single" w:sz="2" w:space="1" w:color="FFFFFF"/>
                    <w:right w:val="single" w:sz="2" w:space="4" w:color="FFFFFF"/>
                  </w:divBdr>
                  <w:divsChild>
                    <w:div w:id="1272394744">
                      <w:marLeft w:val="0"/>
                      <w:marRight w:val="0"/>
                      <w:marTop w:val="0"/>
                      <w:marBottom w:val="0"/>
                      <w:divBdr>
                        <w:top w:val="none" w:sz="0" w:space="0" w:color="auto"/>
                        <w:left w:val="none" w:sz="0" w:space="0" w:color="auto"/>
                        <w:bottom w:val="none" w:sz="0" w:space="0" w:color="auto"/>
                        <w:right w:val="none" w:sz="0" w:space="0" w:color="auto"/>
                      </w:divBdr>
                    </w:div>
                  </w:divsChild>
                </w:div>
                <w:div w:id="497043864">
                  <w:marLeft w:val="0"/>
                  <w:marRight w:val="0"/>
                  <w:marTop w:val="0"/>
                  <w:marBottom w:val="0"/>
                  <w:divBdr>
                    <w:top w:val="single" w:sz="2" w:space="1" w:color="FFFFFF"/>
                    <w:left w:val="single" w:sz="2" w:space="12" w:color="FFFFFF"/>
                    <w:bottom w:val="single" w:sz="2" w:space="1" w:color="FFFFFF"/>
                    <w:right w:val="single" w:sz="2" w:space="4" w:color="FFFFFF"/>
                  </w:divBdr>
                  <w:divsChild>
                    <w:div w:id="1421439655">
                      <w:marLeft w:val="0"/>
                      <w:marRight w:val="0"/>
                      <w:marTop w:val="0"/>
                      <w:marBottom w:val="0"/>
                      <w:divBdr>
                        <w:top w:val="none" w:sz="0" w:space="0" w:color="auto"/>
                        <w:left w:val="none" w:sz="0" w:space="0" w:color="auto"/>
                        <w:bottom w:val="none" w:sz="0" w:space="0" w:color="auto"/>
                        <w:right w:val="none" w:sz="0" w:space="0" w:color="auto"/>
                      </w:divBdr>
                    </w:div>
                  </w:divsChild>
                </w:div>
                <w:div w:id="1705984137">
                  <w:marLeft w:val="0"/>
                  <w:marRight w:val="0"/>
                  <w:marTop w:val="0"/>
                  <w:marBottom w:val="0"/>
                  <w:divBdr>
                    <w:top w:val="single" w:sz="2" w:space="1" w:color="FFFFFF"/>
                    <w:left w:val="single" w:sz="2" w:space="12" w:color="FFFFFF"/>
                    <w:bottom w:val="single" w:sz="2" w:space="1" w:color="FFFFFF"/>
                    <w:right w:val="single" w:sz="2" w:space="4" w:color="FFFFFF"/>
                  </w:divBdr>
                  <w:divsChild>
                    <w:div w:id="1537695400">
                      <w:marLeft w:val="0"/>
                      <w:marRight w:val="0"/>
                      <w:marTop w:val="0"/>
                      <w:marBottom w:val="0"/>
                      <w:divBdr>
                        <w:top w:val="none" w:sz="0" w:space="0" w:color="auto"/>
                        <w:left w:val="none" w:sz="0" w:space="0" w:color="auto"/>
                        <w:bottom w:val="none" w:sz="0" w:space="0" w:color="auto"/>
                        <w:right w:val="none" w:sz="0" w:space="0" w:color="auto"/>
                      </w:divBdr>
                    </w:div>
                  </w:divsChild>
                </w:div>
                <w:div w:id="2063361791">
                  <w:marLeft w:val="0"/>
                  <w:marRight w:val="0"/>
                  <w:marTop w:val="0"/>
                  <w:marBottom w:val="0"/>
                  <w:divBdr>
                    <w:top w:val="single" w:sz="2" w:space="1" w:color="FFFFFF"/>
                    <w:left w:val="single" w:sz="2" w:space="12" w:color="FFFFFF"/>
                    <w:bottom w:val="single" w:sz="2" w:space="1" w:color="FFFFFF"/>
                    <w:right w:val="single" w:sz="2" w:space="4" w:color="FFFFFF"/>
                  </w:divBdr>
                  <w:divsChild>
                    <w:div w:id="1482428464">
                      <w:marLeft w:val="0"/>
                      <w:marRight w:val="0"/>
                      <w:marTop w:val="0"/>
                      <w:marBottom w:val="0"/>
                      <w:divBdr>
                        <w:top w:val="none" w:sz="0" w:space="0" w:color="auto"/>
                        <w:left w:val="none" w:sz="0" w:space="0" w:color="auto"/>
                        <w:bottom w:val="none" w:sz="0" w:space="0" w:color="auto"/>
                        <w:right w:val="none" w:sz="0" w:space="0" w:color="auto"/>
                      </w:divBdr>
                    </w:div>
                  </w:divsChild>
                </w:div>
                <w:div w:id="634523773">
                  <w:marLeft w:val="0"/>
                  <w:marRight w:val="0"/>
                  <w:marTop w:val="0"/>
                  <w:marBottom w:val="0"/>
                  <w:divBdr>
                    <w:top w:val="single" w:sz="2" w:space="1" w:color="FFFFFF"/>
                    <w:left w:val="single" w:sz="2" w:space="12" w:color="FFFFFF"/>
                    <w:bottom w:val="single" w:sz="2" w:space="1" w:color="FFFFFF"/>
                    <w:right w:val="single" w:sz="2" w:space="4" w:color="FFFFFF"/>
                  </w:divBdr>
                  <w:divsChild>
                    <w:div w:id="1864201455">
                      <w:marLeft w:val="0"/>
                      <w:marRight w:val="0"/>
                      <w:marTop w:val="0"/>
                      <w:marBottom w:val="0"/>
                      <w:divBdr>
                        <w:top w:val="none" w:sz="0" w:space="0" w:color="auto"/>
                        <w:left w:val="none" w:sz="0" w:space="0" w:color="auto"/>
                        <w:bottom w:val="none" w:sz="0" w:space="0" w:color="auto"/>
                        <w:right w:val="none" w:sz="0" w:space="0" w:color="auto"/>
                      </w:divBdr>
                    </w:div>
                  </w:divsChild>
                </w:div>
                <w:div w:id="944732612">
                  <w:marLeft w:val="0"/>
                  <w:marRight w:val="0"/>
                  <w:marTop w:val="0"/>
                  <w:marBottom w:val="0"/>
                  <w:divBdr>
                    <w:top w:val="single" w:sz="2" w:space="1" w:color="FFFFFF"/>
                    <w:left w:val="single" w:sz="2" w:space="12" w:color="FFFFFF"/>
                    <w:bottom w:val="single" w:sz="2" w:space="1" w:color="FFFFFF"/>
                    <w:right w:val="single" w:sz="2" w:space="4" w:color="FFFFFF"/>
                  </w:divBdr>
                  <w:divsChild>
                    <w:div w:id="596910651">
                      <w:marLeft w:val="0"/>
                      <w:marRight w:val="0"/>
                      <w:marTop w:val="0"/>
                      <w:marBottom w:val="0"/>
                      <w:divBdr>
                        <w:top w:val="none" w:sz="0" w:space="0" w:color="auto"/>
                        <w:left w:val="none" w:sz="0" w:space="0" w:color="auto"/>
                        <w:bottom w:val="none" w:sz="0" w:space="0" w:color="auto"/>
                        <w:right w:val="none" w:sz="0" w:space="0" w:color="auto"/>
                      </w:divBdr>
                    </w:div>
                  </w:divsChild>
                </w:div>
                <w:div w:id="1012994141">
                  <w:marLeft w:val="0"/>
                  <w:marRight w:val="0"/>
                  <w:marTop w:val="0"/>
                  <w:marBottom w:val="0"/>
                  <w:divBdr>
                    <w:top w:val="single" w:sz="2" w:space="1" w:color="FFFFFF"/>
                    <w:left w:val="single" w:sz="2" w:space="12" w:color="FFFFFF"/>
                    <w:bottom w:val="single" w:sz="2" w:space="1" w:color="FFFFFF"/>
                    <w:right w:val="single" w:sz="2" w:space="4" w:color="FFFFFF"/>
                  </w:divBdr>
                  <w:divsChild>
                    <w:div w:id="100952173">
                      <w:marLeft w:val="0"/>
                      <w:marRight w:val="0"/>
                      <w:marTop w:val="0"/>
                      <w:marBottom w:val="0"/>
                      <w:divBdr>
                        <w:top w:val="none" w:sz="0" w:space="0" w:color="auto"/>
                        <w:left w:val="none" w:sz="0" w:space="0" w:color="auto"/>
                        <w:bottom w:val="none" w:sz="0" w:space="0" w:color="auto"/>
                        <w:right w:val="none" w:sz="0" w:space="0" w:color="auto"/>
                      </w:divBdr>
                    </w:div>
                  </w:divsChild>
                </w:div>
                <w:div w:id="55470249">
                  <w:marLeft w:val="0"/>
                  <w:marRight w:val="0"/>
                  <w:marTop w:val="0"/>
                  <w:marBottom w:val="0"/>
                  <w:divBdr>
                    <w:top w:val="single" w:sz="2" w:space="1" w:color="FFFFFF"/>
                    <w:left w:val="single" w:sz="2" w:space="12" w:color="FFFFFF"/>
                    <w:bottom w:val="single" w:sz="2" w:space="1" w:color="FFFFFF"/>
                    <w:right w:val="single" w:sz="2" w:space="4" w:color="FFFFFF"/>
                  </w:divBdr>
                  <w:divsChild>
                    <w:div w:id="1182432451">
                      <w:marLeft w:val="0"/>
                      <w:marRight w:val="0"/>
                      <w:marTop w:val="0"/>
                      <w:marBottom w:val="0"/>
                      <w:divBdr>
                        <w:top w:val="none" w:sz="0" w:space="0" w:color="auto"/>
                        <w:left w:val="none" w:sz="0" w:space="0" w:color="auto"/>
                        <w:bottom w:val="none" w:sz="0" w:space="0" w:color="auto"/>
                        <w:right w:val="none" w:sz="0" w:space="0" w:color="auto"/>
                      </w:divBdr>
                    </w:div>
                  </w:divsChild>
                </w:div>
                <w:div w:id="925764780">
                  <w:marLeft w:val="0"/>
                  <w:marRight w:val="0"/>
                  <w:marTop w:val="0"/>
                  <w:marBottom w:val="0"/>
                  <w:divBdr>
                    <w:top w:val="single" w:sz="2" w:space="1" w:color="FFFFFF"/>
                    <w:left w:val="single" w:sz="2" w:space="12" w:color="FFFFFF"/>
                    <w:bottom w:val="single" w:sz="2" w:space="1" w:color="FFFFFF"/>
                    <w:right w:val="single" w:sz="2" w:space="4" w:color="FFFFFF"/>
                  </w:divBdr>
                  <w:divsChild>
                    <w:div w:id="1288387603">
                      <w:marLeft w:val="0"/>
                      <w:marRight w:val="0"/>
                      <w:marTop w:val="0"/>
                      <w:marBottom w:val="0"/>
                      <w:divBdr>
                        <w:top w:val="none" w:sz="0" w:space="0" w:color="auto"/>
                        <w:left w:val="none" w:sz="0" w:space="0" w:color="auto"/>
                        <w:bottom w:val="none" w:sz="0" w:space="0" w:color="auto"/>
                        <w:right w:val="none" w:sz="0" w:space="0" w:color="auto"/>
                      </w:divBdr>
                    </w:div>
                  </w:divsChild>
                </w:div>
                <w:div w:id="755781648">
                  <w:marLeft w:val="0"/>
                  <w:marRight w:val="0"/>
                  <w:marTop w:val="0"/>
                  <w:marBottom w:val="0"/>
                  <w:divBdr>
                    <w:top w:val="single" w:sz="2" w:space="1" w:color="FFFFFF"/>
                    <w:left w:val="single" w:sz="2" w:space="12" w:color="FFFFFF"/>
                    <w:bottom w:val="single" w:sz="2" w:space="1" w:color="FFFFFF"/>
                    <w:right w:val="single" w:sz="2" w:space="4" w:color="FFFFFF"/>
                  </w:divBdr>
                  <w:divsChild>
                    <w:div w:id="963197840">
                      <w:marLeft w:val="0"/>
                      <w:marRight w:val="0"/>
                      <w:marTop w:val="0"/>
                      <w:marBottom w:val="0"/>
                      <w:divBdr>
                        <w:top w:val="none" w:sz="0" w:space="0" w:color="auto"/>
                        <w:left w:val="none" w:sz="0" w:space="0" w:color="auto"/>
                        <w:bottom w:val="none" w:sz="0" w:space="0" w:color="auto"/>
                        <w:right w:val="none" w:sz="0" w:space="0" w:color="auto"/>
                      </w:divBdr>
                    </w:div>
                  </w:divsChild>
                </w:div>
                <w:div w:id="150605152">
                  <w:marLeft w:val="0"/>
                  <w:marRight w:val="0"/>
                  <w:marTop w:val="0"/>
                  <w:marBottom w:val="0"/>
                  <w:divBdr>
                    <w:top w:val="single" w:sz="2" w:space="1" w:color="FFFFFF"/>
                    <w:left w:val="single" w:sz="2" w:space="12" w:color="FFFFFF"/>
                    <w:bottom w:val="single" w:sz="2" w:space="1" w:color="FFFFFF"/>
                    <w:right w:val="single" w:sz="2" w:space="4" w:color="FFFFFF"/>
                  </w:divBdr>
                  <w:divsChild>
                    <w:div w:id="213584593">
                      <w:marLeft w:val="0"/>
                      <w:marRight w:val="0"/>
                      <w:marTop w:val="0"/>
                      <w:marBottom w:val="0"/>
                      <w:divBdr>
                        <w:top w:val="none" w:sz="0" w:space="0" w:color="auto"/>
                        <w:left w:val="none" w:sz="0" w:space="0" w:color="auto"/>
                        <w:bottom w:val="none" w:sz="0" w:space="0" w:color="auto"/>
                        <w:right w:val="none" w:sz="0" w:space="0" w:color="auto"/>
                      </w:divBdr>
                    </w:div>
                  </w:divsChild>
                </w:div>
                <w:div w:id="473104887">
                  <w:marLeft w:val="0"/>
                  <w:marRight w:val="0"/>
                  <w:marTop w:val="0"/>
                  <w:marBottom w:val="0"/>
                  <w:divBdr>
                    <w:top w:val="single" w:sz="2" w:space="1" w:color="FFFFFF"/>
                    <w:left w:val="single" w:sz="2" w:space="12" w:color="FFFFFF"/>
                    <w:bottom w:val="single" w:sz="2" w:space="1" w:color="FFFFFF"/>
                    <w:right w:val="single" w:sz="2" w:space="4" w:color="FFFFFF"/>
                  </w:divBdr>
                  <w:divsChild>
                    <w:div w:id="512306407">
                      <w:marLeft w:val="0"/>
                      <w:marRight w:val="0"/>
                      <w:marTop w:val="0"/>
                      <w:marBottom w:val="0"/>
                      <w:divBdr>
                        <w:top w:val="none" w:sz="0" w:space="0" w:color="auto"/>
                        <w:left w:val="none" w:sz="0" w:space="0" w:color="auto"/>
                        <w:bottom w:val="none" w:sz="0" w:space="0" w:color="auto"/>
                        <w:right w:val="none" w:sz="0" w:space="0" w:color="auto"/>
                      </w:divBdr>
                    </w:div>
                  </w:divsChild>
                </w:div>
                <w:div w:id="1341933914">
                  <w:marLeft w:val="0"/>
                  <w:marRight w:val="0"/>
                  <w:marTop w:val="0"/>
                  <w:marBottom w:val="0"/>
                  <w:divBdr>
                    <w:top w:val="single" w:sz="2" w:space="1" w:color="FFFFFF"/>
                    <w:left w:val="single" w:sz="2" w:space="12" w:color="FFFFFF"/>
                    <w:bottom w:val="single" w:sz="2" w:space="1" w:color="FFFFFF"/>
                    <w:right w:val="single" w:sz="2" w:space="4" w:color="FFFFFF"/>
                  </w:divBdr>
                  <w:divsChild>
                    <w:div w:id="1524513171">
                      <w:marLeft w:val="0"/>
                      <w:marRight w:val="0"/>
                      <w:marTop w:val="0"/>
                      <w:marBottom w:val="0"/>
                      <w:divBdr>
                        <w:top w:val="none" w:sz="0" w:space="0" w:color="auto"/>
                        <w:left w:val="none" w:sz="0" w:space="0" w:color="auto"/>
                        <w:bottom w:val="none" w:sz="0" w:space="0" w:color="auto"/>
                        <w:right w:val="none" w:sz="0" w:space="0" w:color="auto"/>
                      </w:divBdr>
                    </w:div>
                  </w:divsChild>
                </w:div>
                <w:div w:id="1503349685">
                  <w:marLeft w:val="0"/>
                  <w:marRight w:val="0"/>
                  <w:marTop w:val="0"/>
                  <w:marBottom w:val="0"/>
                  <w:divBdr>
                    <w:top w:val="single" w:sz="2" w:space="1" w:color="FFFFFF"/>
                    <w:left w:val="single" w:sz="2" w:space="12" w:color="FFFFFF"/>
                    <w:bottom w:val="single" w:sz="2" w:space="1" w:color="FFFFFF"/>
                    <w:right w:val="single" w:sz="2" w:space="4" w:color="FFFFFF"/>
                  </w:divBdr>
                  <w:divsChild>
                    <w:div w:id="696202396">
                      <w:marLeft w:val="0"/>
                      <w:marRight w:val="0"/>
                      <w:marTop w:val="0"/>
                      <w:marBottom w:val="0"/>
                      <w:divBdr>
                        <w:top w:val="none" w:sz="0" w:space="0" w:color="auto"/>
                        <w:left w:val="none" w:sz="0" w:space="0" w:color="auto"/>
                        <w:bottom w:val="none" w:sz="0" w:space="0" w:color="auto"/>
                        <w:right w:val="none" w:sz="0" w:space="0" w:color="auto"/>
                      </w:divBdr>
                    </w:div>
                  </w:divsChild>
                </w:div>
                <w:div w:id="1941453732">
                  <w:marLeft w:val="0"/>
                  <w:marRight w:val="0"/>
                  <w:marTop w:val="0"/>
                  <w:marBottom w:val="0"/>
                  <w:divBdr>
                    <w:top w:val="single" w:sz="2" w:space="1" w:color="FFFFFF"/>
                    <w:left w:val="single" w:sz="2" w:space="12" w:color="FFFFFF"/>
                    <w:bottom w:val="single" w:sz="2" w:space="4" w:color="FFFFFF"/>
                    <w:right w:val="single" w:sz="2" w:space="4" w:color="FFFFFF"/>
                  </w:divBdr>
                  <w:divsChild>
                    <w:div w:id="18158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74071">
          <w:marLeft w:val="0"/>
          <w:marRight w:val="0"/>
          <w:marTop w:val="0"/>
          <w:marBottom w:val="335"/>
          <w:divBdr>
            <w:top w:val="none" w:sz="0" w:space="0" w:color="auto"/>
            <w:left w:val="none" w:sz="0" w:space="0" w:color="auto"/>
            <w:bottom w:val="none" w:sz="0" w:space="0" w:color="auto"/>
            <w:right w:val="none" w:sz="0" w:space="0" w:color="auto"/>
          </w:divBdr>
          <w:divsChild>
            <w:div w:id="80150923">
              <w:marLeft w:val="0"/>
              <w:marRight w:val="0"/>
              <w:marTop w:val="0"/>
              <w:marBottom w:val="0"/>
              <w:divBdr>
                <w:top w:val="none" w:sz="0" w:space="0" w:color="auto"/>
                <w:left w:val="none" w:sz="0" w:space="0" w:color="auto"/>
                <w:bottom w:val="none" w:sz="0" w:space="0" w:color="auto"/>
                <w:right w:val="none" w:sz="0" w:space="0" w:color="auto"/>
              </w:divBdr>
              <w:divsChild>
                <w:div w:id="1559827384">
                  <w:marLeft w:val="0"/>
                  <w:marRight w:val="0"/>
                  <w:marTop w:val="0"/>
                  <w:marBottom w:val="0"/>
                  <w:divBdr>
                    <w:top w:val="single" w:sz="2" w:space="4" w:color="FFFFFF"/>
                    <w:left w:val="single" w:sz="2" w:space="12" w:color="FFFFFF"/>
                    <w:bottom w:val="single" w:sz="2" w:space="1" w:color="FFFFFF"/>
                    <w:right w:val="single" w:sz="2" w:space="4" w:color="FFFFFF"/>
                  </w:divBdr>
                  <w:divsChild>
                    <w:div w:id="1884294104">
                      <w:marLeft w:val="0"/>
                      <w:marRight w:val="0"/>
                      <w:marTop w:val="0"/>
                      <w:marBottom w:val="0"/>
                      <w:divBdr>
                        <w:top w:val="none" w:sz="0" w:space="0" w:color="auto"/>
                        <w:left w:val="none" w:sz="0" w:space="0" w:color="auto"/>
                        <w:bottom w:val="none" w:sz="0" w:space="0" w:color="auto"/>
                        <w:right w:val="none" w:sz="0" w:space="0" w:color="auto"/>
                      </w:divBdr>
                    </w:div>
                  </w:divsChild>
                </w:div>
                <w:div w:id="518541221">
                  <w:marLeft w:val="0"/>
                  <w:marRight w:val="0"/>
                  <w:marTop w:val="0"/>
                  <w:marBottom w:val="0"/>
                  <w:divBdr>
                    <w:top w:val="single" w:sz="2" w:space="1" w:color="FFFFFF"/>
                    <w:left w:val="single" w:sz="2" w:space="12" w:color="FFFFFF"/>
                    <w:bottom w:val="single" w:sz="2" w:space="1" w:color="FFFFFF"/>
                    <w:right w:val="single" w:sz="2" w:space="4" w:color="FFFFFF"/>
                  </w:divBdr>
                  <w:divsChild>
                    <w:div w:id="268776225">
                      <w:marLeft w:val="0"/>
                      <w:marRight w:val="0"/>
                      <w:marTop w:val="0"/>
                      <w:marBottom w:val="0"/>
                      <w:divBdr>
                        <w:top w:val="none" w:sz="0" w:space="0" w:color="auto"/>
                        <w:left w:val="none" w:sz="0" w:space="0" w:color="auto"/>
                        <w:bottom w:val="none" w:sz="0" w:space="0" w:color="auto"/>
                        <w:right w:val="none" w:sz="0" w:space="0" w:color="auto"/>
                      </w:divBdr>
                    </w:div>
                  </w:divsChild>
                </w:div>
                <w:div w:id="1212499206">
                  <w:marLeft w:val="0"/>
                  <w:marRight w:val="0"/>
                  <w:marTop w:val="0"/>
                  <w:marBottom w:val="0"/>
                  <w:divBdr>
                    <w:top w:val="single" w:sz="2" w:space="1" w:color="FFFFFF"/>
                    <w:left w:val="single" w:sz="2" w:space="12" w:color="FFFFFF"/>
                    <w:bottom w:val="single" w:sz="2" w:space="1" w:color="FFFFFF"/>
                    <w:right w:val="single" w:sz="2" w:space="4" w:color="FFFFFF"/>
                  </w:divBdr>
                  <w:divsChild>
                    <w:div w:id="249824295">
                      <w:marLeft w:val="0"/>
                      <w:marRight w:val="0"/>
                      <w:marTop w:val="0"/>
                      <w:marBottom w:val="0"/>
                      <w:divBdr>
                        <w:top w:val="none" w:sz="0" w:space="0" w:color="auto"/>
                        <w:left w:val="none" w:sz="0" w:space="0" w:color="auto"/>
                        <w:bottom w:val="none" w:sz="0" w:space="0" w:color="auto"/>
                        <w:right w:val="none" w:sz="0" w:space="0" w:color="auto"/>
                      </w:divBdr>
                    </w:div>
                  </w:divsChild>
                </w:div>
                <w:div w:id="1887443939">
                  <w:marLeft w:val="0"/>
                  <w:marRight w:val="0"/>
                  <w:marTop w:val="0"/>
                  <w:marBottom w:val="0"/>
                  <w:divBdr>
                    <w:top w:val="single" w:sz="2" w:space="1" w:color="FFFFFF"/>
                    <w:left w:val="single" w:sz="2" w:space="12" w:color="FFFFFF"/>
                    <w:bottom w:val="single" w:sz="2" w:space="1" w:color="FFFFFF"/>
                    <w:right w:val="single" w:sz="2" w:space="4" w:color="FFFFFF"/>
                  </w:divBdr>
                  <w:divsChild>
                    <w:div w:id="301614404">
                      <w:marLeft w:val="0"/>
                      <w:marRight w:val="0"/>
                      <w:marTop w:val="0"/>
                      <w:marBottom w:val="0"/>
                      <w:divBdr>
                        <w:top w:val="none" w:sz="0" w:space="0" w:color="auto"/>
                        <w:left w:val="none" w:sz="0" w:space="0" w:color="auto"/>
                        <w:bottom w:val="none" w:sz="0" w:space="0" w:color="auto"/>
                        <w:right w:val="none" w:sz="0" w:space="0" w:color="auto"/>
                      </w:divBdr>
                    </w:div>
                  </w:divsChild>
                </w:div>
                <w:div w:id="866674730">
                  <w:marLeft w:val="0"/>
                  <w:marRight w:val="0"/>
                  <w:marTop w:val="0"/>
                  <w:marBottom w:val="0"/>
                  <w:divBdr>
                    <w:top w:val="single" w:sz="2" w:space="1" w:color="FFFFFF"/>
                    <w:left w:val="single" w:sz="2" w:space="12" w:color="FFFFFF"/>
                    <w:bottom w:val="single" w:sz="2" w:space="1" w:color="FFFFFF"/>
                    <w:right w:val="single" w:sz="2" w:space="4" w:color="FFFFFF"/>
                  </w:divBdr>
                  <w:divsChild>
                    <w:div w:id="1797260453">
                      <w:marLeft w:val="0"/>
                      <w:marRight w:val="0"/>
                      <w:marTop w:val="0"/>
                      <w:marBottom w:val="0"/>
                      <w:divBdr>
                        <w:top w:val="none" w:sz="0" w:space="0" w:color="auto"/>
                        <w:left w:val="none" w:sz="0" w:space="0" w:color="auto"/>
                        <w:bottom w:val="none" w:sz="0" w:space="0" w:color="auto"/>
                        <w:right w:val="none" w:sz="0" w:space="0" w:color="auto"/>
                      </w:divBdr>
                    </w:div>
                  </w:divsChild>
                </w:div>
                <w:div w:id="704215458">
                  <w:marLeft w:val="0"/>
                  <w:marRight w:val="0"/>
                  <w:marTop w:val="0"/>
                  <w:marBottom w:val="0"/>
                  <w:divBdr>
                    <w:top w:val="single" w:sz="2" w:space="1" w:color="FFFFFF"/>
                    <w:left w:val="single" w:sz="2" w:space="12" w:color="FFFFFF"/>
                    <w:bottom w:val="single" w:sz="2" w:space="1" w:color="FFFFFF"/>
                    <w:right w:val="single" w:sz="2" w:space="4" w:color="FFFFFF"/>
                  </w:divBdr>
                  <w:divsChild>
                    <w:div w:id="693771560">
                      <w:marLeft w:val="0"/>
                      <w:marRight w:val="0"/>
                      <w:marTop w:val="0"/>
                      <w:marBottom w:val="0"/>
                      <w:divBdr>
                        <w:top w:val="none" w:sz="0" w:space="0" w:color="auto"/>
                        <w:left w:val="none" w:sz="0" w:space="0" w:color="auto"/>
                        <w:bottom w:val="none" w:sz="0" w:space="0" w:color="auto"/>
                        <w:right w:val="none" w:sz="0" w:space="0" w:color="auto"/>
                      </w:divBdr>
                    </w:div>
                  </w:divsChild>
                </w:div>
                <w:div w:id="809127771">
                  <w:marLeft w:val="0"/>
                  <w:marRight w:val="0"/>
                  <w:marTop w:val="0"/>
                  <w:marBottom w:val="0"/>
                  <w:divBdr>
                    <w:top w:val="single" w:sz="2" w:space="1" w:color="FFFFFF"/>
                    <w:left w:val="single" w:sz="2" w:space="12" w:color="FFFFFF"/>
                    <w:bottom w:val="single" w:sz="2" w:space="1" w:color="FFFFFF"/>
                    <w:right w:val="single" w:sz="2" w:space="4" w:color="FFFFFF"/>
                  </w:divBdr>
                  <w:divsChild>
                    <w:div w:id="1895193030">
                      <w:marLeft w:val="0"/>
                      <w:marRight w:val="0"/>
                      <w:marTop w:val="0"/>
                      <w:marBottom w:val="0"/>
                      <w:divBdr>
                        <w:top w:val="none" w:sz="0" w:space="0" w:color="auto"/>
                        <w:left w:val="none" w:sz="0" w:space="0" w:color="auto"/>
                        <w:bottom w:val="none" w:sz="0" w:space="0" w:color="auto"/>
                        <w:right w:val="none" w:sz="0" w:space="0" w:color="auto"/>
                      </w:divBdr>
                    </w:div>
                  </w:divsChild>
                </w:div>
                <w:div w:id="1883321533">
                  <w:marLeft w:val="0"/>
                  <w:marRight w:val="0"/>
                  <w:marTop w:val="0"/>
                  <w:marBottom w:val="0"/>
                  <w:divBdr>
                    <w:top w:val="single" w:sz="2" w:space="1" w:color="FFFFFF"/>
                    <w:left w:val="single" w:sz="2" w:space="12" w:color="FFFFFF"/>
                    <w:bottom w:val="single" w:sz="2" w:space="1" w:color="FFFFFF"/>
                    <w:right w:val="single" w:sz="2" w:space="4" w:color="FFFFFF"/>
                  </w:divBdr>
                  <w:divsChild>
                    <w:div w:id="2003001827">
                      <w:marLeft w:val="0"/>
                      <w:marRight w:val="0"/>
                      <w:marTop w:val="0"/>
                      <w:marBottom w:val="0"/>
                      <w:divBdr>
                        <w:top w:val="none" w:sz="0" w:space="0" w:color="auto"/>
                        <w:left w:val="none" w:sz="0" w:space="0" w:color="auto"/>
                        <w:bottom w:val="none" w:sz="0" w:space="0" w:color="auto"/>
                        <w:right w:val="none" w:sz="0" w:space="0" w:color="auto"/>
                      </w:divBdr>
                    </w:div>
                  </w:divsChild>
                </w:div>
                <w:div w:id="1527524121">
                  <w:marLeft w:val="0"/>
                  <w:marRight w:val="0"/>
                  <w:marTop w:val="0"/>
                  <w:marBottom w:val="0"/>
                  <w:divBdr>
                    <w:top w:val="single" w:sz="2" w:space="1" w:color="FFFFFF"/>
                    <w:left w:val="single" w:sz="2" w:space="12" w:color="FFFFFF"/>
                    <w:bottom w:val="single" w:sz="2" w:space="1" w:color="FFFFFF"/>
                    <w:right w:val="single" w:sz="2" w:space="4" w:color="FFFFFF"/>
                  </w:divBdr>
                  <w:divsChild>
                    <w:div w:id="1162116868">
                      <w:marLeft w:val="0"/>
                      <w:marRight w:val="0"/>
                      <w:marTop w:val="0"/>
                      <w:marBottom w:val="0"/>
                      <w:divBdr>
                        <w:top w:val="none" w:sz="0" w:space="0" w:color="auto"/>
                        <w:left w:val="none" w:sz="0" w:space="0" w:color="auto"/>
                        <w:bottom w:val="none" w:sz="0" w:space="0" w:color="auto"/>
                        <w:right w:val="none" w:sz="0" w:space="0" w:color="auto"/>
                      </w:divBdr>
                    </w:div>
                  </w:divsChild>
                </w:div>
                <w:div w:id="853345143">
                  <w:marLeft w:val="0"/>
                  <w:marRight w:val="0"/>
                  <w:marTop w:val="0"/>
                  <w:marBottom w:val="0"/>
                  <w:divBdr>
                    <w:top w:val="single" w:sz="2" w:space="1" w:color="FFFFFF"/>
                    <w:left w:val="single" w:sz="2" w:space="12" w:color="FFFFFF"/>
                    <w:bottom w:val="single" w:sz="2" w:space="1" w:color="FFFFFF"/>
                    <w:right w:val="single" w:sz="2" w:space="4" w:color="FFFFFF"/>
                  </w:divBdr>
                  <w:divsChild>
                    <w:div w:id="1720088145">
                      <w:marLeft w:val="0"/>
                      <w:marRight w:val="0"/>
                      <w:marTop w:val="0"/>
                      <w:marBottom w:val="0"/>
                      <w:divBdr>
                        <w:top w:val="none" w:sz="0" w:space="0" w:color="auto"/>
                        <w:left w:val="none" w:sz="0" w:space="0" w:color="auto"/>
                        <w:bottom w:val="none" w:sz="0" w:space="0" w:color="auto"/>
                        <w:right w:val="none" w:sz="0" w:space="0" w:color="auto"/>
                      </w:divBdr>
                    </w:div>
                  </w:divsChild>
                </w:div>
                <w:div w:id="961425129">
                  <w:marLeft w:val="0"/>
                  <w:marRight w:val="0"/>
                  <w:marTop w:val="0"/>
                  <w:marBottom w:val="0"/>
                  <w:divBdr>
                    <w:top w:val="single" w:sz="2" w:space="1" w:color="FFFFFF"/>
                    <w:left w:val="single" w:sz="2" w:space="12" w:color="FFFFFF"/>
                    <w:bottom w:val="single" w:sz="2" w:space="1" w:color="FFFFFF"/>
                    <w:right w:val="single" w:sz="2" w:space="4" w:color="FFFFFF"/>
                  </w:divBdr>
                  <w:divsChild>
                    <w:div w:id="1699311518">
                      <w:marLeft w:val="0"/>
                      <w:marRight w:val="0"/>
                      <w:marTop w:val="0"/>
                      <w:marBottom w:val="0"/>
                      <w:divBdr>
                        <w:top w:val="none" w:sz="0" w:space="0" w:color="auto"/>
                        <w:left w:val="none" w:sz="0" w:space="0" w:color="auto"/>
                        <w:bottom w:val="none" w:sz="0" w:space="0" w:color="auto"/>
                        <w:right w:val="none" w:sz="0" w:space="0" w:color="auto"/>
                      </w:divBdr>
                    </w:div>
                  </w:divsChild>
                </w:div>
                <w:div w:id="363216980">
                  <w:marLeft w:val="0"/>
                  <w:marRight w:val="0"/>
                  <w:marTop w:val="0"/>
                  <w:marBottom w:val="0"/>
                  <w:divBdr>
                    <w:top w:val="single" w:sz="2" w:space="1" w:color="FFFFFF"/>
                    <w:left w:val="single" w:sz="2" w:space="12" w:color="FFFFFF"/>
                    <w:bottom w:val="single" w:sz="2" w:space="1" w:color="FFFFFF"/>
                    <w:right w:val="single" w:sz="2" w:space="4" w:color="FFFFFF"/>
                  </w:divBdr>
                  <w:divsChild>
                    <w:div w:id="752163946">
                      <w:marLeft w:val="0"/>
                      <w:marRight w:val="0"/>
                      <w:marTop w:val="0"/>
                      <w:marBottom w:val="0"/>
                      <w:divBdr>
                        <w:top w:val="none" w:sz="0" w:space="0" w:color="auto"/>
                        <w:left w:val="none" w:sz="0" w:space="0" w:color="auto"/>
                        <w:bottom w:val="none" w:sz="0" w:space="0" w:color="auto"/>
                        <w:right w:val="none" w:sz="0" w:space="0" w:color="auto"/>
                      </w:divBdr>
                    </w:div>
                  </w:divsChild>
                </w:div>
                <w:div w:id="2094427022">
                  <w:marLeft w:val="0"/>
                  <w:marRight w:val="0"/>
                  <w:marTop w:val="0"/>
                  <w:marBottom w:val="0"/>
                  <w:divBdr>
                    <w:top w:val="single" w:sz="2" w:space="1" w:color="FFFFFF"/>
                    <w:left w:val="single" w:sz="2" w:space="12" w:color="FFFFFF"/>
                    <w:bottom w:val="single" w:sz="2" w:space="1" w:color="FFFFFF"/>
                    <w:right w:val="single" w:sz="2" w:space="4" w:color="FFFFFF"/>
                  </w:divBdr>
                  <w:divsChild>
                    <w:div w:id="1755734766">
                      <w:marLeft w:val="0"/>
                      <w:marRight w:val="0"/>
                      <w:marTop w:val="0"/>
                      <w:marBottom w:val="0"/>
                      <w:divBdr>
                        <w:top w:val="none" w:sz="0" w:space="0" w:color="auto"/>
                        <w:left w:val="none" w:sz="0" w:space="0" w:color="auto"/>
                        <w:bottom w:val="none" w:sz="0" w:space="0" w:color="auto"/>
                        <w:right w:val="none" w:sz="0" w:space="0" w:color="auto"/>
                      </w:divBdr>
                    </w:div>
                  </w:divsChild>
                </w:div>
                <w:div w:id="4210729">
                  <w:marLeft w:val="0"/>
                  <w:marRight w:val="0"/>
                  <w:marTop w:val="0"/>
                  <w:marBottom w:val="0"/>
                  <w:divBdr>
                    <w:top w:val="single" w:sz="2" w:space="1" w:color="FFFFFF"/>
                    <w:left w:val="single" w:sz="2" w:space="12" w:color="FFFFFF"/>
                    <w:bottom w:val="single" w:sz="2" w:space="1" w:color="FFFFFF"/>
                    <w:right w:val="single" w:sz="2" w:space="4" w:color="FFFFFF"/>
                  </w:divBdr>
                  <w:divsChild>
                    <w:div w:id="1202325358">
                      <w:marLeft w:val="0"/>
                      <w:marRight w:val="0"/>
                      <w:marTop w:val="0"/>
                      <w:marBottom w:val="0"/>
                      <w:divBdr>
                        <w:top w:val="none" w:sz="0" w:space="0" w:color="auto"/>
                        <w:left w:val="none" w:sz="0" w:space="0" w:color="auto"/>
                        <w:bottom w:val="none" w:sz="0" w:space="0" w:color="auto"/>
                        <w:right w:val="none" w:sz="0" w:space="0" w:color="auto"/>
                      </w:divBdr>
                    </w:div>
                  </w:divsChild>
                </w:div>
                <w:div w:id="837892279">
                  <w:marLeft w:val="0"/>
                  <w:marRight w:val="0"/>
                  <w:marTop w:val="0"/>
                  <w:marBottom w:val="0"/>
                  <w:divBdr>
                    <w:top w:val="single" w:sz="2" w:space="1" w:color="FFFFFF"/>
                    <w:left w:val="single" w:sz="2" w:space="12" w:color="FFFFFF"/>
                    <w:bottom w:val="single" w:sz="2" w:space="1" w:color="FFFFFF"/>
                    <w:right w:val="single" w:sz="2" w:space="4" w:color="FFFFFF"/>
                  </w:divBdr>
                  <w:divsChild>
                    <w:div w:id="251208274">
                      <w:marLeft w:val="0"/>
                      <w:marRight w:val="0"/>
                      <w:marTop w:val="0"/>
                      <w:marBottom w:val="0"/>
                      <w:divBdr>
                        <w:top w:val="none" w:sz="0" w:space="0" w:color="auto"/>
                        <w:left w:val="none" w:sz="0" w:space="0" w:color="auto"/>
                        <w:bottom w:val="none" w:sz="0" w:space="0" w:color="auto"/>
                        <w:right w:val="none" w:sz="0" w:space="0" w:color="auto"/>
                      </w:divBdr>
                    </w:div>
                  </w:divsChild>
                </w:div>
                <w:div w:id="274018157">
                  <w:marLeft w:val="0"/>
                  <w:marRight w:val="0"/>
                  <w:marTop w:val="0"/>
                  <w:marBottom w:val="0"/>
                  <w:divBdr>
                    <w:top w:val="single" w:sz="2" w:space="1" w:color="FFFFFF"/>
                    <w:left w:val="single" w:sz="2" w:space="12" w:color="FFFFFF"/>
                    <w:bottom w:val="single" w:sz="2" w:space="1" w:color="FFFFFF"/>
                    <w:right w:val="single" w:sz="2" w:space="4" w:color="FFFFFF"/>
                  </w:divBdr>
                  <w:divsChild>
                    <w:div w:id="1393457378">
                      <w:marLeft w:val="0"/>
                      <w:marRight w:val="0"/>
                      <w:marTop w:val="0"/>
                      <w:marBottom w:val="0"/>
                      <w:divBdr>
                        <w:top w:val="none" w:sz="0" w:space="0" w:color="auto"/>
                        <w:left w:val="none" w:sz="0" w:space="0" w:color="auto"/>
                        <w:bottom w:val="none" w:sz="0" w:space="0" w:color="auto"/>
                        <w:right w:val="none" w:sz="0" w:space="0" w:color="auto"/>
                      </w:divBdr>
                    </w:div>
                  </w:divsChild>
                </w:div>
                <w:div w:id="445471497">
                  <w:marLeft w:val="0"/>
                  <w:marRight w:val="0"/>
                  <w:marTop w:val="0"/>
                  <w:marBottom w:val="0"/>
                  <w:divBdr>
                    <w:top w:val="single" w:sz="2" w:space="1" w:color="FFFFFF"/>
                    <w:left w:val="single" w:sz="2" w:space="12" w:color="FFFFFF"/>
                    <w:bottom w:val="single" w:sz="2" w:space="1" w:color="FFFFFF"/>
                    <w:right w:val="single" w:sz="2" w:space="4" w:color="FFFFFF"/>
                  </w:divBdr>
                  <w:divsChild>
                    <w:div w:id="293021960">
                      <w:marLeft w:val="0"/>
                      <w:marRight w:val="0"/>
                      <w:marTop w:val="0"/>
                      <w:marBottom w:val="0"/>
                      <w:divBdr>
                        <w:top w:val="none" w:sz="0" w:space="0" w:color="auto"/>
                        <w:left w:val="none" w:sz="0" w:space="0" w:color="auto"/>
                        <w:bottom w:val="none" w:sz="0" w:space="0" w:color="auto"/>
                        <w:right w:val="none" w:sz="0" w:space="0" w:color="auto"/>
                      </w:divBdr>
                    </w:div>
                  </w:divsChild>
                </w:div>
                <w:div w:id="48768707">
                  <w:marLeft w:val="0"/>
                  <w:marRight w:val="0"/>
                  <w:marTop w:val="0"/>
                  <w:marBottom w:val="0"/>
                  <w:divBdr>
                    <w:top w:val="single" w:sz="2" w:space="1" w:color="FFFFFF"/>
                    <w:left w:val="single" w:sz="2" w:space="12" w:color="FFFFFF"/>
                    <w:bottom w:val="single" w:sz="2" w:space="1" w:color="FFFFFF"/>
                    <w:right w:val="single" w:sz="2" w:space="4" w:color="FFFFFF"/>
                  </w:divBdr>
                  <w:divsChild>
                    <w:div w:id="372773819">
                      <w:marLeft w:val="0"/>
                      <w:marRight w:val="0"/>
                      <w:marTop w:val="0"/>
                      <w:marBottom w:val="0"/>
                      <w:divBdr>
                        <w:top w:val="none" w:sz="0" w:space="0" w:color="auto"/>
                        <w:left w:val="none" w:sz="0" w:space="0" w:color="auto"/>
                        <w:bottom w:val="none" w:sz="0" w:space="0" w:color="auto"/>
                        <w:right w:val="none" w:sz="0" w:space="0" w:color="auto"/>
                      </w:divBdr>
                    </w:div>
                  </w:divsChild>
                </w:div>
                <w:div w:id="820468135">
                  <w:marLeft w:val="0"/>
                  <w:marRight w:val="0"/>
                  <w:marTop w:val="0"/>
                  <w:marBottom w:val="0"/>
                  <w:divBdr>
                    <w:top w:val="single" w:sz="2" w:space="1" w:color="FFFFFF"/>
                    <w:left w:val="single" w:sz="2" w:space="12" w:color="FFFFFF"/>
                    <w:bottom w:val="single" w:sz="2" w:space="1" w:color="FFFFFF"/>
                    <w:right w:val="single" w:sz="2" w:space="4" w:color="FFFFFF"/>
                  </w:divBdr>
                  <w:divsChild>
                    <w:div w:id="682825240">
                      <w:marLeft w:val="0"/>
                      <w:marRight w:val="0"/>
                      <w:marTop w:val="0"/>
                      <w:marBottom w:val="0"/>
                      <w:divBdr>
                        <w:top w:val="none" w:sz="0" w:space="0" w:color="auto"/>
                        <w:left w:val="none" w:sz="0" w:space="0" w:color="auto"/>
                        <w:bottom w:val="none" w:sz="0" w:space="0" w:color="auto"/>
                        <w:right w:val="none" w:sz="0" w:space="0" w:color="auto"/>
                      </w:divBdr>
                    </w:div>
                  </w:divsChild>
                </w:div>
                <w:div w:id="912617439">
                  <w:marLeft w:val="0"/>
                  <w:marRight w:val="0"/>
                  <w:marTop w:val="0"/>
                  <w:marBottom w:val="0"/>
                  <w:divBdr>
                    <w:top w:val="single" w:sz="2" w:space="1" w:color="FFFFFF"/>
                    <w:left w:val="single" w:sz="2" w:space="12" w:color="FFFFFF"/>
                    <w:bottom w:val="single" w:sz="2" w:space="1" w:color="FFFFFF"/>
                    <w:right w:val="single" w:sz="2" w:space="4" w:color="FFFFFF"/>
                  </w:divBdr>
                  <w:divsChild>
                    <w:div w:id="226258493">
                      <w:marLeft w:val="0"/>
                      <w:marRight w:val="0"/>
                      <w:marTop w:val="0"/>
                      <w:marBottom w:val="0"/>
                      <w:divBdr>
                        <w:top w:val="none" w:sz="0" w:space="0" w:color="auto"/>
                        <w:left w:val="none" w:sz="0" w:space="0" w:color="auto"/>
                        <w:bottom w:val="none" w:sz="0" w:space="0" w:color="auto"/>
                        <w:right w:val="none" w:sz="0" w:space="0" w:color="auto"/>
                      </w:divBdr>
                    </w:div>
                  </w:divsChild>
                </w:div>
                <w:div w:id="280889699">
                  <w:marLeft w:val="0"/>
                  <w:marRight w:val="0"/>
                  <w:marTop w:val="0"/>
                  <w:marBottom w:val="0"/>
                  <w:divBdr>
                    <w:top w:val="single" w:sz="2" w:space="1" w:color="FFFFFF"/>
                    <w:left w:val="single" w:sz="2" w:space="12" w:color="FFFFFF"/>
                    <w:bottom w:val="single" w:sz="2" w:space="1" w:color="FFFFFF"/>
                    <w:right w:val="single" w:sz="2" w:space="4" w:color="FFFFFF"/>
                  </w:divBdr>
                  <w:divsChild>
                    <w:div w:id="1642806256">
                      <w:marLeft w:val="0"/>
                      <w:marRight w:val="0"/>
                      <w:marTop w:val="0"/>
                      <w:marBottom w:val="0"/>
                      <w:divBdr>
                        <w:top w:val="none" w:sz="0" w:space="0" w:color="auto"/>
                        <w:left w:val="none" w:sz="0" w:space="0" w:color="auto"/>
                        <w:bottom w:val="none" w:sz="0" w:space="0" w:color="auto"/>
                        <w:right w:val="none" w:sz="0" w:space="0" w:color="auto"/>
                      </w:divBdr>
                    </w:div>
                  </w:divsChild>
                </w:div>
                <w:div w:id="1248534303">
                  <w:marLeft w:val="0"/>
                  <w:marRight w:val="0"/>
                  <w:marTop w:val="0"/>
                  <w:marBottom w:val="0"/>
                  <w:divBdr>
                    <w:top w:val="single" w:sz="2" w:space="1" w:color="FFFFFF"/>
                    <w:left w:val="single" w:sz="2" w:space="12" w:color="FFFFFF"/>
                    <w:bottom w:val="single" w:sz="2" w:space="1" w:color="FFFFFF"/>
                    <w:right w:val="single" w:sz="2" w:space="4" w:color="FFFFFF"/>
                  </w:divBdr>
                  <w:divsChild>
                    <w:div w:id="638342896">
                      <w:marLeft w:val="0"/>
                      <w:marRight w:val="0"/>
                      <w:marTop w:val="0"/>
                      <w:marBottom w:val="0"/>
                      <w:divBdr>
                        <w:top w:val="none" w:sz="0" w:space="0" w:color="auto"/>
                        <w:left w:val="none" w:sz="0" w:space="0" w:color="auto"/>
                        <w:bottom w:val="none" w:sz="0" w:space="0" w:color="auto"/>
                        <w:right w:val="none" w:sz="0" w:space="0" w:color="auto"/>
                      </w:divBdr>
                    </w:div>
                  </w:divsChild>
                </w:div>
                <w:div w:id="963387394">
                  <w:marLeft w:val="0"/>
                  <w:marRight w:val="0"/>
                  <w:marTop w:val="0"/>
                  <w:marBottom w:val="0"/>
                  <w:divBdr>
                    <w:top w:val="single" w:sz="2" w:space="1" w:color="FFFFFF"/>
                    <w:left w:val="single" w:sz="2" w:space="12" w:color="FFFFFF"/>
                    <w:bottom w:val="single" w:sz="2" w:space="1" w:color="FFFFFF"/>
                    <w:right w:val="single" w:sz="2" w:space="4" w:color="FFFFFF"/>
                  </w:divBdr>
                  <w:divsChild>
                    <w:div w:id="2098207167">
                      <w:marLeft w:val="0"/>
                      <w:marRight w:val="0"/>
                      <w:marTop w:val="0"/>
                      <w:marBottom w:val="0"/>
                      <w:divBdr>
                        <w:top w:val="none" w:sz="0" w:space="0" w:color="auto"/>
                        <w:left w:val="none" w:sz="0" w:space="0" w:color="auto"/>
                        <w:bottom w:val="none" w:sz="0" w:space="0" w:color="auto"/>
                        <w:right w:val="none" w:sz="0" w:space="0" w:color="auto"/>
                      </w:divBdr>
                    </w:div>
                  </w:divsChild>
                </w:div>
                <w:div w:id="295835539">
                  <w:marLeft w:val="0"/>
                  <w:marRight w:val="0"/>
                  <w:marTop w:val="0"/>
                  <w:marBottom w:val="0"/>
                  <w:divBdr>
                    <w:top w:val="single" w:sz="2" w:space="1" w:color="FFFFFF"/>
                    <w:left w:val="single" w:sz="2" w:space="12" w:color="FFFFFF"/>
                    <w:bottom w:val="single" w:sz="2" w:space="1" w:color="FFFFFF"/>
                    <w:right w:val="single" w:sz="2" w:space="4" w:color="FFFFFF"/>
                  </w:divBdr>
                  <w:divsChild>
                    <w:div w:id="34088943">
                      <w:marLeft w:val="0"/>
                      <w:marRight w:val="0"/>
                      <w:marTop w:val="0"/>
                      <w:marBottom w:val="0"/>
                      <w:divBdr>
                        <w:top w:val="none" w:sz="0" w:space="0" w:color="auto"/>
                        <w:left w:val="none" w:sz="0" w:space="0" w:color="auto"/>
                        <w:bottom w:val="none" w:sz="0" w:space="0" w:color="auto"/>
                        <w:right w:val="none" w:sz="0" w:space="0" w:color="auto"/>
                      </w:divBdr>
                    </w:div>
                  </w:divsChild>
                </w:div>
                <w:div w:id="679963832">
                  <w:marLeft w:val="0"/>
                  <w:marRight w:val="0"/>
                  <w:marTop w:val="0"/>
                  <w:marBottom w:val="0"/>
                  <w:divBdr>
                    <w:top w:val="single" w:sz="2" w:space="1" w:color="FFFFFF"/>
                    <w:left w:val="single" w:sz="2" w:space="12" w:color="FFFFFF"/>
                    <w:bottom w:val="single" w:sz="2" w:space="4" w:color="FFFFFF"/>
                    <w:right w:val="single" w:sz="2" w:space="4" w:color="FFFFFF"/>
                  </w:divBdr>
                  <w:divsChild>
                    <w:div w:id="2051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807974">
          <w:marLeft w:val="0"/>
          <w:marRight w:val="0"/>
          <w:marTop w:val="0"/>
          <w:marBottom w:val="335"/>
          <w:divBdr>
            <w:top w:val="none" w:sz="0" w:space="0" w:color="auto"/>
            <w:left w:val="none" w:sz="0" w:space="0" w:color="auto"/>
            <w:bottom w:val="none" w:sz="0" w:space="0" w:color="auto"/>
            <w:right w:val="none" w:sz="0" w:space="0" w:color="auto"/>
          </w:divBdr>
          <w:divsChild>
            <w:div w:id="1645620528">
              <w:marLeft w:val="0"/>
              <w:marRight w:val="0"/>
              <w:marTop w:val="0"/>
              <w:marBottom w:val="0"/>
              <w:divBdr>
                <w:top w:val="none" w:sz="0" w:space="0" w:color="auto"/>
                <w:left w:val="none" w:sz="0" w:space="0" w:color="auto"/>
                <w:bottom w:val="none" w:sz="0" w:space="0" w:color="auto"/>
                <w:right w:val="none" w:sz="0" w:space="0" w:color="auto"/>
              </w:divBdr>
              <w:divsChild>
                <w:div w:id="640816892">
                  <w:marLeft w:val="0"/>
                  <w:marRight w:val="0"/>
                  <w:marTop w:val="0"/>
                  <w:marBottom w:val="0"/>
                  <w:divBdr>
                    <w:top w:val="single" w:sz="2" w:space="4" w:color="FFFFFF"/>
                    <w:left w:val="single" w:sz="2" w:space="12" w:color="FFFFFF"/>
                    <w:bottom w:val="single" w:sz="2" w:space="1" w:color="FFFFFF"/>
                    <w:right w:val="single" w:sz="2" w:space="4" w:color="FFFFFF"/>
                  </w:divBdr>
                  <w:divsChild>
                    <w:div w:id="1458835031">
                      <w:marLeft w:val="0"/>
                      <w:marRight w:val="0"/>
                      <w:marTop w:val="0"/>
                      <w:marBottom w:val="0"/>
                      <w:divBdr>
                        <w:top w:val="none" w:sz="0" w:space="0" w:color="auto"/>
                        <w:left w:val="none" w:sz="0" w:space="0" w:color="auto"/>
                        <w:bottom w:val="none" w:sz="0" w:space="0" w:color="auto"/>
                        <w:right w:val="none" w:sz="0" w:space="0" w:color="auto"/>
                      </w:divBdr>
                    </w:div>
                  </w:divsChild>
                </w:div>
                <w:div w:id="441613321">
                  <w:marLeft w:val="0"/>
                  <w:marRight w:val="0"/>
                  <w:marTop w:val="0"/>
                  <w:marBottom w:val="0"/>
                  <w:divBdr>
                    <w:top w:val="single" w:sz="2" w:space="1" w:color="FFFFFF"/>
                    <w:left w:val="single" w:sz="2" w:space="12" w:color="FFFFFF"/>
                    <w:bottom w:val="single" w:sz="2" w:space="1" w:color="FFFFFF"/>
                    <w:right w:val="single" w:sz="2" w:space="4" w:color="FFFFFF"/>
                  </w:divBdr>
                  <w:divsChild>
                    <w:div w:id="1458335055">
                      <w:marLeft w:val="0"/>
                      <w:marRight w:val="0"/>
                      <w:marTop w:val="0"/>
                      <w:marBottom w:val="0"/>
                      <w:divBdr>
                        <w:top w:val="none" w:sz="0" w:space="0" w:color="auto"/>
                        <w:left w:val="none" w:sz="0" w:space="0" w:color="auto"/>
                        <w:bottom w:val="none" w:sz="0" w:space="0" w:color="auto"/>
                        <w:right w:val="none" w:sz="0" w:space="0" w:color="auto"/>
                      </w:divBdr>
                    </w:div>
                  </w:divsChild>
                </w:div>
                <w:div w:id="1607690381">
                  <w:marLeft w:val="0"/>
                  <w:marRight w:val="0"/>
                  <w:marTop w:val="0"/>
                  <w:marBottom w:val="0"/>
                  <w:divBdr>
                    <w:top w:val="single" w:sz="2" w:space="1" w:color="FFFFFF"/>
                    <w:left w:val="single" w:sz="2" w:space="12" w:color="FFFFFF"/>
                    <w:bottom w:val="single" w:sz="2" w:space="1" w:color="FFFFFF"/>
                    <w:right w:val="single" w:sz="2" w:space="4" w:color="FFFFFF"/>
                  </w:divBdr>
                  <w:divsChild>
                    <w:div w:id="164782653">
                      <w:marLeft w:val="0"/>
                      <w:marRight w:val="0"/>
                      <w:marTop w:val="0"/>
                      <w:marBottom w:val="0"/>
                      <w:divBdr>
                        <w:top w:val="none" w:sz="0" w:space="0" w:color="auto"/>
                        <w:left w:val="none" w:sz="0" w:space="0" w:color="auto"/>
                        <w:bottom w:val="none" w:sz="0" w:space="0" w:color="auto"/>
                        <w:right w:val="none" w:sz="0" w:space="0" w:color="auto"/>
                      </w:divBdr>
                    </w:div>
                  </w:divsChild>
                </w:div>
                <w:div w:id="1962639313">
                  <w:marLeft w:val="0"/>
                  <w:marRight w:val="0"/>
                  <w:marTop w:val="0"/>
                  <w:marBottom w:val="0"/>
                  <w:divBdr>
                    <w:top w:val="single" w:sz="2" w:space="1" w:color="FFFFFF"/>
                    <w:left w:val="single" w:sz="2" w:space="12" w:color="FFFFFF"/>
                    <w:bottom w:val="single" w:sz="2" w:space="1" w:color="FFFFFF"/>
                    <w:right w:val="single" w:sz="2" w:space="4" w:color="FFFFFF"/>
                  </w:divBdr>
                  <w:divsChild>
                    <w:div w:id="493256139">
                      <w:marLeft w:val="0"/>
                      <w:marRight w:val="0"/>
                      <w:marTop w:val="0"/>
                      <w:marBottom w:val="0"/>
                      <w:divBdr>
                        <w:top w:val="none" w:sz="0" w:space="0" w:color="auto"/>
                        <w:left w:val="none" w:sz="0" w:space="0" w:color="auto"/>
                        <w:bottom w:val="none" w:sz="0" w:space="0" w:color="auto"/>
                        <w:right w:val="none" w:sz="0" w:space="0" w:color="auto"/>
                      </w:divBdr>
                    </w:div>
                  </w:divsChild>
                </w:div>
                <w:div w:id="620843099">
                  <w:marLeft w:val="0"/>
                  <w:marRight w:val="0"/>
                  <w:marTop w:val="0"/>
                  <w:marBottom w:val="0"/>
                  <w:divBdr>
                    <w:top w:val="single" w:sz="2" w:space="1" w:color="FFFFFF"/>
                    <w:left w:val="single" w:sz="2" w:space="12" w:color="FFFFFF"/>
                    <w:bottom w:val="single" w:sz="2" w:space="1" w:color="FFFFFF"/>
                    <w:right w:val="single" w:sz="2" w:space="4" w:color="FFFFFF"/>
                  </w:divBdr>
                  <w:divsChild>
                    <w:div w:id="423648894">
                      <w:marLeft w:val="0"/>
                      <w:marRight w:val="0"/>
                      <w:marTop w:val="0"/>
                      <w:marBottom w:val="0"/>
                      <w:divBdr>
                        <w:top w:val="none" w:sz="0" w:space="0" w:color="auto"/>
                        <w:left w:val="none" w:sz="0" w:space="0" w:color="auto"/>
                        <w:bottom w:val="none" w:sz="0" w:space="0" w:color="auto"/>
                        <w:right w:val="none" w:sz="0" w:space="0" w:color="auto"/>
                      </w:divBdr>
                    </w:div>
                  </w:divsChild>
                </w:div>
                <w:div w:id="343168776">
                  <w:marLeft w:val="0"/>
                  <w:marRight w:val="0"/>
                  <w:marTop w:val="0"/>
                  <w:marBottom w:val="0"/>
                  <w:divBdr>
                    <w:top w:val="single" w:sz="2" w:space="1" w:color="FFFFFF"/>
                    <w:left w:val="single" w:sz="2" w:space="12" w:color="FFFFFF"/>
                    <w:bottom w:val="single" w:sz="2" w:space="1" w:color="FFFFFF"/>
                    <w:right w:val="single" w:sz="2" w:space="4" w:color="FFFFFF"/>
                  </w:divBdr>
                  <w:divsChild>
                    <w:div w:id="1494032583">
                      <w:marLeft w:val="0"/>
                      <w:marRight w:val="0"/>
                      <w:marTop w:val="0"/>
                      <w:marBottom w:val="0"/>
                      <w:divBdr>
                        <w:top w:val="none" w:sz="0" w:space="0" w:color="auto"/>
                        <w:left w:val="none" w:sz="0" w:space="0" w:color="auto"/>
                        <w:bottom w:val="none" w:sz="0" w:space="0" w:color="auto"/>
                        <w:right w:val="none" w:sz="0" w:space="0" w:color="auto"/>
                      </w:divBdr>
                    </w:div>
                  </w:divsChild>
                </w:div>
                <w:div w:id="364715151">
                  <w:marLeft w:val="0"/>
                  <w:marRight w:val="0"/>
                  <w:marTop w:val="0"/>
                  <w:marBottom w:val="0"/>
                  <w:divBdr>
                    <w:top w:val="single" w:sz="2" w:space="1" w:color="FFFFFF"/>
                    <w:left w:val="single" w:sz="2" w:space="12" w:color="FFFFFF"/>
                    <w:bottom w:val="single" w:sz="2" w:space="1" w:color="FFFFFF"/>
                    <w:right w:val="single" w:sz="2" w:space="4" w:color="FFFFFF"/>
                  </w:divBdr>
                  <w:divsChild>
                    <w:div w:id="1724674467">
                      <w:marLeft w:val="0"/>
                      <w:marRight w:val="0"/>
                      <w:marTop w:val="0"/>
                      <w:marBottom w:val="0"/>
                      <w:divBdr>
                        <w:top w:val="none" w:sz="0" w:space="0" w:color="auto"/>
                        <w:left w:val="none" w:sz="0" w:space="0" w:color="auto"/>
                        <w:bottom w:val="none" w:sz="0" w:space="0" w:color="auto"/>
                        <w:right w:val="none" w:sz="0" w:space="0" w:color="auto"/>
                      </w:divBdr>
                    </w:div>
                  </w:divsChild>
                </w:div>
                <w:div w:id="436410650">
                  <w:marLeft w:val="0"/>
                  <w:marRight w:val="0"/>
                  <w:marTop w:val="0"/>
                  <w:marBottom w:val="0"/>
                  <w:divBdr>
                    <w:top w:val="single" w:sz="2" w:space="1" w:color="FFFFFF"/>
                    <w:left w:val="single" w:sz="2" w:space="12" w:color="FFFFFF"/>
                    <w:bottom w:val="single" w:sz="2" w:space="1" w:color="FFFFFF"/>
                    <w:right w:val="single" w:sz="2" w:space="4" w:color="FFFFFF"/>
                  </w:divBdr>
                  <w:divsChild>
                    <w:div w:id="419444854">
                      <w:marLeft w:val="0"/>
                      <w:marRight w:val="0"/>
                      <w:marTop w:val="0"/>
                      <w:marBottom w:val="0"/>
                      <w:divBdr>
                        <w:top w:val="none" w:sz="0" w:space="0" w:color="auto"/>
                        <w:left w:val="none" w:sz="0" w:space="0" w:color="auto"/>
                        <w:bottom w:val="none" w:sz="0" w:space="0" w:color="auto"/>
                        <w:right w:val="none" w:sz="0" w:space="0" w:color="auto"/>
                      </w:divBdr>
                    </w:div>
                  </w:divsChild>
                </w:div>
                <w:div w:id="1257861072">
                  <w:marLeft w:val="0"/>
                  <w:marRight w:val="0"/>
                  <w:marTop w:val="0"/>
                  <w:marBottom w:val="0"/>
                  <w:divBdr>
                    <w:top w:val="single" w:sz="2" w:space="1" w:color="FFFFFF"/>
                    <w:left w:val="single" w:sz="2" w:space="12" w:color="FFFFFF"/>
                    <w:bottom w:val="single" w:sz="2" w:space="1" w:color="FFFFFF"/>
                    <w:right w:val="single" w:sz="2" w:space="4" w:color="FFFFFF"/>
                  </w:divBdr>
                  <w:divsChild>
                    <w:div w:id="2044357391">
                      <w:marLeft w:val="0"/>
                      <w:marRight w:val="0"/>
                      <w:marTop w:val="0"/>
                      <w:marBottom w:val="0"/>
                      <w:divBdr>
                        <w:top w:val="none" w:sz="0" w:space="0" w:color="auto"/>
                        <w:left w:val="none" w:sz="0" w:space="0" w:color="auto"/>
                        <w:bottom w:val="none" w:sz="0" w:space="0" w:color="auto"/>
                        <w:right w:val="none" w:sz="0" w:space="0" w:color="auto"/>
                      </w:divBdr>
                    </w:div>
                  </w:divsChild>
                </w:div>
                <w:div w:id="2067876588">
                  <w:marLeft w:val="0"/>
                  <w:marRight w:val="0"/>
                  <w:marTop w:val="0"/>
                  <w:marBottom w:val="0"/>
                  <w:divBdr>
                    <w:top w:val="single" w:sz="2" w:space="1" w:color="FFFFFF"/>
                    <w:left w:val="single" w:sz="2" w:space="12" w:color="FFFFFF"/>
                    <w:bottom w:val="single" w:sz="2" w:space="1" w:color="FFFFFF"/>
                    <w:right w:val="single" w:sz="2" w:space="4" w:color="FFFFFF"/>
                  </w:divBdr>
                  <w:divsChild>
                    <w:div w:id="714617836">
                      <w:marLeft w:val="0"/>
                      <w:marRight w:val="0"/>
                      <w:marTop w:val="0"/>
                      <w:marBottom w:val="0"/>
                      <w:divBdr>
                        <w:top w:val="none" w:sz="0" w:space="0" w:color="auto"/>
                        <w:left w:val="none" w:sz="0" w:space="0" w:color="auto"/>
                        <w:bottom w:val="none" w:sz="0" w:space="0" w:color="auto"/>
                        <w:right w:val="none" w:sz="0" w:space="0" w:color="auto"/>
                      </w:divBdr>
                    </w:div>
                  </w:divsChild>
                </w:div>
                <w:div w:id="696278232">
                  <w:marLeft w:val="0"/>
                  <w:marRight w:val="0"/>
                  <w:marTop w:val="0"/>
                  <w:marBottom w:val="0"/>
                  <w:divBdr>
                    <w:top w:val="single" w:sz="2" w:space="1" w:color="FFFFFF"/>
                    <w:left w:val="single" w:sz="2" w:space="12" w:color="FFFFFF"/>
                    <w:bottom w:val="single" w:sz="2" w:space="1" w:color="FFFFFF"/>
                    <w:right w:val="single" w:sz="2" w:space="4" w:color="FFFFFF"/>
                  </w:divBdr>
                  <w:divsChild>
                    <w:div w:id="1758867457">
                      <w:marLeft w:val="0"/>
                      <w:marRight w:val="0"/>
                      <w:marTop w:val="0"/>
                      <w:marBottom w:val="0"/>
                      <w:divBdr>
                        <w:top w:val="none" w:sz="0" w:space="0" w:color="auto"/>
                        <w:left w:val="none" w:sz="0" w:space="0" w:color="auto"/>
                        <w:bottom w:val="none" w:sz="0" w:space="0" w:color="auto"/>
                        <w:right w:val="none" w:sz="0" w:space="0" w:color="auto"/>
                      </w:divBdr>
                    </w:div>
                  </w:divsChild>
                </w:div>
                <w:div w:id="1364357593">
                  <w:marLeft w:val="0"/>
                  <w:marRight w:val="0"/>
                  <w:marTop w:val="0"/>
                  <w:marBottom w:val="0"/>
                  <w:divBdr>
                    <w:top w:val="single" w:sz="2" w:space="1" w:color="FFFFFF"/>
                    <w:left w:val="single" w:sz="2" w:space="12" w:color="FFFFFF"/>
                    <w:bottom w:val="single" w:sz="2" w:space="1" w:color="FFFFFF"/>
                    <w:right w:val="single" w:sz="2" w:space="4" w:color="FFFFFF"/>
                  </w:divBdr>
                  <w:divsChild>
                    <w:div w:id="1958372101">
                      <w:marLeft w:val="0"/>
                      <w:marRight w:val="0"/>
                      <w:marTop w:val="0"/>
                      <w:marBottom w:val="0"/>
                      <w:divBdr>
                        <w:top w:val="none" w:sz="0" w:space="0" w:color="auto"/>
                        <w:left w:val="none" w:sz="0" w:space="0" w:color="auto"/>
                        <w:bottom w:val="none" w:sz="0" w:space="0" w:color="auto"/>
                        <w:right w:val="none" w:sz="0" w:space="0" w:color="auto"/>
                      </w:divBdr>
                    </w:div>
                  </w:divsChild>
                </w:div>
                <w:div w:id="1646160067">
                  <w:marLeft w:val="0"/>
                  <w:marRight w:val="0"/>
                  <w:marTop w:val="0"/>
                  <w:marBottom w:val="0"/>
                  <w:divBdr>
                    <w:top w:val="single" w:sz="2" w:space="1" w:color="FFFFFF"/>
                    <w:left w:val="single" w:sz="2" w:space="12" w:color="FFFFFF"/>
                    <w:bottom w:val="single" w:sz="2" w:space="1" w:color="FFFFFF"/>
                    <w:right w:val="single" w:sz="2" w:space="4" w:color="FFFFFF"/>
                  </w:divBdr>
                  <w:divsChild>
                    <w:div w:id="953832373">
                      <w:marLeft w:val="0"/>
                      <w:marRight w:val="0"/>
                      <w:marTop w:val="0"/>
                      <w:marBottom w:val="0"/>
                      <w:divBdr>
                        <w:top w:val="none" w:sz="0" w:space="0" w:color="auto"/>
                        <w:left w:val="none" w:sz="0" w:space="0" w:color="auto"/>
                        <w:bottom w:val="none" w:sz="0" w:space="0" w:color="auto"/>
                        <w:right w:val="none" w:sz="0" w:space="0" w:color="auto"/>
                      </w:divBdr>
                    </w:div>
                  </w:divsChild>
                </w:div>
                <w:div w:id="65340823">
                  <w:marLeft w:val="0"/>
                  <w:marRight w:val="0"/>
                  <w:marTop w:val="0"/>
                  <w:marBottom w:val="0"/>
                  <w:divBdr>
                    <w:top w:val="single" w:sz="2" w:space="1" w:color="FFFFFF"/>
                    <w:left w:val="single" w:sz="2" w:space="12" w:color="FFFFFF"/>
                    <w:bottom w:val="single" w:sz="2" w:space="1" w:color="FFFFFF"/>
                    <w:right w:val="single" w:sz="2" w:space="4" w:color="FFFFFF"/>
                  </w:divBdr>
                  <w:divsChild>
                    <w:div w:id="810365268">
                      <w:marLeft w:val="0"/>
                      <w:marRight w:val="0"/>
                      <w:marTop w:val="0"/>
                      <w:marBottom w:val="0"/>
                      <w:divBdr>
                        <w:top w:val="none" w:sz="0" w:space="0" w:color="auto"/>
                        <w:left w:val="none" w:sz="0" w:space="0" w:color="auto"/>
                        <w:bottom w:val="none" w:sz="0" w:space="0" w:color="auto"/>
                        <w:right w:val="none" w:sz="0" w:space="0" w:color="auto"/>
                      </w:divBdr>
                    </w:div>
                  </w:divsChild>
                </w:div>
                <w:div w:id="1919368360">
                  <w:marLeft w:val="0"/>
                  <w:marRight w:val="0"/>
                  <w:marTop w:val="0"/>
                  <w:marBottom w:val="0"/>
                  <w:divBdr>
                    <w:top w:val="single" w:sz="2" w:space="1" w:color="FFFFFF"/>
                    <w:left w:val="single" w:sz="2" w:space="12" w:color="FFFFFF"/>
                    <w:bottom w:val="single" w:sz="2" w:space="1" w:color="FFFFFF"/>
                    <w:right w:val="single" w:sz="2" w:space="4" w:color="FFFFFF"/>
                  </w:divBdr>
                  <w:divsChild>
                    <w:div w:id="1800613701">
                      <w:marLeft w:val="0"/>
                      <w:marRight w:val="0"/>
                      <w:marTop w:val="0"/>
                      <w:marBottom w:val="0"/>
                      <w:divBdr>
                        <w:top w:val="none" w:sz="0" w:space="0" w:color="auto"/>
                        <w:left w:val="none" w:sz="0" w:space="0" w:color="auto"/>
                        <w:bottom w:val="none" w:sz="0" w:space="0" w:color="auto"/>
                        <w:right w:val="none" w:sz="0" w:space="0" w:color="auto"/>
                      </w:divBdr>
                    </w:div>
                  </w:divsChild>
                </w:div>
                <w:div w:id="311057657">
                  <w:marLeft w:val="0"/>
                  <w:marRight w:val="0"/>
                  <w:marTop w:val="0"/>
                  <w:marBottom w:val="0"/>
                  <w:divBdr>
                    <w:top w:val="single" w:sz="2" w:space="1" w:color="FFFFFF"/>
                    <w:left w:val="single" w:sz="2" w:space="12" w:color="FFFFFF"/>
                    <w:bottom w:val="single" w:sz="2" w:space="1" w:color="FFFFFF"/>
                    <w:right w:val="single" w:sz="2" w:space="4" w:color="FFFFFF"/>
                  </w:divBdr>
                  <w:divsChild>
                    <w:div w:id="245961069">
                      <w:marLeft w:val="0"/>
                      <w:marRight w:val="0"/>
                      <w:marTop w:val="0"/>
                      <w:marBottom w:val="0"/>
                      <w:divBdr>
                        <w:top w:val="none" w:sz="0" w:space="0" w:color="auto"/>
                        <w:left w:val="none" w:sz="0" w:space="0" w:color="auto"/>
                        <w:bottom w:val="none" w:sz="0" w:space="0" w:color="auto"/>
                        <w:right w:val="none" w:sz="0" w:space="0" w:color="auto"/>
                      </w:divBdr>
                    </w:div>
                  </w:divsChild>
                </w:div>
                <w:div w:id="1920484557">
                  <w:marLeft w:val="0"/>
                  <w:marRight w:val="0"/>
                  <w:marTop w:val="0"/>
                  <w:marBottom w:val="0"/>
                  <w:divBdr>
                    <w:top w:val="single" w:sz="2" w:space="1" w:color="FFFFFF"/>
                    <w:left w:val="single" w:sz="2" w:space="12" w:color="FFFFFF"/>
                    <w:bottom w:val="single" w:sz="2" w:space="1" w:color="FFFFFF"/>
                    <w:right w:val="single" w:sz="2" w:space="4" w:color="FFFFFF"/>
                  </w:divBdr>
                  <w:divsChild>
                    <w:div w:id="1888373968">
                      <w:marLeft w:val="0"/>
                      <w:marRight w:val="0"/>
                      <w:marTop w:val="0"/>
                      <w:marBottom w:val="0"/>
                      <w:divBdr>
                        <w:top w:val="none" w:sz="0" w:space="0" w:color="auto"/>
                        <w:left w:val="none" w:sz="0" w:space="0" w:color="auto"/>
                        <w:bottom w:val="none" w:sz="0" w:space="0" w:color="auto"/>
                        <w:right w:val="none" w:sz="0" w:space="0" w:color="auto"/>
                      </w:divBdr>
                    </w:div>
                  </w:divsChild>
                </w:div>
                <w:div w:id="1954556926">
                  <w:marLeft w:val="0"/>
                  <w:marRight w:val="0"/>
                  <w:marTop w:val="0"/>
                  <w:marBottom w:val="0"/>
                  <w:divBdr>
                    <w:top w:val="single" w:sz="2" w:space="1" w:color="FFFFFF"/>
                    <w:left w:val="single" w:sz="2" w:space="12" w:color="FFFFFF"/>
                    <w:bottom w:val="single" w:sz="2" w:space="1" w:color="FFFFFF"/>
                    <w:right w:val="single" w:sz="2" w:space="4" w:color="FFFFFF"/>
                  </w:divBdr>
                  <w:divsChild>
                    <w:div w:id="2100831054">
                      <w:marLeft w:val="0"/>
                      <w:marRight w:val="0"/>
                      <w:marTop w:val="0"/>
                      <w:marBottom w:val="0"/>
                      <w:divBdr>
                        <w:top w:val="none" w:sz="0" w:space="0" w:color="auto"/>
                        <w:left w:val="none" w:sz="0" w:space="0" w:color="auto"/>
                        <w:bottom w:val="none" w:sz="0" w:space="0" w:color="auto"/>
                        <w:right w:val="none" w:sz="0" w:space="0" w:color="auto"/>
                      </w:divBdr>
                    </w:div>
                  </w:divsChild>
                </w:div>
                <w:div w:id="863444438">
                  <w:marLeft w:val="0"/>
                  <w:marRight w:val="0"/>
                  <w:marTop w:val="0"/>
                  <w:marBottom w:val="0"/>
                  <w:divBdr>
                    <w:top w:val="single" w:sz="2" w:space="1" w:color="FFFFFF"/>
                    <w:left w:val="single" w:sz="2" w:space="12" w:color="FFFFFF"/>
                    <w:bottom w:val="single" w:sz="2" w:space="1" w:color="FFFFFF"/>
                    <w:right w:val="single" w:sz="2" w:space="4" w:color="FFFFFF"/>
                  </w:divBdr>
                  <w:divsChild>
                    <w:div w:id="1064791506">
                      <w:marLeft w:val="0"/>
                      <w:marRight w:val="0"/>
                      <w:marTop w:val="0"/>
                      <w:marBottom w:val="0"/>
                      <w:divBdr>
                        <w:top w:val="none" w:sz="0" w:space="0" w:color="auto"/>
                        <w:left w:val="none" w:sz="0" w:space="0" w:color="auto"/>
                        <w:bottom w:val="none" w:sz="0" w:space="0" w:color="auto"/>
                        <w:right w:val="none" w:sz="0" w:space="0" w:color="auto"/>
                      </w:divBdr>
                    </w:div>
                  </w:divsChild>
                </w:div>
                <w:div w:id="1675958029">
                  <w:marLeft w:val="0"/>
                  <w:marRight w:val="0"/>
                  <w:marTop w:val="0"/>
                  <w:marBottom w:val="0"/>
                  <w:divBdr>
                    <w:top w:val="single" w:sz="2" w:space="1" w:color="FFFFFF"/>
                    <w:left w:val="single" w:sz="2" w:space="12" w:color="FFFFFF"/>
                    <w:bottom w:val="single" w:sz="2" w:space="1" w:color="FFFFFF"/>
                    <w:right w:val="single" w:sz="2" w:space="4" w:color="FFFFFF"/>
                  </w:divBdr>
                  <w:divsChild>
                    <w:div w:id="846557588">
                      <w:marLeft w:val="0"/>
                      <w:marRight w:val="0"/>
                      <w:marTop w:val="0"/>
                      <w:marBottom w:val="0"/>
                      <w:divBdr>
                        <w:top w:val="none" w:sz="0" w:space="0" w:color="auto"/>
                        <w:left w:val="none" w:sz="0" w:space="0" w:color="auto"/>
                        <w:bottom w:val="none" w:sz="0" w:space="0" w:color="auto"/>
                        <w:right w:val="none" w:sz="0" w:space="0" w:color="auto"/>
                      </w:divBdr>
                    </w:div>
                  </w:divsChild>
                </w:div>
                <w:div w:id="1323895011">
                  <w:marLeft w:val="0"/>
                  <w:marRight w:val="0"/>
                  <w:marTop w:val="0"/>
                  <w:marBottom w:val="0"/>
                  <w:divBdr>
                    <w:top w:val="single" w:sz="2" w:space="1" w:color="FFFFFF"/>
                    <w:left w:val="single" w:sz="2" w:space="12" w:color="FFFFFF"/>
                    <w:bottom w:val="single" w:sz="2" w:space="1" w:color="FFFFFF"/>
                    <w:right w:val="single" w:sz="2" w:space="4" w:color="FFFFFF"/>
                  </w:divBdr>
                  <w:divsChild>
                    <w:div w:id="1706557552">
                      <w:marLeft w:val="0"/>
                      <w:marRight w:val="0"/>
                      <w:marTop w:val="0"/>
                      <w:marBottom w:val="0"/>
                      <w:divBdr>
                        <w:top w:val="none" w:sz="0" w:space="0" w:color="auto"/>
                        <w:left w:val="none" w:sz="0" w:space="0" w:color="auto"/>
                        <w:bottom w:val="none" w:sz="0" w:space="0" w:color="auto"/>
                        <w:right w:val="none" w:sz="0" w:space="0" w:color="auto"/>
                      </w:divBdr>
                    </w:div>
                  </w:divsChild>
                </w:div>
                <w:div w:id="648051493">
                  <w:marLeft w:val="0"/>
                  <w:marRight w:val="0"/>
                  <w:marTop w:val="0"/>
                  <w:marBottom w:val="0"/>
                  <w:divBdr>
                    <w:top w:val="single" w:sz="2" w:space="1" w:color="FFFFFF"/>
                    <w:left w:val="single" w:sz="2" w:space="12" w:color="FFFFFF"/>
                    <w:bottom w:val="single" w:sz="2" w:space="1" w:color="FFFFFF"/>
                    <w:right w:val="single" w:sz="2" w:space="4" w:color="FFFFFF"/>
                  </w:divBdr>
                  <w:divsChild>
                    <w:div w:id="101457016">
                      <w:marLeft w:val="0"/>
                      <w:marRight w:val="0"/>
                      <w:marTop w:val="0"/>
                      <w:marBottom w:val="0"/>
                      <w:divBdr>
                        <w:top w:val="none" w:sz="0" w:space="0" w:color="auto"/>
                        <w:left w:val="none" w:sz="0" w:space="0" w:color="auto"/>
                        <w:bottom w:val="none" w:sz="0" w:space="0" w:color="auto"/>
                        <w:right w:val="none" w:sz="0" w:space="0" w:color="auto"/>
                      </w:divBdr>
                    </w:div>
                  </w:divsChild>
                </w:div>
                <w:div w:id="341663949">
                  <w:marLeft w:val="0"/>
                  <w:marRight w:val="0"/>
                  <w:marTop w:val="0"/>
                  <w:marBottom w:val="0"/>
                  <w:divBdr>
                    <w:top w:val="single" w:sz="2" w:space="1" w:color="FFFFFF"/>
                    <w:left w:val="single" w:sz="2" w:space="12" w:color="FFFFFF"/>
                    <w:bottom w:val="single" w:sz="2" w:space="1" w:color="FFFFFF"/>
                    <w:right w:val="single" w:sz="2" w:space="4" w:color="FFFFFF"/>
                  </w:divBdr>
                  <w:divsChild>
                    <w:div w:id="1980500753">
                      <w:marLeft w:val="0"/>
                      <w:marRight w:val="0"/>
                      <w:marTop w:val="0"/>
                      <w:marBottom w:val="0"/>
                      <w:divBdr>
                        <w:top w:val="none" w:sz="0" w:space="0" w:color="auto"/>
                        <w:left w:val="none" w:sz="0" w:space="0" w:color="auto"/>
                        <w:bottom w:val="none" w:sz="0" w:space="0" w:color="auto"/>
                        <w:right w:val="none" w:sz="0" w:space="0" w:color="auto"/>
                      </w:divBdr>
                    </w:div>
                  </w:divsChild>
                </w:div>
                <w:div w:id="2146660128">
                  <w:marLeft w:val="0"/>
                  <w:marRight w:val="0"/>
                  <w:marTop w:val="0"/>
                  <w:marBottom w:val="0"/>
                  <w:divBdr>
                    <w:top w:val="single" w:sz="2" w:space="1" w:color="FFFFFF"/>
                    <w:left w:val="single" w:sz="2" w:space="12" w:color="FFFFFF"/>
                    <w:bottom w:val="single" w:sz="2" w:space="1" w:color="FFFFFF"/>
                    <w:right w:val="single" w:sz="2" w:space="4" w:color="FFFFFF"/>
                  </w:divBdr>
                  <w:divsChild>
                    <w:div w:id="1045301018">
                      <w:marLeft w:val="0"/>
                      <w:marRight w:val="0"/>
                      <w:marTop w:val="0"/>
                      <w:marBottom w:val="0"/>
                      <w:divBdr>
                        <w:top w:val="none" w:sz="0" w:space="0" w:color="auto"/>
                        <w:left w:val="none" w:sz="0" w:space="0" w:color="auto"/>
                        <w:bottom w:val="none" w:sz="0" w:space="0" w:color="auto"/>
                        <w:right w:val="none" w:sz="0" w:space="0" w:color="auto"/>
                      </w:divBdr>
                    </w:div>
                  </w:divsChild>
                </w:div>
                <w:div w:id="1111972210">
                  <w:marLeft w:val="0"/>
                  <w:marRight w:val="0"/>
                  <w:marTop w:val="0"/>
                  <w:marBottom w:val="0"/>
                  <w:divBdr>
                    <w:top w:val="single" w:sz="2" w:space="1" w:color="FFFFFF"/>
                    <w:left w:val="single" w:sz="2" w:space="12" w:color="FFFFFF"/>
                    <w:bottom w:val="single" w:sz="2" w:space="1" w:color="FFFFFF"/>
                    <w:right w:val="single" w:sz="2" w:space="4" w:color="FFFFFF"/>
                  </w:divBdr>
                  <w:divsChild>
                    <w:div w:id="1269897590">
                      <w:marLeft w:val="0"/>
                      <w:marRight w:val="0"/>
                      <w:marTop w:val="0"/>
                      <w:marBottom w:val="0"/>
                      <w:divBdr>
                        <w:top w:val="none" w:sz="0" w:space="0" w:color="auto"/>
                        <w:left w:val="none" w:sz="0" w:space="0" w:color="auto"/>
                        <w:bottom w:val="none" w:sz="0" w:space="0" w:color="auto"/>
                        <w:right w:val="none" w:sz="0" w:space="0" w:color="auto"/>
                      </w:divBdr>
                    </w:div>
                  </w:divsChild>
                </w:div>
                <w:div w:id="1315641531">
                  <w:marLeft w:val="0"/>
                  <w:marRight w:val="0"/>
                  <w:marTop w:val="0"/>
                  <w:marBottom w:val="0"/>
                  <w:divBdr>
                    <w:top w:val="single" w:sz="2" w:space="1" w:color="FFFFFF"/>
                    <w:left w:val="single" w:sz="2" w:space="12" w:color="FFFFFF"/>
                    <w:bottom w:val="single" w:sz="2" w:space="1" w:color="FFFFFF"/>
                    <w:right w:val="single" w:sz="2" w:space="4" w:color="FFFFFF"/>
                  </w:divBdr>
                  <w:divsChild>
                    <w:div w:id="2090272123">
                      <w:marLeft w:val="0"/>
                      <w:marRight w:val="0"/>
                      <w:marTop w:val="0"/>
                      <w:marBottom w:val="0"/>
                      <w:divBdr>
                        <w:top w:val="none" w:sz="0" w:space="0" w:color="auto"/>
                        <w:left w:val="none" w:sz="0" w:space="0" w:color="auto"/>
                        <w:bottom w:val="none" w:sz="0" w:space="0" w:color="auto"/>
                        <w:right w:val="none" w:sz="0" w:space="0" w:color="auto"/>
                      </w:divBdr>
                    </w:div>
                  </w:divsChild>
                </w:div>
                <w:div w:id="1928035763">
                  <w:marLeft w:val="0"/>
                  <w:marRight w:val="0"/>
                  <w:marTop w:val="0"/>
                  <w:marBottom w:val="0"/>
                  <w:divBdr>
                    <w:top w:val="single" w:sz="2" w:space="1" w:color="FFFFFF"/>
                    <w:left w:val="single" w:sz="2" w:space="12" w:color="FFFFFF"/>
                    <w:bottom w:val="single" w:sz="2" w:space="1" w:color="FFFFFF"/>
                    <w:right w:val="single" w:sz="2" w:space="4" w:color="FFFFFF"/>
                  </w:divBdr>
                  <w:divsChild>
                    <w:div w:id="1036000881">
                      <w:marLeft w:val="0"/>
                      <w:marRight w:val="0"/>
                      <w:marTop w:val="0"/>
                      <w:marBottom w:val="0"/>
                      <w:divBdr>
                        <w:top w:val="none" w:sz="0" w:space="0" w:color="auto"/>
                        <w:left w:val="none" w:sz="0" w:space="0" w:color="auto"/>
                        <w:bottom w:val="none" w:sz="0" w:space="0" w:color="auto"/>
                        <w:right w:val="none" w:sz="0" w:space="0" w:color="auto"/>
                      </w:divBdr>
                    </w:div>
                  </w:divsChild>
                </w:div>
                <w:div w:id="1486243974">
                  <w:marLeft w:val="0"/>
                  <w:marRight w:val="0"/>
                  <w:marTop w:val="0"/>
                  <w:marBottom w:val="0"/>
                  <w:divBdr>
                    <w:top w:val="single" w:sz="2" w:space="1" w:color="FFFFFF"/>
                    <w:left w:val="single" w:sz="2" w:space="12" w:color="FFFFFF"/>
                    <w:bottom w:val="single" w:sz="2" w:space="1" w:color="FFFFFF"/>
                    <w:right w:val="single" w:sz="2" w:space="4" w:color="FFFFFF"/>
                  </w:divBdr>
                  <w:divsChild>
                    <w:div w:id="1932812624">
                      <w:marLeft w:val="0"/>
                      <w:marRight w:val="0"/>
                      <w:marTop w:val="0"/>
                      <w:marBottom w:val="0"/>
                      <w:divBdr>
                        <w:top w:val="none" w:sz="0" w:space="0" w:color="auto"/>
                        <w:left w:val="none" w:sz="0" w:space="0" w:color="auto"/>
                        <w:bottom w:val="none" w:sz="0" w:space="0" w:color="auto"/>
                        <w:right w:val="none" w:sz="0" w:space="0" w:color="auto"/>
                      </w:divBdr>
                    </w:div>
                  </w:divsChild>
                </w:div>
                <w:div w:id="896167951">
                  <w:marLeft w:val="0"/>
                  <w:marRight w:val="0"/>
                  <w:marTop w:val="0"/>
                  <w:marBottom w:val="0"/>
                  <w:divBdr>
                    <w:top w:val="single" w:sz="2" w:space="1" w:color="FFFFFF"/>
                    <w:left w:val="single" w:sz="2" w:space="12" w:color="FFFFFF"/>
                    <w:bottom w:val="single" w:sz="2" w:space="1" w:color="FFFFFF"/>
                    <w:right w:val="single" w:sz="2" w:space="4" w:color="FFFFFF"/>
                  </w:divBdr>
                  <w:divsChild>
                    <w:div w:id="1825392780">
                      <w:marLeft w:val="0"/>
                      <w:marRight w:val="0"/>
                      <w:marTop w:val="0"/>
                      <w:marBottom w:val="0"/>
                      <w:divBdr>
                        <w:top w:val="none" w:sz="0" w:space="0" w:color="auto"/>
                        <w:left w:val="none" w:sz="0" w:space="0" w:color="auto"/>
                        <w:bottom w:val="none" w:sz="0" w:space="0" w:color="auto"/>
                        <w:right w:val="none" w:sz="0" w:space="0" w:color="auto"/>
                      </w:divBdr>
                    </w:div>
                  </w:divsChild>
                </w:div>
                <w:div w:id="897592845">
                  <w:marLeft w:val="0"/>
                  <w:marRight w:val="0"/>
                  <w:marTop w:val="0"/>
                  <w:marBottom w:val="0"/>
                  <w:divBdr>
                    <w:top w:val="single" w:sz="2" w:space="1" w:color="FFFFFF"/>
                    <w:left w:val="single" w:sz="2" w:space="12" w:color="FFFFFF"/>
                    <w:bottom w:val="single" w:sz="2" w:space="1" w:color="FFFFFF"/>
                    <w:right w:val="single" w:sz="2" w:space="4" w:color="FFFFFF"/>
                  </w:divBdr>
                  <w:divsChild>
                    <w:div w:id="128256105">
                      <w:marLeft w:val="0"/>
                      <w:marRight w:val="0"/>
                      <w:marTop w:val="0"/>
                      <w:marBottom w:val="0"/>
                      <w:divBdr>
                        <w:top w:val="none" w:sz="0" w:space="0" w:color="auto"/>
                        <w:left w:val="none" w:sz="0" w:space="0" w:color="auto"/>
                        <w:bottom w:val="none" w:sz="0" w:space="0" w:color="auto"/>
                        <w:right w:val="none" w:sz="0" w:space="0" w:color="auto"/>
                      </w:divBdr>
                    </w:div>
                  </w:divsChild>
                </w:div>
                <w:div w:id="413742056">
                  <w:marLeft w:val="0"/>
                  <w:marRight w:val="0"/>
                  <w:marTop w:val="0"/>
                  <w:marBottom w:val="0"/>
                  <w:divBdr>
                    <w:top w:val="single" w:sz="2" w:space="1" w:color="FFFFFF"/>
                    <w:left w:val="single" w:sz="2" w:space="12" w:color="FFFFFF"/>
                    <w:bottom w:val="single" w:sz="2" w:space="1" w:color="FFFFFF"/>
                    <w:right w:val="single" w:sz="2" w:space="4" w:color="FFFFFF"/>
                  </w:divBdr>
                  <w:divsChild>
                    <w:div w:id="1337222008">
                      <w:marLeft w:val="0"/>
                      <w:marRight w:val="0"/>
                      <w:marTop w:val="0"/>
                      <w:marBottom w:val="0"/>
                      <w:divBdr>
                        <w:top w:val="none" w:sz="0" w:space="0" w:color="auto"/>
                        <w:left w:val="none" w:sz="0" w:space="0" w:color="auto"/>
                        <w:bottom w:val="none" w:sz="0" w:space="0" w:color="auto"/>
                        <w:right w:val="none" w:sz="0" w:space="0" w:color="auto"/>
                      </w:divBdr>
                    </w:div>
                  </w:divsChild>
                </w:div>
                <w:div w:id="969239412">
                  <w:marLeft w:val="0"/>
                  <w:marRight w:val="0"/>
                  <w:marTop w:val="0"/>
                  <w:marBottom w:val="0"/>
                  <w:divBdr>
                    <w:top w:val="single" w:sz="2" w:space="1" w:color="FFFFFF"/>
                    <w:left w:val="single" w:sz="2" w:space="12" w:color="FFFFFF"/>
                    <w:bottom w:val="single" w:sz="2" w:space="1" w:color="FFFFFF"/>
                    <w:right w:val="single" w:sz="2" w:space="4" w:color="FFFFFF"/>
                  </w:divBdr>
                  <w:divsChild>
                    <w:div w:id="1443576604">
                      <w:marLeft w:val="0"/>
                      <w:marRight w:val="0"/>
                      <w:marTop w:val="0"/>
                      <w:marBottom w:val="0"/>
                      <w:divBdr>
                        <w:top w:val="none" w:sz="0" w:space="0" w:color="auto"/>
                        <w:left w:val="none" w:sz="0" w:space="0" w:color="auto"/>
                        <w:bottom w:val="none" w:sz="0" w:space="0" w:color="auto"/>
                        <w:right w:val="none" w:sz="0" w:space="0" w:color="auto"/>
                      </w:divBdr>
                    </w:div>
                  </w:divsChild>
                </w:div>
                <w:div w:id="165633527">
                  <w:marLeft w:val="0"/>
                  <w:marRight w:val="0"/>
                  <w:marTop w:val="0"/>
                  <w:marBottom w:val="0"/>
                  <w:divBdr>
                    <w:top w:val="single" w:sz="2" w:space="1" w:color="FFFFFF"/>
                    <w:left w:val="single" w:sz="2" w:space="12" w:color="FFFFFF"/>
                    <w:bottom w:val="single" w:sz="2" w:space="1" w:color="FFFFFF"/>
                    <w:right w:val="single" w:sz="2" w:space="4" w:color="FFFFFF"/>
                  </w:divBdr>
                  <w:divsChild>
                    <w:div w:id="1501964284">
                      <w:marLeft w:val="0"/>
                      <w:marRight w:val="0"/>
                      <w:marTop w:val="0"/>
                      <w:marBottom w:val="0"/>
                      <w:divBdr>
                        <w:top w:val="none" w:sz="0" w:space="0" w:color="auto"/>
                        <w:left w:val="none" w:sz="0" w:space="0" w:color="auto"/>
                        <w:bottom w:val="none" w:sz="0" w:space="0" w:color="auto"/>
                        <w:right w:val="none" w:sz="0" w:space="0" w:color="auto"/>
                      </w:divBdr>
                    </w:div>
                  </w:divsChild>
                </w:div>
                <w:div w:id="1579899461">
                  <w:marLeft w:val="0"/>
                  <w:marRight w:val="0"/>
                  <w:marTop w:val="0"/>
                  <w:marBottom w:val="0"/>
                  <w:divBdr>
                    <w:top w:val="single" w:sz="2" w:space="1" w:color="FFFFFF"/>
                    <w:left w:val="single" w:sz="2" w:space="12" w:color="FFFFFF"/>
                    <w:bottom w:val="single" w:sz="2" w:space="1" w:color="FFFFFF"/>
                    <w:right w:val="single" w:sz="2" w:space="4" w:color="FFFFFF"/>
                  </w:divBdr>
                  <w:divsChild>
                    <w:div w:id="2106490161">
                      <w:marLeft w:val="0"/>
                      <w:marRight w:val="0"/>
                      <w:marTop w:val="0"/>
                      <w:marBottom w:val="0"/>
                      <w:divBdr>
                        <w:top w:val="none" w:sz="0" w:space="0" w:color="auto"/>
                        <w:left w:val="none" w:sz="0" w:space="0" w:color="auto"/>
                        <w:bottom w:val="none" w:sz="0" w:space="0" w:color="auto"/>
                        <w:right w:val="none" w:sz="0" w:space="0" w:color="auto"/>
                      </w:divBdr>
                    </w:div>
                  </w:divsChild>
                </w:div>
                <w:div w:id="1692681295">
                  <w:marLeft w:val="0"/>
                  <w:marRight w:val="0"/>
                  <w:marTop w:val="0"/>
                  <w:marBottom w:val="0"/>
                  <w:divBdr>
                    <w:top w:val="single" w:sz="2" w:space="1" w:color="FFFFFF"/>
                    <w:left w:val="single" w:sz="2" w:space="12" w:color="FFFFFF"/>
                    <w:bottom w:val="single" w:sz="2" w:space="1" w:color="FFFFFF"/>
                    <w:right w:val="single" w:sz="2" w:space="4" w:color="FFFFFF"/>
                  </w:divBdr>
                  <w:divsChild>
                    <w:div w:id="809520770">
                      <w:marLeft w:val="0"/>
                      <w:marRight w:val="0"/>
                      <w:marTop w:val="0"/>
                      <w:marBottom w:val="0"/>
                      <w:divBdr>
                        <w:top w:val="none" w:sz="0" w:space="0" w:color="auto"/>
                        <w:left w:val="none" w:sz="0" w:space="0" w:color="auto"/>
                        <w:bottom w:val="none" w:sz="0" w:space="0" w:color="auto"/>
                        <w:right w:val="none" w:sz="0" w:space="0" w:color="auto"/>
                      </w:divBdr>
                    </w:div>
                  </w:divsChild>
                </w:div>
                <w:div w:id="939602337">
                  <w:marLeft w:val="0"/>
                  <w:marRight w:val="0"/>
                  <w:marTop w:val="0"/>
                  <w:marBottom w:val="0"/>
                  <w:divBdr>
                    <w:top w:val="single" w:sz="2" w:space="1" w:color="FFFFFF"/>
                    <w:left w:val="single" w:sz="2" w:space="12" w:color="FFFFFF"/>
                    <w:bottom w:val="single" w:sz="2" w:space="1" w:color="FFFFFF"/>
                    <w:right w:val="single" w:sz="2" w:space="4" w:color="FFFFFF"/>
                  </w:divBdr>
                  <w:divsChild>
                    <w:div w:id="913900846">
                      <w:marLeft w:val="0"/>
                      <w:marRight w:val="0"/>
                      <w:marTop w:val="0"/>
                      <w:marBottom w:val="0"/>
                      <w:divBdr>
                        <w:top w:val="none" w:sz="0" w:space="0" w:color="auto"/>
                        <w:left w:val="none" w:sz="0" w:space="0" w:color="auto"/>
                        <w:bottom w:val="none" w:sz="0" w:space="0" w:color="auto"/>
                        <w:right w:val="none" w:sz="0" w:space="0" w:color="auto"/>
                      </w:divBdr>
                    </w:div>
                  </w:divsChild>
                </w:div>
                <w:div w:id="1242594406">
                  <w:marLeft w:val="0"/>
                  <w:marRight w:val="0"/>
                  <w:marTop w:val="0"/>
                  <w:marBottom w:val="0"/>
                  <w:divBdr>
                    <w:top w:val="single" w:sz="2" w:space="1" w:color="FFFFFF"/>
                    <w:left w:val="single" w:sz="2" w:space="12" w:color="FFFFFF"/>
                    <w:bottom w:val="single" w:sz="2" w:space="1" w:color="FFFFFF"/>
                    <w:right w:val="single" w:sz="2" w:space="4" w:color="FFFFFF"/>
                  </w:divBdr>
                  <w:divsChild>
                    <w:div w:id="308478885">
                      <w:marLeft w:val="0"/>
                      <w:marRight w:val="0"/>
                      <w:marTop w:val="0"/>
                      <w:marBottom w:val="0"/>
                      <w:divBdr>
                        <w:top w:val="none" w:sz="0" w:space="0" w:color="auto"/>
                        <w:left w:val="none" w:sz="0" w:space="0" w:color="auto"/>
                        <w:bottom w:val="none" w:sz="0" w:space="0" w:color="auto"/>
                        <w:right w:val="none" w:sz="0" w:space="0" w:color="auto"/>
                      </w:divBdr>
                    </w:div>
                  </w:divsChild>
                </w:div>
                <w:div w:id="605619006">
                  <w:marLeft w:val="0"/>
                  <w:marRight w:val="0"/>
                  <w:marTop w:val="0"/>
                  <w:marBottom w:val="0"/>
                  <w:divBdr>
                    <w:top w:val="single" w:sz="2" w:space="1" w:color="FFFFFF"/>
                    <w:left w:val="single" w:sz="2" w:space="12" w:color="FFFFFF"/>
                    <w:bottom w:val="single" w:sz="2" w:space="4" w:color="FFFFFF"/>
                    <w:right w:val="single" w:sz="2" w:space="4" w:color="FFFFFF"/>
                  </w:divBdr>
                  <w:divsChild>
                    <w:div w:id="209592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1424">
          <w:marLeft w:val="0"/>
          <w:marRight w:val="0"/>
          <w:marTop w:val="0"/>
          <w:marBottom w:val="335"/>
          <w:divBdr>
            <w:top w:val="none" w:sz="0" w:space="0" w:color="auto"/>
            <w:left w:val="none" w:sz="0" w:space="0" w:color="auto"/>
            <w:bottom w:val="none" w:sz="0" w:space="0" w:color="auto"/>
            <w:right w:val="none" w:sz="0" w:space="0" w:color="auto"/>
          </w:divBdr>
          <w:divsChild>
            <w:div w:id="1126314916">
              <w:marLeft w:val="0"/>
              <w:marRight w:val="0"/>
              <w:marTop w:val="0"/>
              <w:marBottom w:val="0"/>
              <w:divBdr>
                <w:top w:val="none" w:sz="0" w:space="0" w:color="auto"/>
                <w:left w:val="none" w:sz="0" w:space="0" w:color="auto"/>
                <w:bottom w:val="none" w:sz="0" w:space="0" w:color="auto"/>
                <w:right w:val="none" w:sz="0" w:space="0" w:color="auto"/>
              </w:divBdr>
              <w:divsChild>
                <w:div w:id="2043238727">
                  <w:marLeft w:val="0"/>
                  <w:marRight w:val="0"/>
                  <w:marTop w:val="0"/>
                  <w:marBottom w:val="0"/>
                  <w:divBdr>
                    <w:top w:val="single" w:sz="2" w:space="4" w:color="FFFFFF"/>
                    <w:left w:val="single" w:sz="2" w:space="12" w:color="FFFFFF"/>
                    <w:bottom w:val="single" w:sz="2" w:space="1" w:color="FFFFFF"/>
                    <w:right w:val="single" w:sz="2" w:space="4" w:color="FFFFFF"/>
                  </w:divBdr>
                  <w:divsChild>
                    <w:div w:id="1699967908">
                      <w:marLeft w:val="0"/>
                      <w:marRight w:val="0"/>
                      <w:marTop w:val="0"/>
                      <w:marBottom w:val="0"/>
                      <w:divBdr>
                        <w:top w:val="none" w:sz="0" w:space="0" w:color="auto"/>
                        <w:left w:val="none" w:sz="0" w:space="0" w:color="auto"/>
                        <w:bottom w:val="none" w:sz="0" w:space="0" w:color="auto"/>
                        <w:right w:val="none" w:sz="0" w:space="0" w:color="auto"/>
                      </w:divBdr>
                    </w:div>
                  </w:divsChild>
                </w:div>
                <w:div w:id="1894073397">
                  <w:marLeft w:val="0"/>
                  <w:marRight w:val="0"/>
                  <w:marTop w:val="0"/>
                  <w:marBottom w:val="0"/>
                  <w:divBdr>
                    <w:top w:val="single" w:sz="2" w:space="1" w:color="FFFFFF"/>
                    <w:left w:val="single" w:sz="2" w:space="12" w:color="FFFFFF"/>
                    <w:bottom w:val="single" w:sz="2" w:space="1" w:color="FFFFFF"/>
                    <w:right w:val="single" w:sz="2" w:space="4" w:color="FFFFFF"/>
                  </w:divBdr>
                  <w:divsChild>
                    <w:div w:id="255989271">
                      <w:marLeft w:val="0"/>
                      <w:marRight w:val="0"/>
                      <w:marTop w:val="0"/>
                      <w:marBottom w:val="0"/>
                      <w:divBdr>
                        <w:top w:val="none" w:sz="0" w:space="0" w:color="auto"/>
                        <w:left w:val="none" w:sz="0" w:space="0" w:color="auto"/>
                        <w:bottom w:val="none" w:sz="0" w:space="0" w:color="auto"/>
                        <w:right w:val="none" w:sz="0" w:space="0" w:color="auto"/>
                      </w:divBdr>
                    </w:div>
                  </w:divsChild>
                </w:div>
                <w:div w:id="204559570">
                  <w:marLeft w:val="0"/>
                  <w:marRight w:val="0"/>
                  <w:marTop w:val="0"/>
                  <w:marBottom w:val="0"/>
                  <w:divBdr>
                    <w:top w:val="single" w:sz="2" w:space="1" w:color="FFFFFF"/>
                    <w:left w:val="single" w:sz="2" w:space="12" w:color="FFFFFF"/>
                    <w:bottom w:val="single" w:sz="2" w:space="1" w:color="FFFFFF"/>
                    <w:right w:val="single" w:sz="2" w:space="4" w:color="FFFFFF"/>
                  </w:divBdr>
                  <w:divsChild>
                    <w:div w:id="1011293810">
                      <w:marLeft w:val="0"/>
                      <w:marRight w:val="0"/>
                      <w:marTop w:val="0"/>
                      <w:marBottom w:val="0"/>
                      <w:divBdr>
                        <w:top w:val="none" w:sz="0" w:space="0" w:color="auto"/>
                        <w:left w:val="none" w:sz="0" w:space="0" w:color="auto"/>
                        <w:bottom w:val="none" w:sz="0" w:space="0" w:color="auto"/>
                        <w:right w:val="none" w:sz="0" w:space="0" w:color="auto"/>
                      </w:divBdr>
                    </w:div>
                  </w:divsChild>
                </w:div>
                <w:div w:id="725570372">
                  <w:marLeft w:val="0"/>
                  <w:marRight w:val="0"/>
                  <w:marTop w:val="0"/>
                  <w:marBottom w:val="0"/>
                  <w:divBdr>
                    <w:top w:val="single" w:sz="2" w:space="1" w:color="FFFFFF"/>
                    <w:left w:val="single" w:sz="2" w:space="12" w:color="FFFFFF"/>
                    <w:bottom w:val="single" w:sz="2" w:space="1" w:color="FFFFFF"/>
                    <w:right w:val="single" w:sz="2" w:space="4" w:color="FFFFFF"/>
                  </w:divBdr>
                  <w:divsChild>
                    <w:div w:id="367141651">
                      <w:marLeft w:val="0"/>
                      <w:marRight w:val="0"/>
                      <w:marTop w:val="0"/>
                      <w:marBottom w:val="0"/>
                      <w:divBdr>
                        <w:top w:val="none" w:sz="0" w:space="0" w:color="auto"/>
                        <w:left w:val="none" w:sz="0" w:space="0" w:color="auto"/>
                        <w:bottom w:val="none" w:sz="0" w:space="0" w:color="auto"/>
                        <w:right w:val="none" w:sz="0" w:space="0" w:color="auto"/>
                      </w:divBdr>
                    </w:div>
                  </w:divsChild>
                </w:div>
                <w:div w:id="1816095140">
                  <w:marLeft w:val="0"/>
                  <w:marRight w:val="0"/>
                  <w:marTop w:val="0"/>
                  <w:marBottom w:val="0"/>
                  <w:divBdr>
                    <w:top w:val="single" w:sz="2" w:space="1" w:color="FFFFFF"/>
                    <w:left w:val="single" w:sz="2" w:space="12" w:color="FFFFFF"/>
                    <w:bottom w:val="single" w:sz="2" w:space="1" w:color="FFFFFF"/>
                    <w:right w:val="single" w:sz="2" w:space="4" w:color="FFFFFF"/>
                  </w:divBdr>
                  <w:divsChild>
                    <w:div w:id="1988781609">
                      <w:marLeft w:val="0"/>
                      <w:marRight w:val="0"/>
                      <w:marTop w:val="0"/>
                      <w:marBottom w:val="0"/>
                      <w:divBdr>
                        <w:top w:val="none" w:sz="0" w:space="0" w:color="auto"/>
                        <w:left w:val="none" w:sz="0" w:space="0" w:color="auto"/>
                        <w:bottom w:val="none" w:sz="0" w:space="0" w:color="auto"/>
                        <w:right w:val="none" w:sz="0" w:space="0" w:color="auto"/>
                      </w:divBdr>
                    </w:div>
                  </w:divsChild>
                </w:div>
                <w:div w:id="1518042258">
                  <w:marLeft w:val="0"/>
                  <w:marRight w:val="0"/>
                  <w:marTop w:val="0"/>
                  <w:marBottom w:val="0"/>
                  <w:divBdr>
                    <w:top w:val="single" w:sz="2" w:space="1" w:color="FFFFFF"/>
                    <w:left w:val="single" w:sz="2" w:space="12" w:color="FFFFFF"/>
                    <w:bottom w:val="single" w:sz="2" w:space="1" w:color="FFFFFF"/>
                    <w:right w:val="single" w:sz="2" w:space="4" w:color="FFFFFF"/>
                  </w:divBdr>
                  <w:divsChild>
                    <w:div w:id="1757480162">
                      <w:marLeft w:val="0"/>
                      <w:marRight w:val="0"/>
                      <w:marTop w:val="0"/>
                      <w:marBottom w:val="0"/>
                      <w:divBdr>
                        <w:top w:val="none" w:sz="0" w:space="0" w:color="auto"/>
                        <w:left w:val="none" w:sz="0" w:space="0" w:color="auto"/>
                        <w:bottom w:val="none" w:sz="0" w:space="0" w:color="auto"/>
                        <w:right w:val="none" w:sz="0" w:space="0" w:color="auto"/>
                      </w:divBdr>
                    </w:div>
                  </w:divsChild>
                </w:div>
                <w:div w:id="1111512776">
                  <w:marLeft w:val="0"/>
                  <w:marRight w:val="0"/>
                  <w:marTop w:val="0"/>
                  <w:marBottom w:val="0"/>
                  <w:divBdr>
                    <w:top w:val="single" w:sz="2" w:space="1" w:color="FFFFFF"/>
                    <w:left w:val="single" w:sz="2" w:space="12" w:color="FFFFFF"/>
                    <w:bottom w:val="single" w:sz="2" w:space="1" w:color="FFFFFF"/>
                    <w:right w:val="single" w:sz="2" w:space="4" w:color="FFFFFF"/>
                  </w:divBdr>
                  <w:divsChild>
                    <w:div w:id="266625483">
                      <w:marLeft w:val="0"/>
                      <w:marRight w:val="0"/>
                      <w:marTop w:val="0"/>
                      <w:marBottom w:val="0"/>
                      <w:divBdr>
                        <w:top w:val="none" w:sz="0" w:space="0" w:color="auto"/>
                        <w:left w:val="none" w:sz="0" w:space="0" w:color="auto"/>
                        <w:bottom w:val="none" w:sz="0" w:space="0" w:color="auto"/>
                        <w:right w:val="none" w:sz="0" w:space="0" w:color="auto"/>
                      </w:divBdr>
                    </w:div>
                  </w:divsChild>
                </w:div>
                <w:div w:id="419790392">
                  <w:marLeft w:val="0"/>
                  <w:marRight w:val="0"/>
                  <w:marTop w:val="0"/>
                  <w:marBottom w:val="0"/>
                  <w:divBdr>
                    <w:top w:val="single" w:sz="2" w:space="1" w:color="FFFFFF"/>
                    <w:left w:val="single" w:sz="2" w:space="12" w:color="FFFFFF"/>
                    <w:bottom w:val="single" w:sz="2" w:space="1" w:color="FFFFFF"/>
                    <w:right w:val="single" w:sz="2" w:space="4" w:color="FFFFFF"/>
                  </w:divBdr>
                  <w:divsChild>
                    <w:div w:id="1577203806">
                      <w:marLeft w:val="0"/>
                      <w:marRight w:val="0"/>
                      <w:marTop w:val="0"/>
                      <w:marBottom w:val="0"/>
                      <w:divBdr>
                        <w:top w:val="none" w:sz="0" w:space="0" w:color="auto"/>
                        <w:left w:val="none" w:sz="0" w:space="0" w:color="auto"/>
                        <w:bottom w:val="none" w:sz="0" w:space="0" w:color="auto"/>
                        <w:right w:val="none" w:sz="0" w:space="0" w:color="auto"/>
                      </w:divBdr>
                    </w:div>
                  </w:divsChild>
                </w:div>
                <w:div w:id="981346583">
                  <w:marLeft w:val="0"/>
                  <w:marRight w:val="0"/>
                  <w:marTop w:val="0"/>
                  <w:marBottom w:val="0"/>
                  <w:divBdr>
                    <w:top w:val="single" w:sz="2" w:space="1" w:color="FFFFFF"/>
                    <w:left w:val="single" w:sz="2" w:space="12" w:color="FFFFFF"/>
                    <w:bottom w:val="single" w:sz="2" w:space="1" w:color="FFFFFF"/>
                    <w:right w:val="single" w:sz="2" w:space="4" w:color="FFFFFF"/>
                  </w:divBdr>
                  <w:divsChild>
                    <w:div w:id="1364406907">
                      <w:marLeft w:val="0"/>
                      <w:marRight w:val="0"/>
                      <w:marTop w:val="0"/>
                      <w:marBottom w:val="0"/>
                      <w:divBdr>
                        <w:top w:val="none" w:sz="0" w:space="0" w:color="auto"/>
                        <w:left w:val="none" w:sz="0" w:space="0" w:color="auto"/>
                        <w:bottom w:val="none" w:sz="0" w:space="0" w:color="auto"/>
                        <w:right w:val="none" w:sz="0" w:space="0" w:color="auto"/>
                      </w:divBdr>
                    </w:div>
                  </w:divsChild>
                </w:div>
                <w:div w:id="1319765365">
                  <w:marLeft w:val="0"/>
                  <w:marRight w:val="0"/>
                  <w:marTop w:val="0"/>
                  <w:marBottom w:val="0"/>
                  <w:divBdr>
                    <w:top w:val="single" w:sz="2" w:space="1" w:color="FFFFFF"/>
                    <w:left w:val="single" w:sz="2" w:space="12" w:color="FFFFFF"/>
                    <w:bottom w:val="single" w:sz="2" w:space="1" w:color="FFFFFF"/>
                    <w:right w:val="single" w:sz="2" w:space="4" w:color="FFFFFF"/>
                  </w:divBdr>
                  <w:divsChild>
                    <w:div w:id="1651860339">
                      <w:marLeft w:val="0"/>
                      <w:marRight w:val="0"/>
                      <w:marTop w:val="0"/>
                      <w:marBottom w:val="0"/>
                      <w:divBdr>
                        <w:top w:val="none" w:sz="0" w:space="0" w:color="auto"/>
                        <w:left w:val="none" w:sz="0" w:space="0" w:color="auto"/>
                        <w:bottom w:val="none" w:sz="0" w:space="0" w:color="auto"/>
                        <w:right w:val="none" w:sz="0" w:space="0" w:color="auto"/>
                      </w:divBdr>
                    </w:div>
                  </w:divsChild>
                </w:div>
                <w:div w:id="661347853">
                  <w:marLeft w:val="0"/>
                  <w:marRight w:val="0"/>
                  <w:marTop w:val="0"/>
                  <w:marBottom w:val="0"/>
                  <w:divBdr>
                    <w:top w:val="single" w:sz="2" w:space="1" w:color="FFFFFF"/>
                    <w:left w:val="single" w:sz="2" w:space="12" w:color="FFFFFF"/>
                    <w:bottom w:val="single" w:sz="2" w:space="1" w:color="FFFFFF"/>
                    <w:right w:val="single" w:sz="2" w:space="4" w:color="FFFFFF"/>
                  </w:divBdr>
                  <w:divsChild>
                    <w:div w:id="1746875817">
                      <w:marLeft w:val="0"/>
                      <w:marRight w:val="0"/>
                      <w:marTop w:val="0"/>
                      <w:marBottom w:val="0"/>
                      <w:divBdr>
                        <w:top w:val="none" w:sz="0" w:space="0" w:color="auto"/>
                        <w:left w:val="none" w:sz="0" w:space="0" w:color="auto"/>
                        <w:bottom w:val="none" w:sz="0" w:space="0" w:color="auto"/>
                        <w:right w:val="none" w:sz="0" w:space="0" w:color="auto"/>
                      </w:divBdr>
                    </w:div>
                  </w:divsChild>
                </w:div>
                <w:div w:id="746538911">
                  <w:marLeft w:val="0"/>
                  <w:marRight w:val="0"/>
                  <w:marTop w:val="0"/>
                  <w:marBottom w:val="0"/>
                  <w:divBdr>
                    <w:top w:val="single" w:sz="2" w:space="1" w:color="FFFFFF"/>
                    <w:left w:val="single" w:sz="2" w:space="12" w:color="FFFFFF"/>
                    <w:bottom w:val="single" w:sz="2" w:space="1" w:color="FFFFFF"/>
                    <w:right w:val="single" w:sz="2" w:space="4" w:color="FFFFFF"/>
                  </w:divBdr>
                  <w:divsChild>
                    <w:div w:id="854153914">
                      <w:marLeft w:val="0"/>
                      <w:marRight w:val="0"/>
                      <w:marTop w:val="0"/>
                      <w:marBottom w:val="0"/>
                      <w:divBdr>
                        <w:top w:val="none" w:sz="0" w:space="0" w:color="auto"/>
                        <w:left w:val="none" w:sz="0" w:space="0" w:color="auto"/>
                        <w:bottom w:val="none" w:sz="0" w:space="0" w:color="auto"/>
                        <w:right w:val="none" w:sz="0" w:space="0" w:color="auto"/>
                      </w:divBdr>
                    </w:div>
                  </w:divsChild>
                </w:div>
                <w:div w:id="1797219357">
                  <w:marLeft w:val="0"/>
                  <w:marRight w:val="0"/>
                  <w:marTop w:val="0"/>
                  <w:marBottom w:val="0"/>
                  <w:divBdr>
                    <w:top w:val="single" w:sz="2" w:space="1" w:color="FFFFFF"/>
                    <w:left w:val="single" w:sz="2" w:space="12" w:color="FFFFFF"/>
                    <w:bottom w:val="single" w:sz="2" w:space="1" w:color="FFFFFF"/>
                    <w:right w:val="single" w:sz="2" w:space="4" w:color="FFFFFF"/>
                  </w:divBdr>
                  <w:divsChild>
                    <w:div w:id="745036395">
                      <w:marLeft w:val="0"/>
                      <w:marRight w:val="0"/>
                      <w:marTop w:val="0"/>
                      <w:marBottom w:val="0"/>
                      <w:divBdr>
                        <w:top w:val="none" w:sz="0" w:space="0" w:color="auto"/>
                        <w:left w:val="none" w:sz="0" w:space="0" w:color="auto"/>
                        <w:bottom w:val="none" w:sz="0" w:space="0" w:color="auto"/>
                        <w:right w:val="none" w:sz="0" w:space="0" w:color="auto"/>
                      </w:divBdr>
                    </w:div>
                  </w:divsChild>
                </w:div>
                <w:div w:id="436491325">
                  <w:marLeft w:val="0"/>
                  <w:marRight w:val="0"/>
                  <w:marTop w:val="0"/>
                  <w:marBottom w:val="0"/>
                  <w:divBdr>
                    <w:top w:val="single" w:sz="2" w:space="1" w:color="FFFFFF"/>
                    <w:left w:val="single" w:sz="2" w:space="12" w:color="FFFFFF"/>
                    <w:bottom w:val="single" w:sz="2" w:space="1" w:color="FFFFFF"/>
                    <w:right w:val="single" w:sz="2" w:space="4" w:color="FFFFFF"/>
                  </w:divBdr>
                  <w:divsChild>
                    <w:div w:id="1629438150">
                      <w:marLeft w:val="0"/>
                      <w:marRight w:val="0"/>
                      <w:marTop w:val="0"/>
                      <w:marBottom w:val="0"/>
                      <w:divBdr>
                        <w:top w:val="none" w:sz="0" w:space="0" w:color="auto"/>
                        <w:left w:val="none" w:sz="0" w:space="0" w:color="auto"/>
                        <w:bottom w:val="none" w:sz="0" w:space="0" w:color="auto"/>
                        <w:right w:val="none" w:sz="0" w:space="0" w:color="auto"/>
                      </w:divBdr>
                    </w:div>
                  </w:divsChild>
                </w:div>
                <w:div w:id="1126118825">
                  <w:marLeft w:val="0"/>
                  <w:marRight w:val="0"/>
                  <w:marTop w:val="0"/>
                  <w:marBottom w:val="0"/>
                  <w:divBdr>
                    <w:top w:val="single" w:sz="2" w:space="1" w:color="FFFFFF"/>
                    <w:left w:val="single" w:sz="2" w:space="12" w:color="FFFFFF"/>
                    <w:bottom w:val="single" w:sz="2" w:space="1" w:color="FFFFFF"/>
                    <w:right w:val="single" w:sz="2" w:space="4" w:color="FFFFFF"/>
                  </w:divBdr>
                  <w:divsChild>
                    <w:div w:id="1307783233">
                      <w:marLeft w:val="0"/>
                      <w:marRight w:val="0"/>
                      <w:marTop w:val="0"/>
                      <w:marBottom w:val="0"/>
                      <w:divBdr>
                        <w:top w:val="none" w:sz="0" w:space="0" w:color="auto"/>
                        <w:left w:val="none" w:sz="0" w:space="0" w:color="auto"/>
                        <w:bottom w:val="none" w:sz="0" w:space="0" w:color="auto"/>
                        <w:right w:val="none" w:sz="0" w:space="0" w:color="auto"/>
                      </w:divBdr>
                    </w:div>
                  </w:divsChild>
                </w:div>
                <w:div w:id="205065237">
                  <w:marLeft w:val="0"/>
                  <w:marRight w:val="0"/>
                  <w:marTop w:val="0"/>
                  <w:marBottom w:val="0"/>
                  <w:divBdr>
                    <w:top w:val="single" w:sz="2" w:space="1" w:color="FFFFFF"/>
                    <w:left w:val="single" w:sz="2" w:space="12" w:color="FFFFFF"/>
                    <w:bottom w:val="single" w:sz="2" w:space="1" w:color="FFFFFF"/>
                    <w:right w:val="single" w:sz="2" w:space="4" w:color="FFFFFF"/>
                  </w:divBdr>
                  <w:divsChild>
                    <w:div w:id="432288745">
                      <w:marLeft w:val="0"/>
                      <w:marRight w:val="0"/>
                      <w:marTop w:val="0"/>
                      <w:marBottom w:val="0"/>
                      <w:divBdr>
                        <w:top w:val="none" w:sz="0" w:space="0" w:color="auto"/>
                        <w:left w:val="none" w:sz="0" w:space="0" w:color="auto"/>
                        <w:bottom w:val="none" w:sz="0" w:space="0" w:color="auto"/>
                        <w:right w:val="none" w:sz="0" w:space="0" w:color="auto"/>
                      </w:divBdr>
                    </w:div>
                  </w:divsChild>
                </w:div>
                <w:div w:id="2032871486">
                  <w:marLeft w:val="0"/>
                  <w:marRight w:val="0"/>
                  <w:marTop w:val="0"/>
                  <w:marBottom w:val="0"/>
                  <w:divBdr>
                    <w:top w:val="single" w:sz="2" w:space="1" w:color="FFFFFF"/>
                    <w:left w:val="single" w:sz="2" w:space="12" w:color="FFFFFF"/>
                    <w:bottom w:val="single" w:sz="2" w:space="1" w:color="FFFFFF"/>
                    <w:right w:val="single" w:sz="2" w:space="4" w:color="FFFFFF"/>
                  </w:divBdr>
                  <w:divsChild>
                    <w:div w:id="155388238">
                      <w:marLeft w:val="0"/>
                      <w:marRight w:val="0"/>
                      <w:marTop w:val="0"/>
                      <w:marBottom w:val="0"/>
                      <w:divBdr>
                        <w:top w:val="none" w:sz="0" w:space="0" w:color="auto"/>
                        <w:left w:val="none" w:sz="0" w:space="0" w:color="auto"/>
                        <w:bottom w:val="none" w:sz="0" w:space="0" w:color="auto"/>
                        <w:right w:val="none" w:sz="0" w:space="0" w:color="auto"/>
                      </w:divBdr>
                    </w:div>
                  </w:divsChild>
                </w:div>
                <w:div w:id="2132312063">
                  <w:marLeft w:val="0"/>
                  <w:marRight w:val="0"/>
                  <w:marTop w:val="0"/>
                  <w:marBottom w:val="0"/>
                  <w:divBdr>
                    <w:top w:val="single" w:sz="2" w:space="1" w:color="FFFFFF"/>
                    <w:left w:val="single" w:sz="2" w:space="12" w:color="FFFFFF"/>
                    <w:bottom w:val="single" w:sz="2" w:space="1" w:color="FFFFFF"/>
                    <w:right w:val="single" w:sz="2" w:space="4" w:color="FFFFFF"/>
                  </w:divBdr>
                  <w:divsChild>
                    <w:div w:id="1962955461">
                      <w:marLeft w:val="0"/>
                      <w:marRight w:val="0"/>
                      <w:marTop w:val="0"/>
                      <w:marBottom w:val="0"/>
                      <w:divBdr>
                        <w:top w:val="none" w:sz="0" w:space="0" w:color="auto"/>
                        <w:left w:val="none" w:sz="0" w:space="0" w:color="auto"/>
                        <w:bottom w:val="none" w:sz="0" w:space="0" w:color="auto"/>
                        <w:right w:val="none" w:sz="0" w:space="0" w:color="auto"/>
                      </w:divBdr>
                    </w:div>
                  </w:divsChild>
                </w:div>
                <w:div w:id="151409527">
                  <w:marLeft w:val="0"/>
                  <w:marRight w:val="0"/>
                  <w:marTop w:val="0"/>
                  <w:marBottom w:val="0"/>
                  <w:divBdr>
                    <w:top w:val="single" w:sz="2" w:space="1" w:color="FFFFFF"/>
                    <w:left w:val="single" w:sz="2" w:space="12" w:color="FFFFFF"/>
                    <w:bottom w:val="single" w:sz="2" w:space="1" w:color="FFFFFF"/>
                    <w:right w:val="single" w:sz="2" w:space="4" w:color="FFFFFF"/>
                  </w:divBdr>
                  <w:divsChild>
                    <w:div w:id="2015918983">
                      <w:marLeft w:val="0"/>
                      <w:marRight w:val="0"/>
                      <w:marTop w:val="0"/>
                      <w:marBottom w:val="0"/>
                      <w:divBdr>
                        <w:top w:val="none" w:sz="0" w:space="0" w:color="auto"/>
                        <w:left w:val="none" w:sz="0" w:space="0" w:color="auto"/>
                        <w:bottom w:val="none" w:sz="0" w:space="0" w:color="auto"/>
                        <w:right w:val="none" w:sz="0" w:space="0" w:color="auto"/>
                      </w:divBdr>
                    </w:div>
                  </w:divsChild>
                </w:div>
                <w:div w:id="1785150200">
                  <w:marLeft w:val="0"/>
                  <w:marRight w:val="0"/>
                  <w:marTop w:val="0"/>
                  <w:marBottom w:val="0"/>
                  <w:divBdr>
                    <w:top w:val="single" w:sz="2" w:space="1" w:color="FFFFFF"/>
                    <w:left w:val="single" w:sz="2" w:space="12" w:color="FFFFFF"/>
                    <w:bottom w:val="single" w:sz="2" w:space="1" w:color="FFFFFF"/>
                    <w:right w:val="single" w:sz="2" w:space="4" w:color="FFFFFF"/>
                  </w:divBdr>
                  <w:divsChild>
                    <w:div w:id="497694433">
                      <w:marLeft w:val="0"/>
                      <w:marRight w:val="0"/>
                      <w:marTop w:val="0"/>
                      <w:marBottom w:val="0"/>
                      <w:divBdr>
                        <w:top w:val="none" w:sz="0" w:space="0" w:color="auto"/>
                        <w:left w:val="none" w:sz="0" w:space="0" w:color="auto"/>
                        <w:bottom w:val="none" w:sz="0" w:space="0" w:color="auto"/>
                        <w:right w:val="none" w:sz="0" w:space="0" w:color="auto"/>
                      </w:divBdr>
                    </w:div>
                  </w:divsChild>
                </w:div>
                <w:div w:id="838471120">
                  <w:marLeft w:val="0"/>
                  <w:marRight w:val="0"/>
                  <w:marTop w:val="0"/>
                  <w:marBottom w:val="0"/>
                  <w:divBdr>
                    <w:top w:val="single" w:sz="2" w:space="1" w:color="FFFFFF"/>
                    <w:left w:val="single" w:sz="2" w:space="12" w:color="FFFFFF"/>
                    <w:bottom w:val="single" w:sz="2" w:space="1" w:color="FFFFFF"/>
                    <w:right w:val="single" w:sz="2" w:space="4" w:color="FFFFFF"/>
                  </w:divBdr>
                  <w:divsChild>
                    <w:div w:id="1396467650">
                      <w:marLeft w:val="0"/>
                      <w:marRight w:val="0"/>
                      <w:marTop w:val="0"/>
                      <w:marBottom w:val="0"/>
                      <w:divBdr>
                        <w:top w:val="none" w:sz="0" w:space="0" w:color="auto"/>
                        <w:left w:val="none" w:sz="0" w:space="0" w:color="auto"/>
                        <w:bottom w:val="none" w:sz="0" w:space="0" w:color="auto"/>
                        <w:right w:val="none" w:sz="0" w:space="0" w:color="auto"/>
                      </w:divBdr>
                    </w:div>
                  </w:divsChild>
                </w:div>
                <w:div w:id="1578053600">
                  <w:marLeft w:val="0"/>
                  <w:marRight w:val="0"/>
                  <w:marTop w:val="0"/>
                  <w:marBottom w:val="0"/>
                  <w:divBdr>
                    <w:top w:val="single" w:sz="2" w:space="1" w:color="FFFFFF"/>
                    <w:left w:val="single" w:sz="2" w:space="12" w:color="FFFFFF"/>
                    <w:bottom w:val="single" w:sz="2" w:space="1" w:color="FFFFFF"/>
                    <w:right w:val="single" w:sz="2" w:space="4" w:color="FFFFFF"/>
                  </w:divBdr>
                  <w:divsChild>
                    <w:div w:id="1829783149">
                      <w:marLeft w:val="0"/>
                      <w:marRight w:val="0"/>
                      <w:marTop w:val="0"/>
                      <w:marBottom w:val="0"/>
                      <w:divBdr>
                        <w:top w:val="none" w:sz="0" w:space="0" w:color="auto"/>
                        <w:left w:val="none" w:sz="0" w:space="0" w:color="auto"/>
                        <w:bottom w:val="none" w:sz="0" w:space="0" w:color="auto"/>
                        <w:right w:val="none" w:sz="0" w:space="0" w:color="auto"/>
                      </w:divBdr>
                    </w:div>
                  </w:divsChild>
                </w:div>
                <w:div w:id="614563240">
                  <w:marLeft w:val="0"/>
                  <w:marRight w:val="0"/>
                  <w:marTop w:val="0"/>
                  <w:marBottom w:val="0"/>
                  <w:divBdr>
                    <w:top w:val="single" w:sz="2" w:space="1" w:color="FFFFFF"/>
                    <w:left w:val="single" w:sz="2" w:space="12" w:color="FFFFFF"/>
                    <w:bottom w:val="single" w:sz="2" w:space="4" w:color="FFFFFF"/>
                    <w:right w:val="single" w:sz="2" w:space="4" w:color="FFFFFF"/>
                  </w:divBdr>
                  <w:divsChild>
                    <w:div w:id="12936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522604">
          <w:marLeft w:val="0"/>
          <w:marRight w:val="0"/>
          <w:marTop w:val="0"/>
          <w:marBottom w:val="335"/>
          <w:divBdr>
            <w:top w:val="none" w:sz="0" w:space="0" w:color="auto"/>
            <w:left w:val="none" w:sz="0" w:space="0" w:color="auto"/>
            <w:bottom w:val="none" w:sz="0" w:space="0" w:color="auto"/>
            <w:right w:val="none" w:sz="0" w:space="0" w:color="auto"/>
          </w:divBdr>
          <w:divsChild>
            <w:div w:id="1569993195">
              <w:marLeft w:val="0"/>
              <w:marRight w:val="0"/>
              <w:marTop w:val="0"/>
              <w:marBottom w:val="0"/>
              <w:divBdr>
                <w:top w:val="none" w:sz="0" w:space="0" w:color="auto"/>
                <w:left w:val="none" w:sz="0" w:space="0" w:color="auto"/>
                <w:bottom w:val="none" w:sz="0" w:space="0" w:color="auto"/>
                <w:right w:val="none" w:sz="0" w:space="0" w:color="auto"/>
              </w:divBdr>
              <w:divsChild>
                <w:div w:id="1232472208">
                  <w:marLeft w:val="0"/>
                  <w:marRight w:val="0"/>
                  <w:marTop w:val="0"/>
                  <w:marBottom w:val="0"/>
                  <w:divBdr>
                    <w:top w:val="single" w:sz="2" w:space="4" w:color="FFFFFF"/>
                    <w:left w:val="single" w:sz="2" w:space="12" w:color="FFFFFF"/>
                    <w:bottom w:val="single" w:sz="2" w:space="1" w:color="FFFFFF"/>
                    <w:right w:val="single" w:sz="2" w:space="4" w:color="FFFFFF"/>
                  </w:divBdr>
                  <w:divsChild>
                    <w:div w:id="1609004869">
                      <w:marLeft w:val="0"/>
                      <w:marRight w:val="0"/>
                      <w:marTop w:val="0"/>
                      <w:marBottom w:val="0"/>
                      <w:divBdr>
                        <w:top w:val="none" w:sz="0" w:space="0" w:color="auto"/>
                        <w:left w:val="none" w:sz="0" w:space="0" w:color="auto"/>
                        <w:bottom w:val="none" w:sz="0" w:space="0" w:color="auto"/>
                        <w:right w:val="none" w:sz="0" w:space="0" w:color="auto"/>
                      </w:divBdr>
                    </w:div>
                  </w:divsChild>
                </w:div>
                <w:div w:id="1219168991">
                  <w:marLeft w:val="0"/>
                  <w:marRight w:val="0"/>
                  <w:marTop w:val="0"/>
                  <w:marBottom w:val="0"/>
                  <w:divBdr>
                    <w:top w:val="single" w:sz="2" w:space="1" w:color="FFFFFF"/>
                    <w:left w:val="single" w:sz="2" w:space="12" w:color="FFFFFF"/>
                    <w:bottom w:val="single" w:sz="2" w:space="1" w:color="FFFFFF"/>
                    <w:right w:val="single" w:sz="2" w:space="4" w:color="FFFFFF"/>
                  </w:divBdr>
                  <w:divsChild>
                    <w:div w:id="2103718153">
                      <w:marLeft w:val="0"/>
                      <w:marRight w:val="0"/>
                      <w:marTop w:val="0"/>
                      <w:marBottom w:val="0"/>
                      <w:divBdr>
                        <w:top w:val="none" w:sz="0" w:space="0" w:color="auto"/>
                        <w:left w:val="none" w:sz="0" w:space="0" w:color="auto"/>
                        <w:bottom w:val="none" w:sz="0" w:space="0" w:color="auto"/>
                        <w:right w:val="none" w:sz="0" w:space="0" w:color="auto"/>
                      </w:divBdr>
                    </w:div>
                  </w:divsChild>
                </w:div>
                <w:div w:id="1926650487">
                  <w:marLeft w:val="0"/>
                  <w:marRight w:val="0"/>
                  <w:marTop w:val="0"/>
                  <w:marBottom w:val="0"/>
                  <w:divBdr>
                    <w:top w:val="single" w:sz="2" w:space="1" w:color="FFFFFF"/>
                    <w:left w:val="single" w:sz="2" w:space="12" w:color="FFFFFF"/>
                    <w:bottom w:val="single" w:sz="2" w:space="1" w:color="FFFFFF"/>
                    <w:right w:val="single" w:sz="2" w:space="4" w:color="FFFFFF"/>
                  </w:divBdr>
                  <w:divsChild>
                    <w:div w:id="337201193">
                      <w:marLeft w:val="0"/>
                      <w:marRight w:val="0"/>
                      <w:marTop w:val="0"/>
                      <w:marBottom w:val="0"/>
                      <w:divBdr>
                        <w:top w:val="none" w:sz="0" w:space="0" w:color="auto"/>
                        <w:left w:val="none" w:sz="0" w:space="0" w:color="auto"/>
                        <w:bottom w:val="none" w:sz="0" w:space="0" w:color="auto"/>
                        <w:right w:val="none" w:sz="0" w:space="0" w:color="auto"/>
                      </w:divBdr>
                    </w:div>
                  </w:divsChild>
                </w:div>
                <w:div w:id="701827107">
                  <w:marLeft w:val="0"/>
                  <w:marRight w:val="0"/>
                  <w:marTop w:val="0"/>
                  <w:marBottom w:val="0"/>
                  <w:divBdr>
                    <w:top w:val="single" w:sz="2" w:space="1" w:color="FFFFFF"/>
                    <w:left w:val="single" w:sz="2" w:space="12" w:color="FFFFFF"/>
                    <w:bottom w:val="single" w:sz="2" w:space="1" w:color="FFFFFF"/>
                    <w:right w:val="single" w:sz="2" w:space="4" w:color="FFFFFF"/>
                  </w:divBdr>
                  <w:divsChild>
                    <w:div w:id="731730277">
                      <w:marLeft w:val="0"/>
                      <w:marRight w:val="0"/>
                      <w:marTop w:val="0"/>
                      <w:marBottom w:val="0"/>
                      <w:divBdr>
                        <w:top w:val="none" w:sz="0" w:space="0" w:color="auto"/>
                        <w:left w:val="none" w:sz="0" w:space="0" w:color="auto"/>
                        <w:bottom w:val="none" w:sz="0" w:space="0" w:color="auto"/>
                        <w:right w:val="none" w:sz="0" w:space="0" w:color="auto"/>
                      </w:divBdr>
                    </w:div>
                  </w:divsChild>
                </w:div>
                <w:div w:id="34819817">
                  <w:marLeft w:val="0"/>
                  <w:marRight w:val="0"/>
                  <w:marTop w:val="0"/>
                  <w:marBottom w:val="0"/>
                  <w:divBdr>
                    <w:top w:val="single" w:sz="2" w:space="1" w:color="FFFFFF"/>
                    <w:left w:val="single" w:sz="2" w:space="12" w:color="FFFFFF"/>
                    <w:bottom w:val="single" w:sz="2" w:space="1" w:color="FFFFFF"/>
                    <w:right w:val="single" w:sz="2" w:space="4" w:color="FFFFFF"/>
                  </w:divBdr>
                  <w:divsChild>
                    <w:div w:id="928462678">
                      <w:marLeft w:val="0"/>
                      <w:marRight w:val="0"/>
                      <w:marTop w:val="0"/>
                      <w:marBottom w:val="0"/>
                      <w:divBdr>
                        <w:top w:val="none" w:sz="0" w:space="0" w:color="auto"/>
                        <w:left w:val="none" w:sz="0" w:space="0" w:color="auto"/>
                        <w:bottom w:val="none" w:sz="0" w:space="0" w:color="auto"/>
                        <w:right w:val="none" w:sz="0" w:space="0" w:color="auto"/>
                      </w:divBdr>
                    </w:div>
                  </w:divsChild>
                </w:div>
                <w:div w:id="1102726261">
                  <w:marLeft w:val="0"/>
                  <w:marRight w:val="0"/>
                  <w:marTop w:val="0"/>
                  <w:marBottom w:val="0"/>
                  <w:divBdr>
                    <w:top w:val="single" w:sz="2" w:space="1" w:color="FFFFFF"/>
                    <w:left w:val="single" w:sz="2" w:space="12" w:color="FFFFFF"/>
                    <w:bottom w:val="single" w:sz="2" w:space="1" w:color="FFFFFF"/>
                    <w:right w:val="single" w:sz="2" w:space="4" w:color="FFFFFF"/>
                  </w:divBdr>
                  <w:divsChild>
                    <w:div w:id="1437094109">
                      <w:marLeft w:val="0"/>
                      <w:marRight w:val="0"/>
                      <w:marTop w:val="0"/>
                      <w:marBottom w:val="0"/>
                      <w:divBdr>
                        <w:top w:val="none" w:sz="0" w:space="0" w:color="auto"/>
                        <w:left w:val="none" w:sz="0" w:space="0" w:color="auto"/>
                        <w:bottom w:val="none" w:sz="0" w:space="0" w:color="auto"/>
                        <w:right w:val="none" w:sz="0" w:space="0" w:color="auto"/>
                      </w:divBdr>
                    </w:div>
                  </w:divsChild>
                </w:div>
                <w:div w:id="1953902867">
                  <w:marLeft w:val="0"/>
                  <w:marRight w:val="0"/>
                  <w:marTop w:val="0"/>
                  <w:marBottom w:val="0"/>
                  <w:divBdr>
                    <w:top w:val="single" w:sz="2" w:space="1" w:color="FFFFFF"/>
                    <w:left w:val="single" w:sz="2" w:space="12" w:color="FFFFFF"/>
                    <w:bottom w:val="single" w:sz="2" w:space="1" w:color="FFFFFF"/>
                    <w:right w:val="single" w:sz="2" w:space="4" w:color="FFFFFF"/>
                  </w:divBdr>
                  <w:divsChild>
                    <w:div w:id="1603755191">
                      <w:marLeft w:val="0"/>
                      <w:marRight w:val="0"/>
                      <w:marTop w:val="0"/>
                      <w:marBottom w:val="0"/>
                      <w:divBdr>
                        <w:top w:val="none" w:sz="0" w:space="0" w:color="auto"/>
                        <w:left w:val="none" w:sz="0" w:space="0" w:color="auto"/>
                        <w:bottom w:val="none" w:sz="0" w:space="0" w:color="auto"/>
                        <w:right w:val="none" w:sz="0" w:space="0" w:color="auto"/>
                      </w:divBdr>
                    </w:div>
                  </w:divsChild>
                </w:div>
                <w:div w:id="1186479367">
                  <w:marLeft w:val="0"/>
                  <w:marRight w:val="0"/>
                  <w:marTop w:val="0"/>
                  <w:marBottom w:val="0"/>
                  <w:divBdr>
                    <w:top w:val="single" w:sz="2" w:space="1" w:color="FFFFFF"/>
                    <w:left w:val="single" w:sz="2" w:space="12" w:color="FFFFFF"/>
                    <w:bottom w:val="single" w:sz="2" w:space="1" w:color="FFFFFF"/>
                    <w:right w:val="single" w:sz="2" w:space="4" w:color="FFFFFF"/>
                  </w:divBdr>
                  <w:divsChild>
                    <w:div w:id="883520315">
                      <w:marLeft w:val="0"/>
                      <w:marRight w:val="0"/>
                      <w:marTop w:val="0"/>
                      <w:marBottom w:val="0"/>
                      <w:divBdr>
                        <w:top w:val="none" w:sz="0" w:space="0" w:color="auto"/>
                        <w:left w:val="none" w:sz="0" w:space="0" w:color="auto"/>
                        <w:bottom w:val="none" w:sz="0" w:space="0" w:color="auto"/>
                        <w:right w:val="none" w:sz="0" w:space="0" w:color="auto"/>
                      </w:divBdr>
                    </w:div>
                  </w:divsChild>
                </w:div>
                <w:div w:id="703099021">
                  <w:marLeft w:val="0"/>
                  <w:marRight w:val="0"/>
                  <w:marTop w:val="0"/>
                  <w:marBottom w:val="0"/>
                  <w:divBdr>
                    <w:top w:val="single" w:sz="2" w:space="1" w:color="FFFFFF"/>
                    <w:left w:val="single" w:sz="2" w:space="12" w:color="FFFFFF"/>
                    <w:bottom w:val="single" w:sz="2" w:space="1" w:color="FFFFFF"/>
                    <w:right w:val="single" w:sz="2" w:space="4" w:color="FFFFFF"/>
                  </w:divBdr>
                  <w:divsChild>
                    <w:div w:id="1159270662">
                      <w:marLeft w:val="0"/>
                      <w:marRight w:val="0"/>
                      <w:marTop w:val="0"/>
                      <w:marBottom w:val="0"/>
                      <w:divBdr>
                        <w:top w:val="none" w:sz="0" w:space="0" w:color="auto"/>
                        <w:left w:val="none" w:sz="0" w:space="0" w:color="auto"/>
                        <w:bottom w:val="none" w:sz="0" w:space="0" w:color="auto"/>
                        <w:right w:val="none" w:sz="0" w:space="0" w:color="auto"/>
                      </w:divBdr>
                    </w:div>
                  </w:divsChild>
                </w:div>
                <w:div w:id="1562446679">
                  <w:marLeft w:val="0"/>
                  <w:marRight w:val="0"/>
                  <w:marTop w:val="0"/>
                  <w:marBottom w:val="0"/>
                  <w:divBdr>
                    <w:top w:val="single" w:sz="2" w:space="1" w:color="FFFFFF"/>
                    <w:left w:val="single" w:sz="2" w:space="12" w:color="FFFFFF"/>
                    <w:bottom w:val="single" w:sz="2" w:space="1" w:color="FFFFFF"/>
                    <w:right w:val="single" w:sz="2" w:space="4" w:color="FFFFFF"/>
                  </w:divBdr>
                  <w:divsChild>
                    <w:div w:id="2090081344">
                      <w:marLeft w:val="0"/>
                      <w:marRight w:val="0"/>
                      <w:marTop w:val="0"/>
                      <w:marBottom w:val="0"/>
                      <w:divBdr>
                        <w:top w:val="none" w:sz="0" w:space="0" w:color="auto"/>
                        <w:left w:val="none" w:sz="0" w:space="0" w:color="auto"/>
                        <w:bottom w:val="none" w:sz="0" w:space="0" w:color="auto"/>
                        <w:right w:val="none" w:sz="0" w:space="0" w:color="auto"/>
                      </w:divBdr>
                    </w:div>
                  </w:divsChild>
                </w:div>
                <w:div w:id="1753233481">
                  <w:marLeft w:val="0"/>
                  <w:marRight w:val="0"/>
                  <w:marTop w:val="0"/>
                  <w:marBottom w:val="0"/>
                  <w:divBdr>
                    <w:top w:val="single" w:sz="2" w:space="1" w:color="FFFFFF"/>
                    <w:left w:val="single" w:sz="2" w:space="12" w:color="FFFFFF"/>
                    <w:bottom w:val="single" w:sz="2" w:space="1" w:color="FFFFFF"/>
                    <w:right w:val="single" w:sz="2" w:space="4" w:color="FFFFFF"/>
                  </w:divBdr>
                  <w:divsChild>
                    <w:div w:id="285084051">
                      <w:marLeft w:val="0"/>
                      <w:marRight w:val="0"/>
                      <w:marTop w:val="0"/>
                      <w:marBottom w:val="0"/>
                      <w:divBdr>
                        <w:top w:val="none" w:sz="0" w:space="0" w:color="auto"/>
                        <w:left w:val="none" w:sz="0" w:space="0" w:color="auto"/>
                        <w:bottom w:val="none" w:sz="0" w:space="0" w:color="auto"/>
                        <w:right w:val="none" w:sz="0" w:space="0" w:color="auto"/>
                      </w:divBdr>
                    </w:div>
                  </w:divsChild>
                </w:div>
                <w:div w:id="1107431391">
                  <w:marLeft w:val="0"/>
                  <w:marRight w:val="0"/>
                  <w:marTop w:val="0"/>
                  <w:marBottom w:val="0"/>
                  <w:divBdr>
                    <w:top w:val="single" w:sz="2" w:space="1" w:color="FFFFFF"/>
                    <w:left w:val="single" w:sz="2" w:space="12" w:color="FFFFFF"/>
                    <w:bottom w:val="single" w:sz="2" w:space="1" w:color="FFFFFF"/>
                    <w:right w:val="single" w:sz="2" w:space="4" w:color="FFFFFF"/>
                  </w:divBdr>
                  <w:divsChild>
                    <w:div w:id="1865710559">
                      <w:marLeft w:val="0"/>
                      <w:marRight w:val="0"/>
                      <w:marTop w:val="0"/>
                      <w:marBottom w:val="0"/>
                      <w:divBdr>
                        <w:top w:val="none" w:sz="0" w:space="0" w:color="auto"/>
                        <w:left w:val="none" w:sz="0" w:space="0" w:color="auto"/>
                        <w:bottom w:val="none" w:sz="0" w:space="0" w:color="auto"/>
                        <w:right w:val="none" w:sz="0" w:space="0" w:color="auto"/>
                      </w:divBdr>
                    </w:div>
                  </w:divsChild>
                </w:div>
                <w:div w:id="1382679369">
                  <w:marLeft w:val="0"/>
                  <w:marRight w:val="0"/>
                  <w:marTop w:val="0"/>
                  <w:marBottom w:val="0"/>
                  <w:divBdr>
                    <w:top w:val="single" w:sz="2" w:space="1" w:color="FFFFFF"/>
                    <w:left w:val="single" w:sz="2" w:space="12" w:color="FFFFFF"/>
                    <w:bottom w:val="single" w:sz="2" w:space="1" w:color="FFFFFF"/>
                    <w:right w:val="single" w:sz="2" w:space="4" w:color="FFFFFF"/>
                  </w:divBdr>
                  <w:divsChild>
                    <w:div w:id="2089499954">
                      <w:marLeft w:val="0"/>
                      <w:marRight w:val="0"/>
                      <w:marTop w:val="0"/>
                      <w:marBottom w:val="0"/>
                      <w:divBdr>
                        <w:top w:val="none" w:sz="0" w:space="0" w:color="auto"/>
                        <w:left w:val="none" w:sz="0" w:space="0" w:color="auto"/>
                        <w:bottom w:val="none" w:sz="0" w:space="0" w:color="auto"/>
                        <w:right w:val="none" w:sz="0" w:space="0" w:color="auto"/>
                      </w:divBdr>
                    </w:div>
                  </w:divsChild>
                </w:div>
                <w:div w:id="1275358198">
                  <w:marLeft w:val="0"/>
                  <w:marRight w:val="0"/>
                  <w:marTop w:val="0"/>
                  <w:marBottom w:val="0"/>
                  <w:divBdr>
                    <w:top w:val="single" w:sz="2" w:space="1" w:color="FFFFFF"/>
                    <w:left w:val="single" w:sz="2" w:space="12" w:color="FFFFFF"/>
                    <w:bottom w:val="single" w:sz="2" w:space="1" w:color="FFFFFF"/>
                    <w:right w:val="single" w:sz="2" w:space="4" w:color="FFFFFF"/>
                  </w:divBdr>
                  <w:divsChild>
                    <w:div w:id="240918042">
                      <w:marLeft w:val="0"/>
                      <w:marRight w:val="0"/>
                      <w:marTop w:val="0"/>
                      <w:marBottom w:val="0"/>
                      <w:divBdr>
                        <w:top w:val="none" w:sz="0" w:space="0" w:color="auto"/>
                        <w:left w:val="none" w:sz="0" w:space="0" w:color="auto"/>
                        <w:bottom w:val="none" w:sz="0" w:space="0" w:color="auto"/>
                        <w:right w:val="none" w:sz="0" w:space="0" w:color="auto"/>
                      </w:divBdr>
                    </w:div>
                  </w:divsChild>
                </w:div>
                <w:div w:id="101149456">
                  <w:marLeft w:val="0"/>
                  <w:marRight w:val="0"/>
                  <w:marTop w:val="0"/>
                  <w:marBottom w:val="0"/>
                  <w:divBdr>
                    <w:top w:val="single" w:sz="2" w:space="1" w:color="FFFFFF"/>
                    <w:left w:val="single" w:sz="2" w:space="12" w:color="FFFFFF"/>
                    <w:bottom w:val="single" w:sz="2" w:space="1" w:color="FFFFFF"/>
                    <w:right w:val="single" w:sz="2" w:space="4" w:color="FFFFFF"/>
                  </w:divBdr>
                  <w:divsChild>
                    <w:div w:id="1643390655">
                      <w:marLeft w:val="0"/>
                      <w:marRight w:val="0"/>
                      <w:marTop w:val="0"/>
                      <w:marBottom w:val="0"/>
                      <w:divBdr>
                        <w:top w:val="none" w:sz="0" w:space="0" w:color="auto"/>
                        <w:left w:val="none" w:sz="0" w:space="0" w:color="auto"/>
                        <w:bottom w:val="none" w:sz="0" w:space="0" w:color="auto"/>
                        <w:right w:val="none" w:sz="0" w:space="0" w:color="auto"/>
                      </w:divBdr>
                    </w:div>
                  </w:divsChild>
                </w:div>
                <w:div w:id="535198719">
                  <w:marLeft w:val="0"/>
                  <w:marRight w:val="0"/>
                  <w:marTop w:val="0"/>
                  <w:marBottom w:val="0"/>
                  <w:divBdr>
                    <w:top w:val="single" w:sz="2" w:space="1" w:color="FFFFFF"/>
                    <w:left w:val="single" w:sz="2" w:space="12" w:color="FFFFFF"/>
                    <w:bottom w:val="single" w:sz="2" w:space="1" w:color="FFFFFF"/>
                    <w:right w:val="single" w:sz="2" w:space="4" w:color="FFFFFF"/>
                  </w:divBdr>
                  <w:divsChild>
                    <w:div w:id="1744134315">
                      <w:marLeft w:val="0"/>
                      <w:marRight w:val="0"/>
                      <w:marTop w:val="0"/>
                      <w:marBottom w:val="0"/>
                      <w:divBdr>
                        <w:top w:val="none" w:sz="0" w:space="0" w:color="auto"/>
                        <w:left w:val="none" w:sz="0" w:space="0" w:color="auto"/>
                        <w:bottom w:val="none" w:sz="0" w:space="0" w:color="auto"/>
                        <w:right w:val="none" w:sz="0" w:space="0" w:color="auto"/>
                      </w:divBdr>
                    </w:div>
                  </w:divsChild>
                </w:div>
                <w:div w:id="774405366">
                  <w:marLeft w:val="0"/>
                  <w:marRight w:val="0"/>
                  <w:marTop w:val="0"/>
                  <w:marBottom w:val="0"/>
                  <w:divBdr>
                    <w:top w:val="single" w:sz="2" w:space="1" w:color="FFFFFF"/>
                    <w:left w:val="single" w:sz="2" w:space="12" w:color="FFFFFF"/>
                    <w:bottom w:val="single" w:sz="2" w:space="1" w:color="FFFFFF"/>
                    <w:right w:val="single" w:sz="2" w:space="4" w:color="FFFFFF"/>
                  </w:divBdr>
                  <w:divsChild>
                    <w:div w:id="369499833">
                      <w:marLeft w:val="0"/>
                      <w:marRight w:val="0"/>
                      <w:marTop w:val="0"/>
                      <w:marBottom w:val="0"/>
                      <w:divBdr>
                        <w:top w:val="none" w:sz="0" w:space="0" w:color="auto"/>
                        <w:left w:val="none" w:sz="0" w:space="0" w:color="auto"/>
                        <w:bottom w:val="none" w:sz="0" w:space="0" w:color="auto"/>
                        <w:right w:val="none" w:sz="0" w:space="0" w:color="auto"/>
                      </w:divBdr>
                    </w:div>
                  </w:divsChild>
                </w:div>
                <w:div w:id="1509829295">
                  <w:marLeft w:val="0"/>
                  <w:marRight w:val="0"/>
                  <w:marTop w:val="0"/>
                  <w:marBottom w:val="0"/>
                  <w:divBdr>
                    <w:top w:val="single" w:sz="2" w:space="1" w:color="FFFFFF"/>
                    <w:left w:val="single" w:sz="2" w:space="12" w:color="FFFFFF"/>
                    <w:bottom w:val="single" w:sz="2" w:space="1" w:color="FFFFFF"/>
                    <w:right w:val="single" w:sz="2" w:space="4" w:color="FFFFFF"/>
                  </w:divBdr>
                  <w:divsChild>
                    <w:div w:id="286281889">
                      <w:marLeft w:val="0"/>
                      <w:marRight w:val="0"/>
                      <w:marTop w:val="0"/>
                      <w:marBottom w:val="0"/>
                      <w:divBdr>
                        <w:top w:val="none" w:sz="0" w:space="0" w:color="auto"/>
                        <w:left w:val="none" w:sz="0" w:space="0" w:color="auto"/>
                        <w:bottom w:val="none" w:sz="0" w:space="0" w:color="auto"/>
                        <w:right w:val="none" w:sz="0" w:space="0" w:color="auto"/>
                      </w:divBdr>
                    </w:div>
                  </w:divsChild>
                </w:div>
                <w:div w:id="1551191940">
                  <w:marLeft w:val="0"/>
                  <w:marRight w:val="0"/>
                  <w:marTop w:val="0"/>
                  <w:marBottom w:val="0"/>
                  <w:divBdr>
                    <w:top w:val="single" w:sz="2" w:space="1" w:color="FFFFFF"/>
                    <w:left w:val="single" w:sz="2" w:space="12" w:color="FFFFFF"/>
                    <w:bottom w:val="single" w:sz="2" w:space="1" w:color="FFFFFF"/>
                    <w:right w:val="single" w:sz="2" w:space="4" w:color="FFFFFF"/>
                  </w:divBdr>
                  <w:divsChild>
                    <w:div w:id="153959454">
                      <w:marLeft w:val="0"/>
                      <w:marRight w:val="0"/>
                      <w:marTop w:val="0"/>
                      <w:marBottom w:val="0"/>
                      <w:divBdr>
                        <w:top w:val="none" w:sz="0" w:space="0" w:color="auto"/>
                        <w:left w:val="none" w:sz="0" w:space="0" w:color="auto"/>
                        <w:bottom w:val="none" w:sz="0" w:space="0" w:color="auto"/>
                        <w:right w:val="none" w:sz="0" w:space="0" w:color="auto"/>
                      </w:divBdr>
                    </w:div>
                  </w:divsChild>
                </w:div>
                <w:div w:id="120073776">
                  <w:marLeft w:val="0"/>
                  <w:marRight w:val="0"/>
                  <w:marTop w:val="0"/>
                  <w:marBottom w:val="0"/>
                  <w:divBdr>
                    <w:top w:val="single" w:sz="2" w:space="1" w:color="FFFFFF"/>
                    <w:left w:val="single" w:sz="2" w:space="12" w:color="FFFFFF"/>
                    <w:bottom w:val="single" w:sz="2" w:space="1" w:color="FFFFFF"/>
                    <w:right w:val="single" w:sz="2" w:space="4" w:color="FFFFFF"/>
                  </w:divBdr>
                  <w:divsChild>
                    <w:div w:id="709456907">
                      <w:marLeft w:val="0"/>
                      <w:marRight w:val="0"/>
                      <w:marTop w:val="0"/>
                      <w:marBottom w:val="0"/>
                      <w:divBdr>
                        <w:top w:val="none" w:sz="0" w:space="0" w:color="auto"/>
                        <w:left w:val="none" w:sz="0" w:space="0" w:color="auto"/>
                        <w:bottom w:val="none" w:sz="0" w:space="0" w:color="auto"/>
                        <w:right w:val="none" w:sz="0" w:space="0" w:color="auto"/>
                      </w:divBdr>
                    </w:div>
                  </w:divsChild>
                </w:div>
                <w:div w:id="1983924977">
                  <w:marLeft w:val="0"/>
                  <w:marRight w:val="0"/>
                  <w:marTop w:val="0"/>
                  <w:marBottom w:val="0"/>
                  <w:divBdr>
                    <w:top w:val="single" w:sz="2" w:space="1" w:color="FFFFFF"/>
                    <w:left w:val="single" w:sz="2" w:space="12" w:color="FFFFFF"/>
                    <w:bottom w:val="single" w:sz="2" w:space="1" w:color="FFFFFF"/>
                    <w:right w:val="single" w:sz="2" w:space="4" w:color="FFFFFF"/>
                  </w:divBdr>
                  <w:divsChild>
                    <w:div w:id="2134593648">
                      <w:marLeft w:val="0"/>
                      <w:marRight w:val="0"/>
                      <w:marTop w:val="0"/>
                      <w:marBottom w:val="0"/>
                      <w:divBdr>
                        <w:top w:val="none" w:sz="0" w:space="0" w:color="auto"/>
                        <w:left w:val="none" w:sz="0" w:space="0" w:color="auto"/>
                        <w:bottom w:val="none" w:sz="0" w:space="0" w:color="auto"/>
                        <w:right w:val="none" w:sz="0" w:space="0" w:color="auto"/>
                      </w:divBdr>
                    </w:div>
                  </w:divsChild>
                </w:div>
                <w:div w:id="916599756">
                  <w:marLeft w:val="0"/>
                  <w:marRight w:val="0"/>
                  <w:marTop w:val="0"/>
                  <w:marBottom w:val="0"/>
                  <w:divBdr>
                    <w:top w:val="single" w:sz="2" w:space="1" w:color="FFFFFF"/>
                    <w:left w:val="single" w:sz="2" w:space="12" w:color="FFFFFF"/>
                    <w:bottom w:val="single" w:sz="2" w:space="1" w:color="FFFFFF"/>
                    <w:right w:val="single" w:sz="2" w:space="4" w:color="FFFFFF"/>
                  </w:divBdr>
                  <w:divsChild>
                    <w:div w:id="709844853">
                      <w:marLeft w:val="0"/>
                      <w:marRight w:val="0"/>
                      <w:marTop w:val="0"/>
                      <w:marBottom w:val="0"/>
                      <w:divBdr>
                        <w:top w:val="none" w:sz="0" w:space="0" w:color="auto"/>
                        <w:left w:val="none" w:sz="0" w:space="0" w:color="auto"/>
                        <w:bottom w:val="none" w:sz="0" w:space="0" w:color="auto"/>
                        <w:right w:val="none" w:sz="0" w:space="0" w:color="auto"/>
                      </w:divBdr>
                    </w:div>
                  </w:divsChild>
                </w:div>
                <w:div w:id="1496266239">
                  <w:marLeft w:val="0"/>
                  <w:marRight w:val="0"/>
                  <w:marTop w:val="0"/>
                  <w:marBottom w:val="0"/>
                  <w:divBdr>
                    <w:top w:val="single" w:sz="2" w:space="1" w:color="FFFFFF"/>
                    <w:left w:val="single" w:sz="2" w:space="12" w:color="FFFFFF"/>
                    <w:bottom w:val="single" w:sz="2" w:space="1" w:color="FFFFFF"/>
                    <w:right w:val="single" w:sz="2" w:space="4" w:color="FFFFFF"/>
                  </w:divBdr>
                  <w:divsChild>
                    <w:div w:id="766577380">
                      <w:marLeft w:val="0"/>
                      <w:marRight w:val="0"/>
                      <w:marTop w:val="0"/>
                      <w:marBottom w:val="0"/>
                      <w:divBdr>
                        <w:top w:val="none" w:sz="0" w:space="0" w:color="auto"/>
                        <w:left w:val="none" w:sz="0" w:space="0" w:color="auto"/>
                        <w:bottom w:val="none" w:sz="0" w:space="0" w:color="auto"/>
                        <w:right w:val="none" w:sz="0" w:space="0" w:color="auto"/>
                      </w:divBdr>
                    </w:div>
                  </w:divsChild>
                </w:div>
                <w:div w:id="374503037">
                  <w:marLeft w:val="0"/>
                  <w:marRight w:val="0"/>
                  <w:marTop w:val="0"/>
                  <w:marBottom w:val="0"/>
                  <w:divBdr>
                    <w:top w:val="single" w:sz="2" w:space="1" w:color="FFFFFF"/>
                    <w:left w:val="single" w:sz="2" w:space="12" w:color="FFFFFF"/>
                    <w:bottom w:val="single" w:sz="2" w:space="1" w:color="FFFFFF"/>
                    <w:right w:val="single" w:sz="2" w:space="4" w:color="FFFFFF"/>
                  </w:divBdr>
                  <w:divsChild>
                    <w:div w:id="576473667">
                      <w:marLeft w:val="0"/>
                      <w:marRight w:val="0"/>
                      <w:marTop w:val="0"/>
                      <w:marBottom w:val="0"/>
                      <w:divBdr>
                        <w:top w:val="none" w:sz="0" w:space="0" w:color="auto"/>
                        <w:left w:val="none" w:sz="0" w:space="0" w:color="auto"/>
                        <w:bottom w:val="none" w:sz="0" w:space="0" w:color="auto"/>
                        <w:right w:val="none" w:sz="0" w:space="0" w:color="auto"/>
                      </w:divBdr>
                    </w:div>
                  </w:divsChild>
                </w:div>
                <w:div w:id="1752848169">
                  <w:marLeft w:val="0"/>
                  <w:marRight w:val="0"/>
                  <w:marTop w:val="0"/>
                  <w:marBottom w:val="0"/>
                  <w:divBdr>
                    <w:top w:val="single" w:sz="2" w:space="1" w:color="FFFFFF"/>
                    <w:left w:val="single" w:sz="2" w:space="12" w:color="FFFFFF"/>
                    <w:bottom w:val="single" w:sz="2" w:space="4" w:color="FFFFFF"/>
                    <w:right w:val="single" w:sz="2" w:space="4" w:color="FFFFFF"/>
                  </w:divBdr>
                  <w:divsChild>
                    <w:div w:id="13465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93023">
          <w:marLeft w:val="0"/>
          <w:marRight w:val="0"/>
          <w:marTop w:val="0"/>
          <w:marBottom w:val="335"/>
          <w:divBdr>
            <w:top w:val="none" w:sz="0" w:space="0" w:color="auto"/>
            <w:left w:val="none" w:sz="0" w:space="0" w:color="auto"/>
            <w:bottom w:val="none" w:sz="0" w:space="0" w:color="auto"/>
            <w:right w:val="none" w:sz="0" w:space="0" w:color="auto"/>
          </w:divBdr>
          <w:divsChild>
            <w:div w:id="1601991953">
              <w:marLeft w:val="0"/>
              <w:marRight w:val="0"/>
              <w:marTop w:val="0"/>
              <w:marBottom w:val="0"/>
              <w:divBdr>
                <w:top w:val="none" w:sz="0" w:space="0" w:color="auto"/>
                <w:left w:val="none" w:sz="0" w:space="0" w:color="auto"/>
                <w:bottom w:val="none" w:sz="0" w:space="0" w:color="auto"/>
                <w:right w:val="none" w:sz="0" w:space="0" w:color="auto"/>
              </w:divBdr>
              <w:divsChild>
                <w:div w:id="543643368">
                  <w:marLeft w:val="0"/>
                  <w:marRight w:val="0"/>
                  <w:marTop w:val="0"/>
                  <w:marBottom w:val="0"/>
                  <w:divBdr>
                    <w:top w:val="single" w:sz="2" w:space="4" w:color="FFFFFF"/>
                    <w:left w:val="single" w:sz="2" w:space="12" w:color="FFFFFF"/>
                    <w:bottom w:val="single" w:sz="2" w:space="1" w:color="FFFFFF"/>
                    <w:right w:val="single" w:sz="2" w:space="4" w:color="FFFFFF"/>
                  </w:divBdr>
                  <w:divsChild>
                    <w:div w:id="1771272238">
                      <w:marLeft w:val="0"/>
                      <w:marRight w:val="0"/>
                      <w:marTop w:val="0"/>
                      <w:marBottom w:val="0"/>
                      <w:divBdr>
                        <w:top w:val="none" w:sz="0" w:space="0" w:color="auto"/>
                        <w:left w:val="none" w:sz="0" w:space="0" w:color="auto"/>
                        <w:bottom w:val="none" w:sz="0" w:space="0" w:color="auto"/>
                        <w:right w:val="none" w:sz="0" w:space="0" w:color="auto"/>
                      </w:divBdr>
                    </w:div>
                  </w:divsChild>
                </w:div>
                <w:div w:id="1201740910">
                  <w:marLeft w:val="0"/>
                  <w:marRight w:val="0"/>
                  <w:marTop w:val="0"/>
                  <w:marBottom w:val="0"/>
                  <w:divBdr>
                    <w:top w:val="single" w:sz="2" w:space="1" w:color="FFFFFF"/>
                    <w:left w:val="single" w:sz="2" w:space="12" w:color="FFFFFF"/>
                    <w:bottom w:val="single" w:sz="2" w:space="1" w:color="FFFFFF"/>
                    <w:right w:val="single" w:sz="2" w:space="4" w:color="FFFFFF"/>
                  </w:divBdr>
                  <w:divsChild>
                    <w:div w:id="709302312">
                      <w:marLeft w:val="0"/>
                      <w:marRight w:val="0"/>
                      <w:marTop w:val="0"/>
                      <w:marBottom w:val="0"/>
                      <w:divBdr>
                        <w:top w:val="none" w:sz="0" w:space="0" w:color="auto"/>
                        <w:left w:val="none" w:sz="0" w:space="0" w:color="auto"/>
                        <w:bottom w:val="none" w:sz="0" w:space="0" w:color="auto"/>
                        <w:right w:val="none" w:sz="0" w:space="0" w:color="auto"/>
                      </w:divBdr>
                    </w:div>
                  </w:divsChild>
                </w:div>
                <w:div w:id="318115108">
                  <w:marLeft w:val="0"/>
                  <w:marRight w:val="0"/>
                  <w:marTop w:val="0"/>
                  <w:marBottom w:val="0"/>
                  <w:divBdr>
                    <w:top w:val="single" w:sz="2" w:space="1" w:color="FFFFFF"/>
                    <w:left w:val="single" w:sz="2" w:space="12" w:color="FFFFFF"/>
                    <w:bottom w:val="single" w:sz="2" w:space="1" w:color="FFFFFF"/>
                    <w:right w:val="single" w:sz="2" w:space="4" w:color="FFFFFF"/>
                  </w:divBdr>
                  <w:divsChild>
                    <w:div w:id="698899973">
                      <w:marLeft w:val="0"/>
                      <w:marRight w:val="0"/>
                      <w:marTop w:val="0"/>
                      <w:marBottom w:val="0"/>
                      <w:divBdr>
                        <w:top w:val="none" w:sz="0" w:space="0" w:color="auto"/>
                        <w:left w:val="none" w:sz="0" w:space="0" w:color="auto"/>
                        <w:bottom w:val="none" w:sz="0" w:space="0" w:color="auto"/>
                        <w:right w:val="none" w:sz="0" w:space="0" w:color="auto"/>
                      </w:divBdr>
                    </w:div>
                  </w:divsChild>
                </w:div>
                <w:div w:id="367532248">
                  <w:marLeft w:val="0"/>
                  <w:marRight w:val="0"/>
                  <w:marTop w:val="0"/>
                  <w:marBottom w:val="0"/>
                  <w:divBdr>
                    <w:top w:val="single" w:sz="2" w:space="1" w:color="FFFFFF"/>
                    <w:left w:val="single" w:sz="2" w:space="12" w:color="FFFFFF"/>
                    <w:bottom w:val="single" w:sz="2" w:space="1" w:color="FFFFFF"/>
                    <w:right w:val="single" w:sz="2" w:space="4" w:color="FFFFFF"/>
                  </w:divBdr>
                  <w:divsChild>
                    <w:div w:id="762262622">
                      <w:marLeft w:val="0"/>
                      <w:marRight w:val="0"/>
                      <w:marTop w:val="0"/>
                      <w:marBottom w:val="0"/>
                      <w:divBdr>
                        <w:top w:val="none" w:sz="0" w:space="0" w:color="auto"/>
                        <w:left w:val="none" w:sz="0" w:space="0" w:color="auto"/>
                        <w:bottom w:val="none" w:sz="0" w:space="0" w:color="auto"/>
                        <w:right w:val="none" w:sz="0" w:space="0" w:color="auto"/>
                      </w:divBdr>
                    </w:div>
                  </w:divsChild>
                </w:div>
                <w:div w:id="2073307895">
                  <w:marLeft w:val="0"/>
                  <w:marRight w:val="0"/>
                  <w:marTop w:val="0"/>
                  <w:marBottom w:val="0"/>
                  <w:divBdr>
                    <w:top w:val="single" w:sz="2" w:space="1" w:color="FFFFFF"/>
                    <w:left w:val="single" w:sz="2" w:space="12" w:color="FFFFFF"/>
                    <w:bottom w:val="single" w:sz="2" w:space="1" w:color="FFFFFF"/>
                    <w:right w:val="single" w:sz="2" w:space="4" w:color="FFFFFF"/>
                  </w:divBdr>
                  <w:divsChild>
                    <w:div w:id="817844693">
                      <w:marLeft w:val="0"/>
                      <w:marRight w:val="0"/>
                      <w:marTop w:val="0"/>
                      <w:marBottom w:val="0"/>
                      <w:divBdr>
                        <w:top w:val="none" w:sz="0" w:space="0" w:color="auto"/>
                        <w:left w:val="none" w:sz="0" w:space="0" w:color="auto"/>
                        <w:bottom w:val="none" w:sz="0" w:space="0" w:color="auto"/>
                        <w:right w:val="none" w:sz="0" w:space="0" w:color="auto"/>
                      </w:divBdr>
                    </w:div>
                  </w:divsChild>
                </w:div>
                <w:div w:id="510265095">
                  <w:marLeft w:val="0"/>
                  <w:marRight w:val="0"/>
                  <w:marTop w:val="0"/>
                  <w:marBottom w:val="0"/>
                  <w:divBdr>
                    <w:top w:val="single" w:sz="2" w:space="1" w:color="FFFFFF"/>
                    <w:left w:val="single" w:sz="2" w:space="12" w:color="FFFFFF"/>
                    <w:bottom w:val="single" w:sz="2" w:space="1" w:color="FFFFFF"/>
                    <w:right w:val="single" w:sz="2" w:space="4" w:color="FFFFFF"/>
                  </w:divBdr>
                  <w:divsChild>
                    <w:div w:id="1791243538">
                      <w:marLeft w:val="0"/>
                      <w:marRight w:val="0"/>
                      <w:marTop w:val="0"/>
                      <w:marBottom w:val="0"/>
                      <w:divBdr>
                        <w:top w:val="none" w:sz="0" w:space="0" w:color="auto"/>
                        <w:left w:val="none" w:sz="0" w:space="0" w:color="auto"/>
                        <w:bottom w:val="none" w:sz="0" w:space="0" w:color="auto"/>
                        <w:right w:val="none" w:sz="0" w:space="0" w:color="auto"/>
                      </w:divBdr>
                    </w:div>
                  </w:divsChild>
                </w:div>
                <w:div w:id="53093017">
                  <w:marLeft w:val="0"/>
                  <w:marRight w:val="0"/>
                  <w:marTop w:val="0"/>
                  <w:marBottom w:val="0"/>
                  <w:divBdr>
                    <w:top w:val="single" w:sz="2" w:space="1" w:color="FFFFFF"/>
                    <w:left w:val="single" w:sz="2" w:space="12" w:color="FFFFFF"/>
                    <w:bottom w:val="single" w:sz="2" w:space="1" w:color="FFFFFF"/>
                    <w:right w:val="single" w:sz="2" w:space="4" w:color="FFFFFF"/>
                  </w:divBdr>
                  <w:divsChild>
                    <w:div w:id="533539703">
                      <w:marLeft w:val="0"/>
                      <w:marRight w:val="0"/>
                      <w:marTop w:val="0"/>
                      <w:marBottom w:val="0"/>
                      <w:divBdr>
                        <w:top w:val="none" w:sz="0" w:space="0" w:color="auto"/>
                        <w:left w:val="none" w:sz="0" w:space="0" w:color="auto"/>
                        <w:bottom w:val="none" w:sz="0" w:space="0" w:color="auto"/>
                        <w:right w:val="none" w:sz="0" w:space="0" w:color="auto"/>
                      </w:divBdr>
                    </w:div>
                  </w:divsChild>
                </w:div>
                <w:div w:id="808402092">
                  <w:marLeft w:val="0"/>
                  <w:marRight w:val="0"/>
                  <w:marTop w:val="0"/>
                  <w:marBottom w:val="0"/>
                  <w:divBdr>
                    <w:top w:val="single" w:sz="2" w:space="1" w:color="FFFFFF"/>
                    <w:left w:val="single" w:sz="2" w:space="12" w:color="FFFFFF"/>
                    <w:bottom w:val="single" w:sz="2" w:space="1" w:color="FFFFFF"/>
                    <w:right w:val="single" w:sz="2" w:space="4" w:color="FFFFFF"/>
                  </w:divBdr>
                  <w:divsChild>
                    <w:div w:id="1637175296">
                      <w:marLeft w:val="0"/>
                      <w:marRight w:val="0"/>
                      <w:marTop w:val="0"/>
                      <w:marBottom w:val="0"/>
                      <w:divBdr>
                        <w:top w:val="none" w:sz="0" w:space="0" w:color="auto"/>
                        <w:left w:val="none" w:sz="0" w:space="0" w:color="auto"/>
                        <w:bottom w:val="none" w:sz="0" w:space="0" w:color="auto"/>
                        <w:right w:val="none" w:sz="0" w:space="0" w:color="auto"/>
                      </w:divBdr>
                    </w:div>
                  </w:divsChild>
                </w:div>
                <w:div w:id="186139601">
                  <w:marLeft w:val="0"/>
                  <w:marRight w:val="0"/>
                  <w:marTop w:val="0"/>
                  <w:marBottom w:val="0"/>
                  <w:divBdr>
                    <w:top w:val="single" w:sz="2" w:space="1" w:color="FFFFFF"/>
                    <w:left w:val="single" w:sz="2" w:space="12" w:color="FFFFFF"/>
                    <w:bottom w:val="single" w:sz="2" w:space="1" w:color="FFFFFF"/>
                    <w:right w:val="single" w:sz="2" w:space="4" w:color="FFFFFF"/>
                  </w:divBdr>
                  <w:divsChild>
                    <w:div w:id="471605387">
                      <w:marLeft w:val="0"/>
                      <w:marRight w:val="0"/>
                      <w:marTop w:val="0"/>
                      <w:marBottom w:val="0"/>
                      <w:divBdr>
                        <w:top w:val="none" w:sz="0" w:space="0" w:color="auto"/>
                        <w:left w:val="none" w:sz="0" w:space="0" w:color="auto"/>
                        <w:bottom w:val="none" w:sz="0" w:space="0" w:color="auto"/>
                        <w:right w:val="none" w:sz="0" w:space="0" w:color="auto"/>
                      </w:divBdr>
                    </w:div>
                  </w:divsChild>
                </w:div>
                <w:div w:id="13265533">
                  <w:marLeft w:val="0"/>
                  <w:marRight w:val="0"/>
                  <w:marTop w:val="0"/>
                  <w:marBottom w:val="0"/>
                  <w:divBdr>
                    <w:top w:val="single" w:sz="2" w:space="1" w:color="FFFFFF"/>
                    <w:left w:val="single" w:sz="2" w:space="12" w:color="FFFFFF"/>
                    <w:bottom w:val="single" w:sz="2" w:space="1" w:color="FFFFFF"/>
                    <w:right w:val="single" w:sz="2" w:space="4" w:color="FFFFFF"/>
                  </w:divBdr>
                  <w:divsChild>
                    <w:div w:id="886574948">
                      <w:marLeft w:val="0"/>
                      <w:marRight w:val="0"/>
                      <w:marTop w:val="0"/>
                      <w:marBottom w:val="0"/>
                      <w:divBdr>
                        <w:top w:val="none" w:sz="0" w:space="0" w:color="auto"/>
                        <w:left w:val="none" w:sz="0" w:space="0" w:color="auto"/>
                        <w:bottom w:val="none" w:sz="0" w:space="0" w:color="auto"/>
                        <w:right w:val="none" w:sz="0" w:space="0" w:color="auto"/>
                      </w:divBdr>
                    </w:div>
                  </w:divsChild>
                </w:div>
                <w:div w:id="791941777">
                  <w:marLeft w:val="0"/>
                  <w:marRight w:val="0"/>
                  <w:marTop w:val="0"/>
                  <w:marBottom w:val="0"/>
                  <w:divBdr>
                    <w:top w:val="single" w:sz="2" w:space="1" w:color="FFFFFF"/>
                    <w:left w:val="single" w:sz="2" w:space="12" w:color="FFFFFF"/>
                    <w:bottom w:val="single" w:sz="2" w:space="1" w:color="FFFFFF"/>
                    <w:right w:val="single" w:sz="2" w:space="4" w:color="FFFFFF"/>
                  </w:divBdr>
                  <w:divsChild>
                    <w:div w:id="1550996714">
                      <w:marLeft w:val="0"/>
                      <w:marRight w:val="0"/>
                      <w:marTop w:val="0"/>
                      <w:marBottom w:val="0"/>
                      <w:divBdr>
                        <w:top w:val="none" w:sz="0" w:space="0" w:color="auto"/>
                        <w:left w:val="none" w:sz="0" w:space="0" w:color="auto"/>
                        <w:bottom w:val="none" w:sz="0" w:space="0" w:color="auto"/>
                        <w:right w:val="none" w:sz="0" w:space="0" w:color="auto"/>
                      </w:divBdr>
                    </w:div>
                  </w:divsChild>
                </w:div>
                <w:div w:id="1279138904">
                  <w:marLeft w:val="0"/>
                  <w:marRight w:val="0"/>
                  <w:marTop w:val="0"/>
                  <w:marBottom w:val="0"/>
                  <w:divBdr>
                    <w:top w:val="single" w:sz="2" w:space="1" w:color="FFFFFF"/>
                    <w:left w:val="single" w:sz="2" w:space="12" w:color="FFFFFF"/>
                    <w:bottom w:val="single" w:sz="2" w:space="1" w:color="FFFFFF"/>
                    <w:right w:val="single" w:sz="2" w:space="4" w:color="FFFFFF"/>
                  </w:divBdr>
                  <w:divsChild>
                    <w:div w:id="1575701735">
                      <w:marLeft w:val="0"/>
                      <w:marRight w:val="0"/>
                      <w:marTop w:val="0"/>
                      <w:marBottom w:val="0"/>
                      <w:divBdr>
                        <w:top w:val="none" w:sz="0" w:space="0" w:color="auto"/>
                        <w:left w:val="none" w:sz="0" w:space="0" w:color="auto"/>
                        <w:bottom w:val="none" w:sz="0" w:space="0" w:color="auto"/>
                        <w:right w:val="none" w:sz="0" w:space="0" w:color="auto"/>
                      </w:divBdr>
                    </w:div>
                  </w:divsChild>
                </w:div>
                <w:div w:id="1747142997">
                  <w:marLeft w:val="0"/>
                  <w:marRight w:val="0"/>
                  <w:marTop w:val="0"/>
                  <w:marBottom w:val="0"/>
                  <w:divBdr>
                    <w:top w:val="single" w:sz="2" w:space="1" w:color="FFFFFF"/>
                    <w:left w:val="single" w:sz="2" w:space="12" w:color="FFFFFF"/>
                    <w:bottom w:val="single" w:sz="2" w:space="1" w:color="FFFFFF"/>
                    <w:right w:val="single" w:sz="2" w:space="4" w:color="FFFFFF"/>
                  </w:divBdr>
                  <w:divsChild>
                    <w:div w:id="1534730648">
                      <w:marLeft w:val="0"/>
                      <w:marRight w:val="0"/>
                      <w:marTop w:val="0"/>
                      <w:marBottom w:val="0"/>
                      <w:divBdr>
                        <w:top w:val="none" w:sz="0" w:space="0" w:color="auto"/>
                        <w:left w:val="none" w:sz="0" w:space="0" w:color="auto"/>
                        <w:bottom w:val="none" w:sz="0" w:space="0" w:color="auto"/>
                        <w:right w:val="none" w:sz="0" w:space="0" w:color="auto"/>
                      </w:divBdr>
                    </w:div>
                  </w:divsChild>
                </w:div>
                <w:div w:id="2090076937">
                  <w:marLeft w:val="0"/>
                  <w:marRight w:val="0"/>
                  <w:marTop w:val="0"/>
                  <w:marBottom w:val="0"/>
                  <w:divBdr>
                    <w:top w:val="single" w:sz="2" w:space="1" w:color="FFFFFF"/>
                    <w:left w:val="single" w:sz="2" w:space="12" w:color="FFFFFF"/>
                    <w:bottom w:val="single" w:sz="2" w:space="1" w:color="FFFFFF"/>
                    <w:right w:val="single" w:sz="2" w:space="4" w:color="FFFFFF"/>
                  </w:divBdr>
                  <w:divsChild>
                    <w:div w:id="1767117548">
                      <w:marLeft w:val="0"/>
                      <w:marRight w:val="0"/>
                      <w:marTop w:val="0"/>
                      <w:marBottom w:val="0"/>
                      <w:divBdr>
                        <w:top w:val="none" w:sz="0" w:space="0" w:color="auto"/>
                        <w:left w:val="none" w:sz="0" w:space="0" w:color="auto"/>
                        <w:bottom w:val="none" w:sz="0" w:space="0" w:color="auto"/>
                        <w:right w:val="none" w:sz="0" w:space="0" w:color="auto"/>
                      </w:divBdr>
                    </w:div>
                  </w:divsChild>
                </w:div>
                <w:div w:id="1649633385">
                  <w:marLeft w:val="0"/>
                  <w:marRight w:val="0"/>
                  <w:marTop w:val="0"/>
                  <w:marBottom w:val="0"/>
                  <w:divBdr>
                    <w:top w:val="single" w:sz="2" w:space="1" w:color="FFFFFF"/>
                    <w:left w:val="single" w:sz="2" w:space="12" w:color="FFFFFF"/>
                    <w:bottom w:val="single" w:sz="2" w:space="1" w:color="FFFFFF"/>
                    <w:right w:val="single" w:sz="2" w:space="4" w:color="FFFFFF"/>
                  </w:divBdr>
                  <w:divsChild>
                    <w:div w:id="1793137141">
                      <w:marLeft w:val="0"/>
                      <w:marRight w:val="0"/>
                      <w:marTop w:val="0"/>
                      <w:marBottom w:val="0"/>
                      <w:divBdr>
                        <w:top w:val="none" w:sz="0" w:space="0" w:color="auto"/>
                        <w:left w:val="none" w:sz="0" w:space="0" w:color="auto"/>
                        <w:bottom w:val="none" w:sz="0" w:space="0" w:color="auto"/>
                        <w:right w:val="none" w:sz="0" w:space="0" w:color="auto"/>
                      </w:divBdr>
                    </w:div>
                  </w:divsChild>
                </w:div>
                <w:div w:id="604775014">
                  <w:marLeft w:val="0"/>
                  <w:marRight w:val="0"/>
                  <w:marTop w:val="0"/>
                  <w:marBottom w:val="0"/>
                  <w:divBdr>
                    <w:top w:val="single" w:sz="2" w:space="1" w:color="FFFFFF"/>
                    <w:left w:val="single" w:sz="2" w:space="12" w:color="FFFFFF"/>
                    <w:bottom w:val="single" w:sz="2" w:space="1" w:color="FFFFFF"/>
                    <w:right w:val="single" w:sz="2" w:space="4" w:color="FFFFFF"/>
                  </w:divBdr>
                  <w:divsChild>
                    <w:div w:id="1018508116">
                      <w:marLeft w:val="0"/>
                      <w:marRight w:val="0"/>
                      <w:marTop w:val="0"/>
                      <w:marBottom w:val="0"/>
                      <w:divBdr>
                        <w:top w:val="none" w:sz="0" w:space="0" w:color="auto"/>
                        <w:left w:val="none" w:sz="0" w:space="0" w:color="auto"/>
                        <w:bottom w:val="none" w:sz="0" w:space="0" w:color="auto"/>
                        <w:right w:val="none" w:sz="0" w:space="0" w:color="auto"/>
                      </w:divBdr>
                    </w:div>
                  </w:divsChild>
                </w:div>
                <w:div w:id="2016297094">
                  <w:marLeft w:val="0"/>
                  <w:marRight w:val="0"/>
                  <w:marTop w:val="0"/>
                  <w:marBottom w:val="0"/>
                  <w:divBdr>
                    <w:top w:val="single" w:sz="2" w:space="1" w:color="FFFFFF"/>
                    <w:left w:val="single" w:sz="2" w:space="12" w:color="FFFFFF"/>
                    <w:bottom w:val="single" w:sz="2" w:space="1" w:color="FFFFFF"/>
                    <w:right w:val="single" w:sz="2" w:space="4" w:color="FFFFFF"/>
                  </w:divBdr>
                  <w:divsChild>
                    <w:div w:id="1049761660">
                      <w:marLeft w:val="0"/>
                      <w:marRight w:val="0"/>
                      <w:marTop w:val="0"/>
                      <w:marBottom w:val="0"/>
                      <w:divBdr>
                        <w:top w:val="none" w:sz="0" w:space="0" w:color="auto"/>
                        <w:left w:val="none" w:sz="0" w:space="0" w:color="auto"/>
                        <w:bottom w:val="none" w:sz="0" w:space="0" w:color="auto"/>
                        <w:right w:val="none" w:sz="0" w:space="0" w:color="auto"/>
                      </w:divBdr>
                    </w:div>
                  </w:divsChild>
                </w:div>
                <w:div w:id="1412774369">
                  <w:marLeft w:val="0"/>
                  <w:marRight w:val="0"/>
                  <w:marTop w:val="0"/>
                  <w:marBottom w:val="0"/>
                  <w:divBdr>
                    <w:top w:val="single" w:sz="2" w:space="1" w:color="FFFFFF"/>
                    <w:left w:val="single" w:sz="2" w:space="12" w:color="FFFFFF"/>
                    <w:bottom w:val="single" w:sz="2" w:space="1" w:color="FFFFFF"/>
                    <w:right w:val="single" w:sz="2" w:space="4" w:color="FFFFFF"/>
                  </w:divBdr>
                  <w:divsChild>
                    <w:div w:id="1729255896">
                      <w:marLeft w:val="0"/>
                      <w:marRight w:val="0"/>
                      <w:marTop w:val="0"/>
                      <w:marBottom w:val="0"/>
                      <w:divBdr>
                        <w:top w:val="none" w:sz="0" w:space="0" w:color="auto"/>
                        <w:left w:val="none" w:sz="0" w:space="0" w:color="auto"/>
                        <w:bottom w:val="none" w:sz="0" w:space="0" w:color="auto"/>
                        <w:right w:val="none" w:sz="0" w:space="0" w:color="auto"/>
                      </w:divBdr>
                    </w:div>
                  </w:divsChild>
                </w:div>
                <w:div w:id="1429079503">
                  <w:marLeft w:val="0"/>
                  <w:marRight w:val="0"/>
                  <w:marTop w:val="0"/>
                  <w:marBottom w:val="0"/>
                  <w:divBdr>
                    <w:top w:val="single" w:sz="2" w:space="1" w:color="FFFFFF"/>
                    <w:left w:val="single" w:sz="2" w:space="12" w:color="FFFFFF"/>
                    <w:bottom w:val="single" w:sz="2" w:space="1" w:color="FFFFFF"/>
                    <w:right w:val="single" w:sz="2" w:space="4" w:color="FFFFFF"/>
                  </w:divBdr>
                  <w:divsChild>
                    <w:div w:id="94137367">
                      <w:marLeft w:val="0"/>
                      <w:marRight w:val="0"/>
                      <w:marTop w:val="0"/>
                      <w:marBottom w:val="0"/>
                      <w:divBdr>
                        <w:top w:val="none" w:sz="0" w:space="0" w:color="auto"/>
                        <w:left w:val="none" w:sz="0" w:space="0" w:color="auto"/>
                        <w:bottom w:val="none" w:sz="0" w:space="0" w:color="auto"/>
                        <w:right w:val="none" w:sz="0" w:space="0" w:color="auto"/>
                      </w:divBdr>
                    </w:div>
                  </w:divsChild>
                </w:div>
                <w:div w:id="1929382373">
                  <w:marLeft w:val="0"/>
                  <w:marRight w:val="0"/>
                  <w:marTop w:val="0"/>
                  <w:marBottom w:val="0"/>
                  <w:divBdr>
                    <w:top w:val="single" w:sz="2" w:space="1" w:color="FFFFFF"/>
                    <w:left w:val="single" w:sz="2" w:space="12" w:color="FFFFFF"/>
                    <w:bottom w:val="single" w:sz="2" w:space="1" w:color="FFFFFF"/>
                    <w:right w:val="single" w:sz="2" w:space="4" w:color="FFFFFF"/>
                  </w:divBdr>
                  <w:divsChild>
                    <w:div w:id="1608153943">
                      <w:marLeft w:val="0"/>
                      <w:marRight w:val="0"/>
                      <w:marTop w:val="0"/>
                      <w:marBottom w:val="0"/>
                      <w:divBdr>
                        <w:top w:val="none" w:sz="0" w:space="0" w:color="auto"/>
                        <w:left w:val="none" w:sz="0" w:space="0" w:color="auto"/>
                        <w:bottom w:val="none" w:sz="0" w:space="0" w:color="auto"/>
                        <w:right w:val="none" w:sz="0" w:space="0" w:color="auto"/>
                      </w:divBdr>
                    </w:div>
                  </w:divsChild>
                </w:div>
                <w:div w:id="1189566789">
                  <w:marLeft w:val="0"/>
                  <w:marRight w:val="0"/>
                  <w:marTop w:val="0"/>
                  <w:marBottom w:val="0"/>
                  <w:divBdr>
                    <w:top w:val="single" w:sz="2" w:space="1" w:color="FFFFFF"/>
                    <w:left w:val="single" w:sz="2" w:space="12" w:color="FFFFFF"/>
                    <w:bottom w:val="single" w:sz="2" w:space="1" w:color="FFFFFF"/>
                    <w:right w:val="single" w:sz="2" w:space="4" w:color="FFFFFF"/>
                  </w:divBdr>
                  <w:divsChild>
                    <w:div w:id="864366924">
                      <w:marLeft w:val="0"/>
                      <w:marRight w:val="0"/>
                      <w:marTop w:val="0"/>
                      <w:marBottom w:val="0"/>
                      <w:divBdr>
                        <w:top w:val="none" w:sz="0" w:space="0" w:color="auto"/>
                        <w:left w:val="none" w:sz="0" w:space="0" w:color="auto"/>
                        <w:bottom w:val="none" w:sz="0" w:space="0" w:color="auto"/>
                        <w:right w:val="none" w:sz="0" w:space="0" w:color="auto"/>
                      </w:divBdr>
                    </w:div>
                  </w:divsChild>
                </w:div>
                <w:div w:id="1800175324">
                  <w:marLeft w:val="0"/>
                  <w:marRight w:val="0"/>
                  <w:marTop w:val="0"/>
                  <w:marBottom w:val="0"/>
                  <w:divBdr>
                    <w:top w:val="single" w:sz="2" w:space="1" w:color="FFFFFF"/>
                    <w:left w:val="single" w:sz="2" w:space="12" w:color="FFFFFF"/>
                    <w:bottom w:val="single" w:sz="2" w:space="1" w:color="FFFFFF"/>
                    <w:right w:val="single" w:sz="2" w:space="4" w:color="FFFFFF"/>
                  </w:divBdr>
                  <w:divsChild>
                    <w:div w:id="1426144790">
                      <w:marLeft w:val="0"/>
                      <w:marRight w:val="0"/>
                      <w:marTop w:val="0"/>
                      <w:marBottom w:val="0"/>
                      <w:divBdr>
                        <w:top w:val="none" w:sz="0" w:space="0" w:color="auto"/>
                        <w:left w:val="none" w:sz="0" w:space="0" w:color="auto"/>
                        <w:bottom w:val="none" w:sz="0" w:space="0" w:color="auto"/>
                        <w:right w:val="none" w:sz="0" w:space="0" w:color="auto"/>
                      </w:divBdr>
                    </w:div>
                  </w:divsChild>
                </w:div>
                <w:div w:id="746613106">
                  <w:marLeft w:val="0"/>
                  <w:marRight w:val="0"/>
                  <w:marTop w:val="0"/>
                  <w:marBottom w:val="0"/>
                  <w:divBdr>
                    <w:top w:val="single" w:sz="2" w:space="1" w:color="FFFFFF"/>
                    <w:left w:val="single" w:sz="2" w:space="12" w:color="FFFFFF"/>
                    <w:bottom w:val="single" w:sz="2" w:space="1" w:color="FFFFFF"/>
                    <w:right w:val="single" w:sz="2" w:space="4" w:color="FFFFFF"/>
                  </w:divBdr>
                  <w:divsChild>
                    <w:div w:id="2064793228">
                      <w:marLeft w:val="0"/>
                      <w:marRight w:val="0"/>
                      <w:marTop w:val="0"/>
                      <w:marBottom w:val="0"/>
                      <w:divBdr>
                        <w:top w:val="none" w:sz="0" w:space="0" w:color="auto"/>
                        <w:left w:val="none" w:sz="0" w:space="0" w:color="auto"/>
                        <w:bottom w:val="none" w:sz="0" w:space="0" w:color="auto"/>
                        <w:right w:val="none" w:sz="0" w:space="0" w:color="auto"/>
                      </w:divBdr>
                    </w:div>
                  </w:divsChild>
                </w:div>
                <w:div w:id="1600522654">
                  <w:marLeft w:val="0"/>
                  <w:marRight w:val="0"/>
                  <w:marTop w:val="0"/>
                  <w:marBottom w:val="0"/>
                  <w:divBdr>
                    <w:top w:val="single" w:sz="2" w:space="1" w:color="FFFFFF"/>
                    <w:left w:val="single" w:sz="2" w:space="12" w:color="FFFFFF"/>
                    <w:bottom w:val="single" w:sz="2" w:space="1" w:color="FFFFFF"/>
                    <w:right w:val="single" w:sz="2" w:space="4" w:color="FFFFFF"/>
                  </w:divBdr>
                  <w:divsChild>
                    <w:div w:id="1881556082">
                      <w:marLeft w:val="0"/>
                      <w:marRight w:val="0"/>
                      <w:marTop w:val="0"/>
                      <w:marBottom w:val="0"/>
                      <w:divBdr>
                        <w:top w:val="none" w:sz="0" w:space="0" w:color="auto"/>
                        <w:left w:val="none" w:sz="0" w:space="0" w:color="auto"/>
                        <w:bottom w:val="none" w:sz="0" w:space="0" w:color="auto"/>
                        <w:right w:val="none" w:sz="0" w:space="0" w:color="auto"/>
                      </w:divBdr>
                    </w:div>
                  </w:divsChild>
                </w:div>
                <w:div w:id="672805201">
                  <w:marLeft w:val="0"/>
                  <w:marRight w:val="0"/>
                  <w:marTop w:val="0"/>
                  <w:marBottom w:val="0"/>
                  <w:divBdr>
                    <w:top w:val="single" w:sz="2" w:space="1" w:color="FFFFFF"/>
                    <w:left w:val="single" w:sz="2" w:space="12" w:color="FFFFFF"/>
                    <w:bottom w:val="single" w:sz="2" w:space="1" w:color="FFFFFF"/>
                    <w:right w:val="single" w:sz="2" w:space="4" w:color="FFFFFF"/>
                  </w:divBdr>
                  <w:divsChild>
                    <w:div w:id="1842886794">
                      <w:marLeft w:val="0"/>
                      <w:marRight w:val="0"/>
                      <w:marTop w:val="0"/>
                      <w:marBottom w:val="0"/>
                      <w:divBdr>
                        <w:top w:val="none" w:sz="0" w:space="0" w:color="auto"/>
                        <w:left w:val="none" w:sz="0" w:space="0" w:color="auto"/>
                        <w:bottom w:val="none" w:sz="0" w:space="0" w:color="auto"/>
                        <w:right w:val="none" w:sz="0" w:space="0" w:color="auto"/>
                      </w:divBdr>
                    </w:div>
                  </w:divsChild>
                </w:div>
                <w:div w:id="1841770279">
                  <w:marLeft w:val="0"/>
                  <w:marRight w:val="0"/>
                  <w:marTop w:val="0"/>
                  <w:marBottom w:val="0"/>
                  <w:divBdr>
                    <w:top w:val="single" w:sz="2" w:space="1" w:color="FFFFFF"/>
                    <w:left w:val="single" w:sz="2" w:space="12" w:color="FFFFFF"/>
                    <w:bottom w:val="single" w:sz="2" w:space="1" w:color="FFFFFF"/>
                    <w:right w:val="single" w:sz="2" w:space="4" w:color="FFFFFF"/>
                  </w:divBdr>
                  <w:divsChild>
                    <w:div w:id="217399810">
                      <w:marLeft w:val="0"/>
                      <w:marRight w:val="0"/>
                      <w:marTop w:val="0"/>
                      <w:marBottom w:val="0"/>
                      <w:divBdr>
                        <w:top w:val="none" w:sz="0" w:space="0" w:color="auto"/>
                        <w:left w:val="none" w:sz="0" w:space="0" w:color="auto"/>
                        <w:bottom w:val="none" w:sz="0" w:space="0" w:color="auto"/>
                        <w:right w:val="none" w:sz="0" w:space="0" w:color="auto"/>
                      </w:divBdr>
                    </w:div>
                  </w:divsChild>
                </w:div>
                <w:div w:id="1616980354">
                  <w:marLeft w:val="0"/>
                  <w:marRight w:val="0"/>
                  <w:marTop w:val="0"/>
                  <w:marBottom w:val="0"/>
                  <w:divBdr>
                    <w:top w:val="single" w:sz="2" w:space="1" w:color="FFFFFF"/>
                    <w:left w:val="single" w:sz="2" w:space="12" w:color="FFFFFF"/>
                    <w:bottom w:val="single" w:sz="2" w:space="1" w:color="FFFFFF"/>
                    <w:right w:val="single" w:sz="2" w:space="4" w:color="FFFFFF"/>
                  </w:divBdr>
                  <w:divsChild>
                    <w:div w:id="116721910">
                      <w:marLeft w:val="0"/>
                      <w:marRight w:val="0"/>
                      <w:marTop w:val="0"/>
                      <w:marBottom w:val="0"/>
                      <w:divBdr>
                        <w:top w:val="none" w:sz="0" w:space="0" w:color="auto"/>
                        <w:left w:val="none" w:sz="0" w:space="0" w:color="auto"/>
                        <w:bottom w:val="none" w:sz="0" w:space="0" w:color="auto"/>
                        <w:right w:val="none" w:sz="0" w:space="0" w:color="auto"/>
                      </w:divBdr>
                    </w:div>
                  </w:divsChild>
                </w:div>
                <w:div w:id="136263435">
                  <w:marLeft w:val="0"/>
                  <w:marRight w:val="0"/>
                  <w:marTop w:val="0"/>
                  <w:marBottom w:val="0"/>
                  <w:divBdr>
                    <w:top w:val="single" w:sz="2" w:space="1" w:color="FFFFFF"/>
                    <w:left w:val="single" w:sz="2" w:space="12" w:color="FFFFFF"/>
                    <w:bottom w:val="single" w:sz="2" w:space="1" w:color="FFFFFF"/>
                    <w:right w:val="single" w:sz="2" w:space="4" w:color="FFFFFF"/>
                  </w:divBdr>
                  <w:divsChild>
                    <w:div w:id="2034920382">
                      <w:marLeft w:val="0"/>
                      <w:marRight w:val="0"/>
                      <w:marTop w:val="0"/>
                      <w:marBottom w:val="0"/>
                      <w:divBdr>
                        <w:top w:val="none" w:sz="0" w:space="0" w:color="auto"/>
                        <w:left w:val="none" w:sz="0" w:space="0" w:color="auto"/>
                        <w:bottom w:val="none" w:sz="0" w:space="0" w:color="auto"/>
                        <w:right w:val="none" w:sz="0" w:space="0" w:color="auto"/>
                      </w:divBdr>
                    </w:div>
                  </w:divsChild>
                </w:div>
                <w:div w:id="2076856895">
                  <w:marLeft w:val="0"/>
                  <w:marRight w:val="0"/>
                  <w:marTop w:val="0"/>
                  <w:marBottom w:val="0"/>
                  <w:divBdr>
                    <w:top w:val="single" w:sz="2" w:space="1" w:color="FFFFFF"/>
                    <w:left w:val="single" w:sz="2" w:space="12" w:color="FFFFFF"/>
                    <w:bottom w:val="single" w:sz="2" w:space="1" w:color="FFFFFF"/>
                    <w:right w:val="single" w:sz="2" w:space="4" w:color="FFFFFF"/>
                  </w:divBdr>
                  <w:divsChild>
                    <w:div w:id="1192494947">
                      <w:marLeft w:val="0"/>
                      <w:marRight w:val="0"/>
                      <w:marTop w:val="0"/>
                      <w:marBottom w:val="0"/>
                      <w:divBdr>
                        <w:top w:val="none" w:sz="0" w:space="0" w:color="auto"/>
                        <w:left w:val="none" w:sz="0" w:space="0" w:color="auto"/>
                        <w:bottom w:val="none" w:sz="0" w:space="0" w:color="auto"/>
                        <w:right w:val="none" w:sz="0" w:space="0" w:color="auto"/>
                      </w:divBdr>
                    </w:div>
                  </w:divsChild>
                </w:div>
                <w:div w:id="577180155">
                  <w:marLeft w:val="0"/>
                  <w:marRight w:val="0"/>
                  <w:marTop w:val="0"/>
                  <w:marBottom w:val="0"/>
                  <w:divBdr>
                    <w:top w:val="single" w:sz="2" w:space="1" w:color="FFFFFF"/>
                    <w:left w:val="single" w:sz="2" w:space="12" w:color="FFFFFF"/>
                    <w:bottom w:val="single" w:sz="2" w:space="1" w:color="FFFFFF"/>
                    <w:right w:val="single" w:sz="2" w:space="4" w:color="FFFFFF"/>
                  </w:divBdr>
                  <w:divsChild>
                    <w:div w:id="1821189434">
                      <w:marLeft w:val="0"/>
                      <w:marRight w:val="0"/>
                      <w:marTop w:val="0"/>
                      <w:marBottom w:val="0"/>
                      <w:divBdr>
                        <w:top w:val="none" w:sz="0" w:space="0" w:color="auto"/>
                        <w:left w:val="none" w:sz="0" w:space="0" w:color="auto"/>
                        <w:bottom w:val="none" w:sz="0" w:space="0" w:color="auto"/>
                        <w:right w:val="none" w:sz="0" w:space="0" w:color="auto"/>
                      </w:divBdr>
                    </w:div>
                  </w:divsChild>
                </w:div>
                <w:div w:id="333653668">
                  <w:marLeft w:val="0"/>
                  <w:marRight w:val="0"/>
                  <w:marTop w:val="0"/>
                  <w:marBottom w:val="0"/>
                  <w:divBdr>
                    <w:top w:val="single" w:sz="2" w:space="1" w:color="FFFFFF"/>
                    <w:left w:val="single" w:sz="2" w:space="12" w:color="FFFFFF"/>
                    <w:bottom w:val="single" w:sz="2" w:space="1" w:color="FFFFFF"/>
                    <w:right w:val="single" w:sz="2" w:space="4" w:color="FFFFFF"/>
                  </w:divBdr>
                  <w:divsChild>
                    <w:div w:id="1295059085">
                      <w:marLeft w:val="0"/>
                      <w:marRight w:val="0"/>
                      <w:marTop w:val="0"/>
                      <w:marBottom w:val="0"/>
                      <w:divBdr>
                        <w:top w:val="none" w:sz="0" w:space="0" w:color="auto"/>
                        <w:left w:val="none" w:sz="0" w:space="0" w:color="auto"/>
                        <w:bottom w:val="none" w:sz="0" w:space="0" w:color="auto"/>
                        <w:right w:val="none" w:sz="0" w:space="0" w:color="auto"/>
                      </w:divBdr>
                    </w:div>
                  </w:divsChild>
                </w:div>
                <w:div w:id="1812404866">
                  <w:marLeft w:val="0"/>
                  <w:marRight w:val="0"/>
                  <w:marTop w:val="0"/>
                  <w:marBottom w:val="0"/>
                  <w:divBdr>
                    <w:top w:val="single" w:sz="2" w:space="1" w:color="FFFFFF"/>
                    <w:left w:val="single" w:sz="2" w:space="12" w:color="FFFFFF"/>
                    <w:bottom w:val="single" w:sz="2" w:space="1" w:color="FFFFFF"/>
                    <w:right w:val="single" w:sz="2" w:space="4" w:color="FFFFFF"/>
                  </w:divBdr>
                  <w:divsChild>
                    <w:div w:id="83652705">
                      <w:marLeft w:val="0"/>
                      <w:marRight w:val="0"/>
                      <w:marTop w:val="0"/>
                      <w:marBottom w:val="0"/>
                      <w:divBdr>
                        <w:top w:val="none" w:sz="0" w:space="0" w:color="auto"/>
                        <w:left w:val="none" w:sz="0" w:space="0" w:color="auto"/>
                        <w:bottom w:val="none" w:sz="0" w:space="0" w:color="auto"/>
                        <w:right w:val="none" w:sz="0" w:space="0" w:color="auto"/>
                      </w:divBdr>
                    </w:div>
                  </w:divsChild>
                </w:div>
                <w:div w:id="851182344">
                  <w:marLeft w:val="0"/>
                  <w:marRight w:val="0"/>
                  <w:marTop w:val="0"/>
                  <w:marBottom w:val="0"/>
                  <w:divBdr>
                    <w:top w:val="single" w:sz="2" w:space="1" w:color="FFFFFF"/>
                    <w:left w:val="single" w:sz="2" w:space="12" w:color="FFFFFF"/>
                    <w:bottom w:val="single" w:sz="2" w:space="1" w:color="FFFFFF"/>
                    <w:right w:val="single" w:sz="2" w:space="4" w:color="FFFFFF"/>
                  </w:divBdr>
                  <w:divsChild>
                    <w:div w:id="1815873528">
                      <w:marLeft w:val="0"/>
                      <w:marRight w:val="0"/>
                      <w:marTop w:val="0"/>
                      <w:marBottom w:val="0"/>
                      <w:divBdr>
                        <w:top w:val="none" w:sz="0" w:space="0" w:color="auto"/>
                        <w:left w:val="none" w:sz="0" w:space="0" w:color="auto"/>
                        <w:bottom w:val="none" w:sz="0" w:space="0" w:color="auto"/>
                        <w:right w:val="none" w:sz="0" w:space="0" w:color="auto"/>
                      </w:divBdr>
                    </w:div>
                  </w:divsChild>
                </w:div>
                <w:div w:id="925072513">
                  <w:marLeft w:val="0"/>
                  <w:marRight w:val="0"/>
                  <w:marTop w:val="0"/>
                  <w:marBottom w:val="0"/>
                  <w:divBdr>
                    <w:top w:val="single" w:sz="2" w:space="1" w:color="FFFFFF"/>
                    <w:left w:val="single" w:sz="2" w:space="12" w:color="FFFFFF"/>
                    <w:bottom w:val="single" w:sz="2" w:space="1" w:color="FFFFFF"/>
                    <w:right w:val="single" w:sz="2" w:space="4" w:color="FFFFFF"/>
                  </w:divBdr>
                  <w:divsChild>
                    <w:div w:id="1266426133">
                      <w:marLeft w:val="0"/>
                      <w:marRight w:val="0"/>
                      <w:marTop w:val="0"/>
                      <w:marBottom w:val="0"/>
                      <w:divBdr>
                        <w:top w:val="none" w:sz="0" w:space="0" w:color="auto"/>
                        <w:left w:val="none" w:sz="0" w:space="0" w:color="auto"/>
                        <w:bottom w:val="none" w:sz="0" w:space="0" w:color="auto"/>
                        <w:right w:val="none" w:sz="0" w:space="0" w:color="auto"/>
                      </w:divBdr>
                    </w:div>
                  </w:divsChild>
                </w:div>
                <w:div w:id="633826516">
                  <w:marLeft w:val="0"/>
                  <w:marRight w:val="0"/>
                  <w:marTop w:val="0"/>
                  <w:marBottom w:val="0"/>
                  <w:divBdr>
                    <w:top w:val="single" w:sz="2" w:space="1" w:color="FFFFFF"/>
                    <w:left w:val="single" w:sz="2" w:space="12" w:color="FFFFFF"/>
                    <w:bottom w:val="single" w:sz="2" w:space="1" w:color="FFFFFF"/>
                    <w:right w:val="single" w:sz="2" w:space="4" w:color="FFFFFF"/>
                  </w:divBdr>
                  <w:divsChild>
                    <w:div w:id="248126307">
                      <w:marLeft w:val="0"/>
                      <w:marRight w:val="0"/>
                      <w:marTop w:val="0"/>
                      <w:marBottom w:val="0"/>
                      <w:divBdr>
                        <w:top w:val="none" w:sz="0" w:space="0" w:color="auto"/>
                        <w:left w:val="none" w:sz="0" w:space="0" w:color="auto"/>
                        <w:bottom w:val="none" w:sz="0" w:space="0" w:color="auto"/>
                        <w:right w:val="none" w:sz="0" w:space="0" w:color="auto"/>
                      </w:divBdr>
                    </w:div>
                  </w:divsChild>
                </w:div>
                <w:div w:id="1445684772">
                  <w:marLeft w:val="0"/>
                  <w:marRight w:val="0"/>
                  <w:marTop w:val="0"/>
                  <w:marBottom w:val="0"/>
                  <w:divBdr>
                    <w:top w:val="single" w:sz="2" w:space="1" w:color="FFFFFF"/>
                    <w:left w:val="single" w:sz="2" w:space="12" w:color="FFFFFF"/>
                    <w:bottom w:val="single" w:sz="2" w:space="1" w:color="FFFFFF"/>
                    <w:right w:val="single" w:sz="2" w:space="4" w:color="FFFFFF"/>
                  </w:divBdr>
                  <w:divsChild>
                    <w:div w:id="854881794">
                      <w:marLeft w:val="0"/>
                      <w:marRight w:val="0"/>
                      <w:marTop w:val="0"/>
                      <w:marBottom w:val="0"/>
                      <w:divBdr>
                        <w:top w:val="none" w:sz="0" w:space="0" w:color="auto"/>
                        <w:left w:val="none" w:sz="0" w:space="0" w:color="auto"/>
                        <w:bottom w:val="none" w:sz="0" w:space="0" w:color="auto"/>
                        <w:right w:val="none" w:sz="0" w:space="0" w:color="auto"/>
                      </w:divBdr>
                    </w:div>
                  </w:divsChild>
                </w:div>
                <w:div w:id="1812359518">
                  <w:marLeft w:val="0"/>
                  <w:marRight w:val="0"/>
                  <w:marTop w:val="0"/>
                  <w:marBottom w:val="0"/>
                  <w:divBdr>
                    <w:top w:val="single" w:sz="2" w:space="1" w:color="FFFFFF"/>
                    <w:left w:val="single" w:sz="2" w:space="12" w:color="FFFFFF"/>
                    <w:bottom w:val="single" w:sz="2" w:space="1" w:color="FFFFFF"/>
                    <w:right w:val="single" w:sz="2" w:space="4" w:color="FFFFFF"/>
                  </w:divBdr>
                  <w:divsChild>
                    <w:div w:id="704404719">
                      <w:marLeft w:val="0"/>
                      <w:marRight w:val="0"/>
                      <w:marTop w:val="0"/>
                      <w:marBottom w:val="0"/>
                      <w:divBdr>
                        <w:top w:val="none" w:sz="0" w:space="0" w:color="auto"/>
                        <w:left w:val="none" w:sz="0" w:space="0" w:color="auto"/>
                        <w:bottom w:val="none" w:sz="0" w:space="0" w:color="auto"/>
                        <w:right w:val="none" w:sz="0" w:space="0" w:color="auto"/>
                      </w:divBdr>
                    </w:div>
                  </w:divsChild>
                </w:div>
                <w:div w:id="1240751436">
                  <w:marLeft w:val="0"/>
                  <w:marRight w:val="0"/>
                  <w:marTop w:val="0"/>
                  <w:marBottom w:val="0"/>
                  <w:divBdr>
                    <w:top w:val="single" w:sz="2" w:space="1" w:color="FFFFFF"/>
                    <w:left w:val="single" w:sz="2" w:space="12" w:color="FFFFFF"/>
                    <w:bottom w:val="single" w:sz="2" w:space="1" w:color="FFFFFF"/>
                    <w:right w:val="single" w:sz="2" w:space="4" w:color="FFFFFF"/>
                  </w:divBdr>
                  <w:divsChild>
                    <w:div w:id="1972706675">
                      <w:marLeft w:val="0"/>
                      <w:marRight w:val="0"/>
                      <w:marTop w:val="0"/>
                      <w:marBottom w:val="0"/>
                      <w:divBdr>
                        <w:top w:val="none" w:sz="0" w:space="0" w:color="auto"/>
                        <w:left w:val="none" w:sz="0" w:space="0" w:color="auto"/>
                        <w:bottom w:val="none" w:sz="0" w:space="0" w:color="auto"/>
                        <w:right w:val="none" w:sz="0" w:space="0" w:color="auto"/>
                      </w:divBdr>
                    </w:div>
                  </w:divsChild>
                </w:div>
                <w:div w:id="905185118">
                  <w:marLeft w:val="0"/>
                  <w:marRight w:val="0"/>
                  <w:marTop w:val="0"/>
                  <w:marBottom w:val="0"/>
                  <w:divBdr>
                    <w:top w:val="single" w:sz="2" w:space="1" w:color="FFFFFF"/>
                    <w:left w:val="single" w:sz="2" w:space="12" w:color="FFFFFF"/>
                    <w:bottom w:val="single" w:sz="2" w:space="1" w:color="FFFFFF"/>
                    <w:right w:val="single" w:sz="2" w:space="4" w:color="FFFFFF"/>
                  </w:divBdr>
                  <w:divsChild>
                    <w:div w:id="1317951188">
                      <w:marLeft w:val="0"/>
                      <w:marRight w:val="0"/>
                      <w:marTop w:val="0"/>
                      <w:marBottom w:val="0"/>
                      <w:divBdr>
                        <w:top w:val="none" w:sz="0" w:space="0" w:color="auto"/>
                        <w:left w:val="none" w:sz="0" w:space="0" w:color="auto"/>
                        <w:bottom w:val="none" w:sz="0" w:space="0" w:color="auto"/>
                        <w:right w:val="none" w:sz="0" w:space="0" w:color="auto"/>
                      </w:divBdr>
                    </w:div>
                  </w:divsChild>
                </w:div>
                <w:div w:id="2089038786">
                  <w:marLeft w:val="0"/>
                  <w:marRight w:val="0"/>
                  <w:marTop w:val="0"/>
                  <w:marBottom w:val="0"/>
                  <w:divBdr>
                    <w:top w:val="single" w:sz="2" w:space="1" w:color="FFFFFF"/>
                    <w:left w:val="single" w:sz="2" w:space="12" w:color="FFFFFF"/>
                    <w:bottom w:val="single" w:sz="2" w:space="1" w:color="FFFFFF"/>
                    <w:right w:val="single" w:sz="2" w:space="4" w:color="FFFFFF"/>
                  </w:divBdr>
                  <w:divsChild>
                    <w:div w:id="656883536">
                      <w:marLeft w:val="0"/>
                      <w:marRight w:val="0"/>
                      <w:marTop w:val="0"/>
                      <w:marBottom w:val="0"/>
                      <w:divBdr>
                        <w:top w:val="none" w:sz="0" w:space="0" w:color="auto"/>
                        <w:left w:val="none" w:sz="0" w:space="0" w:color="auto"/>
                        <w:bottom w:val="none" w:sz="0" w:space="0" w:color="auto"/>
                        <w:right w:val="none" w:sz="0" w:space="0" w:color="auto"/>
                      </w:divBdr>
                    </w:div>
                  </w:divsChild>
                </w:div>
                <w:div w:id="1728918961">
                  <w:marLeft w:val="0"/>
                  <w:marRight w:val="0"/>
                  <w:marTop w:val="0"/>
                  <w:marBottom w:val="0"/>
                  <w:divBdr>
                    <w:top w:val="single" w:sz="2" w:space="1" w:color="FFFFFF"/>
                    <w:left w:val="single" w:sz="2" w:space="12" w:color="FFFFFF"/>
                    <w:bottom w:val="single" w:sz="2" w:space="4" w:color="FFFFFF"/>
                    <w:right w:val="single" w:sz="2" w:space="4" w:color="FFFFFF"/>
                  </w:divBdr>
                  <w:divsChild>
                    <w:div w:id="80867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16426">
          <w:marLeft w:val="0"/>
          <w:marRight w:val="0"/>
          <w:marTop w:val="0"/>
          <w:marBottom w:val="335"/>
          <w:divBdr>
            <w:top w:val="none" w:sz="0" w:space="0" w:color="auto"/>
            <w:left w:val="none" w:sz="0" w:space="0" w:color="auto"/>
            <w:bottom w:val="none" w:sz="0" w:space="0" w:color="auto"/>
            <w:right w:val="none" w:sz="0" w:space="0" w:color="auto"/>
          </w:divBdr>
          <w:divsChild>
            <w:div w:id="1959139994">
              <w:marLeft w:val="0"/>
              <w:marRight w:val="0"/>
              <w:marTop w:val="0"/>
              <w:marBottom w:val="0"/>
              <w:divBdr>
                <w:top w:val="none" w:sz="0" w:space="0" w:color="auto"/>
                <w:left w:val="none" w:sz="0" w:space="0" w:color="auto"/>
                <w:bottom w:val="none" w:sz="0" w:space="0" w:color="auto"/>
                <w:right w:val="none" w:sz="0" w:space="0" w:color="auto"/>
              </w:divBdr>
              <w:divsChild>
                <w:div w:id="1065299986">
                  <w:marLeft w:val="0"/>
                  <w:marRight w:val="0"/>
                  <w:marTop w:val="0"/>
                  <w:marBottom w:val="0"/>
                  <w:divBdr>
                    <w:top w:val="single" w:sz="2" w:space="4" w:color="FFFFFF"/>
                    <w:left w:val="single" w:sz="2" w:space="12" w:color="FFFFFF"/>
                    <w:bottom w:val="single" w:sz="2" w:space="1" w:color="FFFFFF"/>
                    <w:right w:val="single" w:sz="2" w:space="4" w:color="FFFFFF"/>
                  </w:divBdr>
                  <w:divsChild>
                    <w:div w:id="1164973736">
                      <w:marLeft w:val="0"/>
                      <w:marRight w:val="0"/>
                      <w:marTop w:val="0"/>
                      <w:marBottom w:val="0"/>
                      <w:divBdr>
                        <w:top w:val="none" w:sz="0" w:space="0" w:color="auto"/>
                        <w:left w:val="none" w:sz="0" w:space="0" w:color="auto"/>
                        <w:bottom w:val="none" w:sz="0" w:space="0" w:color="auto"/>
                        <w:right w:val="none" w:sz="0" w:space="0" w:color="auto"/>
                      </w:divBdr>
                    </w:div>
                  </w:divsChild>
                </w:div>
                <w:div w:id="1308393379">
                  <w:marLeft w:val="0"/>
                  <w:marRight w:val="0"/>
                  <w:marTop w:val="0"/>
                  <w:marBottom w:val="0"/>
                  <w:divBdr>
                    <w:top w:val="single" w:sz="2" w:space="1" w:color="FFFFFF"/>
                    <w:left w:val="single" w:sz="2" w:space="12" w:color="FFFFFF"/>
                    <w:bottom w:val="single" w:sz="2" w:space="1" w:color="FFFFFF"/>
                    <w:right w:val="single" w:sz="2" w:space="4" w:color="FFFFFF"/>
                  </w:divBdr>
                  <w:divsChild>
                    <w:div w:id="635372259">
                      <w:marLeft w:val="0"/>
                      <w:marRight w:val="0"/>
                      <w:marTop w:val="0"/>
                      <w:marBottom w:val="0"/>
                      <w:divBdr>
                        <w:top w:val="none" w:sz="0" w:space="0" w:color="auto"/>
                        <w:left w:val="none" w:sz="0" w:space="0" w:color="auto"/>
                        <w:bottom w:val="none" w:sz="0" w:space="0" w:color="auto"/>
                        <w:right w:val="none" w:sz="0" w:space="0" w:color="auto"/>
                      </w:divBdr>
                    </w:div>
                  </w:divsChild>
                </w:div>
                <w:div w:id="1149858528">
                  <w:marLeft w:val="0"/>
                  <w:marRight w:val="0"/>
                  <w:marTop w:val="0"/>
                  <w:marBottom w:val="0"/>
                  <w:divBdr>
                    <w:top w:val="single" w:sz="2" w:space="1" w:color="FFFFFF"/>
                    <w:left w:val="single" w:sz="2" w:space="12" w:color="FFFFFF"/>
                    <w:bottom w:val="single" w:sz="2" w:space="1" w:color="FFFFFF"/>
                    <w:right w:val="single" w:sz="2" w:space="4" w:color="FFFFFF"/>
                  </w:divBdr>
                  <w:divsChild>
                    <w:div w:id="773935438">
                      <w:marLeft w:val="0"/>
                      <w:marRight w:val="0"/>
                      <w:marTop w:val="0"/>
                      <w:marBottom w:val="0"/>
                      <w:divBdr>
                        <w:top w:val="none" w:sz="0" w:space="0" w:color="auto"/>
                        <w:left w:val="none" w:sz="0" w:space="0" w:color="auto"/>
                        <w:bottom w:val="none" w:sz="0" w:space="0" w:color="auto"/>
                        <w:right w:val="none" w:sz="0" w:space="0" w:color="auto"/>
                      </w:divBdr>
                    </w:div>
                  </w:divsChild>
                </w:div>
                <w:div w:id="545139106">
                  <w:marLeft w:val="0"/>
                  <w:marRight w:val="0"/>
                  <w:marTop w:val="0"/>
                  <w:marBottom w:val="0"/>
                  <w:divBdr>
                    <w:top w:val="single" w:sz="2" w:space="1" w:color="FFFFFF"/>
                    <w:left w:val="single" w:sz="2" w:space="12" w:color="FFFFFF"/>
                    <w:bottom w:val="single" w:sz="2" w:space="1" w:color="FFFFFF"/>
                    <w:right w:val="single" w:sz="2" w:space="4" w:color="FFFFFF"/>
                  </w:divBdr>
                  <w:divsChild>
                    <w:div w:id="460004048">
                      <w:marLeft w:val="0"/>
                      <w:marRight w:val="0"/>
                      <w:marTop w:val="0"/>
                      <w:marBottom w:val="0"/>
                      <w:divBdr>
                        <w:top w:val="none" w:sz="0" w:space="0" w:color="auto"/>
                        <w:left w:val="none" w:sz="0" w:space="0" w:color="auto"/>
                        <w:bottom w:val="none" w:sz="0" w:space="0" w:color="auto"/>
                        <w:right w:val="none" w:sz="0" w:space="0" w:color="auto"/>
                      </w:divBdr>
                    </w:div>
                  </w:divsChild>
                </w:div>
                <w:div w:id="1058549800">
                  <w:marLeft w:val="0"/>
                  <w:marRight w:val="0"/>
                  <w:marTop w:val="0"/>
                  <w:marBottom w:val="0"/>
                  <w:divBdr>
                    <w:top w:val="single" w:sz="2" w:space="1" w:color="FFFFFF"/>
                    <w:left w:val="single" w:sz="2" w:space="12" w:color="FFFFFF"/>
                    <w:bottom w:val="single" w:sz="2" w:space="1" w:color="FFFFFF"/>
                    <w:right w:val="single" w:sz="2" w:space="4" w:color="FFFFFF"/>
                  </w:divBdr>
                  <w:divsChild>
                    <w:div w:id="1307082506">
                      <w:marLeft w:val="0"/>
                      <w:marRight w:val="0"/>
                      <w:marTop w:val="0"/>
                      <w:marBottom w:val="0"/>
                      <w:divBdr>
                        <w:top w:val="none" w:sz="0" w:space="0" w:color="auto"/>
                        <w:left w:val="none" w:sz="0" w:space="0" w:color="auto"/>
                        <w:bottom w:val="none" w:sz="0" w:space="0" w:color="auto"/>
                        <w:right w:val="none" w:sz="0" w:space="0" w:color="auto"/>
                      </w:divBdr>
                    </w:div>
                  </w:divsChild>
                </w:div>
                <w:div w:id="351227982">
                  <w:marLeft w:val="0"/>
                  <w:marRight w:val="0"/>
                  <w:marTop w:val="0"/>
                  <w:marBottom w:val="0"/>
                  <w:divBdr>
                    <w:top w:val="single" w:sz="2" w:space="1" w:color="FFFFFF"/>
                    <w:left w:val="single" w:sz="2" w:space="12" w:color="FFFFFF"/>
                    <w:bottom w:val="single" w:sz="2" w:space="1" w:color="FFFFFF"/>
                    <w:right w:val="single" w:sz="2" w:space="4" w:color="FFFFFF"/>
                  </w:divBdr>
                  <w:divsChild>
                    <w:div w:id="168451389">
                      <w:marLeft w:val="0"/>
                      <w:marRight w:val="0"/>
                      <w:marTop w:val="0"/>
                      <w:marBottom w:val="0"/>
                      <w:divBdr>
                        <w:top w:val="none" w:sz="0" w:space="0" w:color="auto"/>
                        <w:left w:val="none" w:sz="0" w:space="0" w:color="auto"/>
                        <w:bottom w:val="none" w:sz="0" w:space="0" w:color="auto"/>
                        <w:right w:val="none" w:sz="0" w:space="0" w:color="auto"/>
                      </w:divBdr>
                    </w:div>
                  </w:divsChild>
                </w:div>
                <w:div w:id="675839940">
                  <w:marLeft w:val="0"/>
                  <w:marRight w:val="0"/>
                  <w:marTop w:val="0"/>
                  <w:marBottom w:val="0"/>
                  <w:divBdr>
                    <w:top w:val="single" w:sz="2" w:space="1" w:color="FFFFFF"/>
                    <w:left w:val="single" w:sz="2" w:space="12" w:color="FFFFFF"/>
                    <w:bottom w:val="single" w:sz="2" w:space="1" w:color="FFFFFF"/>
                    <w:right w:val="single" w:sz="2" w:space="4" w:color="FFFFFF"/>
                  </w:divBdr>
                  <w:divsChild>
                    <w:div w:id="1830518100">
                      <w:marLeft w:val="0"/>
                      <w:marRight w:val="0"/>
                      <w:marTop w:val="0"/>
                      <w:marBottom w:val="0"/>
                      <w:divBdr>
                        <w:top w:val="none" w:sz="0" w:space="0" w:color="auto"/>
                        <w:left w:val="none" w:sz="0" w:space="0" w:color="auto"/>
                        <w:bottom w:val="none" w:sz="0" w:space="0" w:color="auto"/>
                        <w:right w:val="none" w:sz="0" w:space="0" w:color="auto"/>
                      </w:divBdr>
                    </w:div>
                  </w:divsChild>
                </w:div>
                <w:div w:id="265384882">
                  <w:marLeft w:val="0"/>
                  <w:marRight w:val="0"/>
                  <w:marTop w:val="0"/>
                  <w:marBottom w:val="0"/>
                  <w:divBdr>
                    <w:top w:val="single" w:sz="2" w:space="1" w:color="FFFFFF"/>
                    <w:left w:val="single" w:sz="2" w:space="12" w:color="FFFFFF"/>
                    <w:bottom w:val="single" w:sz="2" w:space="1" w:color="FFFFFF"/>
                    <w:right w:val="single" w:sz="2" w:space="4" w:color="FFFFFF"/>
                  </w:divBdr>
                  <w:divsChild>
                    <w:div w:id="528495907">
                      <w:marLeft w:val="0"/>
                      <w:marRight w:val="0"/>
                      <w:marTop w:val="0"/>
                      <w:marBottom w:val="0"/>
                      <w:divBdr>
                        <w:top w:val="none" w:sz="0" w:space="0" w:color="auto"/>
                        <w:left w:val="none" w:sz="0" w:space="0" w:color="auto"/>
                        <w:bottom w:val="none" w:sz="0" w:space="0" w:color="auto"/>
                        <w:right w:val="none" w:sz="0" w:space="0" w:color="auto"/>
                      </w:divBdr>
                    </w:div>
                  </w:divsChild>
                </w:div>
                <w:div w:id="2119597876">
                  <w:marLeft w:val="0"/>
                  <w:marRight w:val="0"/>
                  <w:marTop w:val="0"/>
                  <w:marBottom w:val="0"/>
                  <w:divBdr>
                    <w:top w:val="single" w:sz="2" w:space="1" w:color="FFFFFF"/>
                    <w:left w:val="single" w:sz="2" w:space="12" w:color="FFFFFF"/>
                    <w:bottom w:val="single" w:sz="2" w:space="1" w:color="FFFFFF"/>
                    <w:right w:val="single" w:sz="2" w:space="4" w:color="FFFFFF"/>
                  </w:divBdr>
                  <w:divsChild>
                    <w:div w:id="771703526">
                      <w:marLeft w:val="0"/>
                      <w:marRight w:val="0"/>
                      <w:marTop w:val="0"/>
                      <w:marBottom w:val="0"/>
                      <w:divBdr>
                        <w:top w:val="none" w:sz="0" w:space="0" w:color="auto"/>
                        <w:left w:val="none" w:sz="0" w:space="0" w:color="auto"/>
                        <w:bottom w:val="none" w:sz="0" w:space="0" w:color="auto"/>
                        <w:right w:val="none" w:sz="0" w:space="0" w:color="auto"/>
                      </w:divBdr>
                    </w:div>
                  </w:divsChild>
                </w:div>
                <w:div w:id="1114522564">
                  <w:marLeft w:val="0"/>
                  <w:marRight w:val="0"/>
                  <w:marTop w:val="0"/>
                  <w:marBottom w:val="0"/>
                  <w:divBdr>
                    <w:top w:val="single" w:sz="2" w:space="1" w:color="FFFFFF"/>
                    <w:left w:val="single" w:sz="2" w:space="12" w:color="FFFFFF"/>
                    <w:bottom w:val="single" w:sz="2" w:space="1" w:color="FFFFFF"/>
                    <w:right w:val="single" w:sz="2" w:space="4" w:color="FFFFFF"/>
                  </w:divBdr>
                  <w:divsChild>
                    <w:div w:id="567226566">
                      <w:marLeft w:val="0"/>
                      <w:marRight w:val="0"/>
                      <w:marTop w:val="0"/>
                      <w:marBottom w:val="0"/>
                      <w:divBdr>
                        <w:top w:val="none" w:sz="0" w:space="0" w:color="auto"/>
                        <w:left w:val="none" w:sz="0" w:space="0" w:color="auto"/>
                        <w:bottom w:val="none" w:sz="0" w:space="0" w:color="auto"/>
                        <w:right w:val="none" w:sz="0" w:space="0" w:color="auto"/>
                      </w:divBdr>
                    </w:div>
                  </w:divsChild>
                </w:div>
                <w:div w:id="1387293306">
                  <w:marLeft w:val="0"/>
                  <w:marRight w:val="0"/>
                  <w:marTop w:val="0"/>
                  <w:marBottom w:val="0"/>
                  <w:divBdr>
                    <w:top w:val="single" w:sz="2" w:space="1" w:color="FFFFFF"/>
                    <w:left w:val="single" w:sz="2" w:space="12" w:color="FFFFFF"/>
                    <w:bottom w:val="single" w:sz="2" w:space="1" w:color="FFFFFF"/>
                    <w:right w:val="single" w:sz="2" w:space="4" w:color="FFFFFF"/>
                  </w:divBdr>
                  <w:divsChild>
                    <w:div w:id="1242324904">
                      <w:marLeft w:val="0"/>
                      <w:marRight w:val="0"/>
                      <w:marTop w:val="0"/>
                      <w:marBottom w:val="0"/>
                      <w:divBdr>
                        <w:top w:val="none" w:sz="0" w:space="0" w:color="auto"/>
                        <w:left w:val="none" w:sz="0" w:space="0" w:color="auto"/>
                        <w:bottom w:val="none" w:sz="0" w:space="0" w:color="auto"/>
                        <w:right w:val="none" w:sz="0" w:space="0" w:color="auto"/>
                      </w:divBdr>
                    </w:div>
                  </w:divsChild>
                </w:div>
                <w:div w:id="1112440213">
                  <w:marLeft w:val="0"/>
                  <w:marRight w:val="0"/>
                  <w:marTop w:val="0"/>
                  <w:marBottom w:val="0"/>
                  <w:divBdr>
                    <w:top w:val="single" w:sz="2" w:space="1" w:color="FFFFFF"/>
                    <w:left w:val="single" w:sz="2" w:space="12" w:color="FFFFFF"/>
                    <w:bottom w:val="single" w:sz="2" w:space="1" w:color="FFFFFF"/>
                    <w:right w:val="single" w:sz="2" w:space="4" w:color="FFFFFF"/>
                  </w:divBdr>
                  <w:divsChild>
                    <w:div w:id="1886217044">
                      <w:marLeft w:val="0"/>
                      <w:marRight w:val="0"/>
                      <w:marTop w:val="0"/>
                      <w:marBottom w:val="0"/>
                      <w:divBdr>
                        <w:top w:val="none" w:sz="0" w:space="0" w:color="auto"/>
                        <w:left w:val="none" w:sz="0" w:space="0" w:color="auto"/>
                        <w:bottom w:val="none" w:sz="0" w:space="0" w:color="auto"/>
                        <w:right w:val="none" w:sz="0" w:space="0" w:color="auto"/>
                      </w:divBdr>
                    </w:div>
                  </w:divsChild>
                </w:div>
                <w:div w:id="15663932">
                  <w:marLeft w:val="0"/>
                  <w:marRight w:val="0"/>
                  <w:marTop w:val="0"/>
                  <w:marBottom w:val="0"/>
                  <w:divBdr>
                    <w:top w:val="single" w:sz="2" w:space="1" w:color="FFFFFF"/>
                    <w:left w:val="single" w:sz="2" w:space="12" w:color="FFFFFF"/>
                    <w:bottom w:val="single" w:sz="2" w:space="1" w:color="FFFFFF"/>
                    <w:right w:val="single" w:sz="2" w:space="4" w:color="FFFFFF"/>
                  </w:divBdr>
                  <w:divsChild>
                    <w:div w:id="1962951494">
                      <w:marLeft w:val="0"/>
                      <w:marRight w:val="0"/>
                      <w:marTop w:val="0"/>
                      <w:marBottom w:val="0"/>
                      <w:divBdr>
                        <w:top w:val="none" w:sz="0" w:space="0" w:color="auto"/>
                        <w:left w:val="none" w:sz="0" w:space="0" w:color="auto"/>
                        <w:bottom w:val="none" w:sz="0" w:space="0" w:color="auto"/>
                        <w:right w:val="none" w:sz="0" w:space="0" w:color="auto"/>
                      </w:divBdr>
                    </w:div>
                  </w:divsChild>
                </w:div>
                <w:div w:id="2063675397">
                  <w:marLeft w:val="0"/>
                  <w:marRight w:val="0"/>
                  <w:marTop w:val="0"/>
                  <w:marBottom w:val="0"/>
                  <w:divBdr>
                    <w:top w:val="single" w:sz="2" w:space="1" w:color="FFFFFF"/>
                    <w:left w:val="single" w:sz="2" w:space="12" w:color="FFFFFF"/>
                    <w:bottom w:val="single" w:sz="2" w:space="1" w:color="FFFFFF"/>
                    <w:right w:val="single" w:sz="2" w:space="4" w:color="FFFFFF"/>
                  </w:divBdr>
                  <w:divsChild>
                    <w:div w:id="683558523">
                      <w:marLeft w:val="0"/>
                      <w:marRight w:val="0"/>
                      <w:marTop w:val="0"/>
                      <w:marBottom w:val="0"/>
                      <w:divBdr>
                        <w:top w:val="none" w:sz="0" w:space="0" w:color="auto"/>
                        <w:left w:val="none" w:sz="0" w:space="0" w:color="auto"/>
                        <w:bottom w:val="none" w:sz="0" w:space="0" w:color="auto"/>
                        <w:right w:val="none" w:sz="0" w:space="0" w:color="auto"/>
                      </w:divBdr>
                    </w:div>
                  </w:divsChild>
                </w:div>
                <w:div w:id="1457794391">
                  <w:marLeft w:val="0"/>
                  <w:marRight w:val="0"/>
                  <w:marTop w:val="0"/>
                  <w:marBottom w:val="0"/>
                  <w:divBdr>
                    <w:top w:val="single" w:sz="2" w:space="1" w:color="FFFFFF"/>
                    <w:left w:val="single" w:sz="2" w:space="12" w:color="FFFFFF"/>
                    <w:bottom w:val="single" w:sz="2" w:space="1" w:color="FFFFFF"/>
                    <w:right w:val="single" w:sz="2" w:space="4" w:color="FFFFFF"/>
                  </w:divBdr>
                  <w:divsChild>
                    <w:div w:id="1275602318">
                      <w:marLeft w:val="0"/>
                      <w:marRight w:val="0"/>
                      <w:marTop w:val="0"/>
                      <w:marBottom w:val="0"/>
                      <w:divBdr>
                        <w:top w:val="none" w:sz="0" w:space="0" w:color="auto"/>
                        <w:left w:val="none" w:sz="0" w:space="0" w:color="auto"/>
                        <w:bottom w:val="none" w:sz="0" w:space="0" w:color="auto"/>
                        <w:right w:val="none" w:sz="0" w:space="0" w:color="auto"/>
                      </w:divBdr>
                    </w:div>
                  </w:divsChild>
                </w:div>
                <w:div w:id="682438293">
                  <w:marLeft w:val="0"/>
                  <w:marRight w:val="0"/>
                  <w:marTop w:val="0"/>
                  <w:marBottom w:val="0"/>
                  <w:divBdr>
                    <w:top w:val="single" w:sz="2" w:space="1" w:color="FFFFFF"/>
                    <w:left w:val="single" w:sz="2" w:space="12" w:color="FFFFFF"/>
                    <w:bottom w:val="single" w:sz="2" w:space="1" w:color="FFFFFF"/>
                    <w:right w:val="single" w:sz="2" w:space="4" w:color="FFFFFF"/>
                  </w:divBdr>
                  <w:divsChild>
                    <w:div w:id="117335779">
                      <w:marLeft w:val="0"/>
                      <w:marRight w:val="0"/>
                      <w:marTop w:val="0"/>
                      <w:marBottom w:val="0"/>
                      <w:divBdr>
                        <w:top w:val="none" w:sz="0" w:space="0" w:color="auto"/>
                        <w:left w:val="none" w:sz="0" w:space="0" w:color="auto"/>
                        <w:bottom w:val="none" w:sz="0" w:space="0" w:color="auto"/>
                        <w:right w:val="none" w:sz="0" w:space="0" w:color="auto"/>
                      </w:divBdr>
                    </w:div>
                  </w:divsChild>
                </w:div>
                <w:div w:id="2073000963">
                  <w:marLeft w:val="0"/>
                  <w:marRight w:val="0"/>
                  <w:marTop w:val="0"/>
                  <w:marBottom w:val="0"/>
                  <w:divBdr>
                    <w:top w:val="single" w:sz="2" w:space="1" w:color="FFFFFF"/>
                    <w:left w:val="single" w:sz="2" w:space="12" w:color="FFFFFF"/>
                    <w:bottom w:val="single" w:sz="2" w:space="1" w:color="FFFFFF"/>
                    <w:right w:val="single" w:sz="2" w:space="4" w:color="FFFFFF"/>
                  </w:divBdr>
                  <w:divsChild>
                    <w:div w:id="295985739">
                      <w:marLeft w:val="0"/>
                      <w:marRight w:val="0"/>
                      <w:marTop w:val="0"/>
                      <w:marBottom w:val="0"/>
                      <w:divBdr>
                        <w:top w:val="none" w:sz="0" w:space="0" w:color="auto"/>
                        <w:left w:val="none" w:sz="0" w:space="0" w:color="auto"/>
                        <w:bottom w:val="none" w:sz="0" w:space="0" w:color="auto"/>
                        <w:right w:val="none" w:sz="0" w:space="0" w:color="auto"/>
                      </w:divBdr>
                    </w:div>
                  </w:divsChild>
                </w:div>
                <w:div w:id="283538055">
                  <w:marLeft w:val="0"/>
                  <w:marRight w:val="0"/>
                  <w:marTop w:val="0"/>
                  <w:marBottom w:val="0"/>
                  <w:divBdr>
                    <w:top w:val="single" w:sz="2" w:space="1" w:color="FFFFFF"/>
                    <w:left w:val="single" w:sz="2" w:space="12" w:color="FFFFFF"/>
                    <w:bottom w:val="single" w:sz="2" w:space="1" w:color="FFFFFF"/>
                    <w:right w:val="single" w:sz="2" w:space="4" w:color="FFFFFF"/>
                  </w:divBdr>
                  <w:divsChild>
                    <w:div w:id="739786286">
                      <w:marLeft w:val="0"/>
                      <w:marRight w:val="0"/>
                      <w:marTop w:val="0"/>
                      <w:marBottom w:val="0"/>
                      <w:divBdr>
                        <w:top w:val="none" w:sz="0" w:space="0" w:color="auto"/>
                        <w:left w:val="none" w:sz="0" w:space="0" w:color="auto"/>
                        <w:bottom w:val="none" w:sz="0" w:space="0" w:color="auto"/>
                        <w:right w:val="none" w:sz="0" w:space="0" w:color="auto"/>
                      </w:divBdr>
                    </w:div>
                  </w:divsChild>
                </w:div>
                <w:div w:id="1523282776">
                  <w:marLeft w:val="0"/>
                  <w:marRight w:val="0"/>
                  <w:marTop w:val="0"/>
                  <w:marBottom w:val="0"/>
                  <w:divBdr>
                    <w:top w:val="single" w:sz="2" w:space="1" w:color="FFFFFF"/>
                    <w:left w:val="single" w:sz="2" w:space="12" w:color="FFFFFF"/>
                    <w:bottom w:val="single" w:sz="2" w:space="1" w:color="FFFFFF"/>
                    <w:right w:val="single" w:sz="2" w:space="4" w:color="FFFFFF"/>
                  </w:divBdr>
                  <w:divsChild>
                    <w:div w:id="1209687069">
                      <w:marLeft w:val="0"/>
                      <w:marRight w:val="0"/>
                      <w:marTop w:val="0"/>
                      <w:marBottom w:val="0"/>
                      <w:divBdr>
                        <w:top w:val="none" w:sz="0" w:space="0" w:color="auto"/>
                        <w:left w:val="none" w:sz="0" w:space="0" w:color="auto"/>
                        <w:bottom w:val="none" w:sz="0" w:space="0" w:color="auto"/>
                        <w:right w:val="none" w:sz="0" w:space="0" w:color="auto"/>
                      </w:divBdr>
                    </w:div>
                  </w:divsChild>
                </w:div>
                <w:div w:id="1724215175">
                  <w:marLeft w:val="0"/>
                  <w:marRight w:val="0"/>
                  <w:marTop w:val="0"/>
                  <w:marBottom w:val="0"/>
                  <w:divBdr>
                    <w:top w:val="single" w:sz="2" w:space="1" w:color="FFFFFF"/>
                    <w:left w:val="single" w:sz="2" w:space="12" w:color="FFFFFF"/>
                    <w:bottom w:val="single" w:sz="2" w:space="1" w:color="FFFFFF"/>
                    <w:right w:val="single" w:sz="2" w:space="4" w:color="FFFFFF"/>
                  </w:divBdr>
                  <w:divsChild>
                    <w:div w:id="559749448">
                      <w:marLeft w:val="0"/>
                      <w:marRight w:val="0"/>
                      <w:marTop w:val="0"/>
                      <w:marBottom w:val="0"/>
                      <w:divBdr>
                        <w:top w:val="none" w:sz="0" w:space="0" w:color="auto"/>
                        <w:left w:val="none" w:sz="0" w:space="0" w:color="auto"/>
                        <w:bottom w:val="none" w:sz="0" w:space="0" w:color="auto"/>
                        <w:right w:val="none" w:sz="0" w:space="0" w:color="auto"/>
                      </w:divBdr>
                    </w:div>
                  </w:divsChild>
                </w:div>
                <w:div w:id="950478424">
                  <w:marLeft w:val="0"/>
                  <w:marRight w:val="0"/>
                  <w:marTop w:val="0"/>
                  <w:marBottom w:val="0"/>
                  <w:divBdr>
                    <w:top w:val="single" w:sz="2" w:space="1" w:color="FFFFFF"/>
                    <w:left w:val="single" w:sz="2" w:space="12" w:color="FFFFFF"/>
                    <w:bottom w:val="single" w:sz="2" w:space="1" w:color="FFFFFF"/>
                    <w:right w:val="single" w:sz="2" w:space="4" w:color="FFFFFF"/>
                  </w:divBdr>
                  <w:divsChild>
                    <w:div w:id="927621402">
                      <w:marLeft w:val="0"/>
                      <w:marRight w:val="0"/>
                      <w:marTop w:val="0"/>
                      <w:marBottom w:val="0"/>
                      <w:divBdr>
                        <w:top w:val="none" w:sz="0" w:space="0" w:color="auto"/>
                        <w:left w:val="none" w:sz="0" w:space="0" w:color="auto"/>
                        <w:bottom w:val="none" w:sz="0" w:space="0" w:color="auto"/>
                        <w:right w:val="none" w:sz="0" w:space="0" w:color="auto"/>
                      </w:divBdr>
                    </w:div>
                  </w:divsChild>
                </w:div>
                <w:div w:id="871726736">
                  <w:marLeft w:val="0"/>
                  <w:marRight w:val="0"/>
                  <w:marTop w:val="0"/>
                  <w:marBottom w:val="0"/>
                  <w:divBdr>
                    <w:top w:val="single" w:sz="2" w:space="1" w:color="FFFFFF"/>
                    <w:left w:val="single" w:sz="2" w:space="12" w:color="FFFFFF"/>
                    <w:bottom w:val="single" w:sz="2" w:space="1" w:color="FFFFFF"/>
                    <w:right w:val="single" w:sz="2" w:space="4" w:color="FFFFFF"/>
                  </w:divBdr>
                  <w:divsChild>
                    <w:div w:id="75056341">
                      <w:marLeft w:val="0"/>
                      <w:marRight w:val="0"/>
                      <w:marTop w:val="0"/>
                      <w:marBottom w:val="0"/>
                      <w:divBdr>
                        <w:top w:val="none" w:sz="0" w:space="0" w:color="auto"/>
                        <w:left w:val="none" w:sz="0" w:space="0" w:color="auto"/>
                        <w:bottom w:val="none" w:sz="0" w:space="0" w:color="auto"/>
                        <w:right w:val="none" w:sz="0" w:space="0" w:color="auto"/>
                      </w:divBdr>
                    </w:div>
                  </w:divsChild>
                </w:div>
                <w:div w:id="1752772965">
                  <w:marLeft w:val="0"/>
                  <w:marRight w:val="0"/>
                  <w:marTop w:val="0"/>
                  <w:marBottom w:val="0"/>
                  <w:divBdr>
                    <w:top w:val="single" w:sz="2" w:space="1" w:color="FFFFFF"/>
                    <w:left w:val="single" w:sz="2" w:space="12" w:color="FFFFFF"/>
                    <w:bottom w:val="single" w:sz="2" w:space="4" w:color="FFFFFF"/>
                    <w:right w:val="single" w:sz="2" w:space="4" w:color="FFFFFF"/>
                  </w:divBdr>
                  <w:divsChild>
                    <w:div w:id="198477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516161">
      <w:bodyDiv w:val="1"/>
      <w:marLeft w:val="0"/>
      <w:marRight w:val="0"/>
      <w:marTop w:val="0"/>
      <w:marBottom w:val="0"/>
      <w:divBdr>
        <w:top w:val="none" w:sz="0" w:space="0" w:color="auto"/>
        <w:left w:val="none" w:sz="0" w:space="0" w:color="auto"/>
        <w:bottom w:val="none" w:sz="0" w:space="0" w:color="auto"/>
        <w:right w:val="none" w:sz="0" w:space="0" w:color="auto"/>
      </w:divBdr>
      <w:divsChild>
        <w:div w:id="910309009">
          <w:marLeft w:val="0"/>
          <w:marRight w:val="0"/>
          <w:marTop w:val="0"/>
          <w:marBottom w:val="0"/>
          <w:divBdr>
            <w:top w:val="none" w:sz="0" w:space="0" w:color="auto"/>
            <w:left w:val="none" w:sz="0" w:space="0" w:color="auto"/>
            <w:bottom w:val="none" w:sz="0" w:space="0" w:color="auto"/>
            <w:right w:val="none" w:sz="0" w:space="0" w:color="auto"/>
          </w:divBdr>
        </w:div>
        <w:div w:id="1142190043">
          <w:marLeft w:val="0"/>
          <w:marRight w:val="0"/>
          <w:marTop w:val="0"/>
          <w:marBottom w:val="335"/>
          <w:divBdr>
            <w:top w:val="none" w:sz="0" w:space="0" w:color="auto"/>
            <w:left w:val="none" w:sz="0" w:space="0" w:color="auto"/>
            <w:bottom w:val="none" w:sz="0" w:space="0" w:color="auto"/>
            <w:right w:val="none" w:sz="0" w:space="0" w:color="auto"/>
          </w:divBdr>
          <w:divsChild>
            <w:div w:id="1057048292">
              <w:marLeft w:val="0"/>
              <w:marRight w:val="0"/>
              <w:marTop w:val="0"/>
              <w:marBottom w:val="0"/>
              <w:divBdr>
                <w:top w:val="none" w:sz="0" w:space="0" w:color="auto"/>
                <w:left w:val="none" w:sz="0" w:space="0" w:color="auto"/>
                <w:bottom w:val="none" w:sz="0" w:space="0" w:color="auto"/>
                <w:right w:val="none" w:sz="0" w:space="0" w:color="auto"/>
              </w:divBdr>
              <w:divsChild>
                <w:div w:id="1440493099">
                  <w:marLeft w:val="0"/>
                  <w:marRight w:val="0"/>
                  <w:marTop w:val="0"/>
                  <w:marBottom w:val="0"/>
                  <w:divBdr>
                    <w:top w:val="single" w:sz="2" w:space="4" w:color="FFFFFF"/>
                    <w:left w:val="single" w:sz="2" w:space="12" w:color="FFFFFF"/>
                    <w:bottom w:val="single" w:sz="2" w:space="1" w:color="FFFFFF"/>
                    <w:right w:val="single" w:sz="2" w:space="4" w:color="FFFFFF"/>
                  </w:divBdr>
                  <w:divsChild>
                    <w:div w:id="1237859281">
                      <w:marLeft w:val="0"/>
                      <w:marRight w:val="0"/>
                      <w:marTop w:val="0"/>
                      <w:marBottom w:val="0"/>
                      <w:divBdr>
                        <w:top w:val="none" w:sz="0" w:space="0" w:color="auto"/>
                        <w:left w:val="none" w:sz="0" w:space="0" w:color="auto"/>
                        <w:bottom w:val="none" w:sz="0" w:space="0" w:color="auto"/>
                        <w:right w:val="none" w:sz="0" w:space="0" w:color="auto"/>
                      </w:divBdr>
                    </w:div>
                  </w:divsChild>
                </w:div>
                <w:div w:id="1479498702">
                  <w:marLeft w:val="0"/>
                  <w:marRight w:val="0"/>
                  <w:marTop w:val="0"/>
                  <w:marBottom w:val="0"/>
                  <w:divBdr>
                    <w:top w:val="single" w:sz="2" w:space="1" w:color="FFFFFF"/>
                    <w:left w:val="single" w:sz="2" w:space="12" w:color="FFFFFF"/>
                    <w:bottom w:val="single" w:sz="2" w:space="1" w:color="FFFFFF"/>
                    <w:right w:val="single" w:sz="2" w:space="4" w:color="FFFFFF"/>
                  </w:divBdr>
                  <w:divsChild>
                    <w:div w:id="1056314015">
                      <w:marLeft w:val="0"/>
                      <w:marRight w:val="0"/>
                      <w:marTop w:val="0"/>
                      <w:marBottom w:val="0"/>
                      <w:divBdr>
                        <w:top w:val="none" w:sz="0" w:space="0" w:color="auto"/>
                        <w:left w:val="none" w:sz="0" w:space="0" w:color="auto"/>
                        <w:bottom w:val="none" w:sz="0" w:space="0" w:color="auto"/>
                        <w:right w:val="none" w:sz="0" w:space="0" w:color="auto"/>
                      </w:divBdr>
                    </w:div>
                  </w:divsChild>
                </w:div>
                <w:div w:id="886793720">
                  <w:marLeft w:val="0"/>
                  <w:marRight w:val="0"/>
                  <w:marTop w:val="0"/>
                  <w:marBottom w:val="0"/>
                  <w:divBdr>
                    <w:top w:val="single" w:sz="2" w:space="1" w:color="FFFFFF"/>
                    <w:left w:val="single" w:sz="2" w:space="12" w:color="FFFFFF"/>
                    <w:bottom w:val="single" w:sz="2" w:space="1" w:color="FFFFFF"/>
                    <w:right w:val="single" w:sz="2" w:space="4" w:color="FFFFFF"/>
                  </w:divBdr>
                  <w:divsChild>
                    <w:div w:id="520238435">
                      <w:marLeft w:val="0"/>
                      <w:marRight w:val="0"/>
                      <w:marTop w:val="0"/>
                      <w:marBottom w:val="0"/>
                      <w:divBdr>
                        <w:top w:val="none" w:sz="0" w:space="0" w:color="auto"/>
                        <w:left w:val="none" w:sz="0" w:space="0" w:color="auto"/>
                        <w:bottom w:val="none" w:sz="0" w:space="0" w:color="auto"/>
                        <w:right w:val="none" w:sz="0" w:space="0" w:color="auto"/>
                      </w:divBdr>
                    </w:div>
                  </w:divsChild>
                </w:div>
                <w:div w:id="1880388478">
                  <w:marLeft w:val="0"/>
                  <w:marRight w:val="0"/>
                  <w:marTop w:val="0"/>
                  <w:marBottom w:val="0"/>
                  <w:divBdr>
                    <w:top w:val="single" w:sz="2" w:space="1" w:color="FFFFFF"/>
                    <w:left w:val="single" w:sz="2" w:space="12" w:color="FFFFFF"/>
                    <w:bottom w:val="single" w:sz="2" w:space="1" w:color="FFFFFF"/>
                    <w:right w:val="single" w:sz="2" w:space="4" w:color="FFFFFF"/>
                  </w:divBdr>
                  <w:divsChild>
                    <w:div w:id="1887645625">
                      <w:marLeft w:val="0"/>
                      <w:marRight w:val="0"/>
                      <w:marTop w:val="0"/>
                      <w:marBottom w:val="0"/>
                      <w:divBdr>
                        <w:top w:val="none" w:sz="0" w:space="0" w:color="auto"/>
                        <w:left w:val="none" w:sz="0" w:space="0" w:color="auto"/>
                        <w:bottom w:val="none" w:sz="0" w:space="0" w:color="auto"/>
                        <w:right w:val="none" w:sz="0" w:space="0" w:color="auto"/>
                      </w:divBdr>
                    </w:div>
                  </w:divsChild>
                </w:div>
                <w:div w:id="1416442075">
                  <w:marLeft w:val="0"/>
                  <w:marRight w:val="0"/>
                  <w:marTop w:val="0"/>
                  <w:marBottom w:val="0"/>
                  <w:divBdr>
                    <w:top w:val="single" w:sz="2" w:space="1" w:color="FFFFFF"/>
                    <w:left w:val="single" w:sz="2" w:space="12" w:color="FFFFFF"/>
                    <w:bottom w:val="single" w:sz="2" w:space="1" w:color="FFFFFF"/>
                    <w:right w:val="single" w:sz="2" w:space="4" w:color="FFFFFF"/>
                  </w:divBdr>
                  <w:divsChild>
                    <w:div w:id="1113982915">
                      <w:marLeft w:val="0"/>
                      <w:marRight w:val="0"/>
                      <w:marTop w:val="0"/>
                      <w:marBottom w:val="0"/>
                      <w:divBdr>
                        <w:top w:val="none" w:sz="0" w:space="0" w:color="auto"/>
                        <w:left w:val="none" w:sz="0" w:space="0" w:color="auto"/>
                        <w:bottom w:val="none" w:sz="0" w:space="0" w:color="auto"/>
                        <w:right w:val="none" w:sz="0" w:space="0" w:color="auto"/>
                      </w:divBdr>
                    </w:div>
                  </w:divsChild>
                </w:div>
                <w:div w:id="412238599">
                  <w:marLeft w:val="0"/>
                  <w:marRight w:val="0"/>
                  <w:marTop w:val="0"/>
                  <w:marBottom w:val="0"/>
                  <w:divBdr>
                    <w:top w:val="single" w:sz="2" w:space="1" w:color="FFFFFF"/>
                    <w:left w:val="single" w:sz="2" w:space="12" w:color="FFFFFF"/>
                    <w:bottom w:val="single" w:sz="2" w:space="1" w:color="FFFFFF"/>
                    <w:right w:val="single" w:sz="2" w:space="4" w:color="FFFFFF"/>
                  </w:divBdr>
                  <w:divsChild>
                    <w:div w:id="1534729832">
                      <w:marLeft w:val="0"/>
                      <w:marRight w:val="0"/>
                      <w:marTop w:val="0"/>
                      <w:marBottom w:val="0"/>
                      <w:divBdr>
                        <w:top w:val="none" w:sz="0" w:space="0" w:color="auto"/>
                        <w:left w:val="none" w:sz="0" w:space="0" w:color="auto"/>
                        <w:bottom w:val="none" w:sz="0" w:space="0" w:color="auto"/>
                        <w:right w:val="none" w:sz="0" w:space="0" w:color="auto"/>
                      </w:divBdr>
                    </w:div>
                  </w:divsChild>
                </w:div>
                <w:div w:id="1383141863">
                  <w:marLeft w:val="0"/>
                  <w:marRight w:val="0"/>
                  <w:marTop w:val="0"/>
                  <w:marBottom w:val="0"/>
                  <w:divBdr>
                    <w:top w:val="single" w:sz="2" w:space="1" w:color="FFFFFF"/>
                    <w:left w:val="single" w:sz="2" w:space="12" w:color="FFFFFF"/>
                    <w:bottom w:val="single" w:sz="2" w:space="1" w:color="FFFFFF"/>
                    <w:right w:val="single" w:sz="2" w:space="4" w:color="FFFFFF"/>
                  </w:divBdr>
                  <w:divsChild>
                    <w:div w:id="296835524">
                      <w:marLeft w:val="0"/>
                      <w:marRight w:val="0"/>
                      <w:marTop w:val="0"/>
                      <w:marBottom w:val="0"/>
                      <w:divBdr>
                        <w:top w:val="none" w:sz="0" w:space="0" w:color="auto"/>
                        <w:left w:val="none" w:sz="0" w:space="0" w:color="auto"/>
                        <w:bottom w:val="none" w:sz="0" w:space="0" w:color="auto"/>
                        <w:right w:val="none" w:sz="0" w:space="0" w:color="auto"/>
                      </w:divBdr>
                    </w:div>
                  </w:divsChild>
                </w:div>
                <w:div w:id="845095406">
                  <w:marLeft w:val="0"/>
                  <w:marRight w:val="0"/>
                  <w:marTop w:val="0"/>
                  <w:marBottom w:val="0"/>
                  <w:divBdr>
                    <w:top w:val="single" w:sz="2" w:space="1" w:color="FFFFFF"/>
                    <w:left w:val="single" w:sz="2" w:space="12" w:color="FFFFFF"/>
                    <w:bottom w:val="single" w:sz="2" w:space="1" w:color="FFFFFF"/>
                    <w:right w:val="single" w:sz="2" w:space="4" w:color="FFFFFF"/>
                  </w:divBdr>
                  <w:divsChild>
                    <w:div w:id="1418087848">
                      <w:marLeft w:val="0"/>
                      <w:marRight w:val="0"/>
                      <w:marTop w:val="0"/>
                      <w:marBottom w:val="0"/>
                      <w:divBdr>
                        <w:top w:val="none" w:sz="0" w:space="0" w:color="auto"/>
                        <w:left w:val="none" w:sz="0" w:space="0" w:color="auto"/>
                        <w:bottom w:val="none" w:sz="0" w:space="0" w:color="auto"/>
                        <w:right w:val="none" w:sz="0" w:space="0" w:color="auto"/>
                      </w:divBdr>
                    </w:div>
                  </w:divsChild>
                </w:div>
                <w:div w:id="1580867971">
                  <w:marLeft w:val="0"/>
                  <w:marRight w:val="0"/>
                  <w:marTop w:val="0"/>
                  <w:marBottom w:val="0"/>
                  <w:divBdr>
                    <w:top w:val="single" w:sz="2" w:space="1" w:color="FFFFFF"/>
                    <w:left w:val="single" w:sz="2" w:space="12" w:color="FFFFFF"/>
                    <w:bottom w:val="single" w:sz="2" w:space="1" w:color="FFFFFF"/>
                    <w:right w:val="single" w:sz="2" w:space="4" w:color="FFFFFF"/>
                  </w:divBdr>
                  <w:divsChild>
                    <w:div w:id="1038626214">
                      <w:marLeft w:val="0"/>
                      <w:marRight w:val="0"/>
                      <w:marTop w:val="0"/>
                      <w:marBottom w:val="0"/>
                      <w:divBdr>
                        <w:top w:val="none" w:sz="0" w:space="0" w:color="auto"/>
                        <w:left w:val="none" w:sz="0" w:space="0" w:color="auto"/>
                        <w:bottom w:val="none" w:sz="0" w:space="0" w:color="auto"/>
                        <w:right w:val="none" w:sz="0" w:space="0" w:color="auto"/>
                      </w:divBdr>
                    </w:div>
                  </w:divsChild>
                </w:div>
                <w:div w:id="574973356">
                  <w:marLeft w:val="0"/>
                  <w:marRight w:val="0"/>
                  <w:marTop w:val="0"/>
                  <w:marBottom w:val="0"/>
                  <w:divBdr>
                    <w:top w:val="single" w:sz="2" w:space="1" w:color="FFFFFF"/>
                    <w:left w:val="single" w:sz="2" w:space="12" w:color="FFFFFF"/>
                    <w:bottom w:val="single" w:sz="2" w:space="1" w:color="FFFFFF"/>
                    <w:right w:val="single" w:sz="2" w:space="4" w:color="FFFFFF"/>
                  </w:divBdr>
                  <w:divsChild>
                    <w:div w:id="977032075">
                      <w:marLeft w:val="0"/>
                      <w:marRight w:val="0"/>
                      <w:marTop w:val="0"/>
                      <w:marBottom w:val="0"/>
                      <w:divBdr>
                        <w:top w:val="none" w:sz="0" w:space="0" w:color="auto"/>
                        <w:left w:val="none" w:sz="0" w:space="0" w:color="auto"/>
                        <w:bottom w:val="none" w:sz="0" w:space="0" w:color="auto"/>
                        <w:right w:val="none" w:sz="0" w:space="0" w:color="auto"/>
                      </w:divBdr>
                    </w:div>
                  </w:divsChild>
                </w:div>
                <w:div w:id="1734622875">
                  <w:marLeft w:val="0"/>
                  <w:marRight w:val="0"/>
                  <w:marTop w:val="0"/>
                  <w:marBottom w:val="0"/>
                  <w:divBdr>
                    <w:top w:val="single" w:sz="2" w:space="1" w:color="FFFFFF"/>
                    <w:left w:val="single" w:sz="2" w:space="12" w:color="FFFFFF"/>
                    <w:bottom w:val="single" w:sz="2" w:space="1" w:color="FFFFFF"/>
                    <w:right w:val="single" w:sz="2" w:space="4" w:color="FFFFFF"/>
                  </w:divBdr>
                  <w:divsChild>
                    <w:div w:id="553011318">
                      <w:marLeft w:val="0"/>
                      <w:marRight w:val="0"/>
                      <w:marTop w:val="0"/>
                      <w:marBottom w:val="0"/>
                      <w:divBdr>
                        <w:top w:val="none" w:sz="0" w:space="0" w:color="auto"/>
                        <w:left w:val="none" w:sz="0" w:space="0" w:color="auto"/>
                        <w:bottom w:val="none" w:sz="0" w:space="0" w:color="auto"/>
                        <w:right w:val="none" w:sz="0" w:space="0" w:color="auto"/>
                      </w:divBdr>
                    </w:div>
                  </w:divsChild>
                </w:div>
                <w:div w:id="430274691">
                  <w:marLeft w:val="0"/>
                  <w:marRight w:val="0"/>
                  <w:marTop w:val="0"/>
                  <w:marBottom w:val="0"/>
                  <w:divBdr>
                    <w:top w:val="single" w:sz="2" w:space="1" w:color="FFFFFF"/>
                    <w:left w:val="single" w:sz="2" w:space="12" w:color="FFFFFF"/>
                    <w:bottom w:val="single" w:sz="2" w:space="1" w:color="FFFFFF"/>
                    <w:right w:val="single" w:sz="2" w:space="4" w:color="FFFFFF"/>
                  </w:divBdr>
                  <w:divsChild>
                    <w:div w:id="1266038341">
                      <w:marLeft w:val="0"/>
                      <w:marRight w:val="0"/>
                      <w:marTop w:val="0"/>
                      <w:marBottom w:val="0"/>
                      <w:divBdr>
                        <w:top w:val="none" w:sz="0" w:space="0" w:color="auto"/>
                        <w:left w:val="none" w:sz="0" w:space="0" w:color="auto"/>
                        <w:bottom w:val="none" w:sz="0" w:space="0" w:color="auto"/>
                        <w:right w:val="none" w:sz="0" w:space="0" w:color="auto"/>
                      </w:divBdr>
                    </w:div>
                  </w:divsChild>
                </w:div>
                <w:div w:id="1967855215">
                  <w:marLeft w:val="0"/>
                  <w:marRight w:val="0"/>
                  <w:marTop w:val="0"/>
                  <w:marBottom w:val="0"/>
                  <w:divBdr>
                    <w:top w:val="single" w:sz="2" w:space="1" w:color="FFFFFF"/>
                    <w:left w:val="single" w:sz="2" w:space="12" w:color="FFFFFF"/>
                    <w:bottom w:val="single" w:sz="2" w:space="1" w:color="FFFFFF"/>
                    <w:right w:val="single" w:sz="2" w:space="4" w:color="FFFFFF"/>
                  </w:divBdr>
                  <w:divsChild>
                    <w:div w:id="1987585827">
                      <w:marLeft w:val="0"/>
                      <w:marRight w:val="0"/>
                      <w:marTop w:val="0"/>
                      <w:marBottom w:val="0"/>
                      <w:divBdr>
                        <w:top w:val="none" w:sz="0" w:space="0" w:color="auto"/>
                        <w:left w:val="none" w:sz="0" w:space="0" w:color="auto"/>
                        <w:bottom w:val="none" w:sz="0" w:space="0" w:color="auto"/>
                        <w:right w:val="none" w:sz="0" w:space="0" w:color="auto"/>
                      </w:divBdr>
                    </w:div>
                  </w:divsChild>
                </w:div>
                <w:div w:id="834807439">
                  <w:marLeft w:val="0"/>
                  <w:marRight w:val="0"/>
                  <w:marTop w:val="0"/>
                  <w:marBottom w:val="0"/>
                  <w:divBdr>
                    <w:top w:val="single" w:sz="2" w:space="1" w:color="FFFFFF"/>
                    <w:left w:val="single" w:sz="2" w:space="12" w:color="FFFFFF"/>
                    <w:bottom w:val="single" w:sz="2" w:space="1" w:color="FFFFFF"/>
                    <w:right w:val="single" w:sz="2" w:space="4" w:color="FFFFFF"/>
                  </w:divBdr>
                  <w:divsChild>
                    <w:div w:id="693532254">
                      <w:marLeft w:val="0"/>
                      <w:marRight w:val="0"/>
                      <w:marTop w:val="0"/>
                      <w:marBottom w:val="0"/>
                      <w:divBdr>
                        <w:top w:val="none" w:sz="0" w:space="0" w:color="auto"/>
                        <w:left w:val="none" w:sz="0" w:space="0" w:color="auto"/>
                        <w:bottom w:val="none" w:sz="0" w:space="0" w:color="auto"/>
                        <w:right w:val="none" w:sz="0" w:space="0" w:color="auto"/>
                      </w:divBdr>
                    </w:div>
                  </w:divsChild>
                </w:div>
                <w:div w:id="158615028">
                  <w:marLeft w:val="0"/>
                  <w:marRight w:val="0"/>
                  <w:marTop w:val="0"/>
                  <w:marBottom w:val="0"/>
                  <w:divBdr>
                    <w:top w:val="single" w:sz="2" w:space="1" w:color="FFFFFF"/>
                    <w:left w:val="single" w:sz="2" w:space="12" w:color="FFFFFF"/>
                    <w:bottom w:val="single" w:sz="2" w:space="1" w:color="FFFFFF"/>
                    <w:right w:val="single" w:sz="2" w:space="4" w:color="FFFFFF"/>
                  </w:divBdr>
                  <w:divsChild>
                    <w:div w:id="1460607385">
                      <w:marLeft w:val="0"/>
                      <w:marRight w:val="0"/>
                      <w:marTop w:val="0"/>
                      <w:marBottom w:val="0"/>
                      <w:divBdr>
                        <w:top w:val="none" w:sz="0" w:space="0" w:color="auto"/>
                        <w:left w:val="none" w:sz="0" w:space="0" w:color="auto"/>
                        <w:bottom w:val="none" w:sz="0" w:space="0" w:color="auto"/>
                        <w:right w:val="none" w:sz="0" w:space="0" w:color="auto"/>
                      </w:divBdr>
                    </w:div>
                  </w:divsChild>
                </w:div>
                <w:div w:id="1131630790">
                  <w:marLeft w:val="0"/>
                  <w:marRight w:val="0"/>
                  <w:marTop w:val="0"/>
                  <w:marBottom w:val="0"/>
                  <w:divBdr>
                    <w:top w:val="single" w:sz="2" w:space="1" w:color="FFFFFF"/>
                    <w:left w:val="single" w:sz="2" w:space="12" w:color="FFFFFF"/>
                    <w:bottom w:val="single" w:sz="2" w:space="1" w:color="FFFFFF"/>
                    <w:right w:val="single" w:sz="2" w:space="4" w:color="FFFFFF"/>
                  </w:divBdr>
                  <w:divsChild>
                    <w:div w:id="1057120962">
                      <w:marLeft w:val="0"/>
                      <w:marRight w:val="0"/>
                      <w:marTop w:val="0"/>
                      <w:marBottom w:val="0"/>
                      <w:divBdr>
                        <w:top w:val="none" w:sz="0" w:space="0" w:color="auto"/>
                        <w:left w:val="none" w:sz="0" w:space="0" w:color="auto"/>
                        <w:bottom w:val="none" w:sz="0" w:space="0" w:color="auto"/>
                        <w:right w:val="none" w:sz="0" w:space="0" w:color="auto"/>
                      </w:divBdr>
                    </w:div>
                  </w:divsChild>
                </w:div>
                <w:div w:id="1297250961">
                  <w:marLeft w:val="0"/>
                  <w:marRight w:val="0"/>
                  <w:marTop w:val="0"/>
                  <w:marBottom w:val="0"/>
                  <w:divBdr>
                    <w:top w:val="single" w:sz="2" w:space="1" w:color="FFFFFF"/>
                    <w:left w:val="single" w:sz="2" w:space="12" w:color="FFFFFF"/>
                    <w:bottom w:val="single" w:sz="2" w:space="1" w:color="FFFFFF"/>
                    <w:right w:val="single" w:sz="2" w:space="4" w:color="FFFFFF"/>
                  </w:divBdr>
                  <w:divsChild>
                    <w:div w:id="1848403220">
                      <w:marLeft w:val="0"/>
                      <w:marRight w:val="0"/>
                      <w:marTop w:val="0"/>
                      <w:marBottom w:val="0"/>
                      <w:divBdr>
                        <w:top w:val="none" w:sz="0" w:space="0" w:color="auto"/>
                        <w:left w:val="none" w:sz="0" w:space="0" w:color="auto"/>
                        <w:bottom w:val="none" w:sz="0" w:space="0" w:color="auto"/>
                        <w:right w:val="none" w:sz="0" w:space="0" w:color="auto"/>
                      </w:divBdr>
                    </w:div>
                  </w:divsChild>
                </w:div>
                <w:div w:id="1113161543">
                  <w:marLeft w:val="0"/>
                  <w:marRight w:val="0"/>
                  <w:marTop w:val="0"/>
                  <w:marBottom w:val="0"/>
                  <w:divBdr>
                    <w:top w:val="single" w:sz="2" w:space="1" w:color="FFFFFF"/>
                    <w:left w:val="single" w:sz="2" w:space="12" w:color="FFFFFF"/>
                    <w:bottom w:val="single" w:sz="2" w:space="1" w:color="FFFFFF"/>
                    <w:right w:val="single" w:sz="2" w:space="4" w:color="FFFFFF"/>
                  </w:divBdr>
                  <w:divsChild>
                    <w:div w:id="1235891776">
                      <w:marLeft w:val="0"/>
                      <w:marRight w:val="0"/>
                      <w:marTop w:val="0"/>
                      <w:marBottom w:val="0"/>
                      <w:divBdr>
                        <w:top w:val="none" w:sz="0" w:space="0" w:color="auto"/>
                        <w:left w:val="none" w:sz="0" w:space="0" w:color="auto"/>
                        <w:bottom w:val="none" w:sz="0" w:space="0" w:color="auto"/>
                        <w:right w:val="none" w:sz="0" w:space="0" w:color="auto"/>
                      </w:divBdr>
                    </w:div>
                  </w:divsChild>
                </w:div>
                <w:div w:id="642198152">
                  <w:marLeft w:val="0"/>
                  <w:marRight w:val="0"/>
                  <w:marTop w:val="0"/>
                  <w:marBottom w:val="0"/>
                  <w:divBdr>
                    <w:top w:val="single" w:sz="2" w:space="1" w:color="FFFFFF"/>
                    <w:left w:val="single" w:sz="2" w:space="12" w:color="FFFFFF"/>
                    <w:bottom w:val="single" w:sz="2" w:space="4" w:color="FFFFFF"/>
                    <w:right w:val="single" w:sz="2" w:space="4" w:color="FFFFFF"/>
                  </w:divBdr>
                  <w:divsChild>
                    <w:div w:id="3979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137415">
      <w:bodyDiv w:val="1"/>
      <w:marLeft w:val="0"/>
      <w:marRight w:val="0"/>
      <w:marTop w:val="0"/>
      <w:marBottom w:val="0"/>
      <w:divBdr>
        <w:top w:val="none" w:sz="0" w:space="0" w:color="auto"/>
        <w:left w:val="none" w:sz="0" w:space="0" w:color="auto"/>
        <w:bottom w:val="none" w:sz="0" w:space="0" w:color="auto"/>
        <w:right w:val="none" w:sz="0" w:space="0" w:color="auto"/>
      </w:divBdr>
      <w:divsChild>
        <w:div w:id="955721996">
          <w:marLeft w:val="0"/>
          <w:marRight w:val="0"/>
          <w:marTop w:val="0"/>
          <w:marBottom w:val="0"/>
          <w:divBdr>
            <w:top w:val="none" w:sz="0" w:space="0" w:color="auto"/>
            <w:left w:val="none" w:sz="0" w:space="0" w:color="auto"/>
            <w:bottom w:val="none" w:sz="0" w:space="0" w:color="auto"/>
            <w:right w:val="none" w:sz="0" w:space="0" w:color="auto"/>
          </w:divBdr>
        </w:div>
      </w:divsChild>
    </w:div>
    <w:div w:id="1175996527">
      <w:bodyDiv w:val="1"/>
      <w:marLeft w:val="0"/>
      <w:marRight w:val="0"/>
      <w:marTop w:val="0"/>
      <w:marBottom w:val="0"/>
      <w:divBdr>
        <w:top w:val="none" w:sz="0" w:space="0" w:color="auto"/>
        <w:left w:val="none" w:sz="0" w:space="0" w:color="auto"/>
        <w:bottom w:val="none" w:sz="0" w:space="0" w:color="auto"/>
        <w:right w:val="none" w:sz="0" w:space="0" w:color="auto"/>
      </w:divBdr>
      <w:divsChild>
        <w:div w:id="1712605055">
          <w:marLeft w:val="0"/>
          <w:marRight w:val="0"/>
          <w:marTop w:val="0"/>
          <w:marBottom w:val="0"/>
          <w:divBdr>
            <w:top w:val="none" w:sz="0" w:space="0" w:color="auto"/>
            <w:left w:val="none" w:sz="0" w:space="0" w:color="auto"/>
            <w:bottom w:val="none" w:sz="0" w:space="0" w:color="auto"/>
            <w:right w:val="none" w:sz="0" w:space="0" w:color="auto"/>
          </w:divBdr>
        </w:div>
        <w:div w:id="1476216765">
          <w:marLeft w:val="0"/>
          <w:marRight w:val="0"/>
          <w:marTop w:val="0"/>
          <w:marBottom w:val="335"/>
          <w:divBdr>
            <w:top w:val="none" w:sz="0" w:space="0" w:color="auto"/>
            <w:left w:val="none" w:sz="0" w:space="0" w:color="auto"/>
            <w:bottom w:val="none" w:sz="0" w:space="0" w:color="auto"/>
            <w:right w:val="none" w:sz="0" w:space="0" w:color="auto"/>
          </w:divBdr>
          <w:divsChild>
            <w:div w:id="754059410">
              <w:marLeft w:val="0"/>
              <w:marRight w:val="0"/>
              <w:marTop w:val="0"/>
              <w:marBottom w:val="0"/>
              <w:divBdr>
                <w:top w:val="none" w:sz="0" w:space="0" w:color="auto"/>
                <w:left w:val="none" w:sz="0" w:space="0" w:color="auto"/>
                <w:bottom w:val="none" w:sz="0" w:space="0" w:color="auto"/>
                <w:right w:val="none" w:sz="0" w:space="0" w:color="auto"/>
              </w:divBdr>
              <w:divsChild>
                <w:div w:id="827719682">
                  <w:marLeft w:val="0"/>
                  <w:marRight w:val="0"/>
                  <w:marTop w:val="0"/>
                  <w:marBottom w:val="0"/>
                  <w:divBdr>
                    <w:top w:val="single" w:sz="2" w:space="4" w:color="FFFFFF"/>
                    <w:left w:val="single" w:sz="2" w:space="12" w:color="FFFFFF"/>
                    <w:bottom w:val="single" w:sz="2" w:space="1" w:color="FFFFFF"/>
                    <w:right w:val="single" w:sz="2" w:space="4" w:color="FFFFFF"/>
                  </w:divBdr>
                  <w:divsChild>
                    <w:div w:id="474104491">
                      <w:marLeft w:val="0"/>
                      <w:marRight w:val="0"/>
                      <w:marTop w:val="0"/>
                      <w:marBottom w:val="0"/>
                      <w:divBdr>
                        <w:top w:val="none" w:sz="0" w:space="0" w:color="auto"/>
                        <w:left w:val="none" w:sz="0" w:space="0" w:color="auto"/>
                        <w:bottom w:val="none" w:sz="0" w:space="0" w:color="auto"/>
                        <w:right w:val="none" w:sz="0" w:space="0" w:color="auto"/>
                      </w:divBdr>
                    </w:div>
                  </w:divsChild>
                </w:div>
                <w:div w:id="182789144">
                  <w:marLeft w:val="0"/>
                  <w:marRight w:val="0"/>
                  <w:marTop w:val="0"/>
                  <w:marBottom w:val="0"/>
                  <w:divBdr>
                    <w:top w:val="single" w:sz="2" w:space="1" w:color="FFFFFF"/>
                    <w:left w:val="single" w:sz="2" w:space="12" w:color="FFFFFF"/>
                    <w:bottom w:val="single" w:sz="2" w:space="1" w:color="FFFFFF"/>
                    <w:right w:val="single" w:sz="2" w:space="4" w:color="FFFFFF"/>
                  </w:divBdr>
                  <w:divsChild>
                    <w:div w:id="1648322144">
                      <w:marLeft w:val="0"/>
                      <w:marRight w:val="0"/>
                      <w:marTop w:val="0"/>
                      <w:marBottom w:val="0"/>
                      <w:divBdr>
                        <w:top w:val="none" w:sz="0" w:space="0" w:color="auto"/>
                        <w:left w:val="none" w:sz="0" w:space="0" w:color="auto"/>
                        <w:bottom w:val="none" w:sz="0" w:space="0" w:color="auto"/>
                        <w:right w:val="none" w:sz="0" w:space="0" w:color="auto"/>
                      </w:divBdr>
                    </w:div>
                  </w:divsChild>
                </w:div>
                <w:div w:id="608201501">
                  <w:marLeft w:val="0"/>
                  <w:marRight w:val="0"/>
                  <w:marTop w:val="0"/>
                  <w:marBottom w:val="0"/>
                  <w:divBdr>
                    <w:top w:val="single" w:sz="2" w:space="1" w:color="FFFFFF"/>
                    <w:left w:val="single" w:sz="2" w:space="12" w:color="FFFFFF"/>
                    <w:bottom w:val="single" w:sz="2" w:space="1" w:color="FFFFFF"/>
                    <w:right w:val="single" w:sz="2" w:space="4" w:color="FFFFFF"/>
                  </w:divBdr>
                  <w:divsChild>
                    <w:div w:id="1311863623">
                      <w:marLeft w:val="0"/>
                      <w:marRight w:val="0"/>
                      <w:marTop w:val="0"/>
                      <w:marBottom w:val="0"/>
                      <w:divBdr>
                        <w:top w:val="none" w:sz="0" w:space="0" w:color="auto"/>
                        <w:left w:val="none" w:sz="0" w:space="0" w:color="auto"/>
                        <w:bottom w:val="none" w:sz="0" w:space="0" w:color="auto"/>
                        <w:right w:val="none" w:sz="0" w:space="0" w:color="auto"/>
                      </w:divBdr>
                    </w:div>
                  </w:divsChild>
                </w:div>
                <w:div w:id="1290404441">
                  <w:marLeft w:val="0"/>
                  <w:marRight w:val="0"/>
                  <w:marTop w:val="0"/>
                  <w:marBottom w:val="0"/>
                  <w:divBdr>
                    <w:top w:val="single" w:sz="2" w:space="1" w:color="FFFFFF"/>
                    <w:left w:val="single" w:sz="2" w:space="12" w:color="FFFFFF"/>
                    <w:bottom w:val="single" w:sz="2" w:space="1" w:color="FFFFFF"/>
                    <w:right w:val="single" w:sz="2" w:space="4" w:color="FFFFFF"/>
                  </w:divBdr>
                  <w:divsChild>
                    <w:div w:id="1504006385">
                      <w:marLeft w:val="0"/>
                      <w:marRight w:val="0"/>
                      <w:marTop w:val="0"/>
                      <w:marBottom w:val="0"/>
                      <w:divBdr>
                        <w:top w:val="none" w:sz="0" w:space="0" w:color="auto"/>
                        <w:left w:val="none" w:sz="0" w:space="0" w:color="auto"/>
                        <w:bottom w:val="none" w:sz="0" w:space="0" w:color="auto"/>
                        <w:right w:val="none" w:sz="0" w:space="0" w:color="auto"/>
                      </w:divBdr>
                    </w:div>
                  </w:divsChild>
                </w:div>
                <w:div w:id="1948344122">
                  <w:marLeft w:val="0"/>
                  <w:marRight w:val="0"/>
                  <w:marTop w:val="0"/>
                  <w:marBottom w:val="0"/>
                  <w:divBdr>
                    <w:top w:val="single" w:sz="2" w:space="1" w:color="FFFFFF"/>
                    <w:left w:val="single" w:sz="2" w:space="12" w:color="FFFFFF"/>
                    <w:bottom w:val="single" w:sz="2" w:space="1" w:color="FFFFFF"/>
                    <w:right w:val="single" w:sz="2" w:space="4" w:color="FFFFFF"/>
                  </w:divBdr>
                  <w:divsChild>
                    <w:div w:id="159350435">
                      <w:marLeft w:val="0"/>
                      <w:marRight w:val="0"/>
                      <w:marTop w:val="0"/>
                      <w:marBottom w:val="0"/>
                      <w:divBdr>
                        <w:top w:val="none" w:sz="0" w:space="0" w:color="auto"/>
                        <w:left w:val="none" w:sz="0" w:space="0" w:color="auto"/>
                        <w:bottom w:val="none" w:sz="0" w:space="0" w:color="auto"/>
                        <w:right w:val="none" w:sz="0" w:space="0" w:color="auto"/>
                      </w:divBdr>
                    </w:div>
                  </w:divsChild>
                </w:div>
                <w:div w:id="343096658">
                  <w:marLeft w:val="0"/>
                  <w:marRight w:val="0"/>
                  <w:marTop w:val="0"/>
                  <w:marBottom w:val="0"/>
                  <w:divBdr>
                    <w:top w:val="single" w:sz="2" w:space="1" w:color="FFFFFF"/>
                    <w:left w:val="single" w:sz="2" w:space="12" w:color="FFFFFF"/>
                    <w:bottom w:val="single" w:sz="2" w:space="1" w:color="FFFFFF"/>
                    <w:right w:val="single" w:sz="2" w:space="4" w:color="FFFFFF"/>
                  </w:divBdr>
                  <w:divsChild>
                    <w:div w:id="1232815690">
                      <w:marLeft w:val="0"/>
                      <w:marRight w:val="0"/>
                      <w:marTop w:val="0"/>
                      <w:marBottom w:val="0"/>
                      <w:divBdr>
                        <w:top w:val="none" w:sz="0" w:space="0" w:color="auto"/>
                        <w:left w:val="none" w:sz="0" w:space="0" w:color="auto"/>
                        <w:bottom w:val="none" w:sz="0" w:space="0" w:color="auto"/>
                        <w:right w:val="none" w:sz="0" w:space="0" w:color="auto"/>
                      </w:divBdr>
                    </w:div>
                  </w:divsChild>
                </w:div>
                <w:div w:id="1328288053">
                  <w:marLeft w:val="0"/>
                  <w:marRight w:val="0"/>
                  <w:marTop w:val="0"/>
                  <w:marBottom w:val="0"/>
                  <w:divBdr>
                    <w:top w:val="single" w:sz="2" w:space="1" w:color="FFFFFF"/>
                    <w:left w:val="single" w:sz="2" w:space="12" w:color="FFFFFF"/>
                    <w:bottom w:val="single" w:sz="2" w:space="1" w:color="FFFFFF"/>
                    <w:right w:val="single" w:sz="2" w:space="4" w:color="FFFFFF"/>
                  </w:divBdr>
                  <w:divsChild>
                    <w:div w:id="2049645425">
                      <w:marLeft w:val="0"/>
                      <w:marRight w:val="0"/>
                      <w:marTop w:val="0"/>
                      <w:marBottom w:val="0"/>
                      <w:divBdr>
                        <w:top w:val="none" w:sz="0" w:space="0" w:color="auto"/>
                        <w:left w:val="none" w:sz="0" w:space="0" w:color="auto"/>
                        <w:bottom w:val="none" w:sz="0" w:space="0" w:color="auto"/>
                        <w:right w:val="none" w:sz="0" w:space="0" w:color="auto"/>
                      </w:divBdr>
                    </w:div>
                  </w:divsChild>
                </w:div>
                <w:div w:id="302201124">
                  <w:marLeft w:val="0"/>
                  <w:marRight w:val="0"/>
                  <w:marTop w:val="0"/>
                  <w:marBottom w:val="0"/>
                  <w:divBdr>
                    <w:top w:val="single" w:sz="2" w:space="1" w:color="FFFFFF"/>
                    <w:left w:val="single" w:sz="2" w:space="12" w:color="FFFFFF"/>
                    <w:bottom w:val="single" w:sz="2" w:space="1" w:color="FFFFFF"/>
                    <w:right w:val="single" w:sz="2" w:space="4" w:color="FFFFFF"/>
                  </w:divBdr>
                  <w:divsChild>
                    <w:div w:id="736587914">
                      <w:marLeft w:val="0"/>
                      <w:marRight w:val="0"/>
                      <w:marTop w:val="0"/>
                      <w:marBottom w:val="0"/>
                      <w:divBdr>
                        <w:top w:val="none" w:sz="0" w:space="0" w:color="auto"/>
                        <w:left w:val="none" w:sz="0" w:space="0" w:color="auto"/>
                        <w:bottom w:val="none" w:sz="0" w:space="0" w:color="auto"/>
                        <w:right w:val="none" w:sz="0" w:space="0" w:color="auto"/>
                      </w:divBdr>
                    </w:div>
                  </w:divsChild>
                </w:div>
                <w:div w:id="1385443459">
                  <w:marLeft w:val="0"/>
                  <w:marRight w:val="0"/>
                  <w:marTop w:val="0"/>
                  <w:marBottom w:val="0"/>
                  <w:divBdr>
                    <w:top w:val="single" w:sz="2" w:space="1" w:color="FFFFFF"/>
                    <w:left w:val="single" w:sz="2" w:space="12" w:color="FFFFFF"/>
                    <w:bottom w:val="single" w:sz="2" w:space="1" w:color="FFFFFF"/>
                    <w:right w:val="single" w:sz="2" w:space="4" w:color="FFFFFF"/>
                  </w:divBdr>
                  <w:divsChild>
                    <w:div w:id="699740122">
                      <w:marLeft w:val="0"/>
                      <w:marRight w:val="0"/>
                      <w:marTop w:val="0"/>
                      <w:marBottom w:val="0"/>
                      <w:divBdr>
                        <w:top w:val="none" w:sz="0" w:space="0" w:color="auto"/>
                        <w:left w:val="none" w:sz="0" w:space="0" w:color="auto"/>
                        <w:bottom w:val="none" w:sz="0" w:space="0" w:color="auto"/>
                        <w:right w:val="none" w:sz="0" w:space="0" w:color="auto"/>
                      </w:divBdr>
                    </w:div>
                  </w:divsChild>
                </w:div>
                <w:div w:id="212623197">
                  <w:marLeft w:val="0"/>
                  <w:marRight w:val="0"/>
                  <w:marTop w:val="0"/>
                  <w:marBottom w:val="0"/>
                  <w:divBdr>
                    <w:top w:val="single" w:sz="2" w:space="1" w:color="FFFFFF"/>
                    <w:left w:val="single" w:sz="2" w:space="12" w:color="FFFFFF"/>
                    <w:bottom w:val="single" w:sz="2" w:space="1" w:color="FFFFFF"/>
                    <w:right w:val="single" w:sz="2" w:space="4" w:color="FFFFFF"/>
                  </w:divBdr>
                  <w:divsChild>
                    <w:div w:id="379477242">
                      <w:marLeft w:val="0"/>
                      <w:marRight w:val="0"/>
                      <w:marTop w:val="0"/>
                      <w:marBottom w:val="0"/>
                      <w:divBdr>
                        <w:top w:val="none" w:sz="0" w:space="0" w:color="auto"/>
                        <w:left w:val="none" w:sz="0" w:space="0" w:color="auto"/>
                        <w:bottom w:val="none" w:sz="0" w:space="0" w:color="auto"/>
                        <w:right w:val="none" w:sz="0" w:space="0" w:color="auto"/>
                      </w:divBdr>
                    </w:div>
                  </w:divsChild>
                </w:div>
                <w:div w:id="358895395">
                  <w:marLeft w:val="0"/>
                  <w:marRight w:val="0"/>
                  <w:marTop w:val="0"/>
                  <w:marBottom w:val="0"/>
                  <w:divBdr>
                    <w:top w:val="single" w:sz="2" w:space="1" w:color="FFFFFF"/>
                    <w:left w:val="single" w:sz="2" w:space="12" w:color="FFFFFF"/>
                    <w:bottom w:val="single" w:sz="2" w:space="1" w:color="FFFFFF"/>
                    <w:right w:val="single" w:sz="2" w:space="4" w:color="FFFFFF"/>
                  </w:divBdr>
                  <w:divsChild>
                    <w:div w:id="663049346">
                      <w:marLeft w:val="0"/>
                      <w:marRight w:val="0"/>
                      <w:marTop w:val="0"/>
                      <w:marBottom w:val="0"/>
                      <w:divBdr>
                        <w:top w:val="none" w:sz="0" w:space="0" w:color="auto"/>
                        <w:left w:val="none" w:sz="0" w:space="0" w:color="auto"/>
                        <w:bottom w:val="none" w:sz="0" w:space="0" w:color="auto"/>
                        <w:right w:val="none" w:sz="0" w:space="0" w:color="auto"/>
                      </w:divBdr>
                    </w:div>
                  </w:divsChild>
                </w:div>
                <w:div w:id="1796556065">
                  <w:marLeft w:val="0"/>
                  <w:marRight w:val="0"/>
                  <w:marTop w:val="0"/>
                  <w:marBottom w:val="0"/>
                  <w:divBdr>
                    <w:top w:val="single" w:sz="2" w:space="1" w:color="FFFFFF"/>
                    <w:left w:val="single" w:sz="2" w:space="12" w:color="FFFFFF"/>
                    <w:bottom w:val="single" w:sz="2" w:space="1" w:color="FFFFFF"/>
                    <w:right w:val="single" w:sz="2" w:space="4" w:color="FFFFFF"/>
                  </w:divBdr>
                  <w:divsChild>
                    <w:div w:id="10882789">
                      <w:marLeft w:val="0"/>
                      <w:marRight w:val="0"/>
                      <w:marTop w:val="0"/>
                      <w:marBottom w:val="0"/>
                      <w:divBdr>
                        <w:top w:val="none" w:sz="0" w:space="0" w:color="auto"/>
                        <w:left w:val="none" w:sz="0" w:space="0" w:color="auto"/>
                        <w:bottom w:val="none" w:sz="0" w:space="0" w:color="auto"/>
                        <w:right w:val="none" w:sz="0" w:space="0" w:color="auto"/>
                      </w:divBdr>
                    </w:div>
                  </w:divsChild>
                </w:div>
                <w:div w:id="1765370729">
                  <w:marLeft w:val="0"/>
                  <w:marRight w:val="0"/>
                  <w:marTop w:val="0"/>
                  <w:marBottom w:val="0"/>
                  <w:divBdr>
                    <w:top w:val="single" w:sz="2" w:space="1" w:color="FFFFFF"/>
                    <w:left w:val="single" w:sz="2" w:space="12" w:color="FFFFFF"/>
                    <w:bottom w:val="single" w:sz="2" w:space="1" w:color="FFFFFF"/>
                    <w:right w:val="single" w:sz="2" w:space="4" w:color="FFFFFF"/>
                  </w:divBdr>
                  <w:divsChild>
                    <w:div w:id="358627768">
                      <w:marLeft w:val="0"/>
                      <w:marRight w:val="0"/>
                      <w:marTop w:val="0"/>
                      <w:marBottom w:val="0"/>
                      <w:divBdr>
                        <w:top w:val="none" w:sz="0" w:space="0" w:color="auto"/>
                        <w:left w:val="none" w:sz="0" w:space="0" w:color="auto"/>
                        <w:bottom w:val="none" w:sz="0" w:space="0" w:color="auto"/>
                        <w:right w:val="none" w:sz="0" w:space="0" w:color="auto"/>
                      </w:divBdr>
                    </w:div>
                  </w:divsChild>
                </w:div>
                <w:div w:id="1062413600">
                  <w:marLeft w:val="0"/>
                  <w:marRight w:val="0"/>
                  <w:marTop w:val="0"/>
                  <w:marBottom w:val="0"/>
                  <w:divBdr>
                    <w:top w:val="single" w:sz="2" w:space="1" w:color="FFFFFF"/>
                    <w:left w:val="single" w:sz="2" w:space="12" w:color="FFFFFF"/>
                    <w:bottom w:val="single" w:sz="2" w:space="1" w:color="FFFFFF"/>
                    <w:right w:val="single" w:sz="2" w:space="4" w:color="FFFFFF"/>
                  </w:divBdr>
                  <w:divsChild>
                    <w:div w:id="1090278551">
                      <w:marLeft w:val="0"/>
                      <w:marRight w:val="0"/>
                      <w:marTop w:val="0"/>
                      <w:marBottom w:val="0"/>
                      <w:divBdr>
                        <w:top w:val="none" w:sz="0" w:space="0" w:color="auto"/>
                        <w:left w:val="none" w:sz="0" w:space="0" w:color="auto"/>
                        <w:bottom w:val="none" w:sz="0" w:space="0" w:color="auto"/>
                        <w:right w:val="none" w:sz="0" w:space="0" w:color="auto"/>
                      </w:divBdr>
                    </w:div>
                  </w:divsChild>
                </w:div>
                <w:div w:id="1791851953">
                  <w:marLeft w:val="0"/>
                  <w:marRight w:val="0"/>
                  <w:marTop w:val="0"/>
                  <w:marBottom w:val="0"/>
                  <w:divBdr>
                    <w:top w:val="single" w:sz="2" w:space="1" w:color="FFFFFF"/>
                    <w:left w:val="single" w:sz="2" w:space="12" w:color="FFFFFF"/>
                    <w:bottom w:val="single" w:sz="2" w:space="1" w:color="FFFFFF"/>
                    <w:right w:val="single" w:sz="2" w:space="4" w:color="FFFFFF"/>
                  </w:divBdr>
                  <w:divsChild>
                    <w:div w:id="1110666440">
                      <w:marLeft w:val="0"/>
                      <w:marRight w:val="0"/>
                      <w:marTop w:val="0"/>
                      <w:marBottom w:val="0"/>
                      <w:divBdr>
                        <w:top w:val="none" w:sz="0" w:space="0" w:color="auto"/>
                        <w:left w:val="none" w:sz="0" w:space="0" w:color="auto"/>
                        <w:bottom w:val="none" w:sz="0" w:space="0" w:color="auto"/>
                        <w:right w:val="none" w:sz="0" w:space="0" w:color="auto"/>
                      </w:divBdr>
                    </w:div>
                  </w:divsChild>
                </w:div>
                <w:div w:id="716397566">
                  <w:marLeft w:val="0"/>
                  <w:marRight w:val="0"/>
                  <w:marTop w:val="0"/>
                  <w:marBottom w:val="0"/>
                  <w:divBdr>
                    <w:top w:val="single" w:sz="2" w:space="1" w:color="FFFFFF"/>
                    <w:left w:val="single" w:sz="2" w:space="12" w:color="FFFFFF"/>
                    <w:bottom w:val="single" w:sz="2" w:space="1" w:color="FFFFFF"/>
                    <w:right w:val="single" w:sz="2" w:space="4" w:color="FFFFFF"/>
                  </w:divBdr>
                  <w:divsChild>
                    <w:div w:id="770666281">
                      <w:marLeft w:val="0"/>
                      <w:marRight w:val="0"/>
                      <w:marTop w:val="0"/>
                      <w:marBottom w:val="0"/>
                      <w:divBdr>
                        <w:top w:val="none" w:sz="0" w:space="0" w:color="auto"/>
                        <w:left w:val="none" w:sz="0" w:space="0" w:color="auto"/>
                        <w:bottom w:val="none" w:sz="0" w:space="0" w:color="auto"/>
                        <w:right w:val="none" w:sz="0" w:space="0" w:color="auto"/>
                      </w:divBdr>
                    </w:div>
                  </w:divsChild>
                </w:div>
                <w:div w:id="66808780">
                  <w:marLeft w:val="0"/>
                  <w:marRight w:val="0"/>
                  <w:marTop w:val="0"/>
                  <w:marBottom w:val="0"/>
                  <w:divBdr>
                    <w:top w:val="single" w:sz="2" w:space="1" w:color="FFFFFF"/>
                    <w:left w:val="single" w:sz="2" w:space="12" w:color="FFFFFF"/>
                    <w:bottom w:val="single" w:sz="2" w:space="1" w:color="FFFFFF"/>
                    <w:right w:val="single" w:sz="2" w:space="4" w:color="FFFFFF"/>
                  </w:divBdr>
                  <w:divsChild>
                    <w:div w:id="968974973">
                      <w:marLeft w:val="0"/>
                      <w:marRight w:val="0"/>
                      <w:marTop w:val="0"/>
                      <w:marBottom w:val="0"/>
                      <w:divBdr>
                        <w:top w:val="none" w:sz="0" w:space="0" w:color="auto"/>
                        <w:left w:val="none" w:sz="0" w:space="0" w:color="auto"/>
                        <w:bottom w:val="none" w:sz="0" w:space="0" w:color="auto"/>
                        <w:right w:val="none" w:sz="0" w:space="0" w:color="auto"/>
                      </w:divBdr>
                    </w:div>
                  </w:divsChild>
                </w:div>
                <w:div w:id="90899472">
                  <w:marLeft w:val="0"/>
                  <w:marRight w:val="0"/>
                  <w:marTop w:val="0"/>
                  <w:marBottom w:val="0"/>
                  <w:divBdr>
                    <w:top w:val="single" w:sz="2" w:space="1" w:color="FFFFFF"/>
                    <w:left w:val="single" w:sz="2" w:space="12" w:color="FFFFFF"/>
                    <w:bottom w:val="single" w:sz="2" w:space="1" w:color="FFFFFF"/>
                    <w:right w:val="single" w:sz="2" w:space="4" w:color="FFFFFF"/>
                  </w:divBdr>
                  <w:divsChild>
                    <w:div w:id="142358222">
                      <w:marLeft w:val="0"/>
                      <w:marRight w:val="0"/>
                      <w:marTop w:val="0"/>
                      <w:marBottom w:val="0"/>
                      <w:divBdr>
                        <w:top w:val="none" w:sz="0" w:space="0" w:color="auto"/>
                        <w:left w:val="none" w:sz="0" w:space="0" w:color="auto"/>
                        <w:bottom w:val="none" w:sz="0" w:space="0" w:color="auto"/>
                        <w:right w:val="none" w:sz="0" w:space="0" w:color="auto"/>
                      </w:divBdr>
                    </w:div>
                  </w:divsChild>
                </w:div>
                <w:div w:id="841433480">
                  <w:marLeft w:val="0"/>
                  <w:marRight w:val="0"/>
                  <w:marTop w:val="0"/>
                  <w:marBottom w:val="0"/>
                  <w:divBdr>
                    <w:top w:val="single" w:sz="2" w:space="1" w:color="FFFFFF"/>
                    <w:left w:val="single" w:sz="2" w:space="12" w:color="FFFFFF"/>
                    <w:bottom w:val="single" w:sz="2" w:space="1" w:color="FFFFFF"/>
                    <w:right w:val="single" w:sz="2" w:space="4" w:color="FFFFFF"/>
                  </w:divBdr>
                  <w:divsChild>
                    <w:div w:id="1357344820">
                      <w:marLeft w:val="0"/>
                      <w:marRight w:val="0"/>
                      <w:marTop w:val="0"/>
                      <w:marBottom w:val="0"/>
                      <w:divBdr>
                        <w:top w:val="none" w:sz="0" w:space="0" w:color="auto"/>
                        <w:left w:val="none" w:sz="0" w:space="0" w:color="auto"/>
                        <w:bottom w:val="none" w:sz="0" w:space="0" w:color="auto"/>
                        <w:right w:val="none" w:sz="0" w:space="0" w:color="auto"/>
                      </w:divBdr>
                    </w:div>
                  </w:divsChild>
                </w:div>
                <w:div w:id="1609584778">
                  <w:marLeft w:val="0"/>
                  <w:marRight w:val="0"/>
                  <w:marTop w:val="0"/>
                  <w:marBottom w:val="0"/>
                  <w:divBdr>
                    <w:top w:val="single" w:sz="2" w:space="1" w:color="FFFFFF"/>
                    <w:left w:val="single" w:sz="2" w:space="12" w:color="FFFFFF"/>
                    <w:bottom w:val="single" w:sz="2" w:space="1" w:color="FFFFFF"/>
                    <w:right w:val="single" w:sz="2" w:space="4" w:color="FFFFFF"/>
                  </w:divBdr>
                  <w:divsChild>
                    <w:div w:id="405539436">
                      <w:marLeft w:val="0"/>
                      <w:marRight w:val="0"/>
                      <w:marTop w:val="0"/>
                      <w:marBottom w:val="0"/>
                      <w:divBdr>
                        <w:top w:val="none" w:sz="0" w:space="0" w:color="auto"/>
                        <w:left w:val="none" w:sz="0" w:space="0" w:color="auto"/>
                        <w:bottom w:val="none" w:sz="0" w:space="0" w:color="auto"/>
                        <w:right w:val="none" w:sz="0" w:space="0" w:color="auto"/>
                      </w:divBdr>
                    </w:div>
                  </w:divsChild>
                </w:div>
                <w:div w:id="95223979">
                  <w:marLeft w:val="0"/>
                  <w:marRight w:val="0"/>
                  <w:marTop w:val="0"/>
                  <w:marBottom w:val="0"/>
                  <w:divBdr>
                    <w:top w:val="single" w:sz="2" w:space="1" w:color="FFFFFF"/>
                    <w:left w:val="single" w:sz="2" w:space="12" w:color="FFFFFF"/>
                    <w:bottom w:val="single" w:sz="2" w:space="1" w:color="FFFFFF"/>
                    <w:right w:val="single" w:sz="2" w:space="4" w:color="FFFFFF"/>
                  </w:divBdr>
                  <w:divsChild>
                    <w:div w:id="1619144150">
                      <w:marLeft w:val="0"/>
                      <w:marRight w:val="0"/>
                      <w:marTop w:val="0"/>
                      <w:marBottom w:val="0"/>
                      <w:divBdr>
                        <w:top w:val="none" w:sz="0" w:space="0" w:color="auto"/>
                        <w:left w:val="none" w:sz="0" w:space="0" w:color="auto"/>
                        <w:bottom w:val="none" w:sz="0" w:space="0" w:color="auto"/>
                        <w:right w:val="none" w:sz="0" w:space="0" w:color="auto"/>
                      </w:divBdr>
                    </w:div>
                  </w:divsChild>
                </w:div>
                <w:div w:id="1343161730">
                  <w:marLeft w:val="0"/>
                  <w:marRight w:val="0"/>
                  <w:marTop w:val="0"/>
                  <w:marBottom w:val="0"/>
                  <w:divBdr>
                    <w:top w:val="single" w:sz="2" w:space="1" w:color="FFFFFF"/>
                    <w:left w:val="single" w:sz="2" w:space="12" w:color="FFFFFF"/>
                    <w:bottom w:val="single" w:sz="2" w:space="1" w:color="FFFFFF"/>
                    <w:right w:val="single" w:sz="2" w:space="4" w:color="FFFFFF"/>
                  </w:divBdr>
                  <w:divsChild>
                    <w:div w:id="657079706">
                      <w:marLeft w:val="0"/>
                      <w:marRight w:val="0"/>
                      <w:marTop w:val="0"/>
                      <w:marBottom w:val="0"/>
                      <w:divBdr>
                        <w:top w:val="none" w:sz="0" w:space="0" w:color="auto"/>
                        <w:left w:val="none" w:sz="0" w:space="0" w:color="auto"/>
                        <w:bottom w:val="none" w:sz="0" w:space="0" w:color="auto"/>
                        <w:right w:val="none" w:sz="0" w:space="0" w:color="auto"/>
                      </w:divBdr>
                    </w:div>
                  </w:divsChild>
                </w:div>
                <w:div w:id="1113406338">
                  <w:marLeft w:val="0"/>
                  <w:marRight w:val="0"/>
                  <w:marTop w:val="0"/>
                  <w:marBottom w:val="0"/>
                  <w:divBdr>
                    <w:top w:val="single" w:sz="2" w:space="1" w:color="FFFFFF"/>
                    <w:left w:val="single" w:sz="2" w:space="12" w:color="FFFFFF"/>
                    <w:bottom w:val="single" w:sz="2" w:space="1" w:color="FFFFFF"/>
                    <w:right w:val="single" w:sz="2" w:space="4" w:color="FFFFFF"/>
                  </w:divBdr>
                  <w:divsChild>
                    <w:div w:id="1287084360">
                      <w:marLeft w:val="0"/>
                      <w:marRight w:val="0"/>
                      <w:marTop w:val="0"/>
                      <w:marBottom w:val="0"/>
                      <w:divBdr>
                        <w:top w:val="none" w:sz="0" w:space="0" w:color="auto"/>
                        <w:left w:val="none" w:sz="0" w:space="0" w:color="auto"/>
                        <w:bottom w:val="none" w:sz="0" w:space="0" w:color="auto"/>
                        <w:right w:val="none" w:sz="0" w:space="0" w:color="auto"/>
                      </w:divBdr>
                    </w:div>
                  </w:divsChild>
                </w:div>
                <w:div w:id="368602333">
                  <w:marLeft w:val="0"/>
                  <w:marRight w:val="0"/>
                  <w:marTop w:val="0"/>
                  <w:marBottom w:val="0"/>
                  <w:divBdr>
                    <w:top w:val="single" w:sz="2" w:space="1" w:color="FFFFFF"/>
                    <w:left w:val="single" w:sz="2" w:space="12" w:color="FFFFFF"/>
                    <w:bottom w:val="single" w:sz="2" w:space="1" w:color="FFFFFF"/>
                    <w:right w:val="single" w:sz="2" w:space="4" w:color="FFFFFF"/>
                  </w:divBdr>
                  <w:divsChild>
                    <w:div w:id="265429622">
                      <w:marLeft w:val="0"/>
                      <w:marRight w:val="0"/>
                      <w:marTop w:val="0"/>
                      <w:marBottom w:val="0"/>
                      <w:divBdr>
                        <w:top w:val="none" w:sz="0" w:space="0" w:color="auto"/>
                        <w:left w:val="none" w:sz="0" w:space="0" w:color="auto"/>
                        <w:bottom w:val="none" w:sz="0" w:space="0" w:color="auto"/>
                        <w:right w:val="none" w:sz="0" w:space="0" w:color="auto"/>
                      </w:divBdr>
                    </w:div>
                  </w:divsChild>
                </w:div>
                <w:div w:id="260113796">
                  <w:marLeft w:val="0"/>
                  <w:marRight w:val="0"/>
                  <w:marTop w:val="0"/>
                  <w:marBottom w:val="0"/>
                  <w:divBdr>
                    <w:top w:val="single" w:sz="2" w:space="1" w:color="FFFFFF"/>
                    <w:left w:val="single" w:sz="2" w:space="12" w:color="FFFFFF"/>
                    <w:bottom w:val="single" w:sz="2" w:space="4" w:color="FFFFFF"/>
                    <w:right w:val="single" w:sz="2" w:space="4" w:color="FFFFFF"/>
                  </w:divBdr>
                  <w:divsChild>
                    <w:div w:id="3978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08581">
          <w:marLeft w:val="0"/>
          <w:marRight w:val="0"/>
          <w:marTop w:val="0"/>
          <w:marBottom w:val="335"/>
          <w:divBdr>
            <w:top w:val="none" w:sz="0" w:space="0" w:color="auto"/>
            <w:left w:val="none" w:sz="0" w:space="0" w:color="auto"/>
            <w:bottom w:val="none" w:sz="0" w:space="0" w:color="auto"/>
            <w:right w:val="none" w:sz="0" w:space="0" w:color="auto"/>
          </w:divBdr>
          <w:divsChild>
            <w:div w:id="2093501514">
              <w:marLeft w:val="0"/>
              <w:marRight w:val="0"/>
              <w:marTop w:val="0"/>
              <w:marBottom w:val="0"/>
              <w:divBdr>
                <w:top w:val="none" w:sz="0" w:space="0" w:color="auto"/>
                <w:left w:val="none" w:sz="0" w:space="0" w:color="auto"/>
                <w:bottom w:val="none" w:sz="0" w:space="0" w:color="auto"/>
                <w:right w:val="none" w:sz="0" w:space="0" w:color="auto"/>
              </w:divBdr>
              <w:divsChild>
                <w:div w:id="1214198155">
                  <w:marLeft w:val="0"/>
                  <w:marRight w:val="0"/>
                  <w:marTop w:val="0"/>
                  <w:marBottom w:val="0"/>
                  <w:divBdr>
                    <w:top w:val="single" w:sz="2" w:space="4" w:color="FFFFFF"/>
                    <w:left w:val="single" w:sz="2" w:space="12" w:color="FFFFFF"/>
                    <w:bottom w:val="single" w:sz="2" w:space="1" w:color="FFFFFF"/>
                    <w:right w:val="single" w:sz="2" w:space="4" w:color="FFFFFF"/>
                  </w:divBdr>
                  <w:divsChild>
                    <w:div w:id="923606026">
                      <w:marLeft w:val="0"/>
                      <w:marRight w:val="0"/>
                      <w:marTop w:val="0"/>
                      <w:marBottom w:val="0"/>
                      <w:divBdr>
                        <w:top w:val="none" w:sz="0" w:space="0" w:color="auto"/>
                        <w:left w:val="none" w:sz="0" w:space="0" w:color="auto"/>
                        <w:bottom w:val="none" w:sz="0" w:space="0" w:color="auto"/>
                        <w:right w:val="none" w:sz="0" w:space="0" w:color="auto"/>
                      </w:divBdr>
                    </w:div>
                  </w:divsChild>
                </w:div>
                <w:div w:id="1716932374">
                  <w:marLeft w:val="0"/>
                  <w:marRight w:val="0"/>
                  <w:marTop w:val="0"/>
                  <w:marBottom w:val="0"/>
                  <w:divBdr>
                    <w:top w:val="single" w:sz="2" w:space="1" w:color="FFFFFF"/>
                    <w:left w:val="single" w:sz="2" w:space="12" w:color="FFFFFF"/>
                    <w:bottom w:val="single" w:sz="2" w:space="1" w:color="FFFFFF"/>
                    <w:right w:val="single" w:sz="2" w:space="4" w:color="FFFFFF"/>
                  </w:divBdr>
                  <w:divsChild>
                    <w:div w:id="1166480905">
                      <w:marLeft w:val="0"/>
                      <w:marRight w:val="0"/>
                      <w:marTop w:val="0"/>
                      <w:marBottom w:val="0"/>
                      <w:divBdr>
                        <w:top w:val="none" w:sz="0" w:space="0" w:color="auto"/>
                        <w:left w:val="none" w:sz="0" w:space="0" w:color="auto"/>
                        <w:bottom w:val="none" w:sz="0" w:space="0" w:color="auto"/>
                        <w:right w:val="none" w:sz="0" w:space="0" w:color="auto"/>
                      </w:divBdr>
                    </w:div>
                  </w:divsChild>
                </w:div>
                <w:div w:id="1229464307">
                  <w:marLeft w:val="0"/>
                  <w:marRight w:val="0"/>
                  <w:marTop w:val="0"/>
                  <w:marBottom w:val="0"/>
                  <w:divBdr>
                    <w:top w:val="single" w:sz="2" w:space="1" w:color="FFFFFF"/>
                    <w:left w:val="single" w:sz="2" w:space="12" w:color="FFFFFF"/>
                    <w:bottom w:val="single" w:sz="2" w:space="1" w:color="FFFFFF"/>
                    <w:right w:val="single" w:sz="2" w:space="4" w:color="FFFFFF"/>
                  </w:divBdr>
                  <w:divsChild>
                    <w:div w:id="412121842">
                      <w:marLeft w:val="0"/>
                      <w:marRight w:val="0"/>
                      <w:marTop w:val="0"/>
                      <w:marBottom w:val="0"/>
                      <w:divBdr>
                        <w:top w:val="none" w:sz="0" w:space="0" w:color="auto"/>
                        <w:left w:val="none" w:sz="0" w:space="0" w:color="auto"/>
                        <w:bottom w:val="none" w:sz="0" w:space="0" w:color="auto"/>
                        <w:right w:val="none" w:sz="0" w:space="0" w:color="auto"/>
                      </w:divBdr>
                    </w:div>
                  </w:divsChild>
                </w:div>
                <w:div w:id="410353132">
                  <w:marLeft w:val="0"/>
                  <w:marRight w:val="0"/>
                  <w:marTop w:val="0"/>
                  <w:marBottom w:val="0"/>
                  <w:divBdr>
                    <w:top w:val="single" w:sz="2" w:space="1" w:color="FFFFFF"/>
                    <w:left w:val="single" w:sz="2" w:space="12" w:color="FFFFFF"/>
                    <w:bottom w:val="single" w:sz="2" w:space="1" w:color="FFFFFF"/>
                    <w:right w:val="single" w:sz="2" w:space="4" w:color="FFFFFF"/>
                  </w:divBdr>
                  <w:divsChild>
                    <w:div w:id="1753355179">
                      <w:marLeft w:val="0"/>
                      <w:marRight w:val="0"/>
                      <w:marTop w:val="0"/>
                      <w:marBottom w:val="0"/>
                      <w:divBdr>
                        <w:top w:val="none" w:sz="0" w:space="0" w:color="auto"/>
                        <w:left w:val="none" w:sz="0" w:space="0" w:color="auto"/>
                        <w:bottom w:val="none" w:sz="0" w:space="0" w:color="auto"/>
                        <w:right w:val="none" w:sz="0" w:space="0" w:color="auto"/>
                      </w:divBdr>
                    </w:div>
                  </w:divsChild>
                </w:div>
                <w:div w:id="273709467">
                  <w:marLeft w:val="0"/>
                  <w:marRight w:val="0"/>
                  <w:marTop w:val="0"/>
                  <w:marBottom w:val="0"/>
                  <w:divBdr>
                    <w:top w:val="single" w:sz="2" w:space="1" w:color="FFFFFF"/>
                    <w:left w:val="single" w:sz="2" w:space="12" w:color="FFFFFF"/>
                    <w:bottom w:val="single" w:sz="2" w:space="1" w:color="FFFFFF"/>
                    <w:right w:val="single" w:sz="2" w:space="4" w:color="FFFFFF"/>
                  </w:divBdr>
                  <w:divsChild>
                    <w:div w:id="1635401683">
                      <w:marLeft w:val="0"/>
                      <w:marRight w:val="0"/>
                      <w:marTop w:val="0"/>
                      <w:marBottom w:val="0"/>
                      <w:divBdr>
                        <w:top w:val="none" w:sz="0" w:space="0" w:color="auto"/>
                        <w:left w:val="none" w:sz="0" w:space="0" w:color="auto"/>
                        <w:bottom w:val="none" w:sz="0" w:space="0" w:color="auto"/>
                        <w:right w:val="none" w:sz="0" w:space="0" w:color="auto"/>
                      </w:divBdr>
                    </w:div>
                  </w:divsChild>
                </w:div>
                <w:div w:id="503980978">
                  <w:marLeft w:val="0"/>
                  <w:marRight w:val="0"/>
                  <w:marTop w:val="0"/>
                  <w:marBottom w:val="0"/>
                  <w:divBdr>
                    <w:top w:val="single" w:sz="2" w:space="1" w:color="FFFFFF"/>
                    <w:left w:val="single" w:sz="2" w:space="12" w:color="FFFFFF"/>
                    <w:bottom w:val="single" w:sz="2" w:space="1" w:color="FFFFFF"/>
                    <w:right w:val="single" w:sz="2" w:space="4" w:color="FFFFFF"/>
                  </w:divBdr>
                  <w:divsChild>
                    <w:div w:id="1445728425">
                      <w:marLeft w:val="0"/>
                      <w:marRight w:val="0"/>
                      <w:marTop w:val="0"/>
                      <w:marBottom w:val="0"/>
                      <w:divBdr>
                        <w:top w:val="none" w:sz="0" w:space="0" w:color="auto"/>
                        <w:left w:val="none" w:sz="0" w:space="0" w:color="auto"/>
                        <w:bottom w:val="none" w:sz="0" w:space="0" w:color="auto"/>
                        <w:right w:val="none" w:sz="0" w:space="0" w:color="auto"/>
                      </w:divBdr>
                    </w:div>
                  </w:divsChild>
                </w:div>
                <w:div w:id="237787435">
                  <w:marLeft w:val="0"/>
                  <w:marRight w:val="0"/>
                  <w:marTop w:val="0"/>
                  <w:marBottom w:val="0"/>
                  <w:divBdr>
                    <w:top w:val="single" w:sz="2" w:space="1" w:color="FFFFFF"/>
                    <w:left w:val="single" w:sz="2" w:space="12" w:color="FFFFFF"/>
                    <w:bottom w:val="single" w:sz="2" w:space="1" w:color="FFFFFF"/>
                    <w:right w:val="single" w:sz="2" w:space="4" w:color="FFFFFF"/>
                  </w:divBdr>
                  <w:divsChild>
                    <w:div w:id="2138602525">
                      <w:marLeft w:val="0"/>
                      <w:marRight w:val="0"/>
                      <w:marTop w:val="0"/>
                      <w:marBottom w:val="0"/>
                      <w:divBdr>
                        <w:top w:val="none" w:sz="0" w:space="0" w:color="auto"/>
                        <w:left w:val="none" w:sz="0" w:space="0" w:color="auto"/>
                        <w:bottom w:val="none" w:sz="0" w:space="0" w:color="auto"/>
                        <w:right w:val="none" w:sz="0" w:space="0" w:color="auto"/>
                      </w:divBdr>
                    </w:div>
                  </w:divsChild>
                </w:div>
                <w:div w:id="1824545592">
                  <w:marLeft w:val="0"/>
                  <w:marRight w:val="0"/>
                  <w:marTop w:val="0"/>
                  <w:marBottom w:val="0"/>
                  <w:divBdr>
                    <w:top w:val="single" w:sz="2" w:space="1" w:color="FFFFFF"/>
                    <w:left w:val="single" w:sz="2" w:space="12" w:color="FFFFFF"/>
                    <w:bottom w:val="single" w:sz="2" w:space="1" w:color="FFFFFF"/>
                    <w:right w:val="single" w:sz="2" w:space="4" w:color="FFFFFF"/>
                  </w:divBdr>
                  <w:divsChild>
                    <w:div w:id="1973750250">
                      <w:marLeft w:val="0"/>
                      <w:marRight w:val="0"/>
                      <w:marTop w:val="0"/>
                      <w:marBottom w:val="0"/>
                      <w:divBdr>
                        <w:top w:val="none" w:sz="0" w:space="0" w:color="auto"/>
                        <w:left w:val="none" w:sz="0" w:space="0" w:color="auto"/>
                        <w:bottom w:val="none" w:sz="0" w:space="0" w:color="auto"/>
                        <w:right w:val="none" w:sz="0" w:space="0" w:color="auto"/>
                      </w:divBdr>
                    </w:div>
                  </w:divsChild>
                </w:div>
                <w:div w:id="114519069">
                  <w:marLeft w:val="0"/>
                  <w:marRight w:val="0"/>
                  <w:marTop w:val="0"/>
                  <w:marBottom w:val="0"/>
                  <w:divBdr>
                    <w:top w:val="single" w:sz="2" w:space="1" w:color="FFFFFF"/>
                    <w:left w:val="single" w:sz="2" w:space="12" w:color="FFFFFF"/>
                    <w:bottom w:val="single" w:sz="2" w:space="1" w:color="FFFFFF"/>
                    <w:right w:val="single" w:sz="2" w:space="4" w:color="FFFFFF"/>
                  </w:divBdr>
                  <w:divsChild>
                    <w:div w:id="130514029">
                      <w:marLeft w:val="0"/>
                      <w:marRight w:val="0"/>
                      <w:marTop w:val="0"/>
                      <w:marBottom w:val="0"/>
                      <w:divBdr>
                        <w:top w:val="none" w:sz="0" w:space="0" w:color="auto"/>
                        <w:left w:val="none" w:sz="0" w:space="0" w:color="auto"/>
                        <w:bottom w:val="none" w:sz="0" w:space="0" w:color="auto"/>
                        <w:right w:val="none" w:sz="0" w:space="0" w:color="auto"/>
                      </w:divBdr>
                    </w:div>
                  </w:divsChild>
                </w:div>
                <w:div w:id="534659655">
                  <w:marLeft w:val="0"/>
                  <w:marRight w:val="0"/>
                  <w:marTop w:val="0"/>
                  <w:marBottom w:val="0"/>
                  <w:divBdr>
                    <w:top w:val="single" w:sz="2" w:space="1" w:color="FFFFFF"/>
                    <w:left w:val="single" w:sz="2" w:space="12" w:color="FFFFFF"/>
                    <w:bottom w:val="single" w:sz="2" w:space="1" w:color="FFFFFF"/>
                    <w:right w:val="single" w:sz="2" w:space="4" w:color="FFFFFF"/>
                  </w:divBdr>
                  <w:divsChild>
                    <w:div w:id="764158208">
                      <w:marLeft w:val="0"/>
                      <w:marRight w:val="0"/>
                      <w:marTop w:val="0"/>
                      <w:marBottom w:val="0"/>
                      <w:divBdr>
                        <w:top w:val="none" w:sz="0" w:space="0" w:color="auto"/>
                        <w:left w:val="none" w:sz="0" w:space="0" w:color="auto"/>
                        <w:bottom w:val="none" w:sz="0" w:space="0" w:color="auto"/>
                        <w:right w:val="none" w:sz="0" w:space="0" w:color="auto"/>
                      </w:divBdr>
                    </w:div>
                  </w:divsChild>
                </w:div>
                <w:div w:id="781877128">
                  <w:marLeft w:val="0"/>
                  <w:marRight w:val="0"/>
                  <w:marTop w:val="0"/>
                  <w:marBottom w:val="0"/>
                  <w:divBdr>
                    <w:top w:val="single" w:sz="2" w:space="1" w:color="FFFFFF"/>
                    <w:left w:val="single" w:sz="2" w:space="12" w:color="FFFFFF"/>
                    <w:bottom w:val="single" w:sz="2" w:space="1" w:color="FFFFFF"/>
                    <w:right w:val="single" w:sz="2" w:space="4" w:color="FFFFFF"/>
                  </w:divBdr>
                  <w:divsChild>
                    <w:div w:id="1018315625">
                      <w:marLeft w:val="0"/>
                      <w:marRight w:val="0"/>
                      <w:marTop w:val="0"/>
                      <w:marBottom w:val="0"/>
                      <w:divBdr>
                        <w:top w:val="none" w:sz="0" w:space="0" w:color="auto"/>
                        <w:left w:val="none" w:sz="0" w:space="0" w:color="auto"/>
                        <w:bottom w:val="none" w:sz="0" w:space="0" w:color="auto"/>
                        <w:right w:val="none" w:sz="0" w:space="0" w:color="auto"/>
                      </w:divBdr>
                    </w:div>
                  </w:divsChild>
                </w:div>
                <w:div w:id="428821049">
                  <w:marLeft w:val="0"/>
                  <w:marRight w:val="0"/>
                  <w:marTop w:val="0"/>
                  <w:marBottom w:val="0"/>
                  <w:divBdr>
                    <w:top w:val="single" w:sz="2" w:space="1" w:color="FFFFFF"/>
                    <w:left w:val="single" w:sz="2" w:space="12" w:color="FFFFFF"/>
                    <w:bottom w:val="single" w:sz="2" w:space="1" w:color="FFFFFF"/>
                    <w:right w:val="single" w:sz="2" w:space="4" w:color="FFFFFF"/>
                  </w:divBdr>
                  <w:divsChild>
                    <w:div w:id="553783101">
                      <w:marLeft w:val="0"/>
                      <w:marRight w:val="0"/>
                      <w:marTop w:val="0"/>
                      <w:marBottom w:val="0"/>
                      <w:divBdr>
                        <w:top w:val="none" w:sz="0" w:space="0" w:color="auto"/>
                        <w:left w:val="none" w:sz="0" w:space="0" w:color="auto"/>
                        <w:bottom w:val="none" w:sz="0" w:space="0" w:color="auto"/>
                        <w:right w:val="none" w:sz="0" w:space="0" w:color="auto"/>
                      </w:divBdr>
                    </w:div>
                  </w:divsChild>
                </w:div>
                <w:div w:id="934629616">
                  <w:marLeft w:val="0"/>
                  <w:marRight w:val="0"/>
                  <w:marTop w:val="0"/>
                  <w:marBottom w:val="0"/>
                  <w:divBdr>
                    <w:top w:val="single" w:sz="2" w:space="1" w:color="FFFFFF"/>
                    <w:left w:val="single" w:sz="2" w:space="12" w:color="FFFFFF"/>
                    <w:bottom w:val="single" w:sz="2" w:space="1" w:color="FFFFFF"/>
                    <w:right w:val="single" w:sz="2" w:space="4" w:color="FFFFFF"/>
                  </w:divBdr>
                  <w:divsChild>
                    <w:div w:id="133180190">
                      <w:marLeft w:val="0"/>
                      <w:marRight w:val="0"/>
                      <w:marTop w:val="0"/>
                      <w:marBottom w:val="0"/>
                      <w:divBdr>
                        <w:top w:val="none" w:sz="0" w:space="0" w:color="auto"/>
                        <w:left w:val="none" w:sz="0" w:space="0" w:color="auto"/>
                        <w:bottom w:val="none" w:sz="0" w:space="0" w:color="auto"/>
                        <w:right w:val="none" w:sz="0" w:space="0" w:color="auto"/>
                      </w:divBdr>
                    </w:div>
                  </w:divsChild>
                </w:div>
                <w:div w:id="254020336">
                  <w:marLeft w:val="0"/>
                  <w:marRight w:val="0"/>
                  <w:marTop w:val="0"/>
                  <w:marBottom w:val="0"/>
                  <w:divBdr>
                    <w:top w:val="single" w:sz="2" w:space="1" w:color="FFFFFF"/>
                    <w:left w:val="single" w:sz="2" w:space="12" w:color="FFFFFF"/>
                    <w:bottom w:val="single" w:sz="2" w:space="1" w:color="FFFFFF"/>
                    <w:right w:val="single" w:sz="2" w:space="4" w:color="FFFFFF"/>
                  </w:divBdr>
                  <w:divsChild>
                    <w:div w:id="821308536">
                      <w:marLeft w:val="0"/>
                      <w:marRight w:val="0"/>
                      <w:marTop w:val="0"/>
                      <w:marBottom w:val="0"/>
                      <w:divBdr>
                        <w:top w:val="none" w:sz="0" w:space="0" w:color="auto"/>
                        <w:left w:val="none" w:sz="0" w:space="0" w:color="auto"/>
                        <w:bottom w:val="none" w:sz="0" w:space="0" w:color="auto"/>
                        <w:right w:val="none" w:sz="0" w:space="0" w:color="auto"/>
                      </w:divBdr>
                    </w:div>
                  </w:divsChild>
                </w:div>
                <w:div w:id="1644966160">
                  <w:marLeft w:val="0"/>
                  <w:marRight w:val="0"/>
                  <w:marTop w:val="0"/>
                  <w:marBottom w:val="0"/>
                  <w:divBdr>
                    <w:top w:val="single" w:sz="2" w:space="1" w:color="FFFFFF"/>
                    <w:left w:val="single" w:sz="2" w:space="12" w:color="FFFFFF"/>
                    <w:bottom w:val="single" w:sz="2" w:space="1" w:color="FFFFFF"/>
                    <w:right w:val="single" w:sz="2" w:space="4" w:color="FFFFFF"/>
                  </w:divBdr>
                  <w:divsChild>
                    <w:div w:id="480344599">
                      <w:marLeft w:val="0"/>
                      <w:marRight w:val="0"/>
                      <w:marTop w:val="0"/>
                      <w:marBottom w:val="0"/>
                      <w:divBdr>
                        <w:top w:val="none" w:sz="0" w:space="0" w:color="auto"/>
                        <w:left w:val="none" w:sz="0" w:space="0" w:color="auto"/>
                        <w:bottom w:val="none" w:sz="0" w:space="0" w:color="auto"/>
                        <w:right w:val="none" w:sz="0" w:space="0" w:color="auto"/>
                      </w:divBdr>
                    </w:div>
                  </w:divsChild>
                </w:div>
                <w:div w:id="1438871917">
                  <w:marLeft w:val="0"/>
                  <w:marRight w:val="0"/>
                  <w:marTop w:val="0"/>
                  <w:marBottom w:val="0"/>
                  <w:divBdr>
                    <w:top w:val="single" w:sz="2" w:space="1" w:color="FFFFFF"/>
                    <w:left w:val="single" w:sz="2" w:space="12" w:color="FFFFFF"/>
                    <w:bottom w:val="single" w:sz="2" w:space="1" w:color="FFFFFF"/>
                    <w:right w:val="single" w:sz="2" w:space="4" w:color="FFFFFF"/>
                  </w:divBdr>
                  <w:divsChild>
                    <w:div w:id="1191534477">
                      <w:marLeft w:val="0"/>
                      <w:marRight w:val="0"/>
                      <w:marTop w:val="0"/>
                      <w:marBottom w:val="0"/>
                      <w:divBdr>
                        <w:top w:val="none" w:sz="0" w:space="0" w:color="auto"/>
                        <w:left w:val="none" w:sz="0" w:space="0" w:color="auto"/>
                        <w:bottom w:val="none" w:sz="0" w:space="0" w:color="auto"/>
                        <w:right w:val="none" w:sz="0" w:space="0" w:color="auto"/>
                      </w:divBdr>
                    </w:div>
                  </w:divsChild>
                </w:div>
                <w:div w:id="885335138">
                  <w:marLeft w:val="0"/>
                  <w:marRight w:val="0"/>
                  <w:marTop w:val="0"/>
                  <w:marBottom w:val="0"/>
                  <w:divBdr>
                    <w:top w:val="single" w:sz="2" w:space="1" w:color="FFFFFF"/>
                    <w:left w:val="single" w:sz="2" w:space="12" w:color="FFFFFF"/>
                    <w:bottom w:val="single" w:sz="2" w:space="1" w:color="FFFFFF"/>
                    <w:right w:val="single" w:sz="2" w:space="4" w:color="FFFFFF"/>
                  </w:divBdr>
                  <w:divsChild>
                    <w:div w:id="416950773">
                      <w:marLeft w:val="0"/>
                      <w:marRight w:val="0"/>
                      <w:marTop w:val="0"/>
                      <w:marBottom w:val="0"/>
                      <w:divBdr>
                        <w:top w:val="none" w:sz="0" w:space="0" w:color="auto"/>
                        <w:left w:val="none" w:sz="0" w:space="0" w:color="auto"/>
                        <w:bottom w:val="none" w:sz="0" w:space="0" w:color="auto"/>
                        <w:right w:val="none" w:sz="0" w:space="0" w:color="auto"/>
                      </w:divBdr>
                    </w:div>
                  </w:divsChild>
                </w:div>
                <w:div w:id="1144157123">
                  <w:marLeft w:val="0"/>
                  <w:marRight w:val="0"/>
                  <w:marTop w:val="0"/>
                  <w:marBottom w:val="0"/>
                  <w:divBdr>
                    <w:top w:val="single" w:sz="2" w:space="1" w:color="FFFFFF"/>
                    <w:left w:val="single" w:sz="2" w:space="12" w:color="FFFFFF"/>
                    <w:bottom w:val="single" w:sz="2" w:space="1" w:color="FFFFFF"/>
                    <w:right w:val="single" w:sz="2" w:space="4" w:color="FFFFFF"/>
                  </w:divBdr>
                  <w:divsChild>
                    <w:div w:id="1276449421">
                      <w:marLeft w:val="0"/>
                      <w:marRight w:val="0"/>
                      <w:marTop w:val="0"/>
                      <w:marBottom w:val="0"/>
                      <w:divBdr>
                        <w:top w:val="none" w:sz="0" w:space="0" w:color="auto"/>
                        <w:left w:val="none" w:sz="0" w:space="0" w:color="auto"/>
                        <w:bottom w:val="none" w:sz="0" w:space="0" w:color="auto"/>
                        <w:right w:val="none" w:sz="0" w:space="0" w:color="auto"/>
                      </w:divBdr>
                    </w:div>
                  </w:divsChild>
                </w:div>
                <w:div w:id="1450854863">
                  <w:marLeft w:val="0"/>
                  <w:marRight w:val="0"/>
                  <w:marTop w:val="0"/>
                  <w:marBottom w:val="0"/>
                  <w:divBdr>
                    <w:top w:val="single" w:sz="2" w:space="1" w:color="FFFFFF"/>
                    <w:left w:val="single" w:sz="2" w:space="12" w:color="FFFFFF"/>
                    <w:bottom w:val="single" w:sz="2" w:space="1" w:color="FFFFFF"/>
                    <w:right w:val="single" w:sz="2" w:space="4" w:color="FFFFFF"/>
                  </w:divBdr>
                  <w:divsChild>
                    <w:div w:id="601180781">
                      <w:marLeft w:val="0"/>
                      <w:marRight w:val="0"/>
                      <w:marTop w:val="0"/>
                      <w:marBottom w:val="0"/>
                      <w:divBdr>
                        <w:top w:val="none" w:sz="0" w:space="0" w:color="auto"/>
                        <w:left w:val="none" w:sz="0" w:space="0" w:color="auto"/>
                        <w:bottom w:val="none" w:sz="0" w:space="0" w:color="auto"/>
                        <w:right w:val="none" w:sz="0" w:space="0" w:color="auto"/>
                      </w:divBdr>
                    </w:div>
                  </w:divsChild>
                </w:div>
                <w:div w:id="309554175">
                  <w:marLeft w:val="0"/>
                  <w:marRight w:val="0"/>
                  <w:marTop w:val="0"/>
                  <w:marBottom w:val="0"/>
                  <w:divBdr>
                    <w:top w:val="single" w:sz="2" w:space="1" w:color="FFFFFF"/>
                    <w:left w:val="single" w:sz="2" w:space="12" w:color="FFFFFF"/>
                    <w:bottom w:val="single" w:sz="2" w:space="1" w:color="FFFFFF"/>
                    <w:right w:val="single" w:sz="2" w:space="4" w:color="FFFFFF"/>
                  </w:divBdr>
                  <w:divsChild>
                    <w:div w:id="588317430">
                      <w:marLeft w:val="0"/>
                      <w:marRight w:val="0"/>
                      <w:marTop w:val="0"/>
                      <w:marBottom w:val="0"/>
                      <w:divBdr>
                        <w:top w:val="none" w:sz="0" w:space="0" w:color="auto"/>
                        <w:left w:val="none" w:sz="0" w:space="0" w:color="auto"/>
                        <w:bottom w:val="none" w:sz="0" w:space="0" w:color="auto"/>
                        <w:right w:val="none" w:sz="0" w:space="0" w:color="auto"/>
                      </w:divBdr>
                    </w:div>
                  </w:divsChild>
                </w:div>
                <w:div w:id="1735622086">
                  <w:marLeft w:val="0"/>
                  <w:marRight w:val="0"/>
                  <w:marTop w:val="0"/>
                  <w:marBottom w:val="0"/>
                  <w:divBdr>
                    <w:top w:val="single" w:sz="2" w:space="1" w:color="FFFFFF"/>
                    <w:left w:val="single" w:sz="2" w:space="12" w:color="FFFFFF"/>
                    <w:bottom w:val="single" w:sz="2" w:space="1" w:color="FFFFFF"/>
                    <w:right w:val="single" w:sz="2" w:space="4" w:color="FFFFFF"/>
                  </w:divBdr>
                  <w:divsChild>
                    <w:div w:id="1319456960">
                      <w:marLeft w:val="0"/>
                      <w:marRight w:val="0"/>
                      <w:marTop w:val="0"/>
                      <w:marBottom w:val="0"/>
                      <w:divBdr>
                        <w:top w:val="none" w:sz="0" w:space="0" w:color="auto"/>
                        <w:left w:val="none" w:sz="0" w:space="0" w:color="auto"/>
                        <w:bottom w:val="none" w:sz="0" w:space="0" w:color="auto"/>
                        <w:right w:val="none" w:sz="0" w:space="0" w:color="auto"/>
                      </w:divBdr>
                    </w:div>
                  </w:divsChild>
                </w:div>
                <w:div w:id="1982345110">
                  <w:marLeft w:val="0"/>
                  <w:marRight w:val="0"/>
                  <w:marTop w:val="0"/>
                  <w:marBottom w:val="0"/>
                  <w:divBdr>
                    <w:top w:val="single" w:sz="2" w:space="1" w:color="FFFFFF"/>
                    <w:left w:val="single" w:sz="2" w:space="12" w:color="FFFFFF"/>
                    <w:bottom w:val="single" w:sz="2" w:space="1" w:color="FFFFFF"/>
                    <w:right w:val="single" w:sz="2" w:space="4" w:color="FFFFFF"/>
                  </w:divBdr>
                  <w:divsChild>
                    <w:div w:id="1174108452">
                      <w:marLeft w:val="0"/>
                      <w:marRight w:val="0"/>
                      <w:marTop w:val="0"/>
                      <w:marBottom w:val="0"/>
                      <w:divBdr>
                        <w:top w:val="none" w:sz="0" w:space="0" w:color="auto"/>
                        <w:left w:val="none" w:sz="0" w:space="0" w:color="auto"/>
                        <w:bottom w:val="none" w:sz="0" w:space="0" w:color="auto"/>
                        <w:right w:val="none" w:sz="0" w:space="0" w:color="auto"/>
                      </w:divBdr>
                    </w:div>
                  </w:divsChild>
                </w:div>
                <w:div w:id="2137525250">
                  <w:marLeft w:val="0"/>
                  <w:marRight w:val="0"/>
                  <w:marTop w:val="0"/>
                  <w:marBottom w:val="0"/>
                  <w:divBdr>
                    <w:top w:val="single" w:sz="2" w:space="1" w:color="FFFFFF"/>
                    <w:left w:val="single" w:sz="2" w:space="12" w:color="FFFFFF"/>
                    <w:bottom w:val="single" w:sz="2" w:space="1" w:color="FFFFFF"/>
                    <w:right w:val="single" w:sz="2" w:space="4" w:color="FFFFFF"/>
                  </w:divBdr>
                  <w:divsChild>
                    <w:div w:id="861700061">
                      <w:marLeft w:val="0"/>
                      <w:marRight w:val="0"/>
                      <w:marTop w:val="0"/>
                      <w:marBottom w:val="0"/>
                      <w:divBdr>
                        <w:top w:val="none" w:sz="0" w:space="0" w:color="auto"/>
                        <w:left w:val="none" w:sz="0" w:space="0" w:color="auto"/>
                        <w:bottom w:val="none" w:sz="0" w:space="0" w:color="auto"/>
                        <w:right w:val="none" w:sz="0" w:space="0" w:color="auto"/>
                      </w:divBdr>
                    </w:div>
                  </w:divsChild>
                </w:div>
                <w:div w:id="45447697">
                  <w:marLeft w:val="0"/>
                  <w:marRight w:val="0"/>
                  <w:marTop w:val="0"/>
                  <w:marBottom w:val="0"/>
                  <w:divBdr>
                    <w:top w:val="single" w:sz="2" w:space="1" w:color="FFFFFF"/>
                    <w:left w:val="single" w:sz="2" w:space="12" w:color="FFFFFF"/>
                    <w:bottom w:val="single" w:sz="2" w:space="4" w:color="FFFFFF"/>
                    <w:right w:val="single" w:sz="2" w:space="4" w:color="FFFFFF"/>
                  </w:divBdr>
                  <w:divsChild>
                    <w:div w:id="7186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82929">
          <w:marLeft w:val="0"/>
          <w:marRight w:val="0"/>
          <w:marTop w:val="0"/>
          <w:marBottom w:val="335"/>
          <w:divBdr>
            <w:top w:val="none" w:sz="0" w:space="0" w:color="auto"/>
            <w:left w:val="none" w:sz="0" w:space="0" w:color="auto"/>
            <w:bottom w:val="none" w:sz="0" w:space="0" w:color="auto"/>
            <w:right w:val="none" w:sz="0" w:space="0" w:color="auto"/>
          </w:divBdr>
          <w:divsChild>
            <w:div w:id="723332190">
              <w:marLeft w:val="0"/>
              <w:marRight w:val="0"/>
              <w:marTop w:val="0"/>
              <w:marBottom w:val="0"/>
              <w:divBdr>
                <w:top w:val="none" w:sz="0" w:space="0" w:color="auto"/>
                <w:left w:val="none" w:sz="0" w:space="0" w:color="auto"/>
                <w:bottom w:val="none" w:sz="0" w:space="0" w:color="auto"/>
                <w:right w:val="none" w:sz="0" w:space="0" w:color="auto"/>
              </w:divBdr>
              <w:divsChild>
                <w:div w:id="2105607391">
                  <w:marLeft w:val="0"/>
                  <w:marRight w:val="0"/>
                  <w:marTop w:val="0"/>
                  <w:marBottom w:val="0"/>
                  <w:divBdr>
                    <w:top w:val="single" w:sz="2" w:space="4" w:color="FFFFFF"/>
                    <w:left w:val="single" w:sz="2" w:space="12" w:color="FFFFFF"/>
                    <w:bottom w:val="single" w:sz="2" w:space="1" w:color="FFFFFF"/>
                    <w:right w:val="single" w:sz="2" w:space="4" w:color="FFFFFF"/>
                  </w:divBdr>
                  <w:divsChild>
                    <w:div w:id="1001661779">
                      <w:marLeft w:val="0"/>
                      <w:marRight w:val="0"/>
                      <w:marTop w:val="0"/>
                      <w:marBottom w:val="0"/>
                      <w:divBdr>
                        <w:top w:val="none" w:sz="0" w:space="0" w:color="auto"/>
                        <w:left w:val="none" w:sz="0" w:space="0" w:color="auto"/>
                        <w:bottom w:val="none" w:sz="0" w:space="0" w:color="auto"/>
                        <w:right w:val="none" w:sz="0" w:space="0" w:color="auto"/>
                      </w:divBdr>
                    </w:div>
                  </w:divsChild>
                </w:div>
                <w:div w:id="1554386256">
                  <w:marLeft w:val="0"/>
                  <w:marRight w:val="0"/>
                  <w:marTop w:val="0"/>
                  <w:marBottom w:val="0"/>
                  <w:divBdr>
                    <w:top w:val="single" w:sz="2" w:space="1" w:color="FFFFFF"/>
                    <w:left w:val="single" w:sz="2" w:space="12" w:color="FFFFFF"/>
                    <w:bottom w:val="single" w:sz="2" w:space="1" w:color="FFFFFF"/>
                    <w:right w:val="single" w:sz="2" w:space="4" w:color="FFFFFF"/>
                  </w:divBdr>
                  <w:divsChild>
                    <w:div w:id="1969780670">
                      <w:marLeft w:val="0"/>
                      <w:marRight w:val="0"/>
                      <w:marTop w:val="0"/>
                      <w:marBottom w:val="0"/>
                      <w:divBdr>
                        <w:top w:val="none" w:sz="0" w:space="0" w:color="auto"/>
                        <w:left w:val="none" w:sz="0" w:space="0" w:color="auto"/>
                        <w:bottom w:val="none" w:sz="0" w:space="0" w:color="auto"/>
                        <w:right w:val="none" w:sz="0" w:space="0" w:color="auto"/>
                      </w:divBdr>
                    </w:div>
                  </w:divsChild>
                </w:div>
                <w:div w:id="1470897595">
                  <w:marLeft w:val="0"/>
                  <w:marRight w:val="0"/>
                  <w:marTop w:val="0"/>
                  <w:marBottom w:val="0"/>
                  <w:divBdr>
                    <w:top w:val="single" w:sz="2" w:space="1" w:color="FFFFFF"/>
                    <w:left w:val="single" w:sz="2" w:space="12" w:color="FFFFFF"/>
                    <w:bottom w:val="single" w:sz="2" w:space="1" w:color="FFFFFF"/>
                    <w:right w:val="single" w:sz="2" w:space="4" w:color="FFFFFF"/>
                  </w:divBdr>
                  <w:divsChild>
                    <w:div w:id="1406956347">
                      <w:marLeft w:val="0"/>
                      <w:marRight w:val="0"/>
                      <w:marTop w:val="0"/>
                      <w:marBottom w:val="0"/>
                      <w:divBdr>
                        <w:top w:val="none" w:sz="0" w:space="0" w:color="auto"/>
                        <w:left w:val="none" w:sz="0" w:space="0" w:color="auto"/>
                        <w:bottom w:val="none" w:sz="0" w:space="0" w:color="auto"/>
                        <w:right w:val="none" w:sz="0" w:space="0" w:color="auto"/>
                      </w:divBdr>
                    </w:div>
                  </w:divsChild>
                </w:div>
                <w:div w:id="1031223198">
                  <w:marLeft w:val="0"/>
                  <w:marRight w:val="0"/>
                  <w:marTop w:val="0"/>
                  <w:marBottom w:val="0"/>
                  <w:divBdr>
                    <w:top w:val="single" w:sz="2" w:space="1" w:color="FFFFFF"/>
                    <w:left w:val="single" w:sz="2" w:space="12" w:color="FFFFFF"/>
                    <w:bottom w:val="single" w:sz="2" w:space="1" w:color="FFFFFF"/>
                    <w:right w:val="single" w:sz="2" w:space="4" w:color="FFFFFF"/>
                  </w:divBdr>
                  <w:divsChild>
                    <w:div w:id="384261098">
                      <w:marLeft w:val="0"/>
                      <w:marRight w:val="0"/>
                      <w:marTop w:val="0"/>
                      <w:marBottom w:val="0"/>
                      <w:divBdr>
                        <w:top w:val="none" w:sz="0" w:space="0" w:color="auto"/>
                        <w:left w:val="none" w:sz="0" w:space="0" w:color="auto"/>
                        <w:bottom w:val="none" w:sz="0" w:space="0" w:color="auto"/>
                        <w:right w:val="none" w:sz="0" w:space="0" w:color="auto"/>
                      </w:divBdr>
                    </w:div>
                  </w:divsChild>
                </w:div>
                <w:div w:id="847596144">
                  <w:marLeft w:val="0"/>
                  <w:marRight w:val="0"/>
                  <w:marTop w:val="0"/>
                  <w:marBottom w:val="0"/>
                  <w:divBdr>
                    <w:top w:val="single" w:sz="2" w:space="1" w:color="FFFFFF"/>
                    <w:left w:val="single" w:sz="2" w:space="12" w:color="FFFFFF"/>
                    <w:bottom w:val="single" w:sz="2" w:space="1" w:color="FFFFFF"/>
                    <w:right w:val="single" w:sz="2" w:space="4" w:color="FFFFFF"/>
                  </w:divBdr>
                  <w:divsChild>
                    <w:div w:id="1395353225">
                      <w:marLeft w:val="0"/>
                      <w:marRight w:val="0"/>
                      <w:marTop w:val="0"/>
                      <w:marBottom w:val="0"/>
                      <w:divBdr>
                        <w:top w:val="none" w:sz="0" w:space="0" w:color="auto"/>
                        <w:left w:val="none" w:sz="0" w:space="0" w:color="auto"/>
                        <w:bottom w:val="none" w:sz="0" w:space="0" w:color="auto"/>
                        <w:right w:val="none" w:sz="0" w:space="0" w:color="auto"/>
                      </w:divBdr>
                    </w:div>
                  </w:divsChild>
                </w:div>
                <w:div w:id="1977101936">
                  <w:marLeft w:val="0"/>
                  <w:marRight w:val="0"/>
                  <w:marTop w:val="0"/>
                  <w:marBottom w:val="0"/>
                  <w:divBdr>
                    <w:top w:val="single" w:sz="2" w:space="1" w:color="FFFFFF"/>
                    <w:left w:val="single" w:sz="2" w:space="12" w:color="FFFFFF"/>
                    <w:bottom w:val="single" w:sz="2" w:space="1" w:color="FFFFFF"/>
                    <w:right w:val="single" w:sz="2" w:space="4" w:color="FFFFFF"/>
                  </w:divBdr>
                  <w:divsChild>
                    <w:div w:id="939601072">
                      <w:marLeft w:val="0"/>
                      <w:marRight w:val="0"/>
                      <w:marTop w:val="0"/>
                      <w:marBottom w:val="0"/>
                      <w:divBdr>
                        <w:top w:val="none" w:sz="0" w:space="0" w:color="auto"/>
                        <w:left w:val="none" w:sz="0" w:space="0" w:color="auto"/>
                        <w:bottom w:val="none" w:sz="0" w:space="0" w:color="auto"/>
                        <w:right w:val="none" w:sz="0" w:space="0" w:color="auto"/>
                      </w:divBdr>
                    </w:div>
                  </w:divsChild>
                </w:div>
                <w:div w:id="1497841366">
                  <w:marLeft w:val="0"/>
                  <w:marRight w:val="0"/>
                  <w:marTop w:val="0"/>
                  <w:marBottom w:val="0"/>
                  <w:divBdr>
                    <w:top w:val="single" w:sz="2" w:space="1" w:color="FFFFFF"/>
                    <w:left w:val="single" w:sz="2" w:space="12" w:color="FFFFFF"/>
                    <w:bottom w:val="single" w:sz="2" w:space="1" w:color="FFFFFF"/>
                    <w:right w:val="single" w:sz="2" w:space="4" w:color="FFFFFF"/>
                  </w:divBdr>
                  <w:divsChild>
                    <w:div w:id="25496752">
                      <w:marLeft w:val="0"/>
                      <w:marRight w:val="0"/>
                      <w:marTop w:val="0"/>
                      <w:marBottom w:val="0"/>
                      <w:divBdr>
                        <w:top w:val="none" w:sz="0" w:space="0" w:color="auto"/>
                        <w:left w:val="none" w:sz="0" w:space="0" w:color="auto"/>
                        <w:bottom w:val="none" w:sz="0" w:space="0" w:color="auto"/>
                        <w:right w:val="none" w:sz="0" w:space="0" w:color="auto"/>
                      </w:divBdr>
                    </w:div>
                  </w:divsChild>
                </w:div>
                <w:div w:id="418406417">
                  <w:marLeft w:val="0"/>
                  <w:marRight w:val="0"/>
                  <w:marTop w:val="0"/>
                  <w:marBottom w:val="0"/>
                  <w:divBdr>
                    <w:top w:val="single" w:sz="2" w:space="1" w:color="FFFFFF"/>
                    <w:left w:val="single" w:sz="2" w:space="12" w:color="FFFFFF"/>
                    <w:bottom w:val="single" w:sz="2" w:space="1" w:color="FFFFFF"/>
                    <w:right w:val="single" w:sz="2" w:space="4" w:color="FFFFFF"/>
                  </w:divBdr>
                  <w:divsChild>
                    <w:div w:id="878052820">
                      <w:marLeft w:val="0"/>
                      <w:marRight w:val="0"/>
                      <w:marTop w:val="0"/>
                      <w:marBottom w:val="0"/>
                      <w:divBdr>
                        <w:top w:val="none" w:sz="0" w:space="0" w:color="auto"/>
                        <w:left w:val="none" w:sz="0" w:space="0" w:color="auto"/>
                        <w:bottom w:val="none" w:sz="0" w:space="0" w:color="auto"/>
                        <w:right w:val="none" w:sz="0" w:space="0" w:color="auto"/>
                      </w:divBdr>
                    </w:div>
                  </w:divsChild>
                </w:div>
                <w:div w:id="557517520">
                  <w:marLeft w:val="0"/>
                  <w:marRight w:val="0"/>
                  <w:marTop w:val="0"/>
                  <w:marBottom w:val="0"/>
                  <w:divBdr>
                    <w:top w:val="single" w:sz="2" w:space="1" w:color="FFFFFF"/>
                    <w:left w:val="single" w:sz="2" w:space="12" w:color="FFFFFF"/>
                    <w:bottom w:val="single" w:sz="2" w:space="1" w:color="FFFFFF"/>
                    <w:right w:val="single" w:sz="2" w:space="4" w:color="FFFFFF"/>
                  </w:divBdr>
                  <w:divsChild>
                    <w:div w:id="107628997">
                      <w:marLeft w:val="0"/>
                      <w:marRight w:val="0"/>
                      <w:marTop w:val="0"/>
                      <w:marBottom w:val="0"/>
                      <w:divBdr>
                        <w:top w:val="none" w:sz="0" w:space="0" w:color="auto"/>
                        <w:left w:val="none" w:sz="0" w:space="0" w:color="auto"/>
                        <w:bottom w:val="none" w:sz="0" w:space="0" w:color="auto"/>
                        <w:right w:val="none" w:sz="0" w:space="0" w:color="auto"/>
                      </w:divBdr>
                    </w:div>
                  </w:divsChild>
                </w:div>
                <w:div w:id="1394430054">
                  <w:marLeft w:val="0"/>
                  <w:marRight w:val="0"/>
                  <w:marTop w:val="0"/>
                  <w:marBottom w:val="0"/>
                  <w:divBdr>
                    <w:top w:val="single" w:sz="2" w:space="1" w:color="FFFFFF"/>
                    <w:left w:val="single" w:sz="2" w:space="12" w:color="FFFFFF"/>
                    <w:bottom w:val="single" w:sz="2" w:space="1" w:color="FFFFFF"/>
                    <w:right w:val="single" w:sz="2" w:space="4" w:color="FFFFFF"/>
                  </w:divBdr>
                  <w:divsChild>
                    <w:div w:id="1787962106">
                      <w:marLeft w:val="0"/>
                      <w:marRight w:val="0"/>
                      <w:marTop w:val="0"/>
                      <w:marBottom w:val="0"/>
                      <w:divBdr>
                        <w:top w:val="none" w:sz="0" w:space="0" w:color="auto"/>
                        <w:left w:val="none" w:sz="0" w:space="0" w:color="auto"/>
                        <w:bottom w:val="none" w:sz="0" w:space="0" w:color="auto"/>
                        <w:right w:val="none" w:sz="0" w:space="0" w:color="auto"/>
                      </w:divBdr>
                    </w:div>
                  </w:divsChild>
                </w:div>
                <w:div w:id="1880433227">
                  <w:marLeft w:val="0"/>
                  <w:marRight w:val="0"/>
                  <w:marTop w:val="0"/>
                  <w:marBottom w:val="0"/>
                  <w:divBdr>
                    <w:top w:val="single" w:sz="2" w:space="1" w:color="FFFFFF"/>
                    <w:left w:val="single" w:sz="2" w:space="12" w:color="FFFFFF"/>
                    <w:bottom w:val="single" w:sz="2" w:space="1" w:color="FFFFFF"/>
                    <w:right w:val="single" w:sz="2" w:space="4" w:color="FFFFFF"/>
                  </w:divBdr>
                  <w:divsChild>
                    <w:div w:id="74014970">
                      <w:marLeft w:val="0"/>
                      <w:marRight w:val="0"/>
                      <w:marTop w:val="0"/>
                      <w:marBottom w:val="0"/>
                      <w:divBdr>
                        <w:top w:val="none" w:sz="0" w:space="0" w:color="auto"/>
                        <w:left w:val="none" w:sz="0" w:space="0" w:color="auto"/>
                        <w:bottom w:val="none" w:sz="0" w:space="0" w:color="auto"/>
                        <w:right w:val="none" w:sz="0" w:space="0" w:color="auto"/>
                      </w:divBdr>
                    </w:div>
                  </w:divsChild>
                </w:div>
                <w:div w:id="461652451">
                  <w:marLeft w:val="0"/>
                  <w:marRight w:val="0"/>
                  <w:marTop w:val="0"/>
                  <w:marBottom w:val="0"/>
                  <w:divBdr>
                    <w:top w:val="single" w:sz="2" w:space="1" w:color="FFFFFF"/>
                    <w:left w:val="single" w:sz="2" w:space="12" w:color="FFFFFF"/>
                    <w:bottom w:val="single" w:sz="2" w:space="1" w:color="FFFFFF"/>
                    <w:right w:val="single" w:sz="2" w:space="4" w:color="FFFFFF"/>
                  </w:divBdr>
                  <w:divsChild>
                    <w:div w:id="1012145171">
                      <w:marLeft w:val="0"/>
                      <w:marRight w:val="0"/>
                      <w:marTop w:val="0"/>
                      <w:marBottom w:val="0"/>
                      <w:divBdr>
                        <w:top w:val="none" w:sz="0" w:space="0" w:color="auto"/>
                        <w:left w:val="none" w:sz="0" w:space="0" w:color="auto"/>
                        <w:bottom w:val="none" w:sz="0" w:space="0" w:color="auto"/>
                        <w:right w:val="none" w:sz="0" w:space="0" w:color="auto"/>
                      </w:divBdr>
                    </w:div>
                  </w:divsChild>
                </w:div>
                <w:div w:id="1763916960">
                  <w:marLeft w:val="0"/>
                  <w:marRight w:val="0"/>
                  <w:marTop w:val="0"/>
                  <w:marBottom w:val="0"/>
                  <w:divBdr>
                    <w:top w:val="single" w:sz="2" w:space="1" w:color="FFFFFF"/>
                    <w:left w:val="single" w:sz="2" w:space="12" w:color="FFFFFF"/>
                    <w:bottom w:val="single" w:sz="2" w:space="1" w:color="FFFFFF"/>
                    <w:right w:val="single" w:sz="2" w:space="4" w:color="FFFFFF"/>
                  </w:divBdr>
                  <w:divsChild>
                    <w:div w:id="1259101577">
                      <w:marLeft w:val="0"/>
                      <w:marRight w:val="0"/>
                      <w:marTop w:val="0"/>
                      <w:marBottom w:val="0"/>
                      <w:divBdr>
                        <w:top w:val="none" w:sz="0" w:space="0" w:color="auto"/>
                        <w:left w:val="none" w:sz="0" w:space="0" w:color="auto"/>
                        <w:bottom w:val="none" w:sz="0" w:space="0" w:color="auto"/>
                        <w:right w:val="none" w:sz="0" w:space="0" w:color="auto"/>
                      </w:divBdr>
                    </w:div>
                  </w:divsChild>
                </w:div>
                <w:div w:id="10959694">
                  <w:marLeft w:val="0"/>
                  <w:marRight w:val="0"/>
                  <w:marTop w:val="0"/>
                  <w:marBottom w:val="0"/>
                  <w:divBdr>
                    <w:top w:val="single" w:sz="2" w:space="1" w:color="FFFFFF"/>
                    <w:left w:val="single" w:sz="2" w:space="12" w:color="FFFFFF"/>
                    <w:bottom w:val="single" w:sz="2" w:space="1" w:color="FFFFFF"/>
                    <w:right w:val="single" w:sz="2" w:space="4" w:color="FFFFFF"/>
                  </w:divBdr>
                  <w:divsChild>
                    <w:div w:id="1526402289">
                      <w:marLeft w:val="0"/>
                      <w:marRight w:val="0"/>
                      <w:marTop w:val="0"/>
                      <w:marBottom w:val="0"/>
                      <w:divBdr>
                        <w:top w:val="none" w:sz="0" w:space="0" w:color="auto"/>
                        <w:left w:val="none" w:sz="0" w:space="0" w:color="auto"/>
                        <w:bottom w:val="none" w:sz="0" w:space="0" w:color="auto"/>
                        <w:right w:val="none" w:sz="0" w:space="0" w:color="auto"/>
                      </w:divBdr>
                    </w:div>
                  </w:divsChild>
                </w:div>
                <w:div w:id="1045981037">
                  <w:marLeft w:val="0"/>
                  <w:marRight w:val="0"/>
                  <w:marTop w:val="0"/>
                  <w:marBottom w:val="0"/>
                  <w:divBdr>
                    <w:top w:val="single" w:sz="2" w:space="1" w:color="FFFFFF"/>
                    <w:left w:val="single" w:sz="2" w:space="12" w:color="FFFFFF"/>
                    <w:bottom w:val="single" w:sz="2" w:space="1" w:color="FFFFFF"/>
                    <w:right w:val="single" w:sz="2" w:space="4" w:color="FFFFFF"/>
                  </w:divBdr>
                  <w:divsChild>
                    <w:div w:id="895777936">
                      <w:marLeft w:val="0"/>
                      <w:marRight w:val="0"/>
                      <w:marTop w:val="0"/>
                      <w:marBottom w:val="0"/>
                      <w:divBdr>
                        <w:top w:val="none" w:sz="0" w:space="0" w:color="auto"/>
                        <w:left w:val="none" w:sz="0" w:space="0" w:color="auto"/>
                        <w:bottom w:val="none" w:sz="0" w:space="0" w:color="auto"/>
                        <w:right w:val="none" w:sz="0" w:space="0" w:color="auto"/>
                      </w:divBdr>
                    </w:div>
                  </w:divsChild>
                </w:div>
                <w:div w:id="1907912161">
                  <w:marLeft w:val="0"/>
                  <w:marRight w:val="0"/>
                  <w:marTop w:val="0"/>
                  <w:marBottom w:val="0"/>
                  <w:divBdr>
                    <w:top w:val="single" w:sz="2" w:space="1" w:color="FFFFFF"/>
                    <w:left w:val="single" w:sz="2" w:space="12" w:color="FFFFFF"/>
                    <w:bottom w:val="single" w:sz="2" w:space="1" w:color="FFFFFF"/>
                    <w:right w:val="single" w:sz="2" w:space="4" w:color="FFFFFF"/>
                  </w:divBdr>
                  <w:divsChild>
                    <w:div w:id="1727992139">
                      <w:marLeft w:val="0"/>
                      <w:marRight w:val="0"/>
                      <w:marTop w:val="0"/>
                      <w:marBottom w:val="0"/>
                      <w:divBdr>
                        <w:top w:val="none" w:sz="0" w:space="0" w:color="auto"/>
                        <w:left w:val="none" w:sz="0" w:space="0" w:color="auto"/>
                        <w:bottom w:val="none" w:sz="0" w:space="0" w:color="auto"/>
                        <w:right w:val="none" w:sz="0" w:space="0" w:color="auto"/>
                      </w:divBdr>
                    </w:div>
                  </w:divsChild>
                </w:div>
                <w:div w:id="951088203">
                  <w:marLeft w:val="0"/>
                  <w:marRight w:val="0"/>
                  <w:marTop w:val="0"/>
                  <w:marBottom w:val="0"/>
                  <w:divBdr>
                    <w:top w:val="single" w:sz="2" w:space="1" w:color="FFFFFF"/>
                    <w:left w:val="single" w:sz="2" w:space="12" w:color="FFFFFF"/>
                    <w:bottom w:val="single" w:sz="2" w:space="1" w:color="FFFFFF"/>
                    <w:right w:val="single" w:sz="2" w:space="4" w:color="FFFFFF"/>
                  </w:divBdr>
                  <w:divsChild>
                    <w:div w:id="1732803421">
                      <w:marLeft w:val="0"/>
                      <w:marRight w:val="0"/>
                      <w:marTop w:val="0"/>
                      <w:marBottom w:val="0"/>
                      <w:divBdr>
                        <w:top w:val="none" w:sz="0" w:space="0" w:color="auto"/>
                        <w:left w:val="none" w:sz="0" w:space="0" w:color="auto"/>
                        <w:bottom w:val="none" w:sz="0" w:space="0" w:color="auto"/>
                        <w:right w:val="none" w:sz="0" w:space="0" w:color="auto"/>
                      </w:divBdr>
                    </w:div>
                  </w:divsChild>
                </w:div>
                <w:div w:id="1943759203">
                  <w:marLeft w:val="0"/>
                  <w:marRight w:val="0"/>
                  <w:marTop w:val="0"/>
                  <w:marBottom w:val="0"/>
                  <w:divBdr>
                    <w:top w:val="single" w:sz="2" w:space="1" w:color="FFFFFF"/>
                    <w:left w:val="single" w:sz="2" w:space="12" w:color="FFFFFF"/>
                    <w:bottom w:val="single" w:sz="2" w:space="1" w:color="FFFFFF"/>
                    <w:right w:val="single" w:sz="2" w:space="4" w:color="FFFFFF"/>
                  </w:divBdr>
                  <w:divsChild>
                    <w:div w:id="55402729">
                      <w:marLeft w:val="0"/>
                      <w:marRight w:val="0"/>
                      <w:marTop w:val="0"/>
                      <w:marBottom w:val="0"/>
                      <w:divBdr>
                        <w:top w:val="none" w:sz="0" w:space="0" w:color="auto"/>
                        <w:left w:val="none" w:sz="0" w:space="0" w:color="auto"/>
                        <w:bottom w:val="none" w:sz="0" w:space="0" w:color="auto"/>
                        <w:right w:val="none" w:sz="0" w:space="0" w:color="auto"/>
                      </w:divBdr>
                    </w:div>
                  </w:divsChild>
                </w:div>
                <w:div w:id="2002925686">
                  <w:marLeft w:val="0"/>
                  <w:marRight w:val="0"/>
                  <w:marTop w:val="0"/>
                  <w:marBottom w:val="0"/>
                  <w:divBdr>
                    <w:top w:val="single" w:sz="2" w:space="1" w:color="FFFFFF"/>
                    <w:left w:val="single" w:sz="2" w:space="12" w:color="FFFFFF"/>
                    <w:bottom w:val="single" w:sz="2" w:space="1" w:color="FFFFFF"/>
                    <w:right w:val="single" w:sz="2" w:space="4" w:color="FFFFFF"/>
                  </w:divBdr>
                  <w:divsChild>
                    <w:div w:id="482088494">
                      <w:marLeft w:val="0"/>
                      <w:marRight w:val="0"/>
                      <w:marTop w:val="0"/>
                      <w:marBottom w:val="0"/>
                      <w:divBdr>
                        <w:top w:val="none" w:sz="0" w:space="0" w:color="auto"/>
                        <w:left w:val="none" w:sz="0" w:space="0" w:color="auto"/>
                        <w:bottom w:val="none" w:sz="0" w:space="0" w:color="auto"/>
                        <w:right w:val="none" w:sz="0" w:space="0" w:color="auto"/>
                      </w:divBdr>
                    </w:div>
                  </w:divsChild>
                </w:div>
                <w:div w:id="1419474744">
                  <w:marLeft w:val="0"/>
                  <w:marRight w:val="0"/>
                  <w:marTop w:val="0"/>
                  <w:marBottom w:val="0"/>
                  <w:divBdr>
                    <w:top w:val="single" w:sz="2" w:space="1" w:color="FFFFFF"/>
                    <w:left w:val="single" w:sz="2" w:space="12" w:color="FFFFFF"/>
                    <w:bottom w:val="single" w:sz="2" w:space="1" w:color="FFFFFF"/>
                    <w:right w:val="single" w:sz="2" w:space="4" w:color="FFFFFF"/>
                  </w:divBdr>
                  <w:divsChild>
                    <w:div w:id="650914561">
                      <w:marLeft w:val="0"/>
                      <w:marRight w:val="0"/>
                      <w:marTop w:val="0"/>
                      <w:marBottom w:val="0"/>
                      <w:divBdr>
                        <w:top w:val="none" w:sz="0" w:space="0" w:color="auto"/>
                        <w:left w:val="none" w:sz="0" w:space="0" w:color="auto"/>
                        <w:bottom w:val="none" w:sz="0" w:space="0" w:color="auto"/>
                        <w:right w:val="none" w:sz="0" w:space="0" w:color="auto"/>
                      </w:divBdr>
                    </w:div>
                  </w:divsChild>
                </w:div>
                <w:div w:id="1905603368">
                  <w:marLeft w:val="0"/>
                  <w:marRight w:val="0"/>
                  <w:marTop w:val="0"/>
                  <w:marBottom w:val="0"/>
                  <w:divBdr>
                    <w:top w:val="single" w:sz="2" w:space="1" w:color="FFFFFF"/>
                    <w:left w:val="single" w:sz="2" w:space="12" w:color="FFFFFF"/>
                    <w:bottom w:val="single" w:sz="2" w:space="1" w:color="FFFFFF"/>
                    <w:right w:val="single" w:sz="2" w:space="4" w:color="FFFFFF"/>
                  </w:divBdr>
                  <w:divsChild>
                    <w:div w:id="1432240836">
                      <w:marLeft w:val="0"/>
                      <w:marRight w:val="0"/>
                      <w:marTop w:val="0"/>
                      <w:marBottom w:val="0"/>
                      <w:divBdr>
                        <w:top w:val="none" w:sz="0" w:space="0" w:color="auto"/>
                        <w:left w:val="none" w:sz="0" w:space="0" w:color="auto"/>
                        <w:bottom w:val="none" w:sz="0" w:space="0" w:color="auto"/>
                        <w:right w:val="none" w:sz="0" w:space="0" w:color="auto"/>
                      </w:divBdr>
                    </w:div>
                  </w:divsChild>
                </w:div>
                <w:div w:id="2136408818">
                  <w:marLeft w:val="0"/>
                  <w:marRight w:val="0"/>
                  <w:marTop w:val="0"/>
                  <w:marBottom w:val="0"/>
                  <w:divBdr>
                    <w:top w:val="single" w:sz="2" w:space="1" w:color="FFFFFF"/>
                    <w:left w:val="single" w:sz="2" w:space="12" w:color="FFFFFF"/>
                    <w:bottom w:val="single" w:sz="2" w:space="1" w:color="FFFFFF"/>
                    <w:right w:val="single" w:sz="2" w:space="4" w:color="FFFFFF"/>
                  </w:divBdr>
                  <w:divsChild>
                    <w:div w:id="768743142">
                      <w:marLeft w:val="0"/>
                      <w:marRight w:val="0"/>
                      <w:marTop w:val="0"/>
                      <w:marBottom w:val="0"/>
                      <w:divBdr>
                        <w:top w:val="none" w:sz="0" w:space="0" w:color="auto"/>
                        <w:left w:val="none" w:sz="0" w:space="0" w:color="auto"/>
                        <w:bottom w:val="none" w:sz="0" w:space="0" w:color="auto"/>
                        <w:right w:val="none" w:sz="0" w:space="0" w:color="auto"/>
                      </w:divBdr>
                    </w:div>
                  </w:divsChild>
                </w:div>
                <w:div w:id="723991518">
                  <w:marLeft w:val="0"/>
                  <w:marRight w:val="0"/>
                  <w:marTop w:val="0"/>
                  <w:marBottom w:val="0"/>
                  <w:divBdr>
                    <w:top w:val="single" w:sz="2" w:space="1" w:color="FFFFFF"/>
                    <w:left w:val="single" w:sz="2" w:space="12" w:color="FFFFFF"/>
                    <w:bottom w:val="single" w:sz="2" w:space="1" w:color="FFFFFF"/>
                    <w:right w:val="single" w:sz="2" w:space="4" w:color="FFFFFF"/>
                  </w:divBdr>
                  <w:divsChild>
                    <w:div w:id="318921775">
                      <w:marLeft w:val="0"/>
                      <w:marRight w:val="0"/>
                      <w:marTop w:val="0"/>
                      <w:marBottom w:val="0"/>
                      <w:divBdr>
                        <w:top w:val="none" w:sz="0" w:space="0" w:color="auto"/>
                        <w:left w:val="none" w:sz="0" w:space="0" w:color="auto"/>
                        <w:bottom w:val="none" w:sz="0" w:space="0" w:color="auto"/>
                        <w:right w:val="none" w:sz="0" w:space="0" w:color="auto"/>
                      </w:divBdr>
                    </w:div>
                  </w:divsChild>
                </w:div>
                <w:div w:id="567303426">
                  <w:marLeft w:val="0"/>
                  <w:marRight w:val="0"/>
                  <w:marTop w:val="0"/>
                  <w:marBottom w:val="0"/>
                  <w:divBdr>
                    <w:top w:val="single" w:sz="2" w:space="1" w:color="FFFFFF"/>
                    <w:left w:val="single" w:sz="2" w:space="12" w:color="FFFFFF"/>
                    <w:bottom w:val="single" w:sz="2" w:space="4" w:color="FFFFFF"/>
                    <w:right w:val="single" w:sz="2" w:space="4" w:color="FFFFFF"/>
                  </w:divBdr>
                  <w:divsChild>
                    <w:div w:id="14246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90027">
          <w:marLeft w:val="0"/>
          <w:marRight w:val="0"/>
          <w:marTop w:val="0"/>
          <w:marBottom w:val="335"/>
          <w:divBdr>
            <w:top w:val="none" w:sz="0" w:space="0" w:color="auto"/>
            <w:left w:val="none" w:sz="0" w:space="0" w:color="auto"/>
            <w:bottom w:val="none" w:sz="0" w:space="0" w:color="auto"/>
            <w:right w:val="none" w:sz="0" w:space="0" w:color="auto"/>
          </w:divBdr>
          <w:divsChild>
            <w:div w:id="2001612835">
              <w:marLeft w:val="0"/>
              <w:marRight w:val="0"/>
              <w:marTop w:val="0"/>
              <w:marBottom w:val="0"/>
              <w:divBdr>
                <w:top w:val="none" w:sz="0" w:space="0" w:color="auto"/>
                <w:left w:val="none" w:sz="0" w:space="0" w:color="auto"/>
                <w:bottom w:val="none" w:sz="0" w:space="0" w:color="auto"/>
                <w:right w:val="none" w:sz="0" w:space="0" w:color="auto"/>
              </w:divBdr>
              <w:divsChild>
                <w:div w:id="789011813">
                  <w:marLeft w:val="0"/>
                  <w:marRight w:val="0"/>
                  <w:marTop w:val="0"/>
                  <w:marBottom w:val="0"/>
                  <w:divBdr>
                    <w:top w:val="single" w:sz="2" w:space="4" w:color="FFFFFF"/>
                    <w:left w:val="single" w:sz="2" w:space="12" w:color="FFFFFF"/>
                    <w:bottom w:val="single" w:sz="2" w:space="1" w:color="FFFFFF"/>
                    <w:right w:val="single" w:sz="2" w:space="4" w:color="FFFFFF"/>
                  </w:divBdr>
                  <w:divsChild>
                    <w:div w:id="1625230365">
                      <w:marLeft w:val="0"/>
                      <w:marRight w:val="0"/>
                      <w:marTop w:val="0"/>
                      <w:marBottom w:val="0"/>
                      <w:divBdr>
                        <w:top w:val="none" w:sz="0" w:space="0" w:color="auto"/>
                        <w:left w:val="none" w:sz="0" w:space="0" w:color="auto"/>
                        <w:bottom w:val="none" w:sz="0" w:space="0" w:color="auto"/>
                        <w:right w:val="none" w:sz="0" w:space="0" w:color="auto"/>
                      </w:divBdr>
                    </w:div>
                  </w:divsChild>
                </w:div>
                <w:div w:id="190653763">
                  <w:marLeft w:val="0"/>
                  <w:marRight w:val="0"/>
                  <w:marTop w:val="0"/>
                  <w:marBottom w:val="0"/>
                  <w:divBdr>
                    <w:top w:val="single" w:sz="2" w:space="1" w:color="FFFFFF"/>
                    <w:left w:val="single" w:sz="2" w:space="12" w:color="FFFFFF"/>
                    <w:bottom w:val="single" w:sz="2" w:space="1" w:color="FFFFFF"/>
                    <w:right w:val="single" w:sz="2" w:space="4" w:color="FFFFFF"/>
                  </w:divBdr>
                  <w:divsChild>
                    <w:div w:id="494734691">
                      <w:marLeft w:val="0"/>
                      <w:marRight w:val="0"/>
                      <w:marTop w:val="0"/>
                      <w:marBottom w:val="0"/>
                      <w:divBdr>
                        <w:top w:val="none" w:sz="0" w:space="0" w:color="auto"/>
                        <w:left w:val="none" w:sz="0" w:space="0" w:color="auto"/>
                        <w:bottom w:val="none" w:sz="0" w:space="0" w:color="auto"/>
                        <w:right w:val="none" w:sz="0" w:space="0" w:color="auto"/>
                      </w:divBdr>
                    </w:div>
                  </w:divsChild>
                </w:div>
                <w:div w:id="1924489232">
                  <w:marLeft w:val="0"/>
                  <w:marRight w:val="0"/>
                  <w:marTop w:val="0"/>
                  <w:marBottom w:val="0"/>
                  <w:divBdr>
                    <w:top w:val="single" w:sz="2" w:space="1" w:color="FFFFFF"/>
                    <w:left w:val="single" w:sz="2" w:space="12" w:color="FFFFFF"/>
                    <w:bottom w:val="single" w:sz="2" w:space="1" w:color="FFFFFF"/>
                    <w:right w:val="single" w:sz="2" w:space="4" w:color="FFFFFF"/>
                  </w:divBdr>
                  <w:divsChild>
                    <w:div w:id="465204762">
                      <w:marLeft w:val="0"/>
                      <w:marRight w:val="0"/>
                      <w:marTop w:val="0"/>
                      <w:marBottom w:val="0"/>
                      <w:divBdr>
                        <w:top w:val="none" w:sz="0" w:space="0" w:color="auto"/>
                        <w:left w:val="none" w:sz="0" w:space="0" w:color="auto"/>
                        <w:bottom w:val="none" w:sz="0" w:space="0" w:color="auto"/>
                        <w:right w:val="none" w:sz="0" w:space="0" w:color="auto"/>
                      </w:divBdr>
                    </w:div>
                  </w:divsChild>
                </w:div>
                <w:div w:id="1783957745">
                  <w:marLeft w:val="0"/>
                  <w:marRight w:val="0"/>
                  <w:marTop w:val="0"/>
                  <w:marBottom w:val="0"/>
                  <w:divBdr>
                    <w:top w:val="single" w:sz="2" w:space="1" w:color="FFFFFF"/>
                    <w:left w:val="single" w:sz="2" w:space="12" w:color="FFFFFF"/>
                    <w:bottom w:val="single" w:sz="2" w:space="1" w:color="FFFFFF"/>
                    <w:right w:val="single" w:sz="2" w:space="4" w:color="FFFFFF"/>
                  </w:divBdr>
                  <w:divsChild>
                    <w:div w:id="1639191466">
                      <w:marLeft w:val="0"/>
                      <w:marRight w:val="0"/>
                      <w:marTop w:val="0"/>
                      <w:marBottom w:val="0"/>
                      <w:divBdr>
                        <w:top w:val="none" w:sz="0" w:space="0" w:color="auto"/>
                        <w:left w:val="none" w:sz="0" w:space="0" w:color="auto"/>
                        <w:bottom w:val="none" w:sz="0" w:space="0" w:color="auto"/>
                        <w:right w:val="none" w:sz="0" w:space="0" w:color="auto"/>
                      </w:divBdr>
                    </w:div>
                  </w:divsChild>
                </w:div>
                <w:div w:id="6904186">
                  <w:marLeft w:val="0"/>
                  <w:marRight w:val="0"/>
                  <w:marTop w:val="0"/>
                  <w:marBottom w:val="0"/>
                  <w:divBdr>
                    <w:top w:val="single" w:sz="2" w:space="1" w:color="FFFFFF"/>
                    <w:left w:val="single" w:sz="2" w:space="12" w:color="FFFFFF"/>
                    <w:bottom w:val="single" w:sz="2" w:space="1" w:color="FFFFFF"/>
                    <w:right w:val="single" w:sz="2" w:space="4" w:color="FFFFFF"/>
                  </w:divBdr>
                  <w:divsChild>
                    <w:div w:id="129177094">
                      <w:marLeft w:val="0"/>
                      <w:marRight w:val="0"/>
                      <w:marTop w:val="0"/>
                      <w:marBottom w:val="0"/>
                      <w:divBdr>
                        <w:top w:val="none" w:sz="0" w:space="0" w:color="auto"/>
                        <w:left w:val="none" w:sz="0" w:space="0" w:color="auto"/>
                        <w:bottom w:val="none" w:sz="0" w:space="0" w:color="auto"/>
                        <w:right w:val="none" w:sz="0" w:space="0" w:color="auto"/>
                      </w:divBdr>
                    </w:div>
                  </w:divsChild>
                </w:div>
                <w:div w:id="1668632053">
                  <w:marLeft w:val="0"/>
                  <w:marRight w:val="0"/>
                  <w:marTop w:val="0"/>
                  <w:marBottom w:val="0"/>
                  <w:divBdr>
                    <w:top w:val="single" w:sz="2" w:space="1" w:color="FFFFFF"/>
                    <w:left w:val="single" w:sz="2" w:space="12" w:color="FFFFFF"/>
                    <w:bottom w:val="single" w:sz="2" w:space="1" w:color="FFFFFF"/>
                    <w:right w:val="single" w:sz="2" w:space="4" w:color="FFFFFF"/>
                  </w:divBdr>
                  <w:divsChild>
                    <w:div w:id="1273702779">
                      <w:marLeft w:val="0"/>
                      <w:marRight w:val="0"/>
                      <w:marTop w:val="0"/>
                      <w:marBottom w:val="0"/>
                      <w:divBdr>
                        <w:top w:val="none" w:sz="0" w:space="0" w:color="auto"/>
                        <w:left w:val="none" w:sz="0" w:space="0" w:color="auto"/>
                        <w:bottom w:val="none" w:sz="0" w:space="0" w:color="auto"/>
                        <w:right w:val="none" w:sz="0" w:space="0" w:color="auto"/>
                      </w:divBdr>
                    </w:div>
                  </w:divsChild>
                </w:div>
                <w:div w:id="399526017">
                  <w:marLeft w:val="0"/>
                  <w:marRight w:val="0"/>
                  <w:marTop w:val="0"/>
                  <w:marBottom w:val="0"/>
                  <w:divBdr>
                    <w:top w:val="single" w:sz="2" w:space="1" w:color="FFFFFF"/>
                    <w:left w:val="single" w:sz="2" w:space="12" w:color="FFFFFF"/>
                    <w:bottom w:val="single" w:sz="2" w:space="1" w:color="FFFFFF"/>
                    <w:right w:val="single" w:sz="2" w:space="4" w:color="FFFFFF"/>
                  </w:divBdr>
                  <w:divsChild>
                    <w:div w:id="1258362909">
                      <w:marLeft w:val="0"/>
                      <w:marRight w:val="0"/>
                      <w:marTop w:val="0"/>
                      <w:marBottom w:val="0"/>
                      <w:divBdr>
                        <w:top w:val="none" w:sz="0" w:space="0" w:color="auto"/>
                        <w:left w:val="none" w:sz="0" w:space="0" w:color="auto"/>
                        <w:bottom w:val="none" w:sz="0" w:space="0" w:color="auto"/>
                        <w:right w:val="none" w:sz="0" w:space="0" w:color="auto"/>
                      </w:divBdr>
                    </w:div>
                  </w:divsChild>
                </w:div>
                <w:div w:id="1510094728">
                  <w:marLeft w:val="0"/>
                  <w:marRight w:val="0"/>
                  <w:marTop w:val="0"/>
                  <w:marBottom w:val="0"/>
                  <w:divBdr>
                    <w:top w:val="single" w:sz="2" w:space="1" w:color="FFFFFF"/>
                    <w:left w:val="single" w:sz="2" w:space="12" w:color="FFFFFF"/>
                    <w:bottom w:val="single" w:sz="2" w:space="4" w:color="FFFFFF"/>
                    <w:right w:val="single" w:sz="2" w:space="4" w:color="FFFFFF"/>
                  </w:divBdr>
                  <w:divsChild>
                    <w:div w:id="46650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463129">
          <w:marLeft w:val="0"/>
          <w:marRight w:val="0"/>
          <w:marTop w:val="0"/>
          <w:marBottom w:val="335"/>
          <w:divBdr>
            <w:top w:val="none" w:sz="0" w:space="0" w:color="auto"/>
            <w:left w:val="none" w:sz="0" w:space="0" w:color="auto"/>
            <w:bottom w:val="none" w:sz="0" w:space="0" w:color="auto"/>
            <w:right w:val="none" w:sz="0" w:space="0" w:color="auto"/>
          </w:divBdr>
          <w:divsChild>
            <w:div w:id="614752676">
              <w:marLeft w:val="0"/>
              <w:marRight w:val="0"/>
              <w:marTop w:val="0"/>
              <w:marBottom w:val="0"/>
              <w:divBdr>
                <w:top w:val="none" w:sz="0" w:space="0" w:color="auto"/>
                <w:left w:val="none" w:sz="0" w:space="0" w:color="auto"/>
                <w:bottom w:val="none" w:sz="0" w:space="0" w:color="auto"/>
                <w:right w:val="none" w:sz="0" w:space="0" w:color="auto"/>
              </w:divBdr>
              <w:divsChild>
                <w:div w:id="1731490009">
                  <w:marLeft w:val="0"/>
                  <w:marRight w:val="0"/>
                  <w:marTop w:val="0"/>
                  <w:marBottom w:val="0"/>
                  <w:divBdr>
                    <w:top w:val="single" w:sz="2" w:space="4" w:color="FFFFFF"/>
                    <w:left w:val="single" w:sz="2" w:space="12" w:color="FFFFFF"/>
                    <w:bottom w:val="single" w:sz="2" w:space="1" w:color="FFFFFF"/>
                    <w:right w:val="single" w:sz="2" w:space="4" w:color="FFFFFF"/>
                  </w:divBdr>
                  <w:divsChild>
                    <w:div w:id="1204633630">
                      <w:marLeft w:val="0"/>
                      <w:marRight w:val="0"/>
                      <w:marTop w:val="0"/>
                      <w:marBottom w:val="0"/>
                      <w:divBdr>
                        <w:top w:val="none" w:sz="0" w:space="0" w:color="auto"/>
                        <w:left w:val="none" w:sz="0" w:space="0" w:color="auto"/>
                        <w:bottom w:val="none" w:sz="0" w:space="0" w:color="auto"/>
                        <w:right w:val="none" w:sz="0" w:space="0" w:color="auto"/>
                      </w:divBdr>
                    </w:div>
                  </w:divsChild>
                </w:div>
                <w:div w:id="89011910">
                  <w:marLeft w:val="0"/>
                  <w:marRight w:val="0"/>
                  <w:marTop w:val="0"/>
                  <w:marBottom w:val="0"/>
                  <w:divBdr>
                    <w:top w:val="single" w:sz="2" w:space="1" w:color="FFFFFF"/>
                    <w:left w:val="single" w:sz="2" w:space="12" w:color="FFFFFF"/>
                    <w:bottom w:val="single" w:sz="2" w:space="1" w:color="FFFFFF"/>
                    <w:right w:val="single" w:sz="2" w:space="4" w:color="FFFFFF"/>
                  </w:divBdr>
                  <w:divsChild>
                    <w:div w:id="1581673216">
                      <w:marLeft w:val="0"/>
                      <w:marRight w:val="0"/>
                      <w:marTop w:val="0"/>
                      <w:marBottom w:val="0"/>
                      <w:divBdr>
                        <w:top w:val="none" w:sz="0" w:space="0" w:color="auto"/>
                        <w:left w:val="none" w:sz="0" w:space="0" w:color="auto"/>
                        <w:bottom w:val="none" w:sz="0" w:space="0" w:color="auto"/>
                        <w:right w:val="none" w:sz="0" w:space="0" w:color="auto"/>
                      </w:divBdr>
                    </w:div>
                  </w:divsChild>
                </w:div>
                <w:div w:id="215746521">
                  <w:marLeft w:val="0"/>
                  <w:marRight w:val="0"/>
                  <w:marTop w:val="0"/>
                  <w:marBottom w:val="0"/>
                  <w:divBdr>
                    <w:top w:val="single" w:sz="2" w:space="1" w:color="FFFFFF"/>
                    <w:left w:val="single" w:sz="2" w:space="12" w:color="FFFFFF"/>
                    <w:bottom w:val="single" w:sz="2" w:space="1" w:color="FFFFFF"/>
                    <w:right w:val="single" w:sz="2" w:space="4" w:color="FFFFFF"/>
                  </w:divBdr>
                  <w:divsChild>
                    <w:div w:id="1828090858">
                      <w:marLeft w:val="0"/>
                      <w:marRight w:val="0"/>
                      <w:marTop w:val="0"/>
                      <w:marBottom w:val="0"/>
                      <w:divBdr>
                        <w:top w:val="none" w:sz="0" w:space="0" w:color="auto"/>
                        <w:left w:val="none" w:sz="0" w:space="0" w:color="auto"/>
                        <w:bottom w:val="none" w:sz="0" w:space="0" w:color="auto"/>
                        <w:right w:val="none" w:sz="0" w:space="0" w:color="auto"/>
                      </w:divBdr>
                    </w:div>
                  </w:divsChild>
                </w:div>
                <w:div w:id="806431879">
                  <w:marLeft w:val="0"/>
                  <w:marRight w:val="0"/>
                  <w:marTop w:val="0"/>
                  <w:marBottom w:val="0"/>
                  <w:divBdr>
                    <w:top w:val="single" w:sz="2" w:space="1" w:color="FFFFFF"/>
                    <w:left w:val="single" w:sz="2" w:space="12" w:color="FFFFFF"/>
                    <w:bottom w:val="single" w:sz="2" w:space="1" w:color="FFFFFF"/>
                    <w:right w:val="single" w:sz="2" w:space="4" w:color="FFFFFF"/>
                  </w:divBdr>
                  <w:divsChild>
                    <w:div w:id="748382767">
                      <w:marLeft w:val="0"/>
                      <w:marRight w:val="0"/>
                      <w:marTop w:val="0"/>
                      <w:marBottom w:val="0"/>
                      <w:divBdr>
                        <w:top w:val="none" w:sz="0" w:space="0" w:color="auto"/>
                        <w:left w:val="none" w:sz="0" w:space="0" w:color="auto"/>
                        <w:bottom w:val="none" w:sz="0" w:space="0" w:color="auto"/>
                        <w:right w:val="none" w:sz="0" w:space="0" w:color="auto"/>
                      </w:divBdr>
                    </w:div>
                  </w:divsChild>
                </w:div>
                <w:div w:id="124125390">
                  <w:marLeft w:val="0"/>
                  <w:marRight w:val="0"/>
                  <w:marTop w:val="0"/>
                  <w:marBottom w:val="0"/>
                  <w:divBdr>
                    <w:top w:val="single" w:sz="2" w:space="1" w:color="FFFFFF"/>
                    <w:left w:val="single" w:sz="2" w:space="12" w:color="FFFFFF"/>
                    <w:bottom w:val="single" w:sz="2" w:space="1" w:color="FFFFFF"/>
                    <w:right w:val="single" w:sz="2" w:space="4" w:color="FFFFFF"/>
                  </w:divBdr>
                  <w:divsChild>
                    <w:div w:id="1590307446">
                      <w:marLeft w:val="0"/>
                      <w:marRight w:val="0"/>
                      <w:marTop w:val="0"/>
                      <w:marBottom w:val="0"/>
                      <w:divBdr>
                        <w:top w:val="none" w:sz="0" w:space="0" w:color="auto"/>
                        <w:left w:val="none" w:sz="0" w:space="0" w:color="auto"/>
                        <w:bottom w:val="none" w:sz="0" w:space="0" w:color="auto"/>
                        <w:right w:val="none" w:sz="0" w:space="0" w:color="auto"/>
                      </w:divBdr>
                    </w:div>
                  </w:divsChild>
                </w:div>
                <w:div w:id="1806240257">
                  <w:marLeft w:val="0"/>
                  <w:marRight w:val="0"/>
                  <w:marTop w:val="0"/>
                  <w:marBottom w:val="0"/>
                  <w:divBdr>
                    <w:top w:val="single" w:sz="2" w:space="1" w:color="FFFFFF"/>
                    <w:left w:val="single" w:sz="2" w:space="12" w:color="FFFFFF"/>
                    <w:bottom w:val="single" w:sz="2" w:space="1" w:color="FFFFFF"/>
                    <w:right w:val="single" w:sz="2" w:space="4" w:color="FFFFFF"/>
                  </w:divBdr>
                  <w:divsChild>
                    <w:div w:id="1992174684">
                      <w:marLeft w:val="0"/>
                      <w:marRight w:val="0"/>
                      <w:marTop w:val="0"/>
                      <w:marBottom w:val="0"/>
                      <w:divBdr>
                        <w:top w:val="none" w:sz="0" w:space="0" w:color="auto"/>
                        <w:left w:val="none" w:sz="0" w:space="0" w:color="auto"/>
                        <w:bottom w:val="none" w:sz="0" w:space="0" w:color="auto"/>
                        <w:right w:val="none" w:sz="0" w:space="0" w:color="auto"/>
                      </w:divBdr>
                    </w:div>
                  </w:divsChild>
                </w:div>
                <w:div w:id="281612296">
                  <w:marLeft w:val="0"/>
                  <w:marRight w:val="0"/>
                  <w:marTop w:val="0"/>
                  <w:marBottom w:val="0"/>
                  <w:divBdr>
                    <w:top w:val="single" w:sz="2" w:space="1" w:color="FFFFFF"/>
                    <w:left w:val="single" w:sz="2" w:space="12" w:color="FFFFFF"/>
                    <w:bottom w:val="single" w:sz="2" w:space="1" w:color="FFFFFF"/>
                    <w:right w:val="single" w:sz="2" w:space="4" w:color="FFFFFF"/>
                  </w:divBdr>
                  <w:divsChild>
                    <w:div w:id="1595555831">
                      <w:marLeft w:val="0"/>
                      <w:marRight w:val="0"/>
                      <w:marTop w:val="0"/>
                      <w:marBottom w:val="0"/>
                      <w:divBdr>
                        <w:top w:val="none" w:sz="0" w:space="0" w:color="auto"/>
                        <w:left w:val="none" w:sz="0" w:space="0" w:color="auto"/>
                        <w:bottom w:val="none" w:sz="0" w:space="0" w:color="auto"/>
                        <w:right w:val="none" w:sz="0" w:space="0" w:color="auto"/>
                      </w:divBdr>
                    </w:div>
                  </w:divsChild>
                </w:div>
                <w:div w:id="1131285342">
                  <w:marLeft w:val="0"/>
                  <w:marRight w:val="0"/>
                  <w:marTop w:val="0"/>
                  <w:marBottom w:val="0"/>
                  <w:divBdr>
                    <w:top w:val="single" w:sz="2" w:space="1" w:color="FFFFFF"/>
                    <w:left w:val="single" w:sz="2" w:space="12" w:color="FFFFFF"/>
                    <w:bottom w:val="single" w:sz="2" w:space="1" w:color="FFFFFF"/>
                    <w:right w:val="single" w:sz="2" w:space="4" w:color="FFFFFF"/>
                  </w:divBdr>
                  <w:divsChild>
                    <w:div w:id="210850894">
                      <w:marLeft w:val="0"/>
                      <w:marRight w:val="0"/>
                      <w:marTop w:val="0"/>
                      <w:marBottom w:val="0"/>
                      <w:divBdr>
                        <w:top w:val="none" w:sz="0" w:space="0" w:color="auto"/>
                        <w:left w:val="none" w:sz="0" w:space="0" w:color="auto"/>
                        <w:bottom w:val="none" w:sz="0" w:space="0" w:color="auto"/>
                        <w:right w:val="none" w:sz="0" w:space="0" w:color="auto"/>
                      </w:divBdr>
                    </w:div>
                  </w:divsChild>
                </w:div>
                <w:div w:id="42800472">
                  <w:marLeft w:val="0"/>
                  <w:marRight w:val="0"/>
                  <w:marTop w:val="0"/>
                  <w:marBottom w:val="0"/>
                  <w:divBdr>
                    <w:top w:val="single" w:sz="2" w:space="1" w:color="FFFFFF"/>
                    <w:left w:val="single" w:sz="2" w:space="12" w:color="FFFFFF"/>
                    <w:bottom w:val="single" w:sz="2" w:space="1" w:color="FFFFFF"/>
                    <w:right w:val="single" w:sz="2" w:space="4" w:color="FFFFFF"/>
                  </w:divBdr>
                  <w:divsChild>
                    <w:div w:id="688799168">
                      <w:marLeft w:val="0"/>
                      <w:marRight w:val="0"/>
                      <w:marTop w:val="0"/>
                      <w:marBottom w:val="0"/>
                      <w:divBdr>
                        <w:top w:val="none" w:sz="0" w:space="0" w:color="auto"/>
                        <w:left w:val="none" w:sz="0" w:space="0" w:color="auto"/>
                        <w:bottom w:val="none" w:sz="0" w:space="0" w:color="auto"/>
                        <w:right w:val="none" w:sz="0" w:space="0" w:color="auto"/>
                      </w:divBdr>
                    </w:div>
                  </w:divsChild>
                </w:div>
                <w:div w:id="891304067">
                  <w:marLeft w:val="0"/>
                  <w:marRight w:val="0"/>
                  <w:marTop w:val="0"/>
                  <w:marBottom w:val="0"/>
                  <w:divBdr>
                    <w:top w:val="single" w:sz="2" w:space="1" w:color="FFFFFF"/>
                    <w:left w:val="single" w:sz="2" w:space="12" w:color="FFFFFF"/>
                    <w:bottom w:val="single" w:sz="2" w:space="1" w:color="FFFFFF"/>
                    <w:right w:val="single" w:sz="2" w:space="4" w:color="FFFFFF"/>
                  </w:divBdr>
                  <w:divsChild>
                    <w:div w:id="1434014994">
                      <w:marLeft w:val="0"/>
                      <w:marRight w:val="0"/>
                      <w:marTop w:val="0"/>
                      <w:marBottom w:val="0"/>
                      <w:divBdr>
                        <w:top w:val="none" w:sz="0" w:space="0" w:color="auto"/>
                        <w:left w:val="none" w:sz="0" w:space="0" w:color="auto"/>
                        <w:bottom w:val="none" w:sz="0" w:space="0" w:color="auto"/>
                        <w:right w:val="none" w:sz="0" w:space="0" w:color="auto"/>
                      </w:divBdr>
                    </w:div>
                  </w:divsChild>
                </w:div>
                <w:div w:id="678778298">
                  <w:marLeft w:val="0"/>
                  <w:marRight w:val="0"/>
                  <w:marTop w:val="0"/>
                  <w:marBottom w:val="0"/>
                  <w:divBdr>
                    <w:top w:val="single" w:sz="2" w:space="1" w:color="FFFFFF"/>
                    <w:left w:val="single" w:sz="2" w:space="12" w:color="FFFFFF"/>
                    <w:bottom w:val="single" w:sz="2" w:space="1" w:color="FFFFFF"/>
                    <w:right w:val="single" w:sz="2" w:space="4" w:color="FFFFFF"/>
                  </w:divBdr>
                  <w:divsChild>
                    <w:div w:id="114760647">
                      <w:marLeft w:val="0"/>
                      <w:marRight w:val="0"/>
                      <w:marTop w:val="0"/>
                      <w:marBottom w:val="0"/>
                      <w:divBdr>
                        <w:top w:val="none" w:sz="0" w:space="0" w:color="auto"/>
                        <w:left w:val="none" w:sz="0" w:space="0" w:color="auto"/>
                        <w:bottom w:val="none" w:sz="0" w:space="0" w:color="auto"/>
                        <w:right w:val="none" w:sz="0" w:space="0" w:color="auto"/>
                      </w:divBdr>
                    </w:div>
                  </w:divsChild>
                </w:div>
                <w:div w:id="1151214860">
                  <w:marLeft w:val="0"/>
                  <w:marRight w:val="0"/>
                  <w:marTop w:val="0"/>
                  <w:marBottom w:val="0"/>
                  <w:divBdr>
                    <w:top w:val="single" w:sz="2" w:space="1" w:color="FFFFFF"/>
                    <w:left w:val="single" w:sz="2" w:space="12" w:color="FFFFFF"/>
                    <w:bottom w:val="single" w:sz="2" w:space="1" w:color="FFFFFF"/>
                    <w:right w:val="single" w:sz="2" w:space="4" w:color="FFFFFF"/>
                  </w:divBdr>
                  <w:divsChild>
                    <w:div w:id="1944191088">
                      <w:marLeft w:val="0"/>
                      <w:marRight w:val="0"/>
                      <w:marTop w:val="0"/>
                      <w:marBottom w:val="0"/>
                      <w:divBdr>
                        <w:top w:val="none" w:sz="0" w:space="0" w:color="auto"/>
                        <w:left w:val="none" w:sz="0" w:space="0" w:color="auto"/>
                        <w:bottom w:val="none" w:sz="0" w:space="0" w:color="auto"/>
                        <w:right w:val="none" w:sz="0" w:space="0" w:color="auto"/>
                      </w:divBdr>
                    </w:div>
                  </w:divsChild>
                </w:div>
                <w:div w:id="1618371264">
                  <w:marLeft w:val="0"/>
                  <w:marRight w:val="0"/>
                  <w:marTop w:val="0"/>
                  <w:marBottom w:val="0"/>
                  <w:divBdr>
                    <w:top w:val="single" w:sz="2" w:space="1" w:color="FFFFFF"/>
                    <w:left w:val="single" w:sz="2" w:space="12" w:color="FFFFFF"/>
                    <w:bottom w:val="single" w:sz="2" w:space="1" w:color="FFFFFF"/>
                    <w:right w:val="single" w:sz="2" w:space="4" w:color="FFFFFF"/>
                  </w:divBdr>
                  <w:divsChild>
                    <w:div w:id="1509636860">
                      <w:marLeft w:val="0"/>
                      <w:marRight w:val="0"/>
                      <w:marTop w:val="0"/>
                      <w:marBottom w:val="0"/>
                      <w:divBdr>
                        <w:top w:val="none" w:sz="0" w:space="0" w:color="auto"/>
                        <w:left w:val="none" w:sz="0" w:space="0" w:color="auto"/>
                        <w:bottom w:val="none" w:sz="0" w:space="0" w:color="auto"/>
                        <w:right w:val="none" w:sz="0" w:space="0" w:color="auto"/>
                      </w:divBdr>
                    </w:div>
                  </w:divsChild>
                </w:div>
                <w:div w:id="670765294">
                  <w:marLeft w:val="0"/>
                  <w:marRight w:val="0"/>
                  <w:marTop w:val="0"/>
                  <w:marBottom w:val="0"/>
                  <w:divBdr>
                    <w:top w:val="single" w:sz="2" w:space="1" w:color="FFFFFF"/>
                    <w:left w:val="single" w:sz="2" w:space="12" w:color="FFFFFF"/>
                    <w:bottom w:val="single" w:sz="2" w:space="1" w:color="FFFFFF"/>
                    <w:right w:val="single" w:sz="2" w:space="4" w:color="FFFFFF"/>
                  </w:divBdr>
                  <w:divsChild>
                    <w:div w:id="406729215">
                      <w:marLeft w:val="0"/>
                      <w:marRight w:val="0"/>
                      <w:marTop w:val="0"/>
                      <w:marBottom w:val="0"/>
                      <w:divBdr>
                        <w:top w:val="none" w:sz="0" w:space="0" w:color="auto"/>
                        <w:left w:val="none" w:sz="0" w:space="0" w:color="auto"/>
                        <w:bottom w:val="none" w:sz="0" w:space="0" w:color="auto"/>
                        <w:right w:val="none" w:sz="0" w:space="0" w:color="auto"/>
                      </w:divBdr>
                    </w:div>
                  </w:divsChild>
                </w:div>
                <w:div w:id="1148281115">
                  <w:marLeft w:val="0"/>
                  <w:marRight w:val="0"/>
                  <w:marTop w:val="0"/>
                  <w:marBottom w:val="0"/>
                  <w:divBdr>
                    <w:top w:val="single" w:sz="2" w:space="1" w:color="FFFFFF"/>
                    <w:left w:val="single" w:sz="2" w:space="12" w:color="FFFFFF"/>
                    <w:bottom w:val="single" w:sz="2" w:space="1" w:color="FFFFFF"/>
                    <w:right w:val="single" w:sz="2" w:space="4" w:color="FFFFFF"/>
                  </w:divBdr>
                  <w:divsChild>
                    <w:div w:id="64307827">
                      <w:marLeft w:val="0"/>
                      <w:marRight w:val="0"/>
                      <w:marTop w:val="0"/>
                      <w:marBottom w:val="0"/>
                      <w:divBdr>
                        <w:top w:val="none" w:sz="0" w:space="0" w:color="auto"/>
                        <w:left w:val="none" w:sz="0" w:space="0" w:color="auto"/>
                        <w:bottom w:val="none" w:sz="0" w:space="0" w:color="auto"/>
                        <w:right w:val="none" w:sz="0" w:space="0" w:color="auto"/>
                      </w:divBdr>
                    </w:div>
                  </w:divsChild>
                </w:div>
                <w:div w:id="1652828423">
                  <w:marLeft w:val="0"/>
                  <w:marRight w:val="0"/>
                  <w:marTop w:val="0"/>
                  <w:marBottom w:val="0"/>
                  <w:divBdr>
                    <w:top w:val="single" w:sz="2" w:space="1" w:color="FFFFFF"/>
                    <w:left w:val="single" w:sz="2" w:space="12" w:color="FFFFFF"/>
                    <w:bottom w:val="single" w:sz="2" w:space="1" w:color="FFFFFF"/>
                    <w:right w:val="single" w:sz="2" w:space="4" w:color="FFFFFF"/>
                  </w:divBdr>
                  <w:divsChild>
                    <w:div w:id="1542860959">
                      <w:marLeft w:val="0"/>
                      <w:marRight w:val="0"/>
                      <w:marTop w:val="0"/>
                      <w:marBottom w:val="0"/>
                      <w:divBdr>
                        <w:top w:val="none" w:sz="0" w:space="0" w:color="auto"/>
                        <w:left w:val="none" w:sz="0" w:space="0" w:color="auto"/>
                        <w:bottom w:val="none" w:sz="0" w:space="0" w:color="auto"/>
                        <w:right w:val="none" w:sz="0" w:space="0" w:color="auto"/>
                      </w:divBdr>
                    </w:div>
                  </w:divsChild>
                </w:div>
                <w:div w:id="1677610274">
                  <w:marLeft w:val="0"/>
                  <w:marRight w:val="0"/>
                  <w:marTop w:val="0"/>
                  <w:marBottom w:val="0"/>
                  <w:divBdr>
                    <w:top w:val="single" w:sz="2" w:space="1" w:color="FFFFFF"/>
                    <w:left w:val="single" w:sz="2" w:space="12" w:color="FFFFFF"/>
                    <w:bottom w:val="single" w:sz="2" w:space="1" w:color="FFFFFF"/>
                    <w:right w:val="single" w:sz="2" w:space="4" w:color="FFFFFF"/>
                  </w:divBdr>
                  <w:divsChild>
                    <w:div w:id="2045715311">
                      <w:marLeft w:val="0"/>
                      <w:marRight w:val="0"/>
                      <w:marTop w:val="0"/>
                      <w:marBottom w:val="0"/>
                      <w:divBdr>
                        <w:top w:val="none" w:sz="0" w:space="0" w:color="auto"/>
                        <w:left w:val="none" w:sz="0" w:space="0" w:color="auto"/>
                        <w:bottom w:val="none" w:sz="0" w:space="0" w:color="auto"/>
                        <w:right w:val="none" w:sz="0" w:space="0" w:color="auto"/>
                      </w:divBdr>
                    </w:div>
                  </w:divsChild>
                </w:div>
                <w:div w:id="1604070249">
                  <w:marLeft w:val="0"/>
                  <w:marRight w:val="0"/>
                  <w:marTop w:val="0"/>
                  <w:marBottom w:val="0"/>
                  <w:divBdr>
                    <w:top w:val="single" w:sz="2" w:space="1" w:color="FFFFFF"/>
                    <w:left w:val="single" w:sz="2" w:space="12" w:color="FFFFFF"/>
                    <w:bottom w:val="single" w:sz="2" w:space="1" w:color="FFFFFF"/>
                    <w:right w:val="single" w:sz="2" w:space="4" w:color="FFFFFF"/>
                  </w:divBdr>
                  <w:divsChild>
                    <w:div w:id="752162556">
                      <w:marLeft w:val="0"/>
                      <w:marRight w:val="0"/>
                      <w:marTop w:val="0"/>
                      <w:marBottom w:val="0"/>
                      <w:divBdr>
                        <w:top w:val="none" w:sz="0" w:space="0" w:color="auto"/>
                        <w:left w:val="none" w:sz="0" w:space="0" w:color="auto"/>
                        <w:bottom w:val="none" w:sz="0" w:space="0" w:color="auto"/>
                        <w:right w:val="none" w:sz="0" w:space="0" w:color="auto"/>
                      </w:divBdr>
                    </w:div>
                  </w:divsChild>
                </w:div>
                <w:div w:id="1117019159">
                  <w:marLeft w:val="0"/>
                  <w:marRight w:val="0"/>
                  <w:marTop w:val="0"/>
                  <w:marBottom w:val="0"/>
                  <w:divBdr>
                    <w:top w:val="single" w:sz="2" w:space="1" w:color="FFFFFF"/>
                    <w:left w:val="single" w:sz="2" w:space="12" w:color="FFFFFF"/>
                    <w:bottom w:val="single" w:sz="2" w:space="1" w:color="FFFFFF"/>
                    <w:right w:val="single" w:sz="2" w:space="4" w:color="FFFFFF"/>
                  </w:divBdr>
                  <w:divsChild>
                    <w:div w:id="1892838726">
                      <w:marLeft w:val="0"/>
                      <w:marRight w:val="0"/>
                      <w:marTop w:val="0"/>
                      <w:marBottom w:val="0"/>
                      <w:divBdr>
                        <w:top w:val="none" w:sz="0" w:space="0" w:color="auto"/>
                        <w:left w:val="none" w:sz="0" w:space="0" w:color="auto"/>
                        <w:bottom w:val="none" w:sz="0" w:space="0" w:color="auto"/>
                        <w:right w:val="none" w:sz="0" w:space="0" w:color="auto"/>
                      </w:divBdr>
                    </w:div>
                  </w:divsChild>
                </w:div>
                <w:div w:id="1156068651">
                  <w:marLeft w:val="0"/>
                  <w:marRight w:val="0"/>
                  <w:marTop w:val="0"/>
                  <w:marBottom w:val="0"/>
                  <w:divBdr>
                    <w:top w:val="single" w:sz="2" w:space="1" w:color="FFFFFF"/>
                    <w:left w:val="single" w:sz="2" w:space="12" w:color="FFFFFF"/>
                    <w:bottom w:val="single" w:sz="2" w:space="1" w:color="FFFFFF"/>
                    <w:right w:val="single" w:sz="2" w:space="4" w:color="FFFFFF"/>
                  </w:divBdr>
                  <w:divsChild>
                    <w:div w:id="78916489">
                      <w:marLeft w:val="0"/>
                      <w:marRight w:val="0"/>
                      <w:marTop w:val="0"/>
                      <w:marBottom w:val="0"/>
                      <w:divBdr>
                        <w:top w:val="none" w:sz="0" w:space="0" w:color="auto"/>
                        <w:left w:val="none" w:sz="0" w:space="0" w:color="auto"/>
                        <w:bottom w:val="none" w:sz="0" w:space="0" w:color="auto"/>
                        <w:right w:val="none" w:sz="0" w:space="0" w:color="auto"/>
                      </w:divBdr>
                    </w:div>
                  </w:divsChild>
                </w:div>
                <w:div w:id="358899411">
                  <w:marLeft w:val="0"/>
                  <w:marRight w:val="0"/>
                  <w:marTop w:val="0"/>
                  <w:marBottom w:val="0"/>
                  <w:divBdr>
                    <w:top w:val="single" w:sz="2" w:space="1" w:color="FFFFFF"/>
                    <w:left w:val="single" w:sz="2" w:space="12" w:color="FFFFFF"/>
                    <w:bottom w:val="single" w:sz="2" w:space="1" w:color="FFFFFF"/>
                    <w:right w:val="single" w:sz="2" w:space="4" w:color="FFFFFF"/>
                  </w:divBdr>
                  <w:divsChild>
                    <w:div w:id="1257590146">
                      <w:marLeft w:val="0"/>
                      <w:marRight w:val="0"/>
                      <w:marTop w:val="0"/>
                      <w:marBottom w:val="0"/>
                      <w:divBdr>
                        <w:top w:val="none" w:sz="0" w:space="0" w:color="auto"/>
                        <w:left w:val="none" w:sz="0" w:space="0" w:color="auto"/>
                        <w:bottom w:val="none" w:sz="0" w:space="0" w:color="auto"/>
                        <w:right w:val="none" w:sz="0" w:space="0" w:color="auto"/>
                      </w:divBdr>
                    </w:div>
                  </w:divsChild>
                </w:div>
                <w:div w:id="1616671815">
                  <w:marLeft w:val="0"/>
                  <w:marRight w:val="0"/>
                  <w:marTop w:val="0"/>
                  <w:marBottom w:val="0"/>
                  <w:divBdr>
                    <w:top w:val="single" w:sz="2" w:space="1" w:color="FFFFFF"/>
                    <w:left w:val="single" w:sz="2" w:space="12" w:color="FFFFFF"/>
                    <w:bottom w:val="single" w:sz="2" w:space="1" w:color="FFFFFF"/>
                    <w:right w:val="single" w:sz="2" w:space="4" w:color="FFFFFF"/>
                  </w:divBdr>
                  <w:divsChild>
                    <w:div w:id="1975942319">
                      <w:marLeft w:val="0"/>
                      <w:marRight w:val="0"/>
                      <w:marTop w:val="0"/>
                      <w:marBottom w:val="0"/>
                      <w:divBdr>
                        <w:top w:val="none" w:sz="0" w:space="0" w:color="auto"/>
                        <w:left w:val="none" w:sz="0" w:space="0" w:color="auto"/>
                        <w:bottom w:val="none" w:sz="0" w:space="0" w:color="auto"/>
                        <w:right w:val="none" w:sz="0" w:space="0" w:color="auto"/>
                      </w:divBdr>
                    </w:div>
                  </w:divsChild>
                </w:div>
                <w:div w:id="722632071">
                  <w:marLeft w:val="0"/>
                  <w:marRight w:val="0"/>
                  <w:marTop w:val="0"/>
                  <w:marBottom w:val="0"/>
                  <w:divBdr>
                    <w:top w:val="single" w:sz="2" w:space="1" w:color="FFFFFF"/>
                    <w:left w:val="single" w:sz="2" w:space="12" w:color="FFFFFF"/>
                    <w:bottom w:val="single" w:sz="2" w:space="1" w:color="FFFFFF"/>
                    <w:right w:val="single" w:sz="2" w:space="4" w:color="FFFFFF"/>
                  </w:divBdr>
                  <w:divsChild>
                    <w:div w:id="1709797378">
                      <w:marLeft w:val="0"/>
                      <w:marRight w:val="0"/>
                      <w:marTop w:val="0"/>
                      <w:marBottom w:val="0"/>
                      <w:divBdr>
                        <w:top w:val="none" w:sz="0" w:space="0" w:color="auto"/>
                        <w:left w:val="none" w:sz="0" w:space="0" w:color="auto"/>
                        <w:bottom w:val="none" w:sz="0" w:space="0" w:color="auto"/>
                        <w:right w:val="none" w:sz="0" w:space="0" w:color="auto"/>
                      </w:divBdr>
                    </w:div>
                  </w:divsChild>
                </w:div>
                <w:div w:id="650522621">
                  <w:marLeft w:val="0"/>
                  <w:marRight w:val="0"/>
                  <w:marTop w:val="0"/>
                  <w:marBottom w:val="0"/>
                  <w:divBdr>
                    <w:top w:val="single" w:sz="2" w:space="1" w:color="FFFFFF"/>
                    <w:left w:val="single" w:sz="2" w:space="12" w:color="FFFFFF"/>
                    <w:bottom w:val="single" w:sz="2" w:space="1" w:color="FFFFFF"/>
                    <w:right w:val="single" w:sz="2" w:space="4" w:color="FFFFFF"/>
                  </w:divBdr>
                  <w:divsChild>
                    <w:div w:id="1242255680">
                      <w:marLeft w:val="0"/>
                      <w:marRight w:val="0"/>
                      <w:marTop w:val="0"/>
                      <w:marBottom w:val="0"/>
                      <w:divBdr>
                        <w:top w:val="none" w:sz="0" w:space="0" w:color="auto"/>
                        <w:left w:val="none" w:sz="0" w:space="0" w:color="auto"/>
                        <w:bottom w:val="none" w:sz="0" w:space="0" w:color="auto"/>
                        <w:right w:val="none" w:sz="0" w:space="0" w:color="auto"/>
                      </w:divBdr>
                    </w:div>
                  </w:divsChild>
                </w:div>
                <w:div w:id="754322851">
                  <w:marLeft w:val="0"/>
                  <w:marRight w:val="0"/>
                  <w:marTop w:val="0"/>
                  <w:marBottom w:val="0"/>
                  <w:divBdr>
                    <w:top w:val="single" w:sz="2" w:space="1" w:color="FFFFFF"/>
                    <w:left w:val="single" w:sz="2" w:space="12" w:color="FFFFFF"/>
                    <w:bottom w:val="single" w:sz="2" w:space="1" w:color="FFFFFF"/>
                    <w:right w:val="single" w:sz="2" w:space="4" w:color="FFFFFF"/>
                  </w:divBdr>
                  <w:divsChild>
                    <w:div w:id="204877735">
                      <w:marLeft w:val="0"/>
                      <w:marRight w:val="0"/>
                      <w:marTop w:val="0"/>
                      <w:marBottom w:val="0"/>
                      <w:divBdr>
                        <w:top w:val="none" w:sz="0" w:space="0" w:color="auto"/>
                        <w:left w:val="none" w:sz="0" w:space="0" w:color="auto"/>
                        <w:bottom w:val="none" w:sz="0" w:space="0" w:color="auto"/>
                        <w:right w:val="none" w:sz="0" w:space="0" w:color="auto"/>
                      </w:divBdr>
                    </w:div>
                  </w:divsChild>
                </w:div>
                <w:div w:id="1154642652">
                  <w:marLeft w:val="0"/>
                  <w:marRight w:val="0"/>
                  <w:marTop w:val="0"/>
                  <w:marBottom w:val="0"/>
                  <w:divBdr>
                    <w:top w:val="single" w:sz="2" w:space="1" w:color="FFFFFF"/>
                    <w:left w:val="single" w:sz="2" w:space="12" w:color="FFFFFF"/>
                    <w:bottom w:val="single" w:sz="2" w:space="1" w:color="FFFFFF"/>
                    <w:right w:val="single" w:sz="2" w:space="4" w:color="FFFFFF"/>
                  </w:divBdr>
                  <w:divsChild>
                    <w:div w:id="1049845858">
                      <w:marLeft w:val="0"/>
                      <w:marRight w:val="0"/>
                      <w:marTop w:val="0"/>
                      <w:marBottom w:val="0"/>
                      <w:divBdr>
                        <w:top w:val="none" w:sz="0" w:space="0" w:color="auto"/>
                        <w:left w:val="none" w:sz="0" w:space="0" w:color="auto"/>
                        <w:bottom w:val="none" w:sz="0" w:space="0" w:color="auto"/>
                        <w:right w:val="none" w:sz="0" w:space="0" w:color="auto"/>
                      </w:divBdr>
                    </w:div>
                  </w:divsChild>
                </w:div>
                <w:div w:id="501047087">
                  <w:marLeft w:val="0"/>
                  <w:marRight w:val="0"/>
                  <w:marTop w:val="0"/>
                  <w:marBottom w:val="0"/>
                  <w:divBdr>
                    <w:top w:val="single" w:sz="2" w:space="1" w:color="FFFFFF"/>
                    <w:left w:val="single" w:sz="2" w:space="12" w:color="FFFFFF"/>
                    <w:bottom w:val="single" w:sz="2" w:space="1" w:color="FFFFFF"/>
                    <w:right w:val="single" w:sz="2" w:space="4" w:color="FFFFFF"/>
                  </w:divBdr>
                  <w:divsChild>
                    <w:div w:id="166218094">
                      <w:marLeft w:val="0"/>
                      <w:marRight w:val="0"/>
                      <w:marTop w:val="0"/>
                      <w:marBottom w:val="0"/>
                      <w:divBdr>
                        <w:top w:val="none" w:sz="0" w:space="0" w:color="auto"/>
                        <w:left w:val="none" w:sz="0" w:space="0" w:color="auto"/>
                        <w:bottom w:val="none" w:sz="0" w:space="0" w:color="auto"/>
                        <w:right w:val="none" w:sz="0" w:space="0" w:color="auto"/>
                      </w:divBdr>
                    </w:div>
                  </w:divsChild>
                </w:div>
                <w:div w:id="78524200">
                  <w:marLeft w:val="0"/>
                  <w:marRight w:val="0"/>
                  <w:marTop w:val="0"/>
                  <w:marBottom w:val="0"/>
                  <w:divBdr>
                    <w:top w:val="single" w:sz="2" w:space="1" w:color="FFFFFF"/>
                    <w:left w:val="single" w:sz="2" w:space="12" w:color="FFFFFF"/>
                    <w:bottom w:val="single" w:sz="2" w:space="1" w:color="FFFFFF"/>
                    <w:right w:val="single" w:sz="2" w:space="4" w:color="FFFFFF"/>
                  </w:divBdr>
                  <w:divsChild>
                    <w:div w:id="572937455">
                      <w:marLeft w:val="0"/>
                      <w:marRight w:val="0"/>
                      <w:marTop w:val="0"/>
                      <w:marBottom w:val="0"/>
                      <w:divBdr>
                        <w:top w:val="none" w:sz="0" w:space="0" w:color="auto"/>
                        <w:left w:val="none" w:sz="0" w:space="0" w:color="auto"/>
                        <w:bottom w:val="none" w:sz="0" w:space="0" w:color="auto"/>
                        <w:right w:val="none" w:sz="0" w:space="0" w:color="auto"/>
                      </w:divBdr>
                    </w:div>
                  </w:divsChild>
                </w:div>
                <w:div w:id="2022706949">
                  <w:marLeft w:val="0"/>
                  <w:marRight w:val="0"/>
                  <w:marTop w:val="0"/>
                  <w:marBottom w:val="0"/>
                  <w:divBdr>
                    <w:top w:val="single" w:sz="2" w:space="1" w:color="FFFFFF"/>
                    <w:left w:val="single" w:sz="2" w:space="12" w:color="FFFFFF"/>
                    <w:bottom w:val="single" w:sz="2" w:space="1" w:color="FFFFFF"/>
                    <w:right w:val="single" w:sz="2" w:space="4" w:color="FFFFFF"/>
                  </w:divBdr>
                  <w:divsChild>
                    <w:div w:id="430508866">
                      <w:marLeft w:val="0"/>
                      <w:marRight w:val="0"/>
                      <w:marTop w:val="0"/>
                      <w:marBottom w:val="0"/>
                      <w:divBdr>
                        <w:top w:val="none" w:sz="0" w:space="0" w:color="auto"/>
                        <w:left w:val="none" w:sz="0" w:space="0" w:color="auto"/>
                        <w:bottom w:val="none" w:sz="0" w:space="0" w:color="auto"/>
                        <w:right w:val="none" w:sz="0" w:space="0" w:color="auto"/>
                      </w:divBdr>
                    </w:div>
                  </w:divsChild>
                </w:div>
                <w:div w:id="1945188320">
                  <w:marLeft w:val="0"/>
                  <w:marRight w:val="0"/>
                  <w:marTop w:val="0"/>
                  <w:marBottom w:val="0"/>
                  <w:divBdr>
                    <w:top w:val="single" w:sz="2" w:space="1" w:color="FFFFFF"/>
                    <w:left w:val="single" w:sz="2" w:space="12" w:color="FFFFFF"/>
                    <w:bottom w:val="single" w:sz="2" w:space="1" w:color="FFFFFF"/>
                    <w:right w:val="single" w:sz="2" w:space="4" w:color="FFFFFF"/>
                  </w:divBdr>
                  <w:divsChild>
                    <w:div w:id="1101341218">
                      <w:marLeft w:val="0"/>
                      <w:marRight w:val="0"/>
                      <w:marTop w:val="0"/>
                      <w:marBottom w:val="0"/>
                      <w:divBdr>
                        <w:top w:val="none" w:sz="0" w:space="0" w:color="auto"/>
                        <w:left w:val="none" w:sz="0" w:space="0" w:color="auto"/>
                        <w:bottom w:val="none" w:sz="0" w:space="0" w:color="auto"/>
                        <w:right w:val="none" w:sz="0" w:space="0" w:color="auto"/>
                      </w:divBdr>
                    </w:div>
                  </w:divsChild>
                </w:div>
                <w:div w:id="1941832998">
                  <w:marLeft w:val="0"/>
                  <w:marRight w:val="0"/>
                  <w:marTop w:val="0"/>
                  <w:marBottom w:val="0"/>
                  <w:divBdr>
                    <w:top w:val="single" w:sz="2" w:space="1" w:color="FFFFFF"/>
                    <w:left w:val="single" w:sz="2" w:space="12" w:color="FFFFFF"/>
                    <w:bottom w:val="single" w:sz="2" w:space="1" w:color="FFFFFF"/>
                    <w:right w:val="single" w:sz="2" w:space="4" w:color="FFFFFF"/>
                  </w:divBdr>
                  <w:divsChild>
                    <w:div w:id="737744834">
                      <w:marLeft w:val="0"/>
                      <w:marRight w:val="0"/>
                      <w:marTop w:val="0"/>
                      <w:marBottom w:val="0"/>
                      <w:divBdr>
                        <w:top w:val="none" w:sz="0" w:space="0" w:color="auto"/>
                        <w:left w:val="none" w:sz="0" w:space="0" w:color="auto"/>
                        <w:bottom w:val="none" w:sz="0" w:space="0" w:color="auto"/>
                        <w:right w:val="none" w:sz="0" w:space="0" w:color="auto"/>
                      </w:divBdr>
                    </w:div>
                  </w:divsChild>
                </w:div>
                <w:div w:id="1907107672">
                  <w:marLeft w:val="0"/>
                  <w:marRight w:val="0"/>
                  <w:marTop w:val="0"/>
                  <w:marBottom w:val="0"/>
                  <w:divBdr>
                    <w:top w:val="single" w:sz="2" w:space="1" w:color="FFFFFF"/>
                    <w:left w:val="single" w:sz="2" w:space="12" w:color="FFFFFF"/>
                    <w:bottom w:val="single" w:sz="2" w:space="1" w:color="FFFFFF"/>
                    <w:right w:val="single" w:sz="2" w:space="4" w:color="FFFFFF"/>
                  </w:divBdr>
                  <w:divsChild>
                    <w:div w:id="495074885">
                      <w:marLeft w:val="0"/>
                      <w:marRight w:val="0"/>
                      <w:marTop w:val="0"/>
                      <w:marBottom w:val="0"/>
                      <w:divBdr>
                        <w:top w:val="none" w:sz="0" w:space="0" w:color="auto"/>
                        <w:left w:val="none" w:sz="0" w:space="0" w:color="auto"/>
                        <w:bottom w:val="none" w:sz="0" w:space="0" w:color="auto"/>
                        <w:right w:val="none" w:sz="0" w:space="0" w:color="auto"/>
                      </w:divBdr>
                    </w:div>
                  </w:divsChild>
                </w:div>
                <w:div w:id="1363633519">
                  <w:marLeft w:val="0"/>
                  <w:marRight w:val="0"/>
                  <w:marTop w:val="0"/>
                  <w:marBottom w:val="0"/>
                  <w:divBdr>
                    <w:top w:val="single" w:sz="2" w:space="1" w:color="FFFFFF"/>
                    <w:left w:val="single" w:sz="2" w:space="12" w:color="FFFFFF"/>
                    <w:bottom w:val="single" w:sz="2" w:space="1" w:color="FFFFFF"/>
                    <w:right w:val="single" w:sz="2" w:space="4" w:color="FFFFFF"/>
                  </w:divBdr>
                  <w:divsChild>
                    <w:div w:id="1786462154">
                      <w:marLeft w:val="0"/>
                      <w:marRight w:val="0"/>
                      <w:marTop w:val="0"/>
                      <w:marBottom w:val="0"/>
                      <w:divBdr>
                        <w:top w:val="none" w:sz="0" w:space="0" w:color="auto"/>
                        <w:left w:val="none" w:sz="0" w:space="0" w:color="auto"/>
                        <w:bottom w:val="none" w:sz="0" w:space="0" w:color="auto"/>
                        <w:right w:val="none" w:sz="0" w:space="0" w:color="auto"/>
                      </w:divBdr>
                    </w:div>
                  </w:divsChild>
                </w:div>
                <w:div w:id="2041783621">
                  <w:marLeft w:val="0"/>
                  <w:marRight w:val="0"/>
                  <w:marTop w:val="0"/>
                  <w:marBottom w:val="0"/>
                  <w:divBdr>
                    <w:top w:val="single" w:sz="2" w:space="1" w:color="FFFFFF"/>
                    <w:left w:val="single" w:sz="2" w:space="12" w:color="FFFFFF"/>
                    <w:bottom w:val="single" w:sz="2" w:space="1" w:color="FFFFFF"/>
                    <w:right w:val="single" w:sz="2" w:space="4" w:color="FFFFFF"/>
                  </w:divBdr>
                  <w:divsChild>
                    <w:div w:id="2073385326">
                      <w:marLeft w:val="0"/>
                      <w:marRight w:val="0"/>
                      <w:marTop w:val="0"/>
                      <w:marBottom w:val="0"/>
                      <w:divBdr>
                        <w:top w:val="none" w:sz="0" w:space="0" w:color="auto"/>
                        <w:left w:val="none" w:sz="0" w:space="0" w:color="auto"/>
                        <w:bottom w:val="none" w:sz="0" w:space="0" w:color="auto"/>
                        <w:right w:val="none" w:sz="0" w:space="0" w:color="auto"/>
                      </w:divBdr>
                    </w:div>
                  </w:divsChild>
                </w:div>
                <w:div w:id="1614483273">
                  <w:marLeft w:val="0"/>
                  <w:marRight w:val="0"/>
                  <w:marTop w:val="0"/>
                  <w:marBottom w:val="0"/>
                  <w:divBdr>
                    <w:top w:val="single" w:sz="2" w:space="1" w:color="FFFFFF"/>
                    <w:left w:val="single" w:sz="2" w:space="12" w:color="FFFFFF"/>
                    <w:bottom w:val="single" w:sz="2" w:space="1" w:color="FFFFFF"/>
                    <w:right w:val="single" w:sz="2" w:space="4" w:color="FFFFFF"/>
                  </w:divBdr>
                  <w:divsChild>
                    <w:div w:id="1821996880">
                      <w:marLeft w:val="0"/>
                      <w:marRight w:val="0"/>
                      <w:marTop w:val="0"/>
                      <w:marBottom w:val="0"/>
                      <w:divBdr>
                        <w:top w:val="none" w:sz="0" w:space="0" w:color="auto"/>
                        <w:left w:val="none" w:sz="0" w:space="0" w:color="auto"/>
                        <w:bottom w:val="none" w:sz="0" w:space="0" w:color="auto"/>
                        <w:right w:val="none" w:sz="0" w:space="0" w:color="auto"/>
                      </w:divBdr>
                    </w:div>
                  </w:divsChild>
                </w:div>
                <w:div w:id="1331445553">
                  <w:marLeft w:val="0"/>
                  <w:marRight w:val="0"/>
                  <w:marTop w:val="0"/>
                  <w:marBottom w:val="0"/>
                  <w:divBdr>
                    <w:top w:val="single" w:sz="2" w:space="1" w:color="FFFFFF"/>
                    <w:left w:val="single" w:sz="2" w:space="12" w:color="FFFFFF"/>
                    <w:bottom w:val="single" w:sz="2" w:space="1" w:color="FFFFFF"/>
                    <w:right w:val="single" w:sz="2" w:space="4" w:color="FFFFFF"/>
                  </w:divBdr>
                  <w:divsChild>
                    <w:div w:id="1792284455">
                      <w:marLeft w:val="0"/>
                      <w:marRight w:val="0"/>
                      <w:marTop w:val="0"/>
                      <w:marBottom w:val="0"/>
                      <w:divBdr>
                        <w:top w:val="none" w:sz="0" w:space="0" w:color="auto"/>
                        <w:left w:val="none" w:sz="0" w:space="0" w:color="auto"/>
                        <w:bottom w:val="none" w:sz="0" w:space="0" w:color="auto"/>
                        <w:right w:val="none" w:sz="0" w:space="0" w:color="auto"/>
                      </w:divBdr>
                    </w:div>
                  </w:divsChild>
                </w:div>
                <w:div w:id="1569220932">
                  <w:marLeft w:val="0"/>
                  <w:marRight w:val="0"/>
                  <w:marTop w:val="0"/>
                  <w:marBottom w:val="0"/>
                  <w:divBdr>
                    <w:top w:val="single" w:sz="2" w:space="1" w:color="FFFFFF"/>
                    <w:left w:val="single" w:sz="2" w:space="12" w:color="FFFFFF"/>
                    <w:bottom w:val="single" w:sz="2" w:space="1" w:color="FFFFFF"/>
                    <w:right w:val="single" w:sz="2" w:space="4" w:color="FFFFFF"/>
                  </w:divBdr>
                  <w:divsChild>
                    <w:div w:id="1495147888">
                      <w:marLeft w:val="0"/>
                      <w:marRight w:val="0"/>
                      <w:marTop w:val="0"/>
                      <w:marBottom w:val="0"/>
                      <w:divBdr>
                        <w:top w:val="none" w:sz="0" w:space="0" w:color="auto"/>
                        <w:left w:val="none" w:sz="0" w:space="0" w:color="auto"/>
                        <w:bottom w:val="none" w:sz="0" w:space="0" w:color="auto"/>
                        <w:right w:val="none" w:sz="0" w:space="0" w:color="auto"/>
                      </w:divBdr>
                    </w:div>
                  </w:divsChild>
                </w:div>
                <w:div w:id="1004472952">
                  <w:marLeft w:val="0"/>
                  <w:marRight w:val="0"/>
                  <w:marTop w:val="0"/>
                  <w:marBottom w:val="0"/>
                  <w:divBdr>
                    <w:top w:val="single" w:sz="2" w:space="1" w:color="FFFFFF"/>
                    <w:left w:val="single" w:sz="2" w:space="12" w:color="FFFFFF"/>
                    <w:bottom w:val="single" w:sz="2" w:space="4" w:color="FFFFFF"/>
                    <w:right w:val="single" w:sz="2" w:space="4" w:color="FFFFFF"/>
                  </w:divBdr>
                  <w:divsChild>
                    <w:div w:id="893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4791">
          <w:marLeft w:val="0"/>
          <w:marRight w:val="0"/>
          <w:marTop w:val="0"/>
          <w:marBottom w:val="335"/>
          <w:divBdr>
            <w:top w:val="none" w:sz="0" w:space="0" w:color="auto"/>
            <w:left w:val="none" w:sz="0" w:space="0" w:color="auto"/>
            <w:bottom w:val="none" w:sz="0" w:space="0" w:color="auto"/>
            <w:right w:val="none" w:sz="0" w:space="0" w:color="auto"/>
          </w:divBdr>
          <w:divsChild>
            <w:div w:id="1255898462">
              <w:marLeft w:val="0"/>
              <w:marRight w:val="0"/>
              <w:marTop w:val="0"/>
              <w:marBottom w:val="0"/>
              <w:divBdr>
                <w:top w:val="none" w:sz="0" w:space="0" w:color="auto"/>
                <w:left w:val="none" w:sz="0" w:space="0" w:color="auto"/>
                <w:bottom w:val="none" w:sz="0" w:space="0" w:color="auto"/>
                <w:right w:val="none" w:sz="0" w:space="0" w:color="auto"/>
              </w:divBdr>
              <w:divsChild>
                <w:div w:id="482279814">
                  <w:marLeft w:val="0"/>
                  <w:marRight w:val="0"/>
                  <w:marTop w:val="0"/>
                  <w:marBottom w:val="0"/>
                  <w:divBdr>
                    <w:top w:val="single" w:sz="2" w:space="4" w:color="FFFFFF"/>
                    <w:left w:val="single" w:sz="2" w:space="12" w:color="FFFFFF"/>
                    <w:bottom w:val="single" w:sz="2" w:space="1" w:color="FFFFFF"/>
                    <w:right w:val="single" w:sz="2" w:space="4" w:color="FFFFFF"/>
                  </w:divBdr>
                  <w:divsChild>
                    <w:div w:id="601958293">
                      <w:marLeft w:val="0"/>
                      <w:marRight w:val="0"/>
                      <w:marTop w:val="0"/>
                      <w:marBottom w:val="0"/>
                      <w:divBdr>
                        <w:top w:val="none" w:sz="0" w:space="0" w:color="auto"/>
                        <w:left w:val="none" w:sz="0" w:space="0" w:color="auto"/>
                        <w:bottom w:val="none" w:sz="0" w:space="0" w:color="auto"/>
                        <w:right w:val="none" w:sz="0" w:space="0" w:color="auto"/>
                      </w:divBdr>
                    </w:div>
                  </w:divsChild>
                </w:div>
                <w:div w:id="1117288588">
                  <w:marLeft w:val="0"/>
                  <w:marRight w:val="0"/>
                  <w:marTop w:val="0"/>
                  <w:marBottom w:val="0"/>
                  <w:divBdr>
                    <w:top w:val="single" w:sz="2" w:space="1" w:color="FFFFFF"/>
                    <w:left w:val="single" w:sz="2" w:space="12" w:color="FFFFFF"/>
                    <w:bottom w:val="single" w:sz="2" w:space="1" w:color="FFFFFF"/>
                    <w:right w:val="single" w:sz="2" w:space="4" w:color="FFFFFF"/>
                  </w:divBdr>
                  <w:divsChild>
                    <w:div w:id="159084203">
                      <w:marLeft w:val="0"/>
                      <w:marRight w:val="0"/>
                      <w:marTop w:val="0"/>
                      <w:marBottom w:val="0"/>
                      <w:divBdr>
                        <w:top w:val="none" w:sz="0" w:space="0" w:color="auto"/>
                        <w:left w:val="none" w:sz="0" w:space="0" w:color="auto"/>
                        <w:bottom w:val="none" w:sz="0" w:space="0" w:color="auto"/>
                        <w:right w:val="none" w:sz="0" w:space="0" w:color="auto"/>
                      </w:divBdr>
                    </w:div>
                  </w:divsChild>
                </w:div>
                <w:div w:id="1045445726">
                  <w:marLeft w:val="0"/>
                  <w:marRight w:val="0"/>
                  <w:marTop w:val="0"/>
                  <w:marBottom w:val="0"/>
                  <w:divBdr>
                    <w:top w:val="single" w:sz="2" w:space="1" w:color="FFFFFF"/>
                    <w:left w:val="single" w:sz="2" w:space="12" w:color="FFFFFF"/>
                    <w:bottom w:val="single" w:sz="2" w:space="1" w:color="FFFFFF"/>
                    <w:right w:val="single" w:sz="2" w:space="4" w:color="FFFFFF"/>
                  </w:divBdr>
                  <w:divsChild>
                    <w:div w:id="1229995938">
                      <w:marLeft w:val="0"/>
                      <w:marRight w:val="0"/>
                      <w:marTop w:val="0"/>
                      <w:marBottom w:val="0"/>
                      <w:divBdr>
                        <w:top w:val="none" w:sz="0" w:space="0" w:color="auto"/>
                        <w:left w:val="none" w:sz="0" w:space="0" w:color="auto"/>
                        <w:bottom w:val="none" w:sz="0" w:space="0" w:color="auto"/>
                        <w:right w:val="none" w:sz="0" w:space="0" w:color="auto"/>
                      </w:divBdr>
                    </w:div>
                  </w:divsChild>
                </w:div>
                <w:div w:id="273485226">
                  <w:marLeft w:val="0"/>
                  <w:marRight w:val="0"/>
                  <w:marTop w:val="0"/>
                  <w:marBottom w:val="0"/>
                  <w:divBdr>
                    <w:top w:val="single" w:sz="2" w:space="1" w:color="FFFFFF"/>
                    <w:left w:val="single" w:sz="2" w:space="12" w:color="FFFFFF"/>
                    <w:bottom w:val="single" w:sz="2" w:space="1" w:color="FFFFFF"/>
                    <w:right w:val="single" w:sz="2" w:space="4" w:color="FFFFFF"/>
                  </w:divBdr>
                  <w:divsChild>
                    <w:div w:id="37171674">
                      <w:marLeft w:val="0"/>
                      <w:marRight w:val="0"/>
                      <w:marTop w:val="0"/>
                      <w:marBottom w:val="0"/>
                      <w:divBdr>
                        <w:top w:val="none" w:sz="0" w:space="0" w:color="auto"/>
                        <w:left w:val="none" w:sz="0" w:space="0" w:color="auto"/>
                        <w:bottom w:val="none" w:sz="0" w:space="0" w:color="auto"/>
                        <w:right w:val="none" w:sz="0" w:space="0" w:color="auto"/>
                      </w:divBdr>
                    </w:div>
                  </w:divsChild>
                </w:div>
                <w:div w:id="1025443090">
                  <w:marLeft w:val="0"/>
                  <w:marRight w:val="0"/>
                  <w:marTop w:val="0"/>
                  <w:marBottom w:val="0"/>
                  <w:divBdr>
                    <w:top w:val="single" w:sz="2" w:space="1" w:color="FFFFFF"/>
                    <w:left w:val="single" w:sz="2" w:space="12" w:color="FFFFFF"/>
                    <w:bottom w:val="single" w:sz="2" w:space="1" w:color="FFFFFF"/>
                    <w:right w:val="single" w:sz="2" w:space="4" w:color="FFFFFF"/>
                  </w:divBdr>
                  <w:divsChild>
                    <w:div w:id="1060594923">
                      <w:marLeft w:val="0"/>
                      <w:marRight w:val="0"/>
                      <w:marTop w:val="0"/>
                      <w:marBottom w:val="0"/>
                      <w:divBdr>
                        <w:top w:val="none" w:sz="0" w:space="0" w:color="auto"/>
                        <w:left w:val="none" w:sz="0" w:space="0" w:color="auto"/>
                        <w:bottom w:val="none" w:sz="0" w:space="0" w:color="auto"/>
                        <w:right w:val="none" w:sz="0" w:space="0" w:color="auto"/>
                      </w:divBdr>
                    </w:div>
                  </w:divsChild>
                </w:div>
                <w:div w:id="219941497">
                  <w:marLeft w:val="0"/>
                  <w:marRight w:val="0"/>
                  <w:marTop w:val="0"/>
                  <w:marBottom w:val="0"/>
                  <w:divBdr>
                    <w:top w:val="single" w:sz="2" w:space="1" w:color="FFFFFF"/>
                    <w:left w:val="single" w:sz="2" w:space="12" w:color="FFFFFF"/>
                    <w:bottom w:val="single" w:sz="2" w:space="1" w:color="FFFFFF"/>
                    <w:right w:val="single" w:sz="2" w:space="4" w:color="FFFFFF"/>
                  </w:divBdr>
                  <w:divsChild>
                    <w:div w:id="420030614">
                      <w:marLeft w:val="0"/>
                      <w:marRight w:val="0"/>
                      <w:marTop w:val="0"/>
                      <w:marBottom w:val="0"/>
                      <w:divBdr>
                        <w:top w:val="none" w:sz="0" w:space="0" w:color="auto"/>
                        <w:left w:val="none" w:sz="0" w:space="0" w:color="auto"/>
                        <w:bottom w:val="none" w:sz="0" w:space="0" w:color="auto"/>
                        <w:right w:val="none" w:sz="0" w:space="0" w:color="auto"/>
                      </w:divBdr>
                    </w:div>
                  </w:divsChild>
                </w:div>
                <w:div w:id="1563910690">
                  <w:marLeft w:val="0"/>
                  <w:marRight w:val="0"/>
                  <w:marTop w:val="0"/>
                  <w:marBottom w:val="0"/>
                  <w:divBdr>
                    <w:top w:val="single" w:sz="2" w:space="1" w:color="FFFFFF"/>
                    <w:left w:val="single" w:sz="2" w:space="12" w:color="FFFFFF"/>
                    <w:bottom w:val="single" w:sz="2" w:space="1" w:color="FFFFFF"/>
                    <w:right w:val="single" w:sz="2" w:space="4" w:color="FFFFFF"/>
                  </w:divBdr>
                  <w:divsChild>
                    <w:div w:id="1229653709">
                      <w:marLeft w:val="0"/>
                      <w:marRight w:val="0"/>
                      <w:marTop w:val="0"/>
                      <w:marBottom w:val="0"/>
                      <w:divBdr>
                        <w:top w:val="none" w:sz="0" w:space="0" w:color="auto"/>
                        <w:left w:val="none" w:sz="0" w:space="0" w:color="auto"/>
                        <w:bottom w:val="none" w:sz="0" w:space="0" w:color="auto"/>
                        <w:right w:val="none" w:sz="0" w:space="0" w:color="auto"/>
                      </w:divBdr>
                    </w:div>
                  </w:divsChild>
                </w:div>
                <w:div w:id="717096093">
                  <w:marLeft w:val="0"/>
                  <w:marRight w:val="0"/>
                  <w:marTop w:val="0"/>
                  <w:marBottom w:val="0"/>
                  <w:divBdr>
                    <w:top w:val="single" w:sz="2" w:space="1" w:color="FFFFFF"/>
                    <w:left w:val="single" w:sz="2" w:space="12" w:color="FFFFFF"/>
                    <w:bottom w:val="single" w:sz="2" w:space="1" w:color="FFFFFF"/>
                    <w:right w:val="single" w:sz="2" w:space="4" w:color="FFFFFF"/>
                  </w:divBdr>
                  <w:divsChild>
                    <w:div w:id="1366364886">
                      <w:marLeft w:val="0"/>
                      <w:marRight w:val="0"/>
                      <w:marTop w:val="0"/>
                      <w:marBottom w:val="0"/>
                      <w:divBdr>
                        <w:top w:val="none" w:sz="0" w:space="0" w:color="auto"/>
                        <w:left w:val="none" w:sz="0" w:space="0" w:color="auto"/>
                        <w:bottom w:val="none" w:sz="0" w:space="0" w:color="auto"/>
                        <w:right w:val="none" w:sz="0" w:space="0" w:color="auto"/>
                      </w:divBdr>
                    </w:div>
                  </w:divsChild>
                </w:div>
                <w:div w:id="1367605505">
                  <w:marLeft w:val="0"/>
                  <w:marRight w:val="0"/>
                  <w:marTop w:val="0"/>
                  <w:marBottom w:val="0"/>
                  <w:divBdr>
                    <w:top w:val="single" w:sz="2" w:space="1" w:color="FFFFFF"/>
                    <w:left w:val="single" w:sz="2" w:space="12" w:color="FFFFFF"/>
                    <w:bottom w:val="single" w:sz="2" w:space="1" w:color="FFFFFF"/>
                    <w:right w:val="single" w:sz="2" w:space="4" w:color="FFFFFF"/>
                  </w:divBdr>
                  <w:divsChild>
                    <w:div w:id="347755358">
                      <w:marLeft w:val="0"/>
                      <w:marRight w:val="0"/>
                      <w:marTop w:val="0"/>
                      <w:marBottom w:val="0"/>
                      <w:divBdr>
                        <w:top w:val="none" w:sz="0" w:space="0" w:color="auto"/>
                        <w:left w:val="none" w:sz="0" w:space="0" w:color="auto"/>
                        <w:bottom w:val="none" w:sz="0" w:space="0" w:color="auto"/>
                        <w:right w:val="none" w:sz="0" w:space="0" w:color="auto"/>
                      </w:divBdr>
                    </w:div>
                  </w:divsChild>
                </w:div>
                <w:div w:id="163470502">
                  <w:marLeft w:val="0"/>
                  <w:marRight w:val="0"/>
                  <w:marTop w:val="0"/>
                  <w:marBottom w:val="0"/>
                  <w:divBdr>
                    <w:top w:val="single" w:sz="2" w:space="1" w:color="FFFFFF"/>
                    <w:left w:val="single" w:sz="2" w:space="12" w:color="FFFFFF"/>
                    <w:bottom w:val="single" w:sz="2" w:space="1" w:color="FFFFFF"/>
                    <w:right w:val="single" w:sz="2" w:space="4" w:color="FFFFFF"/>
                  </w:divBdr>
                  <w:divsChild>
                    <w:div w:id="404884828">
                      <w:marLeft w:val="0"/>
                      <w:marRight w:val="0"/>
                      <w:marTop w:val="0"/>
                      <w:marBottom w:val="0"/>
                      <w:divBdr>
                        <w:top w:val="none" w:sz="0" w:space="0" w:color="auto"/>
                        <w:left w:val="none" w:sz="0" w:space="0" w:color="auto"/>
                        <w:bottom w:val="none" w:sz="0" w:space="0" w:color="auto"/>
                        <w:right w:val="none" w:sz="0" w:space="0" w:color="auto"/>
                      </w:divBdr>
                    </w:div>
                  </w:divsChild>
                </w:div>
                <w:div w:id="1324505649">
                  <w:marLeft w:val="0"/>
                  <w:marRight w:val="0"/>
                  <w:marTop w:val="0"/>
                  <w:marBottom w:val="0"/>
                  <w:divBdr>
                    <w:top w:val="single" w:sz="2" w:space="1" w:color="FFFFFF"/>
                    <w:left w:val="single" w:sz="2" w:space="12" w:color="FFFFFF"/>
                    <w:bottom w:val="single" w:sz="2" w:space="1" w:color="FFFFFF"/>
                    <w:right w:val="single" w:sz="2" w:space="4" w:color="FFFFFF"/>
                  </w:divBdr>
                  <w:divsChild>
                    <w:div w:id="2066567229">
                      <w:marLeft w:val="0"/>
                      <w:marRight w:val="0"/>
                      <w:marTop w:val="0"/>
                      <w:marBottom w:val="0"/>
                      <w:divBdr>
                        <w:top w:val="none" w:sz="0" w:space="0" w:color="auto"/>
                        <w:left w:val="none" w:sz="0" w:space="0" w:color="auto"/>
                        <w:bottom w:val="none" w:sz="0" w:space="0" w:color="auto"/>
                        <w:right w:val="none" w:sz="0" w:space="0" w:color="auto"/>
                      </w:divBdr>
                    </w:div>
                  </w:divsChild>
                </w:div>
                <w:div w:id="1717704571">
                  <w:marLeft w:val="0"/>
                  <w:marRight w:val="0"/>
                  <w:marTop w:val="0"/>
                  <w:marBottom w:val="0"/>
                  <w:divBdr>
                    <w:top w:val="single" w:sz="2" w:space="1" w:color="FFFFFF"/>
                    <w:left w:val="single" w:sz="2" w:space="12" w:color="FFFFFF"/>
                    <w:bottom w:val="single" w:sz="2" w:space="1" w:color="FFFFFF"/>
                    <w:right w:val="single" w:sz="2" w:space="4" w:color="FFFFFF"/>
                  </w:divBdr>
                  <w:divsChild>
                    <w:div w:id="814954459">
                      <w:marLeft w:val="0"/>
                      <w:marRight w:val="0"/>
                      <w:marTop w:val="0"/>
                      <w:marBottom w:val="0"/>
                      <w:divBdr>
                        <w:top w:val="none" w:sz="0" w:space="0" w:color="auto"/>
                        <w:left w:val="none" w:sz="0" w:space="0" w:color="auto"/>
                        <w:bottom w:val="none" w:sz="0" w:space="0" w:color="auto"/>
                        <w:right w:val="none" w:sz="0" w:space="0" w:color="auto"/>
                      </w:divBdr>
                    </w:div>
                  </w:divsChild>
                </w:div>
                <w:div w:id="1268271685">
                  <w:marLeft w:val="0"/>
                  <w:marRight w:val="0"/>
                  <w:marTop w:val="0"/>
                  <w:marBottom w:val="0"/>
                  <w:divBdr>
                    <w:top w:val="single" w:sz="2" w:space="1" w:color="FFFFFF"/>
                    <w:left w:val="single" w:sz="2" w:space="12" w:color="FFFFFF"/>
                    <w:bottom w:val="single" w:sz="2" w:space="1" w:color="FFFFFF"/>
                    <w:right w:val="single" w:sz="2" w:space="4" w:color="FFFFFF"/>
                  </w:divBdr>
                  <w:divsChild>
                    <w:div w:id="1206526527">
                      <w:marLeft w:val="0"/>
                      <w:marRight w:val="0"/>
                      <w:marTop w:val="0"/>
                      <w:marBottom w:val="0"/>
                      <w:divBdr>
                        <w:top w:val="none" w:sz="0" w:space="0" w:color="auto"/>
                        <w:left w:val="none" w:sz="0" w:space="0" w:color="auto"/>
                        <w:bottom w:val="none" w:sz="0" w:space="0" w:color="auto"/>
                        <w:right w:val="none" w:sz="0" w:space="0" w:color="auto"/>
                      </w:divBdr>
                    </w:div>
                  </w:divsChild>
                </w:div>
                <w:div w:id="1796364162">
                  <w:marLeft w:val="0"/>
                  <w:marRight w:val="0"/>
                  <w:marTop w:val="0"/>
                  <w:marBottom w:val="0"/>
                  <w:divBdr>
                    <w:top w:val="single" w:sz="2" w:space="1" w:color="FFFFFF"/>
                    <w:left w:val="single" w:sz="2" w:space="12" w:color="FFFFFF"/>
                    <w:bottom w:val="single" w:sz="2" w:space="1" w:color="FFFFFF"/>
                    <w:right w:val="single" w:sz="2" w:space="4" w:color="FFFFFF"/>
                  </w:divBdr>
                  <w:divsChild>
                    <w:div w:id="1334381418">
                      <w:marLeft w:val="0"/>
                      <w:marRight w:val="0"/>
                      <w:marTop w:val="0"/>
                      <w:marBottom w:val="0"/>
                      <w:divBdr>
                        <w:top w:val="none" w:sz="0" w:space="0" w:color="auto"/>
                        <w:left w:val="none" w:sz="0" w:space="0" w:color="auto"/>
                        <w:bottom w:val="none" w:sz="0" w:space="0" w:color="auto"/>
                        <w:right w:val="none" w:sz="0" w:space="0" w:color="auto"/>
                      </w:divBdr>
                    </w:div>
                  </w:divsChild>
                </w:div>
                <w:div w:id="1762873849">
                  <w:marLeft w:val="0"/>
                  <w:marRight w:val="0"/>
                  <w:marTop w:val="0"/>
                  <w:marBottom w:val="0"/>
                  <w:divBdr>
                    <w:top w:val="single" w:sz="2" w:space="1" w:color="FFFFFF"/>
                    <w:left w:val="single" w:sz="2" w:space="12" w:color="FFFFFF"/>
                    <w:bottom w:val="single" w:sz="2" w:space="1" w:color="FFFFFF"/>
                    <w:right w:val="single" w:sz="2" w:space="4" w:color="FFFFFF"/>
                  </w:divBdr>
                  <w:divsChild>
                    <w:div w:id="1124621254">
                      <w:marLeft w:val="0"/>
                      <w:marRight w:val="0"/>
                      <w:marTop w:val="0"/>
                      <w:marBottom w:val="0"/>
                      <w:divBdr>
                        <w:top w:val="none" w:sz="0" w:space="0" w:color="auto"/>
                        <w:left w:val="none" w:sz="0" w:space="0" w:color="auto"/>
                        <w:bottom w:val="none" w:sz="0" w:space="0" w:color="auto"/>
                        <w:right w:val="none" w:sz="0" w:space="0" w:color="auto"/>
                      </w:divBdr>
                    </w:div>
                  </w:divsChild>
                </w:div>
                <w:div w:id="882332149">
                  <w:marLeft w:val="0"/>
                  <w:marRight w:val="0"/>
                  <w:marTop w:val="0"/>
                  <w:marBottom w:val="0"/>
                  <w:divBdr>
                    <w:top w:val="single" w:sz="2" w:space="1" w:color="FFFFFF"/>
                    <w:left w:val="single" w:sz="2" w:space="12" w:color="FFFFFF"/>
                    <w:bottom w:val="single" w:sz="2" w:space="1" w:color="FFFFFF"/>
                    <w:right w:val="single" w:sz="2" w:space="4" w:color="FFFFFF"/>
                  </w:divBdr>
                  <w:divsChild>
                    <w:div w:id="1570074139">
                      <w:marLeft w:val="0"/>
                      <w:marRight w:val="0"/>
                      <w:marTop w:val="0"/>
                      <w:marBottom w:val="0"/>
                      <w:divBdr>
                        <w:top w:val="none" w:sz="0" w:space="0" w:color="auto"/>
                        <w:left w:val="none" w:sz="0" w:space="0" w:color="auto"/>
                        <w:bottom w:val="none" w:sz="0" w:space="0" w:color="auto"/>
                        <w:right w:val="none" w:sz="0" w:space="0" w:color="auto"/>
                      </w:divBdr>
                    </w:div>
                  </w:divsChild>
                </w:div>
                <w:div w:id="545718377">
                  <w:marLeft w:val="0"/>
                  <w:marRight w:val="0"/>
                  <w:marTop w:val="0"/>
                  <w:marBottom w:val="0"/>
                  <w:divBdr>
                    <w:top w:val="single" w:sz="2" w:space="1" w:color="FFFFFF"/>
                    <w:left w:val="single" w:sz="2" w:space="12" w:color="FFFFFF"/>
                    <w:bottom w:val="single" w:sz="2" w:space="1" w:color="FFFFFF"/>
                    <w:right w:val="single" w:sz="2" w:space="4" w:color="FFFFFF"/>
                  </w:divBdr>
                  <w:divsChild>
                    <w:div w:id="1180002002">
                      <w:marLeft w:val="0"/>
                      <w:marRight w:val="0"/>
                      <w:marTop w:val="0"/>
                      <w:marBottom w:val="0"/>
                      <w:divBdr>
                        <w:top w:val="none" w:sz="0" w:space="0" w:color="auto"/>
                        <w:left w:val="none" w:sz="0" w:space="0" w:color="auto"/>
                        <w:bottom w:val="none" w:sz="0" w:space="0" w:color="auto"/>
                        <w:right w:val="none" w:sz="0" w:space="0" w:color="auto"/>
                      </w:divBdr>
                    </w:div>
                  </w:divsChild>
                </w:div>
                <w:div w:id="99449379">
                  <w:marLeft w:val="0"/>
                  <w:marRight w:val="0"/>
                  <w:marTop w:val="0"/>
                  <w:marBottom w:val="0"/>
                  <w:divBdr>
                    <w:top w:val="single" w:sz="2" w:space="1" w:color="FFFFFF"/>
                    <w:left w:val="single" w:sz="2" w:space="12" w:color="FFFFFF"/>
                    <w:bottom w:val="single" w:sz="2" w:space="1" w:color="FFFFFF"/>
                    <w:right w:val="single" w:sz="2" w:space="4" w:color="FFFFFF"/>
                  </w:divBdr>
                  <w:divsChild>
                    <w:div w:id="1000038694">
                      <w:marLeft w:val="0"/>
                      <w:marRight w:val="0"/>
                      <w:marTop w:val="0"/>
                      <w:marBottom w:val="0"/>
                      <w:divBdr>
                        <w:top w:val="none" w:sz="0" w:space="0" w:color="auto"/>
                        <w:left w:val="none" w:sz="0" w:space="0" w:color="auto"/>
                        <w:bottom w:val="none" w:sz="0" w:space="0" w:color="auto"/>
                        <w:right w:val="none" w:sz="0" w:space="0" w:color="auto"/>
                      </w:divBdr>
                    </w:div>
                  </w:divsChild>
                </w:div>
                <w:div w:id="1044410473">
                  <w:marLeft w:val="0"/>
                  <w:marRight w:val="0"/>
                  <w:marTop w:val="0"/>
                  <w:marBottom w:val="0"/>
                  <w:divBdr>
                    <w:top w:val="single" w:sz="2" w:space="1" w:color="FFFFFF"/>
                    <w:left w:val="single" w:sz="2" w:space="12" w:color="FFFFFF"/>
                    <w:bottom w:val="single" w:sz="2" w:space="1" w:color="FFFFFF"/>
                    <w:right w:val="single" w:sz="2" w:space="4" w:color="FFFFFF"/>
                  </w:divBdr>
                  <w:divsChild>
                    <w:div w:id="824201346">
                      <w:marLeft w:val="0"/>
                      <w:marRight w:val="0"/>
                      <w:marTop w:val="0"/>
                      <w:marBottom w:val="0"/>
                      <w:divBdr>
                        <w:top w:val="none" w:sz="0" w:space="0" w:color="auto"/>
                        <w:left w:val="none" w:sz="0" w:space="0" w:color="auto"/>
                        <w:bottom w:val="none" w:sz="0" w:space="0" w:color="auto"/>
                        <w:right w:val="none" w:sz="0" w:space="0" w:color="auto"/>
                      </w:divBdr>
                    </w:div>
                  </w:divsChild>
                </w:div>
                <w:div w:id="1964732011">
                  <w:marLeft w:val="0"/>
                  <w:marRight w:val="0"/>
                  <w:marTop w:val="0"/>
                  <w:marBottom w:val="0"/>
                  <w:divBdr>
                    <w:top w:val="single" w:sz="2" w:space="1" w:color="FFFFFF"/>
                    <w:left w:val="single" w:sz="2" w:space="12" w:color="FFFFFF"/>
                    <w:bottom w:val="single" w:sz="2" w:space="1" w:color="FFFFFF"/>
                    <w:right w:val="single" w:sz="2" w:space="4" w:color="FFFFFF"/>
                  </w:divBdr>
                  <w:divsChild>
                    <w:div w:id="622804372">
                      <w:marLeft w:val="0"/>
                      <w:marRight w:val="0"/>
                      <w:marTop w:val="0"/>
                      <w:marBottom w:val="0"/>
                      <w:divBdr>
                        <w:top w:val="none" w:sz="0" w:space="0" w:color="auto"/>
                        <w:left w:val="none" w:sz="0" w:space="0" w:color="auto"/>
                        <w:bottom w:val="none" w:sz="0" w:space="0" w:color="auto"/>
                        <w:right w:val="none" w:sz="0" w:space="0" w:color="auto"/>
                      </w:divBdr>
                    </w:div>
                  </w:divsChild>
                </w:div>
                <w:div w:id="2117404437">
                  <w:marLeft w:val="0"/>
                  <w:marRight w:val="0"/>
                  <w:marTop w:val="0"/>
                  <w:marBottom w:val="0"/>
                  <w:divBdr>
                    <w:top w:val="single" w:sz="2" w:space="1" w:color="FFFFFF"/>
                    <w:left w:val="single" w:sz="2" w:space="12" w:color="FFFFFF"/>
                    <w:bottom w:val="single" w:sz="2" w:space="1" w:color="FFFFFF"/>
                    <w:right w:val="single" w:sz="2" w:space="4" w:color="FFFFFF"/>
                  </w:divBdr>
                  <w:divsChild>
                    <w:div w:id="933787573">
                      <w:marLeft w:val="0"/>
                      <w:marRight w:val="0"/>
                      <w:marTop w:val="0"/>
                      <w:marBottom w:val="0"/>
                      <w:divBdr>
                        <w:top w:val="none" w:sz="0" w:space="0" w:color="auto"/>
                        <w:left w:val="none" w:sz="0" w:space="0" w:color="auto"/>
                        <w:bottom w:val="none" w:sz="0" w:space="0" w:color="auto"/>
                        <w:right w:val="none" w:sz="0" w:space="0" w:color="auto"/>
                      </w:divBdr>
                    </w:div>
                  </w:divsChild>
                </w:div>
                <w:div w:id="1930656543">
                  <w:marLeft w:val="0"/>
                  <w:marRight w:val="0"/>
                  <w:marTop w:val="0"/>
                  <w:marBottom w:val="0"/>
                  <w:divBdr>
                    <w:top w:val="single" w:sz="2" w:space="1" w:color="FFFFFF"/>
                    <w:left w:val="single" w:sz="2" w:space="12" w:color="FFFFFF"/>
                    <w:bottom w:val="single" w:sz="2" w:space="1" w:color="FFFFFF"/>
                    <w:right w:val="single" w:sz="2" w:space="4" w:color="FFFFFF"/>
                  </w:divBdr>
                  <w:divsChild>
                    <w:div w:id="1268004264">
                      <w:marLeft w:val="0"/>
                      <w:marRight w:val="0"/>
                      <w:marTop w:val="0"/>
                      <w:marBottom w:val="0"/>
                      <w:divBdr>
                        <w:top w:val="none" w:sz="0" w:space="0" w:color="auto"/>
                        <w:left w:val="none" w:sz="0" w:space="0" w:color="auto"/>
                        <w:bottom w:val="none" w:sz="0" w:space="0" w:color="auto"/>
                        <w:right w:val="none" w:sz="0" w:space="0" w:color="auto"/>
                      </w:divBdr>
                    </w:div>
                  </w:divsChild>
                </w:div>
                <w:div w:id="1967269884">
                  <w:marLeft w:val="0"/>
                  <w:marRight w:val="0"/>
                  <w:marTop w:val="0"/>
                  <w:marBottom w:val="0"/>
                  <w:divBdr>
                    <w:top w:val="single" w:sz="2" w:space="1" w:color="FFFFFF"/>
                    <w:left w:val="single" w:sz="2" w:space="12" w:color="FFFFFF"/>
                    <w:bottom w:val="single" w:sz="2" w:space="1" w:color="FFFFFF"/>
                    <w:right w:val="single" w:sz="2" w:space="4" w:color="FFFFFF"/>
                  </w:divBdr>
                  <w:divsChild>
                    <w:div w:id="192040458">
                      <w:marLeft w:val="0"/>
                      <w:marRight w:val="0"/>
                      <w:marTop w:val="0"/>
                      <w:marBottom w:val="0"/>
                      <w:divBdr>
                        <w:top w:val="none" w:sz="0" w:space="0" w:color="auto"/>
                        <w:left w:val="none" w:sz="0" w:space="0" w:color="auto"/>
                        <w:bottom w:val="none" w:sz="0" w:space="0" w:color="auto"/>
                        <w:right w:val="none" w:sz="0" w:space="0" w:color="auto"/>
                      </w:divBdr>
                    </w:div>
                  </w:divsChild>
                </w:div>
                <w:div w:id="997460846">
                  <w:marLeft w:val="0"/>
                  <w:marRight w:val="0"/>
                  <w:marTop w:val="0"/>
                  <w:marBottom w:val="0"/>
                  <w:divBdr>
                    <w:top w:val="single" w:sz="2" w:space="1" w:color="FFFFFF"/>
                    <w:left w:val="single" w:sz="2" w:space="12" w:color="FFFFFF"/>
                    <w:bottom w:val="single" w:sz="2" w:space="1" w:color="FFFFFF"/>
                    <w:right w:val="single" w:sz="2" w:space="4" w:color="FFFFFF"/>
                  </w:divBdr>
                  <w:divsChild>
                    <w:div w:id="353847029">
                      <w:marLeft w:val="0"/>
                      <w:marRight w:val="0"/>
                      <w:marTop w:val="0"/>
                      <w:marBottom w:val="0"/>
                      <w:divBdr>
                        <w:top w:val="none" w:sz="0" w:space="0" w:color="auto"/>
                        <w:left w:val="none" w:sz="0" w:space="0" w:color="auto"/>
                        <w:bottom w:val="none" w:sz="0" w:space="0" w:color="auto"/>
                        <w:right w:val="none" w:sz="0" w:space="0" w:color="auto"/>
                      </w:divBdr>
                    </w:div>
                  </w:divsChild>
                </w:div>
                <w:div w:id="369767852">
                  <w:marLeft w:val="0"/>
                  <w:marRight w:val="0"/>
                  <w:marTop w:val="0"/>
                  <w:marBottom w:val="0"/>
                  <w:divBdr>
                    <w:top w:val="single" w:sz="2" w:space="1" w:color="FFFFFF"/>
                    <w:left w:val="single" w:sz="2" w:space="12" w:color="FFFFFF"/>
                    <w:bottom w:val="single" w:sz="2" w:space="1" w:color="FFFFFF"/>
                    <w:right w:val="single" w:sz="2" w:space="4" w:color="FFFFFF"/>
                  </w:divBdr>
                  <w:divsChild>
                    <w:div w:id="2438979">
                      <w:marLeft w:val="0"/>
                      <w:marRight w:val="0"/>
                      <w:marTop w:val="0"/>
                      <w:marBottom w:val="0"/>
                      <w:divBdr>
                        <w:top w:val="none" w:sz="0" w:space="0" w:color="auto"/>
                        <w:left w:val="none" w:sz="0" w:space="0" w:color="auto"/>
                        <w:bottom w:val="none" w:sz="0" w:space="0" w:color="auto"/>
                        <w:right w:val="none" w:sz="0" w:space="0" w:color="auto"/>
                      </w:divBdr>
                    </w:div>
                  </w:divsChild>
                </w:div>
                <w:div w:id="1910917992">
                  <w:marLeft w:val="0"/>
                  <w:marRight w:val="0"/>
                  <w:marTop w:val="0"/>
                  <w:marBottom w:val="0"/>
                  <w:divBdr>
                    <w:top w:val="single" w:sz="2" w:space="1" w:color="FFFFFF"/>
                    <w:left w:val="single" w:sz="2" w:space="12" w:color="FFFFFF"/>
                    <w:bottom w:val="single" w:sz="2" w:space="1" w:color="FFFFFF"/>
                    <w:right w:val="single" w:sz="2" w:space="4" w:color="FFFFFF"/>
                  </w:divBdr>
                  <w:divsChild>
                    <w:div w:id="420103406">
                      <w:marLeft w:val="0"/>
                      <w:marRight w:val="0"/>
                      <w:marTop w:val="0"/>
                      <w:marBottom w:val="0"/>
                      <w:divBdr>
                        <w:top w:val="none" w:sz="0" w:space="0" w:color="auto"/>
                        <w:left w:val="none" w:sz="0" w:space="0" w:color="auto"/>
                        <w:bottom w:val="none" w:sz="0" w:space="0" w:color="auto"/>
                        <w:right w:val="none" w:sz="0" w:space="0" w:color="auto"/>
                      </w:divBdr>
                    </w:div>
                  </w:divsChild>
                </w:div>
                <w:div w:id="1712880545">
                  <w:marLeft w:val="0"/>
                  <w:marRight w:val="0"/>
                  <w:marTop w:val="0"/>
                  <w:marBottom w:val="0"/>
                  <w:divBdr>
                    <w:top w:val="single" w:sz="2" w:space="1" w:color="FFFFFF"/>
                    <w:left w:val="single" w:sz="2" w:space="12" w:color="FFFFFF"/>
                    <w:bottom w:val="single" w:sz="2" w:space="1" w:color="FFFFFF"/>
                    <w:right w:val="single" w:sz="2" w:space="4" w:color="FFFFFF"/>
                  </w:divBdr>
                  <w:divsChild>
                    <w:div w:id="1623343254">
                      <w:marLeft w:val="0"/>
                      <w:marRight w:val="0"/>
                      <w:marTop w:val="0"/>
                      <w:marBottom w:val="0"/>
                      <w:divBdr>
                        <w:top w:val="none" w:sz="0" w:space="0" w:color="auto"/>
                        <w:left w:val="none" w:sz="0" w:space="0" w:color="auto"/>
                        <w:bottom w:val="none" w:sz="0" w:space="0" w:color="auto"/>
                        <w:right w:val="none" w:sz="0" w:space="0" w:color="auto"/>
                      </w:divBdr>
                    </w:div>
                  </w:divsChild>
                </w:div>
                <w:div w:id="563181650">
                  <w:marLeft w:val="0"/>
                  <w:marRight w:val="0"/>
                  <w:marTop w:val="0"/>
                  <w:marBottom w:val="0"/>
                  <w:divBdr>
                    <w:top w:val="single" w:sz="2" w:space="1" w:color="FFFFFF"/>
                    <w:left w:val="single" w:sz="2" w:space="12" w:color="FFFFFF"/>
                    <w:bottom w:val="single" w:sz="2" w:space="1" w:color="FFFFFF"/>
                    <w:right w:val="single" w:sz="2" w:space="4" w:color="FFFFFF"/>
                  </w:divBdr>
                  <w:divsChild>
                    <w:div w:id="1927380184">
                      <w:marLeft w:val="0"/>
                      <w:marRight w:val="0"/>
                      <w:marTop w:val="0"/>
                      <w:marBottom w:val="0"/>
                      <w:divBdr>
                        <w:top w:val="none" w:sz="0" w:space="0" w:color="auto"/>
                        <w:left w:val="none" w:sz="0" w:space="0" w:color="auto"/>
                        <w:bottom w:val="none" w:sz="0" w:space="0" w:color="auto"/>
                        <w:right w:val="none" w:sz="0" w:space="0" w:color="auto"/>
                      </w:divBdr>
                    </w:div>
                  </w:divsChild>
                </w:div>
                <w:div w:id="283930350">
                  <w:marLeft w:val="0"/>
                  <w:marRight w:val="0"/>
                  <w:marTop w:val="0"/>
                  <w:marBottom w:val="0"/>
                  <w:divBdr>
                    <w:top w:val="single" w:sz="2" w:space="1" w:color="FFFFFF"/>
                    <w:left w:val="single" w:sz="2" w:space="12" w:color="FFFFFF"/>
                    <w:bottom w:val="single" w:sz="2" w:space="1" w:color="FFFFFF"/>
                    <w:right w:val="single" w:sz="2" w:space="4" w:color="FFFFFF"/>
                  </w:divBdr>
                  <w:divsChild>
                    <w:div w:id="124202685">
                      <w:marLeft w:val="0"/>
                      <w:marRight w:val="0"/>
                      <w:marTop w:val="0"/>
                      <w:marBottom w:val="0"/>
                      <w:divBdr>
                        <w:top w:val="none" w:sz="0" w:space="0" w:color="auto"/>
                        <w:left w:val="none" w:sz="0" w:space="0" w:color="auto"/>
                        <w:bottom w:val="none" w:sz="0" w:space="0" w:color="auto"/>
                        <w:right w:val="none" w:sz="0" w:space="0" w:color="auto"/>
                      </w:divBdr>
                    </w:div>
                  </w:divsChild>
                </w:div>
                <w:div w:id="1886794162">
                  <w:marLeft w:val="0"/>
                  <w:marRight w:val="0"/>
                  <w:marTop w:val="0"/>
                  <w:marBottom w:val="0"/>
                  <w:divBdr>
                    <w:top w:val="single" w:sz="2" w:space="1" w:color="FFFFFF"/>
                    <w:left w:val="single" w:sz="2" w:space="12" w:color="FFFFFF"/>
                    <w:bottom w:val="single" w:sz="2" w:space="1" w:color="FFFFFF"/>
                    <w:right w:val="single" w:sz="2" w:space="4" w:color="FFFFFF"/>
                  </w:divBdr>
                  <w:divsChild>
                    <w:div w:id="1358236282">
                      <w:marLeft w:val="0"/>
                      <w:marRight w:val="0"/>
                      <w:marTop w:val="0"/>
                      <w:marBottom w:val="0"/>
                      <w:divBdr>
                        <w:top w:val="none" w:sz="0" w:space="0" w:color="auto"/>
                        <w:left w:val="none" w:sz="0" w:space="0" w:color="auto"/>
                        <w:bottom w:val="none" w:sz="0" w:space="0" w:color="auto"/>
                        <w:right w:val="none" w:sz="0" w:space="0" w:color="auto"/>
                      </w:divBdr>
                    </w:div>
                  </w:divsChild>
                </w:div>
                <w:div w:id="94598338">
                  <w:marLeft w:val="0"/>
                  <w:marRight w:val="0"/>
                  <w:marTop w:val="0"/>
                  <w:marBottom w:val="0"/>
                  <w:divBdr>
                    <w:top w:val="single" w:sz="2" w:space="1" w:color="FFFFFF"/>
                    <w:left w:val="single" w:sz="2" w:space="12" w:color="FFFFFF"/>
                    <w:bottom w:val="single" w:sz="2" w:space="1" w:color="FFFFFF"/>
                    <w:right w:val="single" w:sz="2" w:space="4" w:color="FFFFFF"/>
                  </w:divBdr>
                  <w:divsChild>
                    <w:div w:id="13770174">
                      <w:marLeft w:val="0"/>
                      <w:marRight w:val="0"/>
                      <w:marTop w:val="0"/>
                      <w:marBottom w:val="0"/>
                      <w:divBdr>
                        <w:top w:val="none" w:sz="0" w:space="0" w:color="auto"/>
                        <w:left w:val="none" w:sz="0" w:space="0" w:color="auto"/>
                        <w:bottom w:val="none" w:sz="0" w:space="0" w:color="auto"/>
                        <w:right w:val="none" w:sz="0" w:space="0" w:color="auto"/>
                      </w:divBdr>
                    </w:div>
                  </w:divsChild>
                </w:div>
                <w:div w:id="587276528">
                  <w:marLeft w:val="0"/>
                  <w:marRight w:val="0"/>
                  <w:marTop w:val="0"/>
                  <w:marBottom w:val="0"/>
                  <w:divBdr>
                    <w:top w:val="single" w:sz="2" w:space="1" w:color="FFFFFF"/>
                    <w:left w:val="single" w:sz="2" w:space="12" w:color="FFFFFF"/>
                    <w:bottom w:val="single" w:sz="2" w:space="1" w:color="FFFFFF"/>
                    <w:right w:val="single" w:sz="2" w:space="4" w:color="FFFFFF"/>
                  </w:divBdr>
                  <w:divsChild>
                    <w:div w:id="1942293566">
                      <w:marLeft w:val="0"/>
                      <w:marRight w:val="0"/>
                      <w:marTop w:val="0"/>
                      <w:marBottom w:val="0"/>
                      <w:divBdr>
                        <w:top w:val="none" w:sz="0" w:space="0" w:color="auto"/>
                        <w:left w:val="none" w:sz="0" w:space="0" w:color="auto"/>
                        <w:bottom w:val="none" w:sz="0" w:space="0" w:color="auto"/>
                        <w:right w:val="none" w:sz="0" w:space="0" w:color="auto"/>
                      </w:divBdr>
                    </w:div>
                  </w:divsChild>
                </w:div>
                <w:div w:id="485708277">
                  <w:marLeft w:val="0"/>
                  <w:marRight w:val="0"/>
                  <w:marTop w:val="0"/>
                  <w:marBottom w:val="0"/>
                  <w:divBdr>
                    <w:top w:val="single" w:sz="2" w:space="1" w:color="FFFFFF"/>
                    <w:left w:val="single" w:sz="2" w:space="12" w:color="FFFFFF"/>
                    <w:bottom w:val="single" w:sz="2" w:space="1" w:color="FFFFFF"/>
                    <w:right w:val="single" w:sz="2" w:space="4" w:color="FFFFFF"/>
                  </w:divBdr>
                  <w:divsChild>
                    <w:div w:id="797181126">
                      <w:marLeft w:val="0"/>
                      <w:marRight w:val="0"/>
                      <w:marTop w:val="0"/>
                      <w:marBottom w:val="0"/>
                      <w:divBdr>
                        <w:top w:val="none" w:sz="0" w:space="0" w:color="auto"/>
                        <w:left w:val="none" w:sz="0" w:space="0" w:color="auto"/>
                        <w:bottom w:val="none" w:sz="0" w:space="0" w:color="auto"/>
                        <w:right w:val="none" w:sz="0" w:space="0" w:color="auto"/>
                      </w:divBdr>
                    </w:div>
                  </w:divsChild>
                </w:div>
                <w:div w:id="410932087">
                  <w:marLeft w:val="0"/>
                  <w:marRight w:val="0"/>
                  <w:marTop w:val="0"/>
                  <w:marBottom w:val="0"/>
                  <w:divBdr>
                    <w:top w:val="single" w:sz="2" w:space="1" w:color="FFFFFF"/>
                    <w:left w:val="single" w:sz="2" w:space="12" w:color="FFFFFF"/>
                    <w:bottom w:val="single" w:sz="2" w:space="1" w:color="FFFFFF"/>
                    <w:right w:val="single" w:sz="2" w:space="4" w:color="FFFFFF"/>
                  </w:divBdr>
                  <w:divsChild>
                    <w:div w:id="1441948963">
                      <w:marLeft w:val="0"/>
                      <w:marRight w:val="0"/>
                      <w:marTop w:val="0"/>
                      <w:marBottom w:val="0"/>
                      <w:divBdr>
                        <w:top w:val="none" w:sz="0" w:space="0" w:color="auto"/>
                        <w:left w:val="none" w:sz="0" w:space="0" w:color="auto"/>
                        <w:bottom w:val="none" w:sz="0" w:space="0" w:color="auto"/>
                        <w:right w:val="none" w:sz="0" w:space="0" w:color="auto"/>
                      </w:divBdr>
                    </w:div>
                  </w:divsChild>
                </w:div>
                <w:div w:id="1797217421">
                  <w:marLeft w:val="0"/>
                  <w:marRight w:val="0"/>
                  <w:marTop w:val="0"/>
                  <w:marBottom w:val="0"/>
                  <w:divBdr>
                    <w:top w:val="single" w:sz="2" w:space="1" w:color="FFFFFF"/>
                    <w:left w:val="single" w:sz="2" w:space="12" w:color="FFFFFF"/>
                    <w:bottom w:val="single" w:sz="2" w:space="1" w:color="FFFFFF"/>
                    <w:right w:val="single" w:sz="2" w:space="4" w:color="FFFFFF"/>
                  </w:divBdr>
                  <w:divsChild>
                    <w:div w:id="768162336">
                      <w:marLeft w:val="0"/>
                      <w:marRight w:val="0"/>
                      <w:marTop w:val="0"/>
                      <w:marBottom w:val="0"/>
                      <w:divBdr>
                        <w:top w:val="none" w:sz="0" w:space="0" w:color="auto"/>
                        <w:left w:val="none" w:sz="0" w:space="0" w:color="auto"/>
                        <w:bottom w:val="none" w:sz="0" w:space="0" w:color="auto"/>
                        <w:right w:val="none" w:sz="0" w:space="0" w:color="auto"/>
                      </w:divBdr>
                    </w:div>
                  </w:divsChild>
                </w:div>
                <w:div w:id="98989239">
                  <w:marLeft w:val="0"/>
                  <w:marRight w:val="0"/>
                  <w:marTop w:val="0"/>
                  <w:marBottom w:val="0"/>
                  <w:divBdr>
                    <w:top w:val="single" w:sz="2" w:space="1" w:color="FFFFFF"/>
                    <w:left w:val="single" w:sz="2" w:space="12" w:color="FFFFFF"/>
                    <w:bottom w:val="single" w:sz="2" w:space="4" w:color="FFFFFF"/>
                    <w:right w:val="single" w:sz="2" w:space="4" w:color="FFFFFF"/>
                  </w:divBdr>
                  <w:divsChild>
                    <w:div w:id="71520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57838">
          <w:marLeft w:val="0"/>
          <w:marRight w:val="0"/>
          <w:marTop w:val="0"/>
          <w:marBottom w:val="335"/>
          <w:divBdr>
            <w:top w:val="none" w:sz="0" w:space="0" w:color="auto"/>
            <w:left w:val="none" w:sz="0" w:space="0" w:color="auto"/>
            <w:bottom w:val="none" w:sz="0" w:space="0" w:color="auto"/>
            <w:right w:val="none" w:sz="0" w:space="0" w:color="auto"/>
          </w:divBdr>
          <w:divsChild>
            <w:div w:id="1224681626">
              <w:marLeft w:val="0"/>
              <w:marRight w:val="0"/>
              <w:marTop w:val="0"/>
              <w:marBottom w:val="0"/>
              <w:divBdr>
                <w:top w:val="none" w:sz="0" w:space="0" w:color="auto"/>
                <w:left w:val="none" w:sz="0" w:space="0" w:color="auto"/>
                <w:bottom w:val="none" w:sz="0" w:space="0" w:color="auto"/>
                <w:right w:val="none" w:sz="0" w:space="0" w:color="auto"/>
              </w:divBdr>
              <w:divsChild>
                <w:div w:id="162405357">
                  <w:marLeft w:val="0"/>
                  <w:marRight w:val="0"/>
                  <w:marTop w:val="0"/>
                  <w:marBottom w:val="0"/>
                  <w:divBdr>
                    <w:top w:val="single" w:sz="2" w:space="4" w:color="FFFFFF"/>
                    <w:left w:val="single" w:sz="2" w:space="12" w:color="FFFFFF"/>
                    <w:bottom w:val="single" w:sz="2" w:space="1" w:color="FFFFFF"/>
                    <w:right w:val="single" w:sz="2" w:space="4" w:color="FFFFFF"/>
                  </w:divBdr>
                  <w:divsChild>
                    <w:div w:id="1463647331">
                      <w:marLeft w:val="0"/>
                      <w:marRight w:val="0"/>
                      <w:marTop w:val="0"/>
                      <w:marBottom w:val="0"/>
                      <w:divBdr>
                        <w:top w:val="none" w:sz="0" w:space="0" w:color="auto"/>
                        <w:left w:val="none" w:sz="0" w:space="0" w:color="auto"/>
                        <w:bottom w:val="none" w:sz="0" w:space="0" w:color="auto"/>
                        <w:right w:val="none" w:sz="0" w:space="0" w:color="auto"/>
                      </w:divBdr>
                    </w:div>
                  </w:divsChild>
                </w:div>
                <w:div w:id="1945335660">
                  <w:marLeft w:val="0"/>
                  <w:marRight w:val="0"/>
                  <w:marTop w:val="0"/>
                  <w:marBottom w:val="0"/>
                  <w:divBdr>
                    <w:top w:val="single" w:sz="2" w:space="1" w:color="FFFFFF"/>
                    <w:left w:val="single" w:sz="2" w:space="12" w:color="FFFFFF"/>
                    <w:bottom w:val="single" w:sz="2" w:space="1" w:color="FFFFFF"/>
                    <w:right w:val="single" w:sz="2" w:space="4" w:color="FFFFFF"/>
                  </w:divBdr>
                  <w:divsChild>
                    <w:div w:id="1514301080">
                      <w:marLeft w:val="0"/>
                      <w:marRight w:val="0"/>
                      <w:marTop w:val="0"/>
                      <w:marBottom w:val="0"/>
                      <w:divBdr>
                        <w:top w:val="none" w:sz="0" w:space="0" w:color="auto"/>
                        <w:left w:val="none" w:sz="0" w:space="0" w:color="auto"/>
                        <w:bottom w:val="none" w:sz="0" w:space="0" w:color="auto"/>
                        <w:right w:val="none" w:sz="0" w:space="0" w:color="auto"/>
                      </w:divBdr>
                    </w:div>
                  </w:divsChild>
                </w:div>
                <w:div w:id="1047070300">
                  <w:marLeft w:val="0"/>
                  <w:marRight w:val="0"/>
                  <w:marTop w:val="0"/>
                  <w:marBottom w:val="0"/>
                  <w:divBdr>
                    <w:top w:val="single" w:sz="2" w:space="1" w:color="FFFFFF"/>
                    <w:left w:val="single" w:sz="2" w:space="12" w:color="FFFFFF"/>
                    <w:bottom w:val="single" w:sz="2" w:space="1" w:color="FFFFFF"/>
                    <w:right w:val="single" w:sz="2" w:space="4" w:color="FFFFFF"/>
                  </w:divBdr>
                  <w:divsChild>
                    <w:div w:id="514341186">
                      <w:marLeft w:val="0"/>
                      <w:marRight w:val="0"/>
                      <w:marTop w:val="0"/>
                      <w:marBottom w:val="0"/>
                      <w:divBdr>
                        <w:top w:val="none" w:sz="0" w:space="0" w:color="auto"/>
                        <w:left w:val="none" w:sz="0" w:space="0" w:color="auto"/>
                        <w:bottom w:val="none" w:sz="0" w:space="0" w:color="auto"/>
                        <w:right w:val="none" w:sz="0" w:space="0" w:color="auto"/>
                      </w:divBdr>
                    </w:div>
                  </w:divsChild>
                </w:div>
                <w:div w:id="305671631">
                  <w:marLeft w:val="0"/>
                  <w:marRight w:val="0"/>
                  <w:marTop w:val="0"/>
                  <w:marBottom w:val="0"/>
                  <w:divBdr>
                    <w:top w:val="single" w:sz="2" w:space="1" w:color="FFFFFF"/>
                    <w:left w:val="single" w:sz="2" w:space="12" w:color="FFFFFF"/>
                    <w:bottom w:val="single" w:sz="2" w:space="1" w:color="FFFFFF"/>
                    <w:right w:val="single" w:sz="2" w:space="4" w:color="FFFFFF"/>
                  </w:divBdr>
                  <w:divsChild>
                    <w:div w:id="110632455">
                      <w:marLeft w:val="0"/>
                      <w:marRight w:val="0"/>
                      <w:marTop w:val="0"/>
                      <w:marBottom w:val="0"/>
                      <w:divBdr>
                        <w:top w:val="none" w:sz="0" w:space="0" w:color="auto"/>
                        <w:left w:val="none" w:sz="0" w:space="0" w:color="auto"/>
                        <w:bottom w:val="none" w:sz="0" w:space="0" w:color="auto"/>
                        <w:right w:val="none" w:sz="0" w:space="0" w:color="auto"/>
                      </w:divBdr>
                    </w:div>
                  </w:divsChild>
                </w:div>
                <w:div w:id="2043893748">
                  <w:marLeft w:val="0"/>
                  <w:marRight w:val="0"/>
                  <w:marTop w:val="0"/>
                  <w:marBottom w:val="0"/>
                  <w:divBdr>
                    <w:top w:val="single" w:sz="2" w:space="1" w:color="FFFFFF"/>
                    <w:left w:val="single" w:sz="2" w:space="12" w:color="FFFFFF"/>
                    <w:bottom w:val="single" w:sz="2" w:space="1" w:color="FFFFFF"/>
                    <w:right w:val="single" w:sz="2" w:space="4" w:color="FFFFFF"/>
                  </w:divBdr>
                  <w:divsChild>
                    <w:div w:id="1726023080">
                      <w:marLeft w:val="0"/>
                      <w:marRight w:val="0"/>
                      <w:marTop w:val="0"/>
                      <w:marBottom w:val="0"/>
                      <w:divBdr>
                        <w:top w:val="none" w:sz="0" w:space="0" w:color="auto"/>
                        <w:left w:val="none" w:sz="0" w:space="0" w:color="auto"/>
                        <w:bottom w:val="none" w:sz="0" w:space="0" w:color="auto"/>
                        <w:right w:val="none" w:sz="0" w:space="0" w:color="auto"/>
                      </w:divBdr>
                    </w:div>
                  </w:divsChild>
                </w:div>
                <w:div w:id="852957042">
                  <w:marLeft w:val="0"/>
                  <w:marRight w:val="0"/>
                  <w:marTop w:val="0"/>
                  <w:marBottom w:val="0"/>
                  <w:divBdr>
                    <w:top w:val="single" w:sz="2" w:space="1" w:color="FFFFFF"/>
                    <w:left w:val="single" w:sz="2" w:space="12" w:color="FFFFFF"/>
                    <w:bottom w:val="single" w:sz="2" w:space="1" w:color="FFFFFF"/>
                    <w:right w:val="single" w:sz="2" w:space="4" w:color="FFFFFF"/>
                  </w:divBdr>
                  <w:divsChild>
                    <w:div w:id="1055010133">
                      <w:marLeft w:val="0"/>
                      <w:marRight w:val="0"/>
                      <w:marTop w:val="0"/>
                      <w:marBottom w:val="0"/>
                      <w:divBdr>
                        <w:top w:val="none" w:sz="0" w:space="0" w:color="auto"/>
                        <w:left w:val="none" w:sz="0" w:space="0" w:color="auto"/>
                        <w:bottom w:val="none" w:sz="0" w:space="0" w:color="auto"/>
                        <w:right w:val="none" w:sz="0" w:space="0" w:color="auto"/>
                      </w:divBdr>
                    </w:div>
                  </w:divsChild>
                </w:div>
                <w:div w:id="726951291">
                  <w:marLeft w:val="0"/>
                  <w:marRight w:val="0"/>
                  <w:marTop w:val="0"/>
                  <w:marBottom w:val="0"/>
                  <w:divBdr>
                    <w:top w:val="single" w:sz="2" w:space="1" w:color="FFFFFF"/>
                    <w:left w:val="single" w:sz="2" w:space="12" w:color="FFFFFF"/>
                    <w:bottom w:val="single" w:sz="2" w:space="1" w:color="FFFFFF"/>
                    <w:right w:val="single" w:sz="2" w:space="4" w:color="FFFFFF"/>
                  </w:divBdr>
                  <w:divsChild>
                    <w:div w:id="1965499859">
                      <w:marLeft w:val="0"/>
                      <w:marRight w:val="0"/>
                      <w:marTop w:val="0"/>
                      <w:marBottom w:val="0"/>
                      <w:divBdr>
                        <w:top w:val="none" w:sz="0" w:space="0" w:color="auto"/>
                        <w:left w:val="none" w:sz="0" w:space="0" w:color="auto"/>
                        <w:bottom w:val="none" w:sz="0" w:space="0" w:color="auto"/>
                        <w:right w:val="none" w:sz="0" w:space="0" w:color="auto"/>
                      </w:divBdr>
                    </w:div>
                  </w:divsChild>
                </w:div>
                <w:div w:id="1928229586">
                  <w:marLeft w:val="0"/>
                  <w:marRight w:val="0"/>
                  <w:marTop w:val="0"/>
                  <w:marBottom w:val="0"/>
                  <w:divBdr>
                    <w:top w:val="single" w:sz="2" w:space="1" w:color="FFFFFF"/>
                    <w:left w:val="single" w:sz="2" w:space="12" w:color="FFFFFF"/>
                    <w:bottom w:val="single" w:sz="2" w:space="1" w:color="FFFFFF"/>
                    <w:right w:val="single" w:sz="2" w:space="4" w:color="FFFFFF"/>
                  </w:divBdr>
                  <w:divsChild>
                    <w:div w:id="993528492">
                      <w:marLeft w:val="0"/>
                      <w:marRight w:val="0"/>
                      <w:marTop w:val="0"/>
                      <w:marBottom w:val="0"/>
                      <w:divBdr>
                        <w:top w:val="none" w:sz="0" w:space="0" w:color="auto"/>
                        <w:left w:val="none" w:sz="0" w:space="0" w:color="auto"/>
                        <w:bottom w:val="none" w:sz="0" w:space="0" w:color="auto"/>
                        <w:right w:val="none" w:sz="0" w:space="0" w:color="auto"/>
                      </w:divBdr>
                    </w:div>
                  </w:divsChild>
                </w:div>
                <w:div w:id="1247030254">
                  <w:marLeft w:val="0"/>
                  <w:marRight w:val="0"/>
                  <w:marTop w:val="0"/>
                  <w:marBottom w:val="0"/>
                  <w:divBdr>
                    <w:top w:val="single" w:sz="2" w:space="1" w:color="FFFFFF"/>
                    <w:left w:val="single" w:sz="2" w:space="12" w:color="FFFFFF"/>
                    <w:bottom w:val="single" w:sz="2" w:space="1" w:color="FFFFFF"/>
                    <w:right w:val="single" w:sz="2" w:space="4" w:color="FFFFFF"/>
                  </w:divBdr>
                  <w:divsChild>
                    <w:div w:id="464196534">
                      <w:marLeft w:val="0"/>
                      <w:marRight w:val="0"/>
                      <w:marTop w:val="0"/>
                      <w:marBottom w:val="0"/>
                      <w:divBdr>
                        <w:top w:val="none" w:sz="0" w:space="0" w:color="auto"/>
                        <w:left w:val="none" w:sz="0" w:space="0" w:color="auto"/>
                        <w:bottom w:val="none" w:sz="0" w:space="0" w:color="auto"/>
                        <w:right w:val="none" w:sz="0" w:space="0" w:color="auto"/>
                      </w:divBdr>
                    </w:div>
                  </w:divsChild>
                </w:div>
                <w:div w:id="1275476741">
                  <w:marLeft w:val="0"/>
                  <w:marRight w:val="0"/>
                  <w:marTop w:val="0"/>
                  <w:marBottom w:val="0"/>
                  <w:divBdr>
                    <w:top w:val="single" w:sz="2" w:space="1" w:color="FFFFFF"/>
                    <w:left w:val="single" w:sz="2" w:space="12" w:color="FFFFFF"/>
                    <w:bottom w:val="single" w:sz="2" w:space="1" w:color="FFFFFF"/>
                    <w:right w:val="single" w:sz="2" w:space="4" w:color="FFFFFF"/>
                  </w:divBdr>
                  <w:divsChild>
                    <w:div w:id="1471553260">
                      <w:marLeft w:val="0"/>
                      <w:marRight w:val="0"/>
                      <w:marTop w:val="0"/>
                      <w:marBottom w:val="0"/>
                      <w:divBdr>
                        <w:top w:val="none" w:sz="0" w:space="0" w:color="auto"/>
                        <w:left w:val="none" w:sz="0" w:space="0" w:color="auto"/>
                        <w:bottom w:val="none" w:sz="0" w:space="0" w:color="auto"/>
                        <w:right w:val="none" w:sz="0" w:space="0" w:color="auto"/>
                      </w:divBdr>
                    </w:div>
                  </w:divsChild>
                </w:div>
                <w:div w:id="1184898697">
                  <w:marLeft w:val="0"/>
                  <w:marRight w:val="0"/>
                  <w:marTop w:val="0"/>
                  <w:marBottom w:val="0"/>
                  <w:divBdr>
                    <w:top w:val="single" w:sz="2" w:space="1" w:color="FFFFFF"/>
                    <w:left w:val="single" w:sz="2" w:space="12" w:color="FFFFFF"/>
                    <w:bottom w:val="single" w:sz="2" w:space="1" w:color="FFFFFF"/>
                    <w:right w:val="single" w:sz="2" w:space="4" w:color="FFFFFF"/>
                  </w:divBdr>
                  <w:divsChild>
                    <w:div w:id="1466503524">
                      <w:marLeft w:val="0"/>
                      <w:marRight w:val="0"/>
                      <w:marTop w:val="0"/>
                      <w:marBottom w:val="0"/>
                      <w:divBdr>
                        <w:top w:val="none" w:sz="0" w:space="0" w:color="auto"/>
                        <w:left w:val="none" w:sz="0" w:space="0" w:color="auto"/>
                        <w:bottom w:val="none" w:sz="0" w:space="0" w:color="auto"/>
                        <w:right w:val="none" w:sz="0" w:space="0" w:color="auto"/>
                      </w:divBdr>
                    </w:div>
                  </w:divsChild>
                </w:div>
                <w:div w:id="2130662648">
                  <w:marLeft w:val="0"/>
                  <w:marRight w:val="0"/>
                  <w:marTop w:val="0"/>
                  <w:marBottom w:val="0"/>
                  <w:divBdr>
                    <w:top w:val="single" w:sz="2" w:space="1" w:color="FFFFFF"/>
                    <w:left w:val="single" w:sz="2" w:space="12" w:color="FFFFFF"/>
                    <w:bottom w:val="single" w:sz="2" w:space="1" w:color="FFFFFF"/>
                    <w:right w:val="single" w:sz="2" w:space="4" w:color="FFFFFF"/>
                  </w:divBdr>
                  <w:divsChild>
                    <w:div w:id="2012023338">
                      <w:marLeft w:val="0"/>
                      <w:marRight w:val="0"/>
                      <w:marTop w:val="0"/>
                      <w:marBottom w:val="0"/>
                      <w:divBdr>
                        <w:top w:val="none" w:sz="0" w:space="0" w:color="auto"/>
                        <w:left w:val="none" w:sz="0" w:space="0" w:color="auto"/>
                        <w:bottom w:val="none" w:sz="0" w:space="0" w:color="auto"/>
                        <w:right w:val="none" w:sz="0" w:space="0" w:color="auto"/>
                      </w:divBdr>
                    </w:div>
                  </w:divsChild>
                </w:div>
                <w:div w:id="77797624">
                  <w:marLeft w:val="0"/>
                  <w:marRight w:val="0"/>
                  <w:marTop w:val="0"/>
                  <w:marBottom w:val="0"/>
                  <w:divBdr>
                    <w:top w:val="single" w:sz="2" w:space="1" w:color="FFFFFF"/>
                    <w:left w:val="single" w:sz="2" w:space="12" w:color="FFFFFF"/>
                    <w:bottom w:val="single" w:sz="2" w:space="1" w:color="FFFFFF"/>
                    <w:right w:val="single" w:sz="2" w:space="4" w:color="FFFFFF"/>
                  </w:divBdr>
                  <w:divsChild>
                    <w:div w:id="1631597061">
                      <w:marLeft w:val="0"/>
                      <w:marRight w:val="0"/>
                      <w:marTop w:val="0"/>
                      <w:marBottom w:val="0"/>
                      <w:divBdr>
                        <w:top w:val="none" w:sz="0" w:space="0" w:color="auto"/>
                        <w:left w:val="none" w:sz="0" w:space="0" w:color="auto"/>
                        <w:bottom w:val="none" w:sz="0" w:space="0" w:color="auto"/>
                        <w:right w:val="none" w:sz="0" w:space="0" w:color="auto"/>
                      </w:divBdr>
                    </w:div>
                  </w:divsChild>
                </w:div>
                <w:div w:id="1255743428">
                  <w:marLeft w:val="0"/>
                  <w:marRight w:val="0"/>
                  <w:marTop w:val="0"/>
                  <w:marBottom w:val="0"/>
                  <w:divBdr>
                    <w:top w:val="single" w:sz="2" w:space="1" w:color="FFFFFF"/>
                    <w:left w:val="single" w:sz="2" w:space="12" w:color="FFFFFF"/>
                    <w:bottom w:val="single" w:sz="2" w:space="1" w:color="FFFFFF"/>
                    <w:right w:val="single" w:sz="2" w:space="4" w:color="FFFFFF"/>
                  </w:divBdr>
                  <w:divsChild>
                    <w:div w:id="1716806174">
                      <w:marLeft w:val="0"/>
                      <w:marRight w:val="0"/>
                      <w:marTop w:val="0"/>
                      <w:marBottom w:val="0"/>
                      <w:divBdr>
                        <w:top w:val="none" w:sz="0" w:space="0" w:color="auto"/>
                        <w:left w:val="none" w:sz="0" w:space="0" w:color="auto"/>
                        <w:bottom w:val="none" w:sz="0" w:space="0" w:color="auto"/>
                        <w:right w:val="none" w:sz="0" w:space="0" w:color="auto"/>
                      </w:divBdr>
                    </w:div>
                  </w:divsChild>
                </w:div>
                <w:div w:id="1561330785">
                  <w:marLeft w:val="0"/>
                  <w:marRight w:val="0"/>
                  <w:marTop w:val="0"/>
                  <w:marBottom w:val="0"/>
                  <w:divBdr>
                    <w:top w:val="single" w:sz="2" w:space="1" w:color="FFFFFF"/>
                    <w:left w:val="single" w:sz="2" w:space="12" w:color="FFFFFF"/>
                    <w:bottom w:val="single" w:sz="2" w:space="1" w:color="FFFFFF"/>
                    <w:right w:val="single" w:sz="2" w:space="4" w:color="FFFFFF"/>
                  </w:divBdr>
                  <w:divsChild>
                    <w:div w:id="1178152802">
                      <w:marLeft w:val="0"/>
                      <w:marRight w:val="0"/>
                      <w:marTop w:val="0"/>
                      <w:marBottom w:val="0"/>
                      <w:divBdr>
                        <w:top w:val="none" w:sz="0" w:space="0" w:color="auto"/>
                        <w:left w:val="none" w:sz="0" w:space="0" w:color="auto"/>
                        <w:bottom w:val="none" w:sz="0" w:space="0" w:color="auto"/>
                        <w:right w:val="none" w:sz="0" w:space="0" w:color="auto"/>
                      </w:divBdr>
                    </w:div>
                  </w:divsChild>
                </w:div>
                <w:div w:id="1790204377">
                  <w:marLeft w:val="0"/>
                  <w:marRight w:val="0"/>
                  <w:marTop w:val="0"/>
                  <w:marBottom w:val="0"/>
                  <w:divBdr>
                    <w:top w:val="single" w:sz="2" w:space="1" w:color="FFFFFF"/>
                    <w:left w:val="single" w:sz="2" w:space="12" w:color="FFFFFF"/>
                    <w:bottom w:val="single" w:sz="2" w:space="1" w:color="FFFFFF"/>
                    <w:right w:val="single" w:sz="2" w:space="4" w:color="FFFFFF"/>
                  </w:divBdr>
                  <w:divsChild>
                    <w:div w:id="314527999">
                      <w:marLeft w:val="0"/>
                      <w:marRight w:val="0"/>
                      <w:marTop w:val="0"/>
                      <w:marBottom w:val="0"/>
                      <w:divBdr>
                        <w:top w:val="none" w:sz="0" w:space="0" w:color="auto"/>
                        <w:left w:val="none" w:sz="0" w:space="0" w:color="auto"/>
                        <w:bottom w:val="none" w:sz="0" w:space="0" w:color="auto"/>
                        <w:right w:val="none" w:sz="0" w:space="0" w:color="auto"/>
                      </w:divBdr>
                    </w:div>
                  </w:divsChild>
                </w:div>
                <w:div w:id="1065222256">
                  <w:marLeft w:val="0"/>
                  <w:marRight w:val="0"/>
                  <w:marTop w:val="0"/>
                  <w:marBottom w:val="0"/>
                  <w:divBdr>
                    <w:top w:val="single" w:sz="2" w:space="1" w:color="FFFFFF"/>
                    <w:left w:val="single" w:sz="2" w:space="12" w:color="FFFFFF"/>
                    <w:bottom w:val="single" w:sz="2" w:space="1" w:color="FFFFFF"/>
                    <w:right w:val="single" w:sz="2" w:space="4" w:color="FFFFFF"/>
                  </w:divBdr>
                  <w:divsChild>
                    <w:div w:id="1789086326">
                      <w:marLeft w:val="0"/>
                      <w:marRight w:val="0"/>
                      <w:marTop w:val="0"/>
                      <w:marBottom w:val="0"/>
                      <w:divBdr>
                        <w:top w:val="none" w:sz="0" w:space="0" w:color="auto"/>
                        <w:left w:val="none" w:sz="0" w:space="0" w:color="auto"/>
                        <w:bottom w:val="none" w:sz="0" w:space="0" w:color="auto"/>
                        <w:right w:val="none" w:sz="0" w:space="0" w:color="auto"/>
                      </w:divBdr>
                    </w:div>
                  </w:divsChild>
                </w:div>
                <w:div w:id="1877547941">
                  <w:marLeft w:val="0"/>
                  <w:marRight w:val="0"/>
                  <w:marTop w:val="0"/>
                  <w:marBottom w:val="0"/>
                  <w:divBdr>
                    <w:top w:val="single" w:sz="2" w:space="1" w:color="FFFFFF"/>
                    <w:left w:val="single" w:sz="2" w:space="12" w:color="FFFFFF"/>
                    <w:bottom w:val="single" w:sz="2" w:space="1" w:color="FFFFFF"/>
                    <w:right w:val="single" w:sz="2" w:space="4" w:color="FFFFFF"/>
                  </w:divBdr>
                  <w:divsChild>
                    <w:div w:id="1308436829">
                      <w:marLeft w:val="0"/>
                      <w:marRight w:val="0"/>
                      <w:marTop w:val="0"/>
                      <w:marBottom w:val="0"/>
                      <w:divBdr>
                        <w:top w:val="none" w:sz="0" w:space="0" w:color="auto"/>
                        <w:left w:val="none" w:sz="0" w:space="0" w:color="auto"/>
                        <w:bottom w:val="none" w:sz="0" w:space="0" w:color="auto"/>
                        <w:right w:val="none" w:sz="0" w:space="0" w:color="auto"/>
                      </w:divBdr>
                    </w:div>
                  </w:divsChild>
                </w:div>
                <w:div w:id="179247330">
                  <w:marLeft w:val="0"/>
                  <w:marRight w:val="0"/>
                  <w:marTop w:val="0"/>
                  <w:marBottom w:val="0"/>
                  <w:divBdr>
                    <w:top w:val="single" w:sz="2" w:space="1" w:color="FFFFFF"/>
                    <w:left w:val="single" w:sz="2" w:space="12" w:color="FFFFFF"/>
                    <w:bottom w:val="single" w:sz="2" w:space="1" w:color="FFFFFF"/>
                    <w:right w:val="single" w:sz="2" w:space="4" w:color="FFFFFF"/>
                  </w:divBdr>
                  <w:divsChild>
                    <w:div w:id="238250275">
                      <w:marLeft w:val="0"/>
                      <w:marRight w:val="0"/>
                      <w:marTop w:val="0"/>
                      <w:marBottom w:val="0"/>
                      <w:divBdr>
                        <w:top w:val="none" w:sz="0" w:space="0" w:color="auto"/>
                        <w:left w:val="none" w:sz="0" w:space="0" w:color="auto"/>
                        <w:bottom w:val="none" w:sz="0" w:space="0" w:color="auto"/>
                        <w:right w:val="none" w:sz="0" w:space="0" w:color="auto"/>
                      </w:divBdr>
                    </w:div>
                  </w:divsChild>
                </w:div>
                <w:div w:id="741148547">
                  <w:marLeft w:val="0"/>
                  <w:marRight w:val="0"/>
                  <w:marTop w:val="0"/>
                  <w:marBottom w:val="0"/>
                  <w:divBdr>
                    <w:top w:val="single" w:sz="2" w:space="1" w:color="FFFFFF"/>
                    <w:left w:val="single" w:sz="2" w:space="12" w:color="FFFFFF"/>
                    <w:bottom w:val="single" w:sz="2" w:space="1" w:color="FFFFFF"/>
                    <w:right w:val="single" w:sz="2" w:space="4" w:color="FFFFFF"/>
                  </w:divBdr>
                  <w:divsChild>
                    <w:div w:id="863134668">
                      <w:marLeft w:val="0"/>
                      <w:marRight w:val="0"/>
                      <w:marTop w:val="0"/>
                      <w:marBottom w:val="0"/>
                      <w:divBdr>
                        <w:top w:val="none" w:sz="0" w:space="0" w:color="auto"/>
                        <w:left w:val="none" w:sz="0" w:space="0" w:color="auto"/>
                        <w:bottom w:val="none" w:sz="0" w:space="0" w:color="auto"/>
                        <w:right w:val="none" w:sz="0" w:space="0" w:color="auto"/>
                      </w:divBdr>
                    </w:div>
                  </w:divsChild>
                </w:div>
                <w:div w:id="488719613">
                  <w:marLeft w:val="0"/>
                  <w:marRight w:val="0"/>
                  <w:marTop w:val="0"/>
                  <w:marBottom w:val="0"/>
                  <w:divBdr>
                    <w:top w:val="single" w:sz="2" w:space="1" w:color="FFFFFF"/>
                    <w:left w:val="single" w:sz="2" w:space="12" w:color="FFFFFF"/>
                    <w:bottom w:val="single" w:sz="2" w:space="1" w:color="FFFFFF"/>
                    <w:right w:val="single" w:sz="2" w:space="4" w:color="FFFFFF"/>
                  </w:divBdr>
                  <w:divsChild>
                    <w:div w:id="632978852">
                      <w:marLeft w:val="0"/>
                      <w:marRight w:val="0"/>
                      <w:marTop w:val="0"/>
                      <w:marBottom w:val="0"/>
                      <w:divBdr>
                        <w:top w:val="none" w:sz="0" w:space="0" w:color="auto"/>
                        <w:left w:val="none" w:sz="0" w:space="0" w:color="auto"/>
                        <w:bottom w:val="none" w:sz="0" w:space="0" w:color="auto"/>
                        <w:right w:val="none" w:sz="0" w:space="0" w:color="auto"/>
                      </w:divBdr>
                    </w:div>
                  </w:divsChild>
                </w:div>
                <w:div w:id="137966776">
                  <w:marLeft w:val="0"/>
                  <w:marRight w:val="0"/>
                  <w:marTop w:val="0"/>
                  <w:marBottom w:val="0"/>
                  <w:divBdr>
                    <w:top w:val="single" w:sz="2" w:space="1" w:color="FFFFFF"/>
                    <w:left w:val="single" w:sz="2" w:space="12" w:color="FFFFFF"/>
                    <w:bottom w:val="single" w:sz="2" w:space="1" w:color="FFFFFF"/>
                    <w:right w:val="single" w:sz="2" w:space="4" w:color="FFFFFF"/>
                  </w:divBdr>
                  <w:divsChild>
                    <w:div w:id="1148323173">
                      <w:marLeft w:val="0"/>
                      <w:marRight w:val="0"/>
                      <w:marTop w:val="0"/>
                      <w:marBottom w:val="0"/>
                      <w:divBdr>
                        <w:top w:val="none" w:sz="0" w:space="0" w:color="auto"/>
                        <w:left w:val="none" w:sz="0" w:space="0" w:color="auto"/>
                        <w:bottom w:val="none" w:sz="0" w:space="0" w:color="auto"/>
                        <w:right w:val="none" w:sz="0" w:space="0" w:color="auto"/>
                      </w:divBdr>
                    </w:div>
                  </w:divsChild>
                </w:div>
                <w:div w:id="1002047895">
                  <w:marLeft w:val="0"/>
                  <w:marRight w:val="0"/>
                  <w:marTop w:val="0"/>
                  <w:marBottom w:val="0"/>
                  <w:divBdr>
                    <w:top w:val="single" w:sz="2" w:space="1" w:color="FFFFFF"/>
                    <w:left w:val="single" w:sz="2" w:space="12" w:color="FFFFFF"/>
                    <w:bottom w:val="single" w:sz="2" w:space="1" w:color="FFFFFF"/>
                    <w:right w:val="single" w:sz="2" w:space="4" w:color="FFFFFF"/>
                  </w:divBdr>
                  <w:divsChild>
                    <w:div w:id="2075157723">
                      <w:marLeft w:val="0"/>
                      <w:marRight w:val="0"/>
                      <w:marTop w:val="0"/>
                      <w:marBottom w:val="0"/>
                      <w:divBdr>
                        <w:top w:val="none" w:sz="0" w:space="0" w:color="auto"/>
                        <w:left w:val="none" w:sz="0" w:space="0" w:color="auto"/>
                        <w:bottom w:val="none" w:sz="0" w:space="0" w:color="auto"/>
                        <w:right w:val="none" w:sz="0" w:space="0" w:color="auto"/>
                      </w:divBdr>
                    </w:div>
                  </w:divsChild>
                </w:div>
                <w:div w:id="495415896">
                  <w:marLeft w:val="0"/>
                  <w:marRight w:val="0"/>
                  <w:marTop w:val="0"/>
                  <w:marBottom w:val="0"/>
                  <w:divBdr>
                    <w:top w:val="single" w:sz="2" w:space="1" w:color="FFFFFF"/>
                    <w:left w:val="single" w:sz="2" w:space="12" w:color="FFFFFF"/>
                    <w:bottom w:val="single" w:sz="2" w:space="1" w:color="FFFFFF"/>
                    <w:right w:val="single" w:sz="2" w:space="4" w:color="FFFFFF"/>
                  </w:divBdr>
                  <w:divsChild>
                    <w:div w:id="2110344345">
                      <w:marLeft w:val="0"/>
                      <w:marRight w:val="0"/>
                      <w:marTop w:val="0"/>
                      <w:marBottom w:val="0"/>
                      <w:divBdr>
                        <w:top w:val="none" w:sz="0" w:space="0" w:color="auto"/>
                        <w:left w:val="none" w:sz="0" w:space="0" w:color="auto"/>
                        <w:bottom w:val="none" w:sz="0" w:space="0" w:color="auto"/>
                        <w:right w:val="none" w:sz="0" w:space="0" w:color="auto"/>
                      </w:divBdr>
                    </w:div>
                  </w:divsChild>
                </w:div>
                <w:div w:id="600725617">
                  <w:marLeft w:val="0"/>
                  <w:marRight w:val="0"/>
                  <w:marTop w:val="0"/>
                  <w:marBottom w:val="0"/>
                  <w:divBdr>
                    <w:top w:val="single" w:sz="2" w:space="1" w:color="FFFFFF"/>
                    <w:left w:val="single" w:sz="2" w:space="12" w:color="FFFFFF"/>
                    <w:bottom w:val="single" w:sz="2" w:space="1" w:color="FFFFFF"/>
                    <w:right w:val="single" w:sz="2" w:space="4" w:color="FFFFFF"/>
                  </w:divBdr>
                  <w:divsChild>
                    <w:div w:id="1425036158">
                      <w:marLeft w:val="0"/>
                      <w:marRight w:val="0"/>
                      <w:marTop w:val="0"/>
                      <w:marBottom w:val="0"/>
                      <w:divBdr>
                        <w:top w:val="none" w:sz="0" w:space="0" w:color="auto"/>
                        <w:left w:val="none" w:sz="0" w:space="0" w:color="auto"/>
                        <w:bottom w:val="none" w:sz="0" w:space="0" w:color="auto"/>
                        <w:right w:val="none" w:sz="0" w:space="0" w:color="auto"/>
                      </w:divBdr>
                    </w:div>
                  </w:divsChild>
                </w:div>
                <w:div w:id="431559002">
                  <w:marLeft w:val="0"/>
                  <w:marRight w:val="0"/>
                  <w:marTop w:val="0"/>
                  <w:marBottom w:val="0"/>
                  <w:divBdr>
                    <w:top w:val="single" w:sz="2" w:space="1" w:color="FFFFFF"/>
                    <w:left w:val="single" w:sz="2" w:space="12" w:color="FFFFFF"/>
                    <w:bottom w:val="single" w:sz="2" w:space="1" w:color="FFFFFF"/>
                    <w:right w:val="single" w:sz="2" w:space="4" w:color="FFFFFF"/>
                  </w:divBdr>
                  <w:divsChild>
                    <w:div w:id="2078556212">
                      <w:marLeft w:val="0"/>
                      <w:marRight w:val="0"/>
                      <w:marTop w:val="0"/>
                      <w:marBottom w:val="0"/>
                      <w:divBdr>
                        <w:top w:val="none" w:sz="0" w:space="0" w:color="auto"/>
                        <w:left w:val="none" w:sz="0" w:space="0" w:color="auto"/>
                        <w:bottom w:val="none" w:sz="0" w:space="0" w:color="auto"/>
                        <w:right w:val="none" w:sz="0" w:space="0" w:color="auto"/>
                      </w:divBdr>
                    </w:div>
                  </w:divsChild>
                </w:div>
                <w:div w:id="551234525">
                  <w:marLeft w:val="0"/>
                  <w:marRight w:val="0"/>
                  <w:marTop w:val="0"/>
                  <w:marBottom w:val="0"/>
                  <w:divBdr>
                    <w:top w:val="single" w:sz="2" w:space="1" w:color="FFFFFF"/>
                    <w:left w:val="single" w:sz="2" w:space="12" w:color="FFFFFF"/>
                    <w:bottom w:val="single" w:sz="2" w:space="1" w:color="FFFFFF"/>
                    <w:right w:val="single" w:sz="2" w:space="4" w:color="FFFFFF"/>
                  </w:divBdr>
                  <w:divsChild>
                    <w:div w:id="813764893">
                      <w:marLeft w:val="0"/>
                      <w:marRight w:val="0"/>
                      <w:marTop w:val="0"/>
                      <w:marBottom w:val="0"/>
                      <w:divBdr>
                        <w:top w:val="none" w:sz="0" w:space="0" w:color="auto"/>
                        <w:left w:val="none" w:sz="0" w:space="0" w:color="auto"/>
                        <w:bottom w:val="none" w:sz="0" w:space="0" w:color="auto"/>
                        <w:right w:val="none" w:sz="0" w:space="0" w:color="auto"/>
                      </w:divBdr>
                    </w:div>
                  </w:divsChild>
                </w:div>
                <w:div w:id="1878665456">
                  <w:marLeft w:val="0"/>
                  <w:marRight w:val="0"/>
                  <w:marTop w:val="0"/>
                  <w:marBottom w:val="0"/>
                  <w:divBdr>
                    <w:top w:val="single" w:sz="2" w:space="1" w:color="FFFFFF"/>
                    <w:left w:val="single" w:sz="2" w:space="12" w:color="FFFFFF"/>
                    <w:bottom w:val="single" w:sz="2" w:space="1" w:color="FFFFFF"/>
                    <w:right w:val="single" w:sz="2" w:space="4" w:color="FFFFFF"/>
                  </w:divBdr>
                  <w:divsChild>
                    <w:div w:id="1072119408">
                      <w:marLeft w:val="0"/>
                      <w:marRight w:val="0"/>
                      <w:marTop w:val="0"/>
                      <w:marBottom w:val="0"/>
                      <w:divBdr>
                        <w:top w:val="none" w:sz="0" w:space="0" w:color="auto"/>
                        <w:left w:val="none" w:sz="0" w:space="0" w:color="auto"/>
                        <w:bottom w:val="none" w:sz="0" w:space="0" w:color="auto"/>
                        <w:right w:val="none" w:sz="0" w:space="0" w:color="auto"/>
                      </w:divBdr>
                    </w:div>
                  </w:divsChild>
                </w:div>
                <w:div w:id="1195924087">
                  <w:marLeft w:val="0"/>
                  <w:marRight w:val="0"/>
                  <w:marTop w:val="0"/>
                  <w:marBottom w:val="0"/>
                  <w:divBdr>
                    <w:top w:val="single" w:sz="2" w:space="1" w:color="FFFFFF"/>
                    <w:left w:val="single" w:sz="2" w:space="12" w:color="FFFFFF"/>
                    <w:bottom w:val="single" w:sz="2" w:space="1" w:color="FFFFFF"/>
                    <w:right w:val="single" w:sz="2" w:space="4" w:color="FFFFFF"/>
                  </w:divBdr>
                  <w:divsChild>
                    <w:div w:id="366835152">
                      <w:marLeft w:val="0"/>
                      <w:marRight w:val="0"/>
                      <w:marTop w:val="0"/>
                      <w:marBottom w:val="0"/>
                      <w:divBdr>
                        <w:top w:val="none" w:sz="0" w:space="0" w:color="auto"/>
                        <w:left w:val="none" w:sz="0" w:space="0" w:color="auto"/>
                        <w:bottom w:val="none" w:sz="0" w:space="0" w:color="auto"/>
                        <w:right w:val="none" w:sz="0" w:space="0" w:color="auto"/>
                      </w:divBdr>
                    </w:div>
                  </w:divsChild>
                </w:div>
                <w:div w:id="1746877203">
                  <w:marLeft w:val="0"/>
                  <w:marRight w:val="0"/>
                  <w:marTop w:val="0"/>
                  <w:marBottom w:val="0"/>
                  <w:divBdr>
                    <w:top w:val="single" w:sz="2" w:space="1" w:color="FFFFFF"/>
                    <w:left w:val="single" w:sz="2" w:space="12" w:color="FFFFFF"/>
                    <w:bottom w:val="single" w:sz="2" w:space="1" w:color="FFFFFF"/>
                    <w:right w:val="single" w:sz="2" w:space="4" w:color="FFFFFF"/>
                  </w:divBdr>
                  <w:divsChild>
                    <w:div w:id="1007252868">
                      <w:marLeft w:val="0"/>
                      <w:marRight w:val="0"/>
                      <w:marTop w:val="0"/>
                      <w:marBottom w:val="0"/>
                      <w:divBdr>
                        <w:top w:val="none" w:sz="0" w:space="0" w:color="auto"/>
                        <w:left w:val="none" w:sz="0" w:space="0" w:color="auto"/>
                        <w:bottom w:val="none" w:sz="0" w:space="0" w:color="auto"/>
                        <w:right w:val="none" w:sz="0" w:space="0" w:color="auto"/>
                      </w:divBdr>
                    </w:div>
                  </w:divsChild>
                </w:div>
                <w:div w:id="1538814025">
                  <w:marLeft w:val="0"/>
                  <w:marRight w:val="0"/>
                  <w:marTop w:val="0"/>
                  <w:marBottom w:val="0"/>
                  <w:divBdr>
                    <w:top w:val="single" w:sz="2" w:space="1" w:color="FFFFFF"/>
                    <w:left w:val="single" w:sz="2" w:space="12" w:color="FFFFFF"/>
                    <w:bottom w:val="single" w:sz="2" w:space="1" w:color="FFFFFF"/>
                    <w:right w:val="single" w:sz="2" w:space="4" w:color="FFFFFF"/>
                  </w:divBdr>
                  <w:divsChild>
                    <w:div w:id="1824613442">
                      <w:marLeft w:val="0"/>
                      <w:marRight w:val="0"/>
                      <w:marTop w:val="0"/>
                      <w:marBottom w:val="0"/>
                      <w:divBdr>
                        <w:top w:val="none" w:sz="0" w:space="0" w:color="auto"/>
                        <w:left w:val="none" w:sz="0" w:space="0" w:color="auto"/>
                        <w:bottom w:val="none" w:sz="0" w:space="0" w:color="auto"/>
                        <w:right w:val="none" w:sz="0" w:space="0" w:color="auto"/>
                      </w:divBdr>
                    </w:div>
                  </w:divsChild>
                </w:div>
                <w:div w:id="141502722">
                  <w:marLeft w:val="0"/>
                  <w:marRight w:val="0"/>
                  <w:marTop w:val="0"/>
                  <w:marBottom w:val="0"/>
                  <w:divBdr>
                    <w:top w:val="single" w:sz="2" w:space="1" w:color="FFFFFF"/>
                    <w:left w:val="single" w:sz="2" w:space="12" w:color="FFFFFF"/>
                    <w:bottom w:val="single" w:sz="2" w:space="1" w:color="FFFFFF"/>
                    <w:right w:val="single" w:sz="2" w:space="4" w:color="FFFFFF"/>
                  </w:divBdr>
                  <w:divsChild>
                    <w:div w:id="1135293904">
                      <w:marLeft w:val="0"/>
                      <w:marRight w:val="0"/>
                      <w:marTop w:val="0"/>
                      <w:marBottom w:val="0"/>
                      <w:divBdr>
                        <w:top w:val="none" w:sz="0" w:space="0" w:color="auto"/>
                        <w:left w:val="none" w:sz="0" w:space="0" w:color="auto"/>
                        <w:bottom w:val="none" w:sz="0" w:space="0" w:color="auto"/>
                        <w:right w:val="none" w:sz="0" w:space="0" w:color="auto"/>
                      </w:divBdr>
                    </w:div>
                  </w:divsChild>
                </w:div>
                <w:div w:id="1230918462">
                  <w:marLeft w:val="0"/>
                  <w:marRight w:val="0"/>
                  <w:marTop w:val="0"/>
                  <w:marBottom w:val="0"/>
                  <w:divBdr>
                    <w:top w:val="single" w:sz="2" w:space="1" w:color="FFFFFF"/>
                    <w:left w:val="single" w:sz="2" w:space="12" w:color="FFFFFF"/>
                    <w:bottom w:val="single" w:sz="2" w:space="1" w:color="FFFFFF"/>
                    <w:right w:val="single" w:sz="2" w:space="4" w:color="FFFFFF"/>
                  </w:divBdr>
                  <w:divsChild>
                    <w:div w:id="1362322858">
                      <w:marLeft w:val="0"/>
                      <w:marRight w:val="0"/>
                      <w:marTop w:val="0"/>
                      <w:marBottom w:val="0"/>
                      <w:divBdr>
                        <w:top w:val="none" w:sz="0" w:space="0" w:color="auto"/>
                        <w:left w:val="none" w:sz="0" w:space="0" w:color="auto"/>
                        <w:bottom w:val="none" w:sz="0" w:space="0" w:color="auto"/>
                        <w:right w:val="none" w:sz="0" w:space="0" w:color="auto"/>
                      </w:divBdr>
                    </w:div>
                  </w:divsChild>
                </w:div>
                <w:div w:id="1960604974">
                  <w:marLeft w:val="0"/>
                  <w:marRight w:val="0"/>
                  <w:marTop w:val="0"/>
                  <w:marBottom w:val="0"/>
                  <w:divBdr>
                    <w:top w:val="single" w:sz="2" w:space="1" w:color="FFFFFF"/>
                    <w:left w:val="single" w:sz="2" w:space="12" w:color="FFFFFF"/>
                    <w:bottom w:val="single" w:sz="2" w:space="1" w:color="FFFFFF"/>
                    <w:right w:val="single" w:sz="2" w:space="4" w:color="FFFFFF"/>
                  </w:divBdr>
                  <w:divsChild>
                    <w:div w:id="564531428">
                      <w:marLeft w:val="0"/>
                      <w:marRight w:val="0"/>
                      <w:marTop w:val="0"/>
                      <w:marBottom w:val="0"/>
                      <w:divBdr>
                        <w:top w:val="none" w:sz="0" w:space="0" w:color="auto"/>
                        <w:left w:val="none" w:sz="0" w:space="0" w:color="auto"/>
                        <w:bottom w:val="none" w:sz="0" w:space="0" w:color="auto"/>
                        <w:right w:val="none" w:sz="0" w:space="0" w:color="auto"/>
                      </w:divBdr>
                    </w:div>
                  </w:divsChild>
                </w:div>
                <w:div w:id="1078134808">
                  <w:marLeft w:val="0"/>
                  <w:marRight w:val="0"/>
                  <w:marTop w:val="0"/>
                  <w:marBottom w:val="0"/>
                  <w:divBdr>
                    <w:top w:val="single" w:sz="2" w:space="1" w:color="FFFFFF"/>
                    <w:left w:val="single" w:sz="2" w:space="12" w:color="FFFFFF"/>
                    <w:bottom w:val="single" w:sz="2" w:space="1" w:color="FFFFFF"/>
                    <w:right w:val="single" w:sz="2" w:space="4" w:color="FFFFFF"/>
                  </w:divBdr>
                  <w:divsChild>
                    <w:div w:id="513113422">
                      <w:marLeft w:val="0"/>
                      <w:marRight w:val="0"/>
                      <w:marTop w:val="0"/>
                      <w:marBottom w:val="0"/>
                      <w:divBdr>
                        <w:top w:val="none" w:sz="0" w:space="0" w:color="auto"/>
                        <w:left w:val="none" w:sz="0" w:space="0" w:color="auto"/>
                        <w:bottom w:val="none" w:sz="0" w:space="0" w:color="auto"/>
                        <w:right w:val="none" w:sz="0" w:space="0" w:color="auto"/>
                      </w:divBdr>
                    </w:div>
                  </w:divsChild>
                </w:div>
                <w:div w:id="1581015767">
                  <w:marLeft w:val="0"/>
                  <w:marRight w:val="0"/>
                  <w:marTop w:val="0"/>
                  <w:marBottom w:val="0"/>
                  <w:divBdr>
                    <w:top w:val="single" w:sz="2" w:space="1" w:color="FFFFFF"/>
                    <w:left w:val="single" w:sz="2" w:space="12" w:color="FFFFFF"/>
                    <w:bottom w:val="single" w:sz="2" w:space="1" w:color="FFFFFF"/>
                    <w:right w:val="single" w:sz="2" w:space="4" w:color="FFFFFF"/>
                  </w:divBdr>
                  <w:divsChild>
                    <w:div w:id="402029409">
                      <w:marLeft w:val="0"/>
                      <w:marRight w:val="0"/>
                      <w:marTop w:val="0"/>
                      <w:marBottom w:val="0"/>
                      <w:divBdr>
                        <w:top w:val="none" w:sz="0" w:space="0" w:color="auto"/>
                        <w:left w:val="none" w:sz="0" w:space="0" w:color="auto"/>
                        <w:bottom w:val="none" w:sz="0" w:space="0" w:color="auto"/>
                        <w:right w:val="none" w:sz="0" w:space="0" w:color="auto"/>
                      </w:divBdr>
                    </w:div>
                  </w:divsChild>
                </w:div>
                <w:div w:id="511188132">
                  <w:marLeft w:val="0"/>
                  <w:marRight w:val="0"/>
                  <w:marTop w:val="0"/>
                  <w:marBottom w:val="0"/>
                  <w:divBdr>
                    <w:top w:val="single" w:sz="2" w:space="1" w:color="FFFFFF"/>
                    <w:left w:val="single" w:sz="2" w:space="12" w:color="FFFFFF"/>
                    <w:bottom w:val="single" w:sz="2" w:space="1" w:color="FFFFFF"/>
                    <w:right w:val="single" w:sz="2" w:space="4" w:color="FFFFFF"/>
                  </w:divBdr>
                  <w:divsChild>
                    <w:div w:id="1914703063">
                      <w:marLeft w:val="0"/>
                      <w:marRight w:val="0"/>
                      <w:marTop w:val="0"/>
                      <w:marBottom w:val="0"/>
                      <w:divBdr>
                        <w:top w:val="none" w:sz="0" w:space="0" w:color="auto"/>
                        <w:left w:val="none" w:sz="0" w:space="0" w:color="auto"/>
                        <w:bottom w:val="none" w:sz="0" w:space="0" w:color="auto"/>
                        <w:right w:val="none" w:sz="0" w:space="0" w:color="auto"/>
                      </w:divBdr>
                    </w:div>
                  </w:divsChild>
                </w:div>
                <w:div w:id="1622347832">
                  <w:marLeft w:val="0"/>
                  <w:marRight w:val="0"/>
                  <w:marTop w:val="0"/>
                  <w:marBottom w:val="0"/>
                  <w:divBdr>
                    <w:top w:val="single" w:sz="2" w:space="1" w:color="FFFFFF"/>
                    <w:left w:val="single" w:sz="2" w:space="12" w:color="FFFFFF"/>
                    <w:bottom w:val="single" w:sz="2" w:space="4" w:color="FFFFFF"/>
                    <w:right w:val="single" w:sz="2" w:space="4" w:color="FFFFFF"/>
                  </w:divBdr>
                  <w:divsChild>
                    <w:div w:id="11184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58667">
          <w:marLeft w:val="0"/>
          <w:marRight w:val="0"/>
          <w:marTop w:val="0"/>
          <w:marBottom w:val="335"/>
          <w:divBdr>
            <w:top w:val="none" w:sz="0" w:space="0" w:color="auto"/>
            <w:left w:val="none" w:sz="0" w:space="0" w:color="auto"/>
            <w:bottom w:val="none" w:sz="0" w:space="0" w:color="auto"/>
            <w:right w:val="none" w:sz="0" w:space="0" w:color="auto"/>
          </w:divBdr>
          <w:divsChild>
            <w:div w:id="1280137491">
              <w:marLeft w:val="0"/>
              <w:marRight w:val="0"/>
              <w:marTop w:val="0"/>
              <w:marBottom w:val="0"/>
              <w:divBdr>
                <w:top w:val="none" w:sz="0" w:space="0" w:color="auto"/>
                <w:left w:val="none" w:sz="0" w:space="0" w:color="auto"/>
                <w:bottom w:val="none" w:sz="0" w:space="0" w:color="auto"/>
                <w:right w:val="none" w:sz="0" w:space="0" w:color="auto"/>
              </w:divBdr>
              <w:divsChild>
                <w:div w:id="1465734598">
                  <w:marLeft w:val="0"/>
                  <w:marRight w:val="0"/>
                  <w:marTop w:val="0"/>
                  <w:marBottom w:val="0"/>
                  <w:divBdr>
                    <w:top w:val="single" w:sz="2" w:space="4" w:color="FFFFFF"/>
                    <w:left w:val="single" w:sz="2" w:space="12" w:color="FFFFFF"/>
                    <w:bottom w:val="single" w:sz="2" w:space="1" w:color="FFFFFF"/>
                    <w:right w:val="single" w:sz="2" w:space="4" w:color="FFFFFF"/>
                  </w:divBdr>
                  <w:divsChild>
                    <w:div w:id="1557471140">
                      <w:marLeft w:val="0"/>
                      <w:marRight w:val="0"/>
                      <w:marTop w:val="0"/>
                      <w:marBottom w:val="0"/>
                      <w:divBdr>
                        <w:top w:val="none" w:sz="0" w:space="0" w:color="auto"/>
                        <w:left w:val="none" w:sz="0" w:space="0" w:color="auto"/>
                        <w:bottom w:val="none" w:sz="0" w:space="0" w:color="auto"/>
                        <w:right w:val="none" w:sz="0" w:space="0" w:color="auto"/>
                      </w:divBdr>
                    </w:div>
                  </w:divsChild>
                </w:div>
                <w:div w:id="1776905479">
                  <w:marLeft w:val="0"/>
                  <w:marRight w:val="0"/>
                  <w:marTop w:val="0"/>
                  <w:marBottom w:val="0"/>
                  <w:divBdr>
                    <w:top w:val="single" w:sz="2" w:space="1" w:color="FFFFFF"/>
                    <w:left w:val="single" w:sz="2" w:space="12" w:color="FFFFFF"/>
                    <w:bottom w:val="single" w:sz="2" w:space="1" w:color="FFFFFF"/>
                    <w:right w:val="single" w:sz="2" w:space="4" w:color="FFFFFF"/>
                  </w:divBdr>
                  <w:divsChild>
                    <w:div w:id="862935496">
                      <w:marLeft w:val="0"/>
                      <w:marRight w:val="0"/>
                      <w:marTop w:val="0"/>
                      <w:marBottom w:val="0"/>
                      <w:divBdr>
                        <w:top w:val="none" w:sz="0" w:space="0" w:color="auto"/>
                        <w:left w:val="none" w:sz="0" w:space="0" w:color="auto"/>
                        <w:bottom w:val="none" w:sz="0" w:space="0" w:color="auto"/>
                        <w:right w:val="none" w:sz="0" w:space="0" w:color="auto"/>
                      </w:divBdr>
                    </w:div>
                  </w:divsChild>
                </w:div>
                <w:div w:id="193464519">
                  <w:marLeft w:val="0"/>
                  <w:marRight w:val="0"/>
                  <w:marTop w:val="0"/>
                  <w:marBottom w:val="0"/>
                  <w:divBdr>
                    <w:top w:val="single" w:sz="2" w:space="1" w:color="FFFFFF"/>
                    <w:left w:val="single" w:sz="2" w:space="12" w:color="FFFFFF"/>
                    <w:bottom w:val="single" w:sz="2" w:space="1" w:color="FFFFFF"/>
                    <w:right w:val="single" w:sz="2" w:space="4" w:color="FFFFFF"/>
                  </w:divBdr>
                  <w:divsChild>
                    <w:div w:id="1580408894">
                      <w:marLeft w:val="0"/>
                      <w:marRight w:val="0"/>
                      <w:marTop w:val="0"/>
                      <w:marBottom w:val="0"/>
                      <w:divBdr>
                        <w:top w:val="none" w:sz="0" w:space="0" w:color="auto"/>
                        <w:left w:val="none" w:sz="0" w:space="0" w:color="auto"/>
                        <w:bottom w:val="none" w:sz="0" w:space="0" w:color="auto"/>
                        <w:right w:val="none" w:sz="0" w:space="0" w:color="auto"/>
                      </w:divBdr>
                    </w:div>
                  </w:divsChild>
                </w:div>
                <w:div w:id="506485518">
                  <w:marLeft w:val="0"/>
                  <w:marRight w:val="0"/>
                  <w:marTop w:val="0"/>
                  <w:marBottom w:val="0"/>
                  <w:divBdr>
                    <w:top w:val="single" w:sz="2" w:space="1" w:color="FFFFFF"/>
                    <w:left w:val="single" w:sz="2" w:space="12" w:color="FFFFFF"/>
                    <w:bottom w:val="single" w:sz="2" w:space="1" w:color="FFFFFF"/>
                    <w:right w:val="single" w:sz="2" w:space="4" w:color="FFFFFF"/>
                  </w:divBdr>
                  <w:divsChild>
                    <w:div w:id="1107307430">
                      <w:marLeft w:val="0"/>
                      <w:marRight w:val="0"/>
                      <w:marTop w:val="0"/>
                      <w:marBottom w:val="0"/>
                      <w:divBdr>
                        <w:top w:val="none" w:sz="0" w:space="0" w:color="auto"/>
                        <w:left w:val="none" w:sz="0" w:space="0" w:color="auto"/>
                        <w:bottom w:val="none" w:sz="0" w:space="0" w:color="auto"/>
                        <w:right w:val="none" w:sz="0" w:space="0" w:color="auto"/>
                      </w:divBdr>
                    </w:div>
                  </w:divsChild>
                </w:div>
                <w:div w:id="838546409">
                  <w:marLeft w:val="0"/>
                  <w:marRight w:val="0"/>
                  <w:marTop w:val="0"/>
                  <w:marBottom w:val="0"/>
                  <w:divBdr>
                    <w:top w:val="single" w:sz="2" w:space="1" w:color="FFFFFF"/>
                    <w:left w:val="single" w:sz="2" w:space="12" w:color="FFFFFF"/>
                    <w:bottom w:val="single" w:sz="2" w:space="1" w:color="FFFFFF"/>
                    <w:right w:val="single" w:sz="2" w:space="4" w:color="FFFFFF"/>
                  </w:divBdr>
                  <w:divsChild>
                    <w:div w:id="940604256">
                      <w:marLeft w:val="0"/>
                      <w:marRight w:val="0"/>
                      <w:marTop w:val="0"/>
                      <w:marBottom w:val="0"/>
                      <w:divBdr>
                        <w:top w:val="none" w:sz="0" w:space="0" w:color="auto"/>
                        <w:left w:val="none" w:sz="0" w:space="0" w:color="auto"/>
                        <w:bottom w:val="none" w:sz="0" w:space="0" w:color="auto"/>
                        <w:right w:val="none" w:sz="0" w:space="0" w:color="auto"/>
                      </w:divBdr>
                    </w:div>
                  </w:divsChild>
                </w:div>
                <w:div w:id="1013075677">
                  <w:marLeft w:val="0"/>
                  <w:marRight w:val="0"/>
                  <w:marTop w:val="0"/>
                  <w:marBottom w:val="0"/>
                  <w:divBdr>
                    <w:top w:val="single" w:sz="2" w:space="1" w:color="FFFFFF"/>
                    <w:left w:val="single" w:sz="2" w:space="12" w:color="FFFFFF"/>
                    <w:bottom w:val="single" w:sz="2" w:space="1" w:color="FFFFFF"/>
                    <w:right w:val="single" w:sz="2" w:space="4" w:color="FFFFFF"/>
                  </w:divBdr>
                  <w:divsChild>
                    <w:div w:id="20251803">
                      <w:marLeft w:val="0"/>
                      <w:marRight w:val="0"/>
                      <w:marTop w:val="0"/>
                      <w:marBottom w:val="0"/>
                      <w:divBdr>
                        <w:top w:val="none" w:sz="0" w:space="0" w:color="auto"/>
                        <w:left w:val="none" w:sz="0" w:space="0" w:color="auto"/>
                        <w:bottom w:val="none" w:sz="0" w:space="0" w:color="auto"/>
                        <w:right w:val="none" w:sz="0" w:space="0" w:color="auto"/>
                      </w:divBdr>
                    </w:div>
                  </w:divsChild>
                </w:div>
                <w:div w:id="597446701">
                  <w:marLeft w:val="0"/>
                  <w:marRight w:val="0"/>
                  <w:marTop w:val="0"/>
                  <w:marBottom w:val="0"/>
                  <w:divBdr>
                    <w:top w:val="single" w:sz="2" w:space="1" w:color="FFFFFF"/>
                    <w:left w:val="single" w:sz="2" w:space="12" w:color="FFFFFF"/>
                    <w:bottom w:val="single" w:sz="2" w:space="1" w:color="FFFFFF"/>
                    <w:right w:val="single" w:sz="2" w:space="4" w:color="FFFFFF"/>
                  </w:divBdr>
                  <w:divsChild>
                    <w:div w:id="103035254">
                      <w:marLeft w:val="0"/>
                      <w:marRight w:val="0"/>
                      <w:marTop w:val="0"/>
                      <w:marBottom w:val="0"/>
                      <w:divBdr>
                        <w:top w:val="none" w:sz="0" w:space="0" w:color="auto"/>
                        <w:left w:val="none" w:sz="0" w:space="0" w:color="auto"/>
                        <w:bottom w:val="none" w:sz="0" w:space="0" w:color="auto"/>
                        <w:right w:val="none" w:sz="0" w:space="0" w:color="auto"/>
                      </w:divBdr>
                    </w:div>
                  </w:divsChild>
                </w:div>
                <w:div w:id="1838811413">
                  <w:marLeft w:val="0"/>
                  <w:marRight w:val="0"/>
                  <w:marTop w:val="0"/>
                  <w:marBottom w:val="0"/>
                  <w:divBdr>
                    <w:top w:val="single" w:sz="2" w:space="1" w:color="FFFFFF"/>
                    <w:left w:val="single" w:sz="2" w:space="12" w:color="FFFFFF"/>
                    <w:bottom w:val="single" w:sz="2" w:space="1" w:color="FFFFFF"/>
                    <w:right w:val="single" w:sz="2" w:space="4" w:color="FFFFFF"/>
                  </w:divBdr>
                  <w:divsChild>
                    <w:div w:id="1867325935">
                      <w:marLeft w:val="0"/>
                      <w:marRight w:val="0"/>
                      <w:marTop w:val="0"/>
                      <w:marBottom w:val="0"/>
                      <w:divBdr>
                        <w:top w:val="none" w:sz="0" w:space="0" w:color="auto"/>
                        <w:left w:val="none" w:sz="0" w:space="0" w:color="auto"/>
                        <w:bottom w:val="none" w:sz="0" w:space="0" w:color="auto"/>
                        <w:right w:val="none" w:sz="0" w:space="0" w:color="auto"/>
                      </w:divBdr>
                    </w:div>
                  </w:divsChild>
                </w:div>
                <w:div w:id="1914200246">
                  <w:marLeft w:val="0"/>
                  <w:marRight w:val="0"/>
                  <w:marTop w:val="0"/>
                  <w:marBottom w:val="0"/>
                  <w:divBdr>
                    <w:top w:val="single" w:sz="2" w:space="1" w:color="FFFFFF"/>
                    <w:left w:val="single" w:sz="2" w:space="12" w:color="FFFFFF"/>
                    <w:bottom w:val="single" w:sz="2" w:space="1" w:color="FFFFFF"/>
                    <w:right w:val="single" w:sz="2" w:space="4" w:color="FFFFFF"/>
                  </w:divBdr>
                  <w:divsChild>
                    <w:div w:id="1747411671">
                      <w:marLeft w:val="0"/>
                      <w:marRight w:val="0"/>
                      <w:marTop w:val="0"/>
                      <w:marBottom w:val="0"/>
                      <w:divBdr>
                        <w:top w:val="none" w:sz="0" w:space="0" w:color="auto"/>
                        <w:left w:val="none" w:sz="0" w:space="0" w:color="auto"/>
                        <w:bottom w:val="none" w:sz="0" w:space="0" w:color="auto"/>
                        <w:right w:val="none" w:sz="0" w:space="0" w:color="auto"/>
                      </w:divBdr>
                    </w:div>
                  </w:divsChild>
                </w:div>
                <w:div w:id="1156384144">
                  <w:marLeft w:val="0"/>
                  <w:marRight w:val="0"/>
                  <w:marTop w:val="0"/>
                  <w:marBottom w:val="0"/>
                  <w:divBdr>
                    <w:top w:val="single" w:sz="2" w:space="1" w:color="FFFFFF"/>
                    <w:left w:val="single" w:sz="2" w:space="12" w:color="FFFFFF"/>
                    <w:bottom w:val="single" w:sz="2" w:space="1" w:color="FFFFFF"/>
                    <w:right w:val="single" w:sz="2" w:space="4" w:color="FFFFFF"/>
                  </w:divBdr>
                  <w:divsChild>
                    <w:div w:id="1217544639">
                      <w:marLeft w:val="0"/>
                      <w:marRight w:val="0"/>
                      <w:marTop w:val="0"/>
                      <w:marBottom w:val="0"/>
                      <w:divBdr>
                        <w:top w:val="none" w:sz="0" w:space="0" w:color="auto"/>
                        <w:left w:val="none" w:sz="0" w:space="0" w:color="auto"/>
                        <w:bottom w:val="none" w:sz="0" w:space="0" w:color="auto"/>
                        <w:right w:val="none" w:sz="0" w:space="0" w:color="auto"/>
                      </w:divBdr>
                    </w:div>
                  </w:divsChild>
                </w:div>
                <w:div w:id="309747031">
                  <w:marLeft w:val="0"/>
                  <w:marRight w:val="0"/>
                  <w:marTop w:val="0"/>
                  <w:marBottom w:val="0"/>
                  <w:divBdr>
                    <w:top w:val="single" w:sz="2" w:space="1" w:color="FFFFFF"/>
                    <w:left w:val="single" w:sz="2" w:space="12" w:color="FFFFFF"/>
                    <w:bottom w:val="single" w:sz="2" w:space="1" w:color="FFFFFF"/>
                    <w:right w:val="single" w:sz="2" w:space="4" w:color="FFFFFF"/>
                  </w:divBdr>
                  <w:divsChild>
                    <w:div w:id="1887445028">
                      <w:marLeft w:val="0"/>
                      <w:marRight w:val="0"/>
                      <w:marTop w:val="0"/>
                      <w:marBottom w:val="0"/>
                      <w:divBdr>
                        <w:top w:val="none" w:sz="0" w:space="0" w:color="auto"/>
                        <w:left w:val="none" w:sz="0" w:space="0" w:color="auto"/>
                        <w:bottom w:val="none" w:sz="0" w:space="0" w:color="auto"/>
                        <w:right w:val="none" w:sz="0" w:space="0" w:color="auto"/>
                      </w:divBdr>
                    </w:div>
                  </w:divsChild>
                </w:div>
                <w:div w:id="742872646">
                  <w:marLeft w:val="0"/>
                  <w:marRight w:val="0"/>
                  <w:marTop w:val="0"/>
                  <w:marBottom w:val="0"/>
                  <w:divBdr>
                    <w:top w:val="single" w:sz="2" w:space="1" w:color="FFFFFF"/>
                    <w:left w:val="single" w:sz="2" w:space="12" w:color="FFFFFF"/>
                    <w:bottom w:val="single" w:sz="2" w:space="1" w:color="FFFFFF"/>
                    <w:right w:val="single" w:sz="2" w:space="4" w:color="FFFFFF"/>
                  </w:divBdr>
                  <w:divsChild>
                    <w:div w:id="2127040034">
                      <w:marLeft w:val="0"/>
                      <w:marRight w:val="0"/>
                      <w:marTop w:val="0"/>
                      <w:marBottom w:val="0"/>
                      <w:divBdr>
                        <w:top w:val="none" w:sz="0" w:space="0" w:color="auto"/>
                        <w:left w:val="none" w:sz="0" w:space="0" w:color="auto"/>
                        <w:bottom w:val="none" w:sz="0" w:space="0" w:color="auto"/>
                        <w:right w:val="none" w:sz="0" w:space="0" w:color="auto"/>
                      </w:divBdr>
                    </w:div>
                  </w:divsChild>
                </w:div>
                <w:div w:id="1937865628">
                  <w:marLeft w:val="0"/>
                  <w:marRight w:val="0"/>
                  <w:marTop w:val="0"/>
                  <w:marBottom w:val="0"/>
                  <w:divBdr>
                    <w:top w:val="single" w:sz="2" w:space="1" w:color="FFFFFF"/>
                    <w:left w:val="single" w:sz="2" w:space="12" w:color="FFFFFF"/>
                    <w:bottom w:val="single" w:sz="2" w:space="1" w:color="FFFFFF"/>
                    <w:right w:val="single" w:sz="2" w:space="4" w:color="FFFFFF"/>
                  </w:divBdr>
                  <w:divsChild>
                    <w:div w:id="1386444681">
                      <w:marLeft w:val="0"/>
                      <w:marRight w:val="0"/>
                      <w:marTop w:val="0"/>
                      <w:marBottom w:val="0"/>
                      <w:divBdr>
                        <w:top w:val="none" w:sz="0" w:space="0" w:color="auto"/>
                        <w:left w:val="none" w:sz="0" w:space="0" w:color="auto"/>
                        <w:bottom w:val="none" w:sz="0" w:space="0" w:color="auto"/>
                        <w:right w:val="none" w:sz="0" w:space="0" w:color="auto"/>
                      </w:divBdr>
                    </w:div>
                  </w:divsChild>
                </w:div>
                <w:div w:id="485709626">
                  <w:marLeft w:val="0"/>
                  <w:marRight w:val="0"/>
                  <w:marTop w:val="0"/>
                  <w:marBottom w:val="0"/>
                  <w:divBdr>
                    <w:top w:val="single" w:sz="2" w:space="1" w:color="FFFFFF"/>
                    <w:left w:val="single" w:sz="2" w:space="12" w:color="FFFFFF"/>
                    <w:bottom w:val="single" w:sz="2" w:space="1" w:color="FFFFFF"/>
                    <w:right w:val="single" w:sz="2" w:space="4" w:color="FFFFFF"/>
                  </w:divBdr>
                  <w:divsChild>
                    <w:div w:id="1052998348">
                      <w:marLeft w:val="0"/>
                      <w:marRight w:val="0"/>
                      <w:marTop w:val="0"/>
                      <w:marBottom w:val="0"/>
                      <w:divBdr>
                        <w:top w:val="none" w:sz="0" w:space="0" w:color="auto"/>
                        <w:left w:val="none" w:sz="0" w:space="0" w:color="auto"/>
                        <w:bottom w:val="none" w:sz="0" w:space="0" w:color="auto"/>
                        <w:right w:val="none" w:sz="0" w:space="0" w:color="auto"/>
                      </w:divBdr>
                    </w:div>
                  </w:divsChild>
                </w:div>
                <w:div w:id="53436661">
                  <w:marLeft w:val="0"/>
                  <w:marRight w:val="0"/>
                  <w:marTop w:val="0"/>
                  <w:marBottom w:val="0"/>
                  <w:divBdr>
                    <w:top w:val="single" w:sz="2" w:space="1" w:color="FFFFFF"/>
                    <w:left w:val="single" w:sz="2" w:space="12" w:color="FFFFFF"/>
                    <w:bottom w:val="single" w:sz="2" w:space="4" w:color="FFFFFF"/>
                    <w:right w:val="single" w:sz="2" w:space="4" w:color="FFFFFF"/>
                  </w:divBdr>
                  <w:divsChild>
                    <w:div w:id="21116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0728">
          <w:marLeft w:val="0"/>
          <w:marRight w:val="0"/>
          <w:marTop w:val="0"/>
          <w:marBottom w:val="335"/>
          <w:divBdr>
            <w:top w:val="none" w:sz="0" w:space="0" w:color="auto"/>
            <w:left w:val="none" w:sz="0" w:space="0" w:color="auto"/>
            <w:bottom w:val="none" w:sz="0" w:space="0" w:color="auto"/>
            <w:right w:val="none" w:sz="0" w:space="0" w:color="auto"/>
          </w:divBdr>
          <w:divsChild>
            <w:div w:id="311061584">
              <w:marLeft w:val="0"/>
              <w:marRight w:val="0"/>
              <w:marTop w:val="0"/>
              <w:marBottom w:val="0"/>
              <w:divBdr>
                <w:top w:val="none" w:sz="0" w:space="0" w:color="auto"/>
                <w:left w:val="none" w:sz="0" w:space="0" w:color="auto"/>
                <w:bottom w:val="none" w:sz="0" w:space="0" w:color="auto"/>
                <w:right w:val="none" w:sz="0" w:space="0" w:color="auto"/>
              </w:divBdr>
              <w:divsChild>
                <w:div w:id="907305784">
                  <w:marLeft w:val="0"/>
                  <w:marRight w:val="0"/>
                  <w:marTop w:val="0"/>
                  <w:marBottom w:val="0"/>
                  <w:divBdr>
                    <w:top w:val="single" w:sz="2" w:space="4" w:color="FFFFFF"/>
                    <w:left w:val="single" w:sz="2" w:space="12" w:color="FFFFFF"/>
                    <w:bottom w:val="single" w:sz="2" w:space="1" w:color="FFFFFF"/>
                    <w:right w:val="single" w:sz="2" w:space="4" w:color="FFFFFF"/>
                  </w:divBdr>
                  <w:divsChild>
                    <w:div w:id="1695837069">
                      <w:marLeft w:val="0"/>
                      <w:marRight w:val="0"/>
                      <w:marTop w:val="0"/>
                      <w:marBottom w:val="0"/>
                      <w:divBdr>
                        <w:top w:val="none" w:sz="0" w:space="0" w:color="auto"/>
                        <w:left w:val="none" w:sz="0" w:space="0" w:color="auto"/>
                        <w:bottom w:val="none" w:sz="0" w:space="0" w:color="auto"/>
                        <w:right w:val="none" w:sz="0" w:space="0" w:color="auto"/>
                      </w:divBdr>
                    </w:div>
                  </w:divsChild>
                </w:div>
                <w:div w:id="1674456020">
                  <w:marLeft w:val="0"/>
                  <w:marRight w:val="0"/>
                  <w:marTop w:val="0"/>
                  <w:marBottom w:val="0"/>
                  <w:divBdr>
                    <w:top w:val="single" w:sz="2" w:space="1" w:color="FFFFFF"/>
                    <w:left w:val="single" w:sz="2" w:space="12" w:color="FFFFFF"/>
                    <w:bottom w:val="single" w:sz="2" w:space="1" w:color="FFFFFF"/>
                    <w:right w:val="single" w:sz="2" w:space="4" w:color="FFFFFF"/>
                  </w:divBdr>
                  <w:divsChild>
                    <w:div w:id="259139693">
                      <w:marLeft w:val="0"/>
                      <w:marRight w:val="0"/>
                      <w:marTop w:val="0"/>
                      <w:marBottom w:val="0"/>
                      <w:divBdr>
                        <w:top w:val="none" w:sz="0" w:space="0" w:color="auto"/>
                        <w:left w:val="none" w:sz="0" w:space="0" w:color="auto"/>
                        <w:bottom w:val="none" w:sz="0" w:space="0" w:color="auto"/>
                        <w:right w:val="none" w:sz="0" w:space="0" w:color="auto"/>
                      </w:divBdr>
                    </w:div>
                  </w:divsChild>
                </w:div>
                <w:div w:id="1788887090">
                  <w:marLeft w:val="0"/>
                  <w:marRight w:val="0"/>
                  <w:marTop w:val="0"/>
                  <w:marBottom w:val="0"/>
                  <w:divBdr>
                    <w:top w:val="single" w:sz="2" w:space="1" w:color="FFFFFF"/>
                    <w:left w:val="single" w:sz="2" w:space="12" w:color="FFFFFF"/>
                    <w:bottom w:val="single" w:sz="2" w:space="1" w:color="FFFFFF"/>
                    <w:right w:val="single" w:sz="2" w:space="4" w:color="FFFFFF"/>
                  </w:divBdr>
                  <w:divsChild>
                    <w:div w:id="1808089178">
                      <w:marLeft w:val="0"/>
                      <w:marRight w:val="0"/>
                      <w:marTop w:val="0"/>
                      <w:marBottom w:val="0"/>
                      <w:divBdr>
                        <w:top w:val="none" w:sz="0" w:space="0" w:color="auto"/>
                        <w:left w:val="none" w:sz="0" w:space="0" w:color="auto"/>
                        <w:bottom w:val="none" w:sz="0" w:space="0" w:color="auto"/>
                        <w:right w:val="none" w:sz="0" w:space="0" w:color="auto"/>
                      </w:divBdr>
                    </w:div>
                  </w:divsChild>
                </w:div>
                <w:div w:id="925115329">
                  <w:marLeft w:val="0"/>
                  <w:marRight w:val="0"/>
                  <w:marTop w:val="0"/>
                  <w:marBottom w:val="0"/>
                  <w:divBdr>
                    <w:top w:val="single" w:sz="2" w:space="1" w:color="FFFFFF"/>
                    <w:left w:val="single" w:sz="2" w:space="12" w:color="FFFFFF"/>
                    <w:bottom w:val="single" w:sz="2" w:space="1" w:color="FFFFFF"/>
                    <w:right w:val="single" w:sz="2" w:space="4" w:color="FFFFFF"/>
                  </w:divBdr>
                  <w:divsChild>
                    <w:div w:id="1517309825">
                      <w:marLeft w:val="0"/>
                      <w:marRight w:val="0"/>
                      <w:marTop w:val="0"/>
                      <w:marBottom w:val="0"/>
                      <w:divBdr>
                        <w:top w:val="none" w:sz="0" w:space="0" w:color="auto"/>
                        <w:left w:val="none" w:sz="0" w:space="0" w:color="auto"/>
                        <w:bottom w:val="none" w:sz="0" w:space="0" w:color="auto"/>
                        <w:right w:val="none" w:sz="0" w:space="0" w:color="auto"/>
                      </w:divBdr>
                    </w:div>
                  </w:divsChild>
                </w:div>
                <w:div w:id="1178543359">
                  <w:marLeft w:val="0"/>
                  <w:marRight w:val="0"/>
                  <w:marTop w:val="0"/>
                  <w:marBottom w:val="0"/>
                  <w:divBdr>
                    <w:top w:val="single" w:sz="2" w:space="1" w:color="FFFFFF"/>
                    <w:left w:val="single" w:sz="2" w:space="12" w:color="FFFFFF"/>
                    <w:bottom w:val="single" w:sz="2" w:space="1" w:color="FFFFFF"/>
                    <w:right w:val="single" w:sz="2" w:space="4" w:color="FFFFFF"/>
                  </w:divBdr>
                  <w:divsChild>
                    <w:div w:id="1095250435">
                      <w:marLeft w:val="0"/>
                      <w:marRight w:val="0"/>
                      <w:marTop w:val="0"/>
                      <w:marBottom w:val="0"/>
                      <w:divBdr>
                        <w:top w:val="none" w:sz="0" w:space="0" w:color="auto"/>
                        <w:left w:val="none" w:sz="0" w:space="0" w:color="auto"/>
                        <w:bottom w:val="none" w:sz="0" w:space="0" w:color="auto"/>
                        <w:right w:val="none" w:sz="0" w:space="0" w:color="auto"/>
                      </w:divBdr>
                    </w:div>
                  </w:divsChild>
                </w:div>
                <w:div w:id="29186237">
                  <w:marLeft w:val="0"/>
                  <w:marRight w:val="0"/>
                  <w:marTop w:val="0"/>
                  <w:marBottom w:val="0"/>
                  <w:divBdr>
                    <w:top w:val="single" w:sz="2" w:space="1" w:color="FFFFFF"/>
                    <w:left w:val="single" w:sz="2" w:space="12" w:color="FFFFFF"/>
                    <w:bottom w:val="single" w:sz="2" w:space="1" w:color="FFFFFF"/>
                    <w:right w:val="single" w:sz="2" w:space="4" w:color="FFFFFF"/>
                  </w:divBdr>
                  <w:divsChild>
                    <w:div w:id="1774549918">
                      <w:marLeft w:val="0"/>
                      <w:marRight w:val="0"/>
                      <w:marTop w:val="0"/>
                      <w:marBottom w:val="0"/>
                      <w:divBdr>
                        <w:top w:val="none" w:sz="0" w:space="0" w:color="auto"/>
                        <w:left w:val="none" w:sz="0" w:space="0" w:color="auto"/>
                        <w:bottom w:val="none" w:sz="0" w:space="0" w:color="auto"/>
                        <w:right w:val="none" w:sz="0" w:space="0" w:color="auto"/>
                      </w:divBdr>
                    </w:div>
                  </w:divsChild>
                </w:div>
                <w:div w:id="1901673876">
                  <w:marLeft w:val="0"/>
                  <w:marRight w:val="0"/>
                  <w:marTop w:val="0"/>
                  <w:marBottom w:val="0"/>
                  <w:divBdr>
                    <w:top w:val="single" w:sz="2" w:space="1" w:color="FFFFFF"/>
                    <w:left w:val="single" w:sz="2" w:space="12" w:color="FFFFFF"/>
                    <w:bottom w:val="single" w:sz="2" w:space="1" w:color="FFFFFF"/>
                    <w:right w:val="single" w:sz="2" w:space="4" w:color="FFFFFF"/>
                  </w:divBdr>
                  <w:divsChild>
                    <w:div w:id="1841771623">
                      <w:marLeft w:val="0"/>
                      <w:marRight w:val="0"/>
                      <w:marTop w:val="0"/>
                      <w:marBottom w:val="0"/>
                      <w:divBdr>
                        <w:top w:val="none" w:sz="0" w:space="0" w:color="auto"/>
                        <w:left w:val="none" w:sz="0" w:space="0" w:color="auto"/>
                        <w:bottom w:val="none" w:sz="0" w:space="0" w:color="auto"/>
                        <w:right w:val="none" w:sz="0" w:space="0" w:color="auto"/>
                      </w:divBdr>
                    </w:div>
                  </w:divsChild>
                </w:div>
                <w:div w:id="1784373703">
                  <w:marLeft w:val="0"/>
                  <w:marRight w:val="0"/>
                  <w:marTop w:val="0"/>
                  <w:marBottom w:val="0"/>
                  <w:divBdr>
                    <w:top w:val="single" w:sz="2" w:space="1" w:color="FFFFFF"/>
                    <w:left w:val="single" w:sz="2" w:space="12" w:color="FFFFFF"/>
                    <w:bottom w:val="single" w:sz="2" w:space="1" w:color="FFFFFF"/>
                    <w:right w:val="single" w:sz="2" w:space="4" w:color="FFFFFF"/>
                  </w:divBdr>
                  <w:divsChild>
                    <w:div w:id="2045323666">
                      <w:marLeft w:val="0"/>
                      <w:marRight w:val="0"/>
                      <w:marTop w:val="0"/>
                      <w:marBottom w:val="0"/>
                      <w:divBdr>
                        <w:top w:val="none" w:sz="0" w:space="0" w:color="auto"/>
                        <w:left w:val="none" w:sz="0" w:space="0" w:color="auto"/>
                        <w:bottom w:val="none" w:sz="0" w:space="0" w:color="auto"/>
                        <w:right w:val="none" w:sz="0" w:space="0" w:color="auto"/>
                      </w:divBdr>
                    </w:div>
                  </w:divsChild>
                </w:div>
                <w:div w:id="1988782385">
                  <w:marLeft w:val="0"/>
                  <w:marRight w:val="0"/>
                  <w:marTop w:val="0"/>
                  <w:marBottom w:val="0"/>
                  <w:divBdr>
                    <w:top w:val="single" w:sz="2" w:space="1" w:color="FFFFFF"/>
                    <w:left w:val="single" w:sz="2" w:space="12" w:color="FFFFFF"/>
                    <w:bottom w:val="single" w:sz="2" w:space="1" w:color="FFFFFF"/>
                    <w:right w:val="single" w:sz="2" w:space="4" w:color="FFFFFF"/>
                  </w:divBdr>
                  <w:divsChild>
                    <w:div w:id="1056054494">
                      <w:marLeft w:val="0"/>
                      <w:marRight w:val="0"/>
                      <w:marTop w:val="0"/>
                      <w:marBottom w:val="0"/>
                      <w:divBdr>
                        <w:top w:val="none" w:sz="0" w:space="0" w:color="auto"/>
                        <w:left w:val="none" w:sz="0" w:space="0" w:color="auto"/>
                        <w:bottom w:val="none" w:sz="0" w:space="0" w:color="auto"/>
                        <w:right w:val="none" w:sz="0" w:space="0" w:color="auto"/>
                      </w:divBdr>
                    </w:div>
                  </w:divsChild>
                </w:div>
                <w:div w:id="1988511067">
                  <w:marLeft w:val="0"/>
                  <w:marRight w:val="0"/>
                  <w:marTop w:val="0"/>
                  <w:marBottom w:val="0"/>
                  <w:divBdr>
                    <w:top w:val="single" w:sz="2" w:space="1" w:color="FFFFFF"/>
                    <w:left w:val="single" w:sz="2" w:space="12" w:color="FFFFFF"/>
                    <w:bottom w:val="single" w:sz="2" w:space="1" w:color="FFFFFF"/>
                    <w:right w:val="single" w:sz="2" w:space="4" w:color="FFFFFF"/>
                  </w:divBdr>
                  <w:divsChild>
                    <w:div w:id="631638293">
                      <w:marLeft w:val="0"/>
                      <w:marRight w:val="0"/>
                      <w:marTop w:val="0"/>
                      <w:marBottom w:val="0"/>
                      <w:divBdr>
                        <w:top w:val="none" w:sz="0" w:space="0" w:color="auto"/>
                        <w:left w:val="none" w:sz="0" w:space="0" w:color="auto"/>
                        <w:bottom w:val="none" w:sz="0" w:space="0" w:color="auto"/>
                        <w:right w:val="none" w:sz="0" w:space="0" w:color="auto"/>
                      </w:divBdr>
                    </w:div>
                  </w:divsChild>
                </w:div>
                <w:div w:id="1826050196">
                  <w:marLeft w:val="0"/>
                  <w:marRight w:val="0"/>
                  <w:marTop w:val="0"/>
                  <w:marBottom w:val="0"/>
                  <w:divBdr>
                    <w:top w:val="single" w:sz="2" w:space="1" w:color="FFFFFF"/>
                    <w:left w:val="single" w:sz="2" w:space="12" w:color="FFFFFF"/>
                    <w:bottom w:val="single" w:sz="2" w:space="1" w:color="FFFFFF"/>
                    <w:right w:val="single" w:sz="2" w:space="4" w:color="FFFFFF"/>
                  </w:divBdr>
                  <w:divsChild>
                    <w:div w:id="1470125031">
                      <w:marLeft w:val="0"/>
                      <w:marRight w:val="0"/>
                      <w:marTop w:val="0"/>
                      <w:marBottom w:val="0"/>
                      <w:divBdr>
                        <w:top w:val="none" w:sz="0" w:space="0" w:color="auto"/>
                        <w:left w:val="none" w:sz="0" w:space="0" w:color="auto"/>
                        <w:bottom w:val="none" w:sz="0" w:space="0" w:color="auto"/>
                        <w:right w:val="none" w:sz="0" w:space="0" w:color="auto"/>
                      </w:divBdr>
                    </w:div>
                  </w:divsChild>
                </w:div>
                <w:div w:id="2056923661">
                  <w:marLeft w:val="0"/>
                  <w:marRight w:val="0"/>
                  <w:marTop w:val="0"/>
                  <w:marBottom w:val="0"/>
                  <w:divBdr>
                    <w:top w:val="single" w:sz="2" w:space="1" w:color="FFFFFF"/>
                    <w:left w:val="single" w:sz="2" w:space="12" w:color="FFFFFF"/>
                    <w:bottom w:val="single" w:sz="2" w:space="1" w:color="FFFFFF"/>
                    <w:right w:val="single" w:sz="2" w:space="4" w:color="FFFFFF"/>
                  </w:divBdr>
                  <w:divsChild>
                    <w:div w:id="1660502374">
                      <w:marLeft w:val="0"/>
                      <w:marRight w:val="0"/>
                      <w:marTop w:val="0"/>
                      <w:marBottom w:val="0"/>
                      <w:divBdr>
                        <w:top w:val="none" w:sz="0" w:space="0" w:color="auto"/>
                        <w:left w:val="none" w:sz="0" w:space="0" w:color="auto"/>
                        <w:bottom w:val="none" w:sz="0" w:space="0" w:color="auto"/>
                        <w:right w:val="none" w:sz="0" w:space="0" w:color="auto"/>
                      </w:divBdr>
                    </w:div>
                  </w:divsChild>
                </w:div>
                <w:div w:id="843938655">
                  <w:marLeft w:val="0"/>
                  <w:marRight w:val="0"/>
                  <w:marTop w:val="0"/>
                  <w:marBottom w:val="0"/>
                  <w:divBdr>
                    <w:top w:val="single" w:sz="2" w:space="1" w:color="FFFFFF"/>
                    <w:left w:val="single" w:sz="2" w:space="12" w:color="FFFFFF"/>
                    <w:bottom w:val="single" w:sz="2" w:space="1" w:color="FFFFFF"/>
                    <w:right w:val="single" w:sz="2" w:space="4" w:color="FFFFFF"/>
                  </w:divBdr>
                  <w:divsChild>
                    <w:div w:id="1208369468">
                      <w:marLeft w:val="0"/>
                      <w:marRight w:val="0"/>
                      <w:marTop w:val="0"/>
                      <w:marBottom w:val="0"/>
                      <w:divBdr>
                        <w:top w:val="none" w:sz="0" w:space="0" w:color="auto"/>
                        <w:left w:val="none" w:sz="0" w:space="0" w:color="auto"/>
                        <w:bottom w:val="none" w:sz="0" w:space="0" w:color="auto"/>
                        <w:right w:val="none" w:sz="0" w:space="0" w:color="auto"/>
                      </w:divBdr>
                    </w:div>
                  </w:divsChild>
                </w:div>
                <w:div w:id="1449399460">
                  <w:marLeft w:val="0"/>
                  <w:marRight w:val="0"/>
                  <w:marTop w:val="0"/>
                  <w:marBottom w:val="0"/>
                  <w:divBdr>
                    <w:top w:val="single" w:sz="2" w:space="1" w:color="FFFFFF"/>
                    <w:left w:val="single" w:sz="2" w:space="12" w:color="FFFFFF"/>
                    <w:bottom w:val="single" w:sz="2" w:space="1" w:color="FFFFFF"/>
                    <w:right w:val="single" w:sz="2" w:space="4" w:color="FFFFFF"/>
                  </w:divBdr>
                  <w:divsChild>
                    <w:div w:id="477769006">
                      <w:marLeft w:val="0"/>
                      <w:marRight w:val="0"/>
                      <w:marTop w:val="0"/>
                      <w:marBottom w:val="0"/>
                      <w:divBdr>
                        <w:top w:val="none" w:sz="0" w:space="0" w:color="auto"/>
                        <w:left w:val="none" w:sz="0" w:space="0" w:color="auto"/>
                        <w:bottom w:val="none" w:sz="0" w:space="0" w:color="auto"/>
                        <w:right w:val="none" w:sz="0" w:space="0" w:color="auto"/>
                      </w:divBdr>
                    </w:div>
                  </w:divsChild>
                </w:div>
                <w:div w:id="355232647">
                  <w:marLeft w:val="0"/>
                  <w:marRight w:val="0"/>
                  <w:marTop w:val="0"/>
                  <w:marBottom w:val="0"/>
                  <w:divBdr>
                    <w:top w:val="single" w:sz="2" w:space="1" w:color="FFFFFF"/>
                    <w:left w:val="single" w:sz="2" w:space="12" w:color="FFFFFF"/>
                    <w:bottom w:val="single" w:sz="2" w:space="1" w:color="FFFFFF"/>
                    <w:right w:val="single" w:sz="2" w:space="4" w:color="FFFFFF"/>
                  </w:divBdr>
                  <w:divsChild>
                    <w:div w:id="1968662696">
                      <w:marLeft w:val="0"/>
                      <w:marRight w:val="0"/>
                      <w:marTop w:val="0"/>
                      <w:marBottom w:val="0"/>
                      <w:divBdr>
                        <w:top w:val="none" w:sz="0" w:space="0" w:color="auto"/>
                        <w:left w:val="none" w:sz="0" w:space="0" w:color="auto"/>
                        <w:bottom w:val="none" w:sz="0" w:space="0" w:color="auto"/>
                        <w:right w:val="none" w:sz="0" w:space="0" w:color="auto"/>
                      </w:divBdr>
                    </w:div>
                  </w:divsChild>
                </w:div>
                <w:div w:id="1977173600">
                  <w:marLeft w:val="0"/>
                  <w:marRight w:val="0"/>
                  <w:marTop w:val="0"/>
                  <w:marBottom w:val="0"/>
                  <w:divBdr>
                    <w:top w:val="single" w:sz="2" w:space="1" w:color="FFFFFF"/>
                    <w:left w:val="single" w:sz="2" w:space="12" w:color="FFFFFF"/>
                    <w:bottom w:val="single" w:sz="2" w:space="1" w:color="FFFFFF"/>
                    <w:right w:val="single" w:sz="2" w:space="4" w:color="FFFFFF"/>
                  </w:divBdr>
                  <w:divsChild>
                    <w:div w:id="1266574796">
                      <w:marLeft w:val="0"/>
                      <w:marRight w:val="0"/>
                      <w:marTop w:val="0"/>
                      <w:marBottom w:val="0"/>
                      <w:divBdr>
                        <w:top w:val="none" w:sz="0" w:space="0" w:color="auto"/>
                        <w:left w:val="none" w:sz="0" w:space="0" w:color="auto"/>
                        <w:bottom w:val="none" w:sz="0" w:space="0" w:color="auto"/>
                        <w:right w:val="none" w:sz="0" w:space="0" w:color="auto"/>
                      </w:divBdr>
                    </w:div>
                  </w:divsChild>
                </w:div>
                <w:div w:id="1292857841">
                  <w:marLeft w:val="0"/>
                  <w:marRight w:val="0"/>
                  <w:marTop w:val="0"/>
                  <w:marBottom w:val="0"/>
                  <w:divBdr>
                    <w:top w:val="single" w:sz="2" w:space="1" w:color="FFFFFF"/>
                    <w:left w:val="single" w:sz="2" w:space="12" w:color="FFFFFF"/>
                    <w:bottom w:val="single" w:sz="2" w:space="1" w:color="FFFFFF"/>
                    <w:right w:val="single" w:sz="2" w:space="4" w:color="FFFFFF"/>
                  </w:divBdr>
                  <w:divsChild>
                    <w:div w:id="2045792087">
                      <w:marLeft w:val="0"/>
                      <w:marRight w:val="0"/>
                      <w:marTop w:val="0"/>
                      <w:marBottom w:val="0"/>
                      <w:divBdr>
                        <w:top w:val="none" w:sz="0" w:space="0" w:color="auto"/>
                        <w:left w:val="none" w:sz="0" w:space="0" w:color="auto"/>
                        <w:bottom w:val="none" w:sz="0" w:space="0" w:color="auto"/>
                        <w:right w:val="none" w:sz="0" w:space="0" w:color="auto"/>
                      </w:divBdr>
                    </w:div>
                  </w:divsChild>
                </w:div>
                <w:div w:id="952324379">
                  <w:marLeft w:val="0"/>
                  <w:marRight w:val="0"/>
                  <w:marTop w:val="0"/>
                  <w:marBottom w:val="0"/>
                  <w:divBdr>
                    <w:top w:val="single" w:sz="2" w:space="1" w:color="FFFFFF"/>
                    <w:left w:val="single" w:sz="2" w:space="12" w:color="FFFFFF"/>
                    <w:bottom w:val="single" w:sz="2" w:space="1" w:color="FFFFFF"/>
                    <w:right w:val="single" w:sz="2" w:space="4" w:color="FFFFFF"/>
                  </w:divBdr>
                  <w:divsChild>
                    <w:div w:id="1726636704">
                      <w:marLeft w:val="0"/>
                      <w:marRight w:val="0"/>
                      <w:marTop w:val="0"/>
                      <w:marBottom w:val="0"/>
                      <w:divBdr>
                        <w:top w:val="none" w:sz="0" w:space="0" w:color="auto"/>
                        <w:left w:val="none" w:sz="0" w:space="0" w:color="auto"/>
                        <w:bottom w:val="none" w:sz="0" w:space="0" w:color="auto"/>
                        <w:right w:val="none" w:sz="0" w:space="0" w:color="auto"/>
                      </w:divBdr>
                    </w:div>
                  </w:divsChild>
                </w:div>
                <w:div w:id="442116725">
                  <w:marLeft w:val="0"/>
                  <w:marRight w:val="0"/>
                  <w:marTop w:val="0"/>
                  <w:marBottom w:val="0"/>
                  <w:divBdr>
                    <w:top w:val="single" w:sz="2" w:space="1" w:color="FFFFFF"/>
                    <w:left w:val="single" w:sz="2" w:space="12" w:color="FFFFFF"/>
                    <w:bottom w:val="single" w:sz="2" w:space="1" w:color="FFFFFF"/>
                    <w:right w:val="single" w:sz="2" w:space="4" w:color="FFFFFF"/>
                  </w:divBdr>
                  <w:divsChild>
                    <w:div w:id="475415591">
                      <w:marLeft w:val="0"/>
                      <w:marRight w:val="0"/>
                      <w:marTop w:val="0"/>
                      <w:marBottom w:val="0"/>
                      <w:divBdr>
                        <w:top w:val="none" w:sz="0" w:space="0" w:color="auto"/>
                        <w:left w:val="none" w:sz="0" w:space="0" w:color="auto"/>
                        <w:bottom w:val="none" w:sz="0" w:space="0" w:color="auto"/>
                        <w:right w:val="none" w:sz="0" w:space="0" w:color="auto"/>
                      </w:divBdr>
                    </w:div>
                  </w:divsChild>
                </w:div>
                <w:div w:id="297145578">
                  <w:marLeft w:val="0"/>
                  <w:marRight w:val="0"/>
                  <w:marTop w:val="0"/>
                  <w:marBottom w:val="0"/>
                  <w:divBdr>
                    <w:top w:val="single" w:sz="2" w:space="1" w:color="FFFFFF"/>
                    <w:left w:val="single" w:sz="2" w:space="12" w:color="FFFFFF"/>
                    <w:bottom w:val="single" w:sz="2" w:space="1" w:color="FFFFFF"/>
                    <w:right w:val="single" w:sz="2" w:space="4" w:color="FFFFFF"/>
                  </w:divBdr>
                  <w:divsChild>
                    <w:div w:id="1668173857">
                      <w:marLeft w:val="0"/>
                      <w:marRight w:val="0"/>
                      <w:marTop w:val="0"/>
                      <w:marBottom w:val="0"/>
                      <w:divBdr>
                        <w:top w:val="none" w:sz="0" w:space="0" w:color="auto"/>
                        <w:left w:val="none" w:sz="0" w:space="0" w:color="auto"/>
                        <w:bottom w:val="none" w:sz="0" w:space="0" w:color="auto"/>
                        <w:right w:val="none" w:sz="0" w:space="0" w:color="auto"/>
                      </w:divBdr>
                    </w:div>
                  </w:divsChild>
                </w:div>
                <w:div w:id="1289118649">
                  <w:marLeft w:val="0"/>
                  <w:marRight w:val="0"/>
                  <w:marTop w:val="0"/>
                  <w:marBottom w:val="0"/>
                  <w:divBdr>
                    <w:top w:val="single" w:sz="2" w:space="1" w:color="FFFFFF"/>
                    <w:left w:val="single" w:sz="2" w:space="12" w:color="FFFFFF"/>
                    <w:bottom w:val="single" w:sz="2" w:space="1" w:color="FFFFFF"/>
                    <w:right w:val="single" w:sz="2" w:space="4" w:color="FFFFFF"/>
                  </w:divBdr>
                  <w:divsChild>
                    <w:div w:id="1603762877">
                      <w:marLeft w:val="0"/>
                      <w:marRight w:val="0"/>
                      <w:marTop w:val="0"/>
                      <w:marBottom w:val="0"/>
                      <w:divBdr>
                        <w:top w:val="none" w:sz="0" w:space="0" w:color="auto"/>
                        <w:left w:val="none" w:sz="0" w:space="0" w:color="auto"/>
                        <w:bottom w:val="none" w:sz="0" w:space="0" w:color="auto"/>
                        <w:right w:val="none" w:sz="0" w:space="0" w:color="auto"/>
                      </w:divBdr>
                    </w:div>
                  </w:divsChild>
                </w:div>
                <w:div w:id="1478761198">
                  <w:marLeft w:val="0"/>
                  <w:marRight w:val="0"/>
                  <w:marTop w:val="0"/>
                  <w:marBottom w:val="0"/>
                  <w:divBdr>
                    <w:top w:val="single" w:sz="2" w:space="1" w:color="FFFFFF"/>
                    <w:left w:val="single" w:sz="2" w:space="12" w:color="FFFFFF"/>
                    <w:bottom w:val="single" w:sz="2" w:space="1" w:color="FFFFFF"/>
                    <w:right w:val="single" w:sz="2" w:space="4" w:color="FFFFFF"/>
                  </w:divBdr>
                  <w:divsChild>
                    <w:div w:id="1540586677">
                      <w:marLeft w:val="0"/>
                      <w:marRight w:val="0"/>
                      <w:marTop w:val="0"/>
                      <w:marBottom w:val="0"/>
                      <w:divBdr>
                        <w:top w:val="none" w:sz="0" w:space="0" w:color="auto"/>
                        <w:left w:val="none" w:sz="0" w:space="0" w:color="auto"/>
                        <w:bottom w:val="none" w:sz="0" w:space="0" w:color="auto"/>
                        <w:right w:val="none" w:sz="0" w:space="0" w:color="auto"/>
                      </w:divBdr>
                    </w:div>
                  </w:divsChild>
                </w:div>
                <w:div w:id="825167731">
                  <w:marLeft w:val="0"/>
                  <w:marRight w:val="0"/>
                  <w:marTop w:val="0"/>
                  <w:marBottom w:val="0"/>
                  <w:divBdr>
                    <w:top w:val="single" w:sz="2" w:space="1" w:color="FFFFFF"/>
                    <w:left w:val="single" w:sz="2" w:space="12" w:color="FFFFFF"/>
                    <w:bottom w:val="single" w:sz="2" w:space="1" w:color="FFFFFF"/>
                    <w:right w:val="single" w:sz="2" w:space="4" w:color="FFFFFF"/>
                  </w:divBdr>
                  <w:divsChild>
                    <w:div w:id="902329173">
                      <w:marLeft w:val="0"/>
                      <w:marRight w:val="0"/>
                      <w:marTop w:val="0"/>
                      <w:marBottom w:val="0"/>
                      <w:divBdr>
                        <w:top w:val="none" w:sz="0" w:space="0" w:color="auto"/>
                        <w:left w:val="none" w:sz="0" w:space="0" w:color="auto"/>
                        <w:bottom w:val="none" w:sz="0" w:space="0" w:color="auto"/>
                        <w:right w:val="none" w:sz="0" w:space="0" w:color="auto"/>
                      </w:divBdr>
                    </w:div>
                  </w:divsChild>
                </w:div>
                <w:div w:id="343290916">
                  <w:marLeft w:val="0"/>
                  <w:marRight w:val="0"/>
                  <w:marTop w:val="0"/>
                  <w:marBottom w:val="0"/>
                  <w:divBdr>
                    <w:top w:val="single" w:sz="2" w:space="1" w:color="FFFFFF"/>
                    <w:left w:val="single" w:sz="2" w:space="12" w:color="FFFFFF"/>
                    <w:bottom w:val="single" w:sz="2" w:space="1" w:color="FFFFFF"/>
                    <w:right w:val="single" w:sz="2" w:space="4" w:color="FFFFFF"/>
                  </w:divBdr>
                  <w:divsChild>
                    <w:div w:id="683551687">
                      <w:marLeft w:val="0"/>
                      <w:marRight w:val="0"/>
                      <w:marTop w:val="0"/>
                      <w:marBottom w:val="0"/>
                      <w:divBdr>
                        <w:top w:val="none" w:sz="0" w:space="0" w:color="auto"/>
                        <w:left w:val="none" w:sz="0" w:space="0" w:color="auto"/>
                        <w:bottom w:val="none" w:sz="0" w:space="0" w:color="auto"/>
                        <w:right w:val="none" w:sz="0" w:space="0" w:color="auto"/>
                      </w:divBdr>
                    </w:div>
                  </w:divsChild>
                </w:div>
                <w:div w:id="756177450">
                  <w:marLeft w:val="0"/>
                  <w:marRight w:val="0"/>
                  <w:marTop w:val="0"/>
                  <w:marBottom w:val="0"/>
                  <w:divBdr>
                    <w:top w:val="single" w:sz="2" w:space="1" w:color="FFFFFF"/>
                    <w:left w:val="single" w:sz="2" w:space="12" w:color="FFFFFF"/>
                    <w:bottom w:val="single" w:sz="2" w:space="1" w:color="FFFFFF"/>
                    <w:right w:val="single" w:sz="2" w:space="4" w:color="FFFFFF"/>
                  </w:divBdr>
                  <w:divsChild>
                    <w:div w:id="1776290454">
                      <w:marLeft w:val="0"/>
                      <w:marRight w:val="0"/>
                      <w:marTop w:val="0"/>
                      <w:marBottom w:val="0"/>
                      <w:divBdr>
                        <w:top w:val="none" w:sz="0" w:space="0" w:color="auto"/>
                        <w:left w:val="none" w:sz="0" w:space="0" w:color="auto"/>
                        <w:bottom w:val="none" w:sz="0" w:space="0" w:color="auto"/>
                        <w:right w:val="none" w:sz="0" w:space="0" w:color="auto"/>
                      </w:divBdr>
                    </w:div>
                  </w:divsChild>
                </w:div>
                <w:div w:id="1437404404">
                  <w:marLeft w:val="0"/>
                  <w:marRight w:val="0"/>
                  <w:marTop w:val="0"/>
                  <w:marBottom w:val="0"/>
                  <w:divBdr>
                    <w:top w:val="single" w:sz="2" w:space="1" w:color="FFFFFF"/>
                    <w:left w:val="single" w:sz="2" w:space="12" w:color="FFFFFF"/>
                    <w:bottom w:val="single" w:sz="2" w:space="1" w:color="FFFFFF"/>
                    <w:right w:val="single" w:sz="2" w:space="4" w:color="FFFFFF"/>
                  </w:divBdr>
                  <w:divsChild>
                    <w:div w:id="447046021">
                      <w:marLeft w:val="0"/>
                      <w:marRight w:val="0"/>
                      <w:marTop w:val="0"/>
                      <w:marBottom w:val="0"/>
                      <w:divBdr>
                        <w:top w:val="none" w:sz="0" w:space="0" w:color="auto"/>
                        <w:left w:val="none" w:sz="0" w:space="0" w:color="auto"/>
                        <w:bottom w:val="none" w:sz="0" w:space="0" w:color="auto"/>
                        <w:right w:val="none" w:sz="0" w:space="0" w:color="auto"/>
                      </w:divBdr>
                    </w:div>
                  </w:divsChild>
                </w:div>
                <w:div w:id="81342071">
                  <w:marLeft w:val="0"/>
                  <w:marRight w:val="0"/>
                  <w:marTop w:val="0"/>
                  <w:marBottom w:val="0"/>
                  <w:divBdr>
                    <w:top w:val="single" w:sz="2" w:space="1" w:color="FFFFFF"/>
                    <w:left w:val="single" w:sz="2" w:space="12" w:color="FFFFFF"/>
                    <w:bottom w:val="single" w:sz="2" w:space="1" w:color="FFFFFF"/>
                    <w:right w:val="single" w:sz="2" w:space="4" w:color="FFFFFF"/>
                  </w:divBdr>
                  <w:divsChild>
                    <w:div w:id="2077044986">
                      <w:marLeft w:val="0"/>
                      <w:marRight w:val="0"/>
                      <w:marTop w:val="0"/>
                      <w:marBottom w:val="0"/>
                      <w:divBdr>
                        <w:top w:val="none" w:sz="0" w:space="0" w:color="auto"/>
                        <w:left w:val="none" w:sz="0" w:space="0" w:color="auto"/>
                        <w:bottom w:val="none" w:sz="0" w:space="0" w:color="auto"/>
                        <w:right w:val="none" w:sz="0" w:space="0" w:color="auto"/>
                      </w:divBdr>
                    </w:div>
                  </w:divsChild>
                </w:div>
                <w:div w:id="1914730143">
                  <w:marLeft w:val="0"/>
                  <w:marRight w:val="0"/>
                  <w:marTop w:val="0"/>
                  <w:marBottom w:val="0"/>
                  <w:divBdr>
                    <w:top w:val="single" w:sz="2" w:space="1" w:color="FFFFFF"/>
                    <w:left w:val="single" w:sz="2" w:space="12" w:color="FFFFFF"/>
                    <w:bottom w:val="single" w:sz="2" w:space="1" w:color="FFFFFF"/>
                    <w:right w:val="single" w:sz="2" w:space="4" w:color="FFFFFF"/>
                  </w:divBdr>
                  <w:divsChild>
                    <w:div w:id="293759633">
                      <w:marLeft w:val="0"/>
                      <w:marRight w:val="0"/>
                      <w:marTop w:val="0"/>
                      <w:marBottom w:val="0"/>
                      <w:divBdr>
                        <w:top w:val="none" w:sz="0" w:space="0" w:color="auto"/>
                        <w:left w:val="none" w:sz="0" w:space="0" w:color="auto"/>
                        <w:bottom w:val="none" w:sz="0" w:space="0" w:color="auto"/>
                        <w:right w:val="none" w:sz="0" w:space="0" w:color="auto"/>
                      </w:divBdr>
                    </w:div>
                  </w:divsChild>
                </w:div>
                <w:div w:id="1930582104">
                  <w:marLeft w:val="0"/>
                  <w:marRight w:val="0"/>
                  <w:marTop w:val="0"/>
                  <w:marBottom w:val="0"/>
                  <w:divBdr>
                    <w:top w:val="single" w:sz="2" w:space="1" w:color="FFFFFF"/>
                    <w:left w:val="single" w:sz="2" w:space="12" w:color="FFFFFF"/>
                    <w:bottom w:val="single" w:sz="2" w:space="1" w:color="FFFFFF"/>
                    <w:right w:val="single" w:sz="2" w:space="4" w:color="FFFFFF"/>
                  </w:divBdr>
                  <w:divsChild>
                    <w:div w:id="1532762727">
                      <w:marLeft w:val="0"/>
                      <w:marRight w:val="0"/>
                      <w:marTop w:val="0"/>
                      <w:marBottom w:val="0"/>
                      <w:divBdr>
                        <w:top w:val="none" w:sz="0" w:space="0" w:color="auto"/>
                        <w:left w:val="none" w:sz="0" w:space="0" w:color="auto"/>
                        <w:bottom w:val="none" w:sz="0" w:space="0" w:color="auto"/>
                        <w:right w:val="none" w:sz="0" w:space="0" w:color="auto"/>
                      </w:divBdr>
                    </w:div>
                  </w:divsChild>
                </w:div>
                <w:div w:id="764883052">
                  <w:marLeft w:val="0"/>
                  <w:marRight w:val="0"/>
                  <w:marTop w:val="0"/>
                  <w:marBottom w:val="0"/>
                  <w:divBdr>
                    <w:top w:val="single" w:sz="2" w:space="1" w:color="FFFFFF"/>
                    <w:left w:val="single" w:sz="2" w:space="12" w:color="FFFFFF"/>
                    <w:bottom w:val="single" w:sz="2" w:space="1" w:color="FFFFFF"/>
                    <w:right w:val="single" w:sz="2" w:space="4" w:color="FFFFFF"/>
                  </w:divBdr>
                  <w:divsChild>
                    <w:div w:id="1082068203">
                      <w:marLeft w:val="0"/>
                      <w:marRight w:val="0"/>
                      <w:marTop w:val="0"/>
                      <w:marBottom w:val="0"/>
                      <w:divBdr>
                        <w:top w:val="none" w:sz="0" w:space="0" w:color="auto"/>
                        <w:left w:val="none" w:sz="0" w:space="0" w:color="auto"/>
                        <w:bottom w:val="none" w:sz="0" w:space="0" w:color="auto"/>
                        <w:right w:val="none" w:sz="0" w:space="0" w:color="auto"/>
                      </w:divBdr>
                    </w:div>
                  </w:divsChild>
                </w:div>
                <w:div w:id="43451506">
                  <w:marLeft w:val="0"/>
                  <w:marRight w:val="0"/>
                  <w:marTop w:val="0"/>
                  <w:marBottom w:val="0"/>
                  <w:divBdr>
                    <w:top w:val="single" w:sz="2" w:space="1" w:color="FFFFFF"/>
                    <w:left w:val="single" w:sz="2" w:space="12" w:color="FFFFFF"/>
                    <w:bottom w:val="single" w:sz="2" w:space="1" w:color="FFFFFF"/>
                    <w:right w:val="single" w:sz="2" w:space="4" w:color="FFFFFF"/>
                  </w:divBdr>
                  <w:divsChild>
                    <w:div w:id="985477587">
                      <w:marLeft w:val="0"/>
                      <w:marRight w:val="0"/>
                      <w:marTop w:val="0"/>
                      <w:marBottom w:val="0"/>
                      <w:divBdr>
                        <w:top w:val="none" w:sz="0" w:space="0" w:color="auto"/>
                        <w:left w:val="none" w:sz="0" w:space="0" w:color="auto"/>
                        <w:bottom w:val="none" w:sz="0" w:space="0" w:color="auto"/>
                        <w:right w:val="none" w:sz="0" w:space="0" w:color="auto"/>
                      </w:divBdr>
                    </w:div>
                  </w:divsChild>
                </w:div>
                <w:div w:id="1209756343">
                  <w:marLeft w:val="0"/>
                  <w:marRight w:val="0"/>
                  <w:marTop w:val="0"/>
                  <w:marBottom w:val="0"/>
                  <w:divBdr>
                    <w:top w:val="single" w:sz="2" w:space="1" w:color="FFFFFF"/>
                    <w:left w:val="single" w:sz="2" w:space="12" w:color="FFFFFF"/>
                    <w:bottom w:val="single" w:sz="2" w:space="1" w:color="FFFFFF"/>
                    <w:right w:val="single" w:sz="2" w:space="4" w:color="FFFFFF"/>
                  </w:divBdr>
                  <w:divsChild>
                    <w:div w:id="567883718">
                      <w:marLeft w:val="0"/>
                      <w:marRight w:val="0"/>
                      <w:marTop w:val="0"/>
                      <w:marBottom w:val="0"/>
                      <w:divBdr>
                        <w:top w:val="none" w:sz="0" w:space="0" w:color="auto"/>
                        <w:left w:val="none" w:sz="0" w:space="0" w:color="auto"/>
                        <w:bottom w:val="none" w:sz="0" w:space="0" w:color="auto"/>
                        <w:right w:val="none" w:sz="0" w:space="0" w:color="auto"/>
                      </w:divBdr>
                    </w:div>
                  </w:divsChild>
                </w:div>
                <w:div w:id="1763447240">
                  <w:marLeft w:val="0"/>
                  <w:marRight w:val="0"/>
                  <w:marTop w:val="0"/>
                  <w:marBottom w:val="0"/>
                  <w:divBdr>
                    <w:top w:val="single" w:sz="2" w:space="1" w:color="FFFFFF"/>
                    <w:left w:val="single" w:sz="2" w:space="12" w:color="FFFFFF"/>
                    <w:bottom w:val="single" w:sz="2" w:space="1" w:color="FFFFFF"/>
                    <w:right w:val="single" w:sz="2" w:space="4" w:color="FFFFFF"/>
                  </w:divBdr>
                  <w:divsChild>
                    <w:div w:id="199587607">
                      <w:marLeft w:val="0"/>
                      <w:marRight w:val="0"/>
                      <w:marTop w:val="0"/>
                      <w:marBottom w:val="0"/>
                      <w:divBdr>
                        <w:top w:val="none" w:sz="0" w:space="0" w:color="auto"/>
                        <w:left w:val="none" w:sz="0" w:space="0" w:color="auto"/>
                        <w:bottom w:val="none" w:sz="0" w:space="0" w:color="auto"/>
                        <w:right w:val="none" w:sz="0" w:space="0" w:color="auto"/>
                      </w:divBdr>
                    </w:div>
                  </w:divsChild>
                </w:div>
                <w:div w:id="2052340008">
                  <w:marLeft w:val="0"/>
                  <w:marRight w:val="0"/>
                  <w:marTop w:val="0"/>
                  <w:marBottom w:val="0"/>
                  <w:divBdr>
                    <w:top w:val="single" w:sz="2" w:space="1" w:color="FFFFFF"/>
                    <w:left w:val="single" w:sz="2" w:space="12" w:color="FFFFFF"/>
                    <w:bottom w:val="single" w:sz="2" w:space="1" w:color="FFFFFF"/>
                    <w:right w:val="single" w:sz="2" w:space="4" w:color="FFFFFF"/>
                  </w:divBdr>
                  <w:divsChild>
                    <w:div w:id="1028021344">
                      <w:marLeft w:val="0"/>
                      <w:marRight w:val="0"/>
                      <w:marTop w:val="0"/>
                      <w:marBottom w:val="0"/>
                      <w:divBdr>
                        <w:top w:val="none" w:sz="0" w:space="0" w:color="auto"/>
                        <w:left w:val="none" w:sz="0" w:space="0" w:color="auto"/>
                        <w:bottom w:val="none" w:sz="0" w:space="0" w:color="auto"/>
                        <w:right w:val="none" w:sz="0" w:space="0" w:color="auto"/>
                      </w:divBdr>
                    </w:div>
                  </w:divsChild>
                </w:div>
                <w:div w:id="1041129006">
                  <w:marLeft w:val="0"/>
                  <w:marRight w:val="0"/>
                  <w:marTop w:val="0"/>
                  <w:marBottom w:val="0"/>
                  <w:divBdr>
                    <w:top w:val="single" w:sz="2" w:space="1" w:color="FFFFFF"/>
                    <w:left w:val="single" w:sz="2" w:space="12" w:color="FFFFFF"/>
                    <w:bottom w:val="single" w:sz="2" w:space="1" w:color="FFFFFF"/>
                    <w:right w:val="single" w:sz="2" w:space="4" w:color="FFFFFF"/>
                  </w:divBdr>
                  <w:divsChild>
                    <w:div w:id="1558080007">
                      <w:marLeft w:val="0"/>
                      <w:marRight w:val="0"/>
                      <w:marTop w:val="0"/>
                      <w:marBottom w:val="0"/>
                      <w:divBdr>
                        <w:top w:val="none" w:sz="0" w:space="0" w:color="auto"/>
                        <w:left w:val="none" w:sz="0" w:space="0" w:color="auto"/>
                        <w:bottom w:val="none" w:sz="0" w:space="0" w:color="auto"/>
                        <w:right w:val="none" w:sz="0" w:space="0" w:color="auto"/>
                      </w:divBdr>
                    </w:div>
                  </w:divsChild>
                </w:div>
                <w:div w:id="1612855419">
                  <w:marLeft w:val="0"/>
                  <w:marRight w:val="0"/>
                  <w:marTop w:val="0"/>
                  <w:marBottom w:val="0"/>
                  <w:divBdr>
                    <w:top w:val="single" w:sz="2" w:space="1" w:color="FFFFFF"/>
                    <w:left w:val="single" w:sz="2" w:space="12" w:color="FFFFFF"/>
                    <w:bottom w:val="single" w:sz="2" w:space="1" w:color="FFFFFF"/>
                    <w:right w:val="single" w:sz="2" w:space="4" w:color="FFFFFF"/>
                  </w:divBdr>
                  <w:divsChild>
                    <w:div w:id="780075738">
                      <w:marLeft w:val="0"/>
                      <w:marRight w:val="0"/>
                      <w:marTop w:val="0"/>
                      <w:marBottom w:val="0"/>
                      <w:divBdr>
                        <w:top w:val="none" w:sz="0" w:space="0" w:color="auto"/>
                        <w:left w:val="none" w:sz="0" w:space="0" w:color="auto"/>
                        <w:bottom w:val="none" w:sz="0" w:space="0" w:color="auto"/>
                        <w:right w:val="none" w:sz="0" w:space="0" w:color="auto"/>
                      </w:divBdr>
                    </w:div>
                  </w:divsChild>
                </w:div>
                <w:div w:id="1691028783">
                  <w:marLeft w:val="0"/>
                  <w:marRight w:val="0"/>
                  <w:marTop w:val="0"/>
                  <w:marBottom w:val="0"/>
                  <w:divBdr>
                    <w:top w:val="single" w:sz="2" w:space="1" w:color="FFFFFF"/>
                    <w:left w:val="single" w:sz="2" w:space="12" w:color="FFFFFF"/>
                    <w:bottom w:val="single" w:sz="2" w:space="1" w:color="FFFFFF"/>
                    <w:right w:val="single" w:sz="2" w:space="4" w:color="FFFFFF"/>
                  </w:divBdr>
                  <w:divsChild>
                    <w:div w:id="1544556734">
                      <w:marLeft w:val="0"/>
                      <w:marRight w:val="0"/>
                      <w:marTop w:val="0"/>
                      <w:marBottom w:val="0"/>
                      <w:divBdr>
                        <w:top w:val="none" w:sz="0" w:space="0" w:color="auto"/>
                        <w:left w:val="none" w:sz="0" w:space="0" w:color="auto"/>
                        <w:bottom w:val="none" w:sz="0" w:space="0" w:color="auto"/>
                        <w:right w:val="none" w:sz="0" w:space="0" w:color="auto"/>
                      </w:divBdr>
                    </w:div>
                  </w:divsChild>
                </w:div>
                <w:div w:id="200677157">
                  <w:marLeft w:val="0"/>
                  <w:marRight w:val="0"/>
                  <w:marTop w:val="0"/>
                  <w:marBottom w:val="0"/>
                  <w:divBdr>
                    <w:top w:val="single" w:sz="2" w:space="1" w:color="FFFFFF"/>
                    <w:left w:val="single" w:sz="2" w:space="12" w:color="FFFFFF"/>
                    <w:bottom w:val="single" w:sz="2" w:space="1" w:color="FFFFFF"/>
                    <w:right w:val="single" w:sz="2" w:space="4" w:color="FFFFFF"/>
                  </w:divBdr>
                  <w:divsChild>
                    <w:div w:id="1201936523">
                      <w:marLeft w:val="0"/>
                      <w:marRight w:val="0"/>
                      <w:marTop w:val="0"/>
                      <w:marBottom w:val="0"/>
                      <w:divBdr>
                        <w:top w:val="none" w:sz="0" w:space="0" w:color="auto"/>
                        <w:left w:val="none" w:sz="0" w:space="0" w:color="auto"/>
                        <w:bottom w:val="none" w:sz="0" w:space="0" w:color="auto"/>
                        <w:right w:val="none" w:sz="0" w:space="0" w:color="auto"/>
                      </w:divBdr>
                    </w:div>
                  </w:divsChild>
                </w:div>
                <w:div w:id="111247309">
                  <w:marLeft w:val="0"/>
                  <w:marRight w:val="0"/>
                  <w:marTop w:val="0"/>
                  <w:marBottom w:val="0"/>
                  <w:divBdr>
                    <w:top w:val="single" w:sz="2" w:space="1" w:color="FFFFFF"/>
                    <w:left w:val="single" w:sz="2" w:space="12" w:color="FFFFFF"/>
                    <w:bottom w:val="single" w:sz="2" w:space="4" w:color="FFFFFF"/>
                    <w:right w:val="single" w:sz="2" w:space="4" w:color="FFFFFF"/>
                  </w:divBdr>
                  <w:divsChild>
                    <w:div w:id="171515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300701">
      <w:bodyDiv w:val="1"/>
      <w:marLeft w:val="0"/>
      <w:marRight w:val="0"/>
      <w:marTop w:val="0"/>
      <w:marBottom w:val="0"/>
      <w:divBdr>
        <w:top w:val="none" w:sz="0" w:space="0" w:color="auto"/>
        <w:left w:val="none" w:sz="0" w:space="0" w:color="auto"/>
        <w:bottom w:val="none" w:sz="0" w:space="0" w:color="auto"/>
        <w:right w:val="none" w:sz="0" w:space="0" w:color="auto"/>
      </w:divBdr>
      <w:divsChild>
        <w:div w:id="795098882">
          <w:marLeft w:val="0"/>
          <w:marRight w:val="0"/>
          <w:marTop w:val="0"/>
          <w:marBottom w:val="0"/>
          <w:divBdr>
            <w:top w:val="none" w:sz="0" w:space="0" w:color="auto"/>
            <w:left w:val="none" w:sz="0" w:space="0" w:color="auto"/>
            <w:bottom w:val="none" w:sz="0" w:space="0" w:color="auto"/>
            <w:right w:val="none" w:sz="0" w:space="0" w:color="auto"/>
          </w:divBdr>
        </w:div>
        <w:div w:id="1744178155">
          <w:marLeft w:val="0"/>
          <w:marRight w:val="0"/>
          <w:marTop w:val="0"/>
          <w:marBottom w:val="335"/>
          <w:divBdr>
            <w:top w:val="none" w:sz="0" w:space="0" w:color="auto"/>
            <w:left w:val="none" w:sz="0" w:space="0" w:color="auto"/>
            <w:bottom w:val="none" w:sz="0" w:space="0" w:color="auto"/>
            <w:right w:val="none" w:sz="0" w:space="0" w:color="auto"/>
          </w:divBdr>
          <w:divsChild>
            <w:div w:id="1756592896">
              <w:marLeft w:val="0"/>
              <w:marRight w:val="0"/>
              <w:marTop w:val="0"/>
              <w:marBottom w:val="0"/>
              <w:divBdr>
                <w:top w:val="none" w:sz="0" w:space="0" w:color="auto"/>
                <w:left w:val="none" w:sz="0" w:space="0" w:color="auto"/>
                <w:bottom w:val="none" w:sz="0" w:space="0" w:color="auto"/>
                <w:right w:val="none" w:sz="0" w:space="0" w:color="auto"/>
              </w:divBdr>
              <w:divsChild>
                <w:div w:id="40861318">
                  <w:marLeft w:val="0"/>
                  <w:marRight w:val="0"/>
                  <w:marTop w:val="0"/>
                  <w:marBottom w:val="0"/>
                  <w:divBdr>
                    <w:top w:val="single" w:sz="2" w:space="4" w:color="FFFFFF"/>
                    <w:left w:val="single" w:sz="2" w:space="12" w:color="FFFFFF"/>
                    <w:bottom w:val="single" w:sz="2" w:space="1" w:color="FFFFFF"/>
                    <w:right w:val="single" w:sz="2" w:space="4" w:color="FFFFFF"/>
                  </w:divBdr>
                  <w:divsChild>
                    <w:div w:id="792946011">
                      <w:marLeft w:val="0"/>
                      <w:marRight w:val="0"/>
                      <w:marTop w:val="0"/>
                      <w:marBottom w:val="0"/>
                      <w:divBdr>
                        <w:top w:val="none" w:sz="0" w:space="0" w:color="auto"/>
                        <w:left w:val="none" w:sz="0" w:space="0" w:color="auto"/>
                        <w:bottom w:val="none" w:sz="0" w:space="0" w:color="auto"/>
                        <w:right w:val="none" w:sz="0" w:space="0" w:color="auto"/>
                      </w:divBdr>
                    </w:div>
                  </w:divsChild>
                </w:div>
                <w:div w:id="1108622434">
                  <w:marLeft w:val="0"/>
                  <w:marRight w:val="0"/>
                  <w:marTop w:val="0"/>
                  <w:marBottom w:val="0"/>
                  <w:divBdr>
                    <w:top w:val="single" w:sz="2" w:space="1" w:color="FFFFFF"/>
                    <w:left w:val="single" w:sz="2" w:space="12" w:color="FFFFFF"/>
                    <w:bottom w:val="single" w:sz="2" w:space="1" w:color="FFFFFF"/>
                    <w:right w:val="single" w:sz="2" w:space="4" w:color="FFFFFF"/>
                  </w:divBdr>
                  <w:divsChild>
                    <w:div w:id="15890522">
                      <w:marLeft w:val="0"/>
                      <w:marRight w:val="0"/>
                      <w:marTop w:val="0"/>
                      <w:marBottom w:val="0"/>
                      <w:divBdr>
                        <w:top w:val="none" w:sz="0" w:space="0" w:color="auto"/>
                        <w:left w:val="none" w:sz="0" w:space="0" w:color="auto"/>
                        <w:bottom w:val="none" w:sz="0" w:space="0" w:color="auto"/>
                        <w:right w:val="none" w:sz="0" w:space="0" w:color="auto"/>
                      </w:divBdr>
                    </w:div>
                  </w:divsChild>
                </w:div>
                <w:div w:id="859705347">
                  <w:marLeft w:val="0"/>
                  <w:marRight w:val="0"/>
                  <w:marTop w:val="0"/>
                  <w:marBottom w:val="0"/>
                  <w:divBdr>
                    <w:top w:val="single" w:sz="2" w:space="1" w:color="FFFFFF"/>
                    <w:left w:val="single" w:sz="2" w:space="12" w:color="FFFFFF"/>
                    <w:bottom w:val="single" w:sz="2" w:space="1" w:color="FFFFFF"/>
                    <w:right w:val="single" w:sz="2" w:space="4" w:color="FFFFFF"/>
                  </w:divBdr>
                  <w:divsChild>
                    <w:div w:id="305622455">
                      <w:marLeft w:val="0"/>
                      <w:marRight w:val="0"/>
                      <w:marTop w:val="0"/>
                      <w:marBottom w:val="0"/>
                      <w:divBdr>
                        <w:top w:val="none" w:sz="0" w:space="0" w:color="auto"/>
                        <w:left w:val="none" w:sz="0" w:space="0" w:color="auto"/>
                        <w:bottom w:val="none" w:sz="0" w:space="0" w:color="auto"/>
                        <w:right w:val="none" w:sz="0" w:space="0" w:color="auto"/>
                      </w:divBdr>
                    </w:div>
                  </w:divsChild>
                </w:div>
                <w:div w:id="1206797638">
                  <w:marLeft w:val="0"/>
                  <w:marRight w:val="0"/>
                  <w:marTop w:val="0"/>
                  <w:marBottom w:val="0"/>
                  <w:divBdr>
                    <w:top w:val="single" w:sz="2" w:space="1" w:color="FFFFFF"/>
                    <w:left w:val="single" w:sz="2" w:space="12" w:color="FFFFFF"/>
                    <w:bottom w:val="single" w:sz="2" w:space="1" w:color="FFFFFF"/>
                    <w:right w:val="single" w:sz="2" w:space="4" w:color="FFFFFF"/>
                  </w:divBdr>
                  <w:divsChild>
                    <w:div w:id="1499538276">
                      <w:marLeft w:val="0"/>
                      <w:marRight w:val="0"/>
                      <w:marTop w:val="0"/>
                      <w:marBottom w:val="0"/>
                      <w:divBdr>
                        <w:top w:val="none" w:sz="0" w:space="0" w:color="auto"/>
                        <w:left w:val="none" w:sz="0" w:space="0" w:color="auto"/>
                        <w:bottom w:val="none" w:sz="0" w:space="0" w:color="auto"/>
                        <w:right w:val="none" w:sz="0" w:space="0" w:color="auto"/>
                      </w:divBdr>
                    </w:div>
                  </w:divsChild>
                </w:div>
                <w:div w:id="1743866037">
                  <w:marLeft w:val="0"/>
                  <w:marRight w:val="0"/>
                  <w:marTop w:val="0"/>
                  <w:marBottom w:val="0"/>
                  <w:divBdr>
                    <w:top w:val="single" w:sz="2" w:space="1" w:color="FFFFFF"/>
                    <w:left w:val="single" w:sz="2" w:space="12" w:color="FFFFFF"/>
                    <w:bottom w:val="single" w:sz="2" w:space="1" w:color="FFFFFF"/>
                    <w:right w:val="single" w:sz="2" w:space="4" w:color="FFFFFF"/>
                  </w:divBdr>
                  <w:divsChild>
                    <w:div w:id="523640366">
                      <w:marLeft w:val="0"/>
                      <w:marRight w:val="0"/>
                      <w:marTop w:val="0"/>
                      <w:marBottom w:val="0"/>
                      <w:divBdr>
                        <w:top w:val="none" w:sz="0" w:space="0" w:color="auto"/>
                        <w:left w:val="none" w:sz="0" w:space="0" w:color="auto"/>
                        <w:bottom w:val="none" w:sz="0" w:space="0" w:color="auto"/>
                        <w:right w:val="none" w:sz="0" w:space="0" w:color="auto"/>
                      </w:divBdr>
                    </w:div>
                  </w:divsChild>
                </w:div>
                <w:div w:id="1329364501">
                  <w:marLeft w:val="0"/>
                  <w:marRight w:val="0"/>
                  <w:marTop w:val="0"/>
                  <w:marBottom w:val="0"/>
                  <w:divBdr>
                    <w:top w:val="single" w:sz="2" w:space="1" w:color="FFFFFF"/>
                    <w:left w:val="single" w:sz="2" w:space="12" w:color="FFFFFF"/>
                    <w:bottom w:val="single" w:sz="2" w:space="1" w:color="FFFFFF"/>
                    <w:right w:val="single" w:sz="2" w:space="4" w:color="FFFFFF"/>
                  </w:divBdr>
                  <w:divsChild>
                    <w:div w:id="1794713511">
                      <w:marLeft w:val="0"/>
                      <w:marRight w:val="0"/>
                      <w:marTop w:val="0"/>
                      <w:marBottom w:val="0"/>
                      <w:divBdr>
                        <w:top w:val="none" w:sz="0" w:space="0" w:color="auto"/>
                        <w:left w:val="none" w:sz="0" w:space="0" w:color="auto"/>
                        <w:bottom w:val="none" w:sz="0" w:space="0" w:color="auto"/>
                        <w:right w:val="none" w:sz="0" w:space="0" w:color="auto"/>
                      </w:divBdr>
                    </w:div>
                  </w:divsChild>
                </w:div>
                <w:div w:id="1825857586">
                  <w:marLeft w:val="0"/>
                  <w:marRight w:val="0"/>
                  <w:marTop w:val="0"/>
                  <w:marBottom w:val="0"/>
                  <w:divBdr>
                    <w:top w:val="single" w:sz="2" w:space="1" w:color="FFFFFF"/>
                    <w:left w:val="single" w:sz="2" w:space="12" w:color="FFFFFF"/>
                    <w:bottom w:val="single" w:sz="2" w:space="1" w:color="FFFFFF"/>
                    <w:right w:val="single" w:sz="2" w:space="4" w:color="FFFFFF"/>
                  </w:divBdr>
                  <w:divsChild>
                    <w:div w:id="473568177">
                      <w:marLeft w:val="0"/>
                      <w:marRight w:val="0"/>
                      <w:marTop w:val="0"/>
                      <w:marBottom w:val="0"/>
                      <w:divBdr>
                        <w:top w:val="none" w:sz="0" w:space="0" w:color="auto"/>
                        <w:left w:val="none" w:sz="0" w:space="0" w:color="auto"/>
                        <w:bottom w:val="none" w:sz="0" w:space="0" w:color="auto"/>
                        <w:right w:val="none" w:sz="0" w:space="0" w:color="auto"/>
                      </w:divBdr>
                    </w:div>
                  </w:divsChild>
                </w:div>
                <w:div w:id="904029606">
                  <w:marLeft w:val="0"/>
                  <w:marRight w:val="0"/>
                  <w:marTop w:val="0"/>
                  <w:marBottom w:val="0"/>
                  <w:divBdr>
                    <w:top w:val="single" w:sz="2" w:space="1" w:color="FFFFFF"/>
                    <w:left w:val="single" w:sz="2" w:space="12" w:color="FFFFFF"/>
                    <w:bottom w:val="single" w:sz="2" w:space="1" w:color="FFFFFF"/>
                    <w:right w:val="single" w:sz="2" w:space="4" w:color="FFFFFF"/>
                  </w:divBdr>
                  <w:divsChild>
                    <w:div w:id="230890109">
                      <w:marLeft w:val="0"/>
                      <w:marRight w:val="0"/>
                      <w:marTop w:val="0"/>
                      <w:marBottom w:val="0"/>
                      <w:divBdr>
                        <w:top w:val="none" w:sz="0" w:space="0" w:color="auto"/>
                        <w:left w:val="none" w:sz="0" w:space="0" w:color="auto"/>
                        <w:bottom w:val="none" w:sz="0" w:space="0" w:color="auto"/>
                        <w:right w:val="none" w:sz="0" w:space="0" w:color="auto"/>
                      </w:divBdr>
                    </w:div>
                  </w:divsChild>
                </w:div>
                <w:div w:id="1999962231">
                  <w:marLeft w:val="0"/>
                  <w:marRight w:val="0"/>
                  <w:marTop w:val="0"/>
                  <w:marBottom w:val="0"/>
                  <w:divBdr>
                    <w:top w:val="single" w:sz="2" w:space="1" w:color="FFFFFF"/>
                    <w:left w:val="single" w:sz="2" w:space="12" w:color="FFFFFF"/>
                    <w:bottom w:val="single" w:sz="2" w:space="1" w:color="FFFFFF"/>
                    <w:right w:val="single" w:sz="2" w:space="4" w:color="FFFFFF"/>
                  </w:divBdr>
                  <w:divsChild>
                    <w:div w:id="1059212660">
                      <w:marLeft w:val="0"/>
                      <w:marRight w:val="0"/>
                      <w:marTop w:val="0"/>
                      <w:marBottom w:val="0"/>
                      <w:divBdr>
                        <w:top w:val="none" w:sz="0" w:space="0" w:color="auto"/>
                        <w:left w:val="none" w:sz="0" w:space="0" w:color="auto"/>
                        <w:bottom w:val="none" w:sz="0" w:space="0" w:color="auto"/>
                        <w:right w:val="none" w:sz="0" w:space="0" w:color="auto"/>
                      </w:divBdr>
                    </w:div>
                  </w:divsChild>
                </w:div>
                <w:div w:id="2079134278">
                  <w:marLeft w:val="0"/>
                  <w:marRight w:val="0"/>
                  <w:marTop w:val="0"/>
                  <w:marBottom w:val="0"/>
                  <w:divBdr>
                    <w:top w:val="single" w:sz="2" w:space="1" w:color="FFFFFF"/>
                    <w:left w:val="single" w:sz="2" w:space="12" w:color="FFFFFF"/>
                    <w:bottom w:val="single" w:sz="2" w:space="1" w:color="FFFFFF"/>
                    <w:right w:val="single" w:sz="2" w:space="4" w:color="FFFFFF"/>
                  </w:divBdr>
                  <w:divsChild>
                    <w:div w:id="1743679189">
                      <w:marLeft w:val="0"/>
                      <w:marRight w:val="0"/>
                      <w:marTop w:val="0"/>
                      <w:marBottom w:val="0"/>
                      <w:divBdr>
                        <w:top w:val="none" w:sz="0" w:space="0" w:color="auto"/>
                        <w:left w:val="none" w:sz="0" w:space="0" w:color="auto"/>
                        <w:bottom w:val="none" w:sz="0" w:space="0" w:color="auto"/>
                        <w:right w:val="none" w:sz="0" w:space="0" w:color="auto"/>
                      </w:divBdr>
                    </w:div>
                  </w:divsChild>
                </w:div>
                <w:div w:id="1644041180">
                  <w:marLeft w:val="0"/>
                  <w:marRight w:val="0"/>
                  <w:marTop w:val="0"/>
                  <w:marBottom w:val="0"/>
                  <w:divBdr>
                    <w:top w:val="single" w:sz="2" w:space="1" w:color="FFFFFF"/>
                    <w:left w:val="single" w:sz="2" w:space="12" w:color="FFFFFF"/>
                    <w:bottom w:val="single" w:sz="2" w:space="1" w:color="FFFFFF"/>
                    <w:right w:val="single" w:sz="2" w:space="4" w:color="FFFFFF"/>
                  </w:divBdr>
                  <w:divsChild>
                    <w:div w:id="467018807">
                      <w:marLeft w:val="0"/>
                      <w:marRight w:val="0"/>
                      <w:marTop w:val="0"/>
                      <w:marBottom w:val="0"/>
                      <w:divBdr>
                        <w:top w:val="none" w:sz="0" w:space="0" w:color="auto"/>
                        <w:left w:val="none" w:sz="0" w:space="0" w:color="auto"/>
                        <w:bottom w:val="none" w:sz="0" w:space="0" w:color="auto"/>
                        <w:right w:val="none" w:sz="0" w:space="0" w:color="auto"/>
                      </w:divBdr>
                    </w:div>
                  </w:divsChild>
                </w:div>
                <w:div w:id="1316299057">
                  <w:marLeft w:val="0"/>
                  <w:marRight w:val="0"/>
                  <w:marTop w:val="0"/>
                  <w:marBottom w:val="0"/>
                  <w:divBdr>
                    <w:top w:val="single" w:sz="2" w:space="1" w:color="FFFFFF"/>
                    <w:left w:val="single" w:sz="2" w:space="12" w:color="FFFFFF"/>
                    <w:bottom w:val="single" w:sz="2" w:space="1" w:color="FFFFFF"/>
                    <w:right w:val="single" w:sz="2" w:space="4" w:color="FFFFFF"/>
                  </w:divBdr>
                  <w:divsChild>
                    <w:div w:id="2089381451">
                      <w:marLeft w:val="0"/>
                      <w:marRight w:val="0"/>
                      <w:marTop w:val="0"/>
                      <w:marBottom w:val="0"/>
                      <w:divBdr>
                        <w:top w:val="none" w:sz="0" w:space="0" w:color="auto"/>
                        <w:left w:val="none" w:sz="0" w:space="0" w:color="auto"/>
                        <w:bottom w:val="none" w:sz="0" w:space="0" w:color="auto"/>
                        <w:right w:val="none" w:sz="0" w:space="0" w:color="auto"/>
                      </w:divBdr>
                    </w:div>
                  </w:divsChild>
                </w:div>
                <w:div w:id="1731222854">
                  <w:marLeft w:val="0"/>
                  <w:marRight w:val="0"/>
                  <w:marTop w:val="0"/>
                  <w:marBottom w:val="0"/>
                  <w:divBdr>
                    <w:top w:val="single" w:sz="2" w:space="1" w:color="FFFFFF"/>
                    <w:left w:val="single" w:sz="2" w:space="12" w:color="FFFFFF"/>
                    <w:bottom w:val="single" w:sz="2" w:space="1" w:color="FFFFFF"/>
                    <w:right w:val="single" w:sz="2" w:space="4" w:color="FFFFFF"/>
                  </w:divBdr>
                  <w:divsChild>
                    <w:div w:id="1917741139">
                      <w:marLeft w:val="0"/>
                      <w:marRight w:val="0"/>
                      <w:marTop w:val="0"/>
                      <w:marBottom w:val="0"/>
                      <w:divBdr>
                        <w:top w:val="none" w:sz="0" w:space="0" w:color="auto"/>
                        <w:left w:val="none" w:sz="0" w:space="0" w:color="auto"/>
                        <w:bottom w:val="none" w:sz="0" w:space="0" w:color="auto"/>
                        <w:right w:val="none" w:sz="0" w:space="0" w:color="auto"/>
                      </w:divBdr>
                    </w:div>
                  </w:divsChild>
                </w:div>
                <w:div w:id="1282683799">
                  <w:marLeft w:val="0"/>
                  <w:marRight w:val="0"/>
                  <w:marTop w:val="0"/>
                  <w:marBottom w:val="0"/>
                  <w:divBdr>
                    <w:top w:val="single" w:sz="2" w:space="1" w:color="FFFFFF"/>
                    <w:left w:val="single" w:sz="2" w:space="12" w:color="FFFFFF"/>
                    <w:bottom w:val="single" w:sz="2" w:space="1" w:color="FFFFFF"/>
                    <w:right w:val="single" w:sz="2" w:space="4" w:color="FFFFFF"/>
                  </w:divBdr>
                  <w:divsChild>
                    <w:div w:id="1938368530">
                      <w:marLeft w:val="0"/>
                      <w:marRight w:val="0"/>
                      <w:marTop w:val="0"/>
                      <w:marBottom w:val="0"/>
                      <w:divBdr>
                        <w:top w:val="none" w:sz="0" w:space="0" w:color="auto"/>
                        <w:left w:val="none" w:sz="0" w:space="0" w:color="auto"/>
                        <w:bottom w:val="none" w:sz="0" w:space="0" w:color="auto"/>
                        <w:right w:val="none" w:sz="0" w:space="0" w:color="auto"/>
                      </w:divBdr>
                    </w:div>
                  </w:divsChild>
                </w:div>
                <w:div w:id="216665201">
                  <w:marLeft w:val="0"/>
                  <w:marRight w:val="0"/>
                  <w:marTop w:val="0"/>
                  <w:marBottom w:val="0"/>
                  <w:divBdr>
                    <w:top w:val="single" w:sz="2" w:space="1" w:color="FFFFFF"/>
                    <w:left w:val="single" w:sz="2" w:space="12" w:color="FFFFFF"/>
                    <w:bottom w:val="single" w:sz="2" w:space="1" w:color="FFFFFF"/>
                    <w:right w:val="single" w:sz="2" w:space="4" w:color="FFFFFF"/>
                  </w:divBdr>
                  <w:divsChild>
                    <w:div w:id="818884098">
                      <w:marLeft w:val="0"/>
                      <w:marRight w:val="0"/>
                      <w:marTop w:val="0"/>
                      <w:marBottom w:val="0"/>
                      <w:divBdr>
                        <w:top w:val="none" w:sz="0" w:space="0" w:color="auto"/>
                        <w:left w:val="none" w:sz="0" w:space="0" w:color="auto"/>
                        <w:bottom w:val="none" w:sz="0" w:space="0" w:color="auto"/>
                        <w:right w:val="none" w:sz="0" w:space="0" w:color="auto"/>
                      </w:divBdr>
                    </w:div>
                  </w:divsChild>
                </w:div>
                <w:div w:id="929894302">
                  <w:marLeft w:val="0"/>
                  <w:marRight w:val="0"/>
                  <w:marTop w:val="0"/>
                  <w:marBottom w:val="0"/>
                  <w:divBdr>
                    <w:top w:val="single" w:sz="2" w:space="1" w:color="FFFFFF"/>
                    <w:left w:val="single" w:sz="2" w:space="12" w:color="FFFFFF"/>
                    <w:bottom w:val="single" w:sz="2" w:space="1" w:color="FFFFFF"/>
                    <w:right w:val="single" w:sz="2" w:space="4" w:color="FFFFFF"/>
                  </w:divBdr>
                  <w:divsChild>
                    <w:div w:id="1737046085">
                      <w:marLeft w:val="0"/>
                      <w:marRight w:val="0"/>
                      <w:marTop w:val="0"/>
                      <w:marBottom w:val="0"/>
                      <w:divBdr>
                        <w:top w:val="none" w:sz="0" w:space="0" w:color="auto"/>
                        <w:left w:val="none" w:sz="0" w:space="0" w:color="auto"/>
                        <w:bottom w:val="none" w:sz="0" w:space="0" w:color="auto"/>
                        <w:right w:val="none" w:sz="0" w:space="0" w:color="auto"/>
                      </w:divBdr>
                    </w:div>
                  </w:divsChild>
                </w:div>
                <w:div w:id="680395321">
                  <w:marLeft w:val="0"/>
                  <w:marRight w:val="0"/>
                  <w:marTop w:val="0"/>
                  <w:marBottom w:val="0"/>
                  <w:divBdr>
                    <w:top w:val="single" w:sz="2" w:space="1" w:color="FFFFFF"/>
                    <w:left w:val="single" w:sz="2" w:space="12" w:color="FFFFFF"/>
                    <w:bottom w:val="single" w:sz="2" w:space="1" w:color="FFFFFF"/>
                    <w:right w:val="single" w:sz="2" w:space="4" w:color="FFFFFF"/>
                  </w:divBdr>
                  <w:divsChild>
                    <w:div w:id="921597384">
                      <w:marLeft w:val="0"/>
                      <w:marRight w:val="0"/>
                      <w:marTop w:val="0"/>
                      <w:marBottom w:val="0"/>
                      <w:divBdr>
                        <w:top w:val="none" w:sz="0" w:space="0" w:color="auto"/>
                        <w:left w:val="none" w:sz="0" w:space="0" w:color="auto"/>
                        <w:bottom w:val="none" w:sz="0" w:space="0" w:color="auto"/>
                        <w:right w:val="none" w:sz="0" w:space="0" w:color="auto"/>
                      </w:divBdr>
                    </w:div>
                  </w:divsChild>
                </w:div>
                <w:div w:id="1194269982">
                  <w:marLeft w:val="0"/>
                  <w:marRight w:val="0"/>
                  <w:marTop w:val="0"/>
                  <w:marBottom w:val="0"/>
                  <w:divBdr>
                    <w:top w:val="single" w:sz="2" w:space="1" w:color="FFFFFF"/>
                    <w:left w:val="single" w:sz="2" w:space="12" w:color="FFFFFF"/>
                    <w:bottom w:val="single" w:sz="2" w:space="1" w:color="FFFFFF"/>
                    <w:right w:val="single" w:sz="2" w:space="4" w:color="FFFFFF"/>
                  </w:divBdr>
                  <w:divsChild>
                    <w:div w:id="1136608209">
                      <w:marLeft w:val="0"/>
                      <w:marRight w:val="0"/>
                      <w:marTop w:val="0"/>
                      <w:marBottom w:val="0"/>
                      <w:divBdr>
                        <w:top w:val="none" w:sz="0" w:space="0" w:color="auto"/>
                        <w:left w:val="none" w:sz="0" w:space="0" w:color="auto"/>
                        <w:bottom w:val="none" w:sz="0" w:space="0" w:color="auto"/>
                        <w:right w:val="none" w:sz="0" w:space="0" w:color="auto"/>
                      </w:divBdr>
                    </w:div>
                  </w:divsChild>
                </w:div>
                <w:div w:id="720716699">
                  <w:marLeft w:val="0"/>
                  <w:marRight w:val="0"/>
                  <w:marTop w:val="0"/>
                  <w:marBottom w:val="0"/>
                  <w:divBdr>
                    <w:top w:val="single" w:sz="2" w:space="1" w:color="FFFFFF"/>
                    <w:left w:val="single" w:sz="2" w:space="12" w:color="FFFFFF"/>
                    <w:bottom w:val="single" w:sz="2" w:space="1" w:color="FFFFFF"/>
                    <w:right w:val="single" w:sz="2" w:space="4" w:color="FFFFFF"/>
                  </w:divBdr>
                  <w:divsChild>
                    <w:div w:id="323437544">
                      <w:marLeft w:val="0"/>
                      <w:marRight w:val="0"/>
                      <w:marTop w:val="0"/>
                      <w:marBottom w:val="0"/>
                      <w:divBdr>
                        <w:top w:val="none" w:sz="0" w:space="0" w:color="auto"/>
                        <w:left w:val="none" w:sz="0" w:space="0" w:color="auto"/>
                        <w:bottom w:val="none" w:sz="0" w:space="0" w:color="auto"/>
                        <w:right w:val="none" w:sz="0" w:space="0" w:color="auto"/>
                      </w:divBdr>
                    </w:div>
                  </w:divsChild>
                </w:div>
                <w:div w:id="774253669">
                  <w:marLeft w:val="0"/>
                  <w:marRight w:val="0"/>
                  <w:marTop w:val="0"/>
                  <w:marBottom w:val="0"/>
                  <w:divBdr>
                    <w:top w:val="single" w:sz="2" w:space="1" w:color="FFFFFF"/>
                    <w:left w:val="single" w:sz="2" w:space="12" w:color="FFFFFF"/>
                    <w:bottom w:val="single" w:sz="2" w:space="1" w:color="FFFFFF"/>
                    <w:right w:val="single" w:sz="2" w:space="4" w:color="FFFFFF"/>
                  </w:divBdr>
                  <w:divsChild>
                    <w:div w:id="790441918">
                      <w:marLeft w:val="0"/>
                      <w:marRight w:val="0"/>
                      <w:marTop w:val="0"/>
                      <w:marBottom w:val="0"/>
                      <w:divBdr>
                        <w:top w:val="none" w:sz="0" w:space="0" w:color="auto"/>
                        <w:left w:val="none" w:sz="0" w:space="0" w:color="auto"/>
                        <w:bottom w:val="none" w:sz="0" w:space="0" w:color="auto"/>
                        <w:right w:val="none" w:sz="0" w:space="0" w:color="auto"/>
                      </w:divBdr>
                    </w:div>
                  </w:divsChild>
                </w:div>
                <w:div w:id="423570529">
                  <w:marLeft w:val="0"/>
                  <w:marRight w:val="0"/>
                  <w:marTop w:val="0"/>
                  <w:marBottom w:val="0"/>
                  <w:divBdr>
                    <w:top w:val="single" w:sz="2" w:space="1" w:color="FFFFFF"/>
                    <w:left w:val="single" w:sz="2" w:space="12" w:color="FFFFFF"/>
                    <w:bottom w:val="single" w:sz="2" w:space="1" w:color="FFFFFF"/>
                    <w:right w:val="single" w:sz="2" w:space="4" w:color="FFFFFF"/>
                  </w:divBdr>
                  <w:divsChild>
                    <w:div w:id="947158506">
                      <w:marLeft w:val="0"/>
                      <w:marRight w:val="0"/>
                      <w:marTop w:val="0"/>
                      <w:marBottom w:val="0"/>
                      <w:divBdr>
                        <w:top w:val="none" w:sz="0" w:space="0" w:color="auto"/>
                        <w:left w:val="none" w:sz="0" w:space="0" w:color="auto"/>
                        <w:bottom w:val="none" w:sz="0" w:space="0" w:color="auto"/>
                        <w:right w:val="none" w:sz="0" w:space="0" w:color="auto"/>
                      </w:divBdr>
                    </w:div>
                  </w:divsChild>
                </w:div>
                <w:div w:id="731005695">
                  <w:marLeft w:val="0"/>
                  <w:marRight w:val="0"/>
                  <w:marTop w:val="0"/>
                  <w:marBottom w:val="0"/>
                  <w:divBdr>
                    <w:top w:val="single" w:sz="2" w:space="1" w:color="FFFFFF"/>
                    <w:left w:val="single" w:sz="2" w:space="12" w:color="FFFFFF"/>
                    <w:bottom w:val="single" w:sz="2" w:space="1" w:color="FFFFFF"/>
                    <w:right w:val="single" w:sz="2" w:space="4" w:color="FFFFFF"/>
                  </w:divBdr>
                  <w:divsChild>
                    <w:div w:id="754977560">
                      <w:marLeft w:val="0"/>
                      <w:marRight w:val="0"/>
                      <w:marTop w:val="0"/>
                      <w:marBottom w:val="0"/>
                      <w:divBdr>
                        <w:top w:val="none" w:sz="0" w:space="0" w:color="auto"/>
                        <w:left w:val="none" w:sz="0" w:space="0" w:color="auto"/>
                        <w:bottom w:val="none" w:sz="0" w:space="0" w:color="auto"/>
                        <w:right w:val="none" w:sz="0" w:space="0" w:color="auto"/>
                      </w:divBdr>
                    </w:div>
                  </w:divsChild>
                </w:div>
                <w:div w:id="1318152289">
                  <w:marLeft w:val="0"/>
                  <w:marRight w:val="0"/>
                  <w:marTop w:val="0"/>
                  <w:marBottom w:val="0"/>
                  <w:divBdr>
                    <w:top w:val="single" w:sz="2" w:space="1" w:color="FFFFFF"/>
                    <w:left w:val="single" w:sz="2" w:space="12" w:color="FFFFFF"/>
                    <w:bottom w:val="single" w:sz="2" w:space="1" w:color="FFFFFF"/>
                    <w:right w:val="single" w:sz="2" w:space="4" w:color="FFFFFF"/>
                  </w:divBdr>
                  <w:divsChild>
                    <w:div w:id="1399668192">
                      <w:marLeft w:val="0"/>
                      <w:marRight w:val="0"/>
                      <w:marTop w:val="0"/>
                      <w:marBottom w:val="0"/>
                      <w:divBdr>
                        <w:top w:val="none" w:sz="0" w:space="0" w:color="auto"/>
                        <w:left w:val="none" w:sz="0" w:space="0" w:color="auto"/>
                        <w:bottom w:val="none" w:sz="0" w:space="0" w:color="auto"/>
                        <w:right w:val="none" w:sz="0" w:space="0" w:color="auto"/>
                      </w:divBdr>
                    </w:div>
                  </w:divsChild>
                </w:div>
                <w:div w:id="891236538">
                  <w:marLeft w:val="0"/>
                  <w:marRight w:val="0"/>
                  <w:marTop w:val="0"/>
                  <w:marBottom w:val="0"/>
                  <w:divBdr>
                    <w:top w:val="single" w:sz="2" w:space="1" w:color="FFFFFF"/>
                    <w:left w:val="single" w:sz="2" w:space="12" w:color="FFFFFF"/>
                    <w:bottom w:val="single" w:sz="2" w:space="1" w:color="FFFFFF"/>
                    <w:right w:val="single" w:sz="2" w:space="4" w:color="FFFFFF"/>
                  </w:divBdr>
                  <w:divsChild>
                    <w:div w:id="59862559">
                      <w:marLeft w:val="0"/>
                      <w:marRight w:val="0"/>
                      <w:marTop w:val="0"/>
                      <w:marBottom w:val="0"/>
                      <w:divBdr>
                        <w:top w:val="none" w:sz="0" w:space="0" w:color="auto"/>
                        <w:left w:val="none" w:sz="0" w:space="0" w:color="auto"/>
                        <w:bottom w:val="none" w:sz="0" w:space="0" w:color="auto"/>
                        <w:right w:val="none" w:sz="0" w:space="0" w:color="auto"/>
                      </w:divBdr>
                    </w:div>
                  </w:divsChild>
                </w:div>
                <w:div w:id="397899215">
                  <w:marLeft w:val="0"/>
                  <w:marRight w:val="0"/>
                  <w:marTop w:val="0"/>
                  <w:marBottom w:val="0"/>
                  <w:divBdr>
                    <w:top w:val="single" w:sz="2" w:space="1" w:color="FFFFFF"/>
                    <w:left w:val="single" w:sz="2" w:space="12" w:color="FFFFFF"/>
                    <w:bottom w:val="single" w:sz="2" w:space="1" w:color="FFFFFF"/>
                    <w:right w:val="single" w:sz="2" w:space="4" w:color="FFFFFF"/>
                  </w:divBdr>
                  <w:divsChild>
                    <w:div w:id="1971012610">
                      <w:marLeft w:val="0"/>
                      <w:marRight w:val="0"/>
                      <w:marTop w:val="0"/>
                      <w:marBottom w:val="0"/>
                      <w:divBdr>
                        <w:top w:val="none" w:sz="0" w:space="0" w:color="auto"/>
                        <w:left w:val="none" w:sz="0" w:space="0" w:color="auto"/>
                        <w:bottom w:val="none" w:sz="0" w:space="0" w:color="auto"/>
                        <w:right w:val="none" w:sz="0" w:space="0" w:color="auto"/>
                      </w:divBdr>
                    </w:div>
                  </w:divsChild>
                </w:div>
                <w:div w:id="222840278">
                  <w:marLeft w:val="0"/>
                  <w:marRight w:val="0"/>
                  <w:marTop w:val="0"/>
                  <w:marBottom w:val="0"/>
                  <w:divBdr>
                    <w:top w:val="single" w:sz="2" w:space="1" w:color="FFFFFF"/>
                    <w:left w:val="single" w:sz="2" w:space="12" w:color="FFFFFF"/>
                    <w:bottom w:val="single" w:sz="2" w:space="1" w:color="FFFFFF"/>
                    <w:right w:val="single" w:sz="2" w:space="4" w:color="FFFFFF"/>
                  </w:divBdr>
                  <w:divsChild>
                    <w:div w:id="899293517">
                      <w:marLeft w:val="0"/>
                      <w:marRight w:val="0"/>
                      <w:marTop w:val="0"/>
                      <w:marBottom w:val="0"/>
                      <w:divBdr>
                        <w:top w:val="none" w:sz="0" w:space="0" w:color="auto"/>
                        <w:left w:val="none" w:sz="0" w:space="0" w:color="auto"/>
                        <w:bottom w:val="none" w:sz="0" w:space="0" w:color="auto"/>
                        <w:right w:val="none" w:sz="0" w:space="0" w:color="auto"/>
                      </w:divBdr>
                    </w:div>
                  </w:divsChild>
                </w:div>
                <w:div w:id="1296448430">
                  <w:marLeft w:val="0"/>
                  <w:marRight w:val="0"/>
                  <w:marTop w:val="0"/>
                  <w:marBottom w:val="0"/>
                  <w:divBdr>
                    <w:top w:val="single" w:sz="2" w:space="1" w:color="FFFFFF"/>
                    <w:left w:val="single" w:sz="2" w:space="12" w:color="FFFFFF"/>
                    <w:bottom w:val="single" w:sz="2" w:space="1" w:color="FFFFFF"/>
                    <w:right w:val="single" w:sz="2" w:space="4" w:color="FFFFFF"/>
                  </w:divBdr>
                  <w:divsChild>
                    <w:div w:id="1352030006">
                      <w:marLeft w:val="0"/>
                      <w:marRight w:val="0"/>
                      <w:marTop w:val="0"/>
                      <w:marBottom w:val="0"/>
                      <w:divBdr>
                        <w:top w:val="none" w:sz="0" w:space="0" w:color="auto"/>
                        <w:left w:val="none" w:sz="0" w:space="0" w:color="auto"/>
                        <w:bottom w:val="none" w:sz="0" w:space="0" w:color="auto"/>
                        <w:right w:val="none" w:sz="0" w:space="0" w:color="auto"/>
                      </w:divBdr>
                    </w:div>
                  </w:divsChild>
                </w:div>
                <w:div w:id="1899434142">
                  <w:marLeft w:val="0"/>
                  <w:marRight w:val="0"/>
                  <w:marTop w:val="0"/>
                  <w:marBottom w:val="0"/>
                  <w:divBdr>
                    <w:top w:val="single" w:sz="2" w:space="1" w:color="FFFFFF"/>
                    <w:left w:val="single" w:sz="2" w:space="12" w:color="FFFFFF"/>
                    <w:bottom w:val="single" w:sz="2" w:space="1" w:color="FFFFFF"/>
                    <w:right w:val="single" w:sz="2" w:space="4" w:color="FFFFFF"/>
                  </w:divBdr>
                  <w:divsChild>
                    <w:div w:id="596983592">
                      <w:marLeft w:val="0"/>
                      <w:marRight w:val="0"/>
                      <w:marTop w:val="0"/>
                      <w:marBottom w:val="0"/>
                      <w:divBdr>
                        <w:top w:val="none" w:sz="0" w:space="0" w:color="auto"/>
                        <w:left w:val="none" w:sz="0" w:space="0" w:color="auto"/>
                        <w:bottom w:val="none" w:sz="0" w:space="0" w:color="auto"/>
                        <w:right w:val="none" w:sz="0" w:space="0" w:color="auto"/>
                      </w:divBdr>
                    </w:div>
                  </w:divsChild>
                </w:div>
                <w:div w:id="806169058">
                  <w:marLeft w:val="0"/>
                  <w:marRight w:val="0"/>
                  <w:marTop w:val="0"/>
                  <w:marBottom w:val="0"/>
                  <w:divBdr>
                    <w:top w:val="single" w:sz="2" w:space="1" w:color="FFFFFF"/>
                    <w:left w:val="single" w:sz="2" w:space="12" w:color="FFFFFF"/>
                    <w:bottom w:val="single" w:sz="2" w:space="1" w:color="FFFFFF"/>
                    <w:right w:val="single" w:sz="2" w:space="4" w:color="FFFFFF"/>
                  </w:divBdr>
                  <w:divsChild>
                    <w:div w:id="389768487">
                      <w:marLeft w:val="0"/>
                      <w:marRight w:val="0"/>
                      <w:marTop w:val="0"/>
                      <w:marBottom w:val="0"/>
                      <w:divBdr>
                        <w:top w:val="none" w:sz="0" w:space="0" w:color="auto"/>
                        <w:left w:val="none" w:sz="0" w:space="0" w:color="auto"/>
                        <w:bottom w:val="none" w:sz="0" w:space="0" w:color="auto"/>
                        <w:right w:val="none" w:sz="0" w:space="0" w:color="auto"/>
                      </w:divBdr>
                    </w:div>
                  </w:divsChild>
                </w:div>
                <w:div w:id="2042591470">
                  <w:marLeft w:val="0"/>
                  <w:marRight w:val="0"/>
                  <w:marTop w:val="0"/>
                  <w:marBottom w:val="0"/>
                  <w:divBdr>
                    <w:top w:val="single" w:sz="2" w:space="1" w:color="FFFFFF"/>
                    <w:left w:val="single" w:sz="2" w:space="12" w:color="FFFFFF"/>
                    <w:bottom w:val="single" w:sz="2" w:space="1" w:color="FFFFFF"/>
                    <w:right w:val="single" w:sz="2" w:space="4" w:color="FFFFFF"/>
                  </w:divBdr>
                  <w:divsChild>
                    <w:div w:id="1314794983">
                      <w:marLeft w:val="0"/>
                      <w:marRight w:val="0"/>
                      <w:marTop w:val="0"/>
                      <w:marBottom w:val="0"/>
                      <w:divBdr>
                        <w:top w:val="none" w:sz="0" w:space="0" w:color="auto"/>
                        <w:left w:val="none" w:sz="0" w:space="0" w:color="auto"/>
                        <w:bottom w:val="none" w:sz="0" w:space="0" w:color="auto"/>
                        <w:right w:val="none" w:sz="0" w:space="0" w:color="auto"/>
                      </w:divBdr>
                    </w:div>
                  </w:divsChild>
                </w:div>
                <w:div w:id="434711723">
                  <w:marLeft w:val="0"/>
                  <w:marRight w:val="0"/>
                  <w:marTop w:val="0"/>
                  <w:marBottom w:val="0"/>
                  <w:divBdr>
                    <w:top w:val="single" w:sz="2" w:space="1" w:color="FFFFFF"/>
                    <w:left w:val="single" w:sz="2" w:space="12" w:color="FFFFFF"/>
                    <w:bottom w:val="single" w:sz="2" w:space="1" w:color="FFFFFF"/>
                    <w:right w:val="single" w:sz="2" w:space="4" w:color="FFFFFF"/>
                  </w:divBdr>
                  <w:divsChild>
                    <w:div w:id="2021394266">
                      <w:marLeft w:val="0"/>
                      <w:marRight w:val="0"/>
                      <w:marTop w:val="0"/>
                      <w:marBottom w:val="0"/>
                      <w:divBdr>
                        <w:top w:val="none" w:sz="0" w:space="0" w:color="auto"/>
                        <w:left w:val="none" w:sz="0" w:space="0" w:color="auto"/>
                        <w:bottom w:val="none" w:sz="0" w:space="0" w:color="auto"/>
                        <w:right w:val="none" w:sz="0" w:space="0" w:color="auto"/>
                      </w:divBdr>
                    </w:div>
                  </w:divsChild>
                </w:div>
                <w:div w:id="1134981017">
                  <w:marLeft w:val="0"/>
                  <w:marRight w:val="0"/>
                  <w:marTop w:val="0"/>
                  <w:marBottom w:val="0"/>
                  <w:divBdr>
                    <w:top w:val="single" w:sz="2" w:space="1" w:color="FFFFFF"/>
                    <w:left w:val="single" w:sz="2" w:space="12" w:color="FFFFFF"/>
                    <w:bottom w:val="single" w:sz="2" w:space="1" w:color="FFFFFF"/>
                    <w:right w:val="single" w:sz="2" w:space="4" w:color="FFFFFF"/>
                  </w:divBdr>
                  <w:divsChild>
                    <w:div w:id="929238899">
                      <w:marLeft w:val="0"/>
                      <w:marRight w:val="0"/>
                      <w:marTop w:val="0"/>
                      <w:marBottom w:val="0"/>
                      <w:divBdr>
                        <w:top w:val="none" w:sz="0" w:space="0" w:color="auto"/>
                        <w:left w:val="none" w:sz="0" w:space="0" w:color="auto"/>
                        <w:bottom w:val="none" w:sz="0" w:space="0" w:color="auto"/>
                        <w:right w:val="none" w:sz="0" w:space="0" w:color="auto"/>
                      </w:divBdr>
                    </w:div>
                  </w:divsChild>
                </w:div>
                <w:div w:id="395207246">
                  <w:marLeft w:val="0"/>
                  <w:marRight w:val="0"/>
                  <w:marTop w:val="0"/>
                  <w:marBottom w:val="0"/>
                  <w:divBdr>
                    <w:top w:val="single" w:sz="2" w:space="1" w:color="FFFFFF"/>
                    <w:left w:val="single" w:sz="2" w:space="12" w:color="FFFFFF"/>
                    <w:bottom w:val="single" w:sz="2" w:space="1" w:color="FFFFFF"/>
                    <w:right w:val="single" w:sz="2" w:space="4" w:color="FFFFFF"/>
                  </w:divBdr>
                  <w:divsChild>
                    <w:div w:id="1744374658">
                      <w:marLeft w:val="0"/>
                      <w:marRight w:val="0"/>
                      <w:marTop w:val="0"/>
                      <w:marBottom w:val="0"/>
                      <w:divBdr>
                        <w:top w:val="none" w:sz="0" w:space="0" w:color="auto"/>
                        <w:left w:val="none" w:sz="0" w:space="0" w:color="auto"/>
                        <w:bottom w:val="none" w:sz="0" w:space="0" w:color="auto"/>
                        <w:right w:val="none" w:sz="0" w:space="0" w:color="auto"/>
                      </w:divBdr>
                    </w:div>
                  </w:divsChild>
                </w:div>
                <w:div w:id="1049764720">
                  <w:marLeft w:val="0"/>
                  <w:marRight w:val="0"/>
                  <w:marTop w:val="0"/>
                  <w:marBottom w:val="0"/>
                  <w:divBdr>
                    <w:top w:val="single" w:sz="2" w:space="1" w:color="FFFFFF"/>
                    <w:left w:val="single" w:sz="2" w:space="12" w:color="FFFFFF"/>
                    <w:bottom w:val="single" w:sz="2" w:space="1" w:color="FFFFFF"/>
                    <w:right w:val="single" w:sz="2" w:space="4" w:color="FFFFFF"/>
                  </w:divBdr>
                  <w:divsChild>
                    <w:div w:id="1754275767">
                      <w:marLeft w:val="0"/>
                      <w:marRight w:val="0"/>
                      <w:marTop w:val="0"/>
                      <w:marBottom w:val="0"/>
                      <w:divBdr>
                        <w:top w:val="none" w:sz="0" w:space="0" w:color="auto"/>
                        <w:left w:val="none" w:sz="0" w:space="0" w:color="auto"/>
                        <w:bottom w:val="none" w:sz="0" w:space="0" w:color="auto"/>
                        <w:right w:val="none" w:sz="0" w:space="0" w:color="auto"/>
                      </w:divBdr>
                    </w:div>
                  </w:divsChild>
                </w:div>
                <w:div w:id="764613595">
                  <w:marLeft w:val="0"/>
                  <w:marRight w:val="0"/>
                  <w:marTop w:val="0"/>
                  <w:marBottom w:val="0"/>
                  <w:divBdr>
                    <w:top w:val="single" w:sz="2" w:space="1" w:color="FFFFFF"/>
                    <w:left w:val="single" w:sz="2" w:space="12" w:color="FFFFFF"/>
                    <w:bottom w:val="single" w:sz="2" w:space="1" w:color="FFFFFF"/>
                    <w:right w:val="single" w:sz="2" w:space="4" w:color="FFFFFF"/>
                  </w:divBdr>
                  <w:divsChild>
                    <w:div w:id="439033342">
                      <w:marLeft w:val="0"/>
                      <w:marRight w:val="0"/>
                      <w:marTop w:val="0"/>
                      <w:marBottom w:val="0"/>
                      <w:divBdr>
                        <w:top w:val="none" w:sz="0" w:space="0" w:color="auto"/>
                        <w:left w:val="none" w:sz="0" w:space="0" w:color="auto"/>
                        <w:bottom w:val="none" w:sz="0" w:space="0" w:color="auto"/>
                        <w:right w:val="none" w:sz="0" w:space="0" w:color="auto"/>
                      </w:divBdr>
                    </w:div>
                  </w:divsChild>
                </w:div>
                <w:div w:id="220942335">
                  <w:marLeft w:val="0"/>
                  <w:marRight w:val="0"/>
                  <w:marTop w:val="0"/>
                  <w:marBottom w:val="0"/>
                  <w:divBdr>
                    <w:top w:val="single" w:sz="2" w:space="1" w:color="FFFFFF"/>
                    <w:left w:val="single" w:sz="2" w:space="12" w:color="FFFFFF"/>
                    <w:bottom w:val="single" w:sz="2" w:space="1" w:color="FFFFFF"/>
                    <w:right w:val="single" w:sz="2" w:space="4" w:color="FFFFFF"/>
                  </w:divBdr>
                  <w:divsChild>
                    <w:div w:id="1022973868">
                      <w:marLeft w:val="0"/>
                      <w:marRight w:val="0"/>
                      <w:marTop w:val="0"/>
                      <w:marBottom w:val="0"/>
                      <w:divBdr>
                        <w:top w:val="none" w:sz="0" w:space="0" w:color="auto"/>
                        <w:left w:val="none" w:sz="0" w:space="0" w:color="auto"/>
                        <w:bottom w:val="none" w:sz="0" w:space="0" w:color="auto"/>
                        <w:right w:val="none" w:sz="0" w:space="0" w:color="auto"/>
                      </w:divBdr>
                    </w:div>
                  </w:divsChild>
                </w:div>
                <w:div w:id="1034624161">
                  <w:marLeft w:val="0"/>
                  <w:marRight w:val="0"/>
                  <w:marTop w:val="0"/>
                  <w:marBottom w:val="0"/>
                  <w:divBdr>
                    <w:top w:val="single" w:sz="2" w:space="1" w:color="FFFFFF"/>
                    <w:left w:val="single" w:sz="2" w:space="12" w:color="FFFFFF"/>
                    <w:bottom w:val="single" w:sz="2" w:space="1" w:color="FFFFFF"/>
                    <w:right w:val="single" w:sz="2" w:space="4" w:color="FFFFFF"/>
                  </w:divBdr>
                  <w:divsChild>
                    <w:div w:id="2055765746">
                      <w:marLeft w:val="0"/>
                      <w:marRight w:val="0"/>
                      <w:marTop w:val="0"/>
                      <w:marBottom w:val="0"/>
                      <w:divBdr>
                        <w:top w:val="none" w:sz="0" w:space="0" w:color="auto"/>
                        <w:left w:val="none" w:sz="0" w:space="0" w:color="auto"/>
                        <w:bottom w:val="none" w:sz="0" w:space="0" w:color="auto"/>
                        <w:right w:val="none" w:sz="0" w:space="0" w:color="auto"/>
                      </w:divBdr>
                    </w:div>
                  </w:divsChild>
                </w:div>
                <w:div w:id="1512993269">
                  <w:marLeft w:val="0"/>
                  <w:marRight w:val="0"/>
                  <w:marTop w:val="0"/>
                  <w:marBottom w:val="0"/>
                  <w:divBdr>
                    <w:top w:val="single" w:sz="2" w:space="1" w:color="FFFFFF"/>
                    <w:left w:val="single" w:sz="2" w:space="12" w:color="FFFFFF"/>
                    <w:bottom w:val="single" w:sz="2" w:space="4" w:color="FFFFFF"/>
                    <w:right w:val="single" w:sz="2" w:space="4" w:color="FFFFFF"/>
                  </w:divBdr>
                  <w:divsChild>
                    <w:div w:id="18198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516967">
          <w:marLeft w:val="0"/>
          <w:marRight w:val="0"/>
          <w:marTop w:val="0"/>
          <w:marBottom w:val="335"/>
          <w:divBdr>
            <w:top w:val="none" w:sz="0" w:space="0" w:color="auto"/>
            <w:left w:val="none" w:sz="0" w:space="0" w:color="auto"/>
            <w:bottom w:val="none" w:sz="0" w:space="0" w:color="auto"/>
            <w:right w:val="none" w:sz="0" w:space="0" w:color="auto"/>
          </w:divBdr>
          <w:divsChild>
            <w:div w:id="1662654200">
              <w:marLeft w:val="0"/>
              <w:marRight w:val="0"/>
              <w:marTop w:val="0"/>
              <w:marBottom w:val="0"/>
              <w:divBdr>
                <w:top w:val="none" w:sz="0" w:space="0" w:color="auto"/>
                <w:left w:val="none" w:sz="0" w:space="0" w:color="auto"/>
                <w:bottom w:val="none" w:sz="0" w:space="0" w:color="auto"/>
                <w:right w:val="none" w:sz="0" w:space="0" w:color="auto"/>
              </w:divBdr>
              <w:divsChild>
                <w:div w:id="1183284369">
                  <w:marLeft w:val="0"/>
                  <w:marRight w:val="0"/>
                  <w:marTop w:val="0"/>
                  <w:marBottom w:val="0"/>
                  <w:divBdr>
                    <w:top w:val="single" w:sz="2" w:space="4" w:color="FFFFFF"/>
                    <w:left w:val="single" w:sz="2" w:space="12" w:color="FFFFFF"/>
                    <w:bottom w:val="single" w:sz="2" w:space="1" w:color="FFFFFF"/>
                    <w:right w:val="single" w:sz="2" w:space="4" w:color="FFFFFF"/>
                  </w:divBdr>
                  <w:divsChild>
                    <w:div w:id="1331448732">
                      <w:marLeft w:val="0"/>
                      <w:marRight w:val="0"/>
                      <w:marTop w:val="0"/>
                      <w:marBottom w:val="0"/>
                      <w:divBdr>
                        <w:top w:val="none" w:sz="0" w:space="0" w:color="auto"/>
                        <w:left w:val="none" w:sz="0" w:space="0" w:color="auto"/>
                        <w:bottom w:val="none" w:sz="0" w:space="0" w:color="auto"/>
                        <w:right w:val="none" w:sz="0" w:space="0" w:color="auto"/>
                      </w:divBdr>
                    </w:div>
                  </w:divsChild>
                </w:div>
                <w:div w:id="129832260">
                  <w:marLeft w:val="0"/>
                  <w:marRight w:val="0"/>
                  <w:marTop w:val="0"/>
                  <w:marBottom w:val="0"/>
                  <w:divBdr>
                    <w:top w:val="single" w:sz="2" w:space="1" w:color="FFFFFF"/>
                    <w:left w:val="single" w:sz="2" w:space="12" w:color="FFFFFF"/>
                    <w:bottom w:val="single" w:sz="2" w:space="1" w:color="FFFFFF"/>
                    <w:right w:val="single" w:sz="2" w:space="4" w:color="FFFFFF"/>
                  </w:divBdr>
                  <w:divsChild>
                    <w:div w:id="1632663627">
                      <w:marLeft w:val="0"/>
                      <w:marRight w:val="0"/>
                      <w:marTop w:val="0"/>
                      <w:marBottom w:val="0"/>
                      <w:divBdr>
                        <w:top w:val="none" w:sz="0" w:space="0" w:color="auto"/>
                        <w:left w:val="none" w:sz="0" w:space="0" w:color="auto"/>
                        <w:bottom w:val="none" w:sz="0" w:space="0" w:color="auto"/>
                        <w:right w:val="none" w:sz="0" w:space="0" w:color="auto"/>
                      </w:divBdr>
                    </w:div>
                  </w:divsChild>
                </w:div>
                <w:div w:id="347803262">
                  <w:marLeft w:val="0"/>
                  <w:marRight w:val="0"/>
                  <w:marTop w:val="0"/>
                  <w:marBottom w:val="0"/>
                  <w:divBdr>
                    <w:top w:val="single" w:sz="2" w:space="1" w:color="FFFFFF"/>
                    <w:left w:val="single" w:sz="2" w:space="12" w:color="FFFFFF"/>
                    <w:bottom w:val="single" w:sz="2" w:space="1" w:color="FFFFFF"/>
                    <w:right w:val="single" w:sz="2" w:space="4" w:color="FFFFFF"/>
                  </w:divBdr>
                  <w:divsChild>
                    <w:div w:id="1667436212">
                      <w:marLeft w:val="0"/>
                      <w:marRight w:val="0"/>
                      <w:marTop w:val="0"/>
                      <w:marBottom w:val="0"/>
                      <w:divBdr>
                        <w:top w:val="none" w:sz="0" w:space="0" w:color="auto"/>
                        <w:left w:val="none" w:sz="0" w:space="0" w:color="auto"/>
                        <w:bottom w:val="none" w:sz="0" w:space="0" w:color="auto"/>
                        <w:right w:val="none" w:sz="0" w:space="0" w:color="auto"/>
                      </w:divBdr>
                    </w:div>
                  </w:divsChild>
                </w:div>
                <w:div w:id="149637519">
                  <w:marLeft w:val="0"/>
                  <w:marRight w:val="0"/>
                  <w:marTop w:val="0"/>
                  <w:marBottom w:val="0"/>
                  <w:divBdr>
                    <w:top w:val="single" w:sz="2" w:space="1" w:color="FFFFFF"/>
                    <w:left w:val="single" w:sz="2" w:space="12" w:color="FFFFFF"/>
                    <w:bottom w:val="single" w:sz="2" w:space="1" w:color="FFFFFF"/>
                    <w:right w:val="single" w:sz="2" w:space="4" w:color="FFFFFF"/>
                  </w:divBdr>
                  <w:divsChild>
                    <w:div w:id="1949964520">
                      <w:marLeft w:val="0"/>
                      <w:marRight w:val="0"/>
                      <w:marTop w:val="0"/>
                      <w:marBottom w:val="0"/>
                      <w:divBdr>
                        <w:top w:val="none" w:sz="0" w:space="0" w:color="auto"/>
                        <w:left w:val="none" w:sz="0" w:space="0" w:color="auto"/>
                        <w:bottom w:val="none" w:sz="0" w:space="0" w:color="auto"/>
                        <w:right w:val="none" w:sz="0" w:space="0" w:color="auto"/>
                      </w:divBdr>
                    </w:div>
                  </w:divsChild>
                </w:div>
                <w:div w:id="1679849929">
                  <w:marLeft w:val="0"/>
                  <w:marRight w:val="0"/>
                  <w:marTop w:val="0"/>
                  <w:marBottom w:val="0"/>
                  <w:divBdr>
                    <w:top w:val="single" w:sz="2" w:space="1" w:color="FFFFFF"/>
                    <w:left w:val="single" w:sz="2" w:space="12" w:color="FFFFFF"/>
                    <w:bottom w:val="single" w:sz="2" w:space="1" w:color="FFFFFF"/>
                    <w:right w:val="single" w:sz="2" w:space="4" w:color="FFFFFF"/>
                  </w:divBdr>
                  <w:divsChild>
                    <w:div w:id="2127846719">
                      <w:marLeft w:val="0"/>
                      <w:marRight w:val="0"/>
                      <w:marTop w:val="0"/>
                      <w:marBottom w:val="0"/>
                      <w:divBdr>
                        <w:top w:val="none" w:sz="0" w:space="0" w:color="auto"/>
                        <w:left w:val="none" w:sz="0" w:space="0" w:color="auto"/>
                        <w:bottom w:val="none" w:sz="0" w:space="0" w:color="auto"/>
                        <w:right w:val="none" w:sz="0" w:space="0" w:color="auto"/>
                      </w:divBdr>
                    </w:div>
                  </w:divsChild>
                </w:div>
                <w:div w:id="994576371">
                  <w:marLeft w:val="0"/>
                  <w:marRight w:val="0"/>
                  <w:marTop w:val="0"/>
                  <w:marBottom w:val="0"/>
                  <w:divBdr>
                    <w:top w:val="single" w:sz="2" w:space="1" w:color="FFFFFF"/>
                    <w:left w:val="single" w:sz="2" w:space="12" w:color="FFFFFF"/>
                    <w:bottom w:val="single" w:sz="2" w:space="1" w:color="FFFFFF"/>
                    <w:right w:val="single" w:sz="2" w:space="4" w:color="FFFFFF"/>
                  </w:divBdr>
                  <w:divsChild>
                    <w:div w:id="856428573">
                      <w:marLeft w:val="0"/>
                      <w:marRight w:val="0"/>
                      <w:marTop w:val="0"/>
                      <w:marBottom w:val="0"/>
                      <w:divBdr>
                        <w:top w:val="none" w:sz="0" w:space="0" w:color="auto"/>
                        <w:left w:val="none" w:sz="0" w:space="0" w:color="auto"/>
                        <w:bottom w:val="none" w:sz="0" w:space="0" w:color="auto"/>
                        <w:right w:val="none" w:sz="0" w:space="0" w:color="auto"/>
                      </w:divBdr>
                    </w:div>
                  </w:divsChild>
                </w:div>
                <w:div w:id="1034698588">
                  <w:marLeft w:val="0"/>
                  <w:marRight w:val="0"/>
                  <w:marTop w:val="0"/>
                  <w:marBottom w:val="0"/>
                  <w:divBdr>
                    <w:top w:val="single" w:sz="2" w:space="1" w:color="FFFFFF"/>
                    <w:left w:val="single" w:sz="2" w:space="12" w:color="FFFFFF"/>
                    <w:bottom w:val="single" w:sz="2" w:space="1" w:color="FFFFFF"/>
                    <w:right w:val="single" w:sz="2" w:space="4" w:color="FFFFFF"/>
                  </w:divBdr>
                  <w:divsChild>
                    <w:div w:id="33239302">
                      <w:marLeft w:val="0"/>
                      <w:marRight w:val="0"/>
                      <w:marTop w:val="0"/>
                      <w:marBottom w:val="0"/>
                      <w:divBdr>
                        <w:top w:val="none" w:sz="0" w:space="0" w:color="auto"/>
                        <w:left w:val="none" w:sz="0" w:space="0" w:color="auto"/>
                        <w:bottom w:val="none" w:sz="0" w:space="0" w:color="auto"/>
                        <w:right w:val="none" w:sz="0" w:space="0" w:color="auto"/>
                      </w:divBdr>
                    </w:div>
                  </w:divsChild>
                </w:div>
                <w:div w:id="507061971">
                  <w:marLeft w:val="0"/>
                  <w:marRight w:val="0"/>
                  <w:marTop w:val="0"/>
                  <w:marBottom w:val="0"/>
                  <w:divBdr>
                    <w:top w:val="single" w:sz="2" w:space="1" w:color="FFFFFF"/>
                    <w:left w:val="single" w:sz="2" w:space="12" w:color="FFFFFF"/>
                    <w:bottom w:val="single" w:sz="2" w:space="1" w:color="FFFFFF"/>
                    <w:right w:val="single" w:sz="2" w:space="4" w:color="FFFFFF"/>
                  </w:divBdr>
                  <w:divsChild>
                    <w:div w:id="1324772303">
                      <w:marLeft w:val="0"/>
                      <w:marRight w:val="0"/>
                      <w:marTop w:val="0"/>
                      <w:marBottom w:val="0"/>
                      <w:divBdr>
                        <w:top w:val="none" w:sz="0" w:space="0" w:color="auto"/>
                        <w:left w:val="none" w:sz="0" w:space="0" w:color="auto"/>
                        <w:bottom w:val="none" w:sz="0" w:space="0" w:color="auto"/>
                        <w:right w:val="none" w:sz="0" w:space="0" w:color="auto"/>
                      </w:divBdr>
                    </w:div>
                  </w:divsChild>
                </w:div>
                <w:div w:id="1076442488">
                  <w:marLeft w:val="0"/>
                  <w:marRight w:val="0"/>
                  <w:marTop w:val="0"/>
                  <w:marBottom w:val="0"/>
                  <w:divBdr>
                    <w:top w:val="single" w:sz="2" w:space="1" w:color="FFFFFF"/>
                    <w:left w:val="single" w:sz="2" w:space="12" w:color="FFFFFF"/>
                    <w:bottom w:val="single" w:sz="2" w:space="1" w:color="FFFFFF"/>
                    <w:right w:val="single" w:sz="2" w:space="4" w:color="FFFFFF"/>
                  </w:divBdr>
                  <w:divsChild>
                    <w:div w:id="115416251">
                      <w:marLeft w:val="0"/>
                      <w:marRight w:val="0"/>
                      <w:marTop w:val="0"/>
                      <w:marBottom w:val="0"/>
                      <w:divBdr>
                        <w:top w:val="none" w:sz="0" w:space="0" w:color="auto"/>
                        <w:left w:val="none" w:sz="0" w:space="0" w:color="auto"/>
                        <w:bottom w:val="none" w:sz="0" w:space="0" w:color="auto"/>
                        <w:right w:val="none" w:sz="0" w:space="0" w:color="auto"/>
                      </w:divBdr>
                    </w:div>
                  </w:divsChild>
                </w:div>
                <w:div w:id="1406297192">
                  <w:marLeft w:val="0"/>
                  <w:marRight w:val="0"/>
                  <w:marTop w:val="0"/>
                  <w:marBottom w:val="0"/>
                  <w:divBdr>
                    <w:top w:val="single" w:sz="2" w:space="1" w:color="FFFFFF"/>
                    <w:left w:val="single" w:sz="2" w:space="12" w:color="FFFFFF"/>
                    <w:bottom w:val="single" w:sz="2" w:space="1" w:color="FFFFFF"/>
                    <w:right w:val="single" w:sz="2" w:space="4" w:color="FFFFFF"/>
                  </w:divBdr>
                  <w:divsChild>
                    <w:div w:id="1163082952">
                      <w:marLeft w:val="0"/>
                      <w:marRight w:val="0"/>
                      <w:marTop w:val="0"/>
                      <w:marBottom w:val="0"/>
                      <w:divBdr>
                        <w:top w:val="none" w:sz="0" w:space="0" w:color="auto"/>
                        <w:left w:val="none" w:sz="0" w:space="0" w:color="auto"/>
                        <w:bottom w:val="none" w:sz="0" w:space="0" w:color="auto"/>
                        <w:right w:val="none" w:sz="0" w:space="0" w:color="auto"/>
                      </w:divBdr>
                    </w:div>
                  </w:divsChild>
                </w:div>
                <w:div w:id="1940986813">
                  <w:marLeft w:val="0"/>
                  <w:marRight w:val="0"/>
                  <w:marTop w:val="0"/>
                  <w:marBottom w:val="0"/>
                  <w:divBdr>
                    <w:top w:val="single" w:sz="2" w:space="1" w:color="FFFFFF"/>
                    <w:left w:val="single" w:sz="2" w:space="12" w:color="FFFFFF"/>
                    <w:bottom w:val="single" w:sz="2" w:space="1" w:color="FFFFFF"/>
                    <w:right w:val="single" w:sz="2" w:space="4" w:color="FFFFFF"/>
                  </w:divBdr>
                  <w:divsChild>
                    <w:div w:id="273482388">
                      <w:marLeft w:val="0"/>
                      <w:marRight w:val="0"/>
                      <w:marTop w:val="0"/>
                      <w:marBottom w:val="0"/>
                      <w:divBdr>
                        <w:top w:val="none" w:sz="0" w:space="0" w:color="auto"/>
                        <w:left w:val="none" w:sz="0" w:space="0" w:color="auto"/>
                        <w:bottom w:val="none" w:sz="0" w:space="0" w:color="auto"/>
                        <w:right w:val="none" w:sz="0" w:space="0" w:color="auto"/>
                      </w:divBdr>
                    </w:div>
                  </w:divsChild>
                </w:div>
                <w:div w:id="1397783014">
                  <w:marLeft w:val="0"/>
                  <w:marRight w:val="0"/>
                  <w:marTop w:val="0"/>
                  <w:marBottom w:val="0"/>
                  <w:divBdr>
                    <w:top w:val="single" w:sz="2" w:space="1" w:color="FFFFFF"/>
                    <w:left w:val="single" w:sz="2" w:space="12" w:color="FFFFFF"/>
                    <w:bottom w:val="single" w:sz="2" w:space="1" w:color="FFFFFF"/>
                    <w:right w:val="single" w:sz="2" w:space="4" w:color="FFFFFF"/>
                  </w:divBdr>
                  <w:divsChild>
                    <w:div w:id="522937673">
                      <w:marLeft w:val="0"/>
                      <w:marRight w:val="0"/>
                      <w:marTop w:val="0"/>
                      <w:marBottom w:val="0"/>
                      <w:divBdr>
                        <w:top w:val="none" w:sz="0" w:space="0" w:color="auto"/>
                        <w:left w:val="none" w:sz="0" w:space="0" w:color="auto"/>
                        <w:bottom w:val="none" w:sz="0" w:space="0" w:color="auto"/>
                        <w:right w:val="none" w:sz="0" w:space="0" w:color="auto"/>
                      </w:divBdr>
                    </w:div>
                  </w:divsChild>
                </w:div>
                <w:div w:id="217785978">
                  <w:marLeft w:val="0"/>
                  <w:marRight w:val="0"/>
                  <w:marTop w:val="0"/>
                  <w:marBottom w:val="0"/>
                  <w:divBdr>
                    <w:top w:val="single" w:sz="2" w:space="1" w:color="FFFFFF"/>
                    <w:left w:val="single" w:sz="2" w:space="12" w:color="FFFFFF"/>
                    <w:bottom w:val="single" w:sz="2" w:space="1" w:color="FFFFFF"/>
                    <w:right w:val="single" w:sz="2" w:space="4" w:color="FFFFFF"/>
                  </w:divBdr>
                  <w:divsChild>
                    <w:div w:id="271323244">
                      <w:marLeft w:val="0"/>
                      <w:marRight w:val="0"/>
                      <w:marTop w:val="0"/>
                      <w:marBottom w:val="0"/>
                      <w:divBdr>
                        <w:top w:val="none" w:sz="0" w:space="0" w:color="auto"/>
                        <w:left w:val="none" w:sz="0" w:space="0" w:color="auto"/>
                        <w:bottom w:val="none" w:sz="0" w:space="0" w:color="auto"/>
                        <w:right w:val="none" w:sz="0" w:space="0" w:color="auto"/>
                      </w:divBdr>
                    </w:div>
                  </w:divsChild>
                </w:div>
                <w:div w:id="1146362981">
                  <w:marLeft w:val="0"/>
                  <w:marRight w:val="0"/>
                  <w:marTop w:val="0"/>
                  <w:marBottom w:val="0"/>
                  <w:divBdr>
                    <w:top w:val="single" w:sz="2" w:space="1" w:color="FFFFFF"/>
                    <w:left w:val="single" w:sz="2" w:space="12" w:color="FFFFFF"/>
                    <w:bottom w:val="single" w:sz="2" w:space="1" w:color="FFFFFF"/>
                    <w:right w:val="single" w:sz="2" w:space="4" w:color="FFFFFF"/>
                  </w:divBdr>
                  <w:divsChild>
                    <w:div w:id="446848262">
                      <w:marLeft w:val="0"/>
                      <w:marRight w:val="0"/>
                      <w:marTop w:val="0"/>
                      <w:marBottom w:val="0"/>
                      <w:divBdr>
                        <w:top w:val="none" w:sz="0" w:space="0" w:color="auto"/>
                        <w:left w:val="none" w:sz="0" w:space="0" w:color="auto"/>
                        <w:bottom w:val="none" w:sz="0" w:space="0" w:color="auto"/>
                        <w:right w:val="none" w:sz="0" w:space="0" w:color="auto"/>
                      </w:divBdr>
                    </w:div>
                  </w:divsChild>
                </w:div>
                <w:div w:id="585961875">
                  <w:marLeft w:val="0"/>
                  <w:marRight w:val="0"/>
                  <w:marTop w:val="0"/>
                  <w:marBottom w:val="0"/>
                  <w:divBdr>
                    <w:top w:val="single" w:sz="2" w:space="1" w:color="FFFFFF"/>
                    <w:left w:val="single" w:sz="2" w:space="12" w:color="FFFFFF"/>
                    <w:bottom w:val="single" w:sz="2" w:space="1" w:color="FFFFFF"/>
                    <w:right w:val="single" w:sz="2" w:space="4" w:color="FFFFFF"/>
                  </w:divBdr>
                  <w:divsChild>
                    <w:div w:id="1452281881">
                      <w:marLeft w:val="0"/>
                      <w:marRight w:val="0"/>
                      <w:marTop w:val="0"/>
                      <w:marBottom w:val="0"/>
                      <w:divBdr>
                        <w:top w:val="none" w:sz="0" w:space="0" w:color="auto"/>
                        <w:left w:val="none" w:sz="0" w:space="0" w:color="auto"/>
                        <w:bottom w:val="none" w:sz="0" w:space="0" w:color="auto"/>
                        <w:right w:val="none" w:sz="0" w:space="0" w:color="auto"/>
                      </w:divBdr>
                    </w:div>
                  </w:divsChild>
                </w:div>
                <w:div w:id="218252576">
                  <w:marLeft w:val="0"/>
                  <w:marRight w:val="0"/>
                  <w:marTop w:val="0"/>
                  <w:marBottom w:val="0"/>
                  <w:divBdr>
                    <w:top w:val="single" w:sz="2" w:space="1" w:color="FFFFFF"/>
                    <w:left w:val="single" w:sz="2" w:space="12" w:color="FFFFFF"/>
                    <w:bottom w:val="single" w:sz="2" w:space="1" w:color="FFFFFF"/>
                    <w:right w:val="single" w:sz="2" w:space="4" w:color="FFFFFF"/>
                  </w:divBdr>
                  <w:divsChild>
                    <w:div w:id="1236627124">
                      <w:marLeft w:val="0"/>
                      <w:marRight w:val="0"/>
                      <w:marTop w:val="0"/>
                      <w:marBottom w:val="0"/>
                      <w:divBdr>
                        <w:top w:val="none" w:sz="0" w:space="0" w:color="auto"/>
                        <w:left w:val="none" w:sz="0" w:space="0" w:color="auto"/>
                        <w:bottom w:val="none" w:sz="0" w:space="0" w:color="auto"/>
                        <w:right w:val="none" w:sz="0" w:space="0" w:color="auto"/>
                      </w:divBdr>
                    </w:div>
                  </w:divsChild>
                </w:div>
                <w:div w:id="983657064">
                  <w:marLeft w:val="0"/>
                  <w:marRight w:val="0"/>
                  <w:marTop w:val="0"/>
                  <w:marBottom w:val="0"/>
                  <w:divBdr>
                    <w:top w:val="single" w:sz="2" w:space="1" w:color="FFFFFF"/>
                    <w:left w:val="single" w:sz="2" w:space="12" w:color="FFFFFF"/>
                    <w:bottom w:val="single" w:sz="2" w:space="1" w:color="FFFFFF"/>
                    <w:right w:val="single" w:sz="2" w:space="4" w:color="FFFFFF"/>
                  </w:divBdr>
                  <w:divsChild>
                    <w:div w:id="100800745">
                      <w:marLeft w:val="0"/>
                      <w:marRight w:val="0"/>
                      <w:marTop w:val="0"/>
                      <w:marBottom w:val="0"/>
                      <w:divBdr>
                        <w:top w:val="none" w:sz="0" w:space="0" w:color="auto"/>
                        <w:left w:val="none" w:sz="0" w:space="0" w:color="auto"/>
                        <w:bottom w:val="none" w:sz="0" w:space="0" w:color="auto"/>
                        <w:right w:val="none" w:sz="0" w:space="0" w:color="auto"/>
                      </w:divBdr>
                    </w:div>
                  </w:divsChild>
                </w:div>
                <w:div w:id="627709084">
                  <w:marLeft w:val="0"/>
                  <w:marRight w:val="0"/>
                  <w:marTop w:val="0"/>
                  <w:marBottom w:val="0"/>
                  <w:divBdr>
                    <w:top w:val="single" w:sz="2" w:space="1" w:color="FFFFFF"/>
                    <w:left w:val="single" w:sz="2" w:space="12" w:color="FFFFFF"/>
                    <w:bottom w:val="single" w:sz="2" w:space="1" w:color="FFFFFF"/>
                    <w:right w:val="single" w:sz="2" w:space="4" w:color="FFFFFF"/>
                  </w:divBdr>
                  <w:divsChild>
                    <w:div w:id="914171898">
                      <w:marLeft w:val="0"/>
                      <w:marRight w:val="0"/>
                      <w:marTop w:val="0"/>
                      <w:marBottom w:val="0"/>
                      <w:divBdr>
                        <w:top w:val="none" w:sz="0" w:space="0" w:color="auto"/>
                        <w:left w:val="none" w:sz="0" w:space="0" w:color="auto"/>
                        <w:bottom w:val="none" w:sz="0" w:space="0" w:color="auto"/>
                        <w:right w:val="none" w:sz="0" w:space="0" w:color="auto"/>
                      </w:divBdr>
                    </w:div>
                  </w:divsChild>
                </w:div>
                <w:div w:id="2044287353">
                  <w:marLeft w:val="0"/>
                  <w:marRight w:val="0"/>
                  <w:marTop w:val="0"/>
                  <w:marBottom w:val="0"/>
                  <w:divBdr>
                    <w:top w:val="single" w:sz="2" w:space="1" w:color="FFFFFF"/>
                    <w:left w:val="single" w:sz="2" w:space="12" w:color="FFFFFF"/>
                    <w:bottom w:val="single" w:sz="2" w:space="1" w:color="FFFFFF"/>
                    <w:right w:val="single" w:sz="2" w:space="4" w:color="FFFFFF"/>
                  </w:divBdr>
                  <w:divsChild>
                    <w:div w:id="990409419">
                      <w:marLeft w:val="0"/>
                      <w:marRight w:val="0"/>
                      <w:marTop w:val="0"/>
                      <w:marBottom w:val="0"/>
                      <w:divBdr>
                        <w:top w:val="none" w:sz="0" w:space="0" w:color="auto"/>
                        <w:left w:val="none" w:sz="0" w:space="0" w:color="auto"/>
                        <w:bottom w:val="none" w:sz="0" w:space="0" w:color="auto"/>
                        <w:right w:val="none" w:sz="0" w:space="0" w:color="auto"/>
                      </w:divBdr>
                    </w:div>
                  </w:divsChild>
                </w:div>
                <w:div w:id="728116722">
                  <w:marLeft w:val="0"/>
                  <w:marRight w:val="0"/>
                  <w:marTop w:val="0"/>
                  <w:marBottom w:val="0"/>
                  <w:divBdr>
                    <w:top w:val="single" w:sz="2" w:space="1" w:color="FFFFFF"/>
                    <w:left w:val="single" w:sz="2" w:space="12" w:color="FFFFFF"/>
                    <w:bottom w:val="single" w:sz="2" w:space="1" w:color="FFFFFF"/>
                    <w:right w:val="single" w:sz="2" w:space="4" w:color="FFFFFF"/>
                  </w:divBdr>
                  <w:divsChild>
                    <w:div w:id="476412124">
                      <w:marLeft w:val="0"/>
                      <w:marRight w:val="0"/>
                      <w:marTop w:val="0"/>
                      <w:marBottom w:val="0"/>
                      <w:divBdr>
                        <w:top w:val="none" w:sz="0" w:space="0" w:color="auto"/>
                        <w:left w:val="none" w:sz="0" w:space="0" w:color="auto"/>
                        <w:bottom w:val="none" w:sz="0" w:space="0" w:color="auto"/>
                        <w:right w:val="none" w:sz="0" w:space="0" w:color="auto"/>
                      </w:divBdr>
                    </w:div>
                  </w:divsChild>
                </w:div>
                <w:div w:id="1939561739">
                  <w:marLeft w:val="0"/>
                  <w:marRight w:val="0"/>
                  <w:marTop w:val="0"/>
                  <w:marBottom w:val="0"/>
                  <w:divBdr>
                    <w:top w:val="single" w:sz="2" w:space="1" w:color="FFFFFF"/>
                    <w:left w:val="single" w:sz="2" w:space="12" w:color="FFFFFF"/>
                    <w:bottom w:val="single" w:sz="2" w:space="1" w:color="FFFFFF"/>
                    <w:right w:val="single" w:sz="2" w:space="4" w:color="FFFFFF"/>
                  </w:divBdr>
                  <w:divsChild>
                    <w:div w:id="811675561">
                      <w:marLeft w:val="0"/>
                      <w:marRight w:val="0"/>
                      <w:marTop w:val="0"/>
                      <w:marBottom w:val="0"/>
                      <w:divBdr>
                        <w:top w:val="none" w:sz="0" w:space="0" w:color="auto"/>
                        <w:left w:val="none" w:sz="0" w:space="0" w:color="auto"/>
                        <w:bottom w:val="none" w:sz="0" w:space="0" w:color="auto"/>
                        <w:right w:val="none" w:sz="0" w:space="0" w:color="auto"/>
                      </w:divBdr>
                    </w:div>
                  </w:divsChild>
                </w:div>
                <w:div w:id="1077166262">
                  <w:marLeft w:val="0"/>
                  <w:marRight w:val="0"/>
                  <w:marTop w:val="0"/>
                  <w:marBottom w:val="0"/>
                  <w:divBdr>
                    <w:top w:val="single" w:sz="2" w:space="1" w:color="FFFFFF"/>
                    <w:left w:val="single" w:sz="2" w:space="12" w:color="FFFFFF"/>
                    <w:bottom w:val="single" w:sz="2" w:space="1" w:color="FFFFFF"/>
                    <w:right w:val="single" w:sz="2" w:space="4" w:color="FFFFFF"/>
                  </w:divBdr>
                  <w:divsChild>
                    <w:div w:id="187262841">
                      <w:marLeft w:val="0"/>
                      <w:marRight w:val="0"/>
                      <w:marTop w:val="0"/>
                      <w:marBottom w:val="0"/>
                      <w:divBdr>
                        <w:top w:val="none" w:sz="0" w:space="0" w:color="auto"/>
                        <w:left w:val="none" w:sz="0" w:space="0" w:color="auto"/>
                        <w:bottom w:val="none" w:sz="0" w:space="0" w:color="auto"/>
                        <w:right w:val="none" w:sz="0" w:space="0" w:color="auto"/>
                      </w:divBdr>
                    </w:div>
                  </w:divsChild>
                </w:div>
                <w:div w:id="1145901488">
                  <w:marLeft w:val="0"/>
                  <w:marRight w:val="0"/>
                  <w:marTop w:val="0"/>
                  <w:marBottom w:val="0"/>
                  <w:divBdr>
                    <w:top w:val="single" w:sz="2" w:space="1" w:color="FFFFFF"/>
                    <w:left w:val="single" w:sz="2" w:space="12" w:color="FFFFFF"/>
                    <w:bottom w:val="single" w:sz="2" w:space="1" w:color="FFFFFF"/>
                    <w:right w:val="single" w:sz="2" w:space="4" w:color="FFFFFF"/>
                  </w:divBdr>
                  <w:divsChild>
                    <w:div w:id="616638425">
                      <w:marLeft w:val="0"/>
                      <w:marRight w:val="0"/>
                      <w:marTop w:val="0"/>
                      <w:marBottom w:val="0"/>
                      <w:divBdr>
                        <w:top w:val="none" w:sz="0" w:space="0" w:color="auto"/>
                        <w:left w:val="none" w:sz="0" w:space="0" w:color="auto"/>
                        <w:bottom w:val="none" w:sz="0" w:space="0" w:color="auto"/>
                        <w:right w:val="none" w:sz="0" w:space="0" w:color="auto"/>
                      </w:divBdr>
                    </w:div>
                  </w:divsChild>
                </w:div>
                <w:div w:id="1074202639">
                  <w:marLeft w:val="0"/>
                  <w:marRight w:val="0"/>
                  <w:marTop w:val="0"/>
                  <w:marBottom w:val="0"/>
                  <w:divBdr>
                    <w:top w:val="single" w:sz="2" w:space="1" w:color="FFFFFF"/>
                    <w:left w:val="single" w:sz="2" w:space="12" w:color="FFFFFF"/>
                    <w:bottom w:val="single" w:sz="2" w:space="1" w:color="FFFFFF"/>
                    <w:right w:val="single" w:sz="2" w:space="4" w:color="FFFFFF"/>
                  </w:divBdr>
                  <w:divsChild>
                    <w:div w:id="262618315">
                      <w:marLeft w:val="0"/>
                      <w:marRight w:val="0"/>
                      <w:marTop w:val="0"/>
                      <w:marBottom w:val="0"/>
                      <w:divBdr>
                        <w:top w:val="none" w:sz="0" w:space="0" w:color="auto"/>
                        <w:left w:val="none" w:sz="0" w:space="0" w:color="auto"/>
                        <w:bottom w:val="none" w:sz="0" w:space="0" w:color="auto"/>
                        <w:right w:val="none" w:sz="0" w:space="0" w:color="auto"/>
                      </w:divBdr>
                    </w:div>
                  </w:divsChild>
                </w:div>
                <w:div w:id="1887835874">
                  <w:marLeft w:val="0"/>
                  <w:marRight w:val="0"/>
                  <w:marTop w:val="0"/>
                  <w:marBottom w:val="0"/>
                  <w:divBdr>
                    <w:top w:val="single" w:sz="2" w:space="1" w:color="FFFFFF"/>
                    <w:left w:val="single" w:sz="2" w:space="12" w:color="FFFFFF"/>
                    <w:bottom w:val="single" w:sz="2" w:space="1" w:color="FFFFFF"/>
                    <w:right w:val="single" w:sz="2" w:space="4" w:color="FFFFFF"/>
                  </w:divBdr>
                  <w:divsChild>
                    <w:div w:id="1154102909">
                      <w:marLeft w:val="0"/>
                      <w:marRight w:val="0"/>
                      <w:marTop w:val="0"/>
                      <w:marBottom w:val="0"/>
                      <w:divBdr>
                        <w:top w:val="none" w:sz="0" w:space="0" w:color="auto"/>
                        <w:left w:val="none" w:sz="0" w:space="0" w:color="auto"/>
                        <w:bottom w:val="none" w:sz="0" w:space="0" w:color="auto"/>
                        <w:right w:val="none" w:sz="0" w:space="0" w:color="auto"/>
                      </w:divBdr>
                    </w:div>
                  </w:divsChild>
                </w:div>
                <w:div w:id="943391143">
                  <w:marLeft w:val="0"/>
                  <w:marRight w:val="0"/>
                  <w:marTop w:val="0"/>
                  <w:marBottom w:val="0"/>
                  <w:divBdr>
                    <w:top w:val="single" w:sz="2" w:space="1" w:color="FFFFFF"/>
                    <w:left w:val="single" w:sz="2" w:space="12" w:color="FFFFFF"/>
                    <w:bottom w:val="single" w:sz="2" w:space="1" w:color="FFFFFF"/>
                    <w:right w:val="single" w:sz="2" w:space="4" w:color="FFFFFF"/>
                  </w:divBdr>
                  <w:divsChild>
                    <w:div w:id="1957054107">
                      <w:marLeft w:val="0"/>
                      <w:marRight w:val="0"/>
                      <w:marTop w:val="0"/>
                      <w:marBottom w:val="0"/>
                      <w:divBdr>
                        <w:top w:val="none" w:sz="0" w:space="0" w:color="auto"/>
                        <w:left w:val="none" w:sz="0" w:space="0" w:color="auto"/>
                        <w:bottom w:val="none" w:sz="0" w:space="0" w:color="auto"/>
                        <w:right w:val="none" w:sz="0" w:space="0" w:color="auto"/>
                      </w:divBdr>
                    </w:div>
                  </w:divsChild>
                </w:div>
                <w:div w:id="1207135811">
                  <w:marLeft w:val="0"/>
                  <w:marRight w:val="0"/>
                  <w:marTop w:val="0"/>
                  <w:marBottom w:val="0"/>
                  <w:divBdr>
                    <w:top w:val="single" w:sz="2" w:space="1" w:color="FFFFFF"/>
                    <w:left w:val="single" w:sz="2" w:space="12" w:color="FFFFFF"/>
                    <w:bottom w:val="single" w:sz="2" w:space="1" w:color="FFFFFF"/>
                    <w:right w:val="single" w:sz="2" w:space="4" w:color="FFFFFF"/>
                  </w:divBdr>
                  <w:divsChild>
                    <w:div w:id="1798714257">
                      <w:marLeft w:val="0"/>
                      <w:marRight w:val="0"/>
                      <w:marTop w:val="0"/>
                      <w:marBottom w:val="0"/>
                      <w:divBdr>
                        <w:top w:val="none" w:sz="0" w:space="0" w:color="auto"/>
                        <w:left w:val="none" w:sz="0" w:space="0" w:color="auto"/>
                        <w:bottom w:val="none" w:sz="0" w:space="0" w:color="auto"/>
                        <w:right w:val="none" w:sz="0" w:space="0" w:color="auto"/>
                      </w:divBdr>
                    </w:div>
                  </w:divsChild>
                </w:div>
                <w:div w:id="574240388">
                  <w:marLeft w:val="0"/>
                  <w:marRight w:val="0"/>
                  <w:marTop w:val="0"/>
                  <w:marBottom w:val="0"/>
                  <w:divBdr>
                    <w:top w:val="single" w:sz="2" w:space="1" w:color="FFFFFF"/>
                    <w:left w:val="single" w:sz="2" w:space="12" w:color="FFFFFF"/>
                    <w:bottom w:val="single" w:sz="2" w:space="1" w:color="FFFFFF"/>
                    <w:right w:val="single" w:sz="2" w:space="4" w:color="FFFFFF"/>
                  </w:divBdr>
                  <w:divsChild>
                    <w:div w:id="514348526">
                      <w:marLeft w:val="0"/>
                      <w:marRight w:val="0"/>
                      <w:marTop w:val="0"/>
                      <w:marBottom w:val="0"/>
                      <w:divBdr>
                        <w:top w:val="none" w:sz="0" w:space="0" w:color="auto"/>
                        <w:left w:val="none" w:sz="0" w:space="0" w:color="auto"/>
                        <w:bottom w:val="none" w:sz="0" w:space="0" w:color="auto"/>
                        <w:right w:val="none" w:sz="0" w:space="0" w:color="auto"/>
                      </w:divBdr>
                    </w:div>
                  </w:divsChild>
                </w:div>
                <w:div w:id="2097969157">
                  <w:marLeft w:val="0"/>
                  <w:marRight w:val="0"/>
                  <w:marTop w:val="0"/>
                  <w:marBottom w:val="0"/>
                  <w:divBdr>
                    <w:top w:val="single" w:sz="2" w:space="1" w:color="FFFFFF"/>
                    <w:left w:val="single" w:sz="2" w:space="12" w:color="FFFFFF"/>
                    <w:bottom w:val="single" w:sz="2" w:space="1" w:color="FFFFFF"/>
                    <w:right w:val="single" w:sz="2" w:space="4" w:color="FFFFFF"/>
                  </w:divBdr>
                  <w:divsChild>
                    <w:div w:id="285307855">
                      <w:marLeft w:val="0"/>
                      <w:marRight w:val="0"/>
                      <w:marTop w:val="0"/>
                      <w:marBottom w:val="0"/>
                      <w:divBdr>
                        <w:top w:val="none" w:sz="0" w:space="0" w:color="auto"/>
                        <w:left w:val="none" w:sz="0" w:space="0" w:color="auto"/>
                        <w:bottom w:val="none" w:sz="0" w:space="0" w:color="auto"/>
                        <w:right w:val="none" w:sz="0" w:space="0" w:color="auto"/>
                      </w:divBdr>
                    </w:div>
                  </w:divsChild>
                </w:div>
                <w:div w:id="1728383190">
                  <w:marLeft w:val="0"/>
                  <w:marRight w:val="0"/>
                  <w:marTop w:val="0"/>
                  <w:marBottom w:val="0"/>
                  <w:divBdr>
                    <w:top w:val="single" w:sz="2" w:space="1" w:color="FFFFFF"/>
                    <w:left w:val="single" w:sz="2" w:space="12" w:color="FFFFFF"/>
                    <w:bottom w:val="single" w:sz="2" w:space="1" w:color="FFFFFF"/>
                    <w:right w:val="single" w:sz="2" w:space="4" w:color="FFFFFF"/>
                  </w:divBdr>
                  <w:divsChild>
                    <w:div w:id="38675731">
                      <w:marLeft w:val="0"/>
                      <w:marRight w:val="0"/>
                      <w:marTop w:val="0"/>
                      <w:marBottom w:val="0"/>
                      <w:divBdr>
                        <w:top w:val="none" w:sz="0" w:space="0" w:color="auto"/>
                        <w:left w:val="none" w:sz="0" w:space="0" w:color="auto"/>
                        <w:bottom w:val="none" w:sz="0" w:space="0" w:color="auto"/>
                        <w:right w:val="none" w:sz="0" w:space="0" w:color="auto"/>
                      </w:divBdr>
                    </w:div>
                  </w:divsChild>
                </w:div>
                <w:div w:id="1227032766">
                  <w:marLeft w:val="0"/>
                  <w:marRight w:val="0"/>
                  <w:marTop w:val="0"/>
                  <w:marBottom w:val="0"/>
                  <w:divBdr>
                    <w:top w:val="single" w:sz="2" w:space="1" w:color="FFFFFF"/>
                    <w:left w:val="single" w:sz="2" w:space="12" w:color="FFFFFF"/>
                    <w:bottom w:val="single" w:sz="2" w:space="1" w:color="FFFFFF"/>
                    <w:right w:val="single" w:sz="2" w:space="4" w:color="FFFFFF"/>
                  </w:divBdr>
                  <w:divsChild>
                    <w:div w:id="196505796">
                      <w:marLeft w:val="0"/>
                      <w:marRight w:val="0"/>
                      <w:marTop w:val="0"/>
                      <w:marBottom w:val="0"/>
                      <w:divBdr>
                        <w:top w:val="none" w:sz="0" w:space="0" w:color="auto"/>
                        <w:left w:val="none" w:sz="0" w:space="0" w:color="auto"/>
                        <w:bottom w:val="none" w:sz="0" w:space="0" w:color="auto"/>
                        <w:right w:val="none" w:sz="0" w:space="0" w:color="auto"/>
                      </w:divBdr>
                    </w:div>
                  </w:divsChild>
                </w:div>
                <w:div w:id="89785765">
                  <w:marLeft w:val="0"/>
                  <w:marRight w:val="0"/>
                  <w:marTop w:val="0"/>
                  <w:marBottom w:val="0"/>
                  <w:divBdr>
                    <w:top w:val="single" w:sz="2" w:space="1" w:color="FFFFFF"/>
                    <w:left w:val="single" w:sz="2" w:space="12" w:color="FFFFFF"/>
                    <w:bottom w:val="single" w:sz="2" w:space="1" w:color="FFFFFF"/>
                    <w:right w:val="single" w:sz="2" w:space="4" w:color="FFFFFF"/>
                  </w:divBdr>
                  <w:divsChild>
                    <w:div w:id="1924297836">
                      <w:marLeft w:val="0"/>
                      <w:marRight w:val="0"/>
                      <w:marTop w:val="0"/>
                      <w:marBottom w:val="0"/>
                      <w:divBdr>
                        <w:top w:val="none" w:sz="0" w:space="0" w:color="auto"/>
                        <w:left w:val="none" w:sz="0" w:space="0" w:color="auto"/>
                        <w:bottom w:val="none" w:sz="0" w:space="0" w:color="auto"/>
                        <w:right w:val="none" w:sz="0" w:space="0" w:color="auto"/>
                      </w:divBdr>
                    </w:div>
                  </w:divsChild>
                </w:div>
                <w:div w:id="794173313">
                  <w:marLeft w:val="0"/>
                  <w:marRight w:val="0"/>
                  <w:marTop w:val="0"/>
                  <w:marBottom w:val="0"/>
                  <w:divBdr>
                    <w:top w:val="single" w:sz="2" w:space="1" w:color="FFFFFF"/>
                    <w:left w:val="single" w:sz="2" w:space="12" w:color="FFFFFF"/>
                    <w:bottom w:val="single" w:sz="2" w:space="1" w:color="FFFFFF"/>
                    <w:right w:val="single" w:sz="2" w:space="4" w:color="FFFFFF"/>
                  </w:divBdr>
                  <w:divsChild>
                    <w:div w:id="515508222">
                      <w:marLeft w:val="0"/>
                      <w:marRight w:val="0"/>
                      <w:marTop w:val="0"/>
                      <w:marBottom w:val="0"/>
                      <w:divBdr>
                        <w:top w:val="none" w:sz="0" w:space="0" w:color="auto"/>
                        <w:left w:val="none" w:sz="0" w:space="0" w:color="auto"/>
                        <w:bottom w:val="none" w:sz="0" w:space="0" w:color="auto"/>
                        <w:right w:val="none" w:sz="0" w:space="0" w:color="auto"/>
                      </w:divBdr>
                    </w:div>
                  </w:divsChild>
                </w:div>
                <w:div w:id="105466716">
                  <w:marLeft w:val="0"/>
                  <w:marRight w:val="0"/>
                  <w:marTop w:val="0"/>
                  <w:marBottom w:val="0"/>
                  <w:divBdr>
                    <w:top w:val="single" w:sz="2" w:space="1" w:color="FFFFFF"/>
                    <w:left w:val="single" w:sz="2" w:space="12" w:color="FFFFFF"/>
                    <w:bottom w:val="single" w:sz="2" w:space="1" w:color="FFFFFF"/>
                    <w:right w:val="single" w:sz="2" w:space="4" w:color="FFFFFF"/>
                  </w:divBdr>
                  <w:divsChild>
                    <w:div w:id="953363362">
                      <w:marLeft w:val="0"/>
                      <w:marRight w:val="0"/>
                      <w:marTop w:val="0"/>
                      <w:marBottom w:val="0"/>
                      <w:divBdr>
                        <w:top w:val="none" w:sz="0" w:space="0" w:color="auto"/>
                        <w:left w:val="none" w:sz="0" w:space="0" w:color="auto"/>
                        <w:bottom w:val="none" w:sz="0" w:space="0" w:color="auto"/>
                        <w:right w:val="none" w:sz="0" w:space="0" w:color="auto"/>
                      </w:divBdr>
                    </w:div>
                  </w:divsChild>
                </w:div>
                <w:div w:id="156505808">
                  <w:marLeft w:val="0"/>
                  <w:marRight w:val="0"/>
                  <w:marTop w:val="0"/>
                  <w:marBottom w:val="0"/>
                  <w:divBdr>
                    <w:top w:val="single" w:sz="2" w:space="1" w:color="FFFFFF"/>
                    <w:left w:val="single" w:sz="2" w:space="12" w:color="FFFFFF"/>
                    <w:bottom w:val="single" w:sz="2" w:space="1" w:color="FFFFFF"/>
                    <w:right w:val="single" w:sz="2" w:space="4" w:color="FFFFFF"/>
                  </w:divBdr>
                  <w:divsChild>
                    <w:div w:id="766271435">
                      <w:marLeft w:val="0"/>
                      <w:marRight w:val="0"/>
                      <w:marTop w:val="0"/>
                      <w:marBottom w:val="0"/>
                      <w:divBdr>
                        <w:top w:val="none" w:sz="0" w:space="0" w:color="auto"/>
                        <w:left w:val="none" w:sz="0" w:space="0" w:color="auto"/>
                        <w:bottom w:val="none" w:sz="0" w:space="0" w:color="auto"/>
                        <w:right w:val="none" w:sz="0" w:space="0" w:color="auto"/>
                      </w:divBdr>
                    </w:div>
                  </w:divsChild>
                </w:div>
                <w:div w:id="346716673">
                  <w:marLeft w:val="0"/>
                  <w:marRight w:val="0"/>
                  <w:marTop w:val="0"/>
                  <w:marBottom w:val="0"/>
                  <w:divBdr>
                    <w:top w:val="single" w:sz="2" w:space="1" w:color="FFFFFF"/>
                    <w:left w:val="single" w:sz="2" w:space="12" w:color="FFFFFF"/>
                    <w:bottom w:val="single" w:sz="2" w:space="1" w:color="FFFFFF"/>
                    <w:right w:val="single" w:sz="2" w:space="4" w:color="FFFFFF"/>
                  </w:divBdr>
                  <w:divsChild>
                    <w:div w:id="930117197">
                      <w:marLeft w:val="0"/>
                      <w:marRight w:val="0"/>
                      <w:marTop w:val="0"/>
                      <w:marBottom w:val="0"/>
                      <w:divBdr>
                        <w:top w:val="none" w:sz="0" w:space="0" w:color="auto"/>
                        <w:left w:val="none" w:sz="0" w:space="0" w:color="auto"/>
                        <w:bottom w:val="none" w:sz="0" w:space="0" w:color="auto"/>
                        <w:right w:val="none" w:sz="0" w:space="0" w:color="auto"/>
                      </w:divBdr>
                    </w:div>
                  </w:divsChild>
                </w:div>
                <w:div w:id="876308579">
                  <w:marLeft w:val="0"/>
                  <w:marRight w:val="0"/>
                  <w:marTop w:val="0"/>
                  <w:marBottom w:val="0"/>
                  <w:divBdr>
                    <w:top w:val="single" w:sz="2" w:space="1" w:color="FFFFFF"/>
                    <w:left w:val="single" w:sz="2" w:space="12" w:color="FFFFFF"/>
                    <w:bottom w:val="single" w:sz="2" w:space="1" w:color="FFFFFF"/>
                    <w:right w:val="single" w:sz="2" w:space="4" w:color="FFFFFF"/>
                  </w:divBdr>
                  <w:divsChild>
                    <w:div w:id="582834083">
                      <w:marLeft w:val="0"/>
                      <w:marRight w:val="0"/>
                      <w:marTop w:val="0"/>
                      <w:marBottom w:val="0"/>
                      <w:divBdr>
                        <w:top w:val="none" w:sz="0" w:space="0" w:color="auto"/>
                        <w:left w:val="none" w:sz="0" w:space="0" w:color="auto"/>
                        <w:bottom w:val="none" w:sz="0" w:space="0" w:color="auto"/>
                        <w:right w:val="none" w:sz="0" w:space="0" w:color="auto"/>
                      </w:divBdr>
                    </w:div>
                  </w:divsChild>
                </w:div>
                <w:div w:id="1387098237">
                  <w:marLeft w:val="0"/>
                  <w:marRight w:val="0"/>
                  <w:marTop w:val="0"/>
                  <w:marBottom w:val="0"/>
                  <w:divBdr>
                    <w:top w:val="single" w:sz="2" w:space="1" w:color="FFFFFF"/>
                    <w:left w:val="single" w:sz="2" w:space="12" w:color="FFFFFF"/>
                    <w:bottom w:val="single" w:sz="2" w:space="1" w:color="FFFFFF"/>
                    <w:right w:val="single" w:sz="2" w:space="4" w:color="FFFFFF"/>
                  </w:divBdr>
                  <w:divsChild>
                    <w:div w:id="914585340">
                      <w:marLeft w:val="0"/>
                      <w:marRight w:val="0"/>
                      <w:marTop w:val="0"/>
                      <w:marBottom w:val="0"/>
                      <w:divBdr>
                        <w:top w:val="none" w:sz="0" w:space="0" w:color="auto"/>
                        <w:left w:val="none" w:sz="0" w:space="0" w:color="auto"/>
                        <w:bottom w:val="none" w:sz="0" w:space="0" w:color="auto"/>
                        <w:right w:val="none" w:sz="0" w:space="0" w:color="auto"/>
                      </w:divBdr>
                    </w:div>
                  </w:divsChild>
                </w:div>
                <w:div w:id="1747921719">
                  <w:marLeft w:val="0"/>
                  <w:marRight w:val="0"/>
                  <w:marTop w:val="0"/>
                  <w:marBottom w:val="0"/>
                  <w:divBdr>
                    <w:top w:val="single" w:sz="2" w:space="1" w:color="FFFFFF"/>
                    <w:left w:val="single" w:sz="2" w:space="12" w:color="FFFFFF"/>
                    <w:bottom w:val="single" w:sz="2" w:space="1" w:color="FFFFFF"/>
                    <w:right w:val="single" w:sz="2" w:space="4" w:color="FFFFFF"/>
                  </w:divBdr>
                  <w:divsChild>
                    <w:div w:id="453718846">
                      <w:marLeft w:val="0"/>
                      <w:marRight w:val="0"/>
                      <w:marTop w:val="0"/>
                      <w:marBottom w:val="0"/>
                      <w:divBdr>
                        <w:top w:val="none" w:sz="0" w:space="0" w:color="auto"/>
                        <w:left w:val="none" w:sz="0" w:space="0" w:color="auto"/>
                        <w:bottom w:val="none" w:sz="0" w:space="0" w:color="auto"/>
                        <w:right w:val="none" w:sz="0" w:space="0" w:color="auto"/>
                      </w:divBdr>
                    </w:div>
                  </w:divsChild>
                </w:div>
                <w:div w:id="915044720">
                  <w:marLeft w:val="0"/>
                  <w:marRight w:val="0"/>
                  <w:marTop w:val="0"/>
                  <w:marBottom w:val="0"/>
                  <w:divBdr>
                    <w:top w:val="single" w:sz="2" w:space="1" w:color="FFFFFF"/>
                    <w:left w:val="single" w:sz="2" w:space="12" w:color="FFFFFF"/>
                    <w:bottom w:val="single" w:sz="2" w:space="4" w:color="FFFFFF"/>
                    <w:right w:val="single" w:sz="2" w:space="4" w:color="FFFFFF"/>
                  </w:divBdr>
                  <w:divsChild>
                    <w:div w:id="169719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0959">
          <w:marLeft w:val="0"/>
          <w:marRight w:val="0"/>
          <w:marTop w:val="0"/>
          <w:marBottom w:val="335"/>
          <w:divBdr>
            <w:top w:val="none" w:sz="0" w:space="0" w:color="auto"/>
            <w:left w:val="none" w:sz="0" w:space="0" w:color="auto"/>
            <w:bottom w:val="none" w:sz="0" w:space="0" w:color="auto"/>
            <w:right w:val="none" w:sz="0" w:space="0" w:color="auto"/>
          </w:divBdr>
          <w:divsChild>
            <w:div w:id="978419606">
              <w:marLeft w:val="0"/>
              <w:marRight w:val="0"/>
              <w:marTop w:val="0"/>
              <w:marBottom w:val="0"/>
              <w:divBdr>
                <w:top w:val="none" w:sz="0" w:space="0" w:color="auto"/>
                <w:left w:val="none" w:sz="0" w:space="0" w:color="auto"/>
                <w:bottom w:val="none" w:sz="0" w:space="0" w:color="auto"/>
                <w:right w:val="none" w:sz="0" w:space="0" w:color="auto"/>
              </w:divBdr>
              <w:divsChild>
                <w:div w:id="805390773">
                  <w:marLeft w:val="0"/>
                  <w:marRight w:val="0"/>
                  <w:marTop w:val="0"/>
                  <w:marBottom w:val="0"/>
                  <w:divBdr>
                    <w:top w:val="single" w:sz="2" w:space="4" w:color="FFFFFF"/>
                    <w:left w:val="single" w:sz="2" w:space="12" w:color="FFFFFF"/>
                    <w:bottom w:val="single" w:sz="2" w:space="1" w:color="FFFFFF"/>
                    <w:right w:val="single" w:sz="2" w:space="4" w:color="FFFFFF"/>
                  </w:divBdr>
                  <w:divsChild>
                    <w:div w:id="496304543">
                      <w:marLeft w:val="0"/>
                      <w:marRight w:val="0"/>
                      <w:marTop w:val="0"/>
                      <w:marBottom w:val="0"/>
                      <w:divBdr>
                        <w:top w:val="none" w:sz="0" w:space="0" w:color="auto"/>
                        <w:left w:val="none" w:sz="0" w:space="0" w:color="auto"/>
                        <w:bottom w:val="none" w:sz="0" w:space="0" w:color="auto"/>
                        <w:right w:val="none" w:sz="0" w:space="0" w:color="auto"/>
                      </w:divBdr>
                    </w:div>
                  </w:divsChild>
                </w:div>
                <w:div w:id="691149954">
                  <w:marLeft w:val="0"/>
                  <w:marRight w:val="0"/>
                  <w:marTop w:val="0"/>
                  <w:marBottom w:val="0"/>
                  <w:divBdr>
                    <w:top w:val="single" w:sz="2" w:space="1" w:color="FFFFFF"/>
                    <w:left w:val="single" w:sz="2" w:space="12" w:color="FFFFFF"/>
                    <w:bottom w:val="single" w:sz="2" w:space="1" w:color="FFFFFF"/>
                    <w:right w:val="single" w:sz="2" w:space="4" w:color="FFFFFF"/>
                  </w:divBdr>
                  <w:divsChild>
                    <w:div w:id="1074010191">
                      <w:marLeft w:val="0"/>
                      <w:marRight w:val="0"/>
                      <w:marTop w:val="0"/>
                      <w:marBottom w:val="0"/>
                      <w:divBdr>
                        <w:top w:val="none" w:sz="0" w:space="0" w:color="auto"/>
                        <w:left w:val="none" w:sz="0" w:space="0" w:color="auto"/>
                        <w:bottom w:val="none" w:sz="0" w:space="0" w:color="auto"/>
                        <w:right w:val="none" w:sz="0" w:space="0" w:color="auto"/>
                      </w:divBdr>
                    </w:div>
                  </w:divsChild>
                </w:div>
                <w:div w:id="778573850">
                  <w:marLeft w:val="0"/>
                  <w:marRight w:val="0"/>
                  <w:marTop w:val="0"/>
                  <w:marBottom w:val="0"/>
                  <w:divBdr>
                    <w:top w:val="single" w:sz="2" w:space="1" w:color="FFFFFF"/>
                    <w:left w:val="single" w:sz="2" w:space="12" w:color="FFFFFF"/>
                    <w:bottom w:val="single" w:sz="2" w:space="1" w:color="FFFFFF"/>
                    <w:right w:val="single" w:sz="2" w:space="4" w:color="FFFFFF"/>
                  </w:divBdr>
                  <w:divsChild>
                    <w:div w:id="1170676379">
                      <w:marLeft w:val="0"/>
                      <w:marRight w:val="0"/>
                      <w:marTop w:val="0"/>
                      <w:marBottom w:val="0"/>
                      <w:divBdr>
                        <w:top w:val="none" w:sz="0" w:space="0" w:color="auto"/>
                        <w:left w:val="none" w:sz="0" w:space="0" w:color="auto"/>
                        <w:bottom w:val="none" w:sz="0" w:space="0" w:color="auto"/>
                        <w:right w:val="none" w:sz="0" w:space="0" w:color="auto"/>
                      </w:divBdr>
                    </w:div>
                  </w:divsChild>
                </w:div>
                <w:div w:id="1502156738">
                  <w:marLeft w:val="0"/>
                  <w:marRight w:val="0"/>
                  <w:marTop w:val="0"/>
                  <w:marBottom w:val="0"/>
                  <w:divBdr>
                    <w:top w:val="single" w:sz="2" w:space="1" w:color="FFFFFF"/>
                    <w:left w:val="single" w:sz="2" w:space="12" w:color="FFFFFF"/>
                    <w:bottom w:val="single" w:sz="2" w:space="1" w:color="FFFFFF"/>
                    <w:right w:val="single" w:sz="2" w:space="4" w:color="FFFFFF"/>
                  </w:divBdr>
                  <w:divsChild>
                    <w:div w:id="500122744">
                      <w:marLeft w:val="0"/>
                      <w:marRight w:val="0"/>
                      <w:marTop w:val="0"/>
                      <w:marBottom w:val="0"/>
                      <w:divBdr>
                        <w:top w:val="none" w:sz="0" w:space="0" w:color="auto"/>
                        <w:left w:val="none" w:sz="0" w:space="0" w:color="auto"/>
                        <w:bottom w:val="none" w:sz="0" w:space="0" w:color="auto"/>
                        <w:right w:val="none" w:sz="0" w:space="0" w:color="auto"/>
                      </w:divBdr>
                    </w:div>
                  </w:divsChild>
                </w:div>
                <w:div w:id="752438578">
                  <w:marLeft w:val="0"/>
                  <w:marRight w:val="0"/>
                  <w:marTop w:val="0"/>
                  <w:marBottom w:val="0"/>
                  <w:divBdr>
                    <w:top w:val="single" w:sz="2" w:space="1" w:color="FFFFFF"/>
                    <w:left w:val="single" w:sz="2" w:space="12" w:color="FFFFFF"/>
                    <w:bottom w:val="single" w:sz="2" w:space="1" w:color="FFFFFF"/>
                    <w:right w:val="single" w:sz="2" w:space="4" w:color="FFFFFF"/>
                  </w:divBdr>
                  <w:divsChild>
                    <w:div w:id="1924872754">
                      <w:marLeft w:val="0"/>
                      <w:marRight w:val="0"/>
                      <w:marTop w:val="0"/>
                      <w:marBottom w:val="0"/>
                      <w:divBdr>
                        <w:top w:val="none" w:sz="0" w:space="0" w:color="auto"/>
                        <w:left w:val="none" w:sz="0" w:space="0" w:color="auto"/>
                        <w:bottom w:val="none" w:sz="0" w:space="0" w:color="auto"/>
                        <w:right w:val="none" w:sz="0" w:space="0" w:color="auto"/>
                      </w:divBdr>
                    </w:div>
                  </w:divsChild>
                </w:div>
                <w:div w:id="796681761">
                  <w:marLeft w:val="0"/>
                  <w:marRight w:val="0"/>
                  <w:marTop w:val="0"/>
                  <w:marBottom w:val="0"/>
                  <w:divBdr>
                    <w:top w:val="single" w:sz="2" w:space="1" w:color="FFFFFF"/>
                    <w:left w:val="single" w:sz="2" w:space="12" w:color="FFFFFF"/>
                    <w:bottom w:val="single" w:sz="2" w:space="1" w:color="FFFFFF"/>
                    <w:right w:val="single" w:sz="2" w:space="4" w:color="FFFFFF"/>
                  </w:divBdr>
                  <w:divsChild>
                    <w:div w:id="259410980">
                      <w:marLeft w:val="0"/>
                      <w:marRight w:val="0"/>
                      <w:marTop w:val="0"/>
                      <w:marBottom w:val="0"/>
                      <w:divBdr>
                        <w:top w:val="none" w:sz="0" w:space="0" w:color="auto"/>
                        <w:left w:val="none" w:sz="0" w:space="0" w:color="auto"/>
                        <w:bottom w:val="none" w:sz="0" w:space="0" w:color="auto"/>
                        <w:right w:val="none" w:sz="0" w:space="0" w:color="auto"/>
                      </w:divBdr>
                    </w:div>
                  </w:divsChild>
                </w:div>
                <w:div w:id="2142379475">
                  <w:marLeft w:val="0"/>
                  <w:marRight w:val="0"/>
                  <w:marTop w:val="0"/>
                  <w:marBottom w:val="0"/>
                  <w:divBdr>
                    <w:top w:val="single" w:sz="2" w:space="1" w:color="FFFFFF"/>
                    <w:left w:val="single" w:sz="2" w:space="12" w:color="FFFFFF"/>
                    <w:bottom w:val="single" w:sz="2" w:space="1" w:color="FFFFFF"/>
                    <w:right w:val="single" w:sz="2" w:space="4" w:color="FFFFFF"/>
                  </w:divBdr>
                  <w:divsChild>
                    <w:div w:id="601645456">
                      <w:marLeft w:val="0"/>
                      <w:marRight w:val="0"/>
                      <w:marTop w:val="0"/>
                      <w:marBottom w:val="0"/>
                      <w:divBdr>
                        <w:top w:val="none" w:sz="0" w:space="0" w:color="auto"/>
                        <w:left w:val="none" w:sz="0" w:space="0" w:color="auto"/>
                        <w:bottom w:val="none" w:sz="0" w:space="0" w:color="auto"/>
                        <w:right w:val="none" w:sz="0" w:space="0" w:color="auto"/>
                      </w:divBdr>
                    </w:div>
                  </w:divsChild>
                </w:div>
                <w:div w:id="1292983063">
                  <w:marLeft w:val="0"/>
                  <w:marRight w:val="0"/>
                  <w:marTop w:val="0"/>
                  <w:marBottom w:val="0"/>
                  <w:divBdr>
                    <w:top w:val="single" w:sz="2" w:space="1" w:color="FFFFFF"/>
                    <w:left w:val="single" w:sz="2" w:space="12" w:color="FFFFFF"/>
                    <w:bottom w:val="single" w:sz="2" w:space="1" w:color="FFFFFF"/>
                    <w:right w:val="single" w:sz="2" w:space="4" w:color="FFFFFF"/>
                  </w:divBdr>
                  <w:divsChild>
                    <w:div w:id="708913821">
                      <w:marLeft w:val="0"/>
                      <w:marRight w:val="0"/>
                      <w:marTop w:val="0"/>
                      <w:marBottom w:val="0"/>
                      <w:divBdr>
                        <w:top w:val="none" w:sz="0" w:space="0" w:color="auto"/>
                        <w:left w:val="none" w:sz="0" w:space="0" w:color="auto"/>
                        <w:bottom w:val="none" w:sz="0" w:space="0" w:color="auto"/>
                        <w:right w:val="none" w:sz="0" w:space="0" w:color="auto"/>
                      </w:divBdr>
                    </w:div>
                  </w:divsChild>
                </w:div>
                <w:div w:id="1425952856">
                  <w:marLeft w:val="0"/>
                  <w:marRight w:val="0"/>
                  <w:marTop w:val="0"/>
                  <w:marBottom w:val="0"/>
                  <w:divBdr>
                    <w:top w:val="single" w:sz="2" w:space="1" w:color="FFFFFF"/>
                    <w:left w:val="single" w:sz="2" w:space="12" w:color="FFFFFF"/>
                    <w:bottom w:val="single" w:sz="2" w:space="1" w:color="FFFFFF"/>
                    <w:right w:val="single" w:sz="2" w:space="4" w:color="FFFFFF"/>
                  </w:divBdr>
                  <w:divsChild>
                    <w:div w:id="801534139">
                      <w:marLeft w:val="0"/>
                      <w:marRight w:val="0"/>
                      <w:marTop w:val="0"/>
                      <w:marBottom w:val="0"/>
                      <w:divBdr>
                        <w:top w:val="none" w:sz="0" w:space="0" w:color="auto"/>
                        <w:left w:val="none" w:sz="0" w:space="0" w:color="auto"/>
                        <w:bottom w:val="none" w:sz="0" w:space="0" w:color="auto"/>
                        <w:right w:val="none" w:sz="0" w:space="0" w:color="auto"/>
                      </w:divBdr>
                    </w:div>
                  </w:divsChild>
                </w:div>
                <w:div w:id="1990474927">
                  <w:marLeft w:val="0"/>
                  <w:marRight w:val="0"/>
                  <w:marTop w:val="0"/>
                  <w:marBottom w:val="0"/>
                  <w:divBdr>
                    <w:top w:val="single" w:sz="2" w:space="1" w:color="FFFFFF"/>
                    <w:left w:val="single" w:sz="2" w:space="12" w:color="FFFFFF"/>
                    <w:bottom w:val="single" w:sz="2" w:space="1" w:color="FFFFFF"/>
                    <w:right w:val="single" w:sz="2" w:space="4" w:color="FFFFFF"/>
                  </w:divBdr>
                  <w:divsChild>
                    <w:div w:id="1531140933">
                      <w:marLeft w:val="0"/>
                      <w:marRight w:val="0"/>
                      <w:marTop w:val="0"/>
                      <w:marBottom w:val="0"/>
                      <w:divBdr>
                        <w:top w:val="none" w:sz="0" w:space="0" w:color="auto"/>
                        <w:left w:val="none" w:sz="0" w:space="0" w:color="auto"/>
                        <w:bottom w:val="none" w:sz="0" w:space="0" w:color="auto"/>
                        <w:right w:val="none" w:sz="0" w:space="0" w:color="auto"/>
                      </w:divBdr>
                    </w:div>
                  </w:divsChild>
                </w:div>
                <w:div w:id="1718894428">
                  <w:marLeft w:val="0"/>
                  <w:marRight w:val="0"/>
                  <w:marTop w:val="0"/>
                  <w:marBottom w:val="0"/>
                  <w:divBdr>
                    <w:top w:val="single" w:sz="2" w:space="1" w:color="FFFFFF"/>
                    <w:left w:val="single" w:sz="2" w:space="12" w:color="FFFFFF"/>
                    <w:bottom w:val="single" w:sz="2" w:space="1" w:color="FFFFFF"/>
                    <w:right w:val="single" w:sz="2" w:space="4" w:color="FFFFFF"/>
                  </w:divBdr>
                  <w:divsChild>
                    <w:div w:id="672996223">
                      <w:marLeft w:val="0"/>
                      <w:marRight w:val="0"/>
                      <w:marTop w:val="0"/>
                      <w:marBottom w:val="0"/>
                      <w:divBdr>
                        <w:top w:val="none" w:sz="0" w:space="0" w:color="auto"/>
                        <w:left w:val="none" w:sz="0" w:space="0" w:color="auto"/>
                        <w:bottom w:val="none" w:sz="0" w:space="0" w:color="auto"/>
                        <w:right w:val="none" w:sz="0" w:space="0" w:color="auto"/>
                      </w:divBdr>
                    </w:div>
                  </w:divsChild>
                </w:div>
                <w:div w:id="1406416321">
                  <w:marLeft w:val="0"/>
                  <w:marRight w:val="0"/>
                  <w:marTop w:val="0"/>
                  <w:marBottom w:val="0"/>
                  <w:divBdr>
                    <w:top w:val="single" w:sz="2" w:space="1" w:color="FFFFFF"/>
                    <w:left w:val="single" w:sz="2" w:space="12" w:color="FFFFFF"/>
                    <w:bottom w:val="single" w:sz="2" w:space="1" w:color="FFFFFF"/>
                    <w:right w:val="single" w:sz="2" w:space="4" w:color="FFFFFF"/>
                  </w:divBdr>
                  <w:divsChild>
                    <w:div w:id="1299264778">
                      <w:marLeft w:val="0"/>
                      <w:marRight w:val="0"/>
                      <w:marTop w:val="0"/>
                      <w:marBottom w:val="0"/>
                      <w:divBdr>
                        <w:top w:val="none" w:sz="0" w:space="0" w:color="auto"/>
                        <w:left w:val="none" w:sz="0" w:space="0" w:color="auto"/>
                        <w:bottom w:val="none" w:sz="0" w:space="0" w:color="auto"/>
                        <w:right w:val="none" w:sz="0" w:space="0" w:color="auto"/>
                      </w:divBdr>
                    </w:div>
                  </w:divsChild>
                </w:div>
                <w:div w:id="1806656909">
                  <w:marLeft w:val="0"/>
                  <w:marRight w:val="0"/>
                  <w:marTop w:val="0"/>
                  <w:marBottom w:val="0"/>
                  <w:divBdr>
                    <w:top w:val="single" w:sz="2" w:space="1" w:color="FFFFFF"/>
                    <w:left w:val="single" w:sz="2" w:space="12" w:color="FFFFFF"/>
                    <w:bottom w:val="single" w:sz="2" w:space="1" w:color="FFFFFF"/>
                    <w:right w:val="single" w:sz="2" w:space="4" w:color="FFFFFF"/>
                  </w:divBdr>
                  <w:divsChild>
                    <w:div w:id="1203589649">
                      <w:marLeft w:val="0"/>
                      <w:marRight w:val="0"/>
                      <w:marTop w:val="0"/>
                      <w:marBottom w:val="0"/>
                      <w:divBdr>
                        <w:top w:val="none" w:sz="0" w:space="0" w:color="auto"/>
                        <w:left w:val="none" w:sz="0" w:space="0" w:color="auto"/>
                        <w:bottom w:val="none" w:sz="0" w:space="0" w:color="auto"/>
                        <w:right w:val="none" w:sz="0" w:space="0" w:color="auto"/>
                      </w:divBdr>
                    </w:div>
                  </w:divsChild>
                </w:div>
                <w:div w:id="504436901">
                  <w:marLeft w:val="0"/>
                  <w:marRight w:val="0"/>
                  <w:marTop w:val="0"/>
                  <w:marBottom w:val="0"/>
                  <w:divBdr>
                    <w:top w:val="single" w:sz="2" w:space="1" w:color="FFFFFF"/>
                    <w:left w:val="single" w:sz="2" w:space="12" w:color="FFFFFF"/>
                    <w:bottom w:val="single" w:sz="2" w:space="1" w:color="FFFFFF"/>
                    <w:right w:val="single" w:sz="2" w:space="4" w:color="FFFFFF"/>
                  </w:divBdr>
                  <w:divsChild>
                    <w:div w:id="42366625">
                      <w:marLeft w:val="0"/>
                      <w:marRight w:val="0"/>
                      <w:marTop w:val="0"/>
                      <w:marBottom w:val="0"/>
                      <w:divBdr>
                        <w:top w:val="none" w:sz="0" w:space="0" w:color="auto"/>
                        <w:left w:val="none" w:sz="0" w:space="0" w:color="auto"/>
                        <w:bottom w:val="none" w:sz="0" w:space="0" w:color="auto"/>
                        <w:right w:val="none" w:sz="0" w:space="0" w:color="auto"/>
                      </w:divBdr>
                    </w:div>
                  </w:divsChild>
                </w:div>
                <w:div w:id="1598441713">
                  <w:marLeft w:val="0"/>
                  <w:marRight w:val="0"/>
                  <w:marTop w:val="0"/>
                  <w:marBottom w:val="0"/>
                  <w:divBdr>
                    <w:top w:val="single" w:sz="2" w:space="1" w:color="FFFFFF"/>
                    <w:left w:val="single" w:sz="2" w:space="12" w:color="FFFFFF"/>
                    <w:bottom w:val="single" w:sz="2" w:space="1" w:color="FFFFFF"/>
                    <w:right w:val="single" w:sz="2" w:space="4" w:color="FFFFFF"/>
                  </w:divBdr>
                  <w:divsChild>
                    <w:div w:id="224687909">
                      <w:marLeft w:val="0"/>
                      <w:marRight w:val="0"/>
                      <w:marTop w:val="0"/>
                      <w:marBottom w:val="0"/>
                      <w:divBdr>
                        <w:top w:val="none" w:sz="0" w:space="0" w:color="auto"/>
                        <w:left w:val="none" w:sz="0" w:space="0" w:color="auto"/>
                        <w:bottom w:val="none" w:sz="0" w:space="0" w:color="auto"/>
                        <w:right w:val="none" w:sz="0" w:space="0" w:color="auto"/>
                      </w:divBdr>
                    </w:div>
                  </w:divsChild>
                </w:div>
                <w:div w:id="1749300770">
                  <w:marLeft w:val="0"/>
                  <w:marRight w:val="0"/>
                  <w:marTop w:val="0"/>
                  <w:marBottom w:val="0"/>
                  <w:divBdr>
                    <w:top w:val="single" w:sz="2" w:space="1" w:color="FFFFFF"/>
                    <w:left w:val="single" w:sz="2" w:space="12" w:color="FFFFFF"/>
                    <w:bottom w:val="single" w:sz="2" w:space="1" w:color="FFFFFF"/>
                    <w:right w:val="single" w:sz="2" w:space="4" w:color="FFFFFF"/>
                  </w:divBdr>
                  <w:divsChild>
                    <w:div w:id="1497065111">
                      <w:marLeft w:val="0"/>
                      <w:marRight w:val="0"/>
                      <w:marTop w:val="0"/>
                      <w:marBottom w:val="0"/>
                      <w:divBdr>
                        <w:top w:val="none" w:sz="0" w:space="0" w:color="auto"/>
                        <w:left w:val="none" w:sz="0" w:space="0" w:color="auto"/>
                        <w:bottom w:val="none" w:sz="0" w:space="0" w:color="auto"/>
                        <w:right w:val="none" w:sz="0" w:space="0" w:color="auto"/>
                      </w:divBdr>
                    </w:div>
                  </w:divsChild>
                </w:div>
                <w:div w:id="646125704">
                  <w:marLeft w:val="0"/>
                  <w:marRight w:val="0"/>
                  <w:marTop w:val="0"/>
                  <w:marBottom w:val="0"/>
                  <w:divBdr>
                    <w:top w:val="single" w:sz="2" w:space="1" w:color="FFFFFF"/>
                    <w:left w:val="single" w:sz="2" w:space="12" w:color="FFFFFF"/>
                    <w:bottom w:val="single" w:sz="2" w:space="1" w:color="FFFFFF"/>
                    <w:right w:val="single" w:sz="2" w:space="4" w:color="FFFFFF"/>
                  </w:divBdr>
                  <w:divsChild>
                    <w:div w:id="1369188049">
                      <w:marLeft w:val="0"/>
                      <w:marRight w:val="0"/>
                      <w:marTop w:val="0"/>
                      <w:marBottom w:val="0"/>
                      <w:divBdr>
                        <w:top w:val="none" w:sz="0" w:space="0" w:color="auto"/>
                        <w:left w:val="none" w:sz="0" w:space="0" w:color="auto"/>
                        <w:bottom w:val="none" w:sz="0" w:space="0" w:color="auto"/>
                        <w:right w:val="none" w:sz="0" w:space="0" w:color="auto"/>
                      </w:divBdr>
                    </w:div>
                  </w:divsChild>
                </w:div>
                <w:div w:id="1155491285">
                  <w:marLeft w:val="0"/>
                  <w:marRight w:val="0"/>
                  <w:marTop w:val="0"/>
                  <w:marBottom w:val="0"/>
                  <w:divBdr>
                    <w:top w:val="single" w:sz="2" w:space="1" w:color="FFFFFF"/>
                    <w:left w:val="single" w:sz="2" w:space="12" w:color="FFFFFF"/>
                    <w:bottom w:val="single" w:sz="2" w:space="1" w:color="FFFFFF"/>
                    <w:right w:val="single" w:sz="2" w:space="4" w:color="FFFFFF"/>
                  </w:divBdr>
                  <w:divsChild>
                    <w:div w:id="463280882">
                      <w:marLeft w:val="0"/>
                      <w:marRight w:val="0"/>
                      <w:marTop w:val="0"/>
                      <w:marBottom w:val="0"/>
                      <w:divBdr>
                        <w:top w:val="none" w:sz="0" w:space="0" w:color="auto"/>
                        <w:left w:val="none" w:sz="0" w:space="0" w:color="auto"/>
                        <w:bottom w:val="none" w:sz="0" w:space="0" w:color="auto"/>
                        <w:right w:val="none" w:sz="0" w:space="0" w:color="auto"/>
                      </w:divBdr>
                    </w:div>
                  </w:divsChild>
                </w:div>
                <w:div w:id="1845435552">
                  <w:marLeft w:val="0"/>
                  <w:marRight w:val="0"/>
                  <w:marTop w:val="0"/>
                  <w:marBottom w:val="0"/>
                  <w:divBdr>
                    <w:top w:val="single" w:sz="2" w:space="1" w:color="FFFFFF"/>
                    <w:left w:val="single" w:sz="2" w:space="12" w:color="FFFFFF"/>
                    <w:bottom w:val="single" w:sz="2" w:space="1" w:color="FFFFFF"/>
                    <w:right w:val="single" w:sz="2" w:space="4" w:color="FFFFFF"/>
                  </w:divBdr>
                  <w:divsChild>
                    <w:div w:id="1380473458">
                      <w:marLeft w:val="0"/>
                      <w:marRight w:val="0"/>
                      <w:marTop w:val="0"/>
                      <w:marBottom w:val="0"/>
                      <w:divBdr>
                        <w:top w:val="none" w:sz="0" w:space="0" w:color="auto"/>
                        <w:left w:val="none" w:sz="0" w:space="0" w:color="auto"/>
                        <w:bottom w:val="none" w:sz="0" w:space="0" w:color="auto"/>
                        <w:right w:val="none" w:sz="0" w:space="0" w:color="auto"/>
                      </w:divBdr>
                    </w:div>
                  </w:divsChild>
                </w:div>
                <w:div w:id="1983805223">
                  <w:marLeft w:val="0"/>
                  <w:marRight w:val="0"/>
                  <w:marTop w:val="0"/>
                  <w:marBottom w:val="0"/>
                  <w:divBdr>
                    <w:top w:val="single" w:sz="2" w:space="1" w:color="FFFFFF"/>
                    <w:left w:val="single" w:sz="2" w:space="12" w:color="FFFFFF"/>
                    <w:bottom w:val="single" w:sz="2" w:space="1" w:color="FFFFFF"/>
                    <w:right w:val="single" w:sz="2" w:space="4" w:color="FFFFFF"/>
                  </w:divBdr>
                  <w:divsChild>
                    <w:div w:id="1159660447">
                      <w:marLeft w:val="0"/>
                      <w:marRight w:val="0"/>
                      <w:marTop w:val="0"/>
                      <w:marBottom w:val="0"/>
                      <w:divBdr>
                        <w:top w:val="none" w:sz="0" w:space="0" w:color="auto"/>
                        <w:left w:val="none" w:sz="0" w:space="0" w:color="auto"/>
                        <w:bottom w:val="none" w:sz="0" w:space="0" w:color="auto"/>
                        <w:right w:val="none" w:sz="0" w:space="0" w:color="auto"/>
                      </w:divBdr>
                    </w:div>
                  </w:divsChild>
                </w:div>
                <w:div w:id="1883663019">
                  <w:marLeft w:val="0"/>
                  <w:marRight w:val="0"/>
                  <w:marTop w:val="0"/>
                  <w:marBottom w:val="0"/>
                  <w:divBdr>
                    <w:top w:val="single" w:sz="2" w:space="1" w:color="FFFFFF"/>
                    <w:left w:val="single" w:sz="2" w:space="12" w:color="FFFFFF"/>
                    <w:bottom w:val="single" w:sz="2" w:space="1" w:color="FFFFFF"/>
                    <w:right w:val="single" w:sz="2" w:space="4" w:color="FFFFFF"/>
                  </w:divBdr>
                  <w:divsChild>
                    <w:div w:id="1006860746">
                      <w:marLeft w:val="0"/>
                      <w:marRight w:val="0"/>
                      <w:marTop w:val="0"/>
                      <w:marBottom w:val="0"/>
                      <w:divBdr>
                        <w:top w:val="none" w:sz="0" w:space="0" w:color="auto"/>
                        <w:left w:val="none" w:sz="0" w:space="0" w:color="auto"/>
                        <w:bottom w:val="none" w:sz="0" w:space="0" w:color="auto"/>
                        <w:right w:val="none" w:sz="0" w:space="0" w:color="auto"/>
                      </w:divBdr>
                    </w:div>
                  </w:divsChild>
                </w:div>
                <w:div w:id="1568298669">
                  <w:marLeft w:val="0"/>
                  <w:marRight w:val="0"/>
                  <w:marTop w:val="0"/>
                  <w:marBottom w:val="0"/>
                  <w:divBdr>
                    <w:top w:val="single" w:sz="2" w:space="1" w:color="FFFFFF"/>
                    <w:left w:val="single" w:sz="2" w:space="12" w:color="FFFFFF"/>
                    <w:bottom w:val="single" w:sz="2" w:space="1" w:color="FFFFFF"/>
                    <w:right w:val="single" w:sz="2" w:space="4" w:color="FFFFFF"/>
                  </w:divBdr>
                  <w:divsChild>
                    <w:div w:id="953247597">
                      <w:marLeft w:val="0"/>
                      <w:marRight w:val="0"/>
                      <w:marTop w:val="0"/>
                      <w:marBottom w:val="0"/>
                      <w:divBdr>
                        <w:top w:val="none" w:sz="0" w:space="0" w:color="auto"/>
                        <w:left w:val="none" w:sz="0" w:space="0" w:color="auto"/>
                        <w:bottom w:val="none" w:sz="0" w:space="0" w:color="auto"/>
                        <w:right w:val="none" w:sz="0" w:space="0" w:color="auto"/>
                      </w:divBdr>
                    </w:div>
                  </w:divsChild>
                </w:div>
                <w:div w:id="1362315036">
                  <w:marLeft w:val="0"/>
                  <w:marRight w:val="0"/>
                  <w:marTop w:val="0"/>
                  <w:marBottom w:val="0"/>
                  <w:divBdr>
                    <w:top w:val="single" w:sz="2" w:space="1" w:color="FFFFFF"/>
                    <w:left w:val="single" w:sz="2" w:space="12" w:color="FFFFFF"/>
                    <w:bottom w:val="single" w:sz="2" w:space="1" w:color="FFFFFF"/>
                    <w:right w:val="single" w:sz="2" w:space="4" w:color="FFFFFF"/>
                  </w:divBdr>
                  <w:divsChild>
                    <w:div w:id="1297367684">
                      <w:marLeft w:val="0"/>
                      <w:marRight w:val="0"/>
                      <w:marTop w:val="0"/>
                      <w:marBottom w:val="0"/>
                      <w:divBdr>
                        <w:top w:val="none" w:sz="0" w:space="0" w:color="auto"/>
                        <w:left w:val="none" w:sz="0" w:space="0" w:color="auto"/>
                        <w:bottom w:val="none" w:sz="0" w:space="0" w:color="auto"/>
                        <w:right w:val="none" w:sz="0" w:space="0" w:color="auto"/>
                      </w:divBdr>
                    </w:div>
                  </w:divsChild>
                </w:div>
                <w:div w:id="840589052">
                  <w:marLeft w:val="0"/>
                  <w:marRight w:val="0"/>
                  <w:marTop w:val="0"/>
                  <w:marBottom w:val="0"/>
                  <w:divBdr>
                    <w:top w:val="single" w:sz="2" w:space="1" w:color="FFFFFF"/>
                    <w:left w:val="single" w:sz="2" w:space="12" w:color="FFFFFF"/>
                    <w:bottom w:val="single" w:sz="2" w:space="1" w:color="FFFFFF"/>
                    <w:right w:val="single" w:sz="2" w:space="4" w:color="FFFFFF"/>
                  </w:divBdr>
                  <w:divsChild>
                    <w:div w:id="488135624">
                      <w:marLeft w:val="0"/>
                      <w:marRight w:val="0"/>
                      <w:marTop w:val="0"/>
                      <w:marBottom w:val="0"/>
                      <w:divBdr>
                        <w:top w:val="none" w:sz="0" w:space="0" w:color="auto"/>
                        <w:left w:val="none" w:sz="0" w:space="0" w:color="auto"/>
                        <w:bottom w:val="none" w:sz="0" w:space="0" w:color="auto"/>
                        <w:right w:val="none" w:sz="0" w:space="0" w:color="auto"/>
                      </w:divBdr>
                    </w:div>
                  </w:divsChild>
                </w:div>
                <w:div w:id="2010253592">
                  <w:marLeft w:val="0"/>
                  <w:marRight w:val="0"/>
                  <w:marTop w:val="0"/>
                  <w:marBottom w:val="0"/>
                  <w:divBdr>
                    <w:top w:val="single" w:sz="2" w:space="1" w:color="FFFFFF"/>
                    <w:left w:val="single" w:sz="2" w:space="12" w:color="FFFFFF"/>
                    <w:bottom w:val="single" w:sz="2" w:space="1" w:color="FFFFFF"/>
                    <w:right w:val="single" w:sz="2" w:space="4" w:color="FFFFFF"/>
                  </w:divBdr>
                  <w:divsChild>
                    <w:div w:id="304820400">
                      <w:marLeft w:val="0"/>
                      <w:marRight w:val="0"/>
                      <w:marTop w:val="0"/>
                      <w:marBottom w:val="0"/>
                      <w:divBdr>
                        <w:top w:val="none" w:sz="0" w:space="0" w:color="auto"/>
                        <w:left w:val="none" w:sz="0" w:space="0" w:color="auto"/>
                        <w:bottom w:val="none" w:sz="0" w:space="0" w:color="auto"/>
                        <w:right w:val="none" w:sz="0" w:space="0" w:color="auto"/>
                      </w:divBdr>
                    </w:div>
                  </w:divsChild>
                </w:div>
                <w:div w:id="2104757383">
                  <w:marLeft w:val="0"/>
                  <w:marRight w:val="0"/>
                  <w:marTop w:val="0"/>
                  <w:marBottom w:val="0"/>
                  <w:divBdr>
                    <w:top w:val="single" w:sz="2" w:space="1" w:color="FFFFFF"/>
                    <w:left w:val="single" w:sz="2" w:space="12" w:color="FFFFFF"/>
                    <w:bottom w:val="single" w:sz="2" w:space="1" w:color="FFFFFF"/>
                    <w:right w:val="single" w:sz="2" w:space="4" w:color="FFFFFF"/>
                  </w:divBdr>
                  <w:divsChild>
                    <w:div w:id="1913392789">
                      <w:marLeft w:val="0"/>
                      <w:marRight w:val="0"/>
                      <w:marTop w:val="0"/>
                      <w:marBottom w:val="0"/>
                      <w:divBdr>
                        <w:top w:val="none" w:sz="0" w:space="0" w:color="auto"/>
                        <w:left w:val="none" w:sz="0" w:space="0" w:color="auto"/>
                        <w:bottom w:val="none" w:sz="0" w:space="0" w:color="auto"/>
                        <w:right w:val="none" w:sz="0" w:space="0" w:color="auto"/>
                      </w:divBdr>
                    </w:div>
                  </w:divsChild>
                </w:div>
                <w:div w:id="1014923177">
                  <w:marLeft w:val="0"/>
                  <w:marRight w:val="0"/>
                  <w:marTop w:val="0"/>
                  <w:marBottom w:val="0"/>
                  <w:divBdr>
                    <w:top w:val="single" w:sz="2" w:space="1" w:color="FFFFFF"/>
                    <w:left w:val="single" w:sz="2" w:space="12" w:color="FFFFFF"/>
                    <w:bottom w:val="single" w:sz="2" w:space="1" w:color="FFFFFF"/>
                    <w:right w:val="single" w:sz="2" w:space="4" w:color="FFFFFF"/>
                  </w:divBdr>
                  <w:divsChild>
                    <w:div w:id="780489171">
                      <w:marLeft w:val="0"/>
                      <w:marRight w:val="0"/>
                      <w:marTop w:val="0"/>
                      <w:marBottom w:val="0"/>
                      <w:divBdr>
                        <w:top w:val="none" w:sz="0" w:space="0" w:color="auto"/>
                        <w:left w:val="none" w:sz="0" w:space="0" w:color="auto"/>
                        <w:bottom w:val="none" w:sz="0" w:space="0" w:color="auto"/>
                        <w:right w:val="none" w:sz="0" w:space="0" w:color="auto"/>
                      </w:divBdr>
                    </w:div>
                  </w:divsChild>
                </w:div>
                <w:div w:id="482046678">
                  <w:marLeft w:val="0"/>
                  <w:marRight w:val="0"/>
                  <w:marTop w:val="0"/>
                  <w:marBottom w:val="0"/>
                  <w:divBdr>
                    <w:top w:val="single" w:sz="2" w:space="1" w:color="FFFFFF"/>
                    <w:left w:val="single" w:sz="2" w:space="12" w:color="FFFFFF"/>
                    <w:bottom w:val="single" w:sz="2" w:space="1" w:color="FFFFFF"/>
                    <w:right w:val="single" w:sz="2" w:space="4" w:color="FFFFFF"/>
                  </w:divBdr>
                  <w:divsChild>
                    <w:div w:id="803542552">
                      <w:marLeft w:val="0"/>
                      <w:marRight w:val="0"/>
                      <w:marTop w:val="0"/>
                      <w:marBottom w:val="0"/>
                      <w:divBdr>
                        <w:top w:val="none" w:sz="0" w:space="0" w:color="auto"/>
                        <w:left w:val="none" w:sz="0" w:space="0" w:color="auto"/>
                        <w:bottom w:val="none" w:sz="0" w:space="0" w:color="auto"/>
                        <w:right w:val="none" w:sz="0" w:space="0" w:color="auto"/>
                      </w:divBdr>
                    </w:div>
                  </w:divsChild>
                </w:div>
                <w:div w:id="1339967544">
                  <w:marLeft w:val="0"/>
                  <w:marRight w:val="0"/>
                  <w:marTop w:val="0"/>
                  <w:marBottom w:val="0"/>
                  <w:divBdr>
                    <w:top w:val="single" w:sz="2" w:space="1" w:color="FFFFFF"/>
                    <w:left w:val="single" w:sz="2" w:space="12" w:color="FFFFFF"/>
                    <w:bottom w:val="single" w:sz="2" w:space="1" w:color="FFFFFF"/>
                    <w:right w:val="single" w:sz="2" w:space="4" w:color="FFFFFF"/>
                  </w:divBdr>
                  <w:divsChild>
                    <w:div w:id="540478954">
                      <w:marLeft w:val="0"/>
                      <w:marRight w:val="0"/>
                      <w:marTop w:val="0"/>
                      <w:marBottom w:val="0"/>
                      <w:divBdr>
                        <w:top w:val="none" w:sz="0" w:space="0" w:color="auto"/>
                        <w:left w:val="none" w:sz="0" w:space="0" w:color="auto"/>
                        <w:bottom w:val="none" w:sz="0" w:space="0" w:color="auto"/>
                        <w:right w:val="none" w:sz="0" w:space="0" w:color="auto"/>
                      </w:divBdr>
                    </w:div>
                  </w:divsChild>
                </w:div>
                <w:div w:id="343703126">
                  <w:marLeft w:val="0"/>
                  <w:marRight w:val="0"/>
                  <w:marTop w:val="0"/>
                  <w:marBottom w:val="0"/>
                  <w:divBdr>
                    <w:top w:val="single" w:sz="2" w:space="1" w:color="FFFFFF"/>
                    <w:left w:val="single" w:sz="2" w:space="12" w:color="FFFFFF"/>
                    <w:bottom w:val="single" w:sz="2" w:space="1" w:color="FFFFFF"/>
                    <w:right w:val="single" w:sz="2" w:space="4" w:color="FFFFFF"/>
                  </w:divBdr>
                  <w:divsChild>
                    <w:div w:id="889074031">
                      <w:marLeft w:val="0"/>
                      <w:marRight w:val="0"/>
                      <w:marTop w:val="0"/>
                      <w:marBottom w:val="0"/>
                      <w:divBdr>
                        <w:top w:val="none" w:sz="0" w:space="0" w:color="auto"/>
                        <w:left w:val="none" w:sz="0" w:space="0" w:color="auto"/>
                        <w:bottom w:val="none" w:sz="0" w:space="0" w:color="auto"/>
                        <w:right w:val="none" w:sz="0" w:space="0" w:color="auto"/>
                      </w:divBdr>
                    </w:div>
                  </w:divsChild>
                </w:div>
                <w:div w:id="1063329490">
                  <w:marLeft w:val="0"/>
                  <w:marRight w:val="0"/>
                  <w:marTop w:val="0"/>
                  <w:marBottom w:val="0"/>
                  <w:divBdr>
                    <w:top w:val="single" w:sz="2" w:space="1" w:color="FFFFFF"/>
                    <w:left w:val="single" w:sz="2" w:space="12" w:color="FFFFFF"/>
                    <w:bottom w:val="single" w:sz="2" w:space="1" w:color="FFFFFF"/>
                    <w:right w:val="single" w:sz="2" w:space="4" w:color="FFFFFF"/>
                  </w:divBdr>
                  <w:divsChild>
                    <w:div w:id="1403989734">
                      <w:marLeft w:val="0"/>
                      <w:marRight w:val="0"/>
                      <w:marTop w:val="0"/>
                      <w:marBottom w:val="0"/>
                      <w:divBdr>
                        <w:top w:val="none" w:sz="0" w:space="0" w:color="auto"/>
                        <w:left w:val="none" w:sz="0" w:space="0" w:color="auto"/>
                        <w:bottom w:val="none" w:sz="0" w:space="0" w:color="auto"/>
                        <w:right w:val="none" w:sz="0" w:space="0" w:color="auto"/>
                      </w:divBdr>
                    </w:div>
                  </w:divsChild>
                </w:div>
                <w:div w:id="1425607438">
                  <w:marLeft w:val="0"/>
                  <w:marRight w:val="0"/>
                  <w:marTop w:val="0"/>
                  <w:marBottom w:val="0"/>
                  <w:divBdr>
                    <w:top w:val="single" w:sz="2" w:space="1" w:color="FFFFFF"/>
                    <w:left w:val="single" w:sz="2" w:space="12" w:color="FFFFFF"/>
                    <w:bottom w:val="single" w:sz="2" w:space="1" w:color="FFFFFF"/>
                    <w:right w:val="single" w:sz="2" w:space="4" w:color="FFFFFF"/>
                  </w:divBdr>
                  <w:divsChild>
                    <w:div w:id="2022924510">
                      <w:marLeft w:val="0"/>
                      <w:marRight w:val="0"/>
                      <w:marTop w:val="0"/>
                      <w:marBottom w:val="0"/>
                      <w:divBdr>
                        <w:top w:val="none" w:sz="0" w:space="0" w:color="auto"/>
                        <w:left w:val="none" w:sz="0" w:space="0" w:color="auto"/>
                        <w:bottom w:val="none" w:sz="0" w:space="0" w:color="auto"/>
                        <w:right w:val="none" w:sz="0" w:space="0" w:color="auto"/>
                      </w:divBdr>
                    </w:div>
                  </w:divsChild>
                </w:div>
                <w:div w:id="991328615">
                  <w:marLeft w:val="0"/>
                  <w:marRight w:val="0"/>
                  <w:marTop w:val="0"/>
                  <w:marBottom w:val="0"/>
                  <w:divBdr>
                    <w:top w:val="single" w:sz="2" w:space="1" w:color="FFFFFF"/>
                    <w:left w:val="single" w:sz="2" w:space="12" w:color="FFFFFF"/>
                    <w:bottom w:val="single" w:sz="2" w:space="1" w:color="FFFFFF"/>
                    <w:right w:val="single" w:sz="2" w:space="4" w:color="FFFFFF"/>
                  </w:divBdr>
                  <w:divsChild>
                    <w:div w:id="602424453">
                      <w:marLeft w:val="0"/>
                      <w:marRight w:val="0"/>
                      <w:marTop w:val="0"/>
                      <w:marBottom w:val="0"/>
                      <w:divBdr>
                        <w:top w:val="none" w:sz="0" w:space="0" w:color="auto"/>
                        <w:left w:val="none" w:sz="0" w:space="0" w:color="auto"/>
                        <w:bottom w:val="none" w:sz="0" w:space="0" w:color="auto"/>
                        <w:right w:val="none" w:sz="0" w:space="0" w:color="auto"/>
                      </w:divBdr>
                    </w:div>
                  </w:divsChild>
                </w:div>
                <w:div w:id="1567446752">
                  <w:marLeft w:val="0"/>
                  <w:marRight w:val="0"/>
                  <w:marTop w:val="0"/>
                  <w:marBottom w:val="0"/>
                  <w:divBdr>
                    <w:top w:val="single" w:sz="2" w:space="1" w:color="FFFFFF"/>
                    <w:left w:val="single" w:sz="2" w:space="12" w:color="FFFFFF"/>
                    <w:bottom w:val="single" w:sz="2" w:space="1" w:color="FFFFFF"/>
                    <w:right w:val="single" w:sz="2" w:space="4" w:color="FFFFFF"/>
                  </w:divBdr>
                  <w:divsChild>
                    <w:div w:id="314988316">
                      <w:marLeft w:val="0"/>
                      <w:marRight w:val="0"/>
                      <w:marTop w:val="0"/>
                      <w:marBottom w:val="0"/>
                      <w:divBdr>
                        <w:top w:val="none" w:sz="0" w:space="0" w:color="auto"/>
                        <w:left w:val="none" w:sz="0" w:space="0" w:color="auto"/>
                        <w:bottom w:val="none" w:sz="0" w:space="0" w:color="auto"/>
                        <w:right w:val="none" w:sz="0" w:space="0" w:color="auto"/>
                      </w:divBdr>
                    </w:div>
                  </w:divsChild>
                </w:div>
                <w:div w:id="994528642">
                  <w:marLeft w:val="0"/>
                  <w:marRight w:val="0"/>
                  <w:marTop w:val="0"/>
                  <w:marBottom w:val="0"/>
                  <w:divBdr>
                    <w:top w:val="single" w:sz="2" w:space="1" w:color="FFFFFF"/>
                    <w:left w:val="single" w:sz="2" w:space="12" w:color="FFFFFF"/>
                    <w:bottom w:val="single" w:sz="2" w:space="1" w:color="FFFFFF"/>
                    <w:right w:val="single" w:sz="2" w:space="4" w:color="FFFFFF"/>
                  </w:divBdr>
                  <w:divsChild>
                    <w:div w:id="1993948529">
                      <w:marLeft w:val="0"/>
                      <w:marRight w:val="0"/>
                      <w:marTop w:val="0"/>
                      <w:marBottom w:val="0"/>
                      <w:divBdr>
                        <w:top w:val="none" w:sz="0" w:space="0" w:color="auto"/>
                        <w:left w:val="none" w:sz="0" w:space="0" w:color="auto"/>
                        <w:bottom w:val="none" w:sz="0" w:space="0" w:color="auto"/>
                        <w:right w:val="none" w:sz="0" w:space="0" w:color="auto"/>
                      </w:divBdr>
                    </w:div>
                  </w:divsChild>
                </w:div>
                <w:div w:id="764693075">
                  <w:marLeft w:val="0"/>
                  <w:marRight w:val="0"/>
                  <w:marTop w:val="0"/>
                  <w:marBottom w:val="0"/>
                  <w:divBdr>
                    <w:top w:val="single" w:sz="2" w:space="1" w:color="FFFFFF"/>
                    <w:left w:val="single" w:sz="2" w:space="12" w:color="FFFFFF"/>
                    <w:bottom w:val="single" w:sz="2" w:space="1" w:color="FFFFFF"/>
                    <w:right w:val="single" w:sz="2" w:space="4" w:color="FFFFFF"/>
                  </w:divBdr>
                  <w:divsChild>
                    <w:div w:id="533075597">
                      <w:marLeft w:val="0"/>
                      <w:marRight w:val="0"/>
                      <w:marTop w:val="0"/>
                      <w:marBottom w:val="0"/>
                      <w:divBdr>
                        <w:top w:val="none" w:sz="0" w:space="0" w:color="auto"/>
                        <w:left w:val="none" w:sz="0" w:space="0" w:color="auto"/>
                        <w:bottom w:val="none" w:sz="0" w:space="0" w:color="auto"/>
                        <w:right w:val="none" w:sz="0" w:space="0" w:color="auto"/>
                      </w:divBdr>
                    </w:div>
                  </w:divsChild>
                </w:div>
                <w:div w:id="252932372">
                  <w:marLeft w:val="0"/>
                  <w:marRight w:val="0"/>
                  <w:marTop w:val="0"/>
                  <w:marBottom w:val="0"/>
                  <w:divBdr>
                    <w:top w:val="single" w:sz="2" w:space="1" w:color="FFFFFF"/>
                    <w:left w:val="single" w:sz="2" w:space="12" w:color="FFFFFF"/>
                    <w:bottom w:val="single" w:sz="2" w:space="4" w:color="FFFFFF"/>
                    <w:right w:val="single" w:sz="2" w:space="4" w:color="FFFFFF"/>
                  </w:divBdr>
                  <w:divsChild>
                    <w:div w:id="2256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956058">
      <w:bodyDiv w:val="1"/>
      <w:marLeft w:val="0"/>
      <w:marRight w:val="0"/>
      <w:marTop w:val="0"/>
      <w:marBottom w:val="0"/>
      <w:divBdr>
        <w:top w:val="none" w:sz="0" w:space="0" w:color="auto"/>
        <w:left w:val="none" w:sz="0" w:space="0" w:color="auto"/>
        <w:bottom w:val="none" w:sz="0" w:space="0" w:color="auto"/>
        <w:right w:val="none" w:sz="0" w:space="0" w:color="auto"/>
      </w:divBdr>
      <w:divsChild>
        <w:div w:id="1740471418">
          <w:marLeft w:val="0"/>
          <w:marRight w:val="0"/>
          <w:marTop w:val="0"/>
          <w:marBottom w:val="0"/>
          <w:divBdr>
            <w:top w:val="none" w:sz="0" w:space="0" w:color="auto"/>
            <w:left w:val="none" w:sz="0" w:space="0" w:color="auto"/>
            <w:bottom w:val="none" w:sz="0" w:space="0" w:color="auto"/>
            <w:right w:val="none" w:sz="0" w:space="0" w:color="auto"/>
          </w:divBdr>
        </w:div>
        <w:div w:id="919095729">
          <w:marLeft w:val="0"/>
          <w:marRight w:val="0"/>
          <w:marTop w:val="0"/>
          <w:marBottom w:val="335"/>
          <w:divBdr>
            <w:top w:val="none" w:sz="0" w:space="0" w:color="auto"/>
            <w:left w:val="none" w:sz="0" w:space="0" w:color="auto"/>
            <w:bottom w:val="none" w:sz="0" w:space="0" w:color="auto"/>
            <w:right w:val="none" w:sz="0" w:space="0" w:color="auto"/>
          </w:divBdr>
          <w:divsChild>
            <w:div w:id="48043017">
              <w:marLeft w:val="0"/>
              <w:marRight w:val="0"/>
              <w:marTop w:val="0"/>
              <w:marBottom w:val="0"/>
              <w:divBdr>
                <w:top w:val="none" w:sz="0" w:space="0" w:color="auto"/>
                <w:left w:val="none" w:sz="0" w:space="0" w:color="auto"/>
                <w:bottom w:val="none" w:sz="0" w:space="0" w:color="auto"/>
                <w:right w:val="none" w:sz="0" w:space="0" w:color="auto"/>
              </w:divBdr>
              <w:divsChild>
                <w:div w:id="952246963">
                  <w:marLeft w:val="0"/>
                  <w:marRight w:val="0"/>
                  <w:marTop w:val="0"/>
                  <w:marBottom w:val="0"/>
                  <w:divBdr>
                    <w:top w:val="single" w:sz="2" w:space="4" w:color="FFFFFF"/>
                    <w:left w:val="single" w:sz="2" w:space="12" w:color="FFFFFF"/>
                    <w:bottom w:val="single" w:sz="2" w:space="1" w:color="FFFFFF"/>
                    <w:right w:val="single" w:sz="2" w:space="4" w:color="FFFFFF"/>
                  </w:divBdr>
                  <w:divsChild>
                    <w:div w:id="1012418063">
                      <w:marLeft w:val="0"/>
                      <w:marRight w:val="0"/>
                      <w:marTop w:val="0"/>
                      <w:marBottom w:val="0"/>
                      <w:divBdr>
                        <w:top w:val="none" w:sz="0" w:space="0" w:color="auto"/>
                        <w:left w:val="none" w:sz="0" w:space="0" w:color="auto"/>
                        <w:bottom w:val="none" w:sz="0" w:space="0" w:color="auto"/>
                        <w:right w:val="none" w:sz="0" w:space="0" w:color="auto"/>
                      </w:divBdr>
                    </w:div>
                  </w:divsChild>
                </w:div>
                <w:div w:id="899488110">
                  <w:marLeft w:val="0"/>
                  <w:marRight w:val="0"/>
                  <w:marTop w:val="0"/>
                  <w:marBottom w:val="0"/>
                  <w:divBdr>
                    <w:top w:val="single" w:sz="2" w:space="1" w:color="FFFFFF"/>
                    <w:left w:val="single" w:sz="2" w:space="12" w:color="FFFFFF"/>
                    <w:bottom w:val="single" w:sz="2" w:space="1" w:color="FFFFFF"/>
                    <w:right w:val="single" w:sz="2" w:space="4" w:color="FFFFFF"/>
                  </w:divBdr>
                  <w:divsChild>
                    <w:div w:id="1248810248">
                      <w:marLeft w:val="0"/>
                      <w:marRight w:val="0"/>
                      <w:marTop w:val="0"/>
                      <w:marBottom w:val="0"/>
                      <w:divBdr>
                        <w:top w:val="none" w:sz="0" w:space="0" w:color="auto"/>
                        <w:left w:val="none" w:sz="0" w:space="0" w:color="auto"/>
                        <w:bottom w:val="none" w:sz="0" w:space="0" w:color="auto"/>
                        <w:right w:val="none" w:sz="0" w:space="0" w:color="auto"/>
                      </w:divBdr>
                    </w:div>
                  </w:divsChild>
                </w:div>
                <w:div w:id="345909141">
                  <w:marLeft w:val="0"/>
                  <w:marRight w:val="0"/>
                  <w:marTop w:val="0"/>
                  <w:marBottom w:val="0"/>
                  <w:divBdr>
                    <w:top w:val="single" w:sz="2" w:space="1" w:color="FFFFFF"/>
                    <w:left w:val="single" w:sz="2" w:space="12" w:color="FFFFFF"/>
                    <w:bottom w:val="single" w:sz="2" w:space="1" w:color="FFFFFF"/>
                    <w:right w:val="single" w:sz="2" w:space="4" w:color="FFFFFF"/>
                  </w:divBdr>
                  <w:divsChild>
                    <w:div w:id="462887781">
                      <w:marLeft w:val="0"/>
                      <w:marRight w:val="0"/>
                      <w:marTop w:val="0"/>
                      <w:marBottom w:val="0"/>
                      <w:divBdr>
                        <w:top w:val="none" w:sz="0" w:space="0" w:color="auto"/>
                        <w:left w:val="none" w:sz="0" w:space="0" w:color="auto"/>
                        <w:bottom w:val="none" w:sz="0" w:space="0" w:color="auto"/>
                        <w:right w:val="none" w:sz="0" w:space="0" w:color="auto"/>
                      </w:divBdr>
                    </w:div>
                  </w:divsChild>
                </w:div>
                <w:div w:id="1448625422">
                  <w:marLeft w:val="0"/>
                  <w:marRight w:val="0"/>
                  <w:marTop w:val="0"/>
                  <w:marBottom w:val="0"/>
                  <w:divBdr>
                    <w:top w:val="single" w:sz="2" w:space="1" w:color="FFFFFF"/>
                    <w:left w:val="single" w:sz="2" w:space="12" w:color="FFFFFF"/>
                    <w:bottom w:val="single" w:sz="2" w:space="1" w:color="FFFFFF"/>
                    <w:right w:val="single" w:sz="2" w:space="4" w:color="FFFFFF"/>
                  </w:divBdr>
                  <w:divsChild>
                    <w:div w:id="301234453">
                      <w:marLeft w:val="0"/>
                      <w:marRight w:val="0"/>
                      <w:marTop w:val="0"/>
                      <w:marBottom w:val="0"/>
                      <w:divBdr>
                        <w:top w:val="none" w:sz="0" w:space="0" w:color="auto"/>
                        <w:left w:val="none" w:sz="0" w:space="0" w:color="auto"/>
                        <w:bottom w:val="none" w:sz="0" w:space="0" w:color="auto"/>
                        <w:right w:val="none" w:sz="0" w:space="0" w:color="auto"/>
                      </w:divBdr>
                    </w:div>
                  </w:divsChild>
                </w:div>
                <w:div w:id="1707606040">
                  <w:marLeft w:val="0"/>
                  <w:marRight w:val="0"/>
                  <w:marTop w:val="0"/>
                  <w:marBottom w:val="0"/>
                  <w:divBdr>
                    <w:top w:val="single" w:sz="2" w:space="1" w:color="FFFFFF"/>
                    <w:left w:val="single" w:sz="2" w:space="12" w:color="FFFFFF"/>
                    <w:bottom w:val="single" w:sz="2" w:space="1" w:color="FFFFFF"/>
                    <w:right w:val="single" w:sz="2" w:space="4" w:color="FFFFFF"/>
                  </w:divBdr>
                  <w:divsChild>
                    <w:div w:id="927739873">
                      <w:marLeft w:val="0"/>
                      <w:marRight w:val="0"/>
                      <w:marTop w:val="0"/>
                      <w:marBottom w:val="0"/>
                      <w:divBdr>
                        <w:top w:val="none" w:sz="0" w:space="0" w:color="auto"/>
                        <w:left w:val="none" w:sz="0" w:space="0" w:color="auto"/>
                        <w:bottom w:val="none" w:sz="0" w:space="0" w:color="auto"/>
                        <w:right w:val="none" w:sz="0" w:space="0" w:color="auto"/>
                      </w:divBdr>
                    </w:div>
                  </w:divsChild>
                </w:div>
                <w:div w:id="1927104753">
                  <w:marLeft w:val="0"/>
                  <w:marRight w:val="0"/>
                  <w:marTop w:val="0"/>
                  <w:marBottom w:val="0"/>
                  <w:divBdr>
                    <w:top w:val="single" w:sz="2" w:space="1" w:color="FFFFFF"/>
                    <w:left w:val="single" w:sz="2" w:space="12" w:color="FFFFFF"/>
                    <w:bottom w:val="single" w:sz="2" w:space="1" w:color="FFFFFF"/>
                    <w:right w:val="single" w:sz="2" w:space="4" w:color="FFFFFF"/>
                  </w:divBdr>
                  <w:divsChild>
                    <w:div w:id="719212539">
                      <w:marLeft w:val="0"/>
                      <w:marRight w:val="0"/>
                      <w:marTop w:val="0"/>
                      <w:marBottom w:val="0"/>
                      <w:divBdr>
                        <w:top w:val="none" w:sz="0" w:space="0" w:color="auto"/>
                        <w:left w:val="none" w:sz="0" w:space="0" w:color="auto"/>
                        <w:bottom w:val="none" w:sz="0" w:space="0" w:color="auto"/>
                        <w:right w:val="none" w:sz="0" w:space="0" w:color="auto"/>
                      </w:divBdr>
                    </w:div>
                  </w:divsChild>
                </w:div>
                <w:div w:id="731077086">
                  <w:marLeft w:val="0"/>
                  <w:marRight w:val="0"/>
                  <w:marTop w:val="0"/>
                  <w:marBottom w:val="0"/>
                  <w:divBdr>
                    <w:top w:val="single" w:sz="2" w:space="1" w:color="FFFFFF"/>
                    <w:left w:val="single" w:sz="2" w:space="12" w:color="FFFFFF"/>
                    <w:bottom w:val="single" w:sz="2" w:space="1" w:color="FFFFFF"/>
                    <w:right w:val="single" w:sz="2" w:space="4" w:color="FFFFFF"/>
                  </w:divBdr>
                  <w:divsChild>
                    <w:div w:id="1734621212">
                      <w:marLeft w:val="0"/>
                      <w:marRight w:val="0"/>
                      <w:marTop w:val="0"/>
                      <w:marBottom w:val="0"/>
                      <w:divBdr>
                        <w:top w:val="none" w:sz="0" w:space="0" w:color="auto"/>
                        <w:left w:val="none" w:sz="0" w:space="0" w:color="auto"/>
                        <w:bottom w:val="none" w:sz="0" w:space="0" w:color="auto"/>
                        <w:right w:val="none" w:sz="0" w:space="0" w:color="auto"/>
                      </w:divBdr>
                    </w:div>
                  </w:divsChild>
                </w:div>
                <w:div w:id="2023315023">
                  <w:marLeft w:val="0"/>
                  <w:marRight w:val="0"/>
                  <w:marTop w:val="0"/>
                  <w:marBottom w:val="0"/>
                  <w:divBdr>
                    <w:top w:val="single" w:sz="2" w:space="1" w:color="FFFFFF"/>
                    <w:left w:val="single" w:sz="2" w:space="12" w:color="FFFFFF"/>
                    <w:bottom w:val="single" w:sz="2" w:space="1" w:color="FFFFFF"/>
                    <w:right w:val="single" w:sz="2" w:space="4" w:color="FFFFFF"/>
                  </w:divBdr>
                  <w:divsChild>
                    <w:div w:id="1235510899">
                      <w:marLeft w:val="0"/>
                      <w:marRight w:val="0"/>
                      <w:marTop w:val="0"/>
                      <w:marBottom w:val="0"/>
                      <w:divBdr>
                        <w:top w:val="none" w:sz="0" w:space="0" w:color="auto"/>
                        <w:left w:val="none" w:sz="0" w:space="0" w:color="auto"/>
                        <w:bottom w:val="none" w:sz="0" w:space="0" w:color="auto"/>
                        <w:right w:val="none" w:sz="0" w:space="0" w:color="auto"/>
                      </w:divBdr>
                    </w:div>
                  </w:divsChild>
                </w:div>
                <w:div w:id="712997143">
                  <w:marLeft w:val="0"/>
                  <w:marRight w:val="0"/>
                  <w:marTop w:val="0"/>
                  <w:marBottom w:val="0"/>
                  <w:divBdr>
                    <w:top w:val="single" w:sz="2" w:space="1" w:color="FFFFFF"/>
                    <w:left w:val="single" w:sz="2" w:space="12" w:color="FFFFFF"/>
                    <w:bottom w:val="single" w:sz="2" w:space="1" w:color="FFFFFF"/>
                    <w:right w:val="single" w:sz="2" w:space="4" w:color="FFFFFF"/>
                  </w:divBdr>
                  <w:divsChild>
                    <w:div w:id="759713635">
                      <w:marLeft w:val="0"/>
                      <w:marRight w:val="0"/>
                      <w:marTop w:val="0"/>
                      <w:marBottom w:val="0"/>
                      <w:divBdr>
                        <w:top w:val="none" w:sz="0" w:space="0" w:color="auto"/>
                        <w:left w:val="none" w:sz="0" w:space="0" w:color="auto"/>
                        <w:bottom w:val="none" w:sz="0" w:space="0" w:color="auto"/>
                        <w:right w:val="none" w:sz="0" w:space="0" w:color="auto"/>
                      </w:divBdr>
                    </w:div>
                  </w:divsChild>
                </w:div>
                <w:div w:id="2127190034">
                  <w:marLeft w:val="0"/>
                  <w:marRight w:val="0"/>
                  <w:marTop w:val="0"/>
                  <w:marBottom w:val="0"/>
                  <w:divBdr>
                    <w:top w:val="single" w:sz="2" w:space="1" w:color="FFFFFF"/>
                    <w:left w:val="single" w:sz="2" w:space="12" w:color="FFFFFF"/>
                    <w:bottom w:val="single" w:sz="2" w:space="1" w:color="FFFFFF"/>
                    <w:right w:val="single" w:sz="2" w:space="4" w:color="FFFFFF"/>
                  </w:divBdr>
                  <w:divsChild>
                    <w:div w:id="388651167">
                      <w:marLeft w:val="0"/>
                      <w:marRight w:val="0"/>
                      <w:marTop w:val="0"/>
                      <w:marBottom w:val="0"/>
                      <w:divBdr>
                        <w:top w:val="none" w:sz="0" w:space="0" w:color="auto"/>
                        <w:left w:val="none" w:sz="0" w:space="0" w:color="auto"/>
                        <w:bottom w:val="none" w:sz="0" w:space="0" w:color="auto"/>
                        <w:right w:val="none" w:sz="0" w:space="0" w:color="auto"/>
                      </w:divBdr>
                    </w:div>
                  </w:divsChild>
                </w:div>
                <w:div w:id="982612739">
                  <w:marLeft w:val="0"/>
                  <w:marRight w:val="0"/>
                  <w:marTop w:val="0"/>
                  <w:marBottom w:val="0"/>
                  <w:divBdr>
                    <w:top w:val="single" w:sz="2" w:space="1" w:color="FFFFFF"/>
                    <w:left w:val="single" w:sz="2" w:space="12" w:color="FFFFFF"/>
                    <w:bottom w:val="single" w:sz="2" w:space="1" w:color="FFFFFF"/>
                    <w:right w:val="single" w:sz="2" w:space="4" w:color="FFFFFF"/>
                  </w:divBdr>
                  <w:divsChild>
                    <w:div w:id="1389764318">
                      <w:marLeft w:val="0"/>
                      <w:marRight w:val="0"/>
                      <w:marTop w:val="0"/>
                      <w:marBottom w:val="0"/>
                      <w:divBdr>
                        <w:top w:val="none" w:sz="0" w:space="0" w:color="auto"/>
                        <w:left w:val="none" w:sz="0" w:space="0" w:color="auto"/>
                        <w:bottom w:val="none" w:sz="0" w:space="0" w:color="auto"/>
                        <w:right w:val="none" w:sz="0" w:space="0" w:color="auto"/>
                      </w:divBdr>
                    </w:div>
                  </w:divsChild>
                </w:div>
                <w:div w:id="2143451169">
                  <w:marLeft w:val="0"/>
                  <w:marRight w:val="0"/>
                  <w:marTop w:val="0"/>
                  <w:marBottom w:val="0"/>
                  <w:divBdr>
                    <w:top w:val="single" w:sz="2" w:space="1" w:color="FFFFFF"/>
                    <w:left w:val="single" w:sz="2" w:space="12" w:color="FFFFFF"/>
                    <w:bottom w:val="single" w:sz="2" w:space="1" w:color="FFFFFF"/>
                    <w:right w:val="single" w:sz="2" w:space="4" w:color="FFFFFF"/>
                  </w:divBdr>
                  <w:divsChild>
                    <w:div w:id="1239287868">
                      <w:marLeft w:val="0"/>
                      <w:marRight w:val="0"/>
                      <w:marTop w:val="0"/>
                      <w:marBottom w:val="0"/>
                      <w:divBdr>
                        <w:top w:val="none" w:sz="0" w:space="0" w:color="auto"/>
                        <w:left w:val="none" w:sz="0" w:space="0" w:color="auto"/>
                        <w:bottom w:val="none" w:sz="0" w:space="0" w:color="auto"/>
                        <w:right w:val="none" w:sz="0" w:space="0" w:color="auto"/>
                      </w:divBdr>
                    </w:div>
                  </w:divsChild>
                </w:div>
                <w:div w:id="2105297631">
                  <w:marLeft w:val="0"/>
                  <w:marRight w:val="0"/>
                  <w:marTop w:val="0"/>
                  <w:marBottom w:val="0"/>
                  <w:divBdr>
                    <w:top w:val="single" w:sz="2" w:space="1" w:color="FFFFFF"/>
                    <w:left w:val="single" w:sz="2" w:space="12" w:color="FFFFFF"/>
                    <w:bottom w:val="single" w:sz="2" w:space="1" w:color="FFFFFF"/>
                    <w:right w:val="single" w:sz="2" w:space="4" w:color="FFFFFF"/>
                  </w:divBdr>
                  <w:divsChild>
                    <w:div w:id="1109735918">
                      <w:marLeft w:val="0"/>
                      <w:marRight w:val="0"/>
                      <w:marTop w:val="0"/>
                      <w:marBottom w:val="0"/>
                      <w:divBdr>
                        <w:top w:val="none" w:sz="0" w:space="0" w:color="auto"/>
                        <w:left w:val="none" w:sz="0" w:space="0" w:color="auto"/>
                        <w:bottom w:val="none" w:sz="0" w:space="0" w:color="auto"/>
                        <w:right w:val="none" w:sz="0" w:space="0" w:color="auto"/>
                      </w:divBdr>
                    </w:div>
                  </w:divsChild>
                </w:div>
                <w:div w:id="1601832469">
                  <w:marLeft w:val="0"/>
                  <w:marRight w:val="0"/>
                  <w:marTop w:val="0"/>
                  <w:marBottom w:val="0"/>
                  <w:divBdr>
                    <w:top w:val="single" w:sz="2" w:space="1" w:color="FFFFFF"/>
                    <w:left w:val="single" w:sz="2" w:space="12" w:color="FFFFFF"/>
                    <w:bottom w:val="single" w:sz="2" w:space="1" w:color="FFFFFF"/>
                    <w:right w:val="single" w:sz="2" w:space="4" w:color="FFFFFF"/>
                  </w:divBdr>
                  <w:divsChild>
                    <w:div w:id="1756200461">
                      <w:marLeft w:val="0"/>
                      <w:marRight w:val="0"/>
                      <w:marTop w:val="0"/>
                      <w:marBottom w:val="0"/>
                      <w:divBdr>
                        <w:top w:val="none" w:sz="0" w:space="0" w:color="auto"/>
                        <w:left w:val="none" w:sz="0" w:space="0" w:color="auto"/>
                        <w:bottom w:val="none" w:sz="0" w:space="0" w:color="auto"/>
                        <w:right w:val="none" w:sz="0" w:space="0" w:color="auto"/>
                      </w:divBdr>
                    </w:div>
                  </w:divsChild>
                </w:div>
                <w:div w:id="508839650">
                  <w:marLeft w:val="0"/>
                  <w:marRight w:val="0"/>
                  <w:marTop w:val="0"/>
                  <w:marBottom w:val="0"/>
                  <w:divBdr>
                    <w:top w:val="single" w:sz="2" w:space="1" w:color="FFFFFF"/>
                    <w:left w:val="single" w:sz="2" w:space="12" w:color="FFFFFF"/>
                    <w:bottom w:val="single" w:sz="2" w:space="1" w:color="FFFFFF"/>
                    <w:right w:val="single" w:sz="2" w:space="4" w:color="FFFFFF"/>
                  </w:divBdr>
                  <w:divsChild>
                    <w:div w:id="1602302670">
                      <w:marLeft w:val="0"/>
                      <w:marRight w:val="0"/>
                      <w:marTop w:val="0"/>
                      <w:marBottom w:val="0"/>
                      <w:divBdr>
                        <w:top w:val="none" w:sz="0" w:space="0" w:color="auto"/>
                        <w:left w:val="none" w:sz="0" w:space="0" w:color="auto"/>
                        <w:bottom w:val="none" w:sz="0" w:space="0" w:color="auto"/>
                        <w:right w:val="none" w:sz="0" w:space="0" w:color="auto"/>
                      </w:divBdr>
                    </w:div>
                  </w:divsChild>
                </w:div>
                <w:div w:id="1039092847">
                  <w:marLeft w:val="0"/>
                  <w:marRight w:val="0"/>
                  <w:marTop w:val="0"/>
                  <w:marBottom w:val="0"/>
                  <w:divBdr>
                    <w:top w:val="single" w:sz="2" w:space="1" w:color="FFFFFF"/>
                    <w:left w:val="single" w:sz="2" w:space="12" w:color="FFFFFF"/>
                    <w:bottom w:val="single" w:sz="2" w:space="1" w:color="FFFFFF"/>
                    <w:right w:val="single" w:sz="2" w:space="4" w:color="FFFFFF"/>
                  </w:divBdr>
                  <w:divsChild>
                    <w:div w:id="1698655138">
                      <w:marLeft w:val="0"/>
                      <w:marRight w:val="0"/>
                      <w:marTop w:val="0"/>
                      <w:marBottom w:val="0"/>
                      <w:divBdr>
                        <w:top w:val="none" w:sz="0" w:space="0" w:color="auto"/>
                        <w:left w:val="none" w:sz="0" w:space="0" w:color="auto"/>
                        <w:bottom w:val="none" w:sz="0" w:space="0" w:color="auto"/>
                        <w:right w:val="none" w:sz="0" w:space="0" w:color="auto"/>
                      </w:divBdr>
                    </w:div>
                  </w:divsChild>
                </w:div>
                <w:div w:id="758216173">
                  <w:marLeft w:val="0"/>
                  <w:marRight w:val="0"/>
                  <w:marTop w:val="0"/>
                  <w:marBottom w:val="0"/>
                  <w:divBdr>
                    <w:top w:val="single" w:sz="2" w:space="1" w:color="FFFFFF"/>
                    <w:left w:val="single" w:sz="2" w:space="12" w:color="FFFFFF"/>
                    <w:bottom w:val="single" w:sz="2" w:space="1" w:color="FFFFFF"/>
                    <w:right w:val="single" w:sz="2" w:space="4" w:color="FFFFFF"/>
                  </w:divBdr>
                  <w:divsChild>
                    <w:div w:id="1335110323">
                      <w:marLeft w:val="0"/>
                      <w:marRight w:val="0"/>
                      <w:marTop w:val="0"/>
                      <w:marBottom w:val="0"/>
                      <w:divBdr>
                        <w:top w:val="none" w:sz="0" w:space="0" w:color="auto"/>
                        <w:left w:val="none" w:sz="0" w:space="0" w:color="auto"/>
                        <w:bottom w:val="none" w:sz="0" w:space="0" w:color="auto"/>
                        <w:right w:val="none" w:sz="0" w:space="0" w:color="auto"/>
                      </w:divBdr>
                    </w:div>
                  </w:divsChild>
                </w:div>
                <w:div w:id="676003874">
                  <w:marLeft w:val="0"/>
                  <w:marRight w:val="0"/>
                  <w:marTop w:val="0"/>
                  <w:marBottom w:val="0"/>
                  <w:divBdr>
                    <w:top w:val="single" w:sz="2" w:space="1" w:color="FFFFFF"/>
                    <w:left w:val="single" w:sz="2" w:space="12" w:color="FFFFFF"/>
                    <w:bottom w:val="single" w:sz="2" w:space="1" w:color="FFFFFF"/>
                    <w:right w:val="single" w:sz="2" w:space="4" w:color="FFFFFF"/>
                  </w:divBdr>
                  <w:divsChild>
                    <w:div w:id="928932058">
                      <w:marLeft w:val="0"/>
                      <w:marRight w:val="0"/>
                      <w:marTop w:val="0"/>
                      <w:marBottom w:val="0"/>
                      <w:divBdr>
                        <w:top w:val="none" w:sz="0" w:space="0" w:color="auto"/>
                        <w:left w:val="none" w:sz="0" w:space="0" w:color="auto"/>
                        <w:bottom w:val="none" w:sz="0" w:space="0" w:color="auto"/>
                        <w:right w:val="none" w:sz="0" w:space="0" w:color="auto"/>
                      </w:divBdr>
                    </w:div>
                  </w:divsChild>
                </w:div>
                <w:div w:id="2095936664">
                  <w:marLeft w:val="0"/>
                  <w:marRight w:val="0"/>
                  <w:marTop w:val="0"/>
                  <w:marBottom w:val="0"/>
                  <w:divBdr>
                    <w:top w:val="single" w:sz="2" w:space="1" w:color="FFFFFF"/>
                    <w:left w:val="single" w:sz="2" w:space="12" w:color="FFFFFF"/>
                    <w:bottom w:val="single" w:sz="2" w:space="4" w:color="FFFFFF"/>
                    <w:right w:val="single" w:sz="2" w:space="4" w:color="FFFFFF"/>
                  </w:divBdr>
                  <w:divsChild>
                    <w:div w:id="46597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9714">
          <w:marLeft w:val="0"/>
          <w:marRight w:val="0"/>
          <w:marTop w:val="0"/>
          <w:marBottom w:val="335"/>
          <w:divBdr>
            <w:top w:val="none" w:sz="0" w:space="0" w:color="auto"/>
            <w:left w:val="none" w:sz="0" w:space="0" w:color="auto"/>
            <w:bottom w:val="none" w:sz="0" w:space="0" w:color="auto"/>
            <w:right w:val="none" w:sz="0" w:space="0" w:color="auto"/>
          </w:divBdr>
          <w:divsChild>
            <w:div w:id="692999357">
              <w:marLeft w:val="0"/>
              <w:marRight w:val="0"/>
              <w:marTop w:val="0"/>
              <w:marBottom w:val="0"/>
              <w:divBdr>
                <w:top w:val="none" w:sz="0" w:space="0" w:color="auto"/>
                <w:left w:val="none" w:sz="0" w:space="0" w:color="auto"/>
                <w:bottom w:val="none" w:sz="0" w:space="0" w:color="auto"/>
                <w:right w:val="none" w:sz="0" w:space="0" w:color="auto"/>
              </w:divBdr>
              <w:divsChild>
                <w:div w:id="1597595840">
                  <w:marLeft w:val="0"/>
                  <w:marRight w:val="0"/>
                  <w:marTop w:val="0"/>
                  <w:marBottom w:val="0"/>
                  <w:divBdr>
                    <w:top w:val="single" w:sz="2" w:space="4" w:color="FFFFFF"/>
                    <w:left w:val="single" w:sz="2" w:space="12" w:color="FFFFFF"/>
                    <w:bottom w:val="single" w:sz="2" w:space="1" w:color="FFFFFF"/>
                    <w:right w:val="single" w:sz="2" w:space="4" w:color="FFFFFF"/>
                  </w:divBdr>
                  <w:divsChild>
                    <w:div w:id="991444318">
                      <w:marLeft w:val="0"/>
                      <w:marRight w:val="0"/>
                      <w:marTop w:val="0"/>
                      <w:marBottom w:val="0"/>
                      <w:divBdr>
                        <w:top w:val="none" w:sz="0" w:space="0" w:color="auto"/>
                        <w:left w:val="none" w:sz="0" w:space="0" w:color="auto"/>
                        <w:bottom w:val="none" w:sz="0" w:space="0" w:color="auto"/>
                        <w:right w:val="none" w:sz="0" w:space="0" w:color="auto"/>
                      </w:divBdr>
                    </w:div>
                  </w:divsChild>
                </w:div>
                <w:div w:id="544751760">
                  <w:marLeft w:val="0"/>
                  <w:marRight w:val="0"/>
                  <w:marTop w:val="0"/>
                  <w:marBottom w:val="0"/>
                  <w:divBdr>
                    <w:top w:val="single" w:sz="2" w:space="1" w:color="FFFFFF"/>
                    <w:left w:val="single" w:sz="2" w:space="12" w:color="FFFFFF"/>
                    <w:bottom w:val="single" w:sz="2" w:space="1" w:color="FFFFFF"/>
                    <w:right w:val="single" w:sz="2" w:space="4" w:color="FFFFFF"/>
                  </w:divBdr>
                  <w:divsChild>
                    <w:div w:id="1063799017">
                      <w:marLeft w:val="0"/>
                      <w:marRight w:val="0"/>
                      <w:marTop w:val="0"/>
                      <w:marBottom w:val="0"/>
                      <w:divBdr>
                        <w:top w:val="none" w:sz="0" w:space="0" w:color="auto"/>
                        <w:left w:val="none" w:sz="0" w:space="0" w:color="auto"/>
                        <w:bottom w:val="none" w:sz="0" w:space="0" w:color="auto"/>
                        <w:right w:val="none" w:sz="0" w:space="0" w:color="auto"/>
                      </w:divBdr>
                    </w:div>
                  </w:divsChild>
                </w:div>
                <w:div w:id="1754013797">
                  <w:marLeft w:val="0"/>
                  <w:marRight w:val="0"/>
                  <w:marTop w:val="0"/>
                  <w:marBottom w:val="0"/>
                  <w:divBdr>
                    <w:top w:val="single" w:sz="2" w:space="1" w:color="FFFFFF"/>
                    <w:left w:val="single" w:sz="2" w:space="12" w:color="FFFFFF"/>
                    <w:bottom w:val="single" w:sz="2" w:space="1" w:color="FFFFFF"/>
                    <w:right w:val="single" w:sz="2" w:space="4" w:color="FFFFFF"/>
                  </w:divBdr>
                  <w:divsChild>
                    <w:div w:id="2117210079">
                      <w:marLeft w:val="0"/>
                      <w:marRight w:val="0"/>
                      <w:marTop w:val="0"/>
                      <w:marBottom w:val="0"/>
                      <w:divBdr>
                        <w:top w:val="none" w:sz="0" w:space="0" w:color="auto"/>
                        <w:left w:val="none" w:sz="0" w:space="0" w:color="auto"/>
                        <w:bottom w:val="none" w:sz="0" w:space="0" w:color="auto"/>
                        <w:right w:val="none" w:sz="0" w:space="0" w:color="auto"/>
                      </w:divBdr>
                    </w:div>
                  </w:divsChild>
                </w:div>
                <w:div w:id="1736051128">
                  <w:marLeft w:val="0"/>
                  <w:marRight w:val="0"/>
                  <w:marTop w:val="0"/>
                  <w:marBottom w:val="0"/>
                  <w:divBdr>
                    <w:top w:val="single" w:sz="2" w:space="1" w:color="FFFFFF"/>
                    <w:left w:val="single" w:sz="2" w:space="12" w:color="FFFFFF"/>
                    <w:bottom w:val="single" w:sz="2" w:space="1" w:color="FFFFFF"/>
                    <w:right w:val="single" w:sz="2" w:space="4" w:color="FFFFFF"/>
                  </w:divBdr>
                  <w:divsChild>
                    <w:div w:id="1334527607">
                      <w:marLeft w:val="0"/>
                      <w:marRight w:val="0"/>
                      <w:marTop w:val="0"/>
                      <w:marBottom w:val="0"/>
                      <w:divBdr>
                        <w:top w:val="none" w:sz="0" w:space="0" w:color="auto"/>
                        <w:left w:val="none" w:sz="0" w:space="0" w:color="auto"/>
                        <w:bottom w:val="none" w:sz="0" w:space="0" w:color="auto"/>
                        <w:right w:val="none" w:sz="0" w:space="0" w:color="auto"/>
                      </w:divBdr>
                    </w:div>
                  </w:divsChild>
                </w:div>
                <w:div w:id="1215629012">
                  <w:marLeft w:val="0"/>
                  <w:marRight w:val="0"/>
                  <w:marTop w:val="0"/>
                  <w:marBottom w:val="0"/>
                  <w:divBdr>
                    <w:top w:val="single" w:sz="2" w:space="1" w:color="FFFFFF"/>
                    <w:left w:val="single" w:sz="2" w:space="12" w:color="FFFFFF"/>
                    <w:bottom w:val="single" w:sz="2" w:space="1" w:color="FFFFFF"/>
                    <w:right w:val="single" w:sz="2" w:space="4" w:color="FFFFFF"/>
                  </w:divBdr>
                  <w:divsChild>
                    <w:div w:id="1895268299">
                      <w:marLeft w:val="0"/>
                      <w:marRight w:val="0"/>
                      <w:marTop w:val="0"/>
                      <w:marBottom w:val="0"/>
                      <w:divBdr>
                        <w:top w:val="none" w:sz="0" w:space="0" w:color="auto"/>
                        <w:left w:val="none" w:sz="0" w:space="0" w:color="auto"/>
                        <w:bottom w:val="none" w:sz="0" w:space="0" w:color="auto"/>
                        <w:right w:val="none" w:sz="0" w:space="0" w:color="auto"/>
                      </w:divBdr>
                    </w:div>
                  </w:divsChild>
                </w:div>
                <w:div w:id="573047697">
                  <w:marLeft w:val="0"/>
                  <w:marRight w:val="0"/>
                  <w:marTop w:val="0"/>
                  <w:marBottom w:val="0"/>
                  <w:divBdr>
                    <w:top w:val="single" w:sz="2" w:space="1" w:color="FFFFFF"/>
                    <w:left w:val="single" w:sz="2" w:space="12" w:color="FFFFFF"/>
                    <w:bottom w:val="single" w:sz="2" w:space="1" w:color="FFFFFF"/>
                    <w:right w:val="single" w:sz="2" w:space="4" w:color="FFFFFF"/>
                  </w:divBdr>
                  <w:divsChild>
                    <w:div w:id="1810197929">
                      <w:marLeft w:val="0"/>
                      <w:marRight w:val="0"/>
                      <w:marTop w:val="0"/>
                      <w:marBottom w:val="0"/>
                      <w:divBdr>
                        <w:top w:val="none" w:sz="0" w:space="0" w:color="auto"/>
                        <w:left w:val="none" w:sz="0" w:space="0" w:color="auto"/>
                        <w:bottom w:val="none" w:sz="0" w:space="0" w:color="auto"/>
                        <w:right w:val="none" w:sz="0" w:space="0" w:color="auto"/>
                      </w:divBdr>
                    </w:div>
                  </w:divsChild>
                </w:div>
                <w:div w:id="1054937055">
                  <w:marLeft w:val="0"/>
                  <w:marRight w:val="0"/>
                  <w:marTop w:val="0"/>
                  <w:marBottom w:val="0"/>
                  <w:divBdr>
                    <w:top w:val="single" w:sz="2" w:space="1" w:color="FFFFFF"/>
                    <w:left w:val="single" w:sz="2" w:space="12" w:color="FFFFFF"/>
                    <w:bottom w:val="single" w:sz="2" w:space="1" w:color="FFFFFF"/>
                    <w:right w:val="single" w:sz="2" w:space="4" w:color="FFFFFF"/>
                  </w:divBdr>
                  <w:divsChild>
                    <w:div w:id="1687706352">
                      <w:marLeft w:val="0"/>
                      <w:marRight w:val="0"/>
                      <w:marTop w:val="0"/>
                      <w:marBottom w:val="0"/>
                      <w:divBdr>
                        <w:top w:val="none" w:sz="0" w:space="0" w:color="auto"/>
                        <w:left w:val="none" w:sz="0" w:space="0" w:color="auto"/>
                        <w:bottom w:val="none" w:sz="0" w:space="0" w:color="auto"/>
                        <w:right w:val="none" w:sz="0" w:space="0" w:color="auto"/>
                      </w:divBdr>
                    </w:div>
                  </w:divsChild>
                </w:div>
                <w:div w:id="1351491638">
                  <w:marLeft w:val="0"/>
                  <w:marRight w:val="0"/>
                  <w:marTop w:val="0"/>
                  <w:marBottom w:val="0"/>
                  <w:divBdr>
                    <w:top w:val="single" w:sz="2" w:space="1" w:color="FFFFFF"/>
                    <w:left w:val="single" w:sz="2" w:space="12" w:color="FFFFFF"/>
                    <w:bottom w:val="single" w:sz="2" w:space="1" w:color="FFFFFF"/>
                    <w:right w:val="single" w:sz="2" w:space="4" w:color="FFFFFF"/>
                  </w:divBdr>
                  <w:divsChild>
                    <w:div w:id="1596858419">
                      <w:marLeft w:val="0"/>
                      <w:marRight w:val="0"/>
                      <w:marTop w:val="0"/>
                      <w:marBottom w:val="0"/>
                      <w:divBdr>
                        <w:top w:val="none" w:sz="0" w:space="0" w:color="auto"/>
                        <w:left w:val="none" w:sz="0" w:space="0" w:color="auto"/>
                        <w:bottom w:val="none" w:sz="0" w:space="0" w:color="auto"/>
                        <w:right w:val="none" w:sz="0" w:space="0" w:color="auto"/>
                      </w:divBdr>
                    </w:div>
                  </w:divsChild>
                </w:div>
                <w:div w:id="1603024814">
                  <w:marLeft w:val="0"/>
                  <w:marRight w:val="0"/>
                  <w:marTop w:val="0"/>
                  <w:marBottom w:val="0"/>
                  <w:divBdr>
                    <w:top w:val="single" w:sz="2" w:space="1" w:color="FFFFFF"/>
                    <w:left w:val="single" w:sz="2" w:space="12" w:color="FFFFFF"/>
                    <w:bottom w:val="single" w:sz="2" w:space="1" w:color="FFFFFF"/>
                    <w:right w:val="single" w:sz="2" w:space="4" w:color="FFFFFF"/>
                  </w:divBdr>
                  <w:divsChild>
                    <w:div w:id="978537970">
                      <w:marLeft w:val="0"/>
                      <w:marRight w:val="0"/>
                      <w:marTop w:val="0"/>
                      <w:marBottom w:val="0"/>
                      <w:divBdr>
                        <w:top w:val="none" w:sz="0" w:space="0" w:color="auto"/>
                        <w:left w:val="none" w:sz="0" w:space="0" w:color="auto"/>
                        <w:bottom w:val="none" w:sz="0" w:space="0" w:color="auto"/>
                        <w:right w:val="none" w:sz="0" w:space="0" w:color="auto"/>
                      </w:divBdr>
                    </w:div>
                  </w:divsChild>
                </w:div>
                <w:div w:id="1899702023">
                  <w:marLeft w:val="0"/>
                  <w:marRight w:val="0"/>
                  <w:marTop w:val="0"/>
                  <w:marBottom w:val="0"/>
                  <w:divBdr>
                    <w:top w:val="single" w:sz="2" w:space="1" w:color="FFFFFF"/>
                    <w:left w:val="single" w:sz="2" w:space="12" w:color="FFFFFF"/>
                    <w:bottom w:val="single" w:sz="2" w:space="1" w:color="FFFFFF"/>
                    <w:right w:val="single" w:sz="2" w:space="4" w:color="FFFFFF"/>
                  </w:divBdr>
                  <w:divsChild>
                    <w:div w:id="818766965">
                      <w:marLeft w:val="0"/>
                      <w:marRight w:val="0"/>
                      <w:marTop w:val="0"/>
                      <w:marBottom w:val="0"/>
                      <w:divBdr>
                        <w:top w:val="none" w:sz="0" w:space="0" w:color="auto"/>
                        <w:left w:val="none" w:sz="0" w:space="0" w:color="auto"/>
                        <w:bottom w:val="none" w:sz="0" w:space="0" w:color="auto"/>
                        <w:right w:val="none" w:sz="0" w:space="0" w:color="auto"/>
                      </w:divBdr>
                    </w:div>
                  </w:divsChild>
                </w:div>
                <w:div w:id="1520503217">
                  <w:marLeft w:val="0"/>
                  <w:marRight w:val="0"/>
                  <w:marTop w:val="0"/>
                  <w:marBottom w:val="0"/>
                  <w:divBdr>
                    <w:top w:val="single" w:sz="2" w:space="1" w:color="FFFFFF"/>
                    <w:left w:val="single" w:sz="2" w:space="12" w:color="FFFFFF"/>
                    <w:bottom w:val="single" w:sz="2" w:space="1" w:color="FFFFFF"/>
                    <w:right w:val="single" w:sz="2" w:space="4" w:color="FFFFFF"/>
                  </w:divBdr>
                  <w:divsChild>
                    <w:div w:id="1286042277">
                      <w:marLeft w:val="0"/>
                      <w:marRight w:val="0"/>
                      <w:marTop w:val="0"/>
                      <w:marBottom w:val="0"/>
                      <w:divBdr>
                        <w:top w:val="none" w:sz="0" w:space="0" w:color="auto"/>
                        <w:left w:val="none" w:sz="0" w:space="0" w:color="auto"/>
                        <w:bottom w:val="none" w:sz="0" w:space="0" w:color="auto"/>
                        <w:right w:val="none" w:sz="0" w:space="0" w:color="auto"/>
                      </w:divBdr>
                    </w:div>
                  </w:divsChild>
                </w:div>
                <w:div w:id="1778257037">
                  <w:marLeft w:val="0"/>
                  <w:marRight w:val="0"/>
                  <w:marTop w:val="0"/>
                  <w:marBottom w:val="0"/>
                  <w:divBdr>
                    <w:top w:val="single" w:sz="2" w:space="1" w:color="FFFFFF"/>
                    <w:left w:val="single" w:sz="2" w:space="12" w:color="FFFFFF"/>
                    <w:bottom w:val="single" w:sz="2" w:space="1" w:color="FFFFFF"/>
                    <w:right w:val="single" w:sz="2" w:space="4" w:color="FFFFFF"/>
                  </w:divBdr>
                  <w:divsChild>
                    <w:div w:id="1671904907">
                      <w:marLeft w:val="0"/>
                      <w:marRight w:val="0"/>
                      <w:marTop w:val="0"/>
                      <w:marBottom w:val="0"/>
                      <w:divBdr>
                        <w:top w:val="none" w:sz="0" w:space="0" w:color="auto"/>
                        <w:left w:val="none" w:sz="0" w:space="0" w:color="auto"/>
                        <w:bottom w:val="none" w:sz="0" w:space="0" w:color="auto"/>
                        <w:right w:val="none" w:sz="0" w:space="0" w:color="auto"/>
                      </w:divBdr>
                    </w:div>
                  </w:divsChild>
                </w:div>
                <w:div w:id="1718043861">
                  <w:marLeft w:val="0"/>
                  <w:marRight w:val="0"/>
                  <w:marTop w:val="0"/>
                  <w:marBottom w:val="0"/>
                  <w:divBdr>
                    <w:top w:val="single" w:sz="2" w:space="1" w:color="FFFFFF"/>
                    <w:left w:val="single" w:sz="2" w:space="12" w:color="FFFFFF"/>
                    <w:bottom w:val="single" w:sz="2" w:space="1" w:color="FFFFFF"/>
                    <w:right w:val="single" w:sz="2" w:space="4" w:color="FFFFFF"/>
                  </w:divBdr>
                  <w:divsChild>
                    <w:div w:id="2086414585">
                      <w:marLeft w:val="0"/>
                      <w:marRight w:val="0"/>
                      <w:marTop w:val="0"/>
                      <w:marBottom w:val="0"/>
                      <w:divBdr>
                        <w:top w:val="none" w:sz="0" w:space="0" w:color="auto"/>
                        <w:left w:val="none" w:sz="0" w:space="0" w:color="auto"/>
                        <w:bottom w:val="none" w:sz="0" w:space="0" w:color="auto"/>
                        <w:right w:val="none" w:sz="0" w:space="0" w:color="auto"/>
                      </w:divBdr>
                    </w:div>
                  </w:divsChild>
                </w:div>
                <w:div w:id="1396850619">
                  <w:marLeft w:val="0"/>
                  <w:marRight w:val="0"/>
                  <w:marTop w:val="0"/>
                  <w:marBottom w:val="0"/>
                  <w:divBdr>
                    <w:top w:val="single" w:sz="2" w:space="1" w:color="FFFFFF"/>
                    <w:left w:val="single" w:sz="2" w:space="12" w:color="FFFFFF"/>
                    <w:bottom w:val="single" w:sz="2" w:space="1" w:color="FFFFFF"/>
                    <w:right w:val="single" w:sz="2" w:space="4" w:color="FFFFFF"/>
                  </w:divBdr>
                  <w:divsChild>
                    <w:div w:id="710768213">
                      <w:marLeft w:val="0"/>
                      <w:marRight w:val="0"/>
                      <w:marTop w:val="0"/>
                      <w:marBottom w:val="0"/>
                      <w:divBdr>
                        <w:top w:val="none" w:sz="0" w:space="0" w:color="auto"/>
                        <w:left w:val="none" w:sz="0" w:space="0" w:color="auto"/>
                        <w:bottom w:val="none" w:sz="0" w:space="0" w:color="auto"/>
                        <w:right w:val="none" w:sz="0" w:space="0" w:color="auto"/>
                      </w:divBdr>
                    </w:div>
                  </w:divsChild>
                </w:div>
                <w:div w:id="1579289507">
                  <w:marLeft w:val="0"/>
                  <w:marRight w:val="0"/>
                  <w:marTop w:val="0"/>
                  <w:marBottom w:val="0"/>
                  <w:divBdr>
                    <w:top w:val="single" w:sz="2" w:space="1" w:color="FFFFFF"/>
                    <w:left w:val="single" w:sz="2" w:space="12" w:color="FFFFFF"/>
                    <w:bottom w:val="single" w:sz="2" w:space="1" w:color="FFFFFF"/>
                    <w:right w:val="single" w:sz="2" w:space="4" w:color="FFFFFF"/>
                  </w:divBdr>
                  <w:divsChild>
                    <w:div w:id="346030599">
                      <w:marLeft w:val="0"/>
                      <w:marRight w:val="0"/>
                      <w:marTop w:val="0"/>
                      <w:marBottom w:val="0"/>
                      <w:divBdr>
                        <w:top w:val="none" w:sz="0" w:space="0" w:color="auto"/>
                        <w:left w:val="none" w:sz="0" w:space="0" w:color="auto"/>
                        <w:bottom w:val="none" w:sz="0" w:space="0" w:color="auto"/>
                        <w:right w:val="none" w:sz="0" w:space="0" w:color="auto"/>
                      </w:divBdr>
                    </w:div>
                  </w:divsChild>
                </w:div>
                <w:div w:id="1562247505">
                  <w:marLeft w:val="0"/>
                  <w:marRight w:val="0"/>
                  <w:marTop w:val="0"/>
                  <w:marBottom w:val="0"/>
                  <w:divBdr>
                    <w:top w:val="single" w:sz="2" w:space="1" w:color="FFFFFF"/>
                    <w:left w:val="single" w:sz="2" w:space="12" w:color="FFFFFF"/>
                    <w:bottom w:val="single" w:sz="2" w:space="1" w:color="FFFFFF"/>
                    <w:right w:val="single" w:sz="2" w:space="4" w:color="FFFFFF"/>
                  </w:divBdr>
                  <w:divsChild>
                    <w:div w:id="1760715048">
                      <w:marLeft w:val="0"/>
                      <w:marRight w:val="0"/>
                      <w:marTop w:val="0"/>
                      <w:marBottom w:val="0"/>
                      <w:divBdr>
                        <w:top w:val="none" w:sz="0" w:space="0" w:color="auto"/>
                        <w:left w:val="none" w:sz="0" w:space="0" w:color="auto"/>
                        <w:bottom w:val="none" w:sz="0" w:space="0" w:color="auto"/>
                        <w:right w:val="none" w:sz="0" w:space="0" w:color="auto"/>
                      </w:divBdr>
                    </w:div>
                  </w:divsChild>
                </w:div>
                <w:div w:id="870919923">
                  <w:marLeft w:val="0"/>
                  <w:marRight w:val="0"/>
                  <w:marTop w:val="0"/>
                  <w:marBottom w:val="0"/>
                  <w:divBdr>
                    <w:top w:val="single" w:sz="2" w:space="1" w:color="FFFFFF"/>
                    <w:left w:val="single" w:sz="2" w:space="12" w:color="FFFFFF"/>
                    <w:bottom w:val="single" w:sz="2" w:space="1" w:color="FFFFFF"/>
                    <w:right w:val="single" w:sz="2" w:space="4" w:color="FFFFFF"/>
                  </w:divBdr>
                  <w:divsChild>
                    <w:div w:id="79059442">
                      <w:marLeft w:val="0"/>
                      <w:marRight w:val="0"/>
                      <w:marTop w:val="0"/>
                      <w:marBottom w:val="0"/>
                      <w:divBdr>
                        <w:top w:val="none" w:sz="0" w:space="0" w:color="auto"/>
                        <w:left w:val="none" w:sz="0" w:space="0" w:color="auto"/>
                        <w:bottom w:val="none" w:sz="0" w:space="0" w:color="auto"/>
                        <w:right w:val="none" w:sz="0" w:space="0" w:color="auto"/>
                      </w:divBdr>
                    </w:div>
                  </w:divsChild>
                </w:div>
                <w:div w:id="984697990">
                  <w:marLeft w:val="0"/>
                  <w:marRight w:val="0"/>
                  <w:marTop w:val="0"/>
                  <w:marBottom w:val="0"/>
                  <w:divBdr>
                    <w:top w:val="single" w:sz="2" w:space="1" w:color="FFFFFF"/>
                    <w:left w:val="single" w:sz="2" w:space="12" w:color="FFFFFF"/>
                    <w:bottom w:val="single" w:sz="2" w:space="1" w:color="FFFFFF"/>
                    <w:right w:val="single" w:sz="2" w:space="4" w:color="FFFFFF"/>
                  </w:divBdr>
                  <w:divsChild>
                    <w:div w:id="749891473">
                      <w:marLeft w:val="0"/>
                      <w:marRight w:val="0"/>
                      <w:marTop w:val="0"/>
                      <w:marBottom w:val="0"/>
                      <w:divBdr>
                        <w:top w:val="none" w:sz="0" w:space="0" w:color="auto"/>
                        <w:left w:val="none" w:sz="0" w:space="0" w:color="auto"/>
                        <w:bottom w:val="none" w:sz="0" w:space="0" w:color="auto"/>
                        <w:right w:val="none" w:sz="0" w:space="0" w:color="auto"/>
                      </w:divBdr>
                    </w:div>
                  </w:divsChild>
                </w:div>
                <w:div w:id="1013269020">
                  <w:marLeft w:val="0"/>
                  <w:marRight w:val="0"/>
                  <w:marTop w:val="0"/>
                  <w:marBottom w:val="0"/>
                  <w:divBdr>
                    <w:top w:val="single" w:sz="2" w:space="1" w:color="FFFFFF"/>
                    <w:left w:val="single" w:sz="2" w:space="12" w:color="FFFFFF"/>
                    <w:bottom w:val="single" w:sz="2" w:space="1" w:color="FFFFFF"/>
                    <w:right w:val="single" w:sz="2" w:space="4" w:color="FFFFFF"/>
                  </w:divBdr>
                  <w:divsChild>
                    <w:div w:id="1031229580">
                      <w:marLeft w:val="0"/>
                      <w:marRight w:val="0"/>
                      <w:marTop w:val="0"/>
                      <w:marBottom w:val="0"/>
                      <w:divBdr>
                        <w:top w:val="none" w:sz="0" w:space="0" w:color="auto"/>
                        <w:left w:val="none" w:sz="0" w:space="0" w:color="auto"/>
                        <w:bottom w:val="none" w:sz="0" w:space="0" w:color="auto"/>
                        <w:right w:val="none" w:sz="0" w:space="0" w:color="auto"/>
                      </w:divBdr>
                    </w:div>
                  </w:divsChild>
                </w:div>
                <w:div w:id="14694294">
                  <w:marLeft w:val="0"/>
                  <w:marRight w:val="0"/>
                  <w:marTop w:val="0"/>
                  <w:marBottom w:val="0"/>
                  <w:divBdr>
                    <w:top w:val="single" w:sz="2" w:space="1" w:color="FFFFFF"/>
                    <w:left w:val="single" w:sz="2" w:space="12" w:color="FFFFFF"/>
                    <w:bottom w:val="single" w:sz="2" w:space="1" w:color="FFFFFF"/>
                    <w:right w:val="single" w:sz="2" w:space="4" w:color="FFFFFF"/>
                  </w:divBdr>
                  <w:divsChild>
                    <w:div w:id="1273902577">
                      <w:marLeft w:val="0"/>
                      <w:marRight w:val="0"/>
                      <w:marTop w:val="0"/>
                      <w:marBottom w:val="0"/>
                      <w:divBdr>
                        <w:top w:val="none" w:sz="0" w:space="0" w:color="auto"/>
                        <w:left w:val="none" w:sz="0" w:space="0" w:color="auto"/>
                        <w:bottom w:val="none" w:sz="0" w:space="0" w:color="auto"/>
                        <w:right w:val="none" w:sz="0" w:space="0" w:color="auto"/>
                      </w:divBdr>
                    </w:div>
                  </w:divsChild>
                </w:div>
                <w:div w:id="1258828529">
                  <w:marLeft w:val="0"/>
                  <w:marRight w:val="0"/>
                  <w:marTop w:val="0"/>
                  <w:marBottom w:val="0"/>
                  <w:divBdr>
                    <w:top w:val="single" w:sz="2" w:space="1" w:color="FFFFFF"/>
                    <w:left w:val="single" w:sz="2" w:space="12" w:color="FFFFFF"/>
                    <w:bottom w:val="single" w:sz="2" w:space="1" w:color="FFFFFF"/>
                    <w:right w:val="single" w:sz="2" w:space="4" w:color="FFFFFF"/>
                  </w:divBdr>
                  <w:divsChild>
                    <w:div w:id="73208248">
                      <w:marLeft w:val="0"/>
                      <w:marRight w:val="0"/>
                      <w:marTop w:val="0"/>
                      <w:marBottom w:val="0"/>
                      <w:divBdr>
                        <w:top w:val="none" w:sz="0" w:space="0" w:color="auto"/>
                        <w:left w:val="none" w:sz="0" w:space="0" w:color="auto"/>
                        <w:bottom w:val="none" w:sz="0" w:space="0" w:color="auto"/>
                        <w:right w:val="none" w:sz="0" w:space="0" w:color="auto"/>
                      </w:divBdr>
                    </w:div>
                  </w:divsChild>
                </w:div>
                <w:div w:id="1565946334">
                  <w:marLeft w:val="0"/>
                  <w:marRight w:val="0"/>
                  <w:marTop w:val="0"/>
                  <w:marBottom w:val="0"/>
                  <w:divBdr>
                    <w:top w:val="single" w:sz="2" w:space="1" w:color="FFFFFF"/>
                    <w:left w:val="single" w:sz="2" w:space="12" w:color="FFFFFF"/>
                    <w:bottom w:val="single" w:sz="2" w:space="1" w:color="FFFFFF"/>
                    <w:right w:val="single" w:sz="2" w:space="4" w:color="FFFFFF"/>
                  </w:divBdr>
                  <w:divsChild>
                    <w:div w:id="1281568737">
                      <w:marLeft w:val="0"/>
                      <w:marRight w:val="0"/>
                      <w:marTop w:val="0"/>
                      <w:marBottom w:val="0"/>
                      <w:divBdr>
                        <w:top w:val="none" w:sz="0" w:space="0" w:color="auto"/>
                        <w:left w:val="none" w:sz="0" w:space="0" w:color="auto"/>
                        <w:bottom w:val="none" w:sz="0" w:space="0" w:color="auto"/>
                        <w:right w:val="none" w:sz="0" w:space="0" w:color="auto"/>
                      </w:divBdr>
                    </w:div>
                  </w:divsChild>
                </w:div>
                <w:div w:id="1751921598">
                  <w:marLeft w:val="0"/>
                  <w:marRight w:val="0"/>
                  <w:marTop w:val="0"/>
                  <w:marBottom w:val="0"/>
                  <w:divBdr>
                    <w:top w:val="single" w:sz="2" w:space="1" w:color="FFFFFF"/>
                    <w:left w:val="single" w:sz="2" w:space="12" w:color="FFFFFF"/>
                    <w:bottom w:val="single" w:sz="2" w:space="4" w:color="FFFFFF"/>
                    <w:right w:val="single" w:sz="2" w:space="4" w:color="FFFFFF"/>
                  </w:divBdr>
                  <w:divsChild>
                    <w:div w:id="214619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0382">
          <w:marLeft w:val="0"/>
          <w:marRight w:val="0"/>
          <w:marTop w:val="0"/>
          <w:marBottom w:val="335"/>
          <w:divBdr>
            <w:top w:val="none" w:sz="0" w:space="0" w:color="auto"/>
            <w:left w:val="none" w:sz="0" w:space="0" w:color="auto"/>
            <w:bottom w:val="none" w:sz="0" w:space="0" w:color="auto"/>
            <w:right w:val="none" w:sz="0" w:space="0" w:color="auto"/>
          </w:divBdr>
          <w:divsChild>
            <w:div w:id="255017719">
              <w:marLeft w:val="0"/>
              <w:marRight w:val="0"/>
              <w:marTop w:val="0"/>
              <w:marBottom w:val="0"/>
              <w:divBdr>
                <w:top w:val="none" w:sz="0" w:space="0" w:color="auto"/>
                <w:left w:val="none" w:sz="0" w:space="0" w:color="auto"/>
                <w:bottom w:val="none" w:sz="0" w:space="0" w:color="auto"/>
                <w:right w:val="none" w:sz="0" w:space="0" w:color="auto"/>
              </w:divBdr>
              <w:divsChild>
                <w:div w:id="37097271">
                  <w:marLeft w:val="0"/>
                  <w:marRight w:val="0"/>
                  <w:marTop w:val="0"/>
                  <w:marBottom w:val="0"/>
                  <w:divBdr>
                    <w:top w:val="single" w:sz="2" w:space="4" w:color="FFFFFF"/>
                    <w:left w:val="single" w:sz="2" w:space="12" w:color="FFFFFF"/>
                    <w:bottom w:val="single" w:sz="2" w:space="1" w:color="FFFFFF"/>
                    <w:right w:val="single" w:sz="2" w:space="4" w:color="FFFFFF"/>
                  </w:divBdr>
                  <w:divsChild>
                    <w:div w:id="1072697015">
                      <w:marLeft w:val="0"/>
                      <w:marRight w:val="0"/>
                      <w:marTop w:val="0"/>
                      <w:marBottom w:val="0"/>
                      <w:divBdr>
                        <w:top w:val="none" w:sz="0" w:space="0" w:color="auto"/>
                        <w:left w:val="none" w:sz="0" w:space="0" w:color="auto"/>
                        <w:bottom w:val="none" w:sz="0" w:space="0" w:color="auto"/>
                        <w:right w:val="none" w:sz="0" w:space="0" w:color="auto"/>
                      </w:divBdr>
                    </w:div>
                  </w:divsChild>
                </w:div>
                <w:div w:id="664867477">
                  <w:marLeft w:val="0"/>
                  <w:marRight w:val="0"/>
                  <w:marTop w:val="0"/>
                  <w:marBottom w:val="0"/>
                  <w:divBdr>
                    <w:top w:val="single" w:sz="2" w:space="1" w:color="FFFFFF"/>
                    <w:left w:val="single" w:sz="2" w:space="12" w:color="FFFFFF"/>
                    <w:bottom w:val="single" w:sz="2" w:space="1" w:color="FFFFFF"/>
                    <w:right w:val="single" w:sz="2" w:space="4" w:color="FFFFFF"/>
                  </w:divBdr>
                  <w:divsChild>
                    <w:div w:id="821774819">
                      <w:marLeft w:val="0"/>
                      <w:marRight w:val="0"/>
                      <w:marTop w:val="0"/>
                      <w:marBottom w:val="0"/>
                      <w:divBdr>
                        <w:top w:val="none" w:sz="0" w:space="0" w:color="auto"/>
                        <w:left w:val="none" w:sz="0" w:space="0" w:color="auto"/>
                        <w:bottom w:val="none" w:sz="0" w:space="0" w:color="auto"/>
                        <w:right w:val="none" w:sz="0" w:space="0" w:color="auto"/>
                      </w:divBdr>
                    </w:div>
                  </w:divsChild>
                </w:div>
                <w:div w:id="166410796">
                  <w:marLeft w:val="0"/>
                  <w:marRight w:val="0"/>
                  <w:marTop w:val="0"/>
                  <w:marBottom w:val="0"/>
                  <w:divBdr>
                    <w:top w:val="single" w:sz="2" w:space="1" w:color="FFFFFF"/>
                    <w:left w:val="single" w:sz="2" w:space="12" w:color="FFFFFF"/>
                    <w:bottom w:val="single" w:sz="2" w:space="1" w:color="FFFFFF"/>
                    <w:right w:val="single" w:sz="2" w:space="4" w:color="FFFFFF"/>
                  </w:divBdr>
                  <w:divsChild>
                    <w:div w:id="1558781514">
                      <w:marLeft w:val="0"/>
                      <w:marRight w:val="0"/>
                      <w:marTop w:val="0"/>
                      <w:marBottom w:val="0"/>
                      <w:divBdr>
                        <w:top w:val="none" w:sz="0" w:space="0" w:color="auto"/>
                        <w:left w:val="none" w:sz="0" w:space="0" w:color="auto"/>
                        <w:bottom w:val="none" w:sz="0" w:space="0" w:color="auto"/>
                        <w:right w:val="none" w:sz="0" w:space="0" w:color="auto"/>
                      </w:divBdr>
                    </w:div>
                  </w:divsChild>
                </w:div>
                <w:div w:id="718742182">
                  <w:marLeft w:val="0"/>
                  <w:marRight w:val="0"/>
                  <w:marTop w:val="0"/>
                  <w:marBottom w:val="0"/>
                  <w:divBdr>
                    <w:top w:val="single" w:sz="2" w:space="1" w:color="FFFFFF"/>
                    <w:left w:val="single" w:sz="2" w:space="12" w:color="FFFFFF"/>
                    <w:bottom w:val="single" w:sz="2" w:space="1" w:color="FFFFFF"/>
                    <w:right w:val="single" w:sz="2" w:space="4" w:color="FFFFFF"/>
                  </w:divBdr>
                  <w:divsChild>
                    <w:div w:id="946234977">
                      <w:marLeft w:val="0"/>
                      <w:marRight w:val="0"/>
                      <w:marTop w:val="0"/>
                      <w:marBottom w:val="0"/>
                      <w:divBdr>
                        <w:top w:val="none" w:sz="0" w:space="0" w:color="auto"/>
                        <w:left w:val="none" w:sz="0" w:space="0" w:color="auto"/>
                        <w:bottom w:val="none" w:sz="0" w:space="0" w:color="auto"/>
                        <w:right w:val="none" w:sz="0" w:space="0" w:color="auto"/>
                      </w:divBdr>
                    </w:div>
                  </w:divsChild>
                </w:div>
                <w:div w:id="1987464246">
                  <w:marLeft w:val="0"/>
                  <w:marRight w:val="0"/>
                  <w:marTop w:val="0"/>
                  <w:marBottom w:val="0"/>
                  <w:divBdr>
                    <w:top w:val="single" w:sz="2" w:space="1" w:color="FFFFFF"/>
                    <w:left w:val="single" w:sz="2" w:space="12" w:color="FFFFFF"/>
                    <w:bottom w:val="single" w:sz="2" w:space="1" w:color="FFFFFF"/>
                    <w:right w:val="single" w:sz="2" w:space="4" w:color="FFFFFF"/>
                  </w:divBdr>
                  <w:divsChild>
                    <w:div w:id="1257521707">
                      <w:marLeft w:val="0"/>
                      <w:marRight w:val="0"/>
                      <w:marTop w:val="0"/>
                      <w:marBottom w:val="0"/>
                      <w:divBdr>
                        <w:top w:val="none" w:sz="0" w:space="0" w:color="auto"/>
                        <w:left w:val="none" w:sz="0" w:space="0" w:color="auto"/>
                        <w:bottom w:val="none" w:sz="0" w:space="0" w:color="auto"/>
                        <w:right w:val="none" w:sz="0" w:space="0" w:color="auto"/>
                      </w:divBdr>
                    </w:div>
                  </w:divsChild>
                </w:div>
                <w:div w:id="763840170">
                  <w:marLeft w:val="0"/>
                  <w:marRight w:val="0"/>
                  <w:marTop w:val="0"/>
                  <w:marBottom w:val="0"/>
                  <w:divBdr>
                    <w:top w:val="single" w:sz="2" w:space="1" w:color="FFFFFF"/>
                    <w:left w:val="single" w:sz="2" w:space="12" w:color="FFFFFF"/>
                    <w:bottom w:val="single" w:sz="2" w:space="1" w:color="FFFFFF"/>
                    <w:right w:val="single" w:sz="2" w:space="4" w:color="FFFFFF"/>
                  </w:divBdr>
                  <w:divsChild>
                    <w:div w:id="1069159620">
                      <w:marLeft w:val="0"/>
                      <w:marRight w:val="0"/>
                      <w:marTop w:val="0"/>
                      <w:marBottom w:val="0"/>
                      <w:divBdr>
                        <w:top w:val="none" w:sz="0" w:space="0" w:color="auto"/>
                        <w:left w:val="none" w:sz="0" w:space="0" w:color="auto"/>
                        <w:bottom w:val="none" w:sz="0" w:space="0" w:color="auto"/>
                        <w:right w:val="none" w:sz="0" w:space="0" w:color="auto"/>
                      </w:divBdr>
                    </w:div>
                  </w:divsChild>
                </w:div>
                <w:div w:id="970869471">
                  <w:marLeft w:val="0"/>
                  <w:marRight w:val="0"/>
                  <w:marTop w:val="0"/>
                  <w:marBottom w:val="0"/>
                  <w:divBdr>
                    <w:top w:val="single" w:sz="2" w:space="1" w:color="FFFFFF"/>
                    <w:left w:val="single" w:sz="2" w:space="12" w:color="FFFFFF"/>
                    <w:bottom w:val="single" w:sz="2" w:space="1" w:color="FFFFFF"/>
                    <w:right w:val="single" w:sz="2" w:space="4" w:color="FFFFFF"/>
                  </w:divBdr>
                  <w:divsChild>
                    <w:div w:id="378094862">
                      <w:marLeft w:val="0"/>
                      <w:marRight w:val="0"/>
                      <w:marTop w:val="0"/>
                      <w:marBottom w:val="0"/>
                      <w:divBdr>
                        <w:top w:val="none" w:sz="0" w:space="0" w:color="auto"/>
                        <w:left w:val="none" w:sz="0" w:space="0" w:color="auto"/>
                        <w:bottom w:val="none" w:sz="0" w:space="0" w:color="auto"/>
                        <w:right w:val="none" w:sz="0" w:space="0" w:color="auto"/>
                      </w:divBdr>
                    </w:div>
                  </w:divsChild>
                </w:div>
                <w:div w:id="1663776268">
                  <w:marLeft w:val="0"/>
                  <w:marRight w:val="0"/>
                  <w:marTop w:val="0"/>
                  <w:marBottom w:val="0"/>
                  <w:divBdr>
                    <w:top w:val="single" w:sz="2" w:space="1" w:color="FFFFFF"/>
                    <w:left w:val="single" w:sz="2" w:space="12" w:color="FFFFFF"/>
                    <w:bottom w:val="single" w:sz="2" w:space="1" w:color="FFFFFF"/>
                    <w:right w:val="single" w:sz="2" w:space="4" w:color="FFFFFF"/>
                  </w:divBdr>
                  <w:divsChild>
                    <w:div w:id="2017490601">
                      <w:marLeft w:val="0"/>
                      <w:marRight w:val="0"/>
                      <w:marTop w:val="0"/>
                      <w:marBottom w:val="0"/>
                      <w:divBdr>
                        <w:top w:val="none" w:sz="0" w:space="0" w:color="auto"/>
                        <w:left w:val="none" w:sz="0" w:space="0" w:color="auto"/>
                        <w:bottom w:val="none" w:sz="0" w:space="0" w:color="auto"/>
                        <w:right w:val="none" w:sz="0" w:space="0" w:color="auto"/>
                      </w:divBdr>
                    </w:div>
                  </w:divsChild>
                </w:div>
                <w:div w:id="1921670671">
                  <w:marLeft w:val="0"/>
                  <w:marRight w:val="0"/>
                  <w:marTop w:val="0"/>
                  <w:marBottom w:val="0"/>
                  <w:divBdr>
                    <w:top w:val="single" w:sz="2" w:space="1" w:color="FFFFFF"/>
                    <w:left w:val="single" w:sz="2" w:space="12" w:color="FFFFFF"/>
                    <w:bottom w:val="single" w:sz="2" w:space="4" w:color="FFFFFF"/>
                    <w:right w:val="single" w:sz="2" w:space="4" w:color="FFFFFF"/>
                  </w:divBdr>
                  <w:divsChild>
                    <w:div w:id="2400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7771">
          <w:marLeft w:val="0"/>
          <w:marRight w:val="0"/>
          <w:marTop w:val="0"/>
          <w:marBottom w:val="335"/>
          <w:divBdr>
            <w:top w:val="none" w:sz="0" w:space="0" w:color="auto"/>
            <w:left w:val="none" w:sz="0" w:space="0" w:color="auto"/>
            <w:bottom w:val="none" w:sz="0" w:space="0" w:color="auto"/>
            <w:right w:val="none" w:sz="0" w:space="0" w:color="auto"/>
          </w:divBdr>
          <w:divsChild>
            <w:div w:id="2089573579">
              <w:marLeft w:val="0"/>
              <w:marRight w:val="0"/>
              <w:marTop w:val="0"/>
              <w:marBottom w:val="0"/>
              <w:divBdr>
                <w:top w:val="none" w:sz="0" w:space="0" w:color="auto"/>
                <w:left w:val="none" w:sz="0" w:space="0" w:color="auto"/>
                <w:bottom w:val="none" w:sz="0" w:space="0" w:color="auto"/>
                <w:right w:val="none" w:sz="0" w:space="0" w:color="auto"/>
              </w:divBdr>
              <w:divsChild>
                <w:div w:id="1225218973">
                  <w:marLeft w:val="0"/>
                  <w:marRight w:val="0"/>
                  <w:marTop w:val="0"/>
                  <w:marBottom w:val="0"/>
                  <w:divBdr>
                    <w:top w:val="single" w:sz="2" w:space="4" w:color="FFFFFF"/>
                    <w:left w:val="single" w:sz="2" w:space="12" w:color="FFFFFF"/>
                    <w:bottom w:val="single" w:sz="2" w:space="1" w:color="FFFFFF"/>
                    <w:right w:val="single" w:sz="2" w:space="4" w:color="FFFFFF"/>
                  </w:divBdr>
                  <w:divsChild>
                    <w:div w:id="1210919203">
                      <w:marLeft w:val="0"/>
                      <w:marRight w:val="0"/>
                      <w:marTop w:val="0"/>
                      <w:marBottom w:val="0"/>
                      <w:divBdr>
                        <w:top w:val="none" w:sz="0" w:space="0" w:color="auto"/>
                        <w:left w:val="none" w:sz="0" w:space="0" w:color="auto"/>
                        <w:bottom w:val="none" w:sz="0" w:space="0" w:color="auto"/>
                        <w:right w:val="none" w:sz="0" w:space="0" w:color="auto"/>
                      </w:divBdr>
                    </w:div>
                  </w:divsChild>
                </w:div>
                <w:div w:id="311176873">
                  <w:marLeft w:val="0"/>
                  <w:marRight w:val="0"/>
                  <w:marTop w:val="0"/>
                  <w:marBottom w:val="0"/>
                  <w:divBdr>
                    <w:top w:val="single" w:sz="2" w:space="1" w:color="FFFFFF"/>
                    <w:left w:val="single" w:sz="2" w:space="12" w:color="FFFFFF"/>
                    <w:bottom w:val="single" w:sz="2" w:space="1" w:color="FFFFFF"/>
                    <w:right w:val="single" w:sz="2" w:space="4" w:color="FFFFFF"/>
                  </w:divBdr>
                  <w:divsChild>
                    <w:div w:id="860630833">
                      <w:marLeft w:val="0"/>
                      <w:marRight w:val="0"/>
                      <w:marTop w:val="0"/>
                      <w:marBottom w:val="0"/>
                      <w:divBdr>
                        <w:top w:val="none" w:sz="0" w:space="0" w:color="auto"/>
                        <w:left w:val="none" w:sz="0" w:space="0" w:color="auto"/>
                        <w:bottom w:val="none" w:sz="0" w:space="0" w:color="auto"/>
                        <w:right w:val="none" w:sz="0" w:space="0" w:color="auto"/>
                      </w:divBdr>
                    </w:div>
                  </w:divsChild>
                </w:div>
                <w:div w:id="897982973">
                  <w:marLeft w:val="0"/>
                  <w:marRight w:val="0"/>
                  <w:marTop w:val="0"/>
                  <w:marBottom w:val="0"/>
                  <w:divBdr>
                    <w:top w:val="single" w:sz="2" w:space="1" w:color="FFFFFF"/>
                    <w:left w:val="single" w:sz="2" w:space="12" w:color="FFFFFF"/>
                    <w:bottom w:val="single" w:sz="2" w:space="1" w:color="FFFFFF"/>
                    <w:right w:val="single" w:sz="2" w:space="4" w:color="FFFFFF"/>
                  </w:divBdr>
                  <w:divsChild>
                    <w:div w:id="427698610">
                      <w:marLeft w:val="0"/>
                      <w:marRight w:val="0"/>
                      <w:marTop w:val="0"/>
                      <w:marBottom w:val="0"/>
                      <w:divBdr>
                        <w:top w:val="none" w:sz="0" w:space="0" w:color="auto"/>
                        <w:left w:val="none" w:sz="0" w:space="0" w:color="auto"/>
                        <w:bottom w:val="none" w:sz="0" w:space="0" w:color="auto"/>
                        <w:right w:val="none" w:sz="0" w:space="0" w:color="auto"/>
                      </w:divBdr>
                    </w:div>
                  </w:divsChild>
                </w:div>
                <w:div w:id="2144421494">
                  <w:marLeft w:val="0"/>
                  <w:marRight w:val="0"/>
                  <w:marTop w:val="0"/>
                  <w:marBottom w:val="0"/>
                  <w:divBdr>
                    <w:top w:val="single" w:sz="2" w:space="1" w:color="FFFFFF"/>
                    <w:left w:val="single" w:sz="2" w:space="12" w:color="FFFFFF"/>
                    <w:bottom w:val="single" w:sz="2" w:space="1" w:color="FFFFFF"/>
                    <w:right w:val="single" w:sz="2" w:space="4" w:color="FFFFFF"/>
                  </w:divBdr>
                  <w:divsChild>
                    <w:div w:id="50463781">
                      <w:marLeft w:val="0"/>
                      <w:marRight w:val="0"/>
                      <w:marTop w:val="0"/>
                      <w:marBottom w:val="0"/>
                      <w:divBdr>
                        <w:top w:val="none" w:sz="0" w:space="0" w:color="auto"/>
                        <w:left w:val="none" w:sz="0" w:space="0" w:color="auto"/>
                        <w:bottom w:val="none" w:sz="0" w:space="0" w:color="auto"/>
                        <w:right w:val="none" w:sz="0" w:space="0" w:color="auto"/>
                      </w:divBdr>
                    </w:div>
                  </w:divsChild>
                </w:div>
                <w:div w:id="928732088">
                  <w:marLeft w:val="0"/>
                  <w:marRight w:val="0"/>
                  <w:marTop w:val="0"/>
                  <w:marBottom w:val="0"/>
                  <w:divBdr>
                    <w:top w:val="single" w:sz="2" w:space="1" w:color="FFFFFF"/>
                    <w:left w:val="single" w:sz="2" w:space="12" w:color="FFFFFF"/>
                    <w:bottom w:val="single" w:sz="2" w:space="1" w:color="FFFFFF"/>
                    <w:right w:val="single" w:sz="2" w:space="4" w:color="FFFFFF"/>
                  </w:divBdr>
                  <w:divsChild>
                    <w:div w:id="1146240946">
                      <w:marLeft w:val="0"/>
                      <w:marRight w:val="0"/>
                      <w:marTop w:val="0"/>
                      <w:marBottom w:val="0"/>
                      <w:divBdr>
                        <w:top w:val="none" w:sz="0" w:space="0" w:color="auto"/>
                        <w:left w:val="none" w:sz="0" w:space="0" w:color="auto"/>
                        <w:bottom w:val="none" w:sz="0" w:space="0" w:color="auto"/>
                        <w:right w:val="none" w:sz="0" w:space="0" w:color="auto"/>
                      </w:divBdr>
                    </w:div>
                  </w:divsChild>
                </w:div>
                <w:div w:id="473715077">
                  <w:marLeft w:val="0"/>
                  <w:marRight w:val="0"/>
                  <w:marTop w:val="0"/>
                  <w:marBottom w:val="0"/>
                  <w:divBdr>
                    <w:top w:val="single" w:sz="2" w:space="1" w:color="FFFFFF"/>
                    <w:left w:val="single" w:sz="2" w:space="12" w:color="FFFFFF"/>
                    <w:bottom w:val="single" w:sz="2" w:space="1" w:color="FFFFFF"/>
                    <w:right w:val="single" w:sz="2" w:space="4" w:color="FFFFFF"/>
                  </w:divBdr>
                  <w:divsChild>
                    <w:div w:id="1646160420">
                      <w:marLeft w:val="0"/>
                      <w:marRight w:val="0"/>
                      <w:marTop w:val="0"/>
                      <w:marBottom w:val="0"/>
                      <w:divBdr>
                        <w:top w:val="none" w:sz="0" w:space="0" w:color="auto"/>
                        <w:left w:val="none" w:sz="0" w:space="0" w:color="auto"/>
                        <w:bottom w:val="none" w:sz="0" w:space="0" w:color="auto"/>
                        <w:right w:val="none" w:sz="0" w:space="0" w:color="auto"/>
                      </w:divBdr>
                    </w:div>
                  </w:divsChild>
                </w:div>
                <w:div w:id="413824267">
                  <w:marLeft w:val="0"/>
                  <w:marRight w:val="0"/>
                  <w:marTop w:val="0"/>
                  <w:marBottom w:val="0"/>
                  <w:divBdr>
                    <w:top w:val="single" w:sz="2" w:space="1" w:color="FFFFFF"/>
                    <w:left w:val="single" w:sz="2" w:space="12" w:color="FFFFFF"/>
                    <w:bottom w:val="single" w:sz="2" w:space="1" w:color="FFFFFF"/>
                    <w:right w:val="single" w:sz="2" w:space="4" w:color="FFFFFF"/>
                  </w:divBdr>
                  <w:divsChild>
                    <w:div w:id="1963992337">
                      <w:marLeft w:val="0"/>
                      <w:marRight w:val="0"/>
                      <w:marTop w:val="0"/>
                      <w:marBottom w:val="0"/>
                      <w:divBdr>
                        <w:top w:val="none" w:sz="0" w:space="0" w:color="auto"/>
                        <w:left w:val="none" w:sz="0" w:space="0" w:color="auto"/>
                        <w:bottom w:val="none" w:sz="0" w:space="0" w:color="auto"/>
                        <w:right w:val="none" w:sz="0" w:space="0" w:color="auto"/>
                      </w:divBdr>
                    </w:div>
                  </w:divsChild>
                </w:div>
                <w:div w:id="730814372">
                  <w:marLeft w:val="0"/>
                  <w:marRight w:val="0"/>
                  <w:marTop w:val="0"/>
                  <w:marBottom w:val="0"/>
                  <w:divBdr>
                    <w:top w:val="single" w:sz="2" w:space="1" w:color="FFFFFF"/>
                    <w:left w:val="single" w:sz="2" w:space="12" w:color="FFFFFF"/>
                    <w:bottom w:val="single" w:sz="2" w:space="1" w:color="FFFFFF"/>
                    <w:right w:val="single" w:sz="2" w:space="4" w:color="FFFFFF"/>
                  </w:divBdr>
                  <w:divsChild>
                    <w:div w:id="1424112642">
                      <w:marLeft w:val="0"/>
                      <w:marRight w:val="0"/>
                      <w:marTop w:val="0"/>
                      <w:marBottom w:val="0"/>
                      <w:divBdr>
                        <w:top w:val="none" w:sz="0" w:space="0" w:color="auto"/>
                        <w:left w:val="none" w:sz="0" w:space="0" w:color="auto"/>
                        <w:bottom w:val="none" w:sz="0" w:space="0" w:color="auto"/>
                        <w:right w:val="none" w:sz="0" w:space="0" w:color="auto"/>
                      </w:divBdr>
                    </w:div>
                  </w:divsChild>
                </w:div>
                <w:div w:id="1082019894">
                  <w:marLeft w:val="0"/>
                  <w:marRight w:val="0"/>
                  <w:marTop w:val="0"/>
                  <w:marBottom w:val="0"/>
                  <w:divBdr>
                    <w:top w:val="single" w:sz="2" w:space="1" w:color="FFFFFF"/>
                    <w:left w:val="single" w:sz="2" w:space="12" w:color="FFFFFF"/>
                    <w:bottom w:val="single" w:sz="2" w:space="1" w:color="FFFFFF"/>
                    <w:right w:val="single" w:sz="2" w:space="4" w:color="FFFFFF"/>
                  </w:divBdr>
                  <w:divsChild>
                    <w:div w:id="1131434949">
                      <w:marLeft w:val="0"/>
                      <w:marRight w:val="0"/>
                      <w:marTop w:val="0"/>
                      <w:marBottom w:val="0"/>
                      <w:divBdr>
                        <w:top w:val="none" w:sz="0" w:space="0" w:color="auto"/>
                        <w:left w:val="none" w:sz="0" w:space="0" w:color="auto"/>
                        <w:bottom w:val="none" w:sz="0" w:space="0" w:color="auto"/>
                        <w:right w:val="none" w:sz="0" w:space="0" w:color="auto"/>
                      </w:divBdr>
                    </w:div>
                  </w:divsChild>
                </w:div>
                <w:div w:id="403571279">
                  <w:marLeft w:val="0"/>
                  <w:marRight w:val="0"/>
                  <w:marTop w:val="0"/>
                  <w:marBottom w:val="0"/>
                  <w:divBdr>
                    <w:top w:val="single" w:sz="2" w:space="1" w:color="FFFFFF"/>
                    <w:left w:val="single" w:sz="2" w:space="12" w:color="FFFFFF"/>
                    <w:bottom w:val="single" w:sz="2" w:space="1" w:color="FFFFFF"/>
                    <w:right w:val="single" w:sz="2" w:space="4" w:color="FFFFFF"/>
                  </w:divBdr>
                  <w:divsChild>
                    <w:div w:id="1331524753">
                      <w:marLeft w:val="0"/>
                      <w:marRight w:val="0"/>
                      <w:marTop w:val="0"/>
                      <w:marBottom w:val="0"/>
                      <w:divBdr>
                        <w:top w:val="none" w:sz="0" w:space="0" w:color="auto"/>
                        <w:left w:val="none" w:sz="0" w:space="0" w:color="auto"/>
                        <w:bottom w:val="none" w:sz="0" w:space="0" w:color="auto"/>
                        <w:right w:val="none" w:sz="0" w:space="0" w:color="auto"/>
                      </w:divBdr>
                    </w:div>
                  </w:divsChild>
                </w:div>
                <w:div w:id="1460609224">
                  <w:marLeft w:val="0"/>
                  <w:marRight w:val="0"/>
                  <w:marTop w:val="0"/>
                  <w:marBottom w:val="0"/>
                  <w:divBdr>
                    <w:top w:val="single" w:sz="2" w:space="1" w:color="FFFFFF"/>
                    <w:left w:val="single" w:sz="2" w:space="12" w:color="FFFFFF"/>
                    <w:bottom w:val="single" w:sz="2" w:space="1" w:color="FFFFFF"/>
                    <w:right w:val="single" w:sz="2" w:space="4" w:color="FFFFFF"/>
                  </w:divBdr>
                  <w:divsChild>
                    <w:div w:id="645595635">
                      <w:marLeft w:val="0"/>
                      <w:marRight w:val="0"/>
                      <w:marTop w:val="0"/>
                      <w:marBottom w:val="0"/>
                      <w:divBdr>
                        <w:top w:val="none" w:sz="0" w:space="0" w:color="auto"/>
                        <w:left w:val="none" w:sz="0" w:space="0" w:color="auto"/>
                        <w:bottom w:val="none" w:sz="0" w:space="0" w:color="auto"/>
                        <w:right w:val="none" w:sz="0" w:space="0" w:color="auto"/>
                      </w:divBdr>
                    </w:div>
                  </w:divsChild>
                </w:div>
                <w:div w:id="271473006">
                  <w:marLeft w:val="0"/>
                  <w:marRight w:val="0"/>
                  <w:marTop w:val="0"/>
                  <w:marBottom w:val="0"/>
                  <w:divBdr>
                    <w:top w:val="single" w:sz="2" w:space="1" w:color="FFFFFF"/>
                    <w:left w:val="single" w:sz="2" w:space="12" w:color="FFFFFF"/>
                    <w:bottom w:val="single" w:sz="2" w:space="1" w:color="FFFFFF"/>
                    <w:right w:val="single" w:sz="2" w:space="4" w:color="FFFFFF"/>
                  </w:divBdr>
                  <w:divsChild>
                    <w:div w:id="971789545">
                      <w:marLeft w:val="0"/>
                      <w:marRight w:val="0"/>
                      <w:marTop w:val="0"/>
                      <w:marBottom w:val="0"/>
                      <w:divBdr>
                        <w:top w:val="none" w:sz="0" w:space="0" w:color="auto"/>
                        <w:left w:val="none" w:sz="0" w:space="0" w:color="auto"/>
                        <w:bottom w:val="none" w:sz="0" w:space="0" w:color="auto"/>
                        <w:right w:val="none" w:sz="0" w:space="0" w:color="auto"/>
                      </w:divBdr>
                    </w:div>
                  </w:divsChild>
                </w:div>
                <w:div w:id="1605452937">
                  <w:marLeft w:val="0"/>
                  <w:marRight w:val="0"/>
                  <w:marTop w:val="0"/>
                  <w:marBottom w:val="0"/>
                  <w:divBdr>
                    <w:top w:val="single" w:sz="2" w:space="1" w:color="FFFFFF"/>
                    <w:left w:val="single" w:sz="2" w:space="12" w:color="FFFFFF"/>
                    <w:bottom w:val="single" w:sz="2" w:space="1" w:color="FFFFFF"/>
                    <w:right w:val="single" w:sz="2" w:space="4" w:color="FFFFFF"/>
                  </w:divBdr>
                  <w:divsChild>
                    <w:div w:id="1909000899">
                      <w:marLeft w:val="0"/>
                      <w:marRight w:val="0"/>
                      <w:marTop w:val="0"/>
                      <w:marBottom w:val="0"/>
                      <w:divBdr>
                        <w:top w:val="none" w:sz="0" w:space="0" w:color="auto"/>
                        <w:left w:val="none" w:sz="0" w:space="0" w:color="auto"/>
                        <w:bottom w:val="none" w:sz="0" w:space="0" w:color="auto"/>
                        <w:right w:val="none" w:sz="0" w:space="0" w:color="auto"/>
                      </w:divBdr>
                    </w:div>
                  </w:divsChild>
                </w:div>
                <w:div w:id="838278339">
                  <w:marLeft w:val="0"/>
                  <w:marRight w:val="0"/>
                  <w:marTop w:val="0"/>
                  <w:marBottom w:val="0"/>
                  <w:divBdr>
                    <w:top w:val="single" w:sz="2" w:space="1" w:color="FFFFFF"/>
                    <w:left w:val="single" w:sz="2" w:space="12" w:color="FFFFFF"/>
                    <w:bottom w:val="single" w:sz="2" w:space="1" w:color="FFFFFF"/>
                    <w:right w:val="single" w:sz="2" w:space="4" w:color="FFFFFF"/>
                  </w:divBdr>
                  <w:divsChild>
                    <w:div w:id="1775903024">
                      <w:marLeft w:val="0"/>
                      <w:marRight w:val="0"/>
                      <w:marTop w:val="0"/>
                      <w:marBottom w:val="0"/>
                      <w:divBdr>
                        <w:top w:val="none" w:sz="0" w:space="0" w:color="auto"/>
                        <w:left w:val="none" w:sz="0" w:space="0" w:color="auto"/>
                        <w:bottom w:val="none" w:sz="0" w:space="0" w:color="auto"/>
                        <w:right w:val="none" w:sz="0" w:space="0" w:color="auto"/>
                      </w:divBdr>
                    </w:div>
                  </w:divsChild>
                </w:div>
                <w:div w:id="839584532">
                  <w:marLeft w:val="0"/>
                  <w:marRight w:val="0"/>
                  <w:marTop w:val="0"/>
                  <w:marBottom w:val="0"/>
                  <w:divBdr>
                    <w:top w:val="single" w:sz="2" w:space="1" w:color="FFFFFF"/>
                    <w:left w:val="single" w:sz="2" w:space="12" w:color="FFFFFF"/>
                    <w:bottom w:val="single" w:sz="2" w:space="1" w:color="FFFFFF"/>
                    <w:right w:val="single" w:sz="2" w:space="4" w:color="FFFFFF"/>
                  </w:divBdr>
                  <w:divsChild>
                    <w:div w:id="1729258177">
                      <w:marLeft w:val="0"/>
                      <w:marRight w:val="0"/>
                      <w:marTop w:val="0"/>
                      <w:marBottom w:val="0"/>
                      <w:divBdr>
                        <w:top w:val="none" w:sz="0" w:space="0" w:color="auto"/>
                        <w:left w:val="none" w:sz="0" w:space="0" w:color="auto"/>
                        <w:bottom w:val="none" w:sz="0" w:space="0" w:color="auto"/>
                        <w:right w:val="none" w:sz="0" w:space="0" w:color="auto"/>
                      </w:divBdr>
                    </w:div>
                  </w:divsChild>
                </w:div>
                <w:div w:id="280116134">
                  <w:marLeft w:val="0"/>
                  <w:marRight w:val="0"/>
                  <w:marTop w:val="0"/>
                  <w:marBottom w:val="0"/>
                  <w:divBdr>
                    <w:top w:val="single" w:sz="2" w:space="1" w:color="FFFFFF"/>
                    <w:left w:val="single" w:sz="2" w:space="12" w:color="FFFFFF"/>
                    <w:bottom w:val="single" w:sz="2" w:space="1" w:color="FFFFFF"/>
                    <w:right w:val="single" w:sz="2" w:space="4" w:color="FFFFFF"/>
                  </w:divBdr>
                  <w:divsChild>
                    <w:div w:id="196965348">
                      <w:marLeft w:val="0"/>
                      <w:marRight w:val="0"/>
                      <w:marTop w:val="0"/>
                      <w:marBottom w:val="0"/>
                      <w:divBdr>
                        <w:top w:val="none" w:sz="0" w:space="0" w:color="auto"/>
                        <w:left w:val="none" w:sz="0" w:space="0" w:color="auto"/>
                        <w:bottom w:val="none" w:sz="0" w:space="0" w:color="auto"/>
                        <w:right w:val="none" w:sz="0" w:space="0" w:color="auto"/>
                      </w:divBdr>
                    </w:div>
                  </w:divsChild>
                </w:div>
                <w:div w:id="386496670">
                  <w:marLeft w:val="0"/>
                  <w:marRight w:val="0"/>
                  <w:marTop w:val="0"/>
                  <w:marBottom w:val="0"/>
                  <w:divBdr>
                    <w:top w:val="single" w:sz="2" w:space="1" w:color="FFFFFF"/>
                    <w:left w:val="single" w:sz="2" w:space="12" w:color="FFFFFF"/>
                    <w:bottom w:val="single" w:sz="2" w:space="1" w:color="FFFFFF"/>
                    <w:right w:val="single" w:sz="2" w:space="4" w:color="FFFFFF"/>
                  </w:divBdr>
                  <w:divsChild>
                    <w:div w:id="1590654037">
                      <w:marLeft w:val="0"/>
                      <w:marRight w:val="0"/>
                      <w:marTop w:val="0"/>
                      <w:marBottom w:val="0"/>
                      <w:divBdr>
                        <w:top w:val="none" w:sz="0" w:space="0" w:color="auto"/>
                        <w:left w:val="none" w:sz="0" w:space="0" w:color="auto"/>
                        <w:bottom w:val="none" w:sz="0" w:space="0" w:color="auto"/>
                        <w:right w:val="none" w:sz="0" w:space="0" w:color="auto"/>
                      </w:divBdr>
                    </w:div>
                  </w:divsChild>
                </w:div>
                <w:div w:id="975379681">
                  <w:marLeft w:val="0"/>
                  <w:marRight w:val="0"/>
                  <w:marTop w:val="0"/>
                  <w:marBottom w:val="0"/>
                  <w:divBdr>
                    <w:top w:val="single" w:sz="2" w:space="1" w:color="FFFFFF"/>
                    <w:left w:val="single" w:sz="2" w:space="12" w:color="FFFFFF"/>
                    <w:bottom w:val="single" w:sz="2" w:space="1" w:color="FFFFFF"/>
                    <w:right w:val="single" w:sz="2" w:space="4" w:color="FFFFFF"/>
                  </w:divBdr>
                  <w:divsChild>
                    <w:div w:id="1584877321">
                      <w:marLeft w:val="0"/>
                      <w:marRight w:val="0"/>
                      <w:marTop w:val="0"/>
                      <w:marBottom w:val="0"/>
                      <w:divBdr>
                        <w:top w:val="none" w:sz="0" w:space="0" w:color="auto"/>
                        <w:left w:val="none" w:sz="0" w:space="0" w:color="auto"/>
                        <w:bottom w:val="none" w:sz="0" w:space="0" w:color="auto"/>
                        <w:right w:val="none" w:sz="0" w:space="0" w:color="auto"/>
                      </w:divBdr>
                    </w:div>
                  </w:divsChild>
                </w:div>
                <w:div w:id="406851088">
                  <w:marLeft w:val="0"/>
                  <w:marRight w:val="0"/>
                  <w:marTop w:val="0"/>
                  <w:marBottom w:val="0"/>
                  <w:divBdr>
                    <w:top w:val="single" w:sz="2" w:space="1" w:color="FFFFFF"/>
                    <w:left w:val="single" w:sz="2" w:space="12" w:color="FFFFFF"/>
                    <w:bottom w:val="single" w:sz="2" w:space="1" w:color="FFFFFF"/>
                    <w:right w:val="single" w:sz="2" w:space="4" w:color="FFFFFF"/>
                  </w:divBdr>
                  <w:divsChild>
                    <w:div w:id="1746680176">
                      <w:marLeft w:val="0"/>
                      <w:marRight w:val="0"/>
                      <w:marTop w:val="0"/>
                      <w:marBottom w:val="0"/>
                      <w:divBdr>
                        <w:top w:val="none" w:sz="0" w:space="0" w:color="auto"/>
                        <w:left w:val="none" w:sz="0" w:space="0" w:color="auto"/>
                        <w:bottom w:val="none" w:sz="0" w:space="0" w:color="auto"/>
                        <w:right w:val="none" w:sz="0" w:space="0" w:color="auto"/>
                      </w:divBdr>
                    </w:div>
                  </w:divsChild>
                </w:div>
                <w:div w:id="168759351">
                  <w:marLeft w:val="0"/>
                  <w:marRight w:val="0"/>
                  <w:marTop w:val="0"/>
                  <w:marBottom w:val="0"/>
                  <w:divBdr>
                    <w:top w:val="single" w:sz="2" w:space="1" w:color="FFFFFF"/>
                    <w:left w:val="single" w:sz="2" w:space="12" w:color="FFFFFF"/>
                    <w:bottom w:val="single" w:sz="2" w:space="1" w:color="FFFFFF"/>
                    <w:right w:val="single" w:sz="2" w:space="4" w:color="FFFFFF"/>
                  </w:divBdr>
                  <w:divsChild>
                    <w:div w:id="2130934756">
                      <w:marLeft w:val="0"/>
                      <w:marRight w:val="0"/>
                      <w:marTop w:val="0"/>
                      <w:marBottom w:val="0"/>
                      <w:divBdr>
                        <w:top w:val="none" w:sz="0" w:space="0" w:color="auto"/>
                        <w:left w:val="none" w:sz="0" w:space="0" w:color="auto"/>
                        <w:bottom w:val="none" w:sz="0" w:space="0" w:color="auto"/>
                        <w:right w:val="none" w:sz="0" w:space="0" w:color="auto"/>
                      </w:divBdr>
                    </w:div>
                  </w:divsChild>
                </w:div>
                <w:div w:id="103692802">
                  <w:marLeft w:val="0"/>
                  <w:marRight w:val="0"/>
                  <w:marTop w:val="0"/>
                  <w:marBottom w:val="0"/>
                  <w:divBdr>
                    <w:top w:val="single" w:sz="2" w:space="1" w:color="FFFFFF"/>
                    <w:left w:val="single" w:sz="2" w:space="12" w:color="FFFFFF"/>
                    <w:bottom w:val="single" w:sz="2" w:space="1" w:color="FFFFFF"/>
                    <w:right w:val="single" w:sz="2" w:space="4" w:color="FFFFFF"/>
                  </w:divBdr>
                  <w:divsChild>
                    <w:div w:id="289098013">
                      <w:marLeft w:val="0"/>
                      <w:marRight w:val="0"/>
                      <w:marTop w:val="0"/>
                      <w:marBottom w:val="0"/>
                      <w:divBdr>
                        <w:top w:val="none" w:sz="0" w:space="0" w:color="auto"/>
                        <w:left w:val="none" w:sz="0" w:space="0" w:color="auto"/>
                        <w:bottom w:val="none" w:sz="0" w:space="0" w:color="auto"/>
                        <w:right w:val="none" w:sz="0" w:space="0" w:color="auto"/>
                      </w:divBdr>
                    </w:div>
                  </w:divsChild>
                </w:div>
                <w:div w:id="1905219217">
                  <w:marLeft w:val="0"/>
                  <w:marRight w:val="0"/>
                  <w:marTop w:val="0"/>
                  <w:marBottom w:val="0"/>
                  <w:divBdr>
                    <w:top w:val="single" w:sz="2" w:space="1" w:color="FFFFFF"/>
                    <w:left w:val="single" w:sz="2" w:space="12" w:color="FFFFFF"/>
                    <w:bottom w:val="single" w:sz="2" w:space="1" w:color="FFFFFF"/>
                    <w:right w:val="single" w:sz="2" w:space="4" w:color="FFFFFF"/>
                  </w:divBdr>
                  <w:divsChild>
                    <w:div w:id="1704018251">
                      <w:marLeft w:val="0"/>
                      <w:marRight w:val="0"/>
                      <w:marTop w:val="0"/>
                      <w:marBottom w:val="0"/>
                      <w:divBdr>
                        <w:top w:val="none" w:sz="0" w:space="0" w:color="auto"/>
                        <w:left w:val="none" w:sz="0" w:space="0" w:color="auto"/>
                        <w:bottom w:val="none" w:sz="0" w:space="0" w:color="auto"/>
                        <w:right w:val="none" w:sz="0" w:space="0" w:color="auto"/>
                      </w:divBdr>
                    </w:div>
                  </w:divsChild>
                </w:div>
                <w:div w:id="1412122527">
                  <w:marLeft w:val="0"/>
                  <w:marRight w:val="0"/>
                  <w:marTop w:val="0"/>
                  <w:marBottom w:val="0"/>
                  <w:divBdr>
                    <w:top w:val="single" w:sz="2" w:space="1" w:color="FFFFFF"/>
                    <w:left w:val="single" w:sz="2" w:space="12" w:color="FFFFFF"/>
                    <w:bottom w:val="single" w:sz="2" w:space="1" w:color="FFFFFF"/>
                    <w:right w:val="single" w:sz="2" w:space="4" w:color="FFFFFF"/>
                  </w:divBdr>
                  <w:divsChild>
                    <w:div w:id="241181287">
                      <w:marLeft w:val="0"/>
                      <w:marRight w:val="0"/>
                      <w:marTop w:val="0"/>
                      <w:marBottom w:val="0"/>
                      <w:divBdr>
                        <w:top w:val="none" w:sz="0" w:space="0" w:color="auto"/>
                        <w:left w:val="none" w:sz="0" w:space="0" w:color="auto"/>
                        <w:bottom w:val="none" w:sz="0" w:space="0" w:color="auto"/>
                        <w:right w:val="none" w:sz="0" w:space="0" w:color="auto"/>
                      </w:divBdr>
                    </w:div>
                  </w:divsChild>
                </w:div>
                <w:div w:id="1028335151">
                  <w:marLeft w:val="0"/>
                  <w:marRight w:val="0"/>
                  <w:marTop w:val="0"/>
                  <w:marBottom w:val="0"/>
                  <w:divBdr>
                    <w:top w:val="single" w:sz="2" w:space="1" w:color="FFFFFF"/>
                    <w:left w:val="single" w:sz="2" w:space="12" w:color="FFFFFF"/>
                    <w:bottom w:val="single" w:sz="2" w:space="4" w:color="FFFFFF"/>
                    <w:right w:val="single" w:sz="2" w:space="4" w:color="FFFFFF"/>
                  </w:divBdr>
                  <w:divsChild>
                    <w:div w:id="12718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454553">
          <w:marLeft w:val="0"/>
          <w:marRight w:val="0"/>
          <w:marTop w:val="0"/>
          <w:marBottom w:val="335"/>
          <w:divBdr>
            <w:top w:val="none" w:sz="0" w:space="0" w:color="auto"/>
            <w:left w:val="none" w:sz="0" w:space="0" w:color="auto"/>
            <w:bottom w:val="none" w:sz="0" w:space="0" w:color="auto"/>
            <w:right w:val="none" w:sz="0" w:space="0" w:color="auto"/>
          </w:divBdr>
          <w:divsChild>
            <w:div w:id="993727834">
              <w:marLeft w:val="0"/>
              <w:marRight w:val="0"/>
              <w:marTop w:val="0"/>
              <w:marBottom w:val="0"/>
              <w:divBdr>
                <w:top w:val="none" w:sz="0" w:space="0" w:color="auto"/>
                <w:left w:val="none" w:sz="0" w:space="0" w:color="auto"/>
                <w:bottom w:val="none" w:sz="0" w:space="0" w:color="auto"/>
                <w:right w:val="none" w:sz="0" w:space="0" w:color="auto"/>
              </w:divBdr>
              <w:divsChild>
                <w:div w:id="1440686466">
                  <w:marLeft w:val="0"/>
                  <w:marRight w:val="0"/>
                  <w:marTop w:val="0"/>
                  <w:marBottom w:val="0"/>
                  <w:divBdr>
                    <w:top w:val="single" w:sz="2" w:space="4" w:color="FFFFFF"/>
                    <w:left w:val="single" w:sz="2" w:space="12" w:color="FFFFFF"/>
                    <w:bottom w:val="single" w:sz="2" w:space="1" w:color="FFFFFF"/>
                    <w:right w:val="single" w:sz="2" w:space="4" w:color="FFFFFF"/>
                  </w:divBdr>
                  <w:divsChild>
                    <w:div w:id="1696154007">
                      <w:marLeft w:val="0"/>
                      <w:marRight w:val="0"/>
                      <w:marTop w:val="0"/>
                      <w:marBottom w:val="0"/>
                      <w:divBdr>
                        <w:top w:val="none" w:sz="0" w:space="0" w:color="auto"/>
                        <w:left w:val="none" w:sz="0" w:space="0" w:color="auto"/>
                        <w:bottom w:val="none" w:sz="0" w:space="0" w:color="auto"/>
                        <w:right w:val="none" w:sz="0" w:space="0" w:color="auto"/>
                      </w:divBdr>
                    </w:div>
                  </w:divsChild>
                </w:div>
                <w:div w:id="2086299692">
                  <w:marLeft w:val="0"/>
                  <w:marRight w:val="0"/>
                  <w:marTop w:val="0"/>
                  <w:marBottom w:val="0"/>
                  <w:divBdr>
                    <w:top w:val="single" w:sz="2" w:space="1" w:color="FFFFFF"/>
                    <w:left w:val="single" w:sz="2" w:space="12" w:color="FFFFFF"/>
                    <w:bottom w:val="single" w:sz="2" w:space="1" w:color="FFFFFF"/>
                    <w:right w:val="single" w:sz="2" w:space="4" w:color="FFFFFF"/>
                  </w:divBdr>
                  <w:divsChild>
                    <w:div w:id="376009255">
                      <w:marLeft w:val="0"/>
                      <w:marRight w:val="0"/>
                      <w:marTop w:val="0"/>
                      <w:marBottom w:val="0"/>
                      <w:divBdr>
                        <w:top w:val="none" w:sz="0" w:space="0" w:color="auto"/>
                        <w:left w:val="none" w:sz="0" w:space="0" w:color="auto"/>
                        <w:bottom w:val="none" w:sz="0" w:space="0" w:color="auto"/>
                        <w:right w:val="none" w:sz="0" w:space="0" w:color="auto"/>
                      </w:divBdr>
                    </w:div>
                  </w:divsChild>
                </w:div>
                <w:div w:id="2061126431">
                  <w:marLeft w:val="0"/>
                  <w:marRight w:val="0"/>
                  <w:marTop w:val="0"/>
                  <w:marBottom w:val="0"/>
                  <w:divBdr>
                    <w:top w:val="single" w:sz="2" w:space="1" w:color="FFFFFF"/>
                    <w:left w:val="single" w:sz="2" w:space="12" w:color="FFFFFF"/>
                    <w:bottom w:val="single" w:sz="2" w:space="1" w:color="FFFFFF"/>
                    <w:right w:val="single" w:sz="2" w:space="4" w:color="FFFFFF"/>
                  </w:divBdr>
                  <w:divsChild>
                    <w:div w:id="1968854645">
                      <w:marLeft w:val="0"/>
                      <w:marRight w:val="0"/>
                      <w:marTop w:val="0"/>
                      <w:marBottom w:val="0"/>
                      <w:divBdr>
                        <w:top w:val="none" w:sz="0" w:space="0" w:color="auto"/>
                        <w:left w:val="none" w:sz="0" w:space="0" w:color="auto"/>
                        <w:bottom w:val="none" w:sz="0" w:space="0" w:color="auto"/>
                        <w:right w:val="none" w:sz="0" w:space="0" w:color="auto"/>
                      </w:divBdr>
                    </w:div>
                  </w:divsChild>
                </w:div>
                <w:div w:id="989286180">
                  <w:marLeft w:val="0"/>
                  <w:marRight w:val="0"/>
                  <w:marTop w:val="0"/>
                  <w:marBottom w:val="0"/>
                  <w:divBdr>
                    <w:top w:val="single" w:sz="2" w:space="1" w:color="FFFFFF"/>
                    <w:left w:val="single" w:sz="2" w:space="12" w:color="FFFFFF"/>
                    <w:bottom w:val="single" w:sz="2" w:space="1" w:color="FFFFFF"/>
                    <w:right w:val="single" w:sz="2" w:space="4" w:color="FFFFFF"/>
                  </w:divBdr>
                  <w:divsChild>
                    <w:div w:id="1993213991">
                      <w:marLeft w:val="0"/>
                      <w:marRight w:val="0"/>
                      <w:marTop w:val="0"/>
                      <w:marBottom w:val="0"/>
                      <w:divBdr>
                        <w:top w:val="none" w:sz="0" w:space="0" w:color="auto"/>
                        <w:left w:val="none" w:sz="0" w:space="0" w:color="auto"/>
                        <w:bottom w:val="none" w:sz="0" w:space="0" w:color="auto"/>
                        <w:right w:val="none" w:sz="0" w:space="0" w:color="auto"/>
                      </w:divBdr>
                    </w:div>
                  </w:divsChild>
                </w:div>
                <w:div w:id="2096591289">
                  <w:marLeft w:val="0"/>
                  <w:marRight w:val="0"/>
                  <w:marTop w:val="0"/>
                  <w:marBottom w:val="0"/>
                  <w:divBdr>
                    <w:top w:val="single" w:sz="2" w:space="1" w:color="FFFFFF"/>
                    <w:left w:val="single" w:sz="2" w:space="12" w:color="FFFFFF"/>
                    <w:bottom w:val="single" w:sz="2" w:space="1" w:color="FFFFFF"/>
                    <w:right w:val="single" w:sz="2" w:space="4" w:color="FFFFFF"/>
                  </w:divBdr>
                  <w:divsChild>
                    <w:div w:id="722799703">
                      <w:marLeft w:val="0"/>
                      <w:marRight w:val="0"/>
                      <w:marTop w:val="0"/>
                      <w:marBottom w:val="0"/>
                      <w:divBdr>
                        <w:top w:val="none" w:sz="0" w:space="0" w:color="auto"/>
                        <w:left w:val="none" w:sz="0" w:space="0" w:color="auto"/>
                        <w:bottom w:val="none" w:sz="0" w:space="0" w:color="auto"/>
                        <w:right w:val="none" w:sz="0" w:space="0" w:color="auto"/>
                      </w:divBdr>
                    </w:div>
                  </w:divsChild>
                </w:div>
                <w:div w:id="1250582952">
                  <w:marLeft w:val="0"/>
                  <w:marRight w:val="0"/>
                  <w:marTop w:val="0"/>
                  <w:marBottom w:val="0"/>
                  <w:divBdr>
                    <w:top w:val="single" w:sz="2" w:space="1" w:color="FFFFFF"/>
                    <w:left w:val="single" w:sz="2" w:space="12" w:color="FFFFFF"/>
                    <w:bottom w:val="single" w:sz="2" w:space="1" w:color="FFFFFF"/>
                    <w:right w:val="single" w:sz="2" w:space="4" w:color="FFFFFF"/>
                  </w:divBdr>
                  <w:divsChild>
                    <w:div w:id="1623146312">
                      <w:marLeft w:val="0"/>
                      <w:marRight w:val="0"/>
                      <w:marTop w:val="0"/>
                      <w:marBottom w:val="0"/>
                      <w:divBdr>
                        <w:top w:val="none" w:sz="0" w:space="0" w:color="auto"/>
                        <w:left w:val="none" w:sz="0" w:space="0" w:color="auto"/>
                        <w:bottom w:val="none" w:sz="0" w:space="0" w:color="auto"/>
                        <w:right w:val="none" w:sz="0" w:space="0" w:color="auto"/>
                      </w:divBdr>
                    </w:div>
                  </w:divsChild>
                </w:div>
                <w:div w:id="428310069">
                  <w:marLeft w:val="0"/>
                  <w:marRight w:val="0"/>
                  <w:marTop w:val="0"/>
                  <w:marBottom w:val="0"/>
                  <w:divBdr>
                    <w:top w:val="single" w:sz="2" w:space="1" w:color="FFFFFF"/>
                    <w:left w:val="single" w:sz="2" w:space="12" w:color="FFFFFF"/>
                    <w:bottom w:val="single" w:sz="2" w:space="1" w:color="FFFFFF"/>
                    <w:right w:val="single" w:sz="2" w:space="4" w:color="FFFFFF"/>
                  </w:divBdr>
                  <w:divsChild>
                    <w:div w:id="276431">
                      <w:marLeft w:val="0"/>
                      <w:marRight w:val="0"/>
                      <w:marTop w:val="0"/>
                      <w:marBottom w:val="0"/>
                      <w:divBdr>
                        <w:top w:val="none" w:sz="0" w:space="0" w:color="auto"/>
                        <w:left w:val="none" w:sz="0" w:space="0" w:color="auto"/>
                        <w:bottom w:val="none" w:sz="0" w:space="0" w:color="auto"/>
                        <w:right w:val="none" w:sz="0" w:space="0" w:color="auto"/>
                      </w:divBdr>
                    </w:div>
                  </w:divsChild>
                </w:div>
                <w:div w:id="1682511441">
                  <w:marLeft w:val="0"/>
                  <w:marRight w:val="0"/>
                  <w:marTop w:val="0"/>
                  <w:marBottom w:val="0"/>
                  <w:divBdr>
                    <w:top w:val="single" w:sz="2" w:space="1" w:color="FFFFFF"/>
                    <w:left w:val="single" w:sz="2" w:space="12" w:color="FFFFFF"/>
                    <w:bottom w:val="single" w:sz="2" w:space="1" w:color="FFFFFF"/>
                    <w:right w:val="single" w:sz="2" w:space="4" w:color="FFFFFF"/>
                  </w:divBdr>
                  <w:divsChild>
                    <w:div w:id="1764372065">
                      <w:marLeft w:val="0"/>
                      <w:marRight w:val="0"/>
                      <w:marTop w:val="0"/>
                      <w:marBottom w:val="0"/>
                      <w:divBdr>
                        <w:top w:val="none" w:sz="0" w:space="0" w:color="auto"/>
                        <w:left w:val="none" w:sz="0" w:space="0" w:color="auto"/>
                        <w:bottom w:val="none" w:sz="0" w:space="0" w:color="auto"/>
                        <w:right w:val="none" w:sz="0" w:space="0" w:color="auto"/>
                      </w:divBdr>
                    </w:div>
                  </w:divsChild>
                </w:div>
                <w:div w:id="1578440389">
                  <w:marLeft w:val="0"/>
                  <w:marRight w:val="0"/>
                  <w:marTop w:val="0"/>
                  <w:marBottom w:val="0"/>
                  <w:divBdr>
                    <w:top w:val="single" w:sz="2" w:space="1" w:color="FFFFFF"/>
                    <w:left w:val="single" w:sz="2" w:space="12" w:color="FFFFFF"/>
                    <w:bottom w:val="single" w:sz="2" w:space="1" w:color="FFFFFF"/>
                    <w:right w:val="single" w:sz="2" w:space="4" w:color="FFFFFF"/>
                  </w:divBdr>
                  <w:divsChild>
                    <w:div w:id="501555688">
                      <w:marLeft w:val="0"/>
                      <w:marRight w:val="0"/>
                      <w:marTop w:val="0"/>
                      <w:marBottom w:val="0"/>
                      <w:divBdr>
                        <w:top w:val="none" w:sz="0" w:space="0" w:color="auto"/>
                        <w:left w:val="none" w:sz="0" w:space="0" w:color="auto"/>
                        <w:bottom w:val="none" w:sz="0" w:space="0" w:color="auto"/>
                        <w:right w:val="none" w:sz="0" w:space="0" w:color="auto"/>
                      </w:divBdr>
                    </w:div>
                  </w:divsChild>
                </w:div>
                <w:div w:id="1653871373">
                  <w:marLeft w:val="0"/>
                  <w:marRight w:val="0"/>
                  <w:marTop w:val="0"/>
                  <w:marBottom w:val="0"/>
                  <w:divBdr>
                    <w:top w:val="single" w:sz="2" w:space="1" w:color="FFFFFF"/>
                    <w:left w:val="single" w:sz="2" w:space="12" w:color="FFFFFF"/>
                    <w:bottom w:val="single" w:sz="2" w:space="1" w:color="FFFFFF"/>
                    <w:right w:val="single" w:sz="2" w:space="4" w:color="FFFFFF"/>
                  </w:divBdr>
                  <w:divsChild>
                    <w:div w:id="242305732">
                      <w:marLeft w:val="0"/>
                      <w:marRight w:val="0"/>
                      <w:marTop w:val="0"/>
                      <w:marBottom w:val="0"/>
                      <w:divBdr>
                        <w:top w:val="none" w:sz="0" w:space="0" w:color="auto"/>
                        <w:left w:val="none" w:sz="0" w:space="0" w:color="auto"/>
                        <w:bottom w:val="none" w:sz="0" w:space="0" w:color="auto"/>
                        <w:right w:val="none" w:sz="0" w:space="0" w:color="auto"/>
                      </w:divBdr>
                    </w:div>
                  </w:divsChild>
                </w:div>
                <w:div w:id="1319194248">
                  <w:marLeft w:val="0"/>
                  <w:marRight w:val="0"/>
                  <w:marTop w:val="0"/>
                  <w:marBottom w:val="0"/>
                  <w:divBdr>
                    <w:top w:val="single" w:sz="2" w:space="1" w:color="FFFFFF"/>
                    <w:left w:val="single" w:sz="2" w:space="12" w:color="FFFFFF"/>
                    <w:bottom w:val="single" w:sz="2" w:space="1" w:color="FFFFFF"/>
                    <w:right w:val="single" w:sz="2" w:space="4" w:color="FFFFFF"/>
                  </w:divBdr>
                  <w:divsChild>
                    <w:div w:id="1914924939">
                      <w:marLeft w:val="0"/>
                      <w:marRight w:val="0"/>
                      <w:marTop w:val="0"/>
                      <w:marBottom w:val="0"/>
                      <w:divBdr>
                        <w:top w:val="none" w:sz="0" w:space="0" w:color="auto"/>
                        <w:left w:val="none" w:sz="0" w:space="0" w:color="auto"/>
                        <w:bottom w:val="none" w:sz="0" w:space="0" w:color="auto"/>
                        <w:right w:val="none" w:sz="0" w:space="0" w:color="auto"/>
                      </w:divBdr>
                    </w:div>
                  </w:divsChild>
                </w:div>
                <w:div w:id="115834492">
                  <w:marLeft w:val="0"/>
                  <w:marRight w:val="0"/>
                  <w:marTop w:val="0"/>
                  <w:marBottom w:val="0"/>
                  <w:divBdr>
                    <w:top w:val="single" w:sz="2" w:space="1" w:color="FFFFFF"/>
                    <w:left w:val="single" w:sz="2" w:space="12" w:color="FFFFFF"/>
                    <w:bottom w:val="single" w:sz="2" w:space="1" w:color="FFFFFF"/>
                    <w:right w:val="single" w:sz="2" w:space="4" w:color="FFFFFF"/>
                  </w:divBdr>
                  <w:divsChild>
                    <w:div w:id="1135953161">
                      <w:marLeft w:val="0"/>
                      <w:marRight w:val="0"/>
                      <w:marTop w:val="0"/>
                      <w:marBottom w:val="0"/>
                      <w:divBdr>
                        <w:top w:val="none" w:sz="0" w:space="0" w:color="auto"/>
                        <w:left w:val="none" w:sz="0" w:space="0" w:color="auto"/>
                        <w:bottom w:val="none" w:sz="0" w:space="0" w:color="auto"/>
                        <w:right w:val="none" w:sz="0" w:space="0" w:color="auto"/>
                      </w:divBdr>
                    </w:div>
                  </w:divsChild>
                </w:div>
                <w:div w:id="560216378">
                  <w:marLeft w:val="0"/>
                  <w:marRight w:val="0"/>
                  <w:marTop w:val="0"/>
                  <w:marBottom w:val="0"/>
                  <w:divBdr>
                    <w:top w:val="single" w:sz="2" w:space="1" w:color="FFFFFF"/>
                    <w:left w:val="single" w:sz="2" w:space="12" w:color="FFFFFF"/>
                    <w:bottom w:val="single" w:sz="2" w:space="1" w:color="FFFFFF"/>
                    <w:right w:val="single" w:sz="2" w:space="4" w:color="FFFFFF"/>
                  </w:divBdr>
                  <w:divsChild>
                    <w:div w:id="253318805">
                      <w:marLeft w:val="0"/>
                      <w:marRight w:val="0"/>
                      <w:marTop w:val="0"/>
                      <w:marBottom w:val="0"/>
                      <w:divBdr>
                        <w:top w:val="none" w:sz="0" w:space="0" w:color="auto"/>
                        <w:left w:val="none" w:sz="0" w:space="0" w:color="auto"/>
                        <w:bottom w:val="none" w:sz="0" w:space="0" w:color="auto"/>
                        <w:right w:val="none" w:sz="0" w:space="0" w:color="auto"/>
                      </w:divBdr>
                    </w:div>
                  </w:divsChild>
                </w:div>
                <w:div w:id="1667591874">
                  <w:marLeft w:val="0"/>
                  <w:marRight w:val="0"/>
                  <w:marTop w:val="0"/>
                  <w:marBottom w:val="0"/>
                  <w:divBdr>
                    <w:top w:val="single" w:sz="2" w:space="1" w:color="FFFFFF"/>
                    <w:left w:val="single" w:sz="2" w:space="12" w:color="FFFFFF"/>
                    <w:bottom w:val="single" w:sz="2" w:space="1" w:color="FFFFFF"/>
                    <w:right w:val="single" w:sz="2" w:space="4" w:color="FFFFFF"/>
                  </w:divBdr>
                  <w:divsChild>
                    <w:div w:id="1930656622">
                      <w:marLeft w:val="0"/>
                      <w:marRight w:val="0"/>
                      <w:marTop w:val="0"/>
                      <w:marBottom w:val="0"/>
                      <w:divBdr>
                        <w:top w:val="none" w:sz="0" w:space="0" w:color="auto"/>
                        <w:left w:val="none" w:sz="0" w:space="0" w:color="auto"/>
                        <w:bottom w:val="none" w:sz="0" w:space="0" w:color="auto"/>
                        <w:right w:val="none" w:sz="0" w:space="0" w:color="auto"/>
                      </w:divBdr>
                    </w:div>
                  </w:divsChild>
                </w:div>
                <w:div w:id="1790052394">
                  <w:marLeft w:val="0"/>
                  <w:marRight w:val="0"/>
                  <w:marTop w:val="0"/>
                  <w:marBottom w:val="0"/>
                  <w:divBdr>
                    <w:top w:val="single" w:sz="2" w:space="1" w:color="FFFFFF"/>
                    <w:left w:val="single" w:sz="2" w:space="12" w:color="FFFFFF"/>
                    <w:bottom w:val="single" w:sz="2" w:space="1" w:color="FFFFFF"/>
                    <w:right w:val="single" w:sz="2" w:space="4" w:color="FFFFFF"/>
                  </w:divBdr>
                  <w:divsChild>
                    <w:div w:id="638650631">
                      <w:marLeft w:val="0"/>
                      <w:marRight w:val="0"/>
                      <w:marTop w:val="0"/>
                      <w:marBottom w:val="0"/>
                      <w:divBdr>
                        <w:top w:val="none" w:sz="0" w:space="0" w:color="auto"/>
                        <w:left w:val="none" w:sz="0" w:space="0" w:color="auto"/>
                        <w:bottom w:val="none" w:sz="0" w:space="0" w:color="auto"/>
                        <w:right w:val="none" w:sz="0" w:space="0" w:color="auto"/>
                      </w:divBdr>
                    </w:div>
                  </w:divsChild>
                </w:div>
                <w:div w:id="1986423360">
                  <w:marLeft w:val="0"/>
                  <w:marRight w:val="0"/>
                  <w:marTop w:val="0"/>
                  <w:marBottom w:val="0"/>
                  <w:divBdr>
                    <w:top w:val="single" w:sz="2" w:space="1" w:color="FFFFFF"/>
                    <w:left w:val="single" w:sz="2" w:space="12" w:color="FFFFFF"/>
                    <w:bottom w:val="single" w:sz="2" w:space="1" w:color="FFFFFF"/>
                    <w:right w:val="single" w:sz="2" w:space="4" w:color="FFFFFF"/>
                  </w:divBdr>
                  <w:divsChild>
                    <w:div w:id="838814408">
                      <w:marLeft w:val="0"/>
                      <w:marRight w:val="0"/>
                      <w:marTop w:val="0"/>
                      <w:marBottom w:val="0"/>
                      <w:divBdr>
                        <w:top w:val="none" w:sz="0" w:space="0" w:color="auto"/>
                        <w:left w:val="none" w:sz="0" w:space="0" w:color="auto"/>
                        <w:bottom w:val="none" w:sz="0" w:space="0" w:color="auto"/>
                        <w:right w:val="none" w:sz="0" w:space="0" w:color="auto"/>
                      </w:divBdr>
                    </w:div>
                  </w:divsChild>
                </w:div>
                <w:div w:id="912738218">
                  <w:marLeft w:val="0"/>
                  <w:marRight w:val="0"/>
                  <w:marTop w:val="0"/>
                  <w:marBottom w:val="0"/>
                  <w:divBdr>
                    <w:top w:val="single" w:sz="2" w:space="1" w:color="FFFFFF"/>
                    <w:left w:val="single" w:sz="2" w:space="12" w:color="FFFFFF"/>
                    <w:bottom w:val="single" w:sz="2" w:space="1" w:color="FFFFFF"/>
                    <w:right w:val="single" w:sz="2" w:space="4" w:color="FFFFFF"/>
                  </w:divBdr>
                  <w:divsChild>
                    <w:div w:id="1154491269">
                      <w:marLeft w:val="0"/>
                      <w:marRight w:val="0"/>
                      <w:marTop w:val="0"/>
                      <w:marBottom w:val="0"/>
                      <w:divBdr>
                        <w:top w:val="none" w:sz="0" w:space="0" w:color="auto"/>
                        <w:left w:val="none" w:sz="0" w:space="0" w:color="auto"/>
                        <w:bottom w:val="none" w:sz="0" w:space="0" w:color="auto"/>
                        <w:right w:val="none" w:sz="0" w:space="0" w:color="auto"/>
                      </w:divBdr>
                    </w:div>
                  </w:divsChild>
                </w:div>
                <w:div w:id="1995988460">
                  <w:marLeft w:val="0"/>
                  <w:marRight w:val="0"/>
                  <w:marTop w:val="0"/>
                  <w:marBottom w:val="0"/>
                  <w:divBdr>
                    <w:top w:val="single" w:sz="2" w:space="1" w:color="FFFFFF"/>
                    <w:left w:val="single" w:sz="2" w:space="12" w:color="FFFFFF"/>
                    <w:bottom w:val="single" w:sz="2" w:space="1" w:color="FFFFFF"/>
                    <w:right w:val="single" w:sz="2" w:space="4" w:color="FFFFFF"/>
                  </w:divBdr>
                  <w:divsChild>
                    <w:div w:id="1429352591">
                      <w:marLeft w:val="0"/>
                      <w:marRight w:val="0"/>
                      <w:marTop w:val="0"/>
                      <w:marBottom w:val="0"/>
                      <w:divBdr>
                        <w:top w:val="none" w:sz="0" w:space="0" w:color="auto"/>
                        <w:left w:val="none" w:sz="0" w:space="0" w:color="auto"/>
                        <w:bottom w:val="none" w:sz="0" w:space="0" w:color="auto"/>
                        <w:right w:val="none" w:sz="0" w:space="0" w:color="auto"/>
                      </w:divBdr>
                    </w:div>
                  </w:divsChild>
                </w:div>
                <w:div w:id="606695377">
                  <w:marLeft w:val="0"/>
                  <w:marRight w:val="0"/>
                  <w:marTop w:val="0"/>
                  <w:marBottom w:val="0"/>
                  <w:divBdr>
                    <w:top w:val="single" w:sz="2" w:space="1" w:color="FFFFFF"/>
                    <w:left w:val="single" w:sz="2" w:space="12" w:color="FFFFFF"/>
                    <w:bottom w:val="single" w:sz="2" w:space="1" w:color="FFFFFF"/>
                    <w:right w:val="single" w:sz="2" w:space="4" w:color="FFFFFF"/>
                  </w:divBdr>
                  <w:divsChild>
                    <w:div w:id="1416364547">
                      <w:marLeft w:val="0"/>
                      <w:marRight w:val="0"/>
                      <w:marTop w:val="0"/>
                      <w:marBottom w:val="0"/>
                      <w:divBdr>
                        <w:top w:val="none" w:sz="0" w:space="0" w:color="auto"/>
                        <w:left w:val="none" w:sz="0" w:space="0" w:color="auto"/>
                        <w:bottom w:val="none" w:sz="0" w:space="0" w:color="auto"/>
                        <w:right w:val="none" w:sz="0" w:space="0" w:color="auto"/>
                      </w:divBdr>
                    </w:div>
                  </w:divsChild>
                </w:div>
                <w:div w:id="1639729016">
                  <w:marLeft w:val="0"/>
                  <w:marRight w:val="0"/>
                  <w:marTop w:val="0"/>
                  <w:marBottom w:val="0"/>
                  <w:divBdr>
                    <w:top w:val="single" w:sz="2" w:space="1" w:color="FFFFFF"/>
                    <w:left w:val="single" w:sz="2" w:space="12" w:color="FFFFFF"/>
                    <w:bottom w:val="single" w:sz="2" w:space="1" w:color="FFFFFF"/>
                    <w:right w:val="single" w:sz="2" w:space="4" w:color="FFFFFF"/>
                  </w:divBdr>
                  <w:divsChild>
                    <w:div w:id="1557085764">
                      <w:marLeft w:val="0"/>
                      <w:marRight w:val="0"/>
                      <w:marTop w:val="0"/>
                      <w:marBottom w:val="0"/>
                      <w:divBdr>
                        <w:top w:val="none" w:sz="0" w:space="0" w:color="auto"/>
                        <w:left w:val="none" w:sz="0" w:space="0" w:color="auto"/>
                        <w:bottom w:val="none" w:sz="0" w:space="0" w:color="auto"/>
                        <w:right w:val="none" w:sz="0" w:space="0" w:color="auto"/>
                      </w:divBdr>
                    </w:div>
                  </w:divsChild>
                </w:div>
                <w:div w:id="867526179">
                  <w:marLeft w:val="0"/>
                  <w:marRight w:val="0"/>
                  <w:marTop w:val="0"/>
                  <w:marBottom w:val="0"/>
                  <w:divBdr>
                    <w:top w:val="single" w:sz="2" w:space="1" w:color="FFFFFF"/>
                    <w:left w:val="single" w:sz="2" w:space="12" w:color="FFFFFF"/>
                    <w:bottom w:val="single" w:sz="2" w:space="1" w:color="FFFFFF"/>
                    <w:right w:val="single" w:sz="2" w:space="4" w:color="FFFFFF"/>
                  </w:divBdr>
                  <w:divsChild>
                    <w:div w:id="1426540544">
                      <w:marLeft w:val="0"/>
                      <w:marRight w:val="0"/>
                      <w:marTop w:val="0"/>
                      <w:marBottom w:val="0"/>
                      <w:divBdr>
                        <w:top w:val="none" w:sz="0" w:space="0" w:color="auto"/>
                        <w:left w:val="none" w:sz="0" w:space="0" w:color="auto"/>
                        <w:bottom w:val="none" w:sz="0" w:space="0" w:color="auto"/>
                        <w:right w:val="none" w:sz="0" w:space="0" w:color="auto"/>
                      </w:divBdr>
                    </w:div>
                  </w:divsChild>
                </w:div>
                <w:div w:id="435255626">
                  <w:marLeft w:val="0"/>
                  <w:marRight w:val="0"/>
                  <w:marTop w:val="0"/>
                  <w:marBottom w:val="0"/>
                  <w:divBdr>
                    <w:top w:val="single" w:sz="2" w:space="1" w:color="FFFFFF"/>
                    <w:left w:val="single" w:sz="2" w:space="12" w:color="FFFFFF"/>
                    <w:bottom w:val="single" w:sz="2" w:space="1" w:color="FFFFFF"/>
                    <w:right w:val="single" w:sz="2" w:space="4" w:color="FFFFFF"/>
                  </w:divBdr>
                  <w:divsChild>
                    <w:div w:id="1942179409">
                      <w:marLeft w:val="0"/>
                      <w:marRight w:val="0"/>
                      <w:marTop w:val="0"/>
                      <w:marBottom w:val="0"/>
                      <w:divBdr>
                        <w:top w:val="none" w:sz="0" w:space="0" w:color="auto"/>
                        <w:left w:val="none" w:sz="0" w:space="0" w:color="auto"/>
                        <w:bottom w:val="none" w:sz="0" w:space="0" w:color="auto"/>
                        <w:right w:val="none" w:sz="0" w:space="0" w:color="auto"/>
                      </w:divBdr>
                    </w:div>
                  </w:divsChild>
                </w:div>
                <w:div w:id="320282130">
                  <w:marLeft w:val="0"/>
                  <w:marRight w:val="0"/>
                  <w:marTop w:val="0"/>
                  <w:marBottom w:val="0"/>
                  <w:divBdr>
                    <w:top w:val="single" w:sz="2" w:space="1" w:color="FFFFFF"/>
                    <w:left w:val="single" w:sz="2" w:space="12" w:color="FFFFFF"/>
                    <w:bottom w:val="single" w:sz="2" w:space="1" w:color="FFFFFF"/>
                    <w:right w:val="single" w:sz="2" w:space="4" w:color="FFFFFF"/>
                  </w:divBdr>
                  <w:divsChild>
                    <w:div w:id="640232031">
                      <w:marLeft w:val="0"/>
                      <w:marRight w:val="0"/>
                      <w:marTop w:val="0"/>
                      <w:marBottom w:val="0"/>
                      <w:divBdr>
                        <w:top w:val="none" w:sz="0" w:space="0" w:color="auto"/>
                        <w:left w:val="none" w:sz="0" w:space="0" w:color="auto"/>
                        <w:bottom w:val="none" w:sz="0" w:space="0" w:color="auto"/>
                        <w:right w:val="none" w:sz="0" w:space="0" w:color="auto"/>
                      </w:divBdr>
                    </w:div>
                  </w:divsChild>
                </w:div>
                <w:div w:id="1437753256">
                  <w:marLeft w:val="0"/>
                  <w:marRight w:val="0"/>
                  <w:marTop w:val="0"/>
                  <w:marBottom w:val="0"/>
                  <w:divBdr>
                    <w:top w:val="single" w:sz="2" w:space="1" w:color="FFFFFF"/>
                    <w:left w:val="single" w:sz="2" w:space="12" w:color="FFFFFF"/>
                    <w:bottom w:val="single" w:sz="2" w:space="1" w:color="FFFFFF"/>
                    <w:right w:val="single" w:sz="2" w:space="4" w:color="FFFFFF"/>
                  </w:divBdr>
                  <w:divsChild>
                    <w:div w:id="600144013">
                      <w:marLeft w:val="0"/>
                      <w:marRight w:val="0"/>
                      <w:marTop w:val="0"/>
                      <w:marBottom w:val="0"/>
                      <w:divBdr>
                        <w:top w:val="none" w:sz="0" w:space="0" w:color="auto"/>
                        <w:left w:val="none" w:sz="0" w:space="0" w:color="auto"/>
                        <w:bottom w:val="none" w:sz="0" w:space="0" w:color="auto"/>
                        <w:right w:val="none" w:sz="0" w:space="0" w:color="auto"/>
                      </w:divBdr>
                    </w:div>
                  </w:divsChild>
                </w:div>
                <w:div w:id="1244871339">
                  <w:marLeft w:val="0"/>
                  <w:marRight w:val="0"/>
                  <w:marTop w:val="0"/>
                  <w:marBottom w:val="0"/>
                  <w:divBdr>
                    <w:top w:val="single" w:sz="2" w:space="1" w:color="FFFFFF"/>
                    <w:left w:val="single" w:sz="2" w:space="12" w:color="FFFFFF"/>
                    <w:bottom w:val="single" w:sz="2" w:space="4" w:color="FFFFFF"/>
                    <w:right w:val="single" w:sz="2" w:space="4" w:color="FFFFFF"/>
                  </w:divBdr>
                  <w:divsChild>
                    <w:div w:id="142287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178705">
          <w:marLeft w:val="0"/>
          <w:marRight w:val="0"/>
          <w:marTop w:val="0"/>
          <w:marBottom w:val="335"/>
          <w:divBdr>
            <w:top w:val="none" w:sz="0" w:space="0" w:color="auto"/>
            <w:left w:val="none" w:sz="0" w:space="0" w:color="auto"/>
            <w:bottom w:val="none" w:sz="0" w:space="0" w:color="auto"/>
            <w:right w:val="none" w:sz="0" w:space="0" w:color="auto"/>
          </w:divBdr>
          <w:divsChild>
            <w:div w:id="1256207718">
              <w:marLeft w:val="0"/>
              <w:marRight w:val="0"/>
              <w:marTop w:val="0"/>
              <w:marBottom w:val="0"/>
              <w:divBdr>
                <w:top w:val="none" w:sz="0" w:space="0" w:color="auto"/>
                <w:left w:val="none" w:sz="0" w:space="0" w:color="auto"/>
                <w:bottom w:val="none" w:sz="0" w:space="0" w:color="auto"/>
                <w:right w:val="none" w:sz="0" w:space="0" w:color="auto"/>
              </w:divBdr>
              <w:divsChild>
                <w:div w:id="809447173">
                  <w:marLeft w:val="0"/>
                  <w:marRight w:val="0"/>
                  <w:marTop w:val="0"/>
                  <w:marBottom w:val="0"/>
                  <w:divBdr>
                    <w:top w:val="single" w:sz="2" w:space="4" w:color="FFFFFF"/>
                    <w:left w:val="single" w:sz="2" w:space="12" w:color="FFFFFF"/>
                    <w:bottom w:val="single" w:sz="2" w:space="1" w:color="FFFFFF"/>
                    <w:right w:val="single" w:sz="2" w:space="4" w:color="FFFFFF"/>
                  </w:divBdr>
                  <w:divsChild>
                    <w:div w:id="407044951">
                      <w:marLeft w:val="0"/>
                      <w:marRight w:val="0"/>
                      <w:marTop w:val="0"/>
                      <w:marBottom w:val="0"/>
                      <w:divBdr>
                        <w:top w:val="none" w:sz="0" w:space="0" w:color="auto"/>
                        <w:left w:val="none" w:sz="0" w:space="0" w:color="auto"/>
                        <w:bottom w:val="none" w:sz="0" w:space="0" w:color="auto"/>
                        <w:right w:val="none" w:sz="0" w:space="0" w:color="auto"/>
                      </w:divBdr>
                    </w:div>
                  </w:divsChild>
                </w:div>
                <w:div w:id="1745107128">
                  <w:marLeft w:val="0"/>
                  <w:marRight w:val="0"/>
                  <w:marTop w:val="0"/>
                  <w:marBottom w:val="0"/>
                  <w:divBdr>
                    <w:top w:val="single" w:sz="2" w:space="1" w:color="FFFFFF"/>
                    <w:left w:val="single" w:sz="2" w:space="12" w:color="FFFFFF"/>
                    <w:bottom w:val="single" w:sz="2" w:space="1" w:color="FFFFFF"/>
                    <w:right w:val="single" w:sz="2" w:space="4" w:color="FFFFFF"/>
                  </w:divBdr>
                  <w:divsChild>
                    <w:div w:id="1728645307">
                      <w:marLeft w:val="0"/>
                      <w:marRight w:val="0"/>
                      <w:marTop w:val="0"/>
                      <w:marBottom w:val="0"/>
                      <w:divBdr>
                        <w:top w:val="none" w:sz="0" w:space="0" w:color="auto"/>
                        <w:left w:val="none" w:sz="0" w:space="0" w:color="auto"/>
                        <w:bottom w:val="none" w:sz="0" w:space="0" w:color="auto"/>
                        <w:right w:val="none" w:sz="0" w:space="0" w:color="auto"/>
                      </w:divBdr>
                    </w:div>
                  </w:divsChild>
                </w:div>
                <w:div w:id="237400516">
                  <w:marLeft w:val="0"/>
                  <w:marRight w:val="0"/>
                  <w:marTop w:val="0"/>
                  <w:marBottom w:val="0"/>
                  <w:divBdr>
                    <w:top w:val="single" w:sz="2" w:space="1" w:color="FFFFFF"/>
                    <w:left w:val="single" w:sz="2" w:space="12" w:color="FFFFFF"/>
                    <w:bottom w:val="single" w:sz="2" w:space="1" w:color="FFFFFF"/>
                    <w:right w:val="single" w:sz="2" w:space="4" w:color="FFFFFF"/>
                  </w:divBdr>
                  <w:divsChild>
                    <w:div w:id="2039890462">
                      <w:marLeft w:val="0"/>
                      <w:marRight w:val="0"/>
                      <w:marTop w:val="0"/>
                      <w:marBottom w:val="0"/>
                      <w:divBdr>
                        <w:top w:val="none" w:sz="0" w:space="0" w:color="auto"/>
                        <w:left w:val="none" w:sz="0" w:space="0" w:color="auto"/>
                        <w:bottom w:val="none" w:sz="0" w:space="0" w:color="auto"/>
                        <w:right w:val="none" w:sz="0" w:space="0" w:color="auto"/>
                      </w:divBdr>
                    </w:div>
                  </w:divsChild>
                </w:div>
                <w:div w:id="1384519631">
                  <w:marLeft w:val="0"/>
                  <w:marRight w:val="0"/>
                  <w:marTop w:val="0"/>
                  <w:marBottom w:val="0"/>
                  <w:divBdr>
                    <w:top w:val="single" w:sz="2" w:space="1" w:color="FFFFFF"/>
                    <w:left w:val="single" w:sz="2" w:space="12" w:color="FFFFFF"/>
                    <w:bottom w:val="single" w:sz="2" w:space="1" w:color="FFFFFF"/>
                    <w:right w:val="single" w:sz="2" w:space="4" w:color="FFFFFF"/>
                  </w:divBdr>
                  <w:divsChild>
                    <w:div w:id="633365673">
                      <w:marLeft w:val="0"/>
                      <w:marRight w:val="0"/>
                      <w:marTop w:val="0"/>
                      <w:marBottom w:val="0"/>
                      <w:divBdr>
                        <w:top w:val="none" w:sz="0" w:space="0" w:color="auto"/>
                        <w:left w:val="none" w:sz="0" w:space="0" w:color="auto"/>
                        <w:bottom w:val="none" w:sz="0" w:space="0" w:color="auto"/>
                        <w:right w:val="none" w:sz="0" w:space="0" w:color="auto"/>
                      </w:divBdr>
                    </w:div>
                  </w:divsChild>
                </w:div>
                <w:div w:id="194082800">
                  <w:marLeft w:val="0"/>
                  <w:marRight w:val="0"/>
                  <w:marTop w:val="0"/>
                  <w:marBottom w:val="0"/>
                  <w:divBdr>
                    <w:top w:val="single" w:sz="2" w:space="1" w:color="FFFFFF"/>
                    <w:left w:val="single" w:sz="2" w:space="12" w:color="FFFFFF"/>
                    <w:bottom w:val="single" w:sz="2" w:space="1" w:color="FFFFFF"/>
                    <w:right w:val="single" w:sz="2" w:space="4" w:color="FFFFFF"/>
                  </w:divBdr>
                  <w:divsChild>
                    <w:div w:id="1866870307">
                      <w:marLeft w:val="0"/>
                      <w:marRight w:val="0"/>
                      <w:marTop w:val="0"/>
                      <w:marBottom w:val="0"/>
                      <w:divBdr>
                        <w:top w:val="none" w:sz="0" w:space="0" w:color="auto"/>
                        <w:left w:val="none" w:sz="0" w:space="0" w:color="auto"/>
                        <w:bottom w:val="none" w:sz="0" w:space="0" w:color="auto"/>
                        <w:right w:val="none" w:sz="0" w:space="0" w:color="auto"/>
                      </w:divBdr>
                    </w:div>
                  </w:divsChild>
                </w:div>
                <w:div w:id="507839042">
                  <w:marLeft w:val="0"/>
                  <w:marRight w:val="0"/>
                  <w:marTop w:val="0"/>
                  <w:marBottom w:val="0"/>
                  <w:divBdr>
                    <w:top w:val="single" w:sz="2" w:space="1" w:color="FFFFFF"/>
                    <w:left w:val="single" w:sz="2" w:space="12" w:color="FFFFFF"/>
                    <w:bottom w:val="single" w:sz="2" w:space="1" w:color="FFFFFF"/>
                    <w:right w:val="single" w:sz="2" w:space="4" w:color="FFFFFF"/>
                  </w:divBdr>
                  <w:divsChild>
                    <w:div w:id="1600601930">
                      <w:marLeft w:val="0"/>
                      <w:marRight w:val="0"/>
                      <w:marTop w:val="0"/>
                      <w:marBottom w:val="0"/>
                      <w:divBdr>
                        <w:top w:val="none" w:sz="0" w:space="0" w:color="auto"/>
                        <w:left w:val="none" w:sz="0" w:space="0" w:color="auto"/>
                        <w:bottom w:val="none" w:sz="0" w:space="0" w:color="auto"/>
                        <w:right w:val="none" w:sz="0" w:space="0" w:color="auto"/>
                      </w:divBdr>
                    </w:div>
                  </w:divsChild>
                </w:div>
                <w:div w:id="144201496">
                  <w:marLeft w:val="0"/>
                  <w:marRight w:val="0"/>
                  <w:marTop w:val="0"/>
                  <w:marBottom w:val="0"/>
                  <w:divBdr>
                    <w:top w:val="single" w:sz="2" w:space="1" w:color="FFFFFF"/>
                    <w:left w:val="single" w:sz="2" w:space="12" w:color="FFFFFF"/>
                    <w:bottom w:val="single" w:sz="2" w:space="1" w:color="FFFFFF"/>
                    <w:right w:val="single" w:sz="2" w:space="4" w:color="FFFFFF"/>
                  </w:divBdr>
                  <w:divsChild>
                    <w:div w:id="611280033">
                      <w:marLeft w:val="0"/>
                      <w:marRight w:val="0"/>
                      <w:marTop w:val="0"/>
                      <w:marBottom w:val="0"/>
                      <w:divBdr>
                        <w:top w:val="none" w:sz="0" w:space="0" w:color="auto"/>
                        <w:left w:val="none" w:sz="0" w:space="0" w:color="auto"/>
                        <w:bottom w:val="none" w:sz="0" w:space="0" w:color="auto"/>
                        <w:right w:val="none" w:sz="0" w:space="0" w:color="auto"/>
                      </w:divBdr>
                    </w:div>
                  </w:divsChild>
                </w:div>
                <w:div w:id="1579750040">
                  <w:marLeft w:val="0"/>
                  <w:marRight w:val="0"/>
                  <w:marTop w:val="0"/>
                  <w:marBottom w:val="0"/>
                  <w:divBdr>
                    <w:top w:val="single" w:sz="2" w:space="1" w:color="FFFFFF"/>
                    <w:left w:val="single" w:sz="2" w:space="12" w:color="FFFFFF"/>
                    <w:bottom w:val="single" w:sz="2" w:space="1" w:color="FFFFFF"/>
                    <w:right w:val="single" w:sz="2" w:space="4" w:color="FFFFFF"/>
                  </w:divBdr>
                  <w:divsChild>
                    <w:div w:id="1228568880">
                      <w:marLeft w:val="0"/>
                      <w:marRight w:val="0"/>
                      <w:marTop w:val="0"/>
                      <w:marBottom w:val="0"/>
                      <w:divBdr>
                        <w:top w:val="none" w:sz="0" w:space="0" w:color="auto"/>
                        <w:left w:val="none" w:sz="0" w:space="0" w:color="auto"/>
                        <w:bottom w:val="none" w:sz="0" w:space="0" w:color="auto"/>
                        <w:right w:val="none" w:sz="0" w:space="0" w:color="auto"/>
                      </w:divBdr>
                    </w:div>
                  </w:divsChild>
                </w:div>
                <w:div w:id="1902399532">
                  <w:marLeft w:val="0"/>
                  <w:marRight w:val="0"/>
                  <w:marTop w:val="0"/>
                  <w:marBottom w:val="0"/>
                  <w:divBdr>
                    <w:top w:val="single" w:sz="2" w:space="1" w:color="FFFFFF"/>
                    <w:left w:val="single" w:sz="2" w:space="12" w:color="FFFFFF"/>
                    <w:bottom w:val="single" w:sz="2" w:space="1" w:color="FFFFFF"/>
                    <w:right w:val="single" w:sz="2" w:space="4" w:color="FFFFFF"/>
                  </w:divBdr>
                  <w:divsChild>
                    <w:div w:id="1365204808">
                      <w:marLeft w:val="0"/>
                      <w:marRight w:val="0"/>
                      <w:marTop w:val="0"/>
                      <w:marBottom w:val="0"/>
                      <w:divBdr>
                        <w:top w:val="none" w:sz="0" w:space="0" w:color="auto"/>
                        <w:left w:val="none" w:sz="0" w:space="0" w:color="auto"/>
                        <w:bottom w:val="none" w:sz="0" w:space="0" w:color="auto"/>
                        <w:right w:val="none" w:sz="0" w:space="0" w:color="auto"/>
                      </w:divBdr>
                    </w:div>
                  </w:divsChild>
                </w:div>
                <w:div w:id="1813792470">
                  <w:marLeft w:val="0"/>
                  <w:marRight w:val="0"/>
                  <w:marTop w:val="0"/>
                  <w:marBottom w:val="0"/>
                  <w:divBdr>
                    <w:top w:val="single" w:sz="2" w:space="1" w:color="FFFFFF"/>
                    <w:left w:val="single" w:sz="2" w:space="12" w:color="FFFFFF"/>
                    <w:bottom w:val="single" w:sz="2" w:space="1" w:color="FFFFFF"/>
                    <w:right w:val="single" w:sz="2" w:space="4" w:color="FFFFFF"/>
                  </w:divBdr>
                  <w:divsChild>
                    <w:div w:id="1255044110">
                      <w:marLeft w:val="0"/>
                      <w:marRight w:val="0"/>
                      <w:marTop w:val="0"/>
                      <w:marBottom w:val="0"/>
                      <w:divBdr>
                        <w:top w:val="none" w:sz="0" w:space="0" w:color="auto"/>
                        <w:left w:val="none" w:sz="0" w:space="0" w:color="auto"/>
                        <w:bottom w:val="none" w:sz="0" w:space="0" w:color="auto"/>
                        <w:right w:val="none" w:sz="0" w:space="0" w:color="auto"/>
                      </w:divBdr>
                    </w:div>
                  </w:divsChild>
                </w:div>
                <w:div w:id="2070881269">
                  <w:marLeft w:val="0"/>
                  <w:marRight w:val="0"/>
                  <w:marTop w:val="0"/>
                  <w:marBottom w:val="0"/>
                  <w:divBdr>
                    <w:top w:val="single" w:sz="2" w:space="1" w:color="FFFFFF"/>
                    <w:left w:val="single" w:sz="2" w:space="12" w:color="FFFFFF"/>
                    <w:bottom w:val="single" w:sz="2" w:space="1" w:color="FFFFFF"/>
                    <w:right w:val="single" w:sz="2" w:space="4" w:color="FFFFFF"/>
                  </w:divBdr>
                  <w:divsChild>
                    <w:div w:id="177352724">
                      <w:marLeft w:val="0"/>
                      <w:marRight w:val="0"/>
                      <w:marTop w:val="0"/>
                      <w:marBottom w:val="0"/>
                      <w:divBdr>
                        <w:top w:val="none" w:sz="0" w:space="0" w:color="auto"/>
                        <w:left w:val="none" w:sz="0" w:space="0" w:color="auto"/>
                        <w:bottom w:val="none" w:sz="0" w:space="0" w:color="auto"/>
                        <w:right w:val="none" w:sz="0" w:space="0" w:color="auto"/>
                      </w:divBdr>
                    </w:div>
                  </w:divsChild>
                </w:div>
                <w:div w:id="1596404678">
                  <w:marLeft w:val="0"/>
                  <w:marRight w:val="0"/>
                  <w:marTop w:val="0"/>
                  <w:marBottom w:val="0"/>
                  <w:divBdr>
                    <w:top w:val="single" w:sz="2" w:space="1" w:color="FFFFFF"/>
                    <w:left w:val="single" w:sz="2" w:space="12" w:color="FFFFFF"/>
                    <w:bottom w:val="single" w:sz="2" w:space="1" w:color="FFFFFF"/>
                    <w:right w:val="single" w:sz="2" w:space="4" w:color="FFFFFF"/>
                  </w:divBdr>
                  <w:divsChild>
                    <w:div w:id="2076926418">
                      <w:marLeft w:val="0"/>
                      <w:marRight w:val="0"/>
                      <w:marTop w:val="0"/>
                      <w:marBottom w:val="0"/>
                      <w:divBdr>
                        <w:top w:val="none" w:sz="0" w:space="0" w:color="auto"/>
                        <w:left w:val="none" w:sz="0" w:space="0" w:color="auto"/>
                        <w:bottom w:val="none" w:sz="0" w:space="0" w:color="auto"/>
                        <w:right w:val="none" w:sz="0" w:space="0" w:color="auto"/>
                      </w:divBdr>
                    </w:div>
                  </w:divsChild>
                </w:div>
                <w:div w:id="42490097">
                  <w:marLeft w:val="0"/>
                  <w:marRight w:val="0"/>
                  <w:marTop w:val="0"/>
                  <w:marBottom w:val="0"/>
                  <w:divBdr>
                    <w:top w:val="single" w:sz="2" w:space="1" w:color="FFFFFF"/>
                    <w:left w:val="single" w:sz="2" w:space="12" w:color="FFFFFF"/>
                    <w:bottom w:val="single" w:sz="2" w:space="1" w:color="FFFFFF"/>
                    <w:right w:val="single" w:sz="2" w:space="4" w:color="FFFFFF"/>
                  </w:divBdr>
                  <w:divsChild>
                    <w:div w:id="1545866591">
                      <w:marLeft w:val="0"/>
                      <w:marRight w:val="0"/>
                      <w:marTop w:val="0"/>
                      <w:marBottom w:val="0"/>
                      <w:divBdr>
                        <w:top w:val="none" w:sz="0" w:space="0" w:color="auto"/>
                        <w:left w:val="none" w:sz="0" w:space="0" w:color="auto"/>
                        <w:bottom w:val="none" w:sz="0" w:space="0" w:color="auto"/>
                        <w:right w:val="none" w:sz="0" w:space="0" w:color="auto"/>
                      </w:divBdr>
                    </w:div>
                  </w:divsChild>
                </w:div>
                <w:div w:id="2071731598">
                  <w:marLeft w:val="0"/>
                  <w:marRight w:val="0"/>
                  <w:marTop w:val="0"/>
                  <w:marBottom w:val="0"/>
                  <w:divBdr>
                    <w:top w:val="single" w:sz="2" w:space="1" w:color="FFFFFF"/>
                    <w:left w:val="single" w:sz="2" w:space="12" w:color="FFFFFF"/>
                    <w:bottom w:val="single" w:sz="2" w:space="1" w:color="FFFFFF"/>
                    <w:right w:val="single" w:sz="2" w:space="4" w:color="FFFFFF"/>
                  </w:divBdr>
                  <w:divsChild>
                    <w:div w:id="710224525">
                      <w:marLeft w:val="0"/>
                      <w:marRight w:val="0"/>
                      <w:marTop w:val="0"/>
                      <w:marBottom w:val="0"/>
                      <w:divBdr>
                        <w:top w:val="none" w:sz="0" w:space="0" w:color="auto"/>
                        <w:left w:val="none" w:sz="0" w:space="0" w:color="auto"/>
                        <w:bottom w:val="none" w:sz="0" w:space="0" w:color="auto"/>
                        <w:right w:val="none" w:sz="0" w:space="0" w:color="auto"/>
                      </w:divBdr>
                    </w:div>
                  </w:divsChild>
                </w:div>
                <w:div w:id="348606445">
                  <w:marLeft w:val="0"/>
                  <w:marRight w:val="0"/>
                  <w:marTop w:val="0"/>
                  <w:marBottom w:val="0"/>
                  <w:divBdr>
                    <w:top w:val="single" w:sz="2" w:space="1" w:color="FFFFFF"/>
                    <w:left w:val="single" w:sz="2" w:space="12" w:color="FFFFFF"/>
                    <w:bottom w:val="single" w:sz="2" w:space="1" w:color="FFFFFF"/>
                    <w:right w:val="single" w:sz="2" w:space="4" w:color="FFFFFF"/>
                  </w:divBdr>
                  <w:divsChild>
                    <w:div w:id="1669743871">
                      <w:marLeft w:val="0"/>
                      <w:marRight w:val="0"/>
                      <w:marTop w:val="0"/>
                      <w:marBottom w:val="0"/>
                      <w:divBdr>
                        <w:top w:val="none" w:sz="0" w:space="0" w:color="auto"/>
                        <w:left w:val="none" w:sz="0" w:space="0" w:color="auto"/>
                        <w:bottom w:val="none" w:sz="0" w:space="0" w:color="auto"/>
                        <w:right w:val="none" w:sz="0" w:space="0" w:color="auto"/>
                      </w:divBdr>
                    </w:div>
                  </w:divsChild>
                </w:div>
                <w:div w:id="986590836">
                  <w:marLeft w:val="0"/>
                  <w:marRight w:val="0"/>
                  <w:marTop w:val="0"/>
                  <w:marBottom w:val="0"/>
                  <w:divBdr>
                    <w:top w:val="single" w:sz="2" w:space="1" w:color="FFFFFF"/>
                    <w:left w:val="single" w:sz="2" w:space="12" w:color="FFFFFF"/>
                    <w:bottom w:val="single" w:sz="2" w:space="1" w:color="FFFFFF"/>
                    <w:right w:val="single" w:sz="2" w:space="4" w:color="FFFFFF"/>
                  </w:divBdr>
                  <w:divsChild>
                    <w:div w:id="1196115497">
                      <w:marLeft w:val="0"/>
                      <w:marRight w:val="0"/>
                      <w:marTop w:val="0"/>
                      <w:marBottom w:val="0"/>
                      <w:divBdr>
                        <w:top w:val="none" w:sz="0" w:space="0" w:color="auto"/>
                        <w:left w:val="none" w:sz="0" w:space="0" w:color="auto"/>
                        <w:bottom w:val="none" w:sz="0" w:space="0" w:color="auto"/>
                        <w:right w:val="none" w:sz="0" w:space="0" w:color="auto"/>
                      </w:divBdr>
                    </w:div>
                  </w:divsChild>
                </w:div>
                <w:div w:id="792558165">
                  <w:marLeft w:val="0"/>
                  <w:marRight w:val="0"/>
                  <w:marTop w:val="0"/>
                  <w:marBottom w:val="0"/>
                  <w:divBdr>
                    <w:top w:val="single" w:sz="2" w:space="1" w:color="FFFFFF"/>
                    <w:left w:val="single" w:sz="2" w:space="12" w:color="FFFFFF"/>
                    <w:bottom w:val="single" w:sz="2" w:space="1" w:color="FFFFFF"/>
                    <w:right w:val="single" w:sz="2" w:space="4" w:color="FFFFFF"/>
                  </w:divBdr>
                  <w:divsChild>
                    <w:div w:id="589243032">
                      <w:marLeft w:val="0"/>
                      <w:marRight w:val="0"/>
                      <w:marTop w:val="0"/>
                      <w:marBottom w:val="0"/>
                      <w:divBdr>
                        <w:top w:val="none" w:sz="0" w:space="0" w:color="auto"/>
                        <w:left w:val="none" w:sz="0" w:space="0" w:color="auto"/>
                        <w:bottom w:val="none" w:sz="0" w:space="0" w:color="auto"/>
                        <w:right w:val="none" w:sz="0" w:space="0" w:color="auto"/>
                      </w:divBdr>
                    </w:div>
                  </w:divsChild>
                </w:div>
                <w:div w:id="802112200">
                  <w:marLeft w:val="0"/>
                  <w:marRight w:val="0"/>
                  <w:marTop w:val="0"/>
                  <w:marBottom w:val="0"/>
                  <w:divBdr>
                    <w:top w:val="single" w:sz="2" w:space="1" w:color="FFFFFF"/>
                    <w:left w:val="single" w:sz="2" w:space="12" w:color="FFFFFF"/>
                    <w:bottom w:val="single" w:sz="2" w:space="1" w:color="FFFFFF"/>
                    <w:right w:val="single" w:sz="2" w:space="4" w:color="FFFFFF"/>
                  </w:divBdr>
                  <w:divsChild>
                    <w:div w:id="1171992280">
                      <w:marLeft w:val="0"/>
                      <w:marRight w:val="0"/>
                      <w:marTop w:val="0"/>
                      <w:marBottom w:val="0"/>
                      <w:divBdr>
                        <w:top w:val="none" w:sz="0" w:space="0" w:color="auto"/>
                        <w:left w:val="none" w:sz="0" w:space="0" w:color="auto"/>
                        <w:bottom w:val="none" w:sz="0" w:space="0" w:color="auto"/>
                        <w:right w:val="none" w:sz="0" w:space="0" w:color="auto"/>
                      </w:divBdr>
                    </w:div>
                  </w:divsChild>
                </w:div>
                <w:div w:id="1501778152">
                  <w:marLeft w:val="0"/>
                  <w:marRight w:val="0"/>
                  <w:marTop w:val="0"/>
                  <w:marBottom w:val="0"/>
                  <w:divBdr>
                    <w:top w:val="single" w:sz="2" w:space="1" w:color="FFFFFF"/>
                    <w:left w:val="single" w:sz="2" w:space="12" w:color="FFFFFF"/>
                    <w:bottom w:val="single" w:sz="2" w:space="1" w:color="FFFFFF"/>
                    <w:right w:val="single" w:sz="2" w:space="4" w:color="FFFFFF"/>
                  </w:divBdr>
                  <w:divsChild>
                    <w:div w:id="272059696">
                      <w:marLeft w:val="0"/>
                      <w:marRight w:val="0"/>
                      <w:marTop w:val="0"/>
                      <w:marBottom w:val="0"/>
                      <w:divBdr>
                        <w:top w:val="none" w:sz="0" w:space="0" w:color="auto"/>
                        <w:left w:val="none" w:sz="0" w:space="0" w:color="auto"/>
                        <w:bottom w:val="none" w:sz="0" w:space="0" w:color="auto"/>
                        <w:right w:val="none" w:sz="0" w:space="0" w:color="auto"/>
                      </w:divBdr>
                    </w:div>
                  </w:divsChild>
                </w:div>
                <w:div w:id="1453936490">
                  <w:marLeft w:val="0"/>
                  <w:marRight w:val="0"/>
                  <w:marTop w:val="0"/>
                  <w:marBottom w:val="0"/>
                  <w:divBdr>
                    <w:top w:val="single" w:sz="2" w:space="1" w:color="FFFFFF"/>
                    <w:left w:val="single" w:sz="2" w:space="12" w:color="FFFFFF"/>
                    <w:bottom w:val="single" w:sz="2" w:space="1" w:color="FFFFFF"/>
                    <w:right w:val="single" w:sz="2" w:space="4" w:color="FFFFFF"/>
                  </w:divBdr>
                  <w:divsChild>
                    <w:div w:id="1667977657">
                      <w:marLeft w:val="0"/>
                      <w:marRight w:val="0"/>
                      <w:marTop w:val="0"/>
                      <w:marBottom w:val="0"/>
                      <w:divBdr>
                        <w:top w:val="none" w:sz="0" w:space="0" w:color="auto"/>
                        <w:left w:val="none" w:sz="0" w:space="0" w:color="auto"/>
                        <w:bottom w:val="none" w:sz="0" w:space="0" w:color="auto"/>
                        <w:right w:val="none" w:sz="0" w:space="0" w:color="auto"/>
                      </w:divBdr>
                    </w:div>
                  </w:divsChild>
                </w:div>
                <w:div w:id="1697000696">
                  <w:marLeft w:val="0"/>
                  <w:marRight w:val="0"/>
                  <w:marTop w:val="0"/>
                  <w:marBottom w:val="0"/>
                  <w:divBdr>
                    <w:top w:val="single" w:sz="2" w:space="1" w:color="FFFFFF"/>
                    <w:left w:val="single" w:sz="2" w:space="12" w:color="FFFFFF"/>
                    <w:bottom w:val="single" w:sz="2" w:space="1" w:color="FFFFFF"/>
                    <w:right w:val="single" w:sz="2" w:space="4" w:color="FFFFFF"/>
                  </w:divBdr>
                  <w:divsChild>
                    <w:div w:id="934483558">
                      <w:marLeft w:val="0"/>
                      <w:marRight w:val="0"/>
                      <w:marTop w:val="0"/>
                      <w:marBottom w:val="0"/>
                      <w:divBdr>
                        <w:top w:val="none" w:sz="0" w:space="0" w:color="auto"/>
                        <w:left w:val="none" w:sz="0" w:space="0" w:color="auto"/>
                        <w:bottom w:val="none" w:sz="0" w:space="0" w:color="auto"/>
                        <w:right w:val="none" w:sz="0" w:space="0" w:color="auto"/>
                      </w:divBdr>
                    </w:div>
                  </w:divsChild>
                </w:div>
                <w:div w:id="1516114464">
                  <w:marLeft w:val="0"/>
                  <w:marRight w:val="0"/>
                  <w:marTop w:val="0"/>
                  <w:marBottom w:val="0"/>
                  <w:divBdr>
                    <w:top w:val="single" w:sz="2" w:space="1" w:color="FFFFFF"/>
                    <w:left w:val="single" w:sz="2" w:space="12" w:color="FFFFFF"/>
                    <w:bottom w:val="single" w:sz="2" w:space="1" w:color="FFFFFF"/>
                    <w:right w:val="single" w:sz="2" w:space="4" w:color="FFFFFF"/>
                  </w:divBdr>
                  <w:divsChild>
                    <w:div w:id="1297417252">
                      <w:marLeft w:val="0"/>
                      <w:marRight w:val="0"/>
                      <w:marTop w:val="0"/>
                      <w:marBottom w:val="0"/>
                      <w:divBdr>
                        <w:top w:val="none" w:sz="0" w:space="0" w:color="auto"/>
                        <w:left w:val="none" w:sz="0" w:space="0" w:color="auto"/>
                        <w:bottom w:val="none" w:sz="0" w:space="0" w:color="auto"/>
                        <w:right w:val="none" w:sz="0" w:space="0" w:color="auto"/>
                      </w:divBdr>
                    </w:div>
                  </w:divsChild>
                </w:div>
                <w:div w:id="761490247">
                  <w:marLeft w:val="0"/>
                  <w:marRight w:val="0"/>
                  <w:marTop w:val="0"/>
                  <w:marBottom w:val="0"/>
                  <w:divBdr>
                    <w:top w:val="single" w:sz="2" w:space="1" w:color="FFFFFF"/>
                    <w:left w:val="single" w:sz="2" w:space="12" w:color="FFFFFF"/>
                    <w:bottom w:val="single" w:sz="2" w:space="1" w:color="FFFFFF"/>
                    <w:right w:val="single" w:sz="2" w:space="4" w:color="FFFFFF"/>
                  </w:divBdr>
                  <w:divsChild>
                    <w:div w:id="1450009808">
                      <w:marLeft w:val="0"/>
                      <w:marRight w:val="0"/>
                      <w:marTop w:val="0"/>
                      <w:marBottom w:val="0"/>
                      <w:divBdr>
                        <w:top w:val="none" w:sz="0" w:space="0" w:color="auto"/>
                        <w:left w:val="none" w:sz="0" w:space="0" w:color="auto"/>
                        <w:bottom w:val="none" w:sz="0" w:space="0" w:color="auto"/>
                        <w:right w:val="none" w:sz="0" w:space="0" w:color="auto"/>
                      </w:divBdr>
                    </w:div>
                  </w:divsChild>
                </w:div>
                <w:div w:id="1176261264">
                  <w:marLeft w:val="0"/>
                  <w:marRight w:val="0"/>
                  <w:marTop w:val="0"/>
                  <w:marBottom w:val="0"/>
                  <w:divBdr>
                    <w:top w:val="single" w:sz="2" w:space="1" w:color="FFFFFF"/>
                    <w:left w:val="single" w:sz="2" w:space="12" w:color="FFFFFF"/>
                    <w:bottom w:val="single" w:sz="2" w:space="1" w:color="FFFFFF"/>
                    <w:right w:val="single" w:sz="2" w:space="4" w:color="FFFFFF"/>
                  </w:divBdr>
                  <w:divsChild>
                    <w:div w:id="731001815">
                      <w:marLeft w:val="0"/>
                      <w:marRight w:val="0"/>
                      <w:marTop w:val="0"/>
                      <w:marBottom w:val="0"/>
                      <w:divBdr>
                        <w:top w:val="none" w:sz="0" w:space="0" w:color="auto"/>
                        <w:left w:val="none" w:sz="0" w:space="0" w:color="auto"/>
                        <w:bottom w:val="none" w:sz="0" w:space="0" w:color="auto"/>
                        <w:right w:val="none" w:sz="0" w:space="0" w:color="auto"/>
                      </w:divBdr>
                    </w:div>
                  </w:divsChild>
                </w:div>
                <w:div w:id="1859345455">
                  <w:marLeft w:val="0"/>
                  <w:marRight w:val="0"/>
                  <w:marTop w:val="0"/>
                  <w:marBottom w:val="0"/>
                  <w:divBdr>
                    <w:top w:val="single" w:sz="2" w:space="1" w:color="FFFFFF"/>
                    <w:left w:val="single" w:sz="2" w:space="12" w:color="FFFFFF"/>
                    <w:bottom w:val="single" w:sz="2" w:space="1" w:color="FFFFFF"/>
                    <w:right w:val="single" w:sz="2" w:space="4" w:color="FFFFFF"/>
                  </w:divBdr>
                  <w:divsChild>
                    <w:div w:id="2033338779">
                      <w:marLeft w:val="0"/>
                      <w:marRight w:val="0"/>
                      <w:marTop w:val="0"/>
                      <w:marBottom w:val="0"/>
                      <w:divBdr>
                        <w:top w:val="none" w:sz="0" w:space="0" w:color="auto"/>
                        <w:left w:val="none" w:sz="0" w:space="0" w:color="auto"/>
                        <w:bottom w:val="none" w:sz="0" w:space="0" w:color="auto"/>
                        <w:right w:val="none" w:sz="0" w:space="0" w:color="auto"/>
                      </w:divBdr>
                    </w:div>
                  </w:divsChild>
                </w:div>
                <w:div w:id="1399133561">
                  <w:marLeft w:val="0"/>
                  <w:marRight w:val="0"/>
                  <w:marTop w:val="0"/>
                  <w:marBottom w:val="0"/>
                  <w:divBdr>
                    <w:top w:val="single" w:sz="2" w:space="1" w:color="FFFFFF"/>
                    <w:left w:val="single" w:sz="2" w:space="12" w:color="FFFFFF"/>
                    <w:bottom w:val="single" w:sz="2" w:space="1" w:color="FFFFFF"/>
                    <w:right w:val="single" w:sz="2" w:space="4" w:color="FFFFFF"/>
                  </w:divBdr>
                  <w:divsChild>
                    <w:div w:id="382683437">
                      <w:marLeft w:val="0"/>
                      <w:marRight w:val="0"/>
                      <w:marTop w:val="0"/>
                      <w:marBottom w:val="0"/>
                      <w:divBdr>
                        <w:top w:val="none" w:sz="0" w:space="0" w:color="auto"/>
                        <w:left w:val="none" w:sz="0" w:space="0" w:color="auto"/>
                        <w:bottom w:val="none" w:sz="0" w:space="0" w:color="auto"/>
                        <w:right w:val="none" w:sz="0" w:space="0" w:color="auto"/>
                      </w:divBdr>
                    </w:div>
                  </w:divsChild>
                </w:div>
                <w:div w:id="1346711831">
                  <w:marLeft w:val="0"/>
                  <w:marRight w:val="0"/>
                  <w:marTop w:val="0"/>
                  <w:marBottom w:val="0"/>
                  <w:divBdr>
                    <w:top w:val="single" w:sz="2" w:space="1" w:color="FFFFFF"/>
                    <w:left w:val="single" w:sz="2" w:space="12" w:color="FFFFFF"/>
                    <w:bottom w:val="single" w:sz="2" w:space="1" w:color="FFFFFF"/>
                    <w:right w:val="single" w:sz="2" w:space="4" w:color="FFFFFF"/>
                  </w:divBdr>
                  <w:divsChild>
                    <w:div w:id="1447965028">
                      <w:marLeft w:val="0"/>
                      <w:marRight w:val="0"/>
                      <w:marTop w:val="0"/>
                      <w:marBottom w:val="0"/>
                      <w:divBdr>
                        <w:top w:val="none" w:sz="0" w:space="0" w:color="auto"/>
                        <w:left w:val="none" w:sz="0" w:space="0" w:color="auto"/>
                        <w:bottom w:val="none" w:sz="0" w:space="0" w:color="auto"/>
                        <w:right w:val="none" w:sz="0" w:space="0" w:color="auto"/>
                      </w:divBdr>
                    </w:div>
                  </w:divsChild>
                </w:div>
                <w:div w:id="1359045378">
                  <w:marLeft w:val="0"/>
                  <w:marRight w:val="0"/>
                  <w:marTop w:val="0"/>
                  <w:marBottom w:val="0"/>
                  <w:divBdr>
                    <w:top w:val="single" w:sz="2" w:space="1" w:color="FFFFFF"/>
                    <w:left w:val="single" w:sz="2" w:space="12" w:color="FFFFFF"/>
                    <w:bottom w:val="single" w:sz="2" w:space="1" w:color="FFFFFF"/>
                    <w:right w:val="single" w:sz="2" w:space="4" w:color="FFFFFF"/>
                  </w:divBdr>
                  <w:divsChild>
                    <w:div w:id="1306549593">
                      <w:marLeft w:val="0"/>
                      <w:marRight w:val="0"/>
                      <w:marTop w:val="0"/>
                      <w:marBottom w:val="0"/>
                      <w:divBdr>
                        <w:top w:val="none" w:sz="0" w:space="0" w:color="auto"/>
                        <w:left w:val="none" w:sz="0" w:space="0" w:color="auto"/>
                        <w:bottom w:val="none" w:sz="0" w:space="0" w:color="auto"/>
                        <w:right w:val="none" w:sz="0" w:space="0" w:color="auto"/>
                      </w:divBdr>
                    </w:div>
                  </w:divsChild>
                </w:div>
                <w:div w:id="1554465030">
                  <w:marLeft w:val="0"/>
                  <w:marRight w:val="0"/>
                  <w:marTop w:val="0"/>
                  <w:marBottom w:val="0"/>
                  <w:divBdr>
                    <w:top w:val="single" w:sz="2" w:space="1" w:color="FFFFFF"/>
                    <w:left w:val="single" w:sz="2" w:space="12" w:color="FFFFFF"/>
                    <w:bottom w:val="single" w:sz="2" w:space="1" w:color="FFFFFF"/>
                    <w:right w:val="single" w:sz="2" w:space="4" w:color="FFFFFF"/>
                  </w:divBdr>
                  <w:divsChild>
                    <w:div w:id="1755932184">
                      <w:marLeft w:val="0"/>
                      <w:marRight w:val="0"/>
                      <w:marTop w:val="0"/>
                      <w:marBottom w:val="0"/>
                      <w:divBdr>
                        <w:top w:val="none" w:sz="0" w:space="0" w:color="auto"/>
                        <w:left w:val="none" w:sz="0" w:space="0" w:color="auto"/>
                        <w:bottom w:val="none" w:sz="0" w:space="0" w:color="auto"/>
                        <w:right w:val="none" w:sz="0" w:space="0" w:color="auto"/>
                      </w:divBdr>
                    </w:div>
                  </w:divsChild>
                </w:div>
                <w:div w:id="20322140">
                  <w:marLeft w:val="0"/>
                  <w:marRight w:val="0"/>
                  <w:marTop w:val="0"/>
                  <w:marBottom w:val="0"/>
                  <w:divBdr>
                    <w:top w:val="single" w:sz="2" w:space="1" w:color="FFFFFF"/>
                    <w:left w:val="single" w:sz="2" w:space="12" w:color="FFFFFF"/>
                    <w:bottom w:val="single" w:sz="2" w:space="1" w:color="FFFFFF"/>
                    <w:right w:val="single" w:sz="2" w:space="4" w:color="FFFFFF"/>
                  </w:divBdr>
                  <w:divsChild>
                    <w:div w:id="349449035">
                      <w:marLeft w:val="0"/>
                      <w:marRight w:val="0"/>
                      <w:marTop w:val="0"/>
                      <w:marBottom w:val="0"/>
                      <w:divBdr>
                        <w:top w:val="none" w:sz="0" w:space="0" w:color="auto"/>
                        <w:left w:val="none" w:sz="0" w:space="0" w:color="auto"/>
                        <w:bottom w:val="none" w:sz="0" w:space="0" w:color="auto"/>
                        <w:right w:val="none" w:sz="0" w:space="0" w:color="auto"/>
                      </w:divBdr>
                    </w:div>
                  </w:divsChild>
                </w:div>
                <w:div w:id="721564253">
                  <w:marLeft w:val="0"/>
                  <w:marRight w:val="0"/>
                  <w:marTop w:val="0"/>
                  <w:marBottom w:val="0"/>
                  <w:divBdr>
                    <w:top w:val="single" w:sz="2" w:space="1" w:color="FFFFFF"/>
                    <w:left w:val="single" w:sz="2" w:space="12" w:color="FFFFFF"/>
                    <w:bottom w:val="single" w:sz="2" w:space="1" w:color="FFFFFF"/>
                    <w:right w:val="single" w:sz="2" w:space="4" w:color="FFFFFF"/>
                  </w:divBdr>
                  <w:divsChild>
                    <w:div w:id="1026714783">
                      <w:marLeft w:val="0"/>
                      <w:marRight w:val="0"/>
                      <w:marTop w:val="0"/>
                      <w:marBottom w:val="0"/>
                      <w:divBdr>
                        <w:top w:val="none" w:sz="0" w:space="0" w:color="auto"/>
                        <w:left w:val="none" w:sz="0" w:space="0" w:color="auto"/>
                        <w:bottom w:val="none" w:sz="0" w:space="0" w:color="auto"/>
                        <w:right w:val="none" w:sz="0" w:space="0" w:color="auto"/>
                      </w:divBdr>
                    </w:div>
                  </w:divsChild>
                </w:div>
                <w:div w:id="1241259109">
                  <w:marLeft w:val="0"/>
                  <w:marRight w:val="0"/>
                  <w:marTop w:val="0"/>
                  <w:marBottom w:val="0"/>
                  <w:divBdr>
                    <w:top w:val="single" w:sz="2" w:space="1" w:color="FFFFFF"/>
                    <w:left w:val="single" w:sz="2" w:space="12" w:color="FFFFFF"/>
                    <w:bottom w:val="single" w:sz="2" w:space="1" w:color="FFFFFF"/>
                    <w:right w:val="single" w:sz="2" w:space="4" w:color="FFFFFF"/>
                  </w:divBdr>
                  <w:divsChild>
                    <w:div w:id="710809293">
                      <w:marLeft w:val="0"/>
                      <w:marRight w:val="0"/>
                      <w:marTop w:val="0"/>
                      <w:marBottom w:val="0"/>
                      <w:divBdr>
                        <w:top w:val="none" w:sz="0" w:space="0" w:color="auto"/>
                        <w:left w:val="none" w:sz="0" w:space="0" w:color="auto"/>
                        <w:bottom w:val="none" w:sz="0" w:space="0" w:color="auto"/>
                        <w:right w:val="none" w:sz="0" w:space="0" w:color="auto"/>
                      </w:divBdr>
                    </w:div>
                  </w:divsChild>
                </w:div>
                <w:div w:id="1472283965">
                  <w:marLeft w:val="0"/>
                  <w:marRight w:val="0"/>
                  <w:marTop w:val="0"/>
                  <w:marBottom w:val="0"/>
                  <w:divBdr>
                    <w:top w:val="single" w:sz="2" w:space="1" w:color="FFFFFF"/>
                    <w:left w:val="single" w:sz="2" w:space="12" w:color="FFFFFF"/>
                    <w:bottom w:val="single" w:sz="2" w:space="4" w:color="FFFFFF"/>
                    <w:right w:val="single" w:sz="2" w:space="4" w:color="FFFFFF"/>
                  </w:divBdr>
                  <w:divsChild>
                    <w:div w:id="184058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77481">
          <w:marLeft w:val="0"/>
          <w:marRight w:val="0"/>
          <w:marTop w:val="0"/>
          <w:marBottom w:val="335"/>
          <w:divBdr>
            <w:top w:val="none" w:sz="0" w:space="0" w:color="auto"/>
            <w:left w:val="none" w:sz="0" w:space="0" w:color="auto"/>
            <w:bottom w:val="none" w:sz="0" w:space="0" w:color="auto"/>
            <w:right w:val="none" w:sz="0" w:space="0" w:color="auto"/>
          </w:divBdr>
          <w:divsChild>
            <w:div w:id="681052087">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0"/>
                  <w:marRight w:val="0"/>
                  <w:marTop w:val="0"/>
                  <w:marBottom w:val="0"/>
                  <w:divBdr>
                    <w:top w:val="single" w:sz="2" w:space="4" w:color="FFFFFF"/>
                    <w:left w:val="single" w:sz="2" w:space="12" w:color="FFFFFF"/>
                    <w:bottom w:val="single" w:sz="2" w:space="1" w:color="FFFFFF"/>
                    <w:right w:val="single" w:sz="2" w:space="4" w:color="FFFFFF"/>
                  </w:divBdr>
                  <w:divsChild>
                    <w:div w:id="1713264999">
                      <w:marLeft w:val="0"/>
                      <w:marRight w:val="0"/>
                      <w:marTop w:val="0"/>
                      <w:marBottom w:val="0"/>
                      <w:divBdr>
                        <w:top w:val="none" w:sz="0" w:space="0" w:color="auto"/>
                        <w:left w:val="none" w:sz="0" w:space="0" w:color="auto"/>
                        <w:bottom w:val="none" w:sz="0" w:space="0" w:color="auto"/>
                        <w:right w:val="none" w:sz="0" w:space="0" w:color="auto"/>
                      </w:divBdr>
                    </w:div>
                  </w:divsChild>
                </w:div>
                <w:div w:id="1188056527">
                  <w:marLeft w:val="0"/>
                  <w:marRight w:val="0"/>
                  <w:marTop w:val="0"/>
                  <w:marBottom w:val="0"/>
                  <w:divBdr>
                    <w:top w:val="single" w:sz="2" w:space="1" w:color="FFFFFF"/>
                    <w:left w:val="single" w:sz="2" w:space="12" w:color="FFFFFF"/>
                    <w:bottom w:val="single" w:sz="2" w:space="1" w:color="FFFFFF"/>
                    <w:right w:val="single" w:sz="2" w:space="4" w:color="FFFFFF"/>
                  </w:divBdr>
                  <w:divsChild>
                    <w:div w:id="468474054">
                      <w:marLeft w:val="0"/>
                      <w:marRight w:val="0"/>
                      <w:marTop w:val="0"/>
                      <w:marBottom w:val="0"/>
                      <w:divBdr>
                        <w:top w:val="none" w:sz="0" w:space="0" w:color="auto"/>
                        <w:left w:val="none" w:sz="0" w:space="0" w:color="auto"/>
                        <w:bottom w:val="none" w:sz="0" w:space="0" w:color="auto"/>
                        <w:right w:val="none" w:sz="0" w:space="0" w:color="auto"/>
                      </w:divBdr>
                    </w:div>
                  </w:divsChild>
                </w:div>
                <w:div w:id="1513296378">
                  <w:marLeft w:val="0"/>
                  <w:marRight w:val="0"/>
                  <w:marTop w:val="0"/>
                  <w:marBottom w:val="0"/>
                  <w:divBdr>
                    <w:top w:val="single" w:sz="2" w:space="1" w:color="FFFFFF"/>
                    <w:left w:val="single" w:sz="2" w:space="12" w:color="FFFFFF"/>
                    <w:bottom w:val="single" w:sz="2" w:space="1" w:color="FFFFFF"/>
                    <w:right w:val="single" w:sz="2" w:space="4" w:color="FFFFFF"/>
                  </w:divBdr>
                  <w:divsChild>
                    <w:div w:id="573977743">
                      <w:marLeft w:val="0"/>
                      <w:marRight w:val="0"/>
                      <w:marTop w:val="0"/>
                      <w:marBottom w:val="0"/>
                      <w:divBdr>
                        <w:top w:val="none" w:sz="0" w:space="0" w:color="auto"/>
                        <w:left w:val="none" w:sz="0" w:space="0" w:color="auto"/>
                        <w:bottom w:val="none" w:sz="0" w:space="0" w:color="auto"/>
                        <w:right w:val="none" w:sz="0" w:space="0" w:color="auto"/>
                      </w:divBdr>
                    </w:div>
                  </w:divsChild>
                </w:div>
                <w:div w:id="1715619899">
                  <w:marLeft w:val="0"/>
                  <w:marRight w:val="0"/>
                  <w:marTop w:val="0"/>
                  <w:marBottom w:val="0"/>
                  <w:divBdr>
                    <w:top w:val="single" w:sz="2" w:space="1" w:color="FFFFFF"/>
                    <w:left w:val="single" w:sz="2" w:space="12" w:color="FFFFFF"/>
                    <w:bottom w:val="single" w:sz="2" w:space="1" w:color="FFFFFF"/>
                    <w:right w:val="single" w:sz="2" w:space="4" w:color="FFFFFF"/>
                  </w:divBdr>
                  <w:divsChild>
                    <w:div w:id="569385672">
                      <w:marLeft w:val="0"/>
                      <w:marRight w:val="0"/>
                      <w:marTop w:val="0"/>
                      <w:marBottom w:val="0"/>
                      <w:divBdr>
                        <w:top w:val="none" w:sz="0" w:space="0" w:color="auto"/>
                        <w:left w:val="none" w:sz="0" w:space="0" w:color="auto"/>
                        <w:bottom w:val="none" w:sz="0" w:space="0" w:color="auto"/>
                        <w:right w:val="none" w:sz="0" w:space="0" w:color="auto"/>
                      </w:divBdr>
                    </w:div>
                  </w:divsChild>
                </w:div>
                <w:div w:id="1838232695">
                  <w:marLeft w:val="0"/>
                  <w:marRight w:val="0"/>
                  <w:marTop w:val="0"/>
                  <w:marBottom w:val="0"/>
                  <w:divBdr>
                    <w:top w:val="single" w:sz="2" w:space="1" w:color="FFFFFF"/>
                    <w:left w:val="single" w:sz="2" w:space="12" w:color="FFFFFF"/>
                    <w:bottom w:val="single" w:sz="2" w:space="1" w:color="FFFFFF"/>
                    <w:right w:val="single" w:sz="2" w:space="4" w:color="FFFFFF"/>
                  </w:divBdr>
                  <w:divsChild>
                    <w:div w:id="313947601">
                      <w:marLeft w:val="0"/>
                      <w:marRight w:val="0"/>
                      <w:marTop w:val="0"/>
                      <w:marBottom w:val="0"/>
                      <w:divBdr>
                        <w:top w:val="none" w:sz="0" w:space="0" w:color="auto"/>
                        <w:left w:val="none" w:sz="0" w:space="0" w:color="auto"/>
                        <w:bottom w:val="none" w:sz="0" w:space="0" w:color="auto"/>
                        <w:right w:val="none" w:sz="0" w:space="0" w:color="auto"/>
                      </w:divBdr>
                    </w:div>
                  </w:divsChild>
                </w:div>
                <w:div w:id="794956167">
                  <w:marLeft w:val="0"/>
                  <w:marRight w:val="0"/>
                  <w:marTop w:val="0"/>
                  <w:marBottom w:val="0"/>
                  <w:divBdr>
                    <w:top w:val="single" w:sz="2" w:space="1" w:color="FFFFFF"/>
                    <w:left w:val="single" w:sz="2" w:space="12" w:color="FFFFFF"/>
                    <w:bottom w:val="single" w:sz="2" w:space="1" w:color="FFFFFF"/>
                    <w:right w:val="single" w:sz="2" w:space="4" w:color="FFFFFF"/>
                  </w:divBdr>
                  <w:divsChild>
                    <w:div w:id="1143545813">
                      <w:marLeft w:val="0"/>
                      <w:marRight w:val="0"/>
                      <w:marTop w:val="0"/>
                      <w:marBottom w:val="0"/>
                      <w:divBdr>
                        <w:top w:val="none" w:sz="0" w:space="0" w:color="auto"/>
                        <w:left w:val="none" w:sz="0" w:space="0" w:color="auto"/>
                        <w:bottom w:val="none" w:sz="0" w:space="0" w:color="auto"/>
                        <w:right w:val="none" w:sz="0" w:space="0" w:color="auto"/>
                      </w:divBdr>
                    </w:div>
                  </w:divsChild>
                </w:div>
                <w:div w:id="20011527">
                  <w:marLeft w:val="0"/>
                  <w:marRight w:val="0"/>
                  <w:marTop w:val="0"/>
                  <w:marBottom w:val="0"/>
                  <w:divBdr>
                    <w:top w:val="single" w:sz="2" w:space="1" w:color="FFFFFF"/>
                    <w:left w:val="single" w:sz="2" w:space="12" w:color="FFFFFF"/>
                    <w:bottom w:val="single" w:sz="2" w:space="1" w:color="FFFFFF"/>
                    <w:right w:val="single" w:sz="2" w:space="4" w:color="FFFFFF"/>
                  </w:divBdr>
                  <w:divsChild>
                    <w:div w:id="1855532125">
                      <w:marLeft w:val="0"/>
                      <w:marRight w:val="0"/>
                      <w:marTop w:val="0"/>
                      <w:marBottom w:val="0"/>
                      <w:divBdr>
                        <w:top w:val="none" w:sz="0" w:space="0" w:color="auto"/>
                        <w:left w:val="none" w:sz="0" w:space="0" w:color="auto"/>
                        <w:bottom w:val="none" w:sz="0" w:space="0" w:color="auto"/>
                        <w:right w:val="none" w:sz="0" w:space="0" w:color="auto"/>
                      </w:divBdr>
                    </w:div>
                  </w:divsChild>
                </w:div>
                <w:div w:id="2139637960">
                  <w:marLeft w:val="0"/>
                  <w:marRight w:val="0"/>
                  <w:marTop w:val="0"/>
                  <w:marBottom w:val="0"/>
                  <w:divBdr>
                    <w:top w:val="single" w:sz="2" w:space="1" w:color="FFFFFF"/>
                    <w:left w:val="single" w:sz="2" w:space="12" w:color="FFFFFF"/>
                    <w:bottom w:val="single" w:sz="2" w:space="1" w:color="FFFFFF"/>
                    <w:right w:val="single" w:sz="2" w:space="4" w:color="FFFFFF"/>
                  </w:divBdr>
                  <w:divsChild>
                    <w:div w:id="1321809580">
                      <w:marLeft w:val="0"/>
                      <w:marRight w:val="0"/>
                      <w:marTop w:val="0"/>
                      <w:marBottom w:val="0"/>
                      <w:divBdr>
                        <w:top w:val="none" w:sz="0" w:space="0" w:color="auto"/>
                        <w:left w:val="none" w:sz="0" w:space="0" w:color="auto"/>
                        <w:bottom w:val="none" w:sz="0" w:space="0" w:color="auto"/>
                        <w:right w:val="none" w:sz="0" w:space="0" w:color="auto"/>
                      </w:divBdr>
                    </w:div>
                  </w:divsChild>
                </w:div>
                <w:div w:id="251934270">
                  <w:marLeft w:val="0"/>
                  <w:marRight w:val="0"/>
                  <w:marTop w:val="0"/>
                  <w:marBottom w:val="0"/>
                  <w:divBdr>
                    <w:top w:val="single" w:sz="2" w:space="1" w:color="FFFFFF"/>
                    <w:left w:val="single" w:sz="2" w:space="12" w:color="FFFFFF"/>
                    <w:bottom w:val="single" w:sz="2" w:space="1" w:color="FFFFFF"/>
                    <w:right w:val="single" w:sz="2" w:space="4" w:color="FFFFFF"/>
                  </w:divBdr>
                  <w:divsChild>
                    <w:div w:id="908153775">
                      <w:marLeft w:val="0"/>
                      <w:marRight w:val="0"/>
                      <w:marTop w:val="0"/>
                      <w:marBottom w:val="0"/>
                      <w:divBdr>
                        <w:top w:val="none" w:sz="0" w:space="0" w:color="auto"/>
                        <w:left w:val="none" w:sz="0" w:space="0" w:color="auto"/>
                        <w:bottom w:val="none" w:sz="0" w:space="0" w:color="auto"/>
                        <w:right w:val="none" w:sz="0" w:space="0" w:color="auto"/>
                      </w:divBdr>
                    </w:div>
                  </w:divsChild>
                </w:div>
                <w:div w:id="1799185291">
                  <w:marLeft w:val="0"/>
                  <w:marRight w:val="0"/>
                  <w:marTop w:val="0"/>
                  <w:marBottom w:val="0"/>
                  <w:divBdr>
                    <w:top w:val="single" w:sz="2" w:space="1" w:color="FFFFFF"/>
                    <w:left w:val="single" w:sz="2" w:space="12" w:color="FFFFFF"/>
                    <w:bottom w:val="single" w:sz="2" w:space="1" w:color="FFFFFF"/>
                    <w:right w:val="single" w:sz="2" w:space="4" w:color="FFFFFF"/>
                  </w:divBdr>
                  <w:divsChild>
                    <w:div w:id="2116703391">
                      <w:marLeft w:val="0"/>
                      <w:marRight w:val="0"/>
                      <w:marTop w:val="0"/>
                      <w:marBottom w:val="0"/>
                      <w:divBdr>
                        <w:top w:val="none" w:sz="0" w:space="0" w:color="auto"/>
                        <w:left w:val="none" w:sz="0" w:space="0" w:color="auto"/>
                        <w:bottom w:val="none" w:sz="0" w:space="0" w:color="auto"/>
                        <w:right w:val="none" w:sz="0" w:space="0" w:color="auto"/>
                      </w:divBdr>
                    </w:div>
                  </w:divsChild>
                </w:div>
                <w:div w:id="1740009523">
                  <w:marLeft w:val="0"/>
                  <w:marRight w:val="0"/>
                  <w:marTop w:val="0"/>
                  <w:marBottom w:val="0"/>
                  <w:divBdr>
                    <w:top w:val="single" w:sz="2" w:space="1" w:color="FFFFFF"/>
                    <w:left w:val="single" w:sz="2" w:space="12" w:color="FFFFFF"/>
                    <w:bottom w:val="single" w:sz="2" w:space="1" w:color="FFFFFF"/>
                    <w:right w:val="single" w:sz="2" w:space="4" w:color="FFFFFF"/>
                  </w:divBdr>
                  <w:divsChild>
                    <w:div w:id="1848131024">
                      <w:marLeft w:val="0"/>
                      <w:marRight w:val="0"/>
                      <w:marTop w:val="0"/>
                      <w:marBottom w:val="0"/>
                      <w:divBdr>
                        <w:top w:val="none" w:sz="0" w:space="0" w:color="auto"/>
                        <w:left w:val="none" w:sz="0" w:space="0" w:color="auto"/>
                        <w:bottom w:val="none" w:sz="0" w:space="0" w:color="auto"/>
                        <w:right w:val="none" w:sz="0" w:space="0" w:color="auto"/>
                      </w:divBdr>
                    </w:div>
                  </w:divsChild>
                </w:div>
                <w:div w:id="1470511791">
                  <w:marLeft w:val="0"/>
                  <w:marRight w:val="0"/>
                  <w:marTop w:val="0"/>
                  <w:marBottom w:val="0"/>
                  <w:divBdr>
                    <w:top w:val="single" w:sz="2" w:space="1" w:color="FFFFFF"/>
                    <w:left w:val="single" w:sz="2" w:space="12" w:color="FFFFFF"/>
                    <w:bottom w:val="single" w:sz="2" w:space="1" w:color="FFFFFF"/>
                    <w:right w:val="single" w:sz="2" w:space="4" w:color="FFFFFF"/>
                  </w:divBdr>
                  <w:divsChild>
                    <w:div w:id="162281745">
                      <w:marLeft w:val="0"/>
                      <w:marRight w:val="0"/>
                      <w:marTop w:val="0"/>
                      <w:marBottom w:val="0"/>
                      <w:divBdr>
                        <w:top w:val="none" w:sz="0" w:space="0" w:color="auto"/>
                        <w:left w:val="none" w:sz="0" w:space="0" w:color="auto"/>
                        <w:bottom w:val="none" w:sz="0" w:space="0" w:color="auto"/>
                        <w:right w:val="none" w:sz="0" w:space="0" w:color="auto"/>
                      </w:divBdr>
                    </w:div>
                  </w:divsChild>
                </w:div>
                <w:div w:id="1282495554">
                  <w:marLeft w:val="0"/>
                  <w:marRight w:val="0"/>
                  <w:marTop w:val="0"/>
                  <w:marBottom w:val="0"/>
                  <w:divBdr>
                    <w:top w:val="single" w:sz="2" w:space="1" w:color="FFFFFF"/>
                    <w:left w:val="single" w:sz="2" w:space="12" w:color="FFFFFF"/>
                    <w:bottom w:val="single" w:sz="2" w:space="1" w:color="FFFFFF"/>
                    <w:right w:val="single" w:sz="2" w:space="4" w:color="FFFFFF"/>
                  </w:divBdr>
                  <w:divsChild>
                    <w:div w:id="1541477679">
                      <w:marLeft w:val="0"/>
                      <w:marRight w:val="0"/>
                      <w:marTop w:val="0"/>
                      <w:marBottom w:val="0"/>
                      <w:divBdr>
                        <w:top w:val="none" w:sz="0" w:space="0" w:color="auto"/>
                        <w:left w:val="none" w:sz="0" w:space="0" w:color="auto"/>
                        <w:bottom w:val="none" w:sz="0" w:space="0" w:color="auto"/>
                        <w:right w:val="none" w:sz="0" w:space="0" w:color="auto"/>
                      </w:divBdr>
                    </w:div>
                  </w:divsChild>
                </w:div>
                <w:div w:id="1539974472">
                  <w:marLeft w:val="0"/>
                  <w:marRight w:val="0"/>
                  <w:marTop w:val="0"/>
                  <w:marBottom w:val="0"/>
                  <w:divBdr>
                    <w:top w:val="single" w:sz="2" w:space="1" w:color="FFFFFF"/>
                    <w:left w:val="single" w:sz="2" w:space="12" w:color="FFFFFF"/>
                    <w:bottom w:val="single" w:sz="2" w:space="1" w:color="FFFFFF"/>
                    <w:right w:val="single" w:sz="2" w:space="4" w:color="FFFFFF"/>
                  </w:divBdr>
                  <w:divsChild>
                    <w:div w:id="2089879995">
                      <w:marLeft w:val="0"/>
                      <w:marRight w:val="0"/>
                      <w:marTop w:val="0"/>
                      <w:marBottom w:val="0"/>
                      <w:divBdr>
                        <w:top w:val="none" w:sz="0" w:space="0" w:color="auto"/>
                        <w:left w:val="none" w:sz="0" w:space="0" w:color="auto"/>
                        <w:bottom w:val="none" w:sz="0" w:space="0" w:color="auto"/>
                        <w:right w:val="none" w:sz="0" w:space="0" w:color="auto"/>
                      </w:divBdr>
                    </w:div>
                  </w:divsChild>
                </w:div>
                <w:div w:id="1021707387">
                  <w:marLeft w:val="0"/>
                  <w:marRight w:val="0"/>
                  <w:marTop w:val="0"/>
                  <w:marBottom w:val="0"/>
                  <w:divBdr>
                    <w:top w:val="single" w:sz="2" w:space="1" w:color="FFFFFF"/>
                    <w:left w:val="single" w:sz="2" w:space="12" w:color="FFFFFF"/>
                    <w:bottom w:val="single" w:sz="2" w:space="1" w:color="FFFFFF"/>
                    <w:right w:val="single" w:sz="2" w:space="4" w:color="FFFFFF"/>
                  </w:divBdr>
                  <w:divsChild>
                    <w:div w:id="1309826420">
                      <w:marLeft w:val="0"/>
                      <w:marRight w:val="0"/>
                      <w:marTop w:val="0"/>
                      <w:marBottom w:val="0"/>
                      <w:divBdr>
                        <w:top w:val="none" w:sz="0" w:space="0" w:color="auto"/>
                        <w:left w:val="none" w:sz="0" w:space="0" w:color="auto"/>
                        <w:bottom w:val="none" w:sz="0" w:space="0" w:color="auto"/>
                        <w:right w:val="none" w:sz="0" w:space="0" w:color="auto"/>
                      </w:divBdr>
                    </w:div>
                  </w:divsChild>
                </w:div>
                <w:div w:id="1856072620">
                  <w:marLeft w:val="0"/>
                  <w:marRight w:val="0"/>
                  <w:marTop w:val="0"/>
                  <w:marBottom w:val="0"/>
                  <w:divBdr>
                    <w:top w:val="single" w:sz="2" w:space="1" w:color="FFFFFF"/>
                    <w:left w:val="single" w:sz="2" w:space="12" w:color="FFFFFF"/>
                    <w:bottom w:val="single" w:sz="2" w:space="1" w:color="FFFFFF"/>
                    <w:right w:val="single" w:sz="2" w:space="4" w:color="FFFFFF"/>
                  </w:divBdr>
                  <w:divsChild>
                    <w:div w:id="1660039244">
                      <w:marLeft w:val="0"/>
                      <w:marRight w:val="0"/>
                      <w:marTop w:val="0"/>
                      <w:marBottom w:val="0"/>
                      <w:divBdr>
                        <w:top w:val="none" w:sz="0" w:space="0" w:color="auto"/>
                        <w:left w:val="none" w:sz="0" w:space="0" w:color="auto"/>
                        <w:bottom w:val="none" w:sz="0" w:space="0" w:color="auto"/>
                        <w:right w:val="none" w:sz="0" w:space="0" w:color="auto"/>
                      </w:divBdr>
                    </w:div>
                  </w:divsChild>
                </w:div>
                <w:div w:id="1112747619">
                  <w:marLeft w:val="0"/>
                  <w:marRight w:val="0"/>
                  <w:marTop w:val="0"/>
                  <w:marBottom w:val="0"/>
                  <w:divBdr>
                    <w:top w:val="single" w:sz="2" w:space="1" w:color="FFFFFF"/>
                    <w:left w:val="single" w:sz="2" w:space="12" w:color="FFFFFF"/>
                    <w:bottom w:val="single" w:sz="2" w:space="1" w:color="FFFFFF"/>
                    <w:right w:val="single" w:sz="2" w:space="4" w:color="FFFFFF"/>
                  </w:divBdr>
                  <w:divsChild>
                    <w:div w:id="1440099129">
                      <w:marLeft w:val="0"/>
                      <w:marRight w:val="0"/>
                      <w:marTop w:val="0"/>
                      <w:marBottom w:val="0"/>
                      <w:divBdr>
                        <w:top w:val="none" w:sz="0" w:space="0" w:color="auto"/>
                        <w:left w:val="none" w:sz="0" w:space="0" w:color="auto"/>
                        <w:bottom w:val="none" w:sz="0" w:space="0" w:color="auto"/>
                        <w:right w:val="none" w:sz="0" w:space="0" w:color="auto"/>
                      </w:divBdr>
                    </w:div>
                  </w:divsChild>
                </w:div>
                <w:div w:id="205458551">
                  <w:marLeft w:val="0"/>
                  <w:marRight w:val="0"/>
                  <w:marTop w:val="0"/>
                  <w:marBottom w:val="0"/>
                  <w:divBdr>
                    <w:top w:val="single" w:sz="2" w:space="1" w:color="FFFFFF"/>
                    <w:left w:val="single" w:sz="2" w:space="12" w:color="FFFFFF"/>
                    <w:bottom w:val="single" w:sz="2" w:space="1" w:color="FFFFFF"/>
                    <w:right w:val="single" w:sz="2" w:space="4" w:color="FFFFFF"/>
                  </w:divBdr>
                  <w:divsChild>
                    <w:div w:id="448668341">
                      <w:marLeft w:val="0"/>
                      <w:marRight w:val="0"/>
                      <w:marTop w:val="0"/>
                      <w:marBottom w:val="0"/>
                      <w:divBdr>
                        <w:top w:val="none" w:sz="0" w:space="0" w:color="auto"/>
                        <w:left w:val="none" w:sz="0" w:space="0" w:color="auto"/>
                        <w:bottom w:val="none" w:sz="0" w:space="0" w:color="auto"/>
                        <w:right w:val="none" w:sz="0" w:space="0" w:color="auto"/>
                      </w:divBdr>
                    </w:div>
                  </w:divsChild>
                </w:div>
                <w:div w:id="2078284701">
                  <w:marLeft w:val="0"/>
                  <w:marRight w:val="0"/>
                  <w:marTop w:val="0"/>
                  <w:marBottom w:val="0"/>
                  <w:divBdr>
                    <w:top w:val="single" w:sz="2" w:space="1" w:color="FFFFFF"/>
                    <w:left w:val="single" w:sz="2" w:space="12" w:color="FFFFFF"/>
                    <w:bottom w:val="single" w:sz="2" w:space="1" w:color="FFFFFF"/>
                    <w:right w:val="single" w:sz="2" w:space="4" w:color="FFFFFF"/>
                  </w:divBdr>
                  <w:divsChild>
                    <w:div w:id="1118993333">
                      <w:marLeft w:val="0"/>
                      <w:marRight w:val="0"/>
                      <w:marTop w:val="0"/>
                      <w:marBottom w:val="0"/>
                      <w:divBdr>
                        <w:top w:val="none" w:sz="0" w:space="0" w:color="auto"/>
                        <w:left w:val="none" w:sz="0" w:space="0" w:color="auto"/>
                        <w:bottom w:val="none" w:sz="0" w:space="0" w:color="auto"/>
                        <w:right w:val="none" w:sz="0" w:space="0" w:color="auto"/>
                      </w:divBdr>
                    </w:div>
                  </w:divsChild>
                </w:div>
                <w:div w:id="1253978351">
                  <w:marLeft w:val="0"/>
                  <w:marRight w:val="0"/>
                  <w:marTop w:val="0"/>
                  <w:marBottom w:val="0"/>
                  <w:divBdr>
                    <w:top w:val="single" w:sz="2" w:space="1" w:color="FFFFFF"/>
                    <w:left w:val="single" w:sz="2" w:space="12" w:color="FFFFFF"/>
                    <w:bottom w:val="single" w:sz="2" w:space="1" w:color="FFFFFF"/>
                    <w:right w:val="single" w:sz="2" w:space="4" w:color="FFFFFF"/>
                  </w:divBdr>
                  <w:divsChild>
                    <w:div w:id="1830444067">
                      <w:marLeft w:val="0"/>
                      <w:marRight w:val="0"/>
                      <w:marTop w:val="0"/>
                      <w:marBottom w:val="0"/>
                      <w:divBdr>
                        <w:top w:val="none" w:sz="0" w:space="0" w:color="auto"/>
                        <w:left w:val="none" w:sz="0" w:space="0" w:color="auto"/>
                        <w:bottom w:val="none" w:sz="0" w:space="0" w:color="auto"/>
                        <w:right w:val="none" w:sz="0" w:space="0" w:color="auto"/>
                      </w:divBdr>
                    </w:div>
                  </w:divsChild>
                </w:div>
                <w:div w:id="1509129796">
                  <w:marLeft w:val="0"/>
                  <w:marRight w:val="0"/>
                  <w:marTop w:val="0"/>
                  <w:marBottom w:val="0"/>
                  <w:divBdr>
                    <w:top w:val="single" w:sz="2" w:space="1" w:color="FFFFFF"/>
                    <w:left w:val="single" w:sz="2" w:space="12" w:color="FFFFFF"/>
                    <w:bottom w:val="single" w:sz="2" w:space="1" w:color="FFFFFF"/>
                    <w:right w:val="single" w:sz="2" w:space="4" w:color="FFFFFF"/>
                  </w:divBdr>
                  <w:divsChild>
                    <w:div w:id="1249657089">
                      <w:marLeft w:val="0"/>
                      <w:marRight w:val="0"/>
                      <w:marTop w:val="0"/>
                      <w:marBottom w:val="0"/>
                      <w:divBdr>
                        <w:top w:val="none" w:sz="0" w:space="0" w:color="auto"/>
                        <w:left w:val="none" w:sz="0" w:space="0" w:color="auto"/>
                        <w:bottom w:val="none" w:sz="0" w:space="0" w:color="auto"/>
                        <w:right w:val="none" w:sz="0" w:space="0" w:color="auto"/>
                      </w:divBdr>
                    </w:div>
                  </w:divsChild>
                </w:div>
                <w:div w:id="1703087649">
                  <w:marLeft w:val="0"/>
                  <w:marRight w:val="0"/>
                  <w:marTop w:val="0"/>
                  <w:marBottom w:val="0"/>
                  <w:divBdr>
                    <w:top w:val="single" w:sz="2" w:space="1" w:color="FFFFFF"/>
                    <w:left w:val="single" w:sz="2" w:space="12" w:color="FFFFFF"/>
                    <w:bottom w:val="single" w:sz="2" w:space="1" w:color="FFFFFF"/>
                    <w:right w:val="single" w:sz="2" w:space="4" w:color="FFFFFF"/>
                  </w:divBdr>
                  <w:divsChild>
                    <w:div w:id="818227946">
                      <w:marLeft w:val="0"/>
                      <w:marRight w:val="0"/>
                      <w:marTop w:val="0"/>
                      <w:marBottom w:val="0"/>
                      <w:divBdr>
                        <w:top w:val="none" w:sz="0" w:space="0" w:color="auto"/>
                        <w:left w:val="none" w:sz="0" w:space="0" w:color="auto"/>
                        <w:bottom w:val="none" w:sz="0" w:space="0" w:color="auto"/>
                        <w:right w:val="none" w:sz="0" w:space="0" w:color="auto"/>
                      </w:divBdr>
                    </w:div>
                  </w:divsChild>
                </w:div>
                <w:div w:id="313685870">
                  <w:marLeft w:val="0"/>
                  <w:marRight w:val="0"/>
                  <w:marTop w:val="0"/>
                  <w:marBottom w:val="0"/>
                  <w:divBdr>
                    <w:top w:val="single" w:sz="2" w:space="1" w:color="FFFFFF"/>
                    <w:left w:val="single" w:sz="2" w:space="12" w:color="FFFFFF"/>
                    <w:bottom w:val="single" w:sz="2" w:space="1" w:color="FFFFFF"/>
                    <w:right w:val="single" w:sz="2" w:space="4" w:color="FFFFFF"/>
                  </w:divBdr>
                  <w:divsChild>
                    <w:div w:id="268659757">
                      <w:marLeft w:val="0"/>
                      <w:marRight w:val="0"/>
                      <w:marTop w:val="0"/>
                      <w:marBottom w:val="0"/>
                      <w:divBdr>
                        <w:top w:val="none" w:sz="0" w:space="0" w:color="auto"/>
                        <w:left w:val="none" w:sz="0" w:space="0" w:color="auto"/>
                        <w:bottom w:val="none" w:sz="0" w:space="0" w:color="auto"/>
                        <w:right w:val="none" w:sz="0" w:space="0" w:color="auto"/>
                      </w:divBdr>
                    </w:div>
                  </w:divsChild>
                </w:div>
                <w:div w:id="78412569">
                  <w:marLeft w:val="0"/>
                  <w:marRight w:val="0"/>
                  <w:marTop w:val="0"/>
                  <w:marBottom w:val="0"/>
                  <w:divBdr>
                    <w:top w:val="single" w:sz="2" w:space="1" w:color="FFFFFF"/>
                    <w:left w:val="single" w:sz="2" w:space="12" w:color="FFFFFF"/>
                    <w:bottom w:val="single" w:sz="2" w:space="1" w:color="FFFFFF"/>
                    <w:right w:val="single" w:sz="2" w:space="4" w:color="FFFFFF"/>
                  </w:divBdr>
                  <w:divsChild>
                    <w:div w:id="1813329023">
                      <w:marLeft w:val="0"/>
                      <w:marRight w:val="0"/>
                      <w:marTop w:val="0"/>
                      <w:marBottom w:val="0"/>
                      <w:divBdr>
                        <w:top w:val="none" w:sz="0" w:space="0" w:color="auto"/>
                        <w:left w:val="none" w:sz="0" w:space="0" w:color="auto"/>
                        <w:bottom w:val="none" w:sz="0" w:space="0" w:color="auto"/>
                        <w:right w:val="none" w:sz="0" w:space="0" w:color="auto"/>
                      </w:divBdr>
                    </w:div>
                  </w:divsChild>
                </w:div>
                <w:div w:id="2128041269">
                  <w:marLeft w:val="0"/>
                  <w:marRight w:val="0"/>
                  <w:marTop w:val="0"/>
                  <w:marBottom w:val="0"/>
                  <w:divBdr>
                    <w:top w:val="single" w:sz="2" w:space="1" w:color="FFFFFF"/>
                    <w:left w:val="single" w:sz="2" w:space="12" w:color="FFFFFF"/>
                    <w:bottom w:val="single" w:sz="2" w:space="1" w:color="FFFFFF"/>
                    <w:right w:val="single" w:sz="2" w:space="4" w:color="FFFFFF"/>
                  </w:divBdr>
                  <w:divsChild>
                    <w:div w:id="129981843">
                      <w:marLeft w:val="0"/>
                      <w:marRight w:val="0"/>
                      <w:marTop w:val="0"/>
                      <w:marBottom w:val="0"/>
                      <w:divBdr>
                        <w:top w:val="none" w:sz="0" w:space="0" w:color="auto"/>
                        <w:left w:val="none" w:sz="0" w:space="0" w:color="auto"/>
                        <w:bottom w:val="none" w:sz="0" w:space="0" w:color="auto"/>
                        <w:right w:val="none" w:sz="0" w:space="0" w:color="auto"/>
                      </w:divBdr>
                    </w:div>
                  </w:divsChild>
                </w:div>
                <w:div w:id="2021731679">
                  <w:marLeft w:val="0"/>
                  <w:marRight w:val="0"/>
                  <w:marTop w:val="0"/>
                  <w:marBottom w:val="0"/>
                  <w:divBdr>
                    <w:top w:val="single" w:sz="2" w:space="1" w:color="FFFFFF"/>
                    <w:left w:val="single" w:sz="2" w:space="12" w:color="FFFFFF"/>
                    <w:bottom w:val="single" w:sz="2" w:space="1" w:color="FFFFFF"/>
                    <w:right w:val="single" w:sz="2" w:space="4" w:color="FFFFFF"/>
                  </w:divBdr>
                  <w:divsChild>
                    <w:div w:id="1944067404">
                      <w:marLeft w:val="0"/>
                      <w:marRight w:val="0"/>
                      <w:marTop w:val="0"/>
                      <w:marBottom w:val="0"/>
                      <w:divBdr>
                        <w:top w:val="none" w:sz="0" w:space="0" w:color="auto"/>
                        <w:left w:val="none" w:sz="0" w:space="0" w:color="auto"/>
                        <w:bottom w:val="none" w:sz="0" w:space="0" w:color="auto"/>
                        <w:right w:val="none" w:sz="0" w:space="0" w:color="auto"/>
                      </w:divBdr>
                    </w:div>
                  </w:divsChild>
                </w:div>
                <w:div w:id="2143185465">
                  <w:marLeft w:val="0"/>
                  <w:marRight w:val="0"/>
                  <w:marTop w:val="0"/>
                  <w:marBottom w:val="0"/>
                  <w:divBdr>
                    <w:top w:val="single" w:sz="2" w:space="1" w:color="FFFFFF"/>
                    <w:left w:val="single" w:sz="2" w:space="12" w:color="FFFFFF"/>
                    <w:bottom w:val="single" w:sz="2" w:space="4" w:color="FFFFFF"/>
                    <w:right w:val="single" w:sz="2" w:space="4" w:color="FFFFFF"/>
                  </w:divBdr>
                  <w:divsChild>
                    <w:div w:id="100100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93180">
      <w:bodyDiv w:val="1"/>
      <w:marLeft w:val="0"/>
      <w:marRight w:val="0"/>
      <w:marTop w:val="0"/>
      <w:marBottom w:val="0"/>
      <w:divBdr>
        <w:top w:val="none" w:sz="0" w:space="0" w:color="auto"/>
        <w:left w:val="none" w:sz="0" w:space="0" w:color="auto"/>
        <w:bottom w:val="none" w:sz="0" w:space="0" w:color="auto"/>
        <w:right w:val="none" w:sz="0" w:space="0" w:color="auto"/>
      </w:divBdr>
      <w:divsChild>
        <w:div w:id="1007947147">
          <w:marLeft w:val="0"/>
          <w:marRight w:val="0"/>
          <w:marTop w:val="0"/>
          <w:marBottom w:val="0"/>
          <w:divBdr>
            <w:top w:val="none" w:sz="0" w:space="0" w:color="auto"/>
            <w:left w:val="none" w:sz="0" w:space="0" w:color="auto"/>
            <w:bottom w:val="none" w:sz="0" w:space="0" w:color="auto"/>
            <w:right w:val="none" w:sz="0" w:space="0" w:color="auto"/>
          </w:divBdr>
        </w:div>
      </w:divsChild>
    </w:div>
    <w:div w:id="1330327429">
      <w:bodyDiv w:val="1"/>
      <w:marLeft w:val="0"/>
      <w:marRight w:val="0"/>
      <w:marTop w:val="0"/>
      <w:marBottom w:val="0"/>
      <w:divBdr>
        <w:top w:val="none" w:sz="0" w:space="0" w:color="auto"/>
        <w:left w:val="none" w:sz="0" w:space="0" w:color="auto"/>
        <w:bottom w:val="none" w:sz="0" w:space="0" w:color="auto"/>
        <w:right w:val="none" w:sz="0" w:space="0" w:color="auto"/>
      </w:divBdr>
      <w:divsChild>
        <w:div w:id="259603026">
          <w:marLeft w:val="0"/>
          <w:marRight w:val="0"/>
          <w:marTop w:val="0"/>
          <w:marBottom w:val="0"/>
          <w:divBdr>
            <w:top w:val="none" w:sz="0" w:space="0" w:color="auto"/>
            <w:left w:val="none" w:sz="0" w:space="0" w:color="auto"/>
            <w:bottom w:val="none" w:sz="0" w:space="0" w:color="auto"/>
            <w:right w:val="none" w:sz="0" w:space="0" w:color="auto"/>
          </w:divBdr>
        </w:div>
        <w:div w:id="485123108">
          <w:marLeft w:val="0"/>
          <w:marRight w:val="0"/>
          <w:marTop w:val="0"/>
          <w:marBottom w:val="335"/>
          <w:divBdr>
            <w:top w:val="none" w:sz="0" w:space="0" w:color="auto"/>
            <w:left w:val="none" w:sz="0" w:space="0" w:color="auto"/>
            <w:bottom w:val="none" w:sz="0" w:space="0" w:color="auto"/>
            <w:right w:val="none" w:sz="0" w:space="0" w:color="auto"/>
          </w:divBdr>
          <w:divsChild>
            <w:div w:id="1902280196">
              <w:marLeft w:val="0"/>
              <w:marRight w:val="0"/>
              <w:marTop w:val="0"/>
              <w:marBottom w:val="0"/>
              <w:divBdr>
                <w:top w:val="none" w:sz="0" w:space="0" w:color="auto"/>
                <w:left w:val="none" w:sz="0" w:space="0" w:color="auto"/>
                <w:bottom w:val="none" w:sz="0" w:space="0" w:color="auto"/>
                <w:right w:val="none" w:sz="0" w:space="0" w:color="auto"/>
              </w:divBdr>
              <w:divsChild>
                <w:div w:id="135532283">
                  <w:marLeft w:val="0"/>
                  <w:marRight w:val="0"/>
                  <w:marTop w:val="0"/>
                  <w:marBottom w:val="0"/>
                  <w:divBdr>
                    <w:top w:val="single" w:sz="2" w:space="4" w:color="FFFFFF"/>
                    <w:left w:val="single" w:sz="2" w:space="12" w:color="FFFFFF"/>
                    <w:bottom w:val="single" w:sz="2" w:space="1" w:color="FFFFFF"/>
                    <w:right w:val="single" w:sz="2" w:space="4" w:color="FFFFFF"/>
                  </w:divBdr>
                  <w:divsChild>
                    <w:div w:id="1065878542">
                      <w:marLeft w:val="0"/>
                      <w:marRight w:val="0"/>
                      <w:marTop w:val="0"/>
                      <w:marBottom w:val="0"/>
                      <w:divBdr>
                        <w:top w:val="none" w:sz="0" w:space="0" w:color="auto"/>
                        <w:left w:val="none" w:sz="0" w:space="0" w:color="auto"/>
                        <w:bottom w:val="none" w:sz="0" w:space="0" w:color="auto"/>
                        <w:right w:val="none" w:sz="0" w:space="0" w:color="auto"/>
                      </w:divBdr>
                    </w:div>
                  </w:divsChild>
                </w:div>
                <w:div w:id="499778872">
                  <w:marLeft w:val="0"/>
                  <w:marRight w:val="0"/>
                  <w:marTop w:val="0"/>
                  <w:marBottom w:val="0"/>
                  <w:divBdr>
                    <w:top w:val="single" w:sz="2" w:space="1" w:color="FFFFFF"/>
                    <w:left w:val="single" w:sz="2" w:space="12" w:color="FFFFFF"/>
                    <w:bottom w:val="single" w:sz="2" w:space="1" w:color="FFFFFF"/>
                    <w:right w:val="single" w:sz="2" w:space="4" w:color="FFFFFF"/>
                  </w:divBdr>
                  <w:divsChild>
                    <w:div w:id="1014377816">
                      <w:marLeft w:val="0"/>
                      <w:marRight w:val="0"/>
                      <w:marTop w:val="0"/>
                      <w:marBottom w:val="0"/>
                      <w:divBdr>
                        <w:top w:val="none" w:sz="0" w:space="0" w:color="auto"/>
                        <w:left w:val="none" w:sz="0" w:space="0" w:color="auto"/>
                        <w:bottom w:val="none" w:sz="0" w:space="0" w:color="auto"/>
                        <w:right w:val="none" w:sz="0" w:space="0" w:color="auto"/>
                      </w:divBdr>
                    </w:div>
                  </w:divsChild>
                </w:div>
                <w:div w:id="283729182">
                  <w:marLeft w:val="0"/>
                  <w:marRight w:val="0"/>
                  <w:marTop w:val="0"/>
                  <w:marBottom w:val="0"/>
                  <w:divBdr>
                    <w:top w:val="single" w:sz="2" w:space="1" w:color="FFFFFF"/>
                    <w:left w:val="single" w:sz="2" w:space="12" w:color="FFFFFF"/>
                    <w:bottom w:val="single" w:sz="2" w:space="1" w:color="FFFFFF"/>
                    <w:right w:val="single" w:sz="2" w:space="4" w:color="FFFFFF"/>
                  </w:divBdr>
                  <w:divsChild>
                    <w:div w:id="753742171">
                      <w:marLeft w:val="0"/>
                      <w:marRight w:val="0"/>
                      <w:marTop w:val="0"/>
                      <w:marBottom w:val="0"/>
                      <w:divBdr>
                        <w:top w:val="none" w:sz="0" w:space="0" w:color="auto"/>
                        <w:left w:val="none" w:sz="0" w:space="0" w:color="auto"/>
                        <w:bottom w:val="none" w:sz="0" w:space="0" w:color="auto"/>
                        <w:right w:val="none" w:sz="0" w:space="0" w:color="auto"/>
                      </w:divBdr>
                    </w:div>
                  </w:divsChild>
                </w:div>
                <w:div w:id="840048028">
                  <w:marLeft w:val="0"/>
                  <w:marRight w:val="0"/>
                  <w:marTop w:val="0"/>
                  <w:marBottom w:val="0"/>
                  <w:divBdr>
                    <w:top w:val="single" w:sz="2" w:space="1" w:color="FFFFFF"/>
                    <w:left w:val="single" w:sz="2" w:space="12" w:color="FFFFFF"/>
                    <w:bottom w:val="single" w:sz="2" w:space="1" w:color="FFFFFF"/>
                    <w:right w:val="single" w:sz="2" w:space="4" w:color="FFFFFF"/>
                  </w:divBdr>
                  <w:divsChild>
                    <w:div w:id="1934123123">
                      <w:marLeft w:val="0"/>
                      <w:marRight w:val="0"/>
                      <w:marTop w:val="0"/>
                      <w:marBottom w:val="0"/>
                      <w:divBdr>
                        <w:top w:val="none" w:sz="0" w:space="0" w:color="auto"/>
                        <w:left w:val="none" w:sz="0" w:space="0" w:color="auto"/>
                        <w:bottom w:val="none" w:sz="0" w:space="0" w:color="auto"/>
                        <w:right w:val="none" w:sz="0" w:space="0" w:color="auto"/>
                      </w:divBdr>
                    </w:div>
                  </w:divsChild>
                </w:div>
                <w:div w:id="1661887658">
                  <w:marLeft w:val="0"/>
                  <w:marRight w:val="0"/>
                  <w:marTop w:val="0"/>
                  <w:marBottom w:val="0"/>
                  <w:divBdr>
                    <w:top w:val="single" w:sz="2" w:space="1" w:color="FFFFFF"/>
                    <w:left w:val="single" w:sz="2" w:space="12" w:color="FFFFFF"/>
                    <w:bottom w:val="single" w:sz="2" w:space="1" w:color="FFFFFF"/>
                    <w:right w:val="single" w:sz="2" w:space="4" w:color="FFFFFF"/>
                  </w:divBdr>
                  <w:divsChild>
                    <w:div w:id="2010863054">
                      <w:marLeft w:val="0"/>
                      <w:marRight w:val="0"/>
                      <w:marTop w:val="0"/>
                      <w:marBottom w:val="0"/>
                      <w:divBdr>
                        <w:top w:val="none" w:sz="0" w:space="0" w:color="auto"/>
                        <w:left w:val="none" w:sz="0" w:space="0" w:color="auto"/>
                        <w:bottom w:val="none" w:sz="0" w:space="0" w:color="auto"/>
                        <w:right w:val="none" w:sz="0" w:space="0" w:color="auto"/>
                      </w:divBdr>
                    </w:div>
                  </w:divsChild>
                </w:div>
                <w:div w:id="1032460765">
                  <w:marLeft w:val="0"/>
                  <w:marRight w:val="0"/>
                  <w:marTop w:val="0"/>
                  <w:marBottom w:val="0"/>
                  <w:divBdr>
                    <w:top w:val="single" w:sz="2" w:space="1" w:color="FFFFFF"/>
                    <w:left w:val="single" w:sz="2" w:space="12" w:color="FFFFFF"/>
                    <w:bottom w:val="single" w:sz="2" w:space="1" w:color="FFFFFF"/>
                    <w:right w:val="single" w:sz="2" w:space="4" w:color="FFFFFF"/>
                  </w:divBdr>
                  <w:divsChild>
                    <w:div w:id="1738017047">
                      <w:marLeft w:val="0"/>
                      <w:marRight w:val="0"/>
                      <w:marTop w:val="0"/>
                      <w:marBottom w:val="0"/>
                      <w:divBdr>
                        <w:top w:val="none" w:sz="0" w:space="0" w:color="auto"/>
                        <w:left w:val="none" w:sz="0" w:space="0" w:color="auto"/>
                        <w:bottom w:val="none" w:sz="0" w:space="0" w:color="auto"/>
                        <w:right w:val="none" w:sz="0" w:space="0" w:color="auto"/>
                      </w:divBdr>
                    </w:div>
                  </w:divsChild>
                </w:div>
                <w:div w:id="278998737">
                  <w:marLeft w:val="0"/>
                  <w:marRight w:val="0"/>
                  <w:marTop w:val="0"/>
                  <w:marBottom w:val="0"/>
                  <w:divBdr>
                    <w:top w:val="single" w:sz="2" w:space="1" w:color="FFFFFF"/>
                    <w:left w:val="single" w:sz="2" w:space="12" w:color="FFFFFF"/>
                    <w:bottom w:val="single" w:sz="2" w:space="1" w:color="FFFFFF"/>
                    <w:right w:val="single" w:sz="2" w:space="4" w:color="FFFFFF"/>
                  </w:divBdr>
                  <w:divsChild>
                    <w:div w:id="1053384160">
                      <w:marLeft w:val="0"/>
                      <w:marRight w:val="0"/>
                      <w:marTop w:val="0"/>
                      <w:marBottom w:val="0"/>
                      <w:divBdr>
                        <w:top w:val="none" w:sz="0" w:space="0" w:color="auto"/>
                        <w:left w:val="none" w:sz="0" w:space="0" w:color="auto"/>
                        <w:bottom w:val="none" w:sz="0" w:space="0" w:color="auto"/>
                        <w:right w:val="none" w:sz="0" w:space="0" w:color="auto"/>
                      </w:divBdr>
                    </w:div>
                  </w:divsChild>
                </w:div>
                <w:div w:id="773597320">
                  <w:marLeft w:val="0"/>
                  <w:marRight w:val="0"/>
                  <w:marTop w:val="0"/>
                  <w:marBottom w:val="0"/>
                  <w:divBdr>
                    <w:top w:val="single" w:sz="2" w:space="1" w:color="FFFFFF"/>
                    <w:left w:val="single" w:sz="2" w:space="12" w:color="FFFFFF"/>
                    <w:bottom w:val="single" w:sz="2" w:space="1" w:color="FFFFFF"/>
                    <w:right w:val="single" w:sz="2" w:space="4" w:color="FFFFFF"/>
                  </w:divBdr>
                  <w:divsChild>
                    <w:div w:id="711879128">
                      <w:marLeft w:val="0"/>
                      <w:marRight w:val="0"/>
                      <w:marTop w:val="0"/>
                      <w:marBottom w:val="0"/>
                      <w:divBdr>
                        <w:top w:val="none" w:sz="0" w:space="0" w:color="auto"/>
                        <w:left w:val="none" w:sz="0" w:space="0" w:color="auto"/>
                        <w:bottom w:val="none" w:sz="0" w:space="0" w:color="auto"/>
                        <w:right w:val="none" w:sz="0" w:space="0" w:color="auto"/>
                      </w:divBdr>
                    </w:div>
                  </w:divsChild>
                </w:div>
                <w:div w:id="1364593682">
                  <w:marLeft w:val="0"/>
                  <w:marRight w:val="0"/>
                  <w:marTop w:val="0"/>
                  <w:marBottom w:val="0"/>
                  <w:divBdr>
                    <w:top w:val="single" w:sz="2" w:space="1" w:color="FFFFFF"/>
                    <w:left w:val="single" w:sz="2" w:space="12" w:color="FFFFFF"/>
                    <w:bottom w:val="single" w:sz="2" w:space="1" w:color="FFFFFF"/>
                    <w:right w:val="single" w:sz="2" w:space="4" w:color="FFFFFF"/>
                  </w:divBdr>
                  <w:divsChild>
                    <w:div w:id="66389745">
                      <w:marLeft w:val="0"/>
                      <w:marRight w:val="0"/>
                      <w:marTop w:val="0"/>
                      <w:marBottom w:val="0"/>
                      <w:divBdr>
                        <w:top w:val="none" w:sz="0" w:space="0" w:color="auto"/>
                        <w:left w:val="none" w:sz="0" w:space="0" w:color="auto"/>
                        <w:bottom w:val="none" w:sz="0" w:space="0" w:color="auto"/>
                        <w:right w:val="none" w:sz="0" w:space="0" w:color="auto"/>
                      </w:divBdr>
                    </w:div>
                  </w:divsChild>
                </w:div>
                <w:div w:id="665860859">
                  <w:marLeft w:val="0"/>
                  <w:marRight w:val="0"/>
                  <w:marTop w:val="0"/>
                  <w:marBottom w:val="0"/>
                  <w:divBdr>
                    <w:top w:val="single" w:sz="2" w:space="1" w:color="FFFFFF"/>
                    <w:left w:val="single" w:sz="2" w:space="12" w:color="FFFFFF"/>
                    <w:bottom w:val="single" w:sz="2" w:space="1" w:color="FFFFFF"/>
                    <w:right w:val="single" w:sz="2" w:space="4" w:color="FFFFFF"/>
                  </w:divBdr>
                  <w:divsChild>
                    <w:div w:id="348140078">
                      <w:marLeft w:val="0"/>
                      <w:marRight w:val="0"/>
                      <w:marTop w:val="0"/>
                      <w:marBottom w:val="0"/>
                      <w:divBdr>
                        <w:top w:val="none" w:sz="0" w:space="0" w:color="auto"/>
                        <w:left w:val="none" w:sz="0" w:space="0" w:color="auto"/>
                        <w:bottom w:val="none" w:sz="0" w:space="0" w:color="auto"/>
                        <w:right w:val="none" w:sz="0" w:space="0" w:color="auto"/>
                      </w:divBdr>
                    </w:div>
                  </w:divsChild>
                </w:div>
                <w:div w:id="1421753530">
                  <w:marLeft w:val="0"/>
                  <w:marRight w:val="0"/>
                  <w:marTop w:val="0"/>
                  <w:marBottom w:val="0"/>
                  <w:divBdr>
                    <w:top w:val="single" w:sz="2" w:space="1" w:color="FFFFFF"/>
                    <w:left w:val="single" w:sz="2" w:space="12" w:color="FFFFFF"/>
                    <w:bottom w:val="single" w:sz="2" w:space="1" w:color="FFFFFF"/>
                    <w:right w:val="single" w:sz="2" w:space="4" w:color="FFFFFF"/>
                  </w:divBdr>
                  <w:divsChild>
                    <w:div w:id="1034306367">
                      <w:marLeft w:val="0"/>
                      <w:marRight w:val="0"/>
                      <w:marTop w:val="0"/>
                      <w:marBottom w:val="0"/>
                      <w:divBdr>
                        <w:top w:val="none" w:sz="0" w:space="0" w:color="auto"/>
                        <w:left w:val="none" w:sz="0" w:space="0" w:color="auto"/>
                        <w:bottom w:val="none" w:sz="0" w:space="0" w:color="auto"/>
                        <w:right w:val="none" w:sz="0" w:space="0" w:color="auto"/>
                      </w:divBdr>
                    </w:div>
                  </w:divsChild>
                </w:div>
                <w:div w:id="1954170368">
                  <w:marLeft w:val="0"/>
                  <w:marRight w:val="0"/>
                  <w:marTop w:val="0"/>
                  <w:marBottom w:val="0"/>
                  <w:divBdr>
                    <w:top w:val="single" w:sz="2" w:space="1" w:color="FFFFFF"/>
                    <w:left w:val="single" w:sz="2" w:space="12" w:color="FFFFFF"/>
                    <w:bottom w:val="single" w:sz="2" w:space="1" w:color="FFFFFF"/>
                    <w:right w:val="single" w:sz="2" w:space="4" w:color="FFFFFF"/>
                  </w:divBdr>
                  <w:divsChild>
                    <w:div w:id="1333333933">
                      <w:marLeft w:val="0"/>
                      <w:marRight w:val="0"/>
                      <w:marTop w:val="0"/>
                      <w:marBottom w:val="0"/>
                      <w:divBdr>
                        <w:top w:val="none" w:sz="0" w:space="0" w:color="auto"/>
                        <w:left w:val="none" w:sz="0" w:space="0" w:color="auto"/>
                        <w:bottom w:val="none" w:sz="0" w:space="0" w:color="auto"/>
                        <w:right w:val="none" w:sz="0" w:space="0" w:color="auto"/>
                      </w:divBdr>
                    </w:div>
                  </w:divsChild>
                </w:div>
                <w:div w:id="477068033">
                  <w:marLeft w:val="0"/>
                  <w:marRight w:val="0"/>
                  <w:marTop w:val="0"/>
                  <w:marBottom w:val="0"/>
                  <w:divBdr>
                    <w:top w:val="single" w:sz="2" w:space="1" w:color="FFFFFF"/>
                    <w:left w:val="single" w:sz="2" w:space="12" w:color="FFFFFF"/>
                    <w:bottom w:val="single" w:sz="2" w:space="1" w:color="FFFFFF"/>
                    <w:right w:val="single" w:sz="2" w:space="4" w:color="FFFFFF"/>
                  </w:divBdr>
                  <w:divsChild>
                    <w:div w:id="43406633">
                      <w:marLeft w:val="0"/>
                      <w:marRight w:val="0"/>
                      <w:marTop w:val="0"/>
                      <w:marBottom w:val="0"/>
                      <w:divBdr>
                        <w:top w:val="none" w:sz="0" w:space="0" w:color="auto"/>
                        <w:left w:val="none" w:sz="0" w:space="0" w:color="auto"/>
                        <w:bottom w:val="none" w:sz="0" w:space="0" w:color="auto"/>
                        <w:right w:val="none" w:sz="0" w:space="0" w:color="auto"/>
                      </w:divBdr>
                    </w:div>
                  </w:divsChild>
                </w:div>
                <w:div w:id="523907659">
                  <w:marLeft w:val="0"/>
                  <w:marRight w:val="0"/>
                  <w:marTop w:val="0"/>
                  <w:marBottom w:val="0"/>
                  <w:divBdr>
                    <w:top w:val="single" w:sz="2" w:space="1" w:color="FFFFFF"/>
                    <w:left w:val="single" w:sz="2" w:space="12" w:color="FFFFFF"/>
                    <w:bottom w:val="single" w:sz="2" w:space="1" w:color="FFFFFF"/>
                    <w:right w:val="single" w:sz="2" w:space="4" w:color="FFFFFF"/>
                  </w:divBdr>
                  <w:divsChild>
                    <w:div w:id="2004434959">
                      <w:marLeft w:val="0"/>
                      <w:marRight w:val="0"/>
                      <w:marTop w:val="0"/>
                      <w:marBottom w:val="0"/>
                      <w:divBdr>
                        <w:top w:val="none" w:sz="0" w:space="0" w:color="auto"/>
                        <w:left w:val="none" w:sz="0" w:space="0" w:color="auto"/>
                        <w:bottom w:val="none" w:sz="0" w:space="0" w:color="auto"/>
                        <w:right w:val="none" w:sz="0" w:space="0" w:color="auto"/>
                      </w:divBdr>
                    </w:div>
                  </w:divsChild>
                </w:div>
                <w:div w:id="2137678613">
                  <w:marLeft w:val="0"/>
                  <w:marRight w:val="0"/>
                  <w:marTop w:val="0"/>
                  <w:marBottom w:val="0"/>
                  <w:divBdr>
                    <w:top w:val="single" w:sz="2" w:space="1" w:color="FFFFFF"/>
                    <w:left w:val="single" w:sz="2" w:space="12" w:color="FFFFFF"/>
                    <w:bottom w:val="single" w:sz="2" w:space="1" w:color="FFFFFF"/>
                    <w:right w:val="single" w:sz="2" w:space="4" w:color="FFFFFF"/>
                  </w:divBdr>
                  <w:divsChild>
                    <w:div w:id="1913194703">
                      <w:marLeft w:val="0"/>
                      <w:marRight w:val="0"/>
                      <w:marTop w:val="0"/>
                      <w:marBottom w:val="0"/>
                      <w:divBdr>
                        <w:top w:val="none" w:sz="0" w:space="0" w:color="auto"/>
                        <w:left w:val="none" w:sz="0" w:space="0" w:color="auto"/>
                        <w:bottom w:val="none" w:sz="0" w:space="0" w:color="auto"/>
                        <w:right w:val="none" w:sz="0" w:space="0" w:color="auto"/>
                      </w:divBdr>
                    </w:div>
                  </w:divsChild>
                </w:div>
                <w:div w:id="1513687521">
                  <w:marLeft w:val="0"/>
                  <w:marRight w:val="0"/>
                  <w:marTop w:val="0"/>
                  <w:marBottom w:val="0"/>
                  <w:divBdr>
                    <w:top w:val="single" w:sz="2" w:space="1" w:color="FFFFFF"/>
                    <w:left w:val="single" w:sz="2" w:space="12" w:color="FFFFFF"/>
                    <w:bottom w:val="single" w:sz="2" w:space="1" w:color="FFFFFF"/>
                    <w:right w:val="single" w:sz="2" w:space="4" w:color="FFFFFF"/>
                  </w:divBdr>
                  <w:divsChild>
                    <w:div w:id="1140852729">
                      <w:marLeft w:val="0"/>
                      <w:marRight w:val="0"/>
                      <w:marTop w:val="0"/>
                      <w:marBottom w:val="0"/>
                      <w:divBdr>
                        <w:top w:val="none" w:sz="0" w:space="0" w:color="auto"/>
                        <w:left w:val="none" w:sz="0" w:space="0" w:color="auto"/>
                        <w:bottom w:val="none" w:sz="0" w:space="0" w:color="auto"/>
                        <w:right w:val="none" w:sz="0" w:space="0" w:color="auto"/>
                      </w:divBdr>
                    </w:div>
                  </w:divsChild>
                </w:div>
                <w:div w:id="1022320301">
                  <w:marLeft w:val="0"/>
                  <w:marRight w:val="0"/>
                  <w:marTop w:val="0"/>
                  <w:marBottom w:val="0"/>
                  <w:divBdr>
                    <w:top w:val="single" w:sz="2" w:space="1" w:color="FFFFFF"/>
                    <w:left w:val="single" w:sz="2" w:space="12" w:color="FFFFFF"/>
                    <w:bottom w:val="single" w:sz="2" w:space="1" w:color="FFFFFF"/>
                    <w:right w:val="single" w:sz="2" w:space="4" w:color="FFFFFF"/>
                  </w:divBdr>
                  <w:divsChild>
                    <w:div w:id="424809385">
                      <w:marLeft w:val="0"/>
                      <w:marRight w:val="0"/>
                      <w:marTop w:val="0"/>
                      <w:marBottom w:val="0"/>
                      <w:divBdr>
                        <w:top w:val="none" w:sz="0" w:space="0" w:color="auto"/>
                        <w:left w:val="none" w:sz="0" w:space="0" w:color="auto"/>
                        <w:bottom w:val="none" w:sz="0" w:space="0" w:color="auto"/>
                        <w:right w:val="none" w:sz="0" w:space="0" w:color="auto"/>
                      </w:divBdr>
                    </w:div>
                  </w:divsChild>
                </w:div>
                <w:div w:id="1076822819">
                  <w:marLeft w:val="0"/>
                  <w:marRight w:val="0"/>
                  <w:marTop w:val="0"/>
                  <w:marBottom w:val="0"/>
                  <w:divBdr>
                    <w:top w:val="single" w:sz="2" w:space="1" w:color="FFFFFF"/>
                    <w:left w:val="single" w:sz="2" w:space="12" w:color="FFFFFF"/>
                    <w:bottom w:val="single" w:sz="2" w:space="1" w:color="FFFFFF"/>
                    <w:right w:val="single" w:sz="2" w:space="4" w:color="FFFFFF"/>
                  </w:divBdr>
                  <w:divsChild>
                    <w:div w:id="1244798429">
                      <w:marLeft w:val="0"/>
                      <w:marRight w:val="0"/>
                      <w:marTop w:val="0"/>
                      <w:marBottom w:val="0"/>
                      <w:divBdr>
                        <w:top w:val="none" w:sz="0" w:space="0" w:color="auto"/>
                        <w:left w:val="none" w:sz="0" w:space="0" w:color="auto"/>
                        <w:bottom w:val="none" w:sz="0" w:space="0" w:color="auto"/>
                        <w:right w:val="none" w:sz="0" w:space="0" w:color="auto"/>
                      </w:divBdr>
                    </w:div>
                  </w:divsChild>
                </w:div>
                <w:div w:id="1246454191">
                  <w:marLeft w:val="0"/>
                  <w:marRight w:val="0"/>
                  <w:marTop w:val="0"/>
                  <w:marBottom w:val="0"/>
                  <w:divBdr>
                    <w:top w:val="single" w:sz="2" w:space="1" w:color="FFFFFF"/>
                    <w:left w:val="single" w:sz="2" w:space="12" w:color="FFFFFF"/>
                    <w:bottom w:val="single" w:sz="2" w:space="1" w:color="FFFFFF"/>
                    <w:right w:val="single" w:sz="2" w:space="4" w:color="FFFFFF"/>
                  </w:divBdr>
                  <w:divsChild>
                    <w:div w:id="1300525893">
                      <w:marLeft w:val="0"/>
                      <w:marRight w:val="0"/>
                      <w:marTop w:val="0"/>
                      <w:marBottom w:val="0"/>
                      <w:divBdr>
                        <w:top w:val="none" w:sz="0" w:space="0" w:color="auto"/>
                        <w:left w:val="none" w:sz="0" w:space="0" w:color="auto"/>
                        <w:bottom w:val="none" w:sz="0" w:space="0" w:color="auto"/>
                        <w:right w:val="none" w:sz="0" w:space="0" w:color="auto"/>
                      </w:divBdr>
                    </w:div>
                  </w:divsChild>
                </w:div>
                <w:div w:id="1518301786">
                  <w:marLeft w:val="0"/>
                  <w:marRight w:val="0"/>
                  <w:marTop w:val="0"/>
                  <w:marBottom w:val="0"/>
                  <w:divBdr>
                    <w:top w:val="single" w:sz="2" w:space="1" w:color="FFFFFF"/>
                    <w:left w:val="single" w:sz="2" w:space="12" w:color="FFFFFF"/>
                    <w:bottom w:val="single" w:sz="2" w:space="1" w:color="FFFFFF"/>
                    <w:right w:val="single" w:sz="2" w:space="4" w:color="FFFFFF"/>
                  </w:divBdr>
                  <w:divsChild>
                    <w:div w:id="626737879">
                      <w:marLeft w:val="0"/>
                      <w:marRight w:val="0"/>
                      <w:marTop w:val="0"/>
                      <w:marBottom w:val="0"/>
                      <w:divBdr>
                        <w:top w:val="none" w:sz="0" w:space="0" w:color="auto"/>
                        <w:left w:val="none" w:sz="0" w:space="0" w:color="auto"/>
                        <w:bottom w:val="none" w:sz="0" w:space="0" w:color="auto"/>
                        <w:right w:val="none" w:sz="0" w:space="0" w:color="auto"/>
                      </w:divBdr>
                    </w:div>
                  </w:divsChild>
                </w:div>
                <w:div w:id="1013721329">
                  <w:marLeft w:val="0"/>
                  <w:marRight w:val="0"/>
                  <w:marTop w:val="0"/>
                  <w:marBottom w:val="0"/>
                  <w:divBdr>
                    <w:top w:val="single" w:sz="2" w:space="1" w:color="FFFFFF"/>
                    <w:left w:val="single" w:sz="2" w:space="12" w:color="FFFFFF"/>
                    <w:bottom w:val="single" w:sz="2" w:space="1" w:color="FFFFFF"/>
                    <w:right w:val="single" w:sz="2" w:space="4" w:color="FFFFFF"/>
                  </w:divBdr>
                  <w:divsChild>
                    <w:div w:id="287853541">
                      <w:marLeft w:val="0"/>
                      <w:marRight w:val="0"/>
                      <w:marTop w:val="0"/>
                      <w:marBottom w:val="0"/>
                      <w:divBdr>
                        <w:top w:val="none" w:sz="0" w:space="0" w:color="auto"/>
                        <w:left w:val="none" w:sz="0" w:space="0" w:color="auto"/>
                        <w:bottom w:val="none" w:sz="0" w:space="0" w:color="auto"/>
                        <w:right w:val="none" w:sz="0" w:space="0" w:color="auto"/>
                      </w:divBdr>
                    </w:div>
                  </w:divsChild>
                </w:div>
                <w:div w:id="218635553">
                  <w:marLeft w:val="0"/>
                  <w:marRight w:val="0"/>
                  <w:marTop w:val="0"/>
                  <w:marBottom w:val="0"/>
                  <w:divBdr>
                    <w:top w:val="single" w:sz="2" w:space="1" w:color="FFFFFF"/>
                    <w:left w:val="single" w:sz="2" w:space="12" w:color="FFFFFF"/>
                    <w:bottom w:val="single" w:sz="2" w:space="1" w:color="FFFFFF"/>
                    <w:right w:val="single" w:sz="2" w:space="4" w:color="FFFFFF"/>
                  </w:divBdr>
                  <w:divsChild>
                    <w:div w:id="743454587">
                      <w:marLeft w:val="0"/>
                      <w:marRight w:val="0"/>
                      <w:marTop w:val="0"/>
                      <w:marBottom w:val="0"/>
                      <w:divBdr>
                        <w:top w:val="none" w:sz="0" w:space="0" w:color="auto"/>
                        <w:left w:val="none" w:sz="0" w:space="0" w:color="auto"/>
                        <w:bottom w:val="none" w:sz="0" w:space="0" w:color="auto"/>
                        <w:right w:val="none" w:sz="0" w:space="0" w:color="auto"/>
                      </w:divBdr>
                    </w:div>
                  </w:divsChild>
                </w:div>
                <w:div w:id="1816096767">
                  <w:marLeft w:val="0"/>
                  <w:marRight w:val="0"/>
                  <w:marTop w:val="0"/>
                  <w:marBottom w:val="0"/>
                  <w:divBdr>
                    <w:top w:val="single" w:sz="2" w:space="1" w:color="FFFFFF"/>
                    <w:left w:val="single" w:sz="2" w:space="12" w:color="FFFFFF"/>
                    <w:bottom w:val="single" w:sz="2" w:space="1" w:color="FFFFFF"/>
                    <w:right w:val="single" w:sz="2" w:space="4" w:color="FFFFFF"/>
                  </w:divBdr>
                  <w:divsChild>
                    <w:div w:id="193617576">
                      <w:marLeft w:val="0"/>
                      <w:marRight w:val="0"/>
                      <w:marTop w:val="0"/>
                      <w:marBottom w:val="0"/>
                      <w:divBdr>
                        <w:top w:val="none" w:sz="0" w:space="0" w:color="auto"/>
                        <w:left w:val="none" w:sz="0" w:space="0" w:color="auto"/>
                        <w:bottom w:val="none" w:sz="0" w:space="0" w:color="auto"/>
                        <w:right w:val="none" w:sz="0" w:space="0" w:color="auto"/>
                      </w:divBdr>
                    </w:div>
                  </w:divsChild>
                </w:div>
                <w:div w:id="735394002">
                  <w:marLeft w:val="0"/>
                  <w:marRight w:val="0"/>
                  <w:marTop w:val="0"/>
                  <w:marBottom w:val="0"/>
                  <w:divBdr>
                    <w:top w:val="single" w:sz="2" w:space="1" w:color="FFFFFF"/>
                    <w:left w:val="single" w:sz="2" w:space="12" w:color="FFFFFF"/>
                    <w:bottom w:val="single" w:sz="2" w:space="4" w:color="FFFFFF"/>
                    <w:right w:val="single" w:sz="2" w:space="4" w:color="FFFFFF"/>
                  </w:divBdr>
                  <w:divsChild>
                    <w:div w:id="10359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82222">
          <w:marLeft w:val="0"/>
          <w:marRight w:val="0"/>
          <w:marTop w:val="0"/>
          <w:marBottom w:val="335"/>
          <w:divBdr>
            <w:top w:val="none" w:sz="0" w:space="0" w:color="auto"/>
            <w:left w:val="none" w:sz="0" w:space="0" w:color="auto"/>
            <w:bottom w:val="none" w:sz="0" w:space="0" w:color="auto"/>
            <w:right w:val="none" w:sz="0" w:space="0" w:color="auto"/>
          </w:divBdr>
          <w:divsChild>
            <w:div w:id="943078960">
              <w:marLeft w:val="0"/>
              <w:marRight w:val="0"/>
              <w:marTop w:val="0"/>
              <w:marBottom w:val="0"/>
              <w:divBdr>
                <w:top w:val="none" w:sz="0" w:space="0" w:color="auto"/>
                <w:left w:val="none" w:sz="0" w:space="0" w:color="auto"/>
                <w:bottom w:val="none" w:sz="0" w:space="0" w:color="auto"/>
                <w:right w:val="none" w:sz="0" w:space="0" w:color="auto"/>
              </w:divBdr>
              <w:divsChild>
                <w:div w:id="1335836319">
                  <w:marLeft w:val="0"/>
                  <w:marRight w:val="0"/>
                  <w:marTop w:val="0"/>
                  <w:marBottom w:val="0"/>
                  <w:divBdr>
                    <w:top w:val="single" w:sz="2" w:space="4" w:color="FFFFFF"/>
                    <w:left w:val="single" w:sz="2" w:space="12" w:color="FFFFFF"/>
                    <w:bottom w:val="single" w:sz="2" w:space="1" w:color="FFFFFF"/>
                    <w:right w:val="single" w:sz="2" w:space="4" w:color="FFFFFF"/>
                  </w:divBdr>
                  <w:divsChild>
                    <w:div w:id="1750423440">
                      <w:marLeft w:val="0"/>
                      <w:marRight w:val="0"/>
                      <w:marTop w:val="0"/>
                      <w:marBottom w:val="0"/>
                      <w:divBdr>
                        <w:top w:val="none" w:sz="0" w:space="0" w:color="auto"/>
                        <w:left w:val="none" w:sz="0" w:space="0" w:color="auto"/>
                        <w:bottom w:val="none" w:sz="0" w:space="0" w:color="auto"/>
                        <w:right w:val="none" w:sz="0" w:space="0" w:color="auto"/>
                      </w:divBdr>
                    </w:div>
                  </w:divsChild>
                </w:div>
                <w:div w:id="500776895">
                  <w:marLeft w:val="0"/>
                  <w:marRight w:val="0"/>
                  <w:marTop w:val="0"/>
                  <w:marBottom w:val="0"/>
                  <w:divBdr>
                    <w:top w:val="single" w:sz="2" w:space="1" w:color="FFFFFF"/>
                    <w:left w:val="single" w:sz="2" w:space="12" w:color="FFFFFF"/>
                    <w:bottom w:val="single" w:sz="2" w:space="1" w:color="FFFFFF"/>
                    <w:right w:val="single" w:sz="2" w:space="4" w:color="FFFFFF"/>
                  </w:divBdr>
                  <w:divsChild>
                    <w:div w:id="1800149528">
                      <w:marLeft w:val="0"/>
                      <w:marRight w:val="0"/>
                      <w:marTop w:val="0"/>
                      <w:marBottom w:val="0"/>
                      <w:divBdr>
                        <w:top w:val="none" w:sz="0" w:space="0" w:color="auto"/>
                        <w:left w:val="none" w:sz="0" w:space="0" w:color="auto"/>
                        <w:bottom w:val="none" w:sz="0" w:space="0" w:color="auto"/>
                        <w:right w:val="none" w:sz="0" w:space="0" w:color="auto"/>
                      </w:divBdr>
                    </w:div>
                  </w:divsChild>
                </w:div>
                <w:div w:id="2018267885">
                  <w:marLeft w:val="0"/>
                  <w:marRight w:val="0"/>
                  <w:marTop w:val="0"/>
                  <w:marBottom w:val="0"/>
                  <w:divBdr>
                    <w:top w:val="single" w:sz="2" w:space="1" w:color="FFFFFF"/>
                    <w:left w:val="single" w:sz="2" w:space="12" w:color="FFFFFF"/>
                    <w:bottom w:val="single" w:sz="2" w:space="1" w:color="FFFFFF"/>
                    <w:right w:val="single" w:sz="2" w:space="4" w:color="FFFFFF"/>
                  </w:divBdr>
                  <w:divsChild>
                    <w:div w:id="431248833">
                      <w:marLeft w:val="0"/>
                      <w:marRight w:val="0"/>
                      <w:marTop w:val="0"/>
                      <w:marBottom w:val="0"/>
                      <w:divBdr>
                        <w:top w:val="none" w:sz="0" w:space="0" w:color="auto"/>
                        <w:left w:val="none" w:sz="0" w:space="0" w:color="auto"/>
                        <w:bottom w:val="none" w:sz="0" w:space="0" w:color="auto"/>
                        <w:right w:val="none" w:sz="0" w:space="0" w:color="auto"/>
                      </w:divBdr>
                    </w:div>
                  </w:divsChild>
                </w:div>
                <w:div w:id="1325164264">
                  <w:marLeft w:val="0"/>
                  <w:marRight w:val="0"/>
                  <w:marTop w:val="0"/>
                  <w:marBottom w:val="0"/>
                  <w:divBdr>
                    <w:top w:val="single" w:sz="2" w:space="1" w:color="FFFFFF"/>
                    <w:left w:val="single" w:sz="2" w:space="12" w:color="FFFFFF"/>
                    <w:bottom w:val="single" w:sz="2" w:space="1" w:color="FFFFFF"/>
                    <w:right w:val="single" w:sz="2" w:space="4" w:color="FFFFFF"/>
                  </w:divBdr>
                  <w:divsChild>
                    <w:div w:id="1790315009">
                      <w:marLeft w:val="0"/>
                      <w:marRight w:val="0"/>
                      <w:marTop w:val="0"/>
                      <w:marBottom w:val="0"/>
                      <w:divBdr>
                        <w:top w:val="none" w:sz="0" w:space="0" w:color="auto"/>
                        <w:left w:val="none" w:sz="0" w:space="0" w:color="auto"/>
                        <w:bottom w:val="none" w:sz="0" w:space="0" w:color="auto"/>
                        <w:right w:val="none" w:sz="0" w:space="0" w:color="auto"/>
                      </w:divBdr>
                    </w:div>
                  </w:divsChild>
                </w:div>
                <w:div w:id="2074355798">
                  <w:marLeft w:val="0"/>
                  <w:marRight w:val="0"/>
                  <w:marTop w:val="0"/>
                  <w:marBottom w:val="0"/>
                  <w:divBdr>
                    <w:top w:val="single" w:sz="2" w:space="1" w:color="FFFFFF"/>
                    <w:left w:val="single" w:sz="2" w:space="12" w:color="FFFFFF"/>
                    <w:bottom w:val="single" w:sz="2" w:space="1" w:color="FFFFFF"/>
                    <w:right w:val="single" w:sz="2" w:space="4" w:color="FFFFFF"/>
                  </w:divBdr>
                  <w:divsChild>
                    <w:div w:id="1869567335">
                      <w:marLeft w:val="0"/>
                      <w:marRight w:val="0"/>
                      <w:marTop w:val="0"/>
                      <w:marBottom w:val="0"/>
                      <w:divBdr>
                        <w:top w:val="none" w:sz="0" w:space="0" w:color="auto"/>
                        <w:left w:val="none" w:sz="0" w:space="0" w:color="auto"/>
                        <w:bottom w:val="none" w:sz="0" w:space="0" w:color="auto"/>
                        <w:right w:val="none" w:sz="0" w:space="0" w:color="auto"/>
                      </w:divBdr>
                    </w:div>
                  </w:divsChild>
                </w:div>
                <w:div w:id="1303080893">
                  <w:marLeft w:val="0"/>
                  <w:marRight w:val="0"/>
                  <w:marTop w:val="0"/>
                  <w:marBottom w:val="0"/>
                  <w:divBdr>
                    <w:top w:val="single" w:sz="2" w:space="1" w:color="FFFFFF"/>
                    <w:left w:val="single" w:sz="2" w:space="12" w:color="FFFFFF"/>
                    <w:bottom w:val="single" w:sz="2" w:space="1" w:color="FFFFFF"/>
                    <w:right w:val="single" w:sz="2" w:space="4" w:color="FFFFFF"/>
                  </w:divBdr>
                  <w:divsChild>
                    <w:div w:id="2015643321">
                      <w:marLeft w:val="0"/>
                      <w:marRight w:val="0"/>
                      <w:marTop w:val="0"/>
                      <w:marBottom w:val="0"/>
                      <w:divBdr>
                        <w:top w:val="none" w:sz="0" w:space="0" w:color="auto"/>
                        <w:left w:val="none" w:sz="0" w:space="0" w:color="auto"/>
                        <w:bottom w:val="none" w:sz="0" w:space="0" w:color="auto"/>
                        <w:right w:val="none" w:sz="0" w:space="0" w:color="auto"/>
                      </w:divBdr>
                    </w:div>
                  </w:divsChild>
                </w:div>
                <w:div w:id="1305964329">
                  <w:marLeft w:val="0"/>
                  <w:marRight w:val="0"/>
                  <w:marTop w:val="0"/>
                  <w:marBottom w:val="0"/>
                  <w:divBdr>
                    <w:top w:val="single" w:sz="2" w:space="1" w:color="FFFFFF"/>
                    <w:left w:val="single" w:sz="2" w:space="12" w:color="FFFFFF"/>
                    <w:bottom w:val="single" w:sz="2" w:space="1" w:color="FFFFFF"/>
                    <w:right w:val="single" w:sz="2" w:space="4" w:color="FFFFFF"/>
                  </w:divBdr>
                  <w:divsChild>
                    <w:div w:id="1279066678">
                      <w:marLeft w:val="0"/>
                      <w:marRight w:val="0"/>
                      <w:marTop w:val="0"/>
                      <w:marBottom w:val="0"/>
                      <w:divBdr>
                        <w:top w:val="none" w:sz="0" w:space="0" w:color="auto"/>
                        <w:left w:val="none" w:sz="0" w:space="0" w:color="auto"/>
                        <w:bottom w:val="none" w:sz="0" w:space="0" w:color="auto"/>
                        <w:right w:val="none" w:sz="0" w:space="0" w:color="auto"/>
                      </w:divBdr>
                    </w:div>
                  </w:divsChild>
                </w:div>
                <w:div w:id="2138522000">
                  <w:marLeft w:val="0"/>
                  <w:marRight w:val="0"/>
                  <w:marTop w:val="0"/>
                  <w:marBottom w:val="0"/>
                  <w:divBdr>
                    <w:top w:val="single" w:sz="2" w:space="1" w:color="FFFFFF"/>
                    <w:left w:val="single" w:sz="2" w:space="12" w:color="FFFFFF"/>
                    <w:bottom w:val="single" w:sz="2" w:space="1" w:color="FFFFFF"/>
                    <w:right w:val="single" w:sz="2" w:space="4" w:color="FFFFFF"/>
                  </w:divBdr>
                  <w:divsChild>
                    <w:div w:id="618999868">
                      <w:marLeft w:val="0"/>
                      <w:marRight w:val="0"/>
                      <w:marTop w:val="0"/>
                      <w:marBottom w:val="0"/>
                      <w:divBdr>
                        <w:top w:val="none" w:sz="0" w:space="0" w:color="auto"/>
                        <w:left w:val="none" w:sz="0" w:space="0" w:color="auto"/>
                        <w:bottom w:val="none" w:sz="0" w:space="0" w:color="auto"/>
                        <w:right w:val="none" w:sz="0" w:space="0" w:color="auto"/>
                      </w:divBdr>
                    </w:div>
                  </w:divsChild>
                </w:div>
                <w:div w:id="614992245">
                  <w:marLeft w:val="0"/>
                  <w:marRight w:val="0"/>
                  <w:marTop w:val="0"/>
                  <w:marBottom w:val="0"/>
                  <w:divBdr>
                    <w:top w:val="single" w:sz="2" w:space="1" w:color="FFFFFF"/>
                    <w:left w:val="single" w:sz="2" w:space="12" w:color="FFFFFF"/>
                    <w:bottom w:val="single" w:sz="2" w:space="1" w:color="FFFFFF"/>
                    <w:right w:val="single" w:sz="2" w:space="4" w:color="FFFFFF"/>
                  </w:divBdr>
                  <w:divsChild>
                    <w:div w:id="1117913259">
                      <w:marLeft w:val="0"/>
                      <w:marRight w:val="0"/>
                      <w:marTop w:val="0"/>
                      <w:marBottom w:val="0"/>
                      <w:divBdr>
                        <w:top w:val="none" w:sz="0" w:space="0" w:color="auto"/>
                        <w:left w:val="none" w:sz="0" w:space="0" w:color="auto"/>
                        <w:bottom w:val="none" w:sz="0" w:space="0" w:color="auto"/>
                        <w:right w:val="none" w:sz="0" w:space="0" w:color="auto"/>
                      </w:divBdr>
                    </w:div>
                  </w:divsChild>
                </w:div>
                <w:div w:id="1545554922">
                  <w:marLeft w:val="0"/>
                  <w:marRight w:val="0"/>
                  <w:marTop w:val="0"/>
                  <w:marBottom w:val="0"/>
                  <w:divBdr>
                    <w:top w:val="single" w:sz="2" w:space="1" w:color="FFFFFF"/>
                    <w:left w:val="single" w:sz="2" w:space="12" w:color="FFFFFF"/>
                    <w:bottom w:val="single" w:sz="2" w:space="1" w:color="FFFFFF"/>
                    <w:right w:val="single" w:sz="2" w:space="4" w:color="FFFFFF"/>
                  </w:divBdr>
                  <w:divsChild>
                    <w:div w:id="1727333435">
                      <w:marLeft w:val="0"/>
                      <w:marRight w:val="0"/>
                      <w:marTop w:val="0"/>
                      <w:marBottom w:val="0"/>
                      <w:divBdr>
                        <w:top w:val="none" w:sz="0" w:space="0" w:color="auto"/>
                        <w:left w:val="none" w:sz="0" w:space="0" w:color="auto"/>
                        <w:bottom w:val="none" w:sz="0" w:space="0" w:color="auto"/>
                        <w:right w:val="none" w:sz="0" w:space="0" w:color="auto"/>
                      </w:divBdr>
                    </w:div>
                  </w:divsChild>
                </w:div>
                <w:div w:id="2125884830">
                  <w:marLeft w:val="0"/>
                  <w:marRight w:val="0"/>
                  <w:marTop w:val="0"/>
                  <w:marBottom w:val="0"/>
                  <w:divBdr>
                    <w:top w:val="single" w:sz="2" w:space="1" w:color="FFFFFF"/>
                    <w:left w:val="single" w:sz="2" w:space="12" w:color="FFFFFF"/>
                    <w:bottom w:val="single" w:sz="2" w:space="1" w:color="FFFFFF"/>
                    <w:right w:val="single" w:sz="2" w:space="4" w:color="FFFFFF"/>
                  </w:divBdr>
                  <w:divsChild>
                    <w:div w:id="1719935368">
                      <w:marLeft w:val="0"/>
                      <w:marRight w:val="0"/>
                      <w:marTop w:val="0"/>
                      <w:marBottom w:val="0"/>
                      <w:divBdr>
                        <w:top w:val="none" w:sz="0" w:space="0" w:color="auto"/>
                        <w:left w:val="none" w:sz="0" w:space="0" w:color="auto"/>
                        <w:bottom w:val="none" w:sz="0" w:space="0" w:color="auto"/>
                        <w:right w:val="none" w:sz="0" w:space="0" w:color="auto"/>
                      </w:divBdr>
                    </w:div>
                  </w:divsChild>
                </w:div>
                <w:div w:id="909147947">
                  <w:marLeft w:val="0"/>
                  <w:marRight w:val="0"/>
                  <w:marTop w:val="0"/>
                  <w:marBottom w:val="0"/>
                  <w:divBdr>
                    <w:top w:val="single" w:sz="2" w:space="1" w:color="FFFFFF"/>
                    <w:left w:val="single" w:sz="2" w:space="12" w:color="FFFFFF"/>
                    <w:bottom w:val="single" w:sz="2" w:space="1" w:color="FFFFFF"/>
                    <w:right w:val="single" w:sz="2" w:space="4" w:color="FFFFFF"/>
                  </w:divBdr>
                  <w:divsChild>
                    <w:div w:id="1702168735">
                      <w:marLeft w:val="0"/>
                      <w:marRight w:val="0"/>
                      <w:marTop w:val="0"/>
                      <w:marBottom w:val="0"/>
                      <w:divBdr>
                        <w:top w:val="none" w:sz="0" w:space="0" w:color="auto"/>
                        <w:left w:val="none" w:sz="0" w:space="0" w:color="auto"/>
                        <w:bottom w:val="none" w:sz="0" w:space="0" w:color="auto"/>
                        <w:right w:val="none" w:sz="0" w:space="0" w:color="auto"/>
                      </w:divBdr>
                    </w:div>
                  </w:divsChild>
                </w:div>
                <w:div w:id="1564103333">
                  <w:marLeft w:val="0"/>
                  <w:marRight w:val="0"/>
                  <w:marTop w:val="0"/>
                  <w:marBottom w:val="0"/>
                  <w:divBdr>
                    <w:top w:val="single" w:sz="2" w:space="1" w:color="FFFFFF"/>
                    <w:left w:val="single" w:sz="2" w:space="12" w:color="FFFFFF"/>
                    <w:bottom w:val="single" w:sz="2" w:space="1" w:color="FFFFFF"/>
                    <w:right w:val="single" w:sz="2" w:space="4" w:color="FFFFFF"/>
                  </w:divBdr>
                  <w:divsChild>
                    <w:div w:id="845022294">
                      <w:marLeft w:val="0"/>
                      <w:marRight w:val="0"/>
                      <w:marTop w:val="0"/>
                      <w:marBottom w:val="0"/>
                      <w:divBdr>
                        <w:top w:val="none" w:sz="0" w:space="0" w:color="auto"/>
                        <w:left w:val="none" w:sz="0" w:space="0" w:color="auto"/>
                        <w:bottom w:val="none" w:sz="0" w:space="0" w:color="auto"/>
                        <w:right w:val="none" w:sz="0" w:space="0" w:color="auto"/>
                      </w:divBdr>
                    </w:div>
                  </w:divsChild>
                </w:div>
                <w:div w:id="1100637410">
                  <w:marLeft w:val="0"/>
                  <w:marRight w:val="0"/>
                  <w:marTop w:val="0"/>
                  <w:marBottom w:val="0"/>
                  <w:divBdr>
                    <w:top w:val="single" w:sz="2" w:space="1" w:color="FFFFFF"/>
                    <w:left w:val="single" w:sz="2" w:space="12" w:color="FFFFFF"/>
                    <w:bottom w:val="single" w:sz="2" w:space="1" w:color="FFFFFF"/>
                    <w:right w:val="single" w:sz="2" w:space="4" w:color="FFFFFF"/>
                  </w:divBdr>
                  <w:divsChild>
                    <w:div w:id="688917400">
                      <w:marLeft w:val="0"/>
                      <w:marRight w:val="0"/>
                      <w:marTop w:val="0"/>
                      <w:marBottom w:val="0"/>
                      <w:divBdr>
                        <w:top w:val="none" w:sz="0" w:space="0" w:color="auto"/>
                        <w:left w:val="none" w:sz="0" w:space="0" w:color="auto"/>
                        <w:bottom w:val="none" w:sz="0" w:space="0" w:color="auto"/>
                        <w:right w:val="none" w:sz="0" w:space="0" w:color="auto"/>
                      </w:divBdr>
                    </w:div>
                  </w:divsChild>
                </w:div>
                <w:div w:id="1326013353">
                  <w:marLeft w:val="0"/>
                  <w:marRight w:val="0"/>
                  <w:marTop w:val="0"/>
                  <w:marBottom w:val="0"/>
                  <w:divBdr>
                    <w:top w:val="single" w:sz="2" w:space="1" w:color="FFFFFF"/>
                    <w:left w:val="single" w:sz="2" w:space="12" w:color="FFFFFF"/>
                    <w:bottom w:val="single" w:sz="2" w:space="1" w:color="FFFFFF"/>
                    <w:right w:val="single" w:sz="2" w:space="4" w:color="FFFFFF"/>
                  </w:divBdr>
                  <w:divsChild>
                    <w:div w:id="1784811283">
                      <w:marLeft w:val="0"/>
                      <w:marRight w:val="0"/>
                      <w:marTop w:val="0"/>
                      <w:marBottom w:val="0"/>
                      <w:divBdr>
                        <w:top w:val="none" w:sz="0" w:space="0" w:color="auto"/>
                        <w:left w:val="none" w:sz="0" w:space="0" w:color="auto"/>
                        <w:bottom w:val="none" w:sz="0" w:space="0" w:color="auto"/>
                        <w:right w:val="none" w:sz="0" w:space="0" w:color="auto"/>
                      </w:divBdr>
                    </w:div>
                  </w:divsChild>
                </w:div>
                <w:div w:id="1082798636">
                  <w:marLeft w:val="0"/>
                  <w:marRight w:val="0"/>
                  <w:marTop w:val="0"/>
                  <w:marBottom w:val="0"/>
                  <w:divBdr>
                    <w:top w:val="single" w:sz="2" w:space="1" w:color="FFFFFF"/>
                    <w:left w:val="single" w:sz="2" w:space="12" w:color="FFFFFF"/>
                    <w:bottom w:val="single" w:sz="2" w:space="1" w:color="FFFFFF"/>
                    <w:right w:val="single" w:sz="2" w:space="4" w:color="FFFFFF"/>
                  </w:divBdr>
                  <w:divsChild>
                    <w:div w:id="376904057">
                      <w:marLeft w:val="0"/>
                      <w:marRight w:val="0"/>
                      <w:marTop w:val="0"/>
                      <w:marBottom w:val="0"/>
                      <w:divBdr>
                        <w:top w:val="none" w:sz="0" w:space="0" w:color="auto"/>
                        <w:left w:val="none" w:sz="0" w:space="0" w:color="auto"/>
                        <w:bottom w:val="none" w:sz="0" w:space="0" w:color="auto"/>
                        <w:right w:val="none" w:sz="0" w:space="0" w:color="auto"/>
                      </w:divBdr>
                    </w:div>
                  </w:divsChild>
                </w:div>
                <w:div w:id="1868330517">
                  <w:marLeft w:val="0"/>
                  <w:marRight w:val="0"/>
                  <w:marTop w:val="0"/>
                  <w:marBottom w:val="0"/>
                  <w:divBdr>
                    <w:top w:val="single" w:sz="2" w:space="1" w:color="FFFFFF"/>
                    <w:left w:val="single" w:sz="2" w:space="12" w:color="FFFFFF"/>
                    <w:bottom w:val="single" w:sz="2" w:space="1" w:color="FFFFFF"/>
                    <w:right w:val="single" w:sz="2" w:space="4" w:color="FFFFFF"/>
                  </w:divBdr>
                  <w:divsChild>
                    <w:div w:id="1589656870">
                      <w:marLeft w:val="0"/>
                      <w:marRight w:val="0"/>
                      <w:marTop w:val="0"/>
                      <w:marBottom w:val="0"/>
                      <w:divBdr>
                        <w:top w:val="none" w:sz="0" w:space="0" w:color="auto"/>
                        <w:left w:val="none" w:sz="0" w:space="0" w:color="auto"/>
                        <w:bottom w:val="none" w:sz="0" w:space="0" w:color="auto"/>
                        <w:right w:val="none" w:sz="0" w:space="0" w:color="auto"/>
                      </w:divBdr>
                    </w:div>
                  </w:divsChild>
                </w:div>
                <w:div w:id="1387950888">
                  <w:marLeft w:val="0"/>
                  <w:marRight w:val="0"/>
                  <w:marTop w:val="0"/>
                  <w:marBottom w:val="0"/>
                  <w:divBdr>
                    <w:top w:val="single" w:sz="2" w:space="1" w:color="FFFFFF"/>
                    <w:left w:val="single" w:sz="2" w:space="12" w:color="FFFFFF"/>
                    <w:bottom w:val="single" w:sz="2" w:space="1" w:color="FFFFFF"/>
                    <w:right w:val="single" w:sz="2" w:space="4" w:color="FFFFFF"/>
                  </w:divBdr>
                  <w:divsChild>
                    <w:div w:id="676351297">
                      <w:marLeft w:val="0"/>
                      <w:marRight w:val="0"/>
                      <w:marTop w:val="0"/>
                      <w:marBottom w:val="0"/>
                      <w:divBdr>
                        <w:top w:val="none" w:sz="0" w:space="0" w:color="auto"/>
                        <w:left w:val="none" w:sz="0" w:space="0" w:color="auto"/>
                        <w:bottom w:val="none" w:sz="0" w:space="0" w:color="auto"/>
                        <w:right w:val="none" w:sz="0" w:space="0" w:color="auto"/>
                      </w:divBdr>
                    </w:div>
                  </w:divsChild>
                </w:div>
                <w:div w:id="116414729">
                  <w:marLeft w:val="0"/>
                  <w:marRight w:val="0"/>
                  <w:marTop w:val="0"/>
                  <w:marBottom w:val="0"/>
                  <w:divBdr>
                    <w:top w:val="single" w:sz="2" w:space="1" w:color="FFFFFF"/>
                    <w:left w:val="single" w:sz="2" w:space="12" w:color="FFFFFF"/>
                    <w:bottom w:val="single" w:sz="2" w:space="1" w:color="FFFFFF"/>
                    <w:right w:val="single" w:sz="2" w:space="4" w:color="FFFFFF"/>
                  </w:divBdr>
                  <w:divsChild>
                    <w:div w:id="1571111661">
                      <w:marLeft w:val="0"/>
                      <w:marRight w:val="0"/>
                      <w:marTop w:val="0"/>
                      <w:marBottom w:val="0"/>
                      <w:divBdr>
                        <w:top w:val="none" w:sz="0" w:space="0" w:color="auto"/>
                        <w:left w:val="none" w:sz="0" w:space="0" w:color="auto"/>
                        <w:bottom w:val="none" w:sz="0" w:space="0" w:color="auto"/>
                        <w:right w:val="none" w:sz="0" w:space="0" w:color="auto"/>
                      </w:divBdr>
                    </w:div>
                  </w:divsChild>
                </w:div>
                <w:div w:id="1865970781">
                  <w:marLeft w:val="0"/>
                  <w:marRight w:val="0"/>
                  <w:marTop w:val="0"/>
                  <w:marBottom w:val="0"/>
                  <w:divBdr>
                    <w:top w:val="single" w:sz="2" w:space="1" w:color="FFFFFF"/>
                    <w:left w:val="single" w:sz="2" w:space="12" w:color="FFFFFF"/>
                    <w:bottom w:val="single" w:sz="2" w:space="1" w:color="FFFFFF"/>
                    <w:right w:val="single" w:sz="2" w:space="4" w:color="FFFFFF"/>
                  </w:divBdr>
                  <w:divsChild>
                    <w:div w:id="1366785783">
                      <w:marLeft w:val="0"/>
                      <w:marRight w:val="0"/>
                      <w:marTop w:val="0"/>
                      <w:marBottom w:val="0"/>
                      <w:divBdr>
                        <w:top w:val="none" w:sz="0" w:space="0" w:color="auto"/>
                        <w:left w:val="none" w:sz="0" w:space="0" w:color="auto"/>
                        <w:bottom w:val="none" w:sz="0" w:space="0" w:color="auto"/>
                        <w:right w:val="none" w:sz="0" w:space="0" w:color="auto"/>
                      </w:divBdr>
                    </w:div>
                  </w:divsChild>
                </w:div>
                <w:div w:id="1572957837">
                  <w:marLeft w:val="0"/>
                  <w:marRight w:val="0"/>
                  <w:marTop w:val="0"/>
                  <w:marBottom w:val="0"/>
                  <w:divBdr>
                    <w:top w:val="single" w:sz="2" w:space="1" w:color="FFFFFF"/>
                    <w:left w:val="single" w:sz="2" w:space="12" w:color="FFFFFF"/>
                    <w:bottom w:val="single" w:sz="2" w:space="1" w:color="FFFFFF"/>
                    <w:right w:val="single" w:sz="2" w:space="4" w:color="FFFFFF"/>
                  </w:divBdr>
                  <w:divsChild>
                    <w:div w:id="1333146173">
                      <w:marLeft w:val="0"/>
                      <w:marRight w:val="0"/>
                      <w:marTop w:val="0"/>
                      <w:marBottom w:val="0"/>
                      <w:divBdr>
                        <w:top w:val="none" w:sz="0" w:space="0" w:color="auto"/>
                        <w:left w:val="none" w:sz="0" w:space="0" w:color="auto"/>
                        <w:bottom w:val="none" w:sz="0" w:space="0" w:color="auto"/>
                        <w:right w:val="none" w:sz="0" w:space="0" w:color="auto"/>
                      </w:divBdr>
                    </w:div>
                  </w:divsChild>
                </w:div>
                <w:div w:id="2045248405">
                  <w:marLeft w:val="0"/>
                  <w:marRight w:val="0"/>
                  <w:marTop w:val="0"/>
                  <w:marBottom w:val="0"/>
                  <w:divBdr>
                    <w:top w:val="single" w:sz="2" w:space="1" w:color="FFFFFF"/>
                    <w:left w:val="single" w:sz="2" w:space="12" w:color="FFFFFF"/>
                    <w:bottom w:val="single" w:sz="2" w:space="1" w:color="FFFFFF"/>
                    <w:right w:val="single" w:sz="2" w:space="4" w:color="FFFFFF"/>
                  </w:divBdr>
                  <w:divsChild>
                    <w:div w:id="1303538522">
                      <w:marLeft w:val="0"/>
                      <w:marRight w:val="0"/>
                      <w:marTop w:val="0"/>
                      <w:marBottom w:val="0"/>
                      <w:divBdr>
                        <w:top w:val="none" w:sz="0" w:space="0" w:color="auto"/>
                        <w:left w:val="none" w:sz="0" w:space="0" w:color="auto"/>
                        <w:bottom w:val="none" w:sz="0" w:space="0" w:color="auto"/>
                        <w:right w:val="none" w:sz="0" w:space="0" w:color="auto"/>
                      </w:divBdr>
                    </w:div>
                  </w:divsChild>
                </w:div>
                <w:div w:id="1321276163">
                  <w:marLeft w:val="0"/>
                  <w:marRight w:val="0"/>
                  <w:marTop w:val="0"/>
                  <w:marBottom w:val="0"/>
                  <w:divBdr>
                    <w:top w:val="single" w:sz="2" w:space="1" w:color="FFFFFF"/>
                    <w:left w:val="single" w:sz="2" w:space="12" w:color="FFFFFF"/>
                    <w:bottom w:val="single" w:sz="2" w:space="1" w:color="FFFFFF"/>
                    <w:right w:val="single" w:sz="2" w:space="4" w:color="FFFFFF"/>
                  </w:divBdr>
                  <w:divsChild>
                    <w:div w:id="2111049731">
                      <w:marLeft w:val="0"/>
                      <w:marRight w:val="0"/>
                      <w:marTop w:val="0"/>
                      <w:marBottom w:val="0"/>
                      <w:divBdr>
                        <w:top w:val="none" w:sz="0" w:space="0" w:color="auto"/>
                        <w:left w:val="none" w:sz="0" w:space="0" w:color="auto"/>
                        <w:bottom w:val="none" w:sz="0" w:space="0" w:color="auto"/>
                        <w:right w:val="none" w:sz="0" w:space="0" w:color="auto"/>
                      </w:divBdr>
                    </w:div>
                  </w:divsChild>
                </w:div>
                <w:div w:id="1173767137">
                  <w:marLeft w:val="0"/>
                  <w:marRight w:val="0"/>
                  <w:marTop w:val="0"/>
                  <w:marBottom w:val="0"/>
                  <w:divBdr>
                    <w:top w:val="single" w:sz="2" w:space="1" w:color="FFFFFF"/>
                    <w:left w:val="single" w:sz="2" w:space="12" w:color="FFFFFF"/>
                    <w:bottom w:val="single" w:sz="2" w:space="4" w:color="FFFFFF"/>
                    <w:right w:val="single" w:sz="2" w:space="4" w:color="FFFFFF"/>
                  </w:divBdr>
                  <w:divsChild>
                    <w:div w:id="156999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738487">
          <w:marLeft w:val="0"/>
          <w:marRight w:val="0"/>
          <w:marTop w:val="0"/>
          <w:marBottom w:val="335"/>
          <w:divBdr>
            <w:top w:val="none" w:sz="0" w:space="0" w:color="auto"/>
            <w:left w:val="none" w:sz="0" w:space="0" w:color="auto"/>
            <w:bottom w:val="none" w:sz="0" w:space="0" w:color="auto"/>
            <w:right w:val="none" w:sz="0" w:space="0" w:color="auto"/>
          </w:divBdr>
          <w:divsChild>
            <w:div w:id="1286036566">
              <w:marLeft w:val="0"/>
              <w:marRight w:val="0"/>
              <w:marTop w:val="0"/>
              <w:marBottom w:val="0"/>
              <w:divBdr>
                <w:top w:val="none" w:sz="0" w:space="0" w:color="auto"/>
                <w:left w:val="none" w:sz="0" w:space="0" w:color="auto"/>
                <w:bottom w:val="none" w:sz="0" w:space="0" w:color="auto"/>
                <w:right w:val="none" w:sz="0" w:space="0" w:color="auto"/>
              </w:divBdr>
              <w:divsChild>
                <w:div w:id="1646812898">
                  <w:marLeft w:val="0"/>
                  <w:marRight w:val="0"/>
                  <w:marTop w:val="0"/>
                  <w:marBottom w:val="0"/>
                  <w:divBdr>
                    <w:top w:val="single" w:sz="2" w:space="4" w:color="FFFFFF"/>
                    <w:left w:val="single" w:sz="2" w:space="12" w:color="FFFFFF"/>
                    <w:bottom w:val="single" w:sz="2" w:space="1" w:color="FFFFFF"/>
                    <w:right w:val="single" w:sz="2" w:space="4" w:color="FFFFFF"/>
                  </w:divBdr>
                  <w:divsChild>
                    <w:div w:id="2087798868">
                      <w:marLeft w:val="0"/>
                      <w:marRight w:val="0"/>
                      <w:marTop w:val="0"/>
                      <w:marBottom w:val="0"/>
                      <w:divBdr>
                        <w:top w:val="none" w:sz="0" w:space="0" w:color="auto"/>
                        <w:left w:val="none" w:sz="0" w:space="0" w:color="auto"/>
                        <w:bottom w:val="none" w:sz="0" w:space="0" w:color="auto"/>
                        <w:right w:val="none" w:sz="0" w:space="0" w:color="auto"/>
                      </w:divBdr>
                    </w:div>
                  </w:divsChild>
                </w:div>
                <w:div w:id="1019896881">
                  <w:marLeft w:val="0"/>
                  <w:marRight w:val="0"/>
                  <w:marTop w:val="0"/>
                  <w:marBottom w:val="0"/>
                  <w:divBdr>
                    <w:top w:val="single" w:sz="2" w:space="1" w:color="FFFFFF"/>
                    <w:left w:val="single" w:sz="2" w:space="12" w:color="FFFFFF"/>
                    <w:bottom w:val="single" w:sz="2" w:space="1" w:color="FFFFFF"/>
                    <w:right w:val="single" w:sz="2" w:space="4" w:color="FFFFFF"/>
                  </w:divBdr>
                  <w:divsChild>
                    <w:div w:id="812871466">
                      <w:marLeft w:val="0"/>
                      <w:marRight w:val="0"/>
                      <w:marTop w:val="0"/>
                      <w:marBottom w:val="0"/>
                      <w:divBdr>
                        <w:top w:val="none" w:sz="0" w:space="0" w:color="auto"/>
                        <w:left w:val="none" w:sz="0" w:space="0" w:color="auto"/>
                        <w:bottom w:val="none" w:sz="0" w:space="0" w:color="auto"/>
                        <w:right w:val="none" w:sz="0" w:space="0" w:color="auto"/>
                      </w:divBdr>
                    </w:div>
                  </w:divsChild>
                </w:div>
                <w:div w:id="541865941">
                  <w:marLeft w:val="0"/>
                  <w:marRight w:val="0"/>
                  <w:marTop w:val="0"/>
                  <w:marBottom w:val="0"/>
                  <w:divBdr>
                    <w:top w:val="single" w:sz="2" w:space="1" w:color="FFFFFF"/>
                    <w:left w:val="single" w:sz="2" w:space="12" w:color="FFFFFF"/>
                    <w:bottom w:val="single" w:sz="2" w:space="1" w:color="FFFFFF"/>
                    <w:right w:val="single" w:sz="2" w:space="4" w:color="FFFFFF"/>
                  </w:divBdr>
                  <w:divsChild>
                    <w:div w:id="1183977767">
                      <w:marLeft w:val="0"/>
                      <w:marRight w:val="0"/>
                      <w:marTop w:val="0"/>
                      <w:marBottom w:val="0"/>
                      <w:divBdr>
                        <w:top w:val="none" w:sz="0" w:space="0" w:color="auto"/>
                        <w:left w:val="none" w:sz="0" w:space="0" w:color="auto"/>
                        <w:bottom w:val="none" w:sz="0" w:space="0" w:color="auto"/>
                        <w:right w:val="none" w:sz="0" w:space="0" w:color="auto"/>
                      </w:divBdr>
                    </w:div>
                  </w:divsChild>
                </w:div>
                <w:div w:id="728456931">
                  <w:marLeft w:val="0"/>
                  <w:marRight w:val="0"/>
                  <w:marTop w:val="0"/>
                  <w:marBottom w:val="0"/>
                  <w:divBdr>
                    <w:top w:val="single" w:sz="2" w:space="1" w:color="FFFFFF"/>
                    <w:left w:val="single" w:sz="2" w:space="12" w:color="FFFFFF"/>
                    <w:bottom w:val="single" w:sz="2" w:space="1" w:color="FFFFFF"/>
                    <w:right w:val="single" w:sz="2" w:space="4" w:color="FFFFFF"/>
                  </w:divBdr>
                  <w:divsChild>
                    <w:div w:id="1904607340">
                      <w:marLeft w:val="0"/>
                      <w:marRight w:val="0"/>
                      <w:marTop w:val="0"/>
                      <w:marBottom w:val="0"/>
                      <w:divBdr>
                        <w:top w:val="none" w:sz="0" w:space="0" w:color="auto"/>
                        <w:left w:val="none" w:sz="0" w:space="0" w:color="auto"/>
                        <w:bottom w:val="none" w:sz="0" w:space="0" w:color="auto"/>
                        <w:right w:val="none" w:sz="0" w:space="0" w:color="auto"/>
                      </w:divBdr>
                    </w:div>
                  </w:divsChild>
                </w:div>
                <w:div w:id="105197845">
                  <w:marLeft w:val="0"/>
                  <w:marRight w:val="0"/>
                  <w:marTop w:val="0"/>
                  <w:marBottom w:val="0"/>
                  <w:divBdr>
                    <w:top w:val="single" w:sz="2" w:space="1" w:color="FFFFFF"/>
                    <w:left w:val="single" w:sz="2" w:space="12" w:color="FFFFFF"/>
                    <w:bottom w:val="single" w:sz="2" w:space="1" w:color="FFFFFF"/>
                    <w:right w:val="single" w:sz="2" w:space="4" w:color="FFFFFF"/>
                  </w:divBdr>
                  <w:divsChild>
                    <w:div w:id="1275409368">
                      <w:marLeft w:val="0"/>
                      <w:marRight w:val="0"/>
                      <w:marTop w:val="0"/>
                      <w:marBottom w:val="0"/>
                      <w:divBdr>
                        <w:top w:val="none" w:sz="0" w:space="0" w:color="auto"/>
                        <w:left w:val="none" w:sz="0" w:space="0" w:color="auto"/>
                        <w:bottom w:val="none" w:sz="0" w:space="0" w:color="auto"/>
                        <w:right w:val="none" w:sz="0" w:space="0" w:color="auto"/>
                      </w:divBdr>
                    </w:div>
                  </w:divsChild>
                </w:div>
                <w:div w:id="1272905981">
                  <w:marLeft w:val="0"/>
                  <w:marRight w:val="0"/>
                  <w:marTop w:val="0"/>
                  <w:marBottom w:val="0"/>
                  <w:divBdr>
                    <w:top w:val="single" w:sz="2" w:space="1" w:color="FFFFFF"/>
                    <w:left w:val="single" w:sz="2" w:space="12" w:color="FFFFFF"/>
                    <w:bottom w:val="single" w:sz="2" w:space="1" w:color="FFFFFF"/>
                    <w:right w:val="single" w:sz="2" w:space="4" w:color="FFFFFF"/>
                  </w:divBdr>
                  <w:divsChild>
                    <w:div w:id="348221063">
                      <w:marLeft w:val="0"/>
                      <w:marRight w:val="0"/>
                      <w:marTop w:val="0"/>
                      <w:marBottom w:val="0"/>
                      <w:divBdr>
                        <w:top w:val="none" w:sz="0" w:space="0" w:color="auto"/>
                        <w:left w:val="none" w:sz="0" w:space="0" w:color="auto"/>
                        <w:bottom w:val="none" w:sz="0" w:space="0" w:color="auto"/>
                        <w:right w:val="none" w:sz="0" w:space="0" w:color="auto"/>
                      </w:divBdr>
                    </w:div>
                  </w:divsChild>
                </w:div>
                <w:div w:id="920068410">
                  <w:marLeft w:val="0"/>
                  <w:marRight w:val="0"/>
                  <w:marTop w:val="0"/>
                  <w:marBottom w:val="0"/>
                  <w:divBdr>
                    <w:top w:val="single" w:sz="2" w:space="1" w:color="FFFFFF"/>
                    <w:left w:val="single" w:sz="2" w:space="12" w:color="FFFFFF"/>
                    <w:bottom w:val="single" w:sz="2" w:space="1" w:color="FFFFFF"/>
                    <w:right w:val="single" w:sz="2" w:space="4" w:color="FFFFFF"/>
                  </w:divBdr>
                  <w:divsChild>
                    <w:div w:id="2101174387">
                      <w:marLeft w:val="0"/>
                      <w:marRight w:val="0"/>
                      <w:marTop w:val="0"/>
                      <w:marBottom w:val="0"/>
                      <w:divBdr>
                        <w:top w:val="none" w:sz="0" w:space="0" w:color="auto"/>
                        <w:left w:val="none" w:sz="0" w:space="0" w:color="auto"/>
                        <w:bottom w:val="none" w:sz="0" w:space="0" w:color="auto"/>
                        <w:right w:val="none" w:sz="0" w:space="0" w:color="auto"/>
                      </w:divBdr>
                    </w:div>
                  </w:divsChild>
                </w:div>
                <w:div w:id="1471828595">
                  <w:marLeft w:val="0"/>
                  <w:marRight w:val="0"/>
                  <w:marTop w:val="0"/>
                  <w:marBottom w:val="0"/>
                  <w:divBdr>
                    <w:top w:val="single" w:sz="2" w:space="1" w:color="FFFFFF"/>
                    <w:left w:val="single" w:sz="2" w:space="12" w:color="FFFFFF"/>
                    <w:bottom w:val="single" w:sz="2" w:space="1" w:color="FFFFFF"/>
                    <w:right w:val="single" w:sz="2" w:space="4" w:color="FFFFFF"/>
                  </w:divBdr>
                  <w:divsChild>
                    <w:div w:id="758402589">
                      <w:marLeft w:val="0"/>
                      <w:marRight w:val="0"/>
                      <w:marTop w:val="0"/>
                      <w:marBottom w:val="0"/>
                      <w:divBdr>
                        <w:top w:val="none" w:sz="0" w:space="0" w:color="auto"/>
                        <w:left w:val="none" w:sz="0" w:space="0" w:color="auto"/>
                        <w:bottom w:val="none" w:sz="0" w:space="0" w:color="auto"/>
                        <w:right w:val="none" w:sz="0" w:space="0" w:color="auto"/>
                      </w:divBdr>
                    </w:div>
                  </w:divsChild>
                </w:div>
                <w:div w:id="1066338962">
                  <w:marLeft w:val="0"/>
                  <w:marRight w:val="0"/>
                  <w:marTop w:val="0"/>
                  <w:marBottom w:val="0"/>
                  <w:divBdr>
                    <w:top w:val="single" w:sz="2" w:space="1" w:color="FFFFFF"/>
                    <w:left w:val="single" w:sz="2" w:space="12" w:color="FFFFFF"/>
                    <w:bottom w:val="single" w:sz="2" w:space="1" w:color="FFFFFF"/>
                    <w:right w:val="single" w:sz="2" w:space="4" w:color="FFFFFF"/>
                  </w:divBdr>
                  <w:divsChild>
                    <w:div w:id="726494457">
                      <w:marLeft w:val="0"/>
                      <w:marRight w:val="0"/>
                      <w:marTop w:val="0"/>
                      <w:marBottom w:val="0"/>
                      <w:divBdr>
                        <w:top w:val="none" w:sz="0" w:space="0" w:color="auto"/>
                        <w:left w:val="none" w:sz="0" w:space="0" w:color="auto"/>
                        <w:bottom w:val="none" w:sz="0" w:space="0" w:color="auto"/>
                        <w:right w:val="none" w:sz="0" w:space="0" w:color="auto"/>
                      </w:divBdr>
                    </w:div>
                  </w:divsChild>
                </w:div>
                <w:div w:id="189269938">
                  <w:marLeft w:val="0"/>
                  <w:marRight w:val="0"/>
                  <w:marTop w:val="0"/>
                  <w:marBottom w:val="0"/>
                  <w:divBdr>
                    <w:top w:val="single" w:sz="2" w:space="1" w:color="FFFFFF"/>
                    <w:left w:val="single" w:sz="2" w:space="12" w:color="FFFFFF"/>
                    <w:bottom w:val="single" w:sz="2" w:space="1" w:color="FFFFFF"/>
                    <w:right w:val="single" w:sz="2" w:space="4" w:color="FFFFFF"/>
                  </w:divBdr>
                  <w:divsChild>
                    <w:div w:id="44454021">
                      <w:marLeft w:val="0"/>
                      <w:marRight w:val="0"/>
                      <w:marTop w:val="0"/>
                      <w:marBottom w:val="0"/>
                      <w:divBdr>
                        <w:top w:val="none" w:sz="0" w:space="0" w:color="auto"/>
                        <w:left w:val="none" w:sz="0" w:space="0" w:color="auto"/>
                        <w:bottom w:val="none" w:sz="0" w:space="0" w:color="auto"/>
                        <w:right w:val="none" w:sz="0" w:space="0" w:color="auto"/>
                      </w:divBdr>
                    </w:div>
                  </w:divsChild>
                </w:div>
                <w:div w:id="1484196190">
                  <w:marLeft w:val="0"/>
                  <w:marRight w:val="0"/>
                  <w:marTop w:val="0"/>
                  <w:marBottom w:val="0"/>
                  <w:divBdr>
                    <w:top w:val="single" w:sz="2" w:space="1" w:color="FFFFFF"/>
                    <w:left w:val="single" w:sz="2" w:space="12" w:color="FFFFFF"/>
                    <w:bottom w:val="single" w:sz="2" w:space="1" w:color="FFFFFF"/>
                    <w:right w:val="single" w:sz="2" w:space="4" w:color="FFFFFF"/>
                  </w:divBdr>
                  <w:divsChild>
                    <w:div w:id="1336373218">
                      <w:marLeft w:val="0"/>
                      <w:marRight w:val="0"/>
                      <w:marTop w:val="0"/>
                      <w:marBottom w:val="0"/>
                      <w:divBdr>
                        <w:top w:val="none" w:sz="0" w:space="0" w:color="auto"/>
                        <w:left w:val="none" w:sz="0" w:space="0" w:color="auto"/>
                        <w:bottom w:val="none" w:sz="0" w:space="0" w:color="auto"/>
                        <w:right w:val="none" w:sz="0" w:space="0" w:color="auto"/>
                      </w:divBdr>
                    </w:div>
                  </w:divsChild>
                </w:div>
                <w:div w:id="528027842">
                  <w:marLeft w:val="0"/>
                  <w:marRight w:val="0"/>
                  <w:marTop w:val="0"/>
                  <w:marBottom w:val="0"/>
                  <w:divBdr>
                    <w:top w:val="single" w:sz="2" w:space="1" w:color="FFFFFF"/>
                    <w:left w:val="single" w:sz="2" w:space="12" w:color="FFFFFF"/>
                    <w:bottom w:val="single" w:sz="2" w:space="1" w:color="FFFFFF"/>
                    <w:right w:val="single" w:sz="2" w:space="4" w:color="FFFFFF"/>
                  </w:divBdr>
                  <w:divsChild>
                    <w:div w:id="1524368575">
                      <w:marLeft w:val="0"/>
                      <w:marRight w:val="0"/>
                      <w:marTop w:val="0"/>
                      <w:marBottom w:val="0"/>
                      <w:divBdr>
                        <w:top w:val="none" w:sz="0" w:space="0" w:color="auto"/>
                        <w:left w:val="none" w:sz="0" w:space="0" w:color="auto"/>
                        <w:bottom w:val="none" w:sz="0" w:space="0" w:color="auto"/>
                        <w:right w:val="none" w:sz="0" w:space="0" w:color="auto"/>
                      </w:divBdr>
                    </w:div>
                  </w:divsChild>
                </w:div>
                <w:div w:id="996347853">
                  <w:marLeft w:val="0"/>
                  <w:marRight w:val="0"/>
                  <w:marTop w:val="0"/>
                  <w:marBottom w:val="0"/>
                  <w:divBdr>
                    <w:top w:val="single" w:sz="2" w:space="1" w:color="FFFFFF"/>
                    <w:left w:val="single" w:sz="2" w:space="12" w:color="FFFFFF"/>
                    <w:bottom w:val="single" w:sz="2" w:space="1" w:color="FFFFFF"/>
                    <w:right w:val="single" w:sz="2" w:space="4" w:color="FFFFFF"/>
                  </w:divBdr>
                  <w:divsChild>
                    <w:div w:id="1798596170">
                      <w:marLeft w:val="0"/>
                      <w:marRight w:val="0"/>
                      <w:marTop w:val="0"/>
                      <w:marBottom w:val="0"/>
                      <w:divBdr>
                        <w:top w:val="none" w:sz="0" w:space="0" w:color="auto"/>
                        <w:left w:val="none" w:sz="0" w:space="0" w:color="auto"/>
                        <w:bottom w:val="none" w:sz="0" w:space="0" w:color="auto"/>
                        <w:right w:val="none" w:sz="0" w:space="0" w:color="auto"/>
                      </w:divBdr>
                    </w:div>
                  </w:divsChild>
                </w:div>
                <w:div w:id="570627243">
                  <w:marLeft w:val="0"/>
                  <w:marRight w:val="0"/>
                  <w:marTop w:val="0"/>
                  <w:marBottom w:val="0"/>
                  <w:divBdr>
                    <w:top w:val="single" w:sz="2" w:space="1" w:color="FFFFFF"/>
                    <w:left w:val="single" w:sz="2" w:space="12" w:color="FFFFFF"/>
                    <w:bottom w:val="single" w:sz="2" w:space="1" w:color="FFFFFF"/>
                    <w:right w:val="single" w:sz="2" w:space="4" w:color="FFFFFF"/>
                  </w:divBdr>
                  <w:divsChild>
                    <w:div w:id="714356407">
                      <w:marLeft w:val="0"/>
                      <w:marRight w:val="0"/>
                      <w:marTop w:val="0"/>
                      <w:marBottom w:val="0"/>
                      <w:divBdr>
                        <w:top w:val="none" w:sz="0" w:space="0" w:color="auto"/>
                        <w:left w:val="none" w:sz="0" w:space="0" w:color="auto"/>
                        <w:bottom w:val="none" w:sz="0" w:space="0" w:color="auto"/>
                        <w:right w:val="none" w:sz="0" w:space="0" w:color="auto"/>
                      </w:divBdr>
                    </w:div>
                  </w:divsChild>
                </w:div>
                <w:div w:id="291981117">
                  <w:marLeft w:val="0"/>
                  <w:marRight w:val="0"/>
                  <w:marTop w:val="0"/>
                  <w:marBottom w:val="0"/>
                  <w:divBdr>
                    <w:top w:val="single" w:sz="2" w:space="1" w:color="FFFFFF"/>
                    <w:left w:val="single" w:sz="2" w:space="12" w:color="FFFFFF"/>
                    <w:bottom w:val="single" w:sz="2" w:space="1" w:color="FFFFFF"/>
                    <w:right w:val="single" w:sz="2" w:space="4" w:color="FFFFFF"/>
                  </w:divBdr>
                  <w:divsChild>
                    <w:div w:id="2121491890">
                      <w:marLeft w:val="0"/>
                      <w:marRight w:val="0"/>
                      <w:marTop w:val="0"/>
                      <w:marBottom w:val="0"/>
                      <w:divBdr>
                        <w:top w:val="none" w:sz="0" w:space="0" w:color="auto"/>
                        <w:left w:val="none" w:sz="0" w:space="0" w:color="auto"/>
                        <w:bottom w:val="none" w:sz="0" w:space="0" w:color="auto"/>
                        <w:right w:val="none" w:sz="0" w:space="0" w:color="auto"/>
                      </w:divBdr>
                    </w:div>
                  </w:divsChild>
                </w:div>
                <w:div w:id="1267738991">
                  <w:marLeft w:val="0"/>
                  <w:marRight w:val="0"/>
                  <w:marTop w:val="0"/>
                  <w:marBottom w:val="0"/>
                  <w:divBdr>
                    <w:top w:val="single" w:sz="2" w:space="1" w:color="FFFFFF"/>
                    <w:left w:val="single" w:sz="2" w:space="12" w:color="FFFFFF"/>
                    <w:bottom w:val="single" w:sz="2" w:space="1" w:color="FFFFFF"/>
                    <w:right w:val="single" w:sz="2" w:space="4" w:color="FFFFFF"/>
                  </w:divBdr>
                  <w:divsChild>
                    <w:div w:id="243998821">
                      <w:marLeft w:val="0"/>
                      <w:marRight w:val="0"/>
                      <w:marTop w:val="0"/>
                      <w:marBottom w:val="0"/>
                      <w:divBdr>
                        <w:top w:val="none" w:sz="0" w:space="0" w:color="auto"/>
                        <w:left w:val="none" w:sz="0" w:space="0" w:color="auto"/>
                        <w:bottom w:val="none" w:sz="0" w:space="0" w:color="auto"/>
                        <w:right w:val="none" w:sz="0" w:space="0" w:color="auto"/>
                      </w:divBdr>
                    </w:div>
                  </w:divsChild>
                </w:div>
                <w:div w:id="1338656417">
                  <w:marLeft w:val="0"/>
                  <w:marRight w:val="0"/>
                  <w:marTop w:val="0"/>
                  <w:marBottom w:val="0"/>
                  <w:divBdr>
                    <w:top w:val="single" w:sz="2" w:space="1" w:color="FFFFFF"/>
                    <w:left w:val="single" w:sz="2" w:space="12" w:color="FFFFFF"/>
                    <w:bottom w:val="single" w:sz="2" w:space="1" w:color="FFFFFF"/>
                    <w:right w:val="single" w:sz="2" w:space="4" w:color="FFFFFF"/>
                  </w:divBdr>
                  <w:divsChild>
                    <w:div w:id="407702187">
                      <w:marLeft w:val="0"/>
                      <w:marRight w:val="0"/>
                      <w:marTop w:val="0"/>
                      <w:marBottom w:val="0"/>
                      <w:divBdr>
                        <w:top w:val="none" w:sz="0" w:space="0" w:color="auto"/>
                        <w:left w:val="none" w:sz="0" w:space="0" w:color="auto"/>
                        <w:bottom w:val="none" w:sz="0" w:space="0" w:color="auto"/>
                        <w:right w:val="none" w:sz="0" w:space="0" w:color="auto"/>
                      </w:divBdr>
                    </w:div>
                  </w:divsChild>
                </w:div>
                <w:div w:id="1990019370">
                  <w:marLeft w:val="0"/>
                  <w:marRight w:val="0"/>
                  <w:marTop w:val="0"/>
                  <w:marBottom w:val="0"/>
                  <w:divBdr>
                    <w:top w:val="single" w:sz="2" w:space="1" w:color="FFFFFF"/>
                    <w:left w:val="single" w:sz="2" w:space="12" w:color="FFFFFF"/>
                    <w:bottom w:val="single" w:sz="2" w:space="1" w:color="FFFFFF"/>
                    <w:right w:val="single" w:sz="2" w:space="4" w:color="FFFFFF"/>
                  </w:divBdr>
                  <w:divsChild>
                    <w:div w:id="741637552">
                      <w:marLeft w:val="0"/>
                      <w:marRight w:val="0"/>
                      <w:marTop w:val="0"/>
                      <w:marBottom w:val="0"/>
                      <w:divBdr>
                        <w:top w:val="none" w:sz="0" w:space="0" w:color="auto"/>
                        <w:left w:val="none" w:sz="0" w:space="0" w:color="auto"/>
                        <w:bottom w:val="none" w:sz="0" w:space="0" w:color="auto"/>
                        <w:right w:val="none" w:sz="0" w:space="0" w:color="auto"/>
                      </w:divBdr>
                    </w:div>
                  </w:divsChild>
                </w:div>
                <w:div w:id="31930421">
                  <w:marLeft w:val="0"/>
                  <w:marRight w:val="0"/>
                  <w:marTop w:val="0"/>
                  <w:marBottom w:val="0"/>
                  <w:divBdr>
                    <w:top w:val="single" w:sz="2" w:space="1" w:color="FFFFFF"/>
                    <w:left w:val="single" w:sz="2" w:space="12" w:color="FFFFFF"/>
                    <w:bottom w:val="single" w:sz="2" w:space="1" w:color="FFFFFF"/>
                    <w:right w:val="single" w:sz="2" w:space="4" w:color="FFFFFF"/>
                  </w:divBdr>
                  <w:divsChild>
                    <w:div w:id="1658461336">
                      <w:marLeft w:val="0"/>
                      <w:marRight w:val="0"/>
                      <w:marTop w:val="0"/>
                      <w:marBottom w:val="0"/>
                      <w:divBdr>
                        <w:top w:val="none" w:sz="0" w:space="0" w:color="auto"/>
                        <w:left w:val="none" w:sz="0" w:space="0" w:color="auto"/>
                        <w:bottom w:val="none" w:sz="0" w:space="0" w:color="auto"/>
                        <w:right w:val="none" w:sz="0" w:space="0" w:color="auto"/>
                      </w:divBdr>
                    </w:div>
                  </w:divsChild>
                </w:div>
                <w:div w:id="310528480">
                  <w:marLeft w:val="0"/>
                  <w:marRight w:val="0"/>
                  <w:marTop w:val="0"/>
                  <w:marBottom w:val="0"/>
                  <w:divBdr>
                    <w:top w:val="single" w:sz="2" w:space="1" w:color="FFFFFF"/>
                    <w:left w:val="single" w:sz="2" w:space="12" w:color="FFFFFF"/>
                    <w:bottom w:val="single" w:sz="2" w:space="1" w:color="FFFFFF"/>
                    <w:right w:val="single" w:sz="2" w:space="4" w:color="FFFFFF"/>
                  </w:divBdr>
                  <w:divsChild>
                    <w:div w:id="1891066107">
                      <w:marLeft w:val="0"/>
                      <w:marRight w:val="0"/>
                      <w:marTop w:val="0"/>
                      <w:marBottom w:val="0"/>
                      <w:divBdr>
                        <w:top w:val="none" w:sz="0" w:space="0" w:color="auto"/>
                        <w:left w:val="none" w:sz="0" w:space="0" w:color="auto"/>
                        <w:bottom w:val="none" w:sz="0" w:space="0" w:color="auto"/>
                        <w:right w:val="none" w:sz="0" w:space="0" w:color="auto"/>
                      </w:divBdr>
                    </w:div>
                  </w:divsChild>
                </w:div>
                <w:div w:id="2143231353">
                  <w:marLeft w:val="0"/>
                  <w:marRight w:val="0"/>
                  <w:marTop w:val="0"/>
                  <w:marBottom w:val="0"/>
                  <w:divBdr>
                    <w:top w:val="single" w:sz="2" w:space="1" w:color="FFFFFF"/>
                    <w:left w:val="single" w:sz="2" w:space="12" w:color="FFFFFF"/>
                    <w:bottom w:val="single" w:sz="2" w:space="1" w:color="FFFFFF"/>
                    <w:right w:val="single" w:sz="2" w:space="4" w:color="FFFFFF"/>
                  </w:divBdr>
                  <w:divsChild>
                    <w:div w:id="1022587328">
                      <w:marLeft w:val="0"/>
                      <w:marRight w:val="0"/>
                      <w:marTop w:val="0"/>
                      <w:marBottom w:val="0"/>
                      <w:divBdr>
                        <w:top w:val="none" w:sz="0" w:space="0" w:color="auto"/>
                        <w:left w:val="none" w:sz="0" w:space="0" w:color="auto"/>
                        <w:bottom w:val="none" w:sz="0" w:space="0" w:color="auto"/>
                        <w:right w:val="none" w:sz="0" w:space="0" w:color="auto"/>
                      </w:divBdr>
                    </w:div>
                  </w:divsChild>
                </w:div>
                <w:div w:id="27998867">
                  <w:marLeft w:val="0"/>
                  <w:marRight w:val="0"/>
                  <w:marTop w:val="0"/>
                  <w:marBottom w:val="0"/>
                  <w:divBdr>
                    <w:top w:val="single" w:sz="2" w:space="1" w:color="FFFFFF"/>
                    <w:left w:val="single" w:sz="2" w:space="12" w:color="FFFFFF"/>
                    <w:bottom w:val="single" w:sz="2" w:space="1" w:color="FFFFFF"/>
                    <w:right w:val="single" w:sz="2" w:space="4" w:color="FFFFFF"/>
                  </w:divBdr>
                  <w:divsChild>
                    <w:div w:id="698090299">
                      <w:marLeft w:val="0"/>
                      <w:marRight w:val="0"/>
                      <w:marTop w:val="0"/>
                      <w:marBottom w:val="0"/>
                      <w:divBdr>
                        <w:top w:val="none" w:sz="0" w:space="0" w:color="auto"/>
                        <w:left w:val="none" w:sz="0" w:space="0" w:color="auto"/>
                        <w:bottom w:val="none" w:sz="0" w:space="0" w:color="auto"/>
                        <w:right w:val="none" w:sz="0" w:space="0" w:color="auto"/>
                      </w:divBdr>
                    </w:div>
                  </w:divsChild>
                </w:div>
                <w:div w:id="1296526044">
                  <w:marLeft w:val="0"/>
                  <w:marRight w:val="0"/>
                  <w:marTop w:val="0"/>
                  <w:marBottom w:val="0"/>
                  <w:divBdr>
                    <w:top w:val="single" w:sz="2" w:space="1" w:color="FFFFFF"/>
                    <w:left w:val="single" w:sz="2" w:space="12" w:color="FFFFFF"/>
                    <w:bottom w:val="single" w:sz="2" w:space="1" w:color="FFFFFF"/>
                    <w:right w:val="single" w:sz="2" w:space="4" w:color="FFFFFF"/>
                  </w:divBdr>
                  <w:divsChild>
                    <w:div w:id="1061319997">
                      <w:marLeft w:val="0"/>
                      <w:marRight w:val="0"/>
                      <w:marTop w:val="0"/>
                      <w:marBottom w:val="0"/>
                      <w:divBdr>
                        <w:top w:val="none" w:sz="0" w:space="0" w:color="auto"/>
                        <w:left w:val="none" w:sz="0" w:space="0" w:color="auto"/>
                        <w:bottom w:val="none" w:sz="0" w:space="0" w:color="auto"/>
                        <w:right w:val="none" w:sz="0" w:space="0" w:color="auto"/>
                      </w:divBdr>
                    </w:div>
                  </w:divsChild>
                </w:div>
                <w:div w:id="1565216505">
                  <w:marLeft w:val="0"/>
                  <w:marRight w:val="0"/>
                  <w:marTop w:val="0"/>
                  <w:marBottom w:val="0"/>
                  <w:divBdr>
                    <w:top w:val="single" w:sz="2" w:space="1" w:color="FFFFFF"/>
                    <w:left w:val="single" w:sz="2" w:space="12" w:color="FFFFFF"/>
                    <w:bottom w:val="single" w:sz="2" w:space="4" w:color="FFFFFF"/>
                    <w:right w:val="single" w:sz="2" w:space="4" w:color="FFFFFF"/>
                  </w:divBdr>
                  <w:divsChild>
                    <w:div w:id="5051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26799">
          <w:marLeft w:val="0"/>
          <w:marRight w:val="0"/>
          <w:marTop w:val="0"/>
          <w:marBottom w:val="335"/>
          <w:divBdr>
            <w:top w:val="none" w:sz="0" w:space="0" w:color="auto"/>
            <w:left w:val="none" w:sz="0" w:space="0" w:color="auto"/>
            <w:bottom w:val="none" w:sz="0" w:space="0" w:color="auto"/>
            <w:right w:val="none" w:sz="0" w:space="0" w:color="auto"/>
          </w:divBdr>
          <w:divsChild>
            <w:div w:id="461461353">
              <w:marLeft w:val="0"/>
              <w:marRight w:val="0"/>
              <w:marTop w:val="0"/>
              <w:marBottom w:val="0"/>
              <w:divBdr>
                <w:top w:val="none" w:sz="0" w:space="0" w:color="auto"/>
                <w:left w:val="none" w:sz="0" w:space="0" w:color="auto"/>
                <w:bottom w:val="none" w:sz="0" w:space="0" w:color="auto"/>
                <w:right w:val="none" w:sz="0" w:space="0" w:color="auto"/>
              </w:divBdr>
              <w:divsChild>
                <w:div w:id="591544525">
                  <w:marLeft w:val="0"/>
                  <w:marRight w:val="0"/>
                  <w:marTop w:val="0"/>
                  <w:marBottom w:val="0"/>
                  <w:divBdr>
                    <w:top w:val="single" w:sz="2" w:space="4" w:color="FFFFFF"/>
                    <w:left w:val="single" w:sz="2" w:space="12" w:color="FFFFFF"/>
                    <w:bottom w:val="single" w:sz="2" w:space="1" w:color="FFFFFF"/>
                    <w:right w:val="single" w:sz="2" w:space="4" w:color="FFFFFF"/>
                  </w:divBdr>
                  <w:divsChild>
                    <w:div w:id="1245457298">
                      <w:marLeft w:val="0"/>
                      <w:marRight w:val="0"/>
                      <w:marTop w:val="0"/>
                      <w:marBottom w:val="0"/>
                      <w:divBdr>
                        <w:top w:val="none" w:sz="0" w:space="0" w:color="auto"/>
                        <w:left w:val="none" w:sz="0" w:space="0" w:color="auto"/>
                        <w:bottom w:val="none" w:sz="0" w:space="0" w:color="auto"/>
                        <w:right w:val="none" w:sz="0" w:space="0" w:color="auto"/>
                      </w:divBdr>
                    </w:div>
                  </w:divsChild>
                </w:div>
                <w:div w:id="1137646249">
                  <w:marLeft w:val="0"/>
                  <w:marRight w:val="0"/>
                  <w:marTop w:val="0"/>
                  <w:marBottom w:val="0"/>
                  <w:divBdr>
                    <w:top w:val="single" w:sz="2" w:space="1" w:color="FFFFFF"/>
                    <w:left w:val="single" w:sz="2" w:space="12" w:color="FFFFFF"/>
                    <w:bottom w:val="single" w:sz="2" w:space="1" w:color="FFFFFF"/>
                    <w:right w:val="single" w:sz="2" w:space="4" w:color="FFFFFF"/>
                  </w:divBdr>
                  <w:divsChild>
                    <w:div w:id="52118738">
                      <w:marLeft w:val="0"/>
                      <w:marRight w:val="0"/>
                      <w:marTop w:val="0"/>
                      <w:marBottom w:val="0"/>
                      <w:divBdr>
                        <w:top w:val="none" w:sz="0" w:space="0" w:color="auto"/>
                        <w:left w:val="none" w:sz="0" w:space="0" w:color="auto"/>
                        <w:bottom w:val="none" w:sz="0" w:space="0" w:color="auto"/>
                        <w:right w:val="none" w:sz="0" w:space="0" w:color="auto"/>
                      </w:divBdr>
                    </w:div>
                  </w:divsChild>
                </w:div>
                <w:div w:id="2127501294">
                  <w:marLeft w:val="0"/>
                  <w:marRight w:val="0"/>
                  <w:marTop w:val="0"/>
                  <w:marBottom w:val="0"/>
                  <w:divBdr>
                    <w:top w:val="single" w:sz="2" w:space="1" w:color="FFFFFF"/>
                    <w:left w:val="single" w:sz="2" w:space="12" w:color="FFFFFF"/>
                    <w:bottom w:val="single" w:sz="2" w:space="1" w:color="FFFFFF"/>
                    <w:right w:val="single" w:sz="2" w:space="4" w:color="FFFFFF"/>
                  </w:divBdr>
                  <w:divsChild>
                    <w:div w:id="1237975453">
                      <w:marLeft w:val="0"/>
                      <w:marRight w:val="0"/>
                      <w:marTop w:val="0"/>
                      <w:marBottom w:val="0"/>
                      <w:divBdr>
                        <w:top w:val="none" w:sz="0" w:space="0" w:color="auto"/>
                        <w:left w:val="none" w:sz="0" w:space="0" w:color="auto"/>
                        <w:bottom w:val="none" w:sz="0" w:space="0" w:color="auto"/>
                        <w:right w:val="none" w:sz="0" w:space="0" w:color="auto"/>
                      </w:divBdr>
                    </w:div>
                  </w:divsChild>
                </w:div>
                <w:div w:id="867909020">
                  <w:marLeft w:val="0"/>
                  <w:marRight w:val="0"/>
                  <w:marTop w:val="0"/>
                  <w:marBottom w:val="0"/>
                  <w:divBdr>
                    <w:top w:val="single" w:sz="2" w:space="1" w:color="FFFFFF"/>
                    <w:left w:val="single" w:sz="2" w:space="12" w:color="FFFFFF"/>
                    <w:bottom w:val="single" w:sz="2" w:space="1" w:color="FFFFFF"/>
                    <w:right w:val="single" w:sz="2" w:space="4" w:color="FFFFFF"/>
                  </w:divBdr>
                  <w:divsChild>
                    <w:div w:id="254829836">
                      <w:marLeft w:val="0"/>
                      <w:marRight w:val="0"/>
                      <w:marTop w:val="0"/>
                      <w:marBottom w:val="0"/>
                      <w:divBdr>
                        <w:top w:val="none" w:sz="0" w:space="0" w:color="auto"/>
                        <w:left w:val="none" w:sz="0" w:space="0" w:color="auto"/>
                        <w:bottom w:val="none" w:sz="0" w:space="0" w:color="auto"/>
                        <w:right w:val="none" w:sz="0" w:space="0" w:color="auto"/>
                      </w:divBdr>
                    </w:div>
                  </w:divsChild>
                </w:div>
                <w:div w:id="2146383302">
                  <w:marLeft w:val="0"/>
                  <w:marRight w:val="0"/>
                  <w:marTop w:val="0"/>
                  <w:marBottom w:val="0"/>
                  <w:divBdr>
                    <w:top w:val="single" w:sz="2" w:space="1" w:color="FFFFFF"/>
                    <w:left w:val="single" w:sz="2" w:space="12" w:color="FFFFFF"/>
                    <w:bottom w:val="single" w:sz="2" w:space="1" w:color="FFFFFF"/>
                    <w:right w:val="single" w:sz="2" w:space="4" w:color="FFFFFF"/>
                  </w:divBdr>
                  <w:divsChild>
                    <w:div w:id="473714383">
                      <w:marLeft w:val="0"/>
                      <w:marRight w:val="0"/>
                      <w:marTop w:val="0"/>
                      <w:marBottom w:val="0"/>
                      <w:divBdr>
                        <w:top w:val="none" w:sz="0" w:space="0" w:color="auto"/>
                        <w:left w:val="none" w:sz="0" w:space="0" w:color="auto"/>
                        <w:bottom w:val="none" w:sz="0" w:space="0" w:color="auto"/>
                        <w:right w:val="none" w:sz="0" w:space="0" w:color="auto"/>
                      </w:divBdr>
                    </w:div>
                  </w:divsChild>
                </w:div>
                <w:div w:id="858658485">
                  <w:marLeft w:val="0"/>
                  <w:marRight w:val="0"/>
                  <w:marTop w:val="0"/>
                  <w:marBottom w:val="0"/>
                  <w:divBdr>
                    <w:top w:val="single" w:sz="2" w:space="1" w:color="FFFFFF"/>
                    <w:left w:val="single" w:sz="2" w:space="12" w:color="FFFFFF"/>
                    <w:bottom w:val="single" w:sz="2" w:space="1" w:color="FFFFFF"/>
                    <w:right w:val="single" w:sz="2" w:space="4" w:color="FFFFFF"/>
                  </w:divBdr>
                  <w:divsChild>
                    <w:div w:id="372267352">
                      <w:marLeft w:val="0"/>
                      <w:marRight w:val="0"/>
                      <w:marTop w:val="0"/>
                      <w:marBottom w:val="0"/>
                      <w:divBdr>
                        <w:top w:val="none" w:sz="0" w:space="0" w:color="auto"/>
                        <w:left w:val="none" w:sz="0" w:space="0" w:color="auto"/>
                        <w:bottom w:val="none" w:sz="0" w:space="0" w:color="auto"/>
                        <w:right w:val="none" w:sz="0" w:space="0" w:color="auto"/>
                      </w:divBdr>
                    </w:div>
                  </w:divsChild>
                </w:div>
                <w:div w:id="1318805847">
                  <w:marLeft w:val="0"/>
                  <w:marRight w:val="0"/>
                  <w:marTop w:val="0"/>
                  <w:marBottom w:val="0"/>
                  <w:divBdr>
                    <w:top w:val="single" w:sz="2" w:space="1" w:color="FFFFFF"/>
                    <w:left w:val="single" w:sz="2" w:space="12" w:color="FFFFFF"/>
                    <w:bottom w:val="single" w:sz="2" w:space="1" w:color="FFFFFF"/>
                    <w:right w:val="single" w:sz="2" w:space="4" w:color="FFFFFF"/>
                  </w:divBdr>
                  <w:divsChild>
                    <w:div w:id="720328712">
                      <w:marLeft w:val="0"/>
                      <w:marRight w:val="0"/>
                      <w:marTop w:val="0"/>
                      <w:marBottom w:val="0"/>
                      <w:divBdr>
                        <w:top w:val="none" w:sz="0" w:space="0" w:color="auto"/>
                        <w:left w:val="none" w:sz="0" w:space="0" w:color="auto"/>
                        <w:bottom w:val="none" w:sz="0" w:space="0" w:color="auto"/>
                        <w:right w:val="none" w:sz="0" w:space="0" w:color="auto"/>
                      </w:divBdr>
                    </w:div>
                  </w:divsChild>
                </w:div>
                <w:div w:id="49963135">
                  <w:marLeft w:val="0"/>
                  <w:marRight w:val="0"/>
                  <w:marTop w:val="0"/>
                  <w:marBottom w:val="0"/>
                  <w:divBdr>
                    <w:top w:val="single" w:sz="2" w:space="1" w:color="FFFFFF"/>
                    <w:left w:val="single" w:sz="2" w:space="12" w:color="FFFFFF"/>
                    <w:bottom w:val="single" w:sz="2" w:space="4" w:color="FFFFFF"/>
                    <w:right w:val="single" w:sz="2" w:space="4" w:color="FFFFFF"/>
                  </w:divBdr>
                  <w:divsChild>
                    <w:div w:id="16902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184541">
          <w:marLeft w:val="0"/>
          <w:marRight w:val="0"/>
          <w:marTop w:val="0"/>
          <w:marBottom w:val="335"/>
          <w:divBdr>
            <w:top w:val="none" w:sz="0" w:space="0" w:color="auto"/>
            <w:left w:val="none" w:sz="0" w:space="0" w:color="auto"/>
            <w:bottom w:val="none" w:sz="0" w:space="0" w:color="auto"/>
            <w:right w:val="none" w:sz="0" w:space="0" w:color="auto"/>
          </w:divBdr>
          <w:divsChild>
            <w:div w:id="1732578522">
              <w:marLeft w:val="0"/>
              <w:marRight w:val="0"/>
              <w:marTop w:val="0"/>
              <w:marBottom w:val="0"/>
              <w:divBdr>
                <w:top w:val="none" w:sz="0" w:space="0" w:color="auto"/>
                <w:left w:val="none" w:sz="0" w:space="0" w:color="auto"/>
                <w:bottom w:val="none" w:sz="0" w:space="0" w:color="auto"/>
                <w:right w:val="none" w:sz="0" w:space="0" w:color="auto"/>
              </w:divBdr>
              <w:divsChild>
                <w:div w:id="1920670834">
                  <w:marLeft w:val="0"/>
                  <w:marRight w:val="0"/>
                  <w:marTop w:val="0"/>
                  <w:marBottom w:val="0"/>
                  <w:divBdr>
                    <w:top w:val="single" w:sz="2" w:space="4" w:color="FFFFFF"/>
                    <w:left w:val="single" w:sz="2" w:space="12" w:color="FFFFFF"/>
                    <w:bottom w:val="single" w:sz="2" w:space="1" w:color="FFFFFF"/>
                    <w:right w:val="single" w:sz="2" w:space="4" w:color="FFFFFF"/>
                  </w:divBdr>
                  <w:divsChild>
                    <w:div w:id="1019619764">
                      <w:marLeft w:val="0"/>
                      <w:marRight w:val="0"/>
                      <w:marTop w:val="0"/>
                      <w:marBottom w:val="0"/>
                      <w:divBdr>
                        <w:top w:val="none" w:sz="0" w:space="0" w:color="auto"/>
                        <w:left w:val="none" w:sz="0" w:space="0" w:color="auto"/>
                        <w:bottom w:val="none" w:sz="0" w:space="0" w:color="auto"/>
                        <w:right w:val="none" w:sz="0" w:space="0" w:color="auto"/>
                      </w:divBdr>
                    </w:div>
                  </w:divsChild>
                </w:div>
                <w:div w:id="652679578">
                  <w:marLeft w:val="0"/>
                  <w:marRight w:val="0"/>
                  <w:marTop w:val="0"/>
                  <w:marBottom w:val="0"/>
                  <w:divBdr>
                    <w:top w:val="single" w:sz="2" w:space="1" w:color="FFFFFF"/>
                    <w:left w:val="single" w:sz="2" w:space="12" w:color="FFFFFF"/>
                    <w:bottom w:val="single" w:sz="2" w:space="1" w:color="FFFFFF"/>
                    <w:right w:val="single" w:sz="2" w:space="4" w:color="FFFFFF"/>
                  </w:divBdr>
                  <w:divsChild>
                    <w:div w:id="1152217107">
                      <w:marLeft w:val="0"/>
                      <w:marRight w:val="0"/>
                      <w:marTop w:val="0"/>
                      <w:marBottom w:val="0"/>
                      <w:divBdr>
                        <w:top w:val="none" w:sz="0" w:space="0" w:color="auto"/>
                        <w:left w:val="none" w:sz="0" w:space="0" w:color="auto"/>
                        <w:bottom w:val="none" w:sz="0" w:space="0" w:color="auto"/>
                        <w:right w:val="none" w:sz="0" w:space="0" w:color="auto"/>
                      </w:divBdr>
                    </w:div>
                  </w:divsChild>
                </w:div>
                <w:div w:id="749079150">
                  <w:marLeft w:val="0"/>
                  <w:marRight w:val="0"/>
                  <w:marTop w:val="0"/>
                  <w:marBottom w:val="0"/>
                  <w:divBdr>
                    <w:top w:val="single" w:sz="2" w:space="1" w:color="FFFFFF"/>
                    <w:left w:val="single" w:sz="2" w:space="12" w:color="FFFFFF"/>
                    <w:bottom w:val="single" w:sz="2" w:space="1" w:color="FFFFFF"/>
                    <w:right w:val="single" w:sz="2" w:space="4" w:color="FFFFFF"/>
                  </w:divBdr>
                  <w:divsChild>
                    <w:div w:id="1075392223">
                      <w:marLeft w:val="0"/>
                      <w:marRight w:val="0"/>
                      <w:marTop w:val="0"/>
                      <w:marBottom w:val="0"/>
                      <w:divBdr>
                        <w:top w:val="none" w:sz="0" w:space="0" w:color="auto"/>
                        <w:left w:val="none" w:sz="0" w:space="0" w:color="auto"/>
                        <w:bottom w:val="none" w:sz="0" w:space="0" w:color="auto"/>
                        <w:right w:val="none" w:sz="0" w:space="0" w:color="auto"/>
                      </w:divBdr>
                    </w:div>
                  </w:divsChild>
                </w:div>
                <w:div w:id="2109503691">
                  <w:marLeft w:val="0"/>
                  <w:marRight w:val="0"/>
                  <w:marTop w:val="0"/>
                  <w:marBottom w:val="0"/>
                  <w:divBdr>
                    <w:top w:val="single" w:sz="2" w:space="1" w:color="FFFFFF"/>
                    <w:left w:val="single" w:sz="2" w:space="12" w:color="FFFFFF"/>
                    <w:bottom w:val="single" w:sz="2" w:space="1" w:color="FFFFFF"/>
                    <w:right w:val="single" w:sz="2" w:space="4" w:color="FFFFFF"/>
                  </w:divBdr>
                  <w:divsChild>
                    <w:div w:id="735930475">
                      <w:marLeft w:val="0"/>
                      <w:marRight w:val="0"/>
                      <w:marTop w:val="0"/>
                      <w:marBottom w:val="0"/>
                      <w:divBdr>
                        <w:top w:val="none" w:sz="0" w:space="0" w:color="auto"/>
                        <w:left w:val="none" w:sz="0" w:space="0" w:color="auto"/>
                        <w:bottom w:val="none" w:sz="0" w:space="0" w:color="auto"/>
                        <w:right w:val="none" w:sz="0" w:space="0" w:color="auto"/>
                      </w:divBdr>
                    </w:div>
                  </w:divsChild>
                </w:div>
                <w:div w:id="587733358">
                  <w:marLeft w:val="0"/>
                  <w:marRight w:val="0"/>
                  <w:marTop w:val="0"/>
                  <w:marBottom w:val="0"/>
                  <w:divBdr>
                    <w:top w:val="single" w:sz="2" w:space="1" w:color="FFFFFF"/>
                    <w:left w:val="single" w:sz="2" w:space="12" w:color="FFFFFF"/>
                    <w:bottom w:val="single" w:sz="2" w:space="1" w:color="FFFFFF"/>
                    <w:right w:val="single" w:sz="2" w:space="4" w:color="FFFFFF"/>
                  </w:divBdr>
                  <w:divsChild>
                    <w:div w:id="799693181">
                      <w:marLeft w:val="0"/>
                      <w:marRight w:val="0"/>
                      <w:marTop w:val="0"/>
                      <w:marBottom w:val="0"/>
                      <w:divBdr>
                        <w:top w:val="none" w:sz="0" w:space="0" w:color="auto"/>
                        <w:left w:val="none" w:sz="0" w:space="0" w:color="auto"/>
                        <w:bottom w:val="none" w:sz="0" w:space="0" w:color="auto"/>
                        <w:right w:val="none" w:sz="0" w:space="0" w:color="auto"/>
                      </w:divBdr>
                    </w:div>
                  </w:divsChild>
                </w:div>
                <w:div w:id="1251694606">
                  <w:marLeft w:val="0"/>
                  <w:marRight w:val="0"/>
                  <w:marTop w:val="0"/>
                  <w:marBottom w:val="0"/>
                  <w:divBdr>
                    <w:top w:val="single" w:sz="2" w:space="1" w:color="FFFFFF"/>
                    <w:left w:val="single" w:sz="2" w:space="12" w:color="FFFFFF"/>
                    <w:bottom w:val="single" w:sz="2" w:space="1" w:color="FFFFFF"/>
                    <w:right w:val="single" w:sz="2" w:space="4" w:color="FFFFFF"/>
                  </w:divBdr>
                  <w:divsChild>
                    <w:div w:id="586960576">
                      <w:marLeft w:val="0"/>
                      <w:marRight w:val="0"/>
                      <w:marTop w:val="0"/>
                      <w:marBottom w:val="0"/>
                      <w:divBdr>
                        <w:top w:val="none" w:sz="0" w:space="0" w:color="auto"/>
                        <w:left w:val="none" w:sz="0" w:space="0" w:color="auto"/>
                        <w:bottom w:val="none" w:sz="0" w:space="0" w:color="auto"/>
                        <w:right w:val="none" w:sz="0" w:space="0" w:color="auto"/>
                      </w:divBdr>
                    </w:div>
                  </w:divsChild>
                </w:div>
                <w:div w:id="818154182">
                  <w:marLeft w:val="0"/>
                  <w:marRight w:val="0"/>
                  <w:marTop w:val="0"/>
                  <w:marBottom w:val="0"/>
                  <w:divBdr>
                    <w:top w:val="single" w:sz="2" w:space="1" w:color="FFFFFF"/>
                    <w:left w:val="single" w:sz="2" w:space="12" w:color="FFFFFF"/>
                    <w:bottom w:val="single" w:sz="2" w:space="1" w:color="FFFFFF"/>
                    <w:right w:val="single" w:sz="2" w:space="4" w:color="FFFFFF"/>
                  </w:divBdr>
                  <w:divsChild>
                    <w:div w:id="882443679">
                      <w:marLeft w:val="0"/>
                      <w:marRight w:val="0"/>
                      <w:marTop w:val="0"/>
                      <w:marBottom w:val="0"/>
                      <w:divBdr>
                        <w:top w:val="none" w:sz="0" w:space="0" w:color="auto"/>
                        <w:left w:val="none" w:sz="0" w:space="0" w:color="auto"/>
                        <w:bottom w:val="none" w:sz="0" w:space="0" w:color="auto"/>
                        <w:right w:val="none" w:sz="0" w:space="0" w:color="auto"/>
                      </w:divBdr>
                    </w:div>
                  </w:divsChild>
                </w:div>
                <w:div w:id="915939884">
                  <w:marLeft w:val="0"/>
                  <w:marRight w:val="0"/>
                  <w:marTop w:val="0"/>
                  <w:marBottom w:val="0"/>
                  <w:divBdr>
                    <w:top w:val="single" w:sz="2" w:space="1" w:color="FFFFFF"/>
                    <w:left w:val="single" w:sz="2" w:space="12" w:color="FFFFFF"/>
                    <w:bottom w:val="single" w:sz="2" w:space="1" w:color="FFFFFF"/>
                    <w:right w:val="single" w:sz="2" w:space="4" w:color="FFFFFF"/>
                  </w:divBdr>
                  <w:divsChild>
                    <w:div w:id="1799060403">
                      <w:marLeft w:val="0"/>
                      <w:marRight w:val="0"/>
                      <w:marTop w:val="0"/>
                      <w:marBottom w:val="0"/>
                      <w:divBdr>
                        <w:top w:val="none" w:sz="0" w:space="0" w:color="auto"/>
                        <w:left w:val="none" w:sz="0" w:space="0" w:color="auto"/>
                        <w:bottom w:val="none" w:sz="0" w:space="0" w:color="auto"/>
                        <w:right w:val="none" w:sz="0" w:space="0" w:color="auto"/>
                      </w:divBdr>
                    </w:div>
                  </w:divsChild>
                </w:div>
                <w:div w:id="472404637">
                  <w:marLeft w:val="0"/>
                  <w:marRight w:val="0"/>
                  <w:marTop w:val="0"/>
                  <w:marBottom w:val="0"/>
                  <w:divBdr>
                    <w:top w:val="single" w:sz="2" w:space="1" w:color="FFFFFF"/>
                    <w:left w:val="single" w:sz="2" w:space="12" w:color="FFFFFF"/>
                    <w:bottom w:val="single" w:sz="2" w:space="1" w:color="FFFFFF"/>
                    <w:right w:val="single" w:sz="2" w:space="4" w:color="FFFFFF"/>
                  </w:divBdr>
                  <w:divsChild>
                    <w:div w:id="2132166281">
                      <w:marLeft w:val="0"/>
                      <w:marRight w:val="0"/>
                      <w:marTop w:val="0"/>
                      <w:marBottom w:val="0"/>
                      <w:divBdr>
                        <w:top w:val="none" w:sz="0" w:space="0" w:color="auto"/>
                        <w:left w:val="none" w:sz="0" w:space="0" w:color="auto"/>
                        <w:bottom w:val="none" w:sz="0" w:space="0" w:color="auto"/>
                        <w:right w:val="none" w:sz="0" w:space="0" w:color="auto"/>
                      </w:divBdr>
                    </w:div>
                  </w:divsChild>
                </w:div>
                <w:div w:id="1274091930">
                  <w:marLeft w:val="0"/>
                  <w:marRight w:val="0"/>
                  <w:marTop w:val="0"/>
                  <w:marBottom w:val="0"/>
                  <w:divBdr>
                    <w:top w:val="single" w:sz="2" w:space="1" w:color="FFFFFF"/>
                    <w:left w:val="single" w:sz="2" w:space="12" w:color="FFFFFF"/>
                    <w:bottom w:val="single" w:sz="2" w:space="1" w:color="FFFFFF"/>
                    <w:right w:val="single" w:sz="2" w:space="4" w:color="FFFFFF"/>
                  </w:divBdr>
                  <w:divsChild>
                    <w:div w:id="1612665937">
                      <w:marLeft w:val="0"/>
                      <w:marRight w:val="0"/>
                      <w:marTop w:val="0"/>
                      <w:marBottom w:val="0"/>
                      <w:divBdr>
                        <w:top w:val="none" w:sz="0" w:space="0" w:color="auto"/>
                        <w:left w:val="none" w:sz="0" w:space="0" w:color="auto"/>
                        <w:bottom w:val="none" w:sz="0" w:space="0" w:color="auto"/>
                        <w:right w:val="none" w:sz="0" w:space="0" w:color="auto"/>
                      </w:divBdr>
                    </w:div>
                  </w:divsChild>
                </w:div>
                <w:div w:id="479614428">
                  <w:marLeft w:val="0"/>
                  <w:marRight w:val="0"/>
                  <w:marTop w:val="0"/>
                  <w:marBottom w:val="0"/>
                  <w:divBdr>
                    <w:top w:val="single" w:sz="2" w:space="1" w:color="FFFFFF"/>
                    <w:left w:val="single" w:sz="2" w:space="12" w:color="FFFFFF"/>
                    <w:bottom w:val="single" w:sz="2" w:space="1" w:color="FFFFFF"/>
                    <w:right w:val="single" w:sz="2" w:space="4" w:color="FFFFFF"/>
                  </w:divBdr>
                  <w:divsChild>
                    <w:div w:id="1138497348">
                      <w:marLeft w:val="0"/>
                      <w:marRight w:val="0"/>
                      <w:marTop w:val="0"/>
                      <w:marBottom w:val="0"/>
                      <w:divBdr>
                        <w:top w:val="none" w:sz="0" w:space="0" w:color="auto"/>
                        <w:left w:val="none" w:sz="0" w:space="0" w:color="auto"/>
                        <w:bottom w:val="none" w:sz="0" w:space="0" w:color="auto"/>
                        <w:right w:val="none" w:sz="0" w:space="0" w:color="auto"/>
                      </w:divBdr>
                    </w:div>
                  </w:divsChild>
                </w:div>
                <w:div w:id="1254317957">
                  <w:marLeft w:val="0"/>
                  <w:marRight w:val="0"/>
                  <w:marTop w:val="0"/>
                  <w:marBottom w:val="0"/>
                  <w:divBdr>
                    <w:top w:val="single" w:sz="2" w:space="1" w:color="FFFFFF"/>
                    <w:left w:val="single" w:sz="2" w:space="12" w:color="FFFFFF"/>
                    <w:bottom w:val="single" w:sz="2" w:space="1" w:color="FFFFFF"/>
                    <w:right w:val="single" w:sz="2" w:space="4" w:color="FFFFFF"/>
                  </w:divBdr>
                  <w:divsChild>
                    <w:div w:id="1922903682">
                      <w:marLeft w:val="0"/>
                      <w:marRight w:val="0"/>
                      <w:marTop w:val="0"/>
                      <w:marBottom w:val="0"/>
                      <w:divBdr>
                        <w:top w:val="none" w:sz="0" w:space="0" w:color="auto"/>
                        <w:left w:val="none" w:sz="0" w:space="0" w:color="auto"/>
                        <w:bottom w:val="none" w:sz="0" w:space="0" w:color="auto"/>
                        <w:right w:val="none" w:sz="0" w:space="0" w:color="auto"/>
                      </w:divBdr>
                    </w:div>
                  </w:divsChild>
                </w:div>
                <w:div w:id="1034042401">
                  <w:marLeft w:val="0"/>
                  <w:marRight w:val="0"/>
                  <w:marTop w:val="0"/>
                  <w:marBottom w:val="0"/>
                  <w:divBdr>
                    <w:top w:val="single" w:sz="2" w:space="1" w:color="FFFFFF"/>
                    <w:left w:val="single" w:sz="2" w:space="12" w:color="FFFFFF"/>
                    <w:bottom w:val="single" w:sz="2" w:space="1" w:color="FFFFFF"/>
                    <w:right w:val="single" w:sz="2" w:space="4" w:color="FFFFFF"/>
                  </w:divBdr>
                  <w:divsChild>
                    <w:div w:id="481698573">
                      <w:marLeft w:val="0"/>
                      <w:marRight w:val="0"/>
                      <w:marTop w:val="0"/>
                      <w:marBottom w:val="0"/>
                      <w:divBdr>
                        <w:top w:val="none" w:sz="0" w:space="0" w:color="auto"/>
                        <w:left w:val="none" w:sz="0" w:space="0" w:color="auto"/>
                        <w:bottom w:val="none" w:sz="0" w:space="0" w:color="auto"/>
                        <w:right w:val="none" w:sz="0" w:space="0" w:color="auto"/>
                      </w:divBdr>
                    </w:div>
                  </w:divsChild>
                </w:div>
                <w:div w:id="1390955188">
                  <w:marLeft w:val="0"/>
                  <w:marRight w:val="0"/>
                  <w:marTop w:val="0"/>
                  <w:marBottom w:val="0"/>
                  <w:divBdr>
                    <w:top w:val="single" w:sz="2" w:space="1" w:color="FFFFFF"/>
                    <w:left w:val="single" w:sz="2" w:space="12" w:color="FFFFFF"/>
                    <w:bottom w:val="single" w:sz="2" w:space="1" w:color="FFFFFF"/>
                    <w:right w:val="single" w:sz="2" w:space="4" w:color="FFFFFF"/>
                  </w:divBdr>
                  <w:divsChild>
                    <w:div w:id="1505120661">
                      <w:marLeft w:val="0"/>
                      <w:marRight w:val="0"/>
                      <w:marTop w:val="0"/>
                      <w:marBottom w:val="0"/>
                      <w:divBdr>
                        <w:top w:val="none" w:sz="0" w:space="0" w:color="auto"/>
                        <w:left w:val="none" w:sz="0" w:space="0" w:color="auto"/>
                        <w:bottom w:val="none" w:sz="0" w:space="0" w:color="auto"/>
                        <w:right w:val="none" w:sz="0" w:space="0" w:color="auto"/>
                      </w:divBdr>
                    </w:div>
                  </w:divsChild>
                </w:div>
                <w:div w:id="440494761">
                  <w:marLeft w:val="0"/>
                  <w:marRight w:val="0"/>
                  <w:marTop w:val="0"/>
                  <w:marBottom w:val="0"/>
                  <w:divBdr>
                    <w:top w:val="single" w:sz="2" w:space="1" w:color="FFFFFF"/>
                    <w:left w:val="single" w:sz="2" w:space="12" w:color="FFFFFF"/>
                    <w:bottom w:val="single" w:sz="2" w:space="1" w:color="FFFFFF"/>
                    <w:right w:val="single" w:sz="2" w:space="4" w:color="FFFFFF"/>
                  </w:divBdr>
                  <w:divsChild>
                    <w:div w:id="1745301791">
                      <w:marLeft w:val="0"/>
                      <w:marRight w:val="0"/>
                      <w:marTop w:val="0"/>
                      <w:marBottom w:val="0"/>
                      <w:divBdr>
                        <w:top w:val="none" w:sz="0" w:space="0" w:color="auto"/>
                        <w:left w:val="none" w:sz="0" w:space="0" w:color="auto"/>
                        <w:bottom w:val="none" w:sz="0" w:space="0" w:color="auto"/>
                        <w:right w:val="none" w:sz="0" w:space="0" w:color="auto"/>
                      </w:divBdr>
                    </w:div>
                  </w:divsChild>
                </w:div>
                <w:div w:id="604267936">
                  <w:marLeft w:val="0"/>
                  <w:marRight w:val="0"/>
                  <w:marTop w:val="0"/>
                  <w:marBottom w:val="0"/>
                  <w:divBdr>
                    <w:top w:val="single" w:sz="2" w:space="1" w:color="FFFFFF"/>
                    <w:left w:val="single" w:sz="2" w:space="12" w:color="FFFFFF"/>
                    <w:bottom w:val="single" w:sz="2" w:space="1" w:color="FFFFFF"/>
                    <w:right w:val="single" w:sz="2" w:space="4" w:color="FFFFFF"/>
                  </w:divBdr>
                  <w:divsChild>
                    <w:div w:id="29185908">
                      <w:marLeft w:val="0"/>
                      <w:marRight w:val="0"/>
                      <w:marTop w:val="0"/>
                      <w:marBottom w:val="0"/>
                      <w:divBdr>
                        <w:top w:val="none" w:sz="0" w:space="0" w:color="auto"/>
                        <w:left w:val="none" w:sz="0" w:space="0" w:color="auto"/>
                        <w:bottom w:val="none" w:sz="0" w:space="0" w:color="auto"/>
                        <w:right w:val="none" w:sz="0" w:space="0" w:color="auto"/>
                      </w:divBdr>
                    </w:div>
                  </w:divsChild>
                </w:div>
                <w:div w:id="1337271951">
                  <w:marLeft w:val="0"/>
                  <w:marRight w:val="0"/>
                  <w:marTop w:val="0"/>
                  <w:marBottom w:val="0"/>
                  <w:divBdr>
                    <w:top w:val="single" w:sz="2" w:space="1" w:color="FFFFFF"/>
                    <w:left w:val="single" w:sz="2" w:space="12" w:color="FFFFFF"/>
                    <w:bottom w:val="single" w:sz="2" w:space="1" w:color="FFFFFF"/>
                    <w:right w:val="single" w:sz="2" w:space="4" w:color="FFFFFF"/>
                  </w:divBdr>
                  <w:divsChild>
                    <w:div w:id="1051688277">
                      <w:marLeft w:val="0"/>
                      <w:marRight w:val="0"/>
                      <w:marTop w:val="0"/>
                      <w:marBottom w:val="0"/>
                      <w:divBdr>
                        <w:top w:val="none" w:sz="0" w:space="0" w:color="auto"/>
                        <w:left w:val="none" w:sz="0" w:space="0" w:color="auto"/>
                        <w:bottom w:val="none" w:sz="0" w:space="0" w:color="auto"/>
                        <w:right w:val="none" w:sz="0" w:space="0" w:color="auto"/>
                      </w:divBdr>
                    </w:div>
                  </w:divsChild>
                </w:div>
                <w:div w:id="2068994067">
                  <w:marLeft w:val="0"/>
                  <w:marRight w:val="0"/>
                  <w:marTop w:val="0"/>
                  <w:marBottom w:val="0"/>
                  <w:divBdr>
                    <w:top w:val="single" w:sz="2" w:space="1" w:color="FFFFFF"/>
                    <w:left w:val="single" w:sz="2" w:space="12" w:color="FFFFFF"/>
                    <w:bottom w:val="single" w:sz="2" w:space="1" w:color="FFFFFF"/>
                    <w:right w:val="single" w:sz="2" w:space="4" w:color="FFFFFF"/>
                  </w:divBdr>
                  <w:divsChild>
                    <w:div w:id="1617062923">
                      <w:marLeft w:val="0"/>
                      <w:marRight w:val="0"/>
                      <w:marTop w:val="0"/>
                      <w:marBottom w:val="0"/>
                      <w:divBdr>
                        <w:top w:val="none" w:sz="0" w:space="0" w:color="auto"/>
                        <w:left w:val="none" w:sz="0" w:space="0" w:color="auto"/>
                        <w:bottom w:val="none" w:sz="0" w:space="0" w:color="auto"/>
                        <w:right w:val="none" w:sz="0" w:space="0" w:color="auto"/>
                      </w:divBdr>
                    </w:div>
                  </w:divsChild>
                </w:div>
                <w:div w:id="702097835">
                  <w:marLeft w:val="0"/>
                  <w:marRight w:val="0"/>
                  <w:marTop w:val="0"/>
                  <w:marBottom w:val="0"/>
                  <w:divBdr>
                    <w:top w:val="single" w:sz="2" w:space="1" w:color="FFFFFF"/>
                    <w:left w:val="single" w:sz="2" w:space="12" w:color="FFFFFF"/>
                    <w:bottom w:val="single" w:sz="2" w:space="1" w:color="FFFFFF"/>
                    <w:right w:val="single" w:sz="2" w:space="4" w:color="FFFFFF"/>
                  </w:divBdr>
                  <w:divsChild>
                    <w:div w:id="2009210386">
                      <w:marLeft w:val="0"/>
                      <w:marRight w:val="0"/>
                      <w:marTop w:val="0"/>
                      <w:marBottom w:val="0"/>
                      <w:divBdr>
                        <w:top w:val="none" w:sz="0" w:space="0" w:color="auto"/>
                        <w:left w:val="none" w:sz="0" w:space="0" w:color="auto"/>
                        <w:bottom w:val="none" w:sz="0" w:space="0" w:color="auto"/>
                        <w:right w:val="none" w:sz="0" w:space="0" w:color="auto"/>
                      </w:divBdr>
                    </w:div>
                  </w:divsChild>
                </w:div>
                <w:div w:id="748842381">
                  <w:marLeft w:val="0"/>
                  <w:marRight w:val="0"/>
                  <w:marTop w:val="0"/>
                  <w:marBottom w:val="0"/>
                  <w:divBdr>
                    <w:top w:val="single" w:sz="2" w:space="1" w:color="FFFFFF"/>
                    <w:left w:val="single" w:sz="2" w:space="12" w:color="FFFFFF"/>
                    <w:bottom w:val="single" w:sz="2" w:space="1" w:color="FFFFFF"/>
                    <w:right w:val="single" w:sz="2" w:space="4" w:color="FFFFFF"/>
                  </w:divBdr>
                  <w:divsChild>
                    <w:div w:id="276059820">
                      <w:marLeft w:val="0"/>
                      <w:marRight w:val="0"/>
                      <w:marTop w:val="0"/>
                      <w:marBottom w:val="0"/>
                      <w:divBdr>
                        <w:top w:val="none" w:sz="0" w:space="0" w:color="auto"/>
                        <w:left w:val="none" w:sz="0" w:space="0" w:color="auto"/>
                        <w:bottom w:val="none" w:sz="0" w:space="0" w:color="auto"/>
                        <w:right w:val="none" w:sz="0" w:space="0" w:color="auto"/>
                      </w:divBdr>
                    </w:div>
                  </w:divsChild>
                </w:div>
                <w:div w:id="954484900">
                  <w:marLeft w:val="0"/>
                  <w:marRight w:val="0"/>
                  <w:marTop w:val="0"/>
                  <w:marBottom w:val="0"/>
                  <w:divBdr>
                    <w:top w:val="single" w:sz="2" w:space="1" w:color="FFFFFF"/>
                    <w:left w:val="single" w:sz="2" w:space="12" w:color="FFFFFF"/>
                    <w:bottom w:val="single" w:sz="2" w:space="1" w:color="FFFFFF"/>
                    <w:right w:val="single" w:sz="2" w:space="4" w:color="FFFFFF"/>
                  </w:divBdr>
                  <w:divsChild>
                    <w:div w:id="1524900841">
                      <w:marLeft w:val="0"/>
                      <w:marRight w:val="0"/>
                      <w:marTop w:val="0"/>
                      <w:marBottom w:val="0"/>
                      <w:divBdr>
                        <w:top w:val="none" w:sz="0" w:space="0" w:color="auto"/>
                        <w:left w:val="none" w:sz="0" w:space="0" w:color="auto"/>
                        <w:bottom w:val="none" w:sz="0" w:space="0" w:color="auto"/>
                        <w:right w:val="none" w:sz="0" w:space="0" w:color="auto"/>
                      </w:divBdr>
                    </w:div>
                  </w:divsChild>
                </w:div>
                <w:div w:id="434789545">
                  <w:marLeft w:val="0"/>
                  <w:marRight w:val="0"/>
                  <w:marTop w:val="0"/>
                  <w:marBottom w:val="0"/>
                  <w:divBdr>
                    <w:top w:val="single" w:sz="2" w:space="1" w:color="FFFFFF"/>
                    <w:left w:val="single" w:sz="2" w:space="12" w:color="FFFFFF"/>
                    <w:bottom w:val="single" w:sz="2" w:space="1" w:color="FFFFFF"/>
                    <w:right w:val="single" w:sz="2" w:space="4" w:color="FFFFFF"/>
                  </w:divBdr>
                  <w:divsChild>
                    <w:div w:id="1571383884">
                      <w:marLeft w:val="0"/>
                      <w:marRight w:val="0"/>
                      <w:marTop w:val="0"/>
                      <w:marBottom w:val="0"/>
                      <w:divBdr>
                        <w:top w:val="none" w:sz="0" w:space="0" w:color="auto"/>
                        <w:left w:val="none" w:sz="0" w:space="0" w:color="auto"/>
                        <w:bottom w:val="none" w:sz="0" w:space="0" w:color="auto"/>
                        <w:right w:val="none" w:sz="0" w:space="0" w:color="auto"/>
                      </w:divBdr>
                    </w:div>
                  </w:divsChild>
                </w:div>
                <w:div w:id="1673793538">
                  <w:marLeft w:val="0"/>
                  <w:marRight w:val="0"/>
                  <w:marTop w:val="0"/>
                  <w:marBottom w:val="0"/>
                  <w:divBdr>
                    <w:top w:val="single" w:sz="2" w:space="1" w:color="FFFFFF"/>
                    <w:left w:val="single" w:sz="2" w:space="12" w:color="FFFFFF"/>
                    <w:bottom w:val="single" w:sz="2" w:space="1" w:color="FFFFFF"/>
                    <w:right w:val="single" w:sz="2" w:space="4" w:color="FFFFFF"/>
                  </w:divBdr>
                  <w:divsChild>
                    <w:div w:id="1959025036">
                      <w:marLeft w:val="0"/>
                      <w:marRight w:val="0"/>
                      <w:marTop w:val="0"/>
                      <w:marBottom w:val="0"/>
                      <w:divBdr>
                        <w:top w:val="none" w:sz="0" w:space="0" w:color="auto"/>
                        <w:left w:val="none" w:sz="0" w:space="0" w:color="auto"/>
                        <w:bottom w:val="none" w:sz="0" w:space="0" w:color="auto"/>
                        <w:right w:val="none" w:sz="0" w:space="0" w:color="auto"/>
                      </w:divBdr>
                    </w:div>
                  </w:divsChild>
                </w:div>
                <w:div w:id="2048407308">
                  <w:marLeft w:val="0"/>
                  <w:marRight w:val="0"/>
                  <w:marTop w:val="0"/>
                  <w:marBottom w:val="0"/>
                  <w:divBdr>
                    <w:top w:val="single" w:sz="2" w:space="1" w:color="FFFFFF"/>
                    <w:left w:val="single" w:sz="2" w:space="12" w:color="FFFFFF"/>
                    <w:bottom w:val="single" w:sz="2" w:space="1" w:color="FFFFFF"/>
                    <w:right w:val="single" w:sz="2" w:space="4" w:color="FFFFFF"/>
                  </w:divBdr>
                  <w:divsChild>
                    <w:div w:id="501166410">
                      <w:marLeft w:val="0"/>
                      <w:marRight w:val="0"/>
                      <w:marTop w:val="0"/>
                      <w:marBottom w:val="0"/>
                      <w:divBdr>
                        <w:top w:val="none" w:sz="0" w:space="0" w:color="auto"/>
                        <w:left w:val="none" w:sz="0" w:space="0" w:color="auto"/>
                        <w:bottom w:val="none" w:sz="0" w:space="0" w:color="auto"/>
                        <w:right w:val="none" w:sz="0" w:space="0" w:color="auto"/>
                      </w:divBdr>
                    </w:div>
                  </w:divsChild>
                </w:div>
                <w:div w:id="1633437075">
                  <w:marLeft w:val="0"/>
                  <w:marRight w:val="0"/>
                  <w:marTop w:val="0"/>
                  <w:marBottom w:val="0"/>
                  <w:divBdr>
                    <w:top w:val="single" w:sz="2" w:space="1" w:color="FFFFFF"/>
                    <w:left w:val="single" w:sz="2" w:space="12" w:color="FFFFFF"/>
                    <w:bottom w:val="single" w:sz="2" w:space="1" w:color="FFFFFF"/>
                    <w:right w:val="single" w:sz="2" w:space="4" w:color="FFFFFF"/>
                  </w:divBdr>
                  <w:divsChild>
                    <w:div w:id="1428383497">
                      <w:marLeft w:val="0"/>
                      <w:marRight w:val="0"/>
                      <w:marTop w:val="0"/>
                      <w:marBottom w:val="0"/>
                      <w:divBdr>
                        <w:top w:val="none" w:sz="0" w:space="0" w:color="auto"/>
                        <w:left w:val="none" w:sz="0" w:space="0" w:color="auto"/>
                        <w:bottom w:val="none" w:sz="0" w:space="0" w:color="auto"/>
                        <w:right w:val="none" w:sz="0" w:space="0" w:color="auto"/>
                      </w:divBdr>
                    </w:div>
                  </w:divsChild>
                </w:div>
                <w:div w:id="639386450">
                  <w:marLeft w:val="0"/>
                  <w:marRight w:val="0"/>
                  <w:marTop w:val="0"/>
                  <w:marBottom w:val="0"/>
                  <w:divBdr>
                    <w:top w:val="single" w:sz="2" w:space="1" w:color="FFFFFF"/>
                    <w:left w:val="single" w:sz="2" w:space="12" w:color="FFFFFF"/>
                    <w:bottom w:val="single" w:sz="2" w:space="1" w:color="FFFFFF"/>
                    <w:right w:val="single" w:sz="2" w:space="4" w:color="FFFFFF"/>
                  </w:divBdr>
                  <w:divsChild>
                    <w:div w:id="1036353115">
                      <w:marLeft w:val="0"/>
                      <w:marRight w:val="0"/>
                      <w:marTop w:val="0"/>
                      <w:marBottom w:val="0"/>
                      <w:divBdr>
                        <w:top w:val="none" w:sz="0" w:space="0" w:color="auto"/>
                        <w:left w:val="none" w:sz="0" w:space="0" w:color="auto"/>
                        <w:bottom w:val="none" w:sz="0" w:space="0" w:color="auto"/>
                        <w:right w:val="none" w:sz="0" w:space="0" w:color="auto"/>
                      </w:divBdr>
                    </w:div>
                  </w:divsChild>
                </w:div>
                <w:div w:id="577787099">
                  <w:marLeft w:val="0"/>
                  <w:marRight w:val="0"/>
                  <w:marTop w:val="0"/>
                  <w:marBottom w:val="0"/>
                  <w:divBdr>
                    <w:top w:val="single" w:sz="2" w:space="1" w:color="FFFFFF"/>
                    <w:left w:val="single" w:sz="2" w:space="12" w:color="FFFFFF"/>
                    <w:bottom w:val="single" w:sz="2" w:space="1" w:color="FFFFFF"/>
                    <w:right w:val="single" w:sz="2" w:space="4" w:color="FFFFFF"/>
                  </w:divBdr>
                  <w:divsChild>
                    <w:div w:id="1323041406">
                      <w:marLeft w:val="0"/>
                      <w:marRight w:val="0"/>
                      <w:marTop w:val="0"/>
                      <w:marBottom w:val="0"/>
                      <w:divBdr>
                        <w:top w:val="none" w:sz="0" w:space="0" w:color="auto"/>
                        <w:left w:val="none" w:sz="0" w:space="0" w:color="auto"/>
                        <w:bottom w:val="none" w:sz="0" w:space="0" w:color="auto"/>
                        <w:right w:val="none" w:sz="0" w:space="0" w:color="auto"/>
                      </w:divBdr>
                    </w:div>
                  </w:divsChild>
                </w:div>
                <w:div w:id="1929074282">
                  <w:marLeft w:val="0"/>
                  <w:marRight w:val="0"/>
                  <w:marTop w:val="0"/>
                  <w:marBottom w:val="0"/>
                  <w:divBdr>
                    <w:top w:val="single" w:sz="2" w:space="1" w:color="FFFFFF"/>
                    <w:left w:val="single" w:sz="2" w:space="12" w:color="FFFFFF"/>
                    <w:bottom w:val="single" w:sz="2" w:space="1" w:color="FFFFFF"/>
                    <w:right w:val="single" w:sz="2" w:space="4" w:color="FFFFFF"/>
                  </w:divBdr>
                  <w:divsChild>
                    <w:div w:id="1996914266">
                      <w:marLeft w:val="0"/>
                      <w:marRight w:val="0"/>
                      <w:marTop w:val="0"/>
                      <w:marBottom w:val="0"/>
                      <w:divBdr>
                        <w:top w:val="none" w:sz="0" w:space="0" w:color="auto"/>
                        <w:left w:val="none" w:sz="0" w:space="0" w:color="auto"/>
                        <w:bottom w:val="none" w:sz="0" w:space="0" w:color="auto"/>
                        <w:right w:val="none" w:sz="0" w:space="0" w:color="auto"/>
                      </w:divBdr>
                    </w:div>
                  </w:divsChild>
                </w:div>
                <w:div w:id="954409205">
                  <w:marLeft w:val="0"/>
                  <w:marRight w:val="0"/>
                  <w:marTop w:val="0"/>
                  <w:marBottom w:val="0"/>
                  <w:divBdr>
                    <w:top w:val="single" w:sz="2" w:space="1" w:color="FFFFFF"/>
                    <w:left w:val="single" w:sz="2" w:space="12" w:color="FFFFFF"/>
                    <w:bottom w:val="single" w:sz="2" w:space="1" w:color="FFFFFF"/>
                    <w:right w:val="single" w:sz="2" w:space="4" w:color="FFFFFF"/>
                  </w:divBdr>
                  <w:divsChild>
                    <w:div w:id="1163280954">
                      <w:marLeft w:val="0"/>
                      <w:marRight w:val="0"/>
                      <w:marTop w:val="0"/>
                      <w:marBottom w:val="0"/>
                      <w:divBdr>
                        <w:top w:val="none" w:sz="0" w:space="0" w:color="auto"/>
                        <w:left w:val="none" w:sz="0" w:space="0" w:color="auto"/>
                        <w:bottom w:val="none" w:sz="0" w:space="0" w:color="auto"/>
                        <w:right w:val="none" w:sz="0" w:space="0" w:color="auto"/>
                      </w:divBdr>
                    </w:div>
                  </w:divsChild>
                </w:div>
                <w:div w:id="1997418774">
                  <w:marLeft w:val="0"/>
                  <w:marRight w:val="0"/>
                  <w:marTop w:val="0"/>
                  <w:marBottom w:val="0"/>
                  <w:divBdr>
                    <w:top w:val="single" w:sz="2" w:space="1" w:color="FFFFFF"/>
                    <w:left w:val="single" w:sz="2" w:space="12" w:color="FFFFFF"/>
                    <w:bottom w:val="single" w:sz="2" w:space="1" w:color="FFFFFF"/>
                    <w:right w:val="single" w:sz="2" w:space="4" w:color="FFFFFF"/>
                  </w:divBdr>
                  <w:divsChild>
                    <w:div w:id="1701467098">
                      <w:marLeft w:val="0"/>
                      <w:marRight w:val="0"/>
                      <w:marTop w:val="0"/>
                      <w:marBottom w:val="0"/>
                      <w:divBdr>
                        <w:top w:val="none" w:sz="0" w:space="0" w:color="auto"/>
                        <w:left w:val="none" w:sz="0" w:space="0" w:color="auto"/>
                        <w:bottom w:val="none" w:sz="0" w:space="0" w:color="auto"/>
                        <w:right w:val="none" w:sz="0" w:space="0" w:color="auto"/>
                      </w:divBdr>
                    </w:div>
                  </w:divsChild>
                </w:div>
                <w:div w:id="387072067">
                  <w:marLeft w:val="0"/>
                  <w:marRight w:val="0"/>
                  <w:marTop w:val="0"/>
                  <w:marBottom w:val="0"/>
                  <w:divBdr>
                    <w:top w:val="single" w:sz="2" w:space="1" w:color="FFFFFF"/>
                    <w:left w:val="single" w:sz="2" w:space="12" w:color="FFFFFF"/>
                    <w:bottom w:val="single" w:sz="2" w:space="1" w:color="FFFFFF"/>
                    <w:right w:val="single" w:sz="2" w:space="4" w:color="FFFFFF"/>
                  </w:divBdr>
                  <w:divsChild>
                    <w:div w:id="500856290">
                      <w:marLeft w:val="0"/>
                      <w:marRight w:val="0"/>
                      <w:marTop w:val="0"/>
                      <w:marBottom w:val="0"/>
                      <w:divBdr>
                        <w:top w:val="none" w:sz="0" w:space="0" w:color="auto"/>
                        <w:left w:val="none" w:sz="0" w:space="0" w:color="auto"/>
                        <w:bottom w:val="none" w:sz="0" w:space="0" w:color="auto"/>
                        <w:right w:val="none" w:sz="0" w:space="0" w:color="auto"/>
                      </w:divBdr>
                    </w:div>
                  </w:divsChild>
                </w:div>
                <w:div w:id="1420173620">
                  <w:marLeft w:val="0"/>
                  <w:marRight w:val="0"/>
                  <w:marTop w:val="0"/>
                  <w:marBottom w:val="0"/>
                  <w:divBdr>
                    <w:top w:val="single" w:sz="2" w:space="1" w:color="FFFFFF"/>
                    <w:left w:val="single" w:sz="2" w:space="12" w:color="FFFFFF"/>
                    <w:bottom w:val="single" w:sz="2" w:space="1" w:color="FFFFFF"/>
                    <w:right w:val="single" w:sz="2" w:space="4" w:color="FFFFFF"/>
                  </w:divBdr>
                  <w:divsChild>
                    <w:div w:id="1864976468">
                      <w:marLeft w:val="0"/>
                      <w:marRight w:val="0"/>
                      <w:marTop w:val="0"/>
                      <w:marBottom w:val="0"/>
                      <w:divBdr>
                        <w:top w:val="none" w:sz="0" w:space="0" w:color="auto"/>
                        <w:left w:val="none" w:sz="0" w:space="0" w:color="auto"/>
                        <w:bottom w:val="none" w:sz="0" w:space="0" w:color="auto"/>
                        <w:right w:val="none" w:sz="0" w:space="0" w:color="auto"/>
                      </w:divBdr>
                    </w:div>
                  </w:divsChild>
                </w:div>
                <w:div w:id="1045106920">
                  <w:marLeft w:val="0"/>
                  <w:marRight w:val="0"/>
                  <w:marTop w:val="0"/>
                  <w:marBottom w:val="0"/>
                  <w:divBdr>
                    <w:top w:val="single" w:sz="2" w:space="1" w:color="FFFFFF"/>
                    <w:left w:val="single" w:sz="2" w:space="12" w:color="FFFFFF"/>
                    <w:bottom w:val="single" w:sz="2" w:space="1" w:color="FFFFFF"/>
                    <w:right w:val="single" w:sz="2" w:space="4" w:color="FFFFFF"/>
                  </w:divBdr>
                  <w:divsChild>
                    <w:div w:id="1735930605">
                      <w:marLeft w:val="0"/>
                      <w:marRight w:val="0"/>
                      <w:marTop w:val="0"/>
                      <w:marBottom w:val="0"/>
                      <w:divBdr>
                        <w:top w:val="none" w:sz="0" w:space="0" w:color="auto"/>
                        <w:left w:val="none" w:sz="0" w:space="0" w:color="auto"/>
                        <w:bottom w:val="none" w:sz="0" w:space="0" w:color="auto"/>
                        <w:right w:val="none" w:sz="0" w:space="0" w:color="auto"/>
                      </w:divBdr>
                    </w:div>
                  </w:divsChild>
                </w:div>
                <w:div w:id="385568162">
                  <w:marLeft w:val="0"/>
                  <w:marRight w:val="0"/>
                  <w:marTop w:val="0"/>
                  <w:marBottom w:val="0"/>
                  <w:divBdr>
                    <w:top w:val="single" w:sz="2" w:space="1" w:color="FFFFFF"/>
                    <w:left w:val="single" w:sz="2" w:space="12" w:color="FFFFFF"/>
                    <w:bottom w:val="single" w:sz="2" w:space="1" w:color="FFFFFF"/>
                    <w:right w:val="single" w:sz="2" w:space="4" w:color="FFFFFF"/>
                  </w:divBdr>
                  <w:divsChild>
                    <w:div w:id="393089379">
                      <w:marLeft w:val="0"/>
                      <w:marRight w:val="0"/>
                      <w:marTop w:val="0"/>
                      <w:marBottom w:val="0"/>
                      <w:divBdr>
                        <w:top w:val="none" w:sz="0" w:space="0" w:color="auto"/>
                        <w:left w:val="none" w:sz="0" w:space="0" w:color="auto"/>
                        <w:bottom w:val="none" w:sz="0" w:space="0" w:color="auto"/>
                        <w:right w:val="none" w:sz="0" w:space="0" w:color="auto"/>
                      </w:divBdr>
                    </w:div>
                  </w:divsChild>
                </w:div>
                <w:div w:id="161360790">
                  <w:marLeft w:val="0"/>
                  <w:marRight w:val="0"/>
                  <w:marTop w:val="0"/>
                  <w:marBottom w:val="0"/>
                  <w:divBdr>
                    <w:top w:val="single" w:sz="2" w:space="1" w:color="FFFFFF"/>
                    <w:left w:val="single" w:sz="2" w:space="12" w:color="FFFFFF"/>
                    <w:bottom w:val="single" w:sz="2" w:space="1" w:color="FFFFFF"/>
                    <w:right w:val="single" w:sz="2" w:space="4" w:color="FFFFFF"/>
                  </w:divBdr>
                  <w:divsChild>
                    <w:div w:id="1575047471">
                      <w:marLeft w:val="0"/>
                      <w:marRight w:val="0"/>
                      <w:marTop w:val="0"/>
                      <w:marBottom w:val="0"/>
                      <w:divBdr>
                        <w:top w:val="none" w:sz="0" w:space="0" w:color="auto"/>
                        <w:left w:val="none" w:sz="0" w:space="0" w:color="auto"/>
                        <w:bottom w:val="none" w:sz="0" w:space="0" w:color="auto"/>
                        <w:right w:val="none" w:sz="0" w:space="0" w:color="auto"/>
                      </w:divBdr>
                    </w:div>
                  </w:divsChild>
                </w:div>
                <w:div w:id="716508744">
                  <w:marLeft w:val="0"/>
                  <w:marRight w:val="0"/>
                  <w:marTop w:val="0"/>
                  <w:marBottom w:val="0"/>
                  <w:divBdr>
                    <w:top w:val="single" w:sz="2" w:space="1" w:color="FFFFFF"/>
                    <w:left w:val="single" w:sz="2" w:space="12" w:color="FFFFFF"/>
                    <w:bottom w:val="single" w:sz="2" w:space="1" w:color="FFFFFF"/>
                    <w:right w:val="single" w:sz="2" w:space="4" w:color="FFFFFF"/>
                  </w:divBdr>
                  <w:divsChild>
                    <w:div w:id="771824880">
                      <w:marLeft w:val="0"/>
                      <w:marRight w:val="0"/>
                      <w:marTop w:val="0"/>
                      <w:marBottom w:val="0"/>
                      <w:divBdr>
                        <w:top w:val="none" w:sz="0" w:space="0" w:color="auto"/>
                        <w:left w:val="none" w:sz="0" w:space="0" w:color="auto"/>
                        <w:bottom w:val="none" w:sz="0" w:space="0" w:color="auto"/>
                        <w:right w:val="none" w:sz="0" w:space="0" w:color="auto"/>
                      </w:divBdr>
                    </w:div>
                  </w:divsChild>
                </w:div>
                <w:div w:id="74792767">
                  <w:marLeft w:val="0"/>
                  <w:marRight w:val="0"/>
                  <w:marTop w:val="0"/>
                  <w:marBottom w:val="0"/>
                  <w:divBdr>
                    <w:top w:val="single" w:sz="2" w:space="1" w:color="FFFFFF"/>
                    <w:left w:val="single" w:sz="2" w:space="12" w:color="FFFFFF"/>
                    <w:bottom w:val="single" w:sz="2" w:space="4" w:color="FFFFFF"/>
                    <w:right w:val="single" w:sz="2" w:space="4" w:color="FFFFFF"/>
                  </w:divBdr>
                  <w:divsChild>
                    <w:div w:id="19403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769375">
          <w:marLeft w:val="0"/>
          <w:marRight w:val="0"/>
          <w:marTop w:val="0"/>
          <w:marBottom w:val="335"/>
          <w:divBdr>
            <w:top w:val="none" w:sz="0" w:space="0" w:color="auto"/>
            <w:left w:val="none" w:sz="0" w:space="0" w:color="auto"/>
            <w:bottom w:val="none" w:sz="0" w:space="0" w:color="auto"/>
            <w:right w:val="none" w:sz="0" w:space="0" w:color="auto"/>
          </w:divBdr>
          <w:divsChild>
            <w:div w:id="568197530">
              <w:marLeft w:val="0"/>
              <w:marRight w:val="0"/>
              <w:marTop w:val="0"/>
              <w:marBottom w:val="0"/>
              <w:divBdr>
                <w:top w:val="none" w:sz="0" w:space="0" w:color="auto"/>
                <w:left w:val="none" w:sz="0" w:space="0" w:color="auto"/>
                <w:bottom w:val="none" w:sz="0" w:space="0" w:color="auto"/>
                <w:right w:val="none" w:sz="0" w:space="0" w:color="auto"/>
              </w:divBdr>
              <w:divsChild>
                <w:div w:id="1183319509">
                  <w:marLeft w:val="0"/>
                  <w:marRight w:val="0"/>
                  <w:marTop w:val="0"/>
                  <w:marBottom w:val="0"/>
                  <w:divBdr>
                    <w:top w:val="single" w:sz="2" w:space="4" w:color="FFFFFF"/>
                    <w:left w:val="single" w:sz="2" w:space="12" w:color="FFFFFF"/>
                    <w:bottom w:val="single" w:sz="2" w:space="1" w:color="FFFFFF"/>
                    <w:right w:val="single" w:sz="2" w:space="4" w:color="FFFFFF"/>
                  </w:divBdr>
                  <w:divsChild>
                    <w:div w:id="1581207516">
                      <w:marLeft w:val="0"/>
                      <w:marRight w:val="0"/>
                      <w:marTop w:val="0"/>
                      <w:marBottom w:val="0"/>
                      <w:divBdr>
                        <w:top w:val="none" w:sz="0" w:space="0" w:color="auto"/>
                        <w:left w:val="none" w:sz="0" w:space="0" w:color="auto"/>
                        <w:bottom w:val="none" w:sz="0" w:space="0" w:color="auto"/>
                        <w:right w:val="none" w:sz="0" w:space="0" w:color="auto"/>
                      </w:divBdr>
                    </w:div>
                  </w:divsChild>
                </w:div>
                <w:div w:id="73943564">
                  <w:marLeft w:val="0"/>
                  <w:marRight w:val="0"/>
                  <w:marTop w:val="0"/>
                  <w:marBottom w:val="0"/>
                  <w:divBdr>
                    <w:top w:val="single" w:sz="2" w:space="1" w:color="FFFFFF"/>
                    <w:left w:val="single" w:sz="2" w:space="12" w:color="FFFFFF"/>
                    <w:bottom w:val="single" w:sz="2" w:space="1" w:color="FFFFFF"/>
                    <w:right w:val="single" w:sz="2" w:space="4" w:color="FFFFFF"/>
                  </w:divBdr>
                  <w:divsChild>
                    <w:div w:id="1105730368">
                      <w:marLeft w:val="0"/>
                      <w:marRight w:val="0"/>
                      <w:marTop w:val="0"/>
                      <w:marBottom w:val="0"/>
                      <w:divBdr>
                        <w:top w:val="none" w:sz="0" w:space="0" w:color="auto"/>
                        <w:left w:val="none" w:sz="0" w:space="0" w:color="auto"/>
                        <w:bottom w:val="none" w:sz="0" w:space="0" w:color="auto"/>
                        <w:right w:val="none" w:sz="0" w:space="0" w:color="auto"/>
                      </w:divBdr>
                    </w:div>
                  </w:divsChild>
                </w:div>
                <w:div w:id="2146392034">
                  <w:marLeft w:val="0"/>
                  <w:marRight w:val="0"/>
                  <w:marTop w:val="0"/>
                  <w:marBottom w:val="0"/>
                  <w:divBdr>
                    <w:top w:val="single" w:sz="2" w:space="1" w:color="FFFFFF"/>
                    <w:left w:val="single" w:sz="2" w:space="12" w:color="FFFFFF"/>
                    <w:bottom w:val="single" w:sz="2" w:space="1" w:color="FFFFFF"/>
                    <w:right w:val="single" w:sz="2" w:space="4" w:color="FFFFFF"/>
                  </w:divBdr>
                  <w:divsChild>
                    <w:div w:id="1326323984">
                      <w:marLeft w:val="0"/>
                      <w:marRight w:val="0"/>
                      <w:marTop w:val="0"/>
                      <w:marBottom w:val="0"/>
                      <w:divBdr>
                        <w:top w:val="none" w:sz="0" w:space="0" w:color="auto"/>
                        <w:left w:val="none" w:sz="0" w:space="0" w:color="auto"/>
                        <w:bottom w:val="none" w:sz="0" w:space="0" w:color="auto"/>
                        <w:right w:val="none" w:sz="0" w:space="0" w:color="auto"/>
                      </w:divBdr>
                    </w:div>
                  </w:divsChild>
                </w:div>
                <w:div w:id="1733428309">
                  <w:marLeft w:val="0"/>
                  <w:marRight w:val="0"/>
                  <w:marTop w:val="0"/>
                  <w:marBottom w:val="0"/>
                  <w:divBdr>
                    <w:top w:val="single" w:sz="2" w:space="1" w:color="FFFFFF"/>
                    <w:left w:val="single" w:sz="2" w:space="12" w:color="FFFFFF"/>
                    <w:bottom w:val="single" w:sz="2" w:space="1" w:color="FFFFFF"/>
                    <w:right w:val="single" w:sz="2" w:space="4" w:color="FFFFFF"/>
                  </w:divBdr>
                  <w:divsChild>
                    <w:div w:id="300042047">
                      <w:marLeft w:val="0"/>
                      <w:marRight w:val="0"/>
                      <w:marTop w:val="0"/>
                      <w:marBottom w:val="0"/>
                      <w:divBdr>
                        <w:top w:val="none" w:sz="0" w:space="0" w:color="auto"/>
                        <w:left w:val="none" w:sz="0" w:space="0" w:color="auto"/>
                        <w:bottom w:val="none" w:sz="0" w:space="0" w:color="auto"/>
                        <w:right w:val="none" w:sz="0" w:space="0" w:color="auto"/>
                      </w:divBdr>
                    </w:div>
                  </w:divsChild>
                </w:div>
                <w:div w:id="732234641">
                  <w:marLeft w:val="0"/>
                  <w:marRight w:val="0"/>
                  <w:marTop w:val="0"/>
                  <w:marBottom w:val="0"/>
                  <w:divBdr>
                    <w:top w:val="single" w:sz="2" w:space="1" w:color="FFFFFF"/>
                    <w:left w:val="single" w:sz="2" w:space="12" w:color="FFFFFF"/>
                    <w:bottom w:val="single" w:sz="2" w:space="1" w:color="FFFFFF"/>
                    <w:right w:val="single" w:sz="2" w:space="4" w:color="FFFFFF"/>
                  </w:divBdr>
                  <w:divsChild>
                    <w:div w:id="1065880177">
                      <w:marLeft w:val="0"/>
                      <w:marRight w:val="0"/>
                      <w:marTop w:val="0"/>
                      <w:marBottom w:val="0"/>
                      <w:divBdr>
                        <w:top w:val="none" w:sz="0" w:space="0" w:color="auto"/>
                        <w:left w:val="none" w:sz="0" w:space="0" w:color="auto"/>
                        <w:bottom w:val="none" w:sz="0" w:space="0" w:color="auto"/>
                        <w:right w:val="none" w:sz="0" w:space="0" w:color="auto"/>
                      </w:divBdr>
                    </w:div>
                  </w:divsChild>
                </w:div>
                <w:div w:id="1766152568">
                  <w:marLeft w:val="0"/>
                  <w:marRight w:val="0"/>
                  <w:marTop w:val="0"/>
                  <w:marBottom w:val="0"/>
                  <w:divBdr>
                    <w:top w:val="single" w:sz="2" w:space="1" w:color="FFFFFF"/>
                    <w:left w:val="single" w:sz="2" w:space="12" w:color="FFFFFF"/>
                    <w:bottom w:val="single" w:sz="2" w:space="1" w:color="FFFFFF"/>
                    <w:right w:val="single" w:sz="2" w:space="4" w:color="FFFFFF"/>
                  </w:divBdr>
                  <w:divsChild>
                    <w:div w:id="1569029545">
                      <w:marLeft w:val="0"/>
                      <w:marRight w:val="0"/>
                      <w:marTop w:val="0"/>
                      <w:marBottom w:val="0"/>
                      <w:divBdr>
                        <w:top w:val="none" w:sz="0" w:space="0" w:color="auto"/>
                        <w:left w:val="none" w:sz="0" w:space="0" w:color="auto"/>
                        <w:bottom w:val="none" w:sz="0" w:space="0" w:color="auto"/>
                        <w:right w:val="none" w:sz="0" w:space="0" w:color="auto"/>
                      </w:divBdr>
                    </w:div>
                  </w:divsChild>
                </w:div>
                <w:div w:id="1060593431">
                  <w:marLeft w:val="0"/>
                  <w:marRight w:val="0"/>
                  <w:marTop w:val="0"/>
                  <w:marBottom w:val="0"/>
                  <w:divBdr>
                    <w:top w:val="single" w:sz="2" w:space="1" w:color="FFFFFF"/>
                    <w:left w:val="single" w:sz="2" w:space="12" w:color="FFFFFF"/>
                    <w:bottom w:val="single" w:sz="2" w:space="1" w:color="FFFFFF"/>
                    <w:right w:val="single" w:sz="2" w:space="4" w:color="FFFFFF"/>
                  </w:divBdr>
                  <w:divsChild>
                    <w:div w:id="1909727236">
                      <w:marLeft w:val="0"/>
                      <w:marRight w:val="0"/>
                      <w:marTop w:val="0"/>
                      <w:marBottom w:val="0"/>
                      <w:divBdr>
                        <w:top w:val="none" w:sz="0" w:space="0" w:color="auto"/>
                        <w:left w:val="none" w:sz="0" w:space="0" w:color="auto"/>
                        <w:bottom w:val="none" w:sz="0" w:space="0" w:color="auto"/>
                        <w:right w:val="none" w:sz="0" w:space="0" w:color="auto"/>
                      </w:divBdr>
                    </w:div>
                  </w:divsChild>
                </w:div>
                <w:div w:id="1385443949">
                  <w:marLeft w:val="0"/>
                  <w:marRight w:val="0"/>
                  <w:marTop w:val="0"/>
                  <w:marBottom w:val="0"/>
                  <w:divBdr>
                    <w:top w:val="single" w:sz="2" w:space="1" w:color="FFFFFF"/>
                    <w:left w:val="single" w:sz="2" w:space="12" w:color="FFFFFF"/>
                    <w:bottom w:val="single" w:sz="2" w:space="1" w:color="FFFFFF"/>
                    <w:right w:val="single" w:sz="2" w:space="4" w:color="FFFFFF"/>
                  </w:divBdr>
                  <w:divsChild>
                    <w:div w:id="732124538">
                      <w:marLeft w:val="0"/>
                      <w:marRight w:val="0"/>
                      <w:marTop w:val="0"/>
                      <w:marBottom w:val="0"/>
                      <w:divBdr>
                        <w:top w:val="none" w:sz="0" w:space="0" w:color="auto"/>
                        <w:left w:val="none" w:sz="0" w:space="0" w:color="auto"/>
                        <w:bottom w:val="none" w:sz="0" w:space="0" w:color="auto"/>
                        <w:right w:val="none" w:sz="0" w:space="0" w:color="auto"/>
                      </w:divBdr>
                    </w:div>
                  </w:divsChild>
                </w:div>
                <w:div w:id="1442456730">
                  <w:marLeft w:val="0"/>
                  <w:marRight w:val="0"/>
                  <w:marTop w:val="0"/>
                  <w:marBottom w:val="0"/>
                  <w:divBdr>
                    <w:top w:val="single" w:sz="2" w:space="1" w:color="FFFFFF"/>
                    <w:left w:val="single" w:sz="2" w:space="12" w:color="FFFFFF"/>
                    <w:bottom w:val="single" w:sz="2" w:space="1" w:color="FFFFFF"/>
                    <w:right w:val="single" w:sz="2" w:space="4" w:color="FFFFFF"/>
                  </w:divBdr>
                  <w:divsChild>
                    <w:div w:id="605232492">
                      <w:marLeft w:val="0"/>
                      <w:marRight w:val="0"/>
                      <w:marTop w:val="0"/>
                      <w:marBottom w:val="0"/>
                      <w:divBdr>
                        <w:top w:val="none" w:sz="0" w:space="0" w:color="auto"/>
                        <w:left w:val="none" w:sz="0" w:space="0" w:color="auto"/>
                        <w:bottom w:val="none" w:sz="0" w:space="0" w:color="auto"/>
                        <w:right w:val="none" w:sz="0" w:space="0" w:color="auto"/>
                      </w:divBdr>
                    </w:div>
                  </w:divsChild>
                </w:div>
                <w:div w:id="1024329656">
                  <w:marLeft w:val="0"/>
                  <w:marRight w:val="0"/>
                  <w:marTop w:val="0"/>
                  <w:marBottom w:val="0"/>
                  <w:divBdr>
                    <w:top w:val="single" w:sz="2" w:space="1" w:color="FFFFFF"/>
                    <w:left w:val="single" w:sz="2" w:space="12" w:color="FFFFFF"/>
                    <w:bottom w:val="single" w:sz="2" w:space="1" w:color="FFFFFF"/>
                    <w:right w:val="single" w:sz="2" w:space="4" w:color="FFFFFF"/>
                  </w:divBdr>
                  <w:divsChild>
                    <w:div w:id="1229924583">
                      <w:marLeft w:val="0"/>
                      <w:marRight w:val="0"/>
                      <w:marTop w:val="0"/>
                      <w:marBottom w:val="0"/>
                      <w:divBdr>
                        <w:top w:val="none" w:sz="0" w:space="0" w:color="auto"/>
                        <w:left w:val="none" w:sz="0" w:space="0" w:color="auto"/>
                        <w:bottom w:val="none" w:sz="0" w:space="0" w:color="auto"/>
                        <w:right w:val="none" w:sz="0" w:space="0" w:color="auto"/>
                      </w:divBdr>
                    </w:div>
                  </w:divsChild>
                </w:div>
                <w:div w:id="1744839907">
                  <w:marLeft w:val="0"/>
                  <w:marRight w:val="0"/>
                  <w:marTop w:val="0"/>
                  <w:marBottom w:val="0"/>
                  <w:divBdr>
                    <w:top w:val="single" w:sz="2" w:space="1" w:color="FFFFFF"/>
                    <w:left w:val="single" w:sz="2" w:space="12" w:color="FFFFFF"/>
                    <w:bottom w:val="single" w:sz="2" w:space="1" w:color="FFFFFF"/>
                    <w:right w:val="single" w:sz="2" w:space="4" w:color="FFFFFF"/>
                  </w:divBdr>
                  <w:divsChild>
                    <w:div w:id="725615175">
                      <w:marLeft w:val="0"/>
                      <w:marRight w:val="0"/>
                      <w:marTop w:val="0"/>
                      <w:marBottom w:val="0"/>
                      <w:divBdr>
                        <w:top w:val="none" w:sz="0" w:space="0" w:color="auto"/>
                        <w:left w:val="none" w:sz="0" w:space="0" w:color="auto"/>
                        <w:bottom w:val="none" w:sz="0" w:space="0" w:color="auto"/>
                        <w:right w:val="none" w:sz="0" w:space="0" w:color="auto"/>
                      </w:divBdr>
                    </w:div>
                  </w:divsChild>
                </w:div>
                <w:div w:id="694116622">
                  <w:marLeft w:val="0"/>
                  <w:marRight w:val="0"/>
                  <w:marTop w:val="0"/>
                  <w:marBottom w:val="0"/>
                  <w:divBdr>
                    <w:top w:val="single" w:sz="2" w:space="1" w:color="FFFFFF"/>
                    <w:left w:val="single" w:sz="2" w:space="12" w:color="FFFFFF"/>
                    <w:bottom w:val="single" w:sz="2" w:space="1" w:color="FFFFFF"/>
                    <w:right w:val="single" w:sz="2" w:space="4" w:color="FFFFFF"/>
                  </w:divBdr>
                  <w:divsChild>
                    <w:div w:id="956064502">
                      <w:marLeft w:val="0"/>
                      <w:marRight w:val="0"/>
                      <w:marTop w:val="0"/>
                      <w:marBottom w:val="0"/>
                      <w:divBdr>
                        <w:top w:val="none" w:sz="0" w:space="0" w:color="auto"/>
                        <w:left w:val="none" w:sz="0" w:space="0" w:color="auto"/>
                        <w:bottom w:val="none" w:sz="0" w:space="0" w:color="auto"/>
                        <w:right w:val="none" w:sz="0" w:space="0" w:color="auto"/>
                      </w:divBdr>
                    </w:div>
                  </w:divsChild>
                </w:div>
                <w:div w:id="2034765737">
                  <w:marLeft w:val="0"/>
                  <w:marRight w:val="0"/>
                  <w:marTop w:val="0"/>
                  <w:marBottom w:val="0"/>
                  <w:divBdr>
                    <w:top w:val="single" w:sz="2" w:space="1" w:color="FFFFFF"/>
                    <w:left w:val="single" w:sz="2" w:space="12" w:color="FFFFFF"/>
                    <w:bottom w:val="single" w:sz="2" w:space="1" w:color="FFFFFF"/>
                    <w:right w:val="single" w:sz="2" w:space="4" w:color="FFFFFF"/>
                  </w:divBdr>
                  <w:divsChild>
                    <w:div w:id="1993021688">
                      <w:marLeft w:val="0"/>
                      <w:marRight w:val="0"/>
                      <w:marTop w:val="0"/>
                      <w:marBottom w:val="0"/>
                      <w:divBdr>
                        <w:top w:val="none" w:sz="0" w:space="0" w:color="auto"/>
                        <w:left w:val="none" w:sz="0" w:space="0" w:color="auto"/>
                        <w:bottom w:val="none" w:sz="0" w:space="0" w:color="auto"/>
                        <w:right w:val="none" w:sz="0" w:space="0" w:color="auto"/>
                      </w:divBdr>
                    </w:div>
                  </w:divsChild>
                </w:div>
                <w:div w:id="309362218">
                  <w:marLeft w:val="0"/>
                  <w:marRight w:val="0"/>
                  <w:marTop w:val="0"/>
                  <w:marBottom w:val="0"/>
                  <w:divBdr>
                    <w:top w:val="single" w:sz="2" w:space="1" w:color="FFFFFF"/>
                    <w:left w:val="single" w:sz="2" w:space="12" w:color="FFFFFF"/>
                    <w:bottom w:val="single" w:sz="2" w:space="1" w:color="FFFFFF"/>
                    <w:right w:val="single" w:sz="2" w:space="4" w:color="FFFFFF"/>
                  </w:divBdr>
                  <w:divsChild>
                    <w:div w:id="1452935192">
                      <w:marLeft w:val="0"/>
                      <w:marRight w:val="0"/>
                      <w:marTop w:val="0"/>
                      <w:marBottom w:val="0"/>
                      <w:divBdr>
                        <w:top w:val="none" w:sz="0" w:space="0" w:color="auto"/>
                        <w:left w:val="none" w:sz="0" w:space="0" w:color="auto"/>
                        <w:bottom w:val="none" w:sz="0" w:space="0" w:color="auto"/>
                        <w:right w:val="none" w:sz="0" w:space="0" w:color="auto"/>
                      </w:divBdr>
                    </w:div>
                  </w:divsChild>
                </w:div>
                <w:div w:id="1181358363">
                  <w:marLeft w:val="0"/>
                  <w:marRight w:val="0"/>
                  <w:marTop w:val="0"/>
                  <w:marBottom w:val="0"/>
                  <w:divBdr>
                    <w:top w:val="single" w:sz="2" w:space="1" w:color="FFFFFF"/>
                    <w:left w:val="single" w:sz="2" w:space="12" w:color="FFFFFF"/>
                    <w:bottom w:val="single" w:sz="2" w:space="1" w:color="FFFFFF"/>
                    <w:right w:val="single" w:sz="2" w:space="4" w:color="FFFFFF"/>
                  </w:divBdr>
                  <w:divsChild>
                    <w:div w:id="760493562">
                      <w:marLeft w:val="0"/>
                      <w:marRight w:val="0"/>
                      <w:marTop w:val="0"/>
                      <w:marBottom w:val="0"/>
                      <w:divBdr>
                        <w:top w:val="none" w:sz="0" w:space="0" w:color="auto"/>
                        <w:left w:val="none" w:sz="0" w:space="0" w:color="auto"/>
                        <w:bottom w:val="none" w:sz="0" w:space="0" w:color="auto"/>
                        <w:right w:val="none" w:sz="0" w:space="0" w:color="auto"/>
                      </w:divBdr>
                    </w:div>
                  </w:divsChild>
                </w:div>
                <w:div w:id="2038047234">
                  <w:marLeft w:val="0"/>
                  <w:marRight w:val="0"/>
                  <w:marTop w:val="0"/>
                  <w:marBottom w:val="0"/>
                  <w:divBdr>
                    <w:top w:val="single" w:sz="2" w:space="1" w:color="FFFFFF"/>
                    <w:left w:val="single" w:sz="2" w:space="12" w:color="FFFFFF"/>
                    <w:bottom w:val="single" w:sz="2" w:space="1" w:color="FFFFFF"/>
                    <w:right w:val="single" w:sz="2" w:space="4" w:color="FFFFFF"/>
                  </w:divBdr>
                  <w:divsChild>
                    <w:div w:id="610278905">
                      <w:marLeft w:val="0"/>
                      <w:marRight w:val="0"/>
                      <w:marTop w:val="0"/>
                      <w:marBottom w:val="0"/>
                      <w:divBdr>
                        <w:top w:val="none" w:sz="0" w:space="0" w:color="auto"/>
                        <w:left w:val="none" w:sz="0" w:space="0" w:color="auto"/>
                        <w:bottom w:val="none" w:sz="0" w:space="0" w:color="auto"/>
                        <w:right w:val="none" w:sz="0" w:space="0" w:color="auto"/>
                      </w:divBdr>
                    </w:div>
                  </w:divsChild>
                </w:div>
                <w:div w:id="185994152">
                  <w:marLeft w:val="0"/>
                  <w:marRight w:val="0"/>
                  <w:marTop w:val="0"/>
                  <w:marBottom w:val="0"/>
                  <w:divBdr>
                    <w:top w:val="single" w:sz="2" w:space="1" w:color="FFFFFF"/>
                    <w:left w:val="single" w:sz="2" w:space="12" w:color="FFFFFF"/>
                    <w:bottom w:val="single" w:sz="2" w:space="1" w:color="FFFFFF"/>
                    <w:right w:val="single" w:sz="2" w:space="4" w:color="FFFFFF"/>
                  </w:divBdr>
                  <w:divsChild>
                    <w:div w:id="1077020446">
                      <w:marLeft w:val="0"/>
                      <w:marRight w:val="0"/>
                      <w:marTop w:val="0"/>
                      <w:marBottom w:val="0"/>
                      <w:divBdr>
                        <w:top w:val="none" w:sz="0" w:space="0" w:color="auto"/>
                        <w:left w:val="none" w:sz="0" w:space="0" w:color="auto"/>
                        <w:bottom w:val="none" w:sz="0" w:space="0" w:color="auto"/>
                        <w:right w:val="none" w:sz="0" w:space="0" w:color="auto"/>
                      </w:divBdr>
                    </w:div>
                  </w:divsChild>
                </w:div>
                <w:div w:id="202327514">
                  <w:marLeft w:val="0"/>
                  <w:marRight w:val="0"/>
                  <w:marTop w:val="0"/>
                  <w:marBottom w:val="0"/>
                  <w:divBdr>
                    <w:top w:val="single" w:sz="2" w:space="1" w:color="FFFFFF"/>
                    <w:left w:val="single" w:sz="2" w:space="12" w:color="FFFFFF"/>
                    <w:bottom w:val="single" w:sz="2" w:space="1" w:color="FFFFFF"/>
                    <w:right w:val="single" w:sz="2" w:space="4" w:color="FFFFFF"/>
                  </w:divBdr>
                  <w:divsChild>
                    <w:div w:id="700664340">
                      <w:marLeft w:val="0"/>
                      <w:marRight w:val="0"/>
                      <w:marTop w:val="0"/>
                      <w:marBottom w:val="0"/>
                      <w:divBdr>
                        <w:top w:val="none" w:sz="0" w:space="0" w:color="auto"/>
                        <w:left w:val="none" w:sz="0" w:space="0" w:color="auto"/>
                        <w:bottom w:val="none" w:sz="0" w:space="0" w:color="auto"/>
                        <w:right w:val="none" w:sz="0" w:space="0" w:color="auto"/>
                      </w:divBdr>
                    </w:div>
                  </w:divsChild>
                </w:div>
                <w:div w:id="1507356575">
                  <w:marLeft w:val="0"/>
                  <w:marRight w:val="0"/>
                  <w:marTop w:val="0"/>
                  <w:marBottom w:val="0"/>
                  <w:divBdr>
                    <w:top w:val="single" w:sz="2" w:space="1" w:color="FFFFFF"/>
                    <w:left w:val="single" w:sz="2" w:space="12" w:color="FFFFFF"/>
                    <w:bottom w:val="single" w:sz="2" w:space="1" w:color="FFFFFF"/>
                    <w:right w:val="single" w:sz="2" w:space="4" w:color="FFFFFF"/>
                  </w:divBdr>
                  <w:divsChild>
                    <w:div w:id="1567371753">
                      <w:marLeft w:val="0"/>
                      <w:marRight w:val="0"/>
                      <w:marTop w:val="0"/>
                      <w:marBottom w:val="0"/>
                      <w:divBdr>
                        <w:top w:val="none" w:sz="0" w:space="0" w:color="auto"/>
                        <w:left w:val="none" w:sz="0" w:space="0" w:color="auto"/>
                        <w:bottom w:val="none" w:sz="0" w:space="0" w:color="auto"/>
                        <w:right w:val="none" w:sz="0" w:space="0" w:color="auto"/>
                      </w:divBdr>
                    </w:div>
                  </w:divsChild>
                </w:div>
                <w:div w:id="7176116">
                  <w:marLeft w:val="0"/>
                  <w:marRight w:val="0"/>
                  <w:marTop w:val="0"/>
                  <w:marBottom w:val="0"/>
                  <w:divBdr>
                    <w:top w:val="single" w:sz="2" w:space="1" w:color="FFFFFF"/>
                    <w:left w:val="single" w:sz="2" w:space="12" w:color="FFFFFF"/>
                    <w:bottom w:val="single" w:sz="2" w:space="1" w:color="FFFFFF"/>
                    <w:right w:val="single" w:sz="2" w:space="4" w:color="FFFFFF"/>
                  </w:divBdr>
                  <w:divsChild>
                    <w:div w:id="1137718075">
                      <w:marLeft w:val="0"/>
                      <w:marRight w:val="0"/>
                      <w:marTop w:val="0"/>
                      <w:marBottom w:val="0"/>
                      <w:divBdr>
                        <w:top w:val="none" w:sz="0" w:space="0" w:color="auto"/>
                        <w:left w:val="none" w:sz="0" w:space="0" w:color="auto"/>
                        <w:bottom w:val="none" w:sz="0" w:space="0" w:color="auto"/>
                        <w:right w:val="none" w:sz="0" w:space="0" w:color="auto"/>
                      </w:divBdr>
                    </w:div>
                  </w:divsChild>
                </w:div>
                <w:div w:id="1565679855">
                  <w:marLeft w:val="0"/>
                  <w:marRight w:val="0"/>
                  <w:marTop w:val="0"/>
                  <w:marBottom w:val="0"/>
                  <w:divBdr>
                    <w:top w:val="single" w:sz="2" w:space="1" w:color="FFFFFF"/>
                    <w:left w:val="single" w:sz="2" w:space="12" w:color="FFFFFF"/>
                    <w:bottom w:val="single" w:sz="2" w:space="1" w:color="FFFFFF"/>
                    <w:right w:val="single" w:sz="2" w:space="4" w:color="FFFFFF"/>
                  </w:divBdr>
                  <w:divsChild>
                    <w:div w:id="1069690215">
                      <w:marLeft w:val="0"/>
                      <w:marRight w:val="0"/>
                      <w:marTop w:val="0"/>
                      <w:marBottom w:val="0"/>
                      <w:divBdr>
                        <w:top w:val="none" w:sz="0" w:space="0" w:color="auto"/>
                        <w:left w:val="none" w:sz="0" w:space="0" w:color="auto"/>
                        <w:bottom w:val="none" w:sz="0" w:space="0" w:color="auto"/>
                        <w:right w:val="none" w:sz="0" w:space="0" w:color="auto"/>
                      </w:divBdr>
                    </w:div>
                  </w:divsChild>
                </w:div>
                <w:div w:id="403114138">
                  <w:marLeft w:val="0"/>
                  <w:marRight w:val="0"/>
                  <w:marTop w:val="0"/>
                  <w:marBottom w:val="0"/>
                  <w:divBdr>
                    <w:top w:val="single" w:sz="2" w:space="1" w:color="FFFFFF"/>
                    <w:left w:val="single" w:sz="2" w:space="12" w:color="FFFFFF"/>
                    <w:bottom w:val="single" w:sz="2" w:space="1" w:color="FFFFFF"/>
                    <w:right w:val="single" w:sz="2" w:space="4" w:color="FFFFFF"/>
                  </w:divBdr>
                  <w:divsChild>
                    <w:div w:id="1694916799">
                      <w:marLeft w:val="0"/>
                      <w:marRight w:val="0"/>
                      <w:marTop w:val="0"/>
                      <w:marBottom w:val="0"/>
                      <w:divBdr>
                        <w:top w:val="none" w:sz="0" w:space="0" w:color="auto"/>
                        <w:left w:val="none" w:sz="0" w:space="0" w:color="auto"/>
                        <w:bottom w:val="none" w:sz="0" w:space="0" w:color="auto"/>
                        <w:right w:val="none" w:sz="0" w:space="0" w:color="auto"/>
                      </w:divBdr>
                    </w:div>
                  </w:divsChild>
                </w:div>
                <w:div w:id="1595817230">
                  <w:marLeft w:val="0"/>
                  <w:marRight w:val="0"/>
                  <w:marTop w:val="0"/>
                  <w:marBottom w:val="0"/>
                  <w:divBdr>
                    <w:top w:val="single" w:sz="2" w:space="1" w:color="FFFFFF"/>
                    <w:left w:val="single" w:sz="2" w:space="12" w:color="FFFFFF"/>
                    <w:bottom w:val="single" w:sz="2" w:space="1" w:color="FFFFFF"/>
                    <w:right w:val="single" w:sz="2" w:space="4" w:color="FFFFFF"/>
                  </w:divBdr>
                  <w:divsChild>
                    <w:div w:id="277685596">
                      <w:marLeft w:val="0"/>
                      <w:marRight w:val="0"/>
                      <w:marTop w:val="0"/>
                      <w:marBottom w:val="0"/>
                      <w:divBdr>
                        <w:top w:val="none" w:sz="0" w:space="0" w:color="auto"/>
                        <w:left w:val="none" w:sz="0" w:space="0" w:color="auto"/>
                        <w:bottom w:val="none" w:sz="0" w:space="0" w:color="auto"/>
                        <w:right w:val="none" w:sz="0" w:space="0" w:color="auto"/>
                      </w:divBdr>
                    </w:div>
                  </w:divsChild>
                </w:div>
                <w:div w:id="395444457">
                  <w:marLeft w:val="0"/>
                  <w:marRight w:val="0"/>
                  <w:marTop w:val="0"/>
                  <w:marBottom w:val="0"/>
                  <w:divBdr>
                    <w:top w:val="single" w:sz="2" w:space="1" w:color="FFFFFF"/>
                    <w:left w:val="single" w:sz="2" w:space="12" w:color="FFFFFF"/>
                    <w:bottom w:val="single" w:sz="2" w:space="1" w:color="FFFFFF"/>
                    <w:right w:val="single" w:sz="2" w:space="4" w:color="FFFFFF"/>
                  </w:divBdr>
                  <w:divsChild>
                    <w:div w:id="1762674500">
                      <w:marLeft w:val="0"/>
                      <w:marRight w:val="0"/>
                      <w:marTop w:val="0"/>
                      <w:marBottom w:val="0"/>
                      <w:divBdr>
                        <w:top w:val="none" w:sz="0" w:space="0" w:color="auto"/>
                        <w:left w:val="none" w:sz="0" w:space="0" w:color="auto"/>
                        <w:bottom w:val="none" w:sz="0" w:space="0" w:color="auto"/>
                        <w:right w:val="none" w:sz="0" w:space="0" w:color="auto"/>
                      </w:divBdr>
                    </w:div>
                  </w:divsChild>
                </w:div>
                <w:div w:id="934560486">
                  <w:marLeft w:val="0"/>
                  <w:marRight w:val="0"/>
                  <w:marTop w:val="0"/>
                  <w:marBottom w:val="0"/>
                  <w:divBdr>
                    <w:top w:val="single" w:sz="2" w:space="1" w:color="FFFFFF"/>
                    <w:left w:val="single" w:sz="2" w:space="12" w:color="FFFFFF"/>
                    <w:bottom w:val="single" w:sz="2" w:space="1" w:color="FFFFFF"/>
                    <w:right w:val="single" w:sz="2" w:space="4" w:color="FFFFFF"/>
                  </w:divBdr>
                  <w:divsChild>
                    <w:div w:id="1678843033">
                      <w:marLeft w:val="0"/>
                      <w:marRight w:val="0"/>
                      <w:marTop w:val="0"/>
                      <w:marBottom w:val="0"/>
                      <w:divBdr>
                        <w:top w:val="none" w:sz="0" w:space="0" w:color="auto"/>
                        <w:left w:val="none" w:sz="0" w:space="0" w:color="auto"/>
                        <w:bottom w:val="none" w:sz="0" w:space="0" w:color="auto"/>
                        <w:right w:val="none" w:sz="0" w:space="0" w:color="auto"/>
                      </w:divBdr>
                    </w:div>
                  </w:divsChild>
                </w:div>
                <w:div w:id="1255358756">
                  <w:marLeft w:val="0"/>
                  <w:marRight w:val="0"/>
                  <w:marTop w:val="0"/>
                  <w:marBottom w:val="0"/>
                  <w:divBdr>
                    <w:top w:val="single" w:sz="2" w:space="1" w:color="FFFFFF"/>
                    <w:left w:val="single" w:sz="2" w:space="12" w:color="FFFFFF"/>
                    <w:bottom w:val="single" w:sz="2" w:space="1" w:color="FFFFFF"/>
                    <w:right w:val="single" w:sz="2" w:space="4" w:color="FFFFFF"/>
                  </w:divBdr>
                  <w:divsChild>
                    <w:div w:id="317928056">
                      <w:marLeft w:val="0"/>
                      <w:marRight w:val="0"/>
                      <w:marTop w:val="0"/>
                      <w:marBottom w:val="0"/>
                      <w:divBdr>
                        <w:top w:val="none" w:sz="0" w:space="0" w:color="auto"/>
                        <w:left w:val="none" w:sz="0" w:space="0" w:color="auto"/>
                        <w:bottom w:val="none" w:sz="0" w:space="0" w:color="auto"/>
                        <w:right w:val="none" w:sz="0" w:space="0" w:color="auto"/>
                      </w:divBdr>
                    </w:div>
                  </w:divsChild>
                </w:div>
                <w:div w:id="1466240635">
                  <w:marLeft w:val="0"/>
                  <w:marRight w:val="0"/>
                  <w:marTop w:val="0"/>
                  <w:marBottom w:val="0"/>
                  <w:divBdr>
                    <w:top w:val="single" w:sz="2" w:space="1" w:color="FFFFFF"/>
                    <w:left w:val="single" w:sz="2" w:space="12" w:color="FFFFFF"/>
                    <w:bottom w:val="single" w:sz="2" w:space="1" w:color="FFFFFF"/>
                    <w:right w:val="single" w:sz="2" w:space="4" w:color="FFFFFF"/>
                  </w:divBdr>
                  <w:divsChild>
                    <w:div w:id="478881797">
                      <w:marLeft w:val="0"/>
                      <w:marRight w:val="0"/>
                      <w:marTop w:val="0"/>
                      <w:marBottom w:val="0"/>
                      <w:divBdr>
                        <w:top w:val="none" w:sz="0" w:space="0" w:color="auto"/>
                        <w:left w:val="none" w:sz="0" w:space="0" w:color="auto"/>
                        <w:bottom w:val="none" w:sz="0" w:space="0" w:color="auto"/>
                        <w:right w:val="none" w:sz="0" w:space="0" w:color="auto"/>
                      </w:divBdr>
                    </w:div>
                  </w:divsChild>
                </w:div>
                <w:div w:id="1646008215">
                  <w:marLeft w:val="0"/>
                  <w:marRight w:val="0"/>
                  <w:marTop w:val="0"/>
                  <w:marBottom w:val="0"/>
                  <w:divBdr>
                    <w:top w:val="single" w:sz="2" w:space="1" w:color="FFFFFF"/>
                    <w:left w:val="single" w:sz="2" w:space="12" w:color="FFFFFF"/>
                    <w:bottom w:val="single" w:sz="2" w:space="1" w:color="FFFFFF"/>
                    <w:right w:val="single" w:sz="2" w:space="4" w:color="FFFFFF"/>
                  </w:divBdr>
                  <w:divsChild>
                    <w:div w:id="495994000">
                      <w:marLeft w:val="0"/>
                      <w:marRight w:val="0"/>
                      <w:marTop w:val="0"/>
                      <w:marBottom w:val="0"/>
                      <w:divBdr>
                        <w:top w:val="none" w:sz="0" w:space="0" w:color="auto"/>
                        <w:left w:val="none" w:sz="0" w:space="0" w:color="auto"/>
                        <w:bottom w:val="none" w:sz="0" w:space="0" w:color="auto"/>
                        <w:right w:val="none" w:sz="0" w:space="0" w:color="auto"/>
                      </w:divBdr>
                    </w:div>
                  </w:divsChild>
                </w:div>
                <w:div w:id="1742021631">
                  <w:marLeft w:val="0"/>
                  <w:marRight w:val="0"/>
                  <w:marTop w:val="0"/>
                  <w:marBottom w:val="0"/>
                  <w:divBdr>
                    <w:top w:val="single" w:sz="2" w:space="1" w:color="FFFFFF"/>
                    <w:left w:val="single" w:sz="2" w:space="12" w:color="FFFFFF"/>
                    <w:bottom w:val="single" w:sz="2" w:space="1" w:color="FFFFFF"/>
                    <w:right w:val="single" w:sz="2" w:space="4" w:color="FFFFFF"/>
                  </w:divBdr>
                  <w:divsChild>
                    <w:div w:id="50470843">
                      <w:marLeft w:val="0"/>
                      <w:marRight w:val="0"/>
                      <w:marTop w:val="0"/>
                      <w:marBottom w:val="0"/>
                      <w:divBdr>
                        <w:top w:val="none" w:sz="0" w:space="0" w:color="auto"/>
                        <w:left w:val="none" w:sz="0" w:space="0" w:color="auto"/>
                        <w:bottom w:val="none" w:sz="0" w:space="0" w:color="auto"/>
                        <w:right w:val="none" w:sz="0" w:space="0" w:color="auto"/>
                      </w:divBdr>
                    </w:div>
                  </w:divsChild>
                </w:div>
                <w:div w:id="1910991810">
                  <w:marLeft w:val="0"/>
                  <w:marRight w:val="0"/>
                  <w:marTop w:val="0"/>
                  <w:marBottom w:val="0"/>
                  <w:divBdr>
                    <w:top w:val="single" w:sz="2" w:space="1" w:color="FFFFFF"/>
                    <w:left w:val="single" w:sz="2" w:space="12" w:color="FFFFFF"/>
                    <w:bottom w:val="single" w:sz="2" w:space="1" w:color="FFFFFF"/>
                    <w:right w:val="single" w:sz="2" w:space="4" w:color="FFFFFF"/>
                  </w:divBdr>
                  <w:divsChild>
                    <w:div w:id="31423586">
                      <w:marLeft w:val="0"/>
                      <w:marRight w:val="0"/>
                      <w:marTop w:val="0"/>
                      <w:marBottom w:val="0"/>
                      <w:divBdr>
                        <w:top w:val="none" w:sz="0" w:space="0" w:color="auto"/>
                        <w:left w:val="none" w:sz="0" w:space="0" w:color="auto"/>
                        <w:bottom w:val="none" w:sz="0" w:space="0" w:color="auto"/>
                        <w:right w:val="none" w:sz="0" w:space="0" w:color="auto"/>
                      </w:divBdr>
                    </w:div>
                  </w:divsChild>
                </w:div>
                <w:div w:id="543717679">
                  <w:marLeft w:val="0"/>
                  <w:marRight w:val="0"/>
                  <w:marTop w:val="0"/>
                  <w:marBottom w:val="0"/>
                  <w:divBdr>
                    <w:top w:val="single" w:sz="2" w:space="1" w:color="FFFFFF"/>
                    <w:left w:val="single" w:sz="2" w:space="12" w:color="FFFFFF"/>
                    <w:bottom w:val="single" w:sz="2" w:space="1" w:color="FFFFFF"/>
                    <w:right w:val="single" w:sz="2" w:space="4" w:color="FFFFFF"/>
                  </w:divBdr>
                  <w:divsChild>
                    <w:div w:id="586310203">
                      <w:marLeft w:val="0"/>
                      <w:marRight w:val="0"/>
                      <w:marTop w:val="0"/>
                      <w:marBottom w:val="0"/>
                      <w:divBdr>
                        <w:top w:val="none" w:sz="0" w:space="0" w:color="auto"/>
                        <w:left w:val="none" w:sz="0" w:space="0" w:color="auto"/>
                        <w:bottom w:val="none" w:sz="0" w:space="0" w:color="auto"/>
                        <w:right w:val="none" w:sz="0" w:space="0" w:color="auto"/>
                      </w:divBdr>
                    </w:div>
                  </w:divsChild>
                </w:div>
                <w:div w:id="272440949">
                  <w:marLeft w:val="0"/>
                  <w:marRight w:val="0"/>
                  <w:marTop w:val="0"/>
                  <w:marBottom w:val="0"/>
                  <w:divBdr>
                    <w:top w:val="single" w:sz="2" w:space="1" w:color="FFFFFF"/>
                    <w:left w:val="single" w:sz="2" w:space="12" w:color="FFFFFF"/>
                    <w:bottom w:val="single" w:sz="2" w:space="1" w:color="FFFFFF"/>
                    <w:right w:val="single" w:sz="2" w:space="4" w:color="FFFFFF"/>
                  </w:divBdr>
                  <w:divsChild>
                    <w:div w:id="838808543">
                      <w:marLeft w:val="0"/>
                      <w:marRight w:val="0"/>
                      <w:marTop w:val="0"/>
                      <w:marBottom w:val="0"/>
                      <w:divBdr>
                        <w:top w:val="none" w:sz="0" w:space="0" w:color="auto"/>
                        <w:left w:val="none" w:sz="0" w:space="0" w:color="auto"/>
                        <w:bottom w:val="none" w:sz="0" w:space="0" w:color="auto"/>
                        <w:right w:val="none" w:sz="0" w:space="0" w:color="auto"/>
                      </w:divBdr>
                    </w:div>
                  </w:divsChild>
                </w:div>
                <w:div w:id="881788922">
                  <w:marLeft w:val="0"/>
                  <w:marRight w:val="0"/>
                  <w:marTop w:val="0"/>
                  <w:marBottom w:val="0"/>
                  <w:divBdr>
                    <w:top w:val="single" w:sz="2" w:space="1" w:color="FFFFFF"/>
                    <w:left w:val="single" w:sz="2" w:space="12" w:color="FFFFFF"/>
                    <w:bottom w:val="single" w:sz="2" w:space="1" w:color="FFFFFF"/>
                    <w:right w:val="single" w:sz="2" w:space="4" w:color="FFFFFF"/>
                  </w:divBdr>
                  <w:divsChild>
                    <w:div w:id="1868710724">
                      <w:marLeft w:val="0"/>
                      <w:marRight w:val="0"/>
                      <w:marTop w:val="0"/>
                      <w:marBottom w:val="0"/>
                      <w:divBdr>
                        <w:top w:val="none" w:sz="0" w:space="0" w:color="auto"/>
                        <w:left w:val="none" w:sz="0" w:space="0" w:color="auto"/>
                        <w:bottom w:val="none" w:sz="0" w:space="0" w:color="auto"/>
                        <w:right w:val="none" w:sz="0" w:space="0" w:color="auto"/>
                      </w:divBdr>
                    </w:div>
                  </w:divsChild>
                </w:div>
                <w:div w:id="1677657022">
                  <w:marLeft w:val="0"/>
                  <w:marRight w:val="0"/>
                  <w:marTop w:val="0"/>
                  <w:marBottom w:val="0"/>
                  <w:divBdr>
                    <w:top w:val="single" w:sz="2" w:space="1" w:color="FFFFFF"/>
                    <w:left w:val="single" w:sz="2" w:space="12" w:color="FFFFFF"/>
                    <w:bottom w:val="single" w:sz="2" w:space="1" w:color="FFFFFF"/>
                    <w:right w:val="single" w:sz="2" w:space="4" w:color="FFFFFF"/>
                  </w:divBdr>
                  <w:divsChild>
                    <w:div w:id="41950830">
                      <w:marLeft w:val="0"/>
                      <w:marRight w:val="0"/>
                      <w:marTop w:val="0"/>
                      <w:marBottom w:val="0"/>
                      <w:divBdr>
                        <w:top w:val="none" w:sz="0" w:space="0" w:color="auto"/>
                        <w:left w:val="none" w:sz="0" w:space="0" w:color="auto"/>
                        <w:bottom w:val="none" w:sz="0" w:space="0" w:color="auto"/>
                        <w:right w:val="none" w:sz="0" w:space="0" w:color="auto"/>
                      </w:divBdr>
                    </w:div>
                  </w:divsChild>
                </w:div>
                <w:div w:id="2052807111">
                  <w:marLeft w:val="0"/>
                  <w:marRight w:val="0"/>
                  <w:marTop w:val="0"/>
                  <w:marBottom w:val="0"/>
                  <w:divBdr>
                    <w:top w:val="single" w:sz="2" w:space="1" w:color="FFFFFF"/>
                    <w:left w:val="single" w:sz="2" w:space="12" w:color="FFFFFF"/>
                    <w:bottom w:val="single" w:sz="2" w:space="1" w:color="FFFFFF"/>
                    <w:right w:val="single" w:sz="2" w:space="4" w:color="FFFFFF"/>
                  </w:divBdr>
                  <w:divsChild>
                    <w:div w:id="606698815">
                      <w:marLeft w:val="0"/>
                      <w:marRight w:val="0"/>
                      <w:marTop w:val="0"/>
                      <w:marBottom w:val="0"/>
                      <w:divBdr>
                        <w:top w:val="none" w:sz="0" w:space="0" w:color="auto"/>
                        <w:left w:val="none" w:sz="0" w:space="0" w:color="auto"/>
                        <w:bottom w:val="none" w:sz="0" w:space="0" w:color="auto"/>
                        <w:right w:val="none" w:sz="0" w:space="0" w:color="auto"/>
                      </w:divBdr>
                    </w:div>
                  </w:divsChild>
                </w:div>
                <w:div w:id="1521704640">
                  <w:marLeft w:val="0"/>
                  <w:marRight w:val="0"/>
                  <w:marTop w:val="0"/>
                  <w:marBottom w:val="0"/>
                  <w:divBdr>
                    <w:top w:val="single" w:sz="2" w:space="1" w:color="FFFFFF"/>
                    <w:left w:val="single" w:sz="2" w:space="12" w:color="FFFFFF"/>
                    <w:bottom w:val="single" w:sz="2" w:space="1" w:color="FFFFFF"/>
                    <w:right w:val="single" w:sz="2" w:space="4" w:color="FFFFFF"/>
                  </w:divBdr>
                  <w:divsChild>
                    <w:div w:id="1414548584">
                      <w:marLeft w:val="0"/>
                      <w:marRight w:val="0"/>
                      <w:marTop w:val="0"/>
                      <w:marBottom w:val="0"/>
                      <w:divBdr>
                        <w:top w:val="none" w:sz="0" w:space="0" w:color="auto"/>
                        <w:left w:val="none" w:sz="0" w:space="0" w:color="auto"/>
                        <w:bottom w:val="none" w:sz="0" w:space="0" w:color="auto"/>
                        <w:right w:val="none" w:sz="0" w:space="0" w:color="auto"/>
                      </w:divBdr>
                    </w:div>
                  </w:divsChild>
                </w:div>
                <w:div w:id="735326759">
                  <w:marLeft w:val="0"/>
                  <w:marRight w:val="0"/>
                  <w:marTop w:val="0"/>
                  <w:marBottom w:val="0"/>
                  <w:divBdr>
                    <w:top w:val="single" w:sz="2" w:space="1" w:color="FFFFFF"/>
                    <w:left w:val="single" w:sz="2" w:space="12" w:color="FFFFFF"/>
                    <w:bottom w:val="single" w:sz="2" w:space="4" w:color="FFFFFF"/>
                    <w:right w:val="single" w:sz="2" w:space="4" w:color="FFFFFF"/>
                  </w:divBdr>
                  <w:divsChild>
                    <w:div w:id="21069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93920">
          <w:marLeft w:val="0"/>
          <w:marRight w:val="0"/>
          <w:marTop w:val="0"/>
          <w:marBottom w:val="335"/>
          <w:divBdr>
            <w:top w:val="none" w:sz="0" w:space="0" w:color="auto"/>
            <w:left w:val="none" w:sz="0" w:space="0" w:color="auto"/>
            <w:bottom w:val="none" w:sz="0" w:space="0" w:color="auto"/>
            <w:right w:val="none" w:sz="0" w:space="0" w:color="auto"/>
          </w:divBdr>
          <w:divsChild>
            <w:div w:id="1062362423">
              <w:marLeft w:val="0"/>
              <w:marRight w:val="0"/>
              <w:marTop w:val="0"/>
              <w:marBottom w:val="0"/>
              <w:divBdr>
                <w:top w:val="none" w:sz="0" w:space="0" w:color="auto"/>
                <w:left w:val="none" w:sz="0" w:space="0" w:color="auto"/>
                <w:bottom w:val="none" w:sz="0" w:space="0" w:color="auto"/>
                <w:right w:val="none" w:sz="0" w:space="0" w:color="auto"/>
              </w:divBdr>
              <w:divsChild>
                <w:div w:id="1644699271">
                  <w:marLeft w:val="0"/>
                  <w:marRight w:val="0"/>
                  <w:marTop w:val="0"/>
                  <w:marBottom w:val="0"/>
                  <w:divBdr>
                    <w:top w:val="single" w:sz="2" w:space="4" w:color="FFFFFF"/>
                    <w:left w:val="single" w:sz="2" w:space="12" w:color="FFFFFF"/>
                    <w:bottom w:val="single" w:sz="2" w:space="1" w:color="FFFFFF"/>
                    <w:right w:val="single" w:sz="2" w:space="4" w:color="FFFFFF"/>
                  </w:divBdr>
                  <w:divsChild>
                    <w:div w:id="5641954">
                      <w:marLeft w:val="0"/>
                      <w:marRight w:val="0"/>
                      <w:marTop w:val="0"/>
                      <w:marBottom w:val="0"/>
                      <w:divBdr>
                        <w:top w:val="none" w:sz="0" w:space="0" w:color="auto"/>
                        <w:left w:val="none" w:sz="0" w:space="0" w:color="auto"/>
                        <w:bottom w:val="none" w:sz="0" w:space="0" w:color="auto"/>
                        <w:right w:val="none" w:sz="0" w:space="0" w:color="auto"/>
                      </w:divBdr>
                    </w:div>
                  </w:divsChild>
                </w:div>
                <w:div w:id="796332492">
                  <w:marLeft w:val="0"/>
                  <w:marRight w:val="0"/>
                  <w:marTop w:val="0"/>
                  <w:marBottom w:val="0"/>
                  <w:divBdr>
                    <w:top w:val="single" w:sz="2" w:space="1" w:color="FFFFFF"/>
                    <w:left w:val="single" w:sz="2" w:space="12" w:color="FFFFFF"/>
                    <w:bottom w:val="single" w:sz="2" w:space="1" w:color="FFFFFF"/>
                    <w:right w:val="single" w:sz="2" w:space="4" w:color="FFFFFF"/>
                  </w:divBdr>
                  <w:divsChild>
                    <w:div w:id="554853798">
                      <w:marLeft w:val="0"/>
                      <w:marRight w:val="0"/>
                      <w:marTop w:val="0"/>
                      <w:marBottom w:val="0"/>
                      <w:divBdr>
                        <w:top w:val="none" w:sz="0" w:space="0" w:color="auto"/>
                        <w:left w:val="none" w:sz="0" w:space="0" w:color="auto"/>
                        <w:bottom w:val="none" w:sz="0" w:space="0" w:color="auto"/>
                        <w:right w:val="none" w:sz="0" w:space="0" w:color="auto"/>
                      </w:divBdr>
                    </w:div>
                  </w:divsChild>
                </w:div>
                <w:div w:id="1725104407">
                  <w:marLeft w:val="0"/>
                  <w:marRight w:val="0"/>
                  <w:marTop w:val="0"/>
                  <w:marBottom w:val="0"/>
                  <w:divBdr>
                    <w:top w:val="single" w:sz="2" w:space="1" w:color="FFFFFF"/>
                    <w:left w:val="single" w:sz="2" w:space="12" w:color="FFFFFF"/>
                    <w:bottom w:val="single" w:sz="2" w:space="1" w:color="FFFFFF"/>
                    <w:right w:val="single" w:sz="2" w:space="4" w:color="FFFFFF"/>
                  </w:divBdr>
                  <w:divsChild>
                    <w:div w:id="1556044078">
                      <w:marLeft w:val="0"/>
                      <w:marRight w:val="0"/>
                      <w:marTop w:val="0"/>
                      <w:marBottom w:val="0"/>
                      <w:divBdr>
                        <w:top w:val="none" w:sz="0" w:space="0" w:color="auto"/>
                        <w:left w:val="none" w:sz="0" w:space="0" w:color="auto"/>
                        <w:bottom w:val="none" w:sz="0" w:space="0" w:color="auto"/>
                        <w:right w:val="none" w:sz="0" w:space="0" w:color="auto"/>
                      </w:divBdr>
                    </w:div>
                  </w:divsChild>
                </w:div>
                <w:div w:id="521289553">
                  <w:marLeft w:val="0"/>
                  <w:marRight w:val="0"/>
                  <w:marTop w:val="0"/>
                  <w:marBottom w:val="0"/>
                  <w:divBdr>
                    <w:top w:val="single" w:sz="2" w:space="1" w:color="FFFFFF"/>
                    <w:left w:val="single" w:sz="2" w:space="12" w:color="FFFFFF"/>
                    <w:bottom w:val="single" w:sz="2" w:space="1" w:color="FFFFFF"/>
                    <w:right w:val="single" w:sz="2" w:space="4" w:color="FFFFFF"/>
                  </w:divBdr>
                  <w:divsChild>
                    <w:div w:id="1481844686">
                      <w:marLeft w:val="0"/>
                      <w:marRight w:val="0"/>
                      <w:marTop w:val="0"/>
                      <w:marBottom w:val="0"/>
                      <w:divBdr>
                        <w:top w:val="none" w:sz="0" w:space="0" w:color="auto"/>
                        <w:left w:val="none" w:sz="0" w:space="0" w:color="auto"/>
                        <w:bottom w:val="none" w:sz="0" w:space="0" w:color="auto"/>
                        <w:right w:val="none" w:sz="0" w:space="0" w:color="auto"/>
                      </w:divBdr>
                    </w:div>
                  </w:divsChild>
                </w:div>
                <w:div w:id="976840803">
                  <w:marLeft w:val="0"/>
                  <w:marRight w:val="0"/>
                  <w:marTop w:val="0"/>
                  <w:marBottom w:val="0"/>
                  <w:divBdr>
                    <w:top w:val="single" w:sz="2" w:space="1" w:color="FFFFFF"/>
                    <w:left w:val="single" w:sz="2" w:space="12" w:color="FFFFFF"/>
                    <w:bottom w:val="single" w:sz="2" w:space="1" w:color="FFFFFF"/>
                    <w:right w:val="single" w:sz="2" w:space="4" w:color="FFFFFF"/>
                  </w:divBdr>
                  <w:divsChild>
                    <w:div w:id="814295308">
                      <w:marLeft w:val="0"/>
                      <w:marRight w:val="0"/>
                      <w:marTop w:val="0"/>
                      <w:marBottom w:val="0"/>
                      <w:divBdr>
                        <w:top w:val="none" w:sz="0" w:space="0" w:color="auto"/>
                        <w:left w:val="none" w:sz="0" w:space="0" w:color="auto"/>
                        <w:bottom w:val="none" w:sz="0" w:space="0" w:color="auto"/>
                        <w:right w:val="none" w:sz="0" w:space="0" w:color="auto"/>
                      </w:divBdr>
                    </w:div>
                  </w:divsChild>
                </w:div>
                <w:div w:id="1996642801">
                  <w:marLeft w:val="0"/>
                  <w:marRight w:val="0"/>
                  <w:marTop w:val="0"/>
                  <w:marBottom w:val="0"/>
                  <w:divBdr>
                    <w:top w:val="single" w:sz="2" w:space="1" w:color="FFFFFF"/>
                    <w:left w:val="single" w:sz="2" w:space="12" w:color="FFFFFF"/>
                    <w:bottom w:val="single" w:sz="2" w:space="1" w:color="FFFFFF"/>
                    <w:right w:val="single" w:sz="2" w:space="4" w:color="FFFFFF"/>
                  </w:divBdr>
                  <w:divsChild>
                    <w:div w:id="978536669">
                      <w:marLeft w:val="0"/>
                      <w:marRight w:val="0"/>
                      <w:marTop w:val="0"/>
                      <w:marBottom w:val="0"/>
                      <w:divBdr>
                        <w:top w:val="none" w:sz="0" w:space="0" w:color="auto"/>
                        <w:left w:val="none" w:sz="0" w:space="0" w:color="auto"/>
                        <w:bottom w:val="none" w:sz="0" w:space="0" w:color="auto"/>
                        <w:right w:val="none" w:sz="0" w:space="0" w:color="auto"/>
                      </w:divBdr>
                    </w:div>
                  </w:divsChild>
                </w:div>
                <w:div w:id="2103606203">
                  <w:marLeft w:val="0"/>
                  <w:marRight w:val="0"/>
                  <w:marTop w:val="0"/>
                  <w:marBottom w:val="0"/>
                  <w:divBdr>
                    <w:top w:val="single" w:sz="2" w:space="1" w:color="FFFFFF"/>
                    <w:left w:val="single" w:sz="2" w:space="12" w:color="FFFFFF"/>
                    <w:bottom w:val="single" w:sz="2" w:space="1" w:color="FFFFFF"/>
                    <w:right w:val="single" w:sz="2" w:space="4" w:color="FFFFFF"/>
                  </w:divBdr>
                  <w:divsChild>
                    <w:div w:id="346565218">
                      <w:marLeft w:val="0"/>
                      <w:marRight w:val="0"/>
                      <w:marTop w:val="0"/>
                      <w:marBottom w:val="0"/>
                      <w:divBdr>
                        <w:top w:val="none" w:sz="0" w:space="0" w:color="auto"/>
                        <w:left w:val="none" w:sz="0" w:space="0" w:color="auto"/>
                        <w:bottom w:val="none" w:sz="0" w:space="0" w:color="auto"/>
                        <w:right w:val="none" w:sz="0" w:space="0" w:color="auto"/>
                      </w:divBdr>
                    </w:div>
                  </w:divsChild>
                </w:div>
                <w:div w:id="1515732439">
                  <w:marLeft w:val="0"/>
                  <w:marRight w:val="0"/>
                  <w:marTop w:val="0"/>
                  <w:marBottom w:val="0"/>
                  <w:divBdr>
                    <w:top w:val="single" w:sz="2" w:space="1" w:color="FFFFFF"/>
                    <w:left w:val="single" w:sz="2" w:space="12" w:color="FFFFFF"/>
                    <w:bottom w:val="single" w:sz="2" w:space="1" w:color="FFFFFF"/>
                    <w:right w:val="single" w:sz="2" w:space="4" w:color="FFFFFF"/>
                  </w:divBdr>
                  <w:divsChild>
                    <w:div w:id="1686594446">
                      <w:marLeft w:val="0"/>
                      <w:marRight w:val="0"/>
                      <w:marTop w:val="0"/>
                      <w:marBottom w:val="0"/>
                      <w:divBdr>
                        <w:top w:val="none" w:sz="0" w:space="0" w:color="auto"/>
                        <w:left w:val="none" w:sz="0" w:space="0" w:color="auto"/>
                        <w:bottom w:val="none" w:sz="0" w:space="0" w:color="auto"/>
                        <w:right w:val="none" w:sz="0" w:space="0" w:color="auto"/>
                      </w:divBdr>
                    </w:div>
                  </w:divsChild>
                </w:div>
                <w:div w:id="1586499766">
                  <w:marLeft w:val="0"/>
                  <w:marRight w:val="0"/>
                  <w:marTop w:val="0"/>
                  <w:marBottom w:val="0"/>
                  <w:divBdr>
                    <w:top w:val="single" w:sz="2" w:space="1" w:color="FFFFFF"/>
                    <w:left w:val="single" w:sz="2" w:space="12" w:color="FFFFFF"/>
                    <w:bottom w:val="single" w:sz="2" w:space="1" w:color="FFFFFF"/>
                    <w:right w:val="single" w:sz="2" w:space="4" w:color="FFFFFF"/>
                  </w:divBdr>
                  <w:divsChild>
                    <w:div w:id="203450418">
                      <w:marLeft w:val="0"/>
                      <w:marRight w:val="0"/>
                      <w:marTop w:val="0"/>
                      <w:marBottom w:val="0"/>
                      <w:divBdr>
                        <w:top w:val="none" w:sz="0" w:space="0" w:color="auto"/>
                        <w:left w:val="none" w:sz="0" w:space="0" w:color="auto"/>
                        <w:bottom w:val="none" w:sz="0" w:space="0" w:color="auto"/>
                        <w:right w:val="none" w:sz="0" w:space="0" w:color="auto"/>
                      </w:divBdr>
                    </w:div>
                  </w:divsChild>
                </w:div>
                <w:div w:id="1632783034">
                  <w:marLeft w:val="0"/>
                  <w:marRight w:val="0"/>
                  <w:marTop w:val="0"/>
                  <w:marBottom w:val="0"/>
                  <w:divBdr>
                    <w:top w:val="single" w:sz="2" w:space="1" w:color="FFFFFF"/>
                    <w:left w:val="single" w:sz="2" w:space="12" w:color="FFFFFF"/>
                    <w:bottom w:val="single" w:sz="2" w:space="1" w:color="FFFFFF"/>
                    <w:right w:val="single" w:sz="2" w:space="4" w:color="FFFFFF"/>
                  </w:divBdr>
                  <w:divsChild>
                    <w:div w:id="515047443">
                      <w:marLeft w:val="0"/>
                      <w:marRight w:val="0"/>
                      <w:marTop w:val="0"/>
                      <w:marBottom w:val="0"/>
                      <w:divBdr>
                        <w:top w:val="none" w:sz="0" w:space="0" w:color="auto"/>
                        <w:left w:val="none" w:sz="0" w:space="0" w:color="auto"/>
                        <w:bottom w:val="none" w:sz="0" w:space="0" w:color="auto"/>
                        <w:right w:val="none" w:sz="0" w:space="0" w:color="auto"/>
                      </w:divBdr>
                    </w:div>
                  </w:divsChild>
                </w:div>
                <w:div w:id="344939622">
                  <w:marLeft w:val="0"/>
                  <w:marRight w:val="0"/>
                  <w:marTop w:val="0"/>
                  <w:marBottom w:val="0"/>
                  <w:divBdr>
                    <w:top w:val="single" w:sz="2" w:space="1" w:color="FFFFFF"/>
                    <w:left w:val="single" w:sz="2" w:space="12" w:color="FFFFFF"/>
                    <w:bottom w:val="single" w:sz="2" w:space="1" w:color="FFFFFF"/>
                    <w:right w:val="single" w:sz="2" w:space="4" w:color="FFFFFF"/>
                  </w:divBdr>
                  <w:divsChild>
                    <w:div w:id="1486970327">
                      <w:marLeft w:val="0"/>
                      <w:marRight w:val="0"/>
                      <w:marTop w:val="0"/>
                      <w:marBottom w:val="0"/>
                      <w:divBdr>
                        <w:top w:val="none" w:sz="0" w:space="0" w:color="auto"/>
                        <w:left w:val="none" w:sz="0" w:space="0" w:color="auto"/>
                        <w:bottom w:val="none" w:sz="0" w:space="0" w:color="auto"/>
                        <w:right w:val="none" w:sz="0" w:space="0" w:color="auto"/>
                      </w:divBdr>
                    </w:div>
                  </w:divsChild>
                </w:div>
                <w:div w:id="276454542">
                  <w:marLeft w:val="0"/>
                  <w:marRight w:val="0"/>
                  <w:marTop w:val="0"/>
                  <w:marBottom w:val="0"/>
                  <w:divBdr>
                    <w:top w:val="single" w:sz="2" w:space="1" w:color="FFFFFF"/>
                    <w:left w:val="single" w:sz="2" w:space="12" w:color="FFFFFF"/>
                    <w:bottom w:val="single" w:sz="2" w:space="1" w:color="FFFFFF"/>
                    <w:right w:val="single" w:sz="2" w:space="4" w:color="FFFFFF"/>
                  </w:divBdr>
                  <w:divsChild>
                    <w:div w:id="1251233975">
                      <w:marLeft w:val="0"/>
                      <w:marRight w:val="0"/>
                      <w:marTop w:val="0"/>
                      <w:marBottom w:val="0"/>
                      <w:divBdr>
                        <w:top w:val="none" w:sz="0" w:space="0" w:color="auto"/>
                        <w:left w:val="none" w:sz="0" w:space="0" w:color="auto"/>
                        <w:bottom w:val="none" w:sz="0" w:space="0" w:color="auto"/>
                        <w:right w:val="none" w:sz="0" w:space="0" w:color="auto"/>
                      </w:divBdr>
                    </w:div>
                  </w:divsChild>
                </w:div>
                <w:div w:id="244536213">
                  <w:marLeft w:val="0"/>
                  <w:marRight w:val="0"/>
                  <w:marTop w:val="0"/>
                  <w:marBottom w:val="0"/>
                  <w:divBdr>
                    <w:top w:val="single" w:sz="2" w:space="1" w:color="FFFFFF"/>
                    <w:left w:val="single" w:sz="2" w:space="12" w:color="FFFFFF"/>
                    <w:bottom w:val="single" w:sz="2" w:space="1" w:color="FFFFFF"/>
                    <w:right w:val="single" w:sz="2" w:space="4" w:color="FFFFFF"/>
                  </w:divBdr>
                  <w:divsChild>
                    <w:div w:id="1501045639">
                      <w:marLeft w:val="0"/>
                      <w:marRight w:val="0"/>
                      <w:marTop w:val="0"/>
                      <w:marBottom w:val="0"/>
                      <w:divBdr>
                        <w:top w:val="none" w:sz="0" w:space="0" w:color="auto"/>
                        <w:left w:val="none" w:sz="0" w:space="0" w:color="auto"/>
                        <w:bottom w:val="none" w:sz="0" w:space="0" w:color="auto"/>
                        <w:right w:val="none" w:sz="0" w:space="0" w:color="auto"/>
                      </w:divBdr>
                    </w:div>
                  </w:divsChild>
                </w:div>
                <w:div w:id="1986742135">
                  <w:marLeft w:val="0"/>
                  <w:marRight w:val="0"/>
                  <w:marTop w:val="0"/>
                  <w:marBottom w:val="0"/>
                  <w:divBdr>
                    <w:top w:val="single" w:sz="2" w:space="1" w:color="FFFFFF"/>
                    <w:left w:val="single" w:sz="2" w:space="12" w:color="FFFFFF"/>
                    <w:bottom w:val="single" w:sz="2" w:space="1" w:color="FFFFFF"/>
                    <w:right w:val="single" w:sz="2" w:space="4" w:color="FFFFFF"/>
                  </w:divBdr>
                  <w:divsChild>
                    <w:div w:id="446194361">
                      <w:marLeft w:val="0"/>
                      <w:marRight w:val="0"/>
                      <w:marTop w:val="0"/>
                      <w:marBottom w:val="0"/>
                      <w:divBdr>
                        <w:top w:val="none" w:sz="0" w:space="0" w:color="auto"/>
                        <w:left w:val="none" w:sz="0" w:space="0" w:color="auto"/>
                        <w:bottom w:val="none" w:sz="0" w:space="0" w:color="auto"/>
                        <w:right w:val="none" w:sz="0" w:space="0" w:color="auto"/>
                      </w:divBdr>
                    </w:div>
                  </w:divsChild>
                </w:div>
                <w:div w:id="2123332103">
                  <w:marLeft w:val="0"/>
                  <w:marRight w:val="0"/>
                  <w:marTop w:val="0"/>
                  <w:marBottom w:val="0"/>
                  <w:divBdr>
                    <w:top w:val="single" w:sz="2" w:space="1" w:color="FFFFFF"/>
                    <w:left w:val="single" w:sz="2" w:space="12" w:color="FFFFFF"/>
                    <w:bottom w:val="single" w:sz="2" w:space="1" w:color="FFFFFF"/>
                    <w:right w:val="single" w:sz="2" w:space="4" w:color="FFFFFF"/>
                  </w:divBdr>
                  <w:divsChild>
                    <w:div w:id="1158570755">
                      <w:marLeft w:val="0"/>
                      <w:marRight w:val="0"/>
                      <w:marTop w:val="0"/>
                      <w:marBottom w:val="0"/>
                      <w:divBdr>
                        <w:top w:val="none" w:sz="0" w:space="0" w:color="auto"/>
                        <w:left w:val="none" w:sz="0" w:space="0" w:color="auto"/>
                        <w:bottom w:val="none" w:sz="0" w:space="0" w:color="auto"/>
                        <w:right w:val="none" w:sz="0" w:space="0" w:color="auto"/>
                      </w:divBdr>
                    </w:div>
                  </w:divsChild>
                </w:div>
                <w:div w:id="1865287807">
                  <w:marLeft w:val="0"/>
                  <w:marRight w:val="0"/>
                  <w:marTop w:val="0"/>
                  <w:marBottom w:val="0"/>
                  <w:divBdr>
                    <w:top w:val="single" w:sz="2" w:space="1" w:color="FFFFFF"/>
                    <w:left w:val="single" w:sz="2" w:space="12" w:color="FFFFFF"/>
                    <w:bottom w:val="single" w:sz="2" w:space="1" w:color="FFFFFF"/>
                    <w:right w:val="single" w:sz="2" w:space="4" w:color="FFFFFF"/>
                  </w:divBdr>
                  <w:divsChild>
                    <w:div w:id="361712688">
                      <w:marLeft w:val="0"/>
                      <w:marRight w:val="0"/>
                      <w:marTop w:val="0"/>
                      <w:marBottom w:val="0"/>
                      <w:divBdr>
                        <w:top w:val="none" w:sz="0" w:space="0" w:color="auto"/>
                        <w:left w:val="none" w:sz="0" w:space="0" w:color="auto"/>
                        <w:bottom w:val="none" w:sz="0" w:space="0" w:color="auto"/>
                        <w:right w:val="none" w:sz="0" w:space="0" w:color="auto"/>
                      </w:divBdr>
                    </w:div>
                  </w:divsChild>
                </w:div>
                <w:div w:id="1915431722">
                  <w:marLeft w:val="0"/>
                  <w:marRight w:val="0"/>
                  <w:marTop w:val="0"/>
                  <w:marBottom w:val="0"/>
                  <w:divBdr>
                    <w:top w:val="single" w:sz="2" w:space="1" w:color="FFFFFF"/>
                    <w:left w:val="single" w:sz="2" w:space="12" w:color="FFFFFF"/>
                    <w:bottom w:val="single" w:sz="2" w:space="1" w:color="FFFFFF"/>
                    <w:right w:val="single" w:sz="2" w:space="4" w:color="FFFFFF"/>
                  </w:divBdr>
                  <w:divsChild>
                    <w:div w:id="1814130228">
                      <w:marLeft w:val="0"/>
                      <w:marRight w:val="0"/>
                      <w:marTop w:val="0"/>
                      <w:marBottom w:val="0"/>
                      <w:divBdr>
                        <w:top w:val="none" w:sz="0" w:space="0" w:color="auto"/>
                        <w:left w:val="none" w:sz="0" w:space="0" w:color="auto"/>
                        <w:bottom w:val="none" w:sz="0" w:space="0" w:color="auto"/>
                        <w:right w:val="none" w:sz="0" w:space="0" w:color="auto"/>
                      </w:divBdr>
                    </w:div>
                  </w:divsChild>
                </w:div>
                <w:div w:id="1546483930">
                  <w:marLeft w:val="0"/>
                  <w:marRight w:val="0"/>
                  <w:marTop w:val="0"/>
                  <w:marBottom w:val="0"/>
                  <w:divBdr>
                    <w:top w:val="single" w:sz="2" w:space="1" w:color="FFFFFF"/>
                    <w:left w:val="single" w:sz="2" w:space="12" w:color="FFFFFF"/>
                    <w:bottom w:val="single" w:sz="2" w:space="1" w:color="FFFFFF"/>
                    <w:right w:val="single" w:sz="2" w:space="4" w:color="FFFFFF"/>
                  </w:divBdr>
                  <w:divsChild>
                    <w:div w:id="1810588788">
                      <w:marLeft w:val="0"/>
                      <w:marRight w:val="0"/>
                      <w:marTop w:val="0"/>
                      <w:marBottom w:val="0"/>
                      <w:divBdr>
                        <w:top w:val="none" w:sz="0" w:space="0" w:color="auto"/>
                        <w:left w:val="none" w:sz="0" w:space="0" w:color="auto"/>
                        <w:bottom w:val="none" w:sz="0" w:space="0" w:color="auto"/>
                        <w:right w:val="none" w:sz="0" w:space="0" w:color="auto"/>
                      </w:divBdr>
                    </w:div>
                  </w:divsChild>
                </w:div>
                <w:div w:id="507521973">
                  <w:marLeft w:val="0"/>
                  <w:marRight w:val="0"/>
                  <w:marTop w:val="0"/>
                  <w:marBottom w:val="0"/>
                  <w:divBdr>
                    <w:top w:val="single" w:sz="2" w:space="1" w:color="FFFFFF"/>
                    <w:left w:val="single" w:sz="2" w:space="12" w:color="FFFFFF"/>
                    <w:bottom w:val="single" w:sz="2" w:space="1" w:color="FFFFFF"/>
                    <w:right w:val="single" w:sz="2" w:space="4" w:color="FFFFFF"/>
                  </w:divBdr>
                  <w:divsChild>
                    <w:div w:id="1773626029">
                      <w:marLeft w:val="0"/>
                      <w:marRight w:val="0"/>
                      <w:marTop w:val="0"/>
                      <w:marBottom w:val="0"/>
                      <w:divBdr>
                        <w:top w:val="none" w:sz="0" w:space="0" w:color="auto"/>
                        <w:left w:val="none" w:sz="0" w:space="0" w:color="auto"/>
                        <w:bottom w:val="none" w:sz="0" w:space="0" w:color="auto"/>
                        <w:right w:val="none" w:sz="0" w:space="0" w:color="auto"/>
                      </w:divBdr>
                    </w:div>
                  </w:divsChild>
                </w:div>
                <w:div w:id="1118142083">
                  <w:marLeft w:val="0"/>
                  <w:marRight w:val="0"/>
                  <w:marTop w:val="0"/>
                  <w:marBottom w:val="0"/>
                  <w:divBdr>
                    <w:top w:val="single" w:sz="2" w:space="1" w:color="FFFFFF"/>
                    <w:left w:val="single" w:sz="2" w:space="12" w:color="FFFFFF"/>
                    <w:bottom w:val="single" w:sz="2" w:space="1" w:color="FFFFFF"/>
                    <w:right w:val="single" w:sz="2" w:space="4" w:color="FFFFFF"/>
                  </w:divBdr>
                  <w:divsChild>
                    <w:div w:id="1631740836">
                      <w:marLeft w:val="0"/>
                      <w:marRight w:val="0"/>
                      <w:marTop w:val="0"/>
                      <w:marBottom w:val="0"/>
                      <w:divBdr>
                        <w:top w:val="none" w:sz="0" w:space="0" w:color="auto"/>
                        <w:left w:val="none" w:sz="0" w:space="0" w:color="auto"/>
                        <w:bottom w:val="none" w:sz="0" w:space="0" w:color="auto"/>
                        <w:right w:val="none" w:sz="0" w:space="0" w:color="auto"/>
                      </w:divBdr>
                    </w:div>
                  </w:divsChild>
                </w:div>
                <w:div w:id="1871068992">
                  <w:marLeft w:val="0"/>
                  <w:marRight w:val="0"/>
                  <w:marTop w:val="0"/>
                  <w:marBottom w:val="0"/>
                  <w:divBdr>
                    <w:top w:val="single" w:sz="2" w:space="1" w:color="FFFFFF"/>
                    <w:left w:val="single" w:sz="2" w:space="12" w:color="FFFFFF"/>
                    <w:bottom w:val="single" w:sz="2" w:space="1" w:color="FFFFFF"/>
                    <w:right w:val="single" w:sz="2" w:space="4" w:color="FFFFFF"/>
                  </w:divBdr>
                  <w:divsChild>
                    <w:div w:id="466897845">
                      <w:marLeft w:val="0"/>
                      <w:marRight w:val="0"/>
                      <w:marTop w:val="0"/>
                      <w:marBottom w:val="0"/>
                      <w:divBdr>
                        <w:top w:val="none" w:sz="0" w:space="0" w:color="auto"/>
                        <w:left w:val="none" w:sz="0" w:space="0" w:color="auto"/>
                        <w:bottom w:val="none" w:sz="0" w:space="0" w:color="auto"/>
                        <w:right w:val="none" w:sz="0" w:space="0" w:color="auto"/>
                      </w:divBdr>
                    </w:div>
                  </w:divsChild>
                </w:div>
                <w:div w:id="296690989">
                  <w:marLeft w:val="0"/>
                  <w:marRight w:val="0"/>
                  <w:marTop w:val="0"/>
                  <w:marBottom w:val="0"/>
                  <w:divBdr>
                    <w:top w:val="single" w:sz="2" w:space="1" w:color="FFFFFF"/>
                    <w:left w:val="single" w:sz="2" w:space="12" w:color="FFFFFF"/>
                    <w:bottom w:val="single" w:sz="2" w:space="1" w:color="FFFFFF"/>
                    <w:right w:val="single" w:sz="2" w:space="4" w:color="FFFFFF"/>
                  </w:divBdr>
                  <w:divsChild>
                    <w:div w:id="251009546">
                      <w:marLeft w:val="0"/>
                      <w:marRight w:val="0"/>
                      <w:marTop w:val="0"/>
                      <w:marBottom w:val="0"/>
                      <w:divBdr>
                        <w:top w:val="none" w:sz="0" w:space="0" w:color="auto"/>
                        <w:left w:val="none" w:sz="0" w:space="0" w:color="auto"/>
                        <w:bottom w:val="none" w:sz="0" w:space="0" w:color="auto"/>
                        <w:right w:val="none" w:sz="0" w:space="0" w:color="auto"/>
                      </w:divBdr>
                    </w:div>
                  </w:divsChild>
                </w:div>
                <w:div w:id="1415199091">
                  <w:marLeft w:val="0"/>
                  <w:marRight w:val="0"/>
                  <w:marTop w:val="0"/>
                  <w:marBottom w:val="0"/>
                  <w:divBdr>
                    <w:top w:val="single" w:sz="2" w:space="1" w:color="FFFFFF"/>
                    <w:left w:val="single" w:sz="2" w:space="12" w:color="FFFFFF"/>
                    <w:bottom w:val="single" w:sz="2" w:space="1" w:color="FFFFFF"/>
                    <w:right w:val="single" w:sz="2" w:space="4" w:color="FFFFFF"/>
                  </w:divBdr>
                  <w:divsChild>
                    <w:div w:id="1402214340">
                      <w:marLeft w:val="0"/>
                      <w:marRight w:val="0"/>
                      <w:marTop w:val="0"/>
                      <w:marBottom w:val="0"/>
                      <w:divBdr>
                        <w:top w:val="none" w:sz="0" w:space="0" w:color="auto"/>
                        <w:left w:val="none" w:sz="0" w:space="0" w:color="auto"/>
                        <w:bottom w:val="none" w:sz="0" w:space="0" w:color="auto"/>
                        <w:right w:val="none" w:sz="0" w:space="0" w:color="auto"/>
                      </w:divBdr>
                    </w:div>
                  </w:divsChild>
                </w:div>
                <w:div w:id="621116220">
                  <w:marLeft w:val="0"/>
                  <w:marRight w:val="0"/>
                  <w:marTop w:val="0"/>
                  <w:marBottom w:val="0"/>
                  <w:divBdr>
                    <w:top w:val="single" w:sz="2" w:space="1" w:color="FFFFFF"/>
                    <w:left w:val="single" w:sz="2" w:space="12" w:color="FFFFFF"/>
                    <w:bottom w:val="single" w:sz="2" w:space="1" w:color="FFFFFF"/>
                    <w:right w:val="single" w:sz="2" w:space="4" w:color="FFFFFF"/>
                  </w:divBdr>
                  <w:divsChild>
                    <w:div w:id="186454358">
                      <w:marLeft w:val="0"/>
                      <w:marRight w:val="0"/>
                      <w:marTop w:val="0"/>
                      <w:marBottom w:val="0"/>
                      <w:divBdr>
                        <w:top w:val="none" w:sz="0" w:space="0" w:color="auto"/>
                        <w:left w:val="none" w:sz="0" w:space="0" w:color="auto"/>
                        <w:bottom w:val="none" w:sz="0" w:space="0" w:color="auto"/>
                        <w:right w:val="none" w:sz="0" w:space="0" w:color="auto"/>
                      </w:divBdr>
                    </w:div>
                  </w:divsChild>
                </w:div>
                <w:div w:id="1116410732">
                  <w:marLeft w:val="0"/>
                  <w:marRight w:val="0"/>
                  <w:marTop w:val="0"/>
                  <w:marBottom w:val="0"/>
                  <w:divBdr>
                    <w:top w:val="single" w:sz="2" w:space="1" w:color="FFFFFF"/>
                    <w:left w:val="single" w:sz="2" w:space="12" w:color="FFFFFF"/>
                    <w:bottom w:val="single" w:sz="2" w:space="1" w:color="FFFFFF"/>
                    <w:right w:val="single" w:sz="2" w:space="4" w:color="FFFFFF"/>
                  </w:divBdr>
                  <w:divsChild>
                    <w:div w:id="1803964533">
                      <w:marLeft w:val="0"/>
                      <w:marRight w:val="0"/>
                      <w:marTop w:val="0"/>
                      <w:marBottom w:val="0"/>
                      <w:divBdr>
                        <w:top w:val="none" w:sz="0" w:space="0" w:color="auto"/>
                        <w:left w:val="none" w:sz="0" w:space="0" w:color="auto"/>
                        <w:bottom w:val="none" w:sz="0" w:space="0" w:color="auto"/>
                        <w:right w:val="none" w:sz="0" w:space="0" w:color="auto"/>
                      </w:divBdr>
                    </w:div>
                  </w:divsChild>
                </w:div>
                <w:div w:id="120459812">
                  <w:marLeft w:val="0"/>
                  <w:marRight w:val="0"/>
                  <w:marTop w:val="0"/>
                  <w:marBottom w:val="0"/>
                  <w:divBdr>
                    <w:top w:val="single" w:sz="2" w:space="1" w:color="FFFFFF"/>
                    <w:left w:val="single" w:sz="2" w:space="12" w:color="FFFFFF"/>
                    <w:bottom w:val="single" w:sz="2" w:space="1" w:color="FFFFFF"/>
                    <w:right w:val="single" w:sz="2" w:space="4" w:color="FFFFFF"/>
                  </w:divBdr>
                  <w:divsChild>
                    <w:div w:id="398794924">
                      <w:marLeft w:val="0"/>
                      <w:marRight w:val="0"/>
                      <w:marTop w:val="0"/>
                      <w:marBottom w:val="0"/>
                      <w:divBdr>
                        <w:top w:val="none" w:sz="0" w:space="0" w:color="auto"/>
                        <w:left w:val="none" w:sz="0" w:space="0" w:color="auto"/>
                        <w:bottom w:val="none" w:sz="0" w:space="0" w:color="auto"/>
                        <w:right w:val="none" w:sz="0" w:space="0" w:color="auto"/>
                      </w:divBdr>
                    </w:div>
                  </w:divsChild>
                </w:div>
                <w:div w:id="695085904">
                  <w:marLeft w:val="0"/>
                  <w:marRight w:val="0"/>
                  <w:marTop w:val="0"/>
                  <w:marBottom w:val="0"/>
                  <w:divBdr>
                    <w:top w:val="single" w:sz="2" w:space="1" w:color="FFFFFF"/>
                    <w:left w:val="single" w:sz="2" w:space="12" w:color="FFFFFF"/>
                    <w:bottom w:val="single" w:sz="2" w:space="1" w:color="FFFFFF"/>
                    <w:right w:val="single" w:sz="2" w:space="4" w:color="FFFFFF"/>
                  </w:divBdr>
                  <w:divsChild>
                    <w:div w:id="149102595">
                      <w:marLeft w:val="0"/>
                      <w:marRight w:val="0"/>
                      <w:marTop w:val="0"/>
                      <w:marBottom w:val="0"/>
                      <w:divBdr>
                        <w:top w:val="none" w:sz="0" w:space="0" w:color="auto"/>
                        <w:left w:val="none" w:sz="0" w:space="0" w:color="auto"/>
                        <w:bottom w:val="none" w:sz="0" w:space="0" w:color="auto"/>
                        <w:right w:val="none" w:sz="0" w:space="0" w:color="auto"/>
                      </w:divBdr>
                    </w:div>
                  </w:divsChild>
                </w:div>
                <w:div w:id="1846701433">
                  <w:marLeft w:val="0"/>
                  <w:marRight w:val="0"/>
                  <w:marTop w:val="0"/>
                  <w:marBottom w:val="0"/>
                  <w:divBdr>
                    <w:top w:val="single" w:sz="2" w:space="1" w:color="FFFFFF"/>
                    <w:left w:val="single" w:sz="2" w:space="12" w:color="FFFFFF"/>
                    <w:bottom w:val="single" w:sz="2" w:space="1" w:color="FFFFFF"/>
                    <w:right w:val="single" w:sz="2" w:space="4" w:color="FFFFFF"/>
                  </w:divBdr>
                  <w:divsChild>
                    <w:div w:id="1108083878">
                      <w:marLeft w:val="0"/>
                      <w:marRight w:val="0"/>
                      <w:marTop w:val="0"/>
                      <w:marBottom w:val="0"/>
                      <w:divBdr>
                        <w:top w:val="none" w:sz="0" w:space="0" w:color="auto"/>
                        <w:left w:val="none" w:sz="0" w:space="0" w:color="auto"/>
                        <w:bottom w:val="none" w:sz="0" w:space="0" w:color="auto"/>
                        <w:right w:val="none" w:sz="0" w:space="0" w:color="auto"/>
                      </w:divBdr>
                    </w:div>
                  </w:divsChild>
                </w:div>
                <w:div w:id="1086224264">
                  <w:marLeft w:val="0"/>
                  <w:marRight w:val="0"/>
                  <w:marTop w:val="0"/>
                  <w:marBottom w:val="0"/>
                  <w:divBdr>
                    <w:top w:val="single" w:sz="2" w:space="1" w:color="FFFFFF"/>
                    <w:left w:val="single" w:sz="2" w:space="12" w:color="FFFFFF"/>
                    <w:bottom w:val="single" w:sz="2" w:space="1" w:color="FFFFFF"/>
                    <w:right w:val="single" w:sz="2" w:space="4" w:color="FFFFFF"/>
                  </w:divBdr>
                  <w:divsChild>
                    <w:div w:id="1655912897">
                      <w:marLeft w:val="0"/>
                      <w:marRight w:val="0"/>
                      <w:marTop w:val="0"/>
                      <w:marBottom w:val="0"/>
                      <w:divBdr>
                        <w:top w:val="none" w:sz="0" w:space="0" w:color="auto"/>
                        <w:left w:val="none" w:sz="0" w:space="0" w:color="auto"/>
                        <w:bottom w:val="none" w:sz="0" w:space="0" w:color="auto"/>
                        <w:right w:val="none" w:sz="0" w:space="0" w:color="auto"/>
                      </w:divBdr>
                    </w:div>
                  </w:divsChild>
                </w:div>
                <w:div w:id="8532420">
                  <w:marLeft w:val="0"/>
                  <w:marRight w:val="0"/>
                  <w:marTop w:val="0"/>
                  <w:marBottom w:val="0"/>
                  <w:divBdr>
                    <w:top w:val="single" w:sz="2" w:space="1" w:color="FFFFFF"/>
                    <w:left w:val="single" w:sz="2" w:space="12" w:color="FFFFFF"/>
                    <w:bottom w:val="single" w:sz="2" w:space="1" w:color="FFFFFF"/>
                    <w:right w:val="single" w:sz="2" w:space="4" w:color="FFFFFF"/>
                  </w:divBdr>
                  <w:divsChild>
                    <w:div w:id="1429812074">
                      <w:marLeft w:val="0"/>
                      <w:marRight w:val="0"/>
                      <w:marTop w:val="0"/>
                      <w:marBottom w:val="0"/>
                      <w:divBdr>
                        <w:top w:val="none" w:sz="0" w:space="0" w:color="auto"/>
                        <w:left w:val="none" w:sz="0" w:space="0" w:color="auto"/>
                        <w:bottom w:val="none" w:sz="0" w:space="0" w:color="auto"/>
                        <w:right w:val="none" w:sz="0" w:space="0" w:color="auto"/>
                      </w:divBdr>
                    </w:div>
                  </w:divsChild>
                </w:div>
                <w:div w:id="1669096038">
                  <w:marLeft w:val="0"/>
                  <w:marRight w:val="0"/>
                  <w:marTop w:val="0"/>
                  <w:marBottom w:val="0"/>
                  <w:divBdr>
                    <w:top w:val="single" w:sz="2" w:space="1" w:color="FFFFFF"/>
                    <w:left w:val="single" w:sz="2" w:space="12" w:color="FFFFFF"/>
                    <w:bottom w:val="single" w:sz="2" w:space="1" w:color="FFFFFF"/>
                    <w:right w:val="single" w:sz="2" w:space="4" w:color="FFFFFF"/>
                  </w:divBdr>
                  <w:divsChild>
                    <w:div w:id="1425958304">
                      <w:marLeft w:val="0"/>
                      <w:marRight w:val="0"/>
                      <w:marTop w:val="0"/>
                      <w:marBottom w:val="0"/>
                      <w:divBdr>
                        <w:top w:val="none" w:sz="0" w:space="0" w:color="auto"/>
                        <w:left w:val="none" w:sz="0" w:space="0" w:color="auto"/>
                        <w:bottom w:val="none" w:sz="0" w:space="0" w:color="auto"/>
                        <w:right w:val="none" w:sz="0" w:space="0" w:color="auto"/>
                      </w:divBdr>
                    </w:div>
                  </w:divsChild>
                </w:div>
                <w:div w:id="538394259">
                  <w:marLeft w:val="0"/>
                  <w:marRight w:val="0"/>
                  <w:marTop w:val="0"/>
                  <w:marBottom w:val="0"/>
                  <w:divBdr>
                    <w:top w:val="single" w:sz="2" w:space="1" w:color="FFFFFF"/>
                    <w:left w:val="single" w:sz="2" w:space="12" w:color="FFFFFF"/>
                    <w:bottom w:val="single" w:sz="2" w:space="1" w:color="FFFFFF"/>
                    <w:right w:val="single" w:sz="2" w:space="4" w:color="FFFFFF"/>
                  </w:divBdr>
                  <w:divsChild>
                    <w:div w:id="2068648825">
                      <w:marLeft w:val="0"/>
                      <w:marRight w:val="0"/>
                      <w:marTop w:val="0"/>
                      <w:marBottom w:val="0"/>
                      <w:divBdr>
                        <w:top w:val="none" w:sz="0" w:space="0" w:color="auto"/>
                        <w:left w:val="none" w:sz="0" w:space="0" w:color="auto"/>
                        <w:bottom w:val="none" w:sz="0" w:space="0" w:color="auto"/>
                        <w:right w:val="none" w:sz="0" w:space="0" w:color="auto"/>
                      </w:divBdr>
                    </w:div>
                  </w:divsChild>
                </w:div>
                <w:div w:id="947933241">
                  <w:marLeft w:val="0"/>
                  <w:marRight w:val="0"/>
                  <w:marTop w:val="0"/>
                  <w:marBottom w:val="0"/>
                  <w:divBdr>
                    <w:top w:val="single" w:sz="2" w:space="1" w:color="FFFFFF"/>
                    <w:left w:val="single" w:sz="2" w:space="12" w:color="FFFFFF"/>
                    <w:bottom w:val="single" w:sz="2" w:space="1" w:color="FFFFFF"/>
                    <w:right w:val="single" w:sz="2" w:space="4" w:color="FFFFFF"/>
                  </w:divBdr>
                  <w:divsChild>
                    <w:div w:id="365761605">
                      <w:marLeft w:val="0"/>
                      <w:marRight w:val="0"/>
                      <w:marTop w:val="0"/>
                      <w:marBottom w:val="0"/>
                      <w:divBdr>
                        <w:top w:val="none" w:sz="0" w:space="0" w:color="auto"/>
                        <w:left w:val="none" w:sz="0" w:space="0" w:color="auto"/>
                        <w:bottom w:val="none" w:sz="0" w:space="0" w:color="auto"/>
                        <w:right w:val="none" w:sz="0" w:space="0" w:color="auto"/>
                      </w:divBdr>
                    </w:div>
                  </w:divsChild>
                </w:div>
                <w:div w:id="386800547">
                  <w:marLeft w:val="0"/>
                  <w:marRight w:val="0"/>
                  <w:marTop w:val="0"/>
                  <w:marBottom w:val="0"/>
                  <w:divBdr>
                    <w:top w:val="single" w:sz="2" w:space="1" w:color="FFFFFF"/>
                    <w:left w:val="single" w:sz="2" w:space="12" w:color="FFFFFF"/>
                    <w:bottom w:val="single" w:sz="2" w:space="1" w:color="FFFFFF"/>
                    <w:right w:val="single" w:sz="2" w:space="4" w:color="FFFFFF"/>
                  </w:divBdr>
                  <w:divsChild>
                    <w:div w:id="680470922">
                      <w:marLeft w:val="0"/>
                      <w:marRight w:val="0"/>
                      <w:marTop w:val="0"/>
                      <w:marBottom w:val="0"/>
                      <w:divBdr>
                        <w:top w:val="none" w:sz="0" w:space="0" w:color="auto"/>
                        <w:left w:val="none" w:sz="0" w:space="0" w:color="auto"/>
                        <w:bottom w:val="none" w:sz="0" w:space="0" w:color="auto"/>
                        <w:right w:val="none" w:sz="0" w:space="0" w:color="auto"/>
                      </w:divBdr>
                    </w:div>
                  </w:divsChild>
                </w:div>
                <w:div w:id="187989487">
                  <w:marLeft w:val="0"/>
                  <w:marRight w:val="0"/>
                  <w:marTop w:val="0"/>
                  <w:marBottom w:val="0"/>
                  <w:divBdr>
                    <w:top w:val="single" w:sz="2" w:space="1" w:color="FFFFFF"/>
                    <w:left w:val="single" w:sz="2" w:space="12" w:color="FFFFFF"/>
                    <w:bottom w:val="single" w:sz="2" w:space="1" w:color="FFFFFF"/>
                    <w:right w:val="single" w:sz="2" w:space="4" w:color="FFFFFF"/>
                  </w:divBdr>
                  <w:divsChild>
                    <w:div w:id="1572618431">
                      <w:marLeft w:val="0"/>
                      <w:marRight w:val="0"/>
                      <w:marTop w:val="0"/>
                      <w:marBottom w:val="0"/>
                      <w:divBdr>
                        <w:top w:val="none" w:sz="0" w:space="0" w:color="auto"/>
                        <w:left w:val="none" w:sz="0" w:space="0" w:color="auto"/>
                        <w:bottom w:val="none" w:sz="0" w:space="0" w:color="auto"/>
                        <w:right w:val="none" w:sz="0" w:space="0" w:color="auto"/>
                      </w:divBdr>
                    </w:div>
                  </w:divsChild>
                </w:div>
                <w:div w:id="2142192263">
                  <w:marLeft w:val="0"/>
                  <w:marRight w:val="0"/>
                  <w:marTop w:val="0"/>
                  <w:marBottom w:val="0"/>
                  <w:divBdr>
                    <w:top w:val="single" w:sz="2" w:space="1" w:color="FFFFFF"/>
                    <w:left w:val="single" w:sz="2" w:space="12" w:color="FFFFFF"/>
                    <w:bottom w:val="single" w:sz="2" w:space="1" w:color="FFFFFF"/>
                    <w:right w:val="single" w:sz="2" w:space="4" w:color="FFFFFF"/>
                  </w:divBdr>
                  <w:divsChild>
                    <w:div w:id="1756320620">
                      <w:marLeft w:val="0"/>
                      <w:marRight w:val="0"/>
                      <w:marTop w:val="0"/>
                      <w:marBottom w:val="0"/>
                      <w:divBdr>
                        <w:top w:val="none" w:sz="0" w:space="0" w:color="auto"/>
                        <w:left w:val="none" w:sz="0" w:space="0" w:color="auto"/>
                        <w:bottom w:val="none" w:sz="0" w:space="0" w:color="auto"/>
                        <w:right w:val="none" w:sz="0" w:space="0" w:color="auto"/>
                      </w:divBdr>
                    </w:div>
                  </w:divsChild>
                </w:div>
                <w:div w:id="155269984">
                  <w:marLeft w:val="0"/>
                  <w:marRight w:val="0"/>
                  <w:marTop w:val="0"/>
                  <w:marBottom w:val="0"/>
                  <w:divBdr>
                    <w:top w:val="single" w:sz="2" w:space="1" w:color="FFFFFF"/>
                    <w:left w:val="single" w:sz="2" w:space="12" w:color="FFFFFF"/>
                    <w:bottom w:val="single" w:sz="2" w:space="1" w:color="FFFFFF"/>
                    <w:right w:val="single" w:sz="2" w:space="4" w:color="FFFFFF"/>
                  </w:divBdr>
                  <w:divsChild>
                    <w:div w:id="1407536150">
                      <w:marLeft w:val="0"/>
                      <w:marRight w:val="0"/>
                      <w:marTop w:val="0"/>
                      <w:marBottom w:val="0"/>
                      <w:divBdr>
                        <w:top w:val="none" w:sz="0" w:space="0" w:color="auto"/>
                        <w:left w:val="none" w:sz="0" w:space="0" w:color="auto"/>
                        <w:bottom w:val="none" w:sz="0" w:space="0" w:color="auto"/>
                        <w:right w:val="none" w:sz="0" w:space="0" w:color="auto"/>
                      </w:divBdr>
                    </w:div>
                  </w:divsChild>
                </w:div>
                <w:div w:id="631523764">
                  <w:marLeft w:val="0"/>
                  <w:marRight w:val="0"/>
                  <w:marTop w:val="0"/>
                  <w:marBottom w:val="0"/>
                  <w:divBdr>
                    <w:top w:val="single" w:sz="2" w:space="1" w:color="FFFFFF"/>
                    <w:left w:val="single" w:sz="2" w:space="12" w:color="FFFFFF"/>
                    <w:bottom w:val="single" w:sz="2" w:space="1" w:color="FFFFFF"/>
                    <w:right w:val="single" w:sz="2" w:space="4" w:color="FFFFFF"/>
                  </w:divBdr>
                  <w:divsChild>
                    <w:div w:id="1952007347">
                      <w:marLeft w:val="0"/>
                      <w:marRight w:val="0"/>
                      <w:marTop w:val="0"/>
                      <w:marBottom w:val="0"/>
                      <w:divBdr>
                        <w:top w:val="none" w:sz="0" w:space="0" w:color="auto"/>
                        <w:left w:val="none" w:sz="0" w:space="0" w:color="auto"/>
                        <w:bottom w:val="none" w:sz="0" w:space="0" w:color="auto"/>
                        <w:right w:val="none" w:sz="0" w:space="0" w:color="auto"/>
                      </w:divBdr>
                    </w:div>
                  </w:divsChild>
                </w:div>
                <w:div w:id="232618338">
                  <w:marLeft w:val="0"/>
                  <w:marRight w:val="0"/>
                  <w:marTop w:val="0"/>
                  <w:marBottom w:val="0"/>
                  <w:divBdr>
                    <w:top w:val="single" w:sz="2" w:space="1" w:color="FFFFFF"/>
                    <w:left w:val="single" w:sz="2" w:space="12" w:color="FFFFFF"/>
                    <w:bottom w:val="single" w:sz="2" w:space="4" w:color="FFFFFF"/>
                    <w:right w:val="single" w:sz="2" w:space="4" w:color="FFFFFF"/>
                  </w:divBdr>
                  <w:divsChild>
                    <w:div w:id="499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11952">
          <w:marLeft w:val="0"/>
          <w:marRight w:val="0"/>
          <w:marTop w:val="0"/>
          <w:marBottom w:val="335"/>
          <w:divBdr>
            <w:top w:val="none" w:sz="0" w:space="0" w:color="auto"/>
            <w:left w:val="none" w:sz="0" w:space="0" w:color="auto"/>
            <w:bottom w:val="none" w:sz="0" w:space="0" w:color="auto"/>
            <w:right w:val="none" w:sz="0" w:space="0" w:color="auto"/>
          </w:divBdr>
          <w:divsChild>
            <w:div w:id="422334974">
              <w:marLeft w:val="0"/>
              <w:marRight w:val="0"/>
              <w:marTop w:val="0"/>
              <w:marBottom w:val="0"/>
              <w:divBdr>
                <w:top w:val="none" w:sz="0" w:space="0" w:color="auto"/>
                <w:left w:val="none" w:sz="0" w:space="0" w:color="auto"/>
                <w:bottom w:val="none" w:sz="0" w:space="0" w:color="auto"/>
                <w:right w:val="none" w:sz="0" w:space="0" w:color="auto"/>
              </w:divBdr>
              <w:divsChild>
                <w:div w:id="49354915">
                  <w:marLeft w:val="0"/>
                  <w:marRight w:val="0"/>
                  <w:marTop w:val="0"/>
                  <w:marBottom w:val="0"/>
                  <w:divBdr>
                    <w:top w:val="single" w:sz="2" w:space="4" w:color="FFFFFF"/>
                    <w:left w:val="single" w:sz="2" w:space="12" w:color="FFFFFF"/>
                    <w:bottom w:val="single" w:sz="2" w:space="1" w:color="FFFFFF"/>
                    <w:right w:val="single" w:sz="2" w:space="4" w:color="FFFFFF"/>
                  </w:divBdr>
                  <w:divsChild>
                    <w:div w:id="1168911703">
                      <w:marLeft w:val="0"/>
                      <w:marRight w:val="0"/>
                      <w:marTop w:val="0"/>
                      <w:marBottom w:val="0"/>
                      <w:divBdr>
                        <w:top w:val="none" w:sz="0" w:space="0" w:color="auto"/>
                        <w:left w:val="none" w:sz="0" w:space="0" w:color="auto"/>
                        <w:bottom w:val="none" w:sz="0" w:space="0" w:color="auto"/>
                        <w:right w:val="none" w:sz="0" w:space="0" w:color="auto"/>
                      </w:divBdr>
                    </w:div>
                  </w:divsChild>
                </w:div>
                <w:div w:id="823277673">
                  <w:marLeft w:val="0"/>
                  <w:marRight w:val="0"/>
                  <w:marTop w:val="0"/>
                  <w:marBottom w:val="0"/>
                  <w:divBdr>
                    <w:top w:val="single" w:sz="2" w:space="1" w:color="FFFFFF"/>
                    <w:left w:val="single" w:sz="2" w:space="12" w:color="FFFFFF"/>
                    <w:bottom w:val="single" w:sz="2" w:space="1" w:color="FFFFFF"/>
                    <w:right w:val="single" w:sz="2" w:space="4" w:color="FFFFFF"/>
                  </w:divBdr>
                  <w:divsChild>
                    <w:div w:id="1081370349">
                      <w:marLeft w:val="0"/>
                      <w:marRight w:val="0"/>
                      <w:marTop w:val="0"/>
                      <w:marBottom w:val="0"/>
                      <w:divBdr>
                        <w:top w:val="none" w:sz="0" w:space="0" w:color="auto"/>
                        <w:left w:val="none" w:sz="0" w:space="0" w:color="auto"/>
                        <w:bottom w:val="none" w:sz="0" w:space="0" w:color="auto"/>
                        <w:right w:val="none" w:sz="0" w:space="0" w:color="auto"/>
                      </w:divBdr>
                    </w:div>
                  </w:divsChild>
                </w:div>
                <w:div w:id="258954701">
                  <w:marLeft w:val="0"/>
                  <w:marRight w:val="0"/>
                  <w:marTop w:val="0"/>
                  <w:marBottom w:val="0"/>
                  <w:divBdr>
                    <w:top w:val="single" w:sz="2" w:space="1" w:color="FFFFFF"/>
                    <w:left w:val="single" w:sz="2" w:space="12" w:color="FFFFFF"/>
                    <w:bottom w:val="single" w:sz="2" w:space="1" w:color="FFFFFF"/>
                    <w:right w:val="single" w:sz="2" w:space="4" w:color="FFFFFF"/>
                  </w:divBdr>
                  <w:divsChild>
                    <w:div w:id="1031077955">
                      <w:marLeft w:val="0"/>
                      <w:marRight w:val="0"/>
                      <w:marTop w:val="0"/>
                      <w:marBottom w:val="0"/>
                      <w:divBdr>
                        <w:top w:val="none" w:sz="0" w:space="0" w:color="auto"/>
                        <w:left w:val="none" w:sz="0" w:space="0" w:color="auto"/>
                        <w:bottom w:val="none" w:sz="0" w:space="0" w:color="auto"/>
                        <w:right w:val="none" w:sz="0" w:space="0" w:color="auto"/>
                      </w:divBdr>
                    </w:div>
                  </w:divsChild>
                </w:div>
                <w:div w:id="1230966186">
                  <w:marLeft w:val="0"/>
                  <w:marRight w:val="0"/>
                  <w:marTop w:val="0"/>
                  <w:marBottom w:val="0"/>
                  <w:divBdr>
                    <w:top w:val="single" w:sz="2" w:space="1" w:color="FFFFFF"/>
                    <w:left w:val="single" w:sz="2" w:space="12" w:color="FFFFFF"/>
                    <w:bottom w:val="single" w:sz="2" w:space="1" w:color="FFFFFF"/>
                    <w:right w:val="single" w:sz="2" w:space="4" w:color="FFFFFF"/>
                  </w:divBdr>
                  <w:divsChild>
                    <w:div w:id="1041243653">
                      <w:marLeft w:val="0"/>
                      <w:marRight w:val="0"/>
                      <w:marTop w:val="0"/>
                      <w:marBottom w:val="0"/>
                      <w:divBdr>
                        <w:top w:val="none" w:sz="0" w:space="0" w:color="auto"/>
                        <w:left w:val="none" w:sz="0" w:space="0" w:color="auto"/>
                        <w:bottom w:val="none" w:sz="0" w:space="0" w:color="auto"/>
                        <w:right w:val="none" w:sz="0" w:space="0" w:color="auto"/>
                      </w:divBdr>
                    </w:div>
                  </w:divsChild>
                </w:div>
                <w:div w:id="1119227727">
                  <w:marLeft w:val="0"/>
                  <w:marRight w:val="0"/>
                  <w:marTop w:val="0"/>
                  <w:marBottom w:val="0"/>
                  <w:divBdr>
                    <w:top w:val="single" w:sz="2" w:space="1" w:color="FFFFFF"/>
                    <w:left w:val="single" w:sz="2" w:space="12" w:color="FFFFFF"/>
                    <w:bottom w:val="single" w:sz="2" w:space="1" w:color="FFFFFF"/>
                    <w:right w:val="single" w:sz="2" w:space="4" w:color="FFFFFF"/>
                  </w:divBdr>
                  <w:divsChild>
                    <w:div w:id="846554084">
                      <w:marLeft w:val="0"/>
                      <w:marRight w:val="0"/>
                      <w:marTop w:val="0"/>
                      <w:marBottom w:val="0"/>
                      <w:divBdr>
                        <w:top w:val="none" w:sz="0" w:space="0" w:color="auto"/>
                        <w:left w:val="none" w:sz="0" w:space="0" w:color="auto"/>
                        <w:bottom w:val="none" w:sz="0" w:space="0" w:color="auto"/>
                        <w:right w:val="none" w:sz="0" w:space="0" w:color="auto"/>
                      </w:divBdr>
                    </w:div>
                  </w:divsChild>
                </w:div>
                <w:div w:id="1672483330">
                  <w:marLeft w:val="0"/>
                  <w:marRight w:val="0"/>
                  <w:marTop w:val="0"/>
                  <w:marBottom w:val="0"/>
                  <w:divBdr>
                    <w:top w:val="single" w:sz="2" w:space="1" w:color="FFFFFF"/>
                    <w:left w:val="single" w:sz="2" w:space="12" w:color="FFFFFF"/>
                    <w:bottom w:val="single" w:sz="2" w:space="1" w:color="FFFFFF"/>
                    <w:right w:val="single" w:sz="2" w:space="4" w:color="FFFFFF"/>
                  </w:divBdr>
                  <w:divsChild>
                    <w:div w:id="1195389251">
                      <w:marLeft w:val="0"/>
                      <w:marRight w:val="0"/>
                      <w:marTop w:val="0"/>
                      <w:marBottom w:val="0"/>
                      <w:divBdr>
                        <w:top w:val="none" w:sz="0" w:space="0" w:color="auto"/>
                        <w:left w:val="none" w:sz="0" w:space="0" w:color="auto"/>
                        <w:bottom w:val="none" w:sz="0" w:space="0" w:color="auto"/>
                        <w:right w:val="none" w:sz="0" w:space="0" w:color="auto"/>
                      </w:divBdr>
                    </w:div>
                  </w:divsChild>
                </w:div>
                <w:div w:id="106199235">
                  <w:marLeft w:val="0"/>
                  <w:marRight w:val="0"/>
                  <w:marTop w:val="0"/>
                  <w:marBottom w:val="0"/>
                  <w:divBdr>
                    <w:top w:val="single" w:sz="2" w:space="1" w:color="FFFFFF"/>
                    <w:left w:val="single" w:sz="2" w:space="12" w:color="FFFFFF"/>
                    <w:bottom w:val="single" w:sz="2" w:space="1" w:color="FFFFFF"/>
                    <w:right w:val="single" w:sz="2" w:space="4" w:color="FFFFFF"/>
                  </w:divBdr>
                  <w:divsChild>
                    <w:div w:id="1389919708">
                      <w:marLeft w:val="0"/>
                      <w:marRight w:val="0"/>
                      <w:marTop w:val="0"/>
                      <w:marBottom w:val="0"/>
                      <w:divBdr>
                        <w:top w:val="none" w:sz="0" w:space="0" w:color="auto"/>
                        <w:left w:val="none" w:sz="0" w:space="0" w:color="auto"/>
                        <w:bottom w:val="none" w:sz="0" w:space="0" w:color="auto"/>
                        <w:right w:val="none" w:sz="0" w:space="0" w:color="auto"/>
                      </w:divBdr>
                    </w:div>
                  </w:divsChild>
                </w:div>
                <w:div w:id="558564332">
                  <w:marLeft w:val="0"/>
                  <w:marRight w:val="0"/>
                  <w:marTop w:val="0"/>
                  <w:marBottom w:val="0"/>
                  <w:divBdr>
                    <w:top w:val="single" w:sz="2" w:space="1" w:color="FFFFFF"/>
                    <w:left w:val="single" w:sz="2" w:space="12" w:color="FFFFFF"/>
                    <w:bottom w:val="single" w:sz="2" w:space="1" w:color="FFFFFF"/>
                    <w:right w:val="single" w:sz="2" w:space="4" w:color="FFFFFF"/>
                  </w:divBdr>
                  <w:divsChild>
                    <w:div w:id="139273863">
                      <w:marLeft w:val="0"/>
                      <w:marRight w:val="0"/>
                      <w:marTop w:val="0"/>
                      <w:marBottom w:val="0"/>
                      <w:divBdr>
                        <w:top w:val="none" w:sz="0" w:space="0" w:color="auto"/>
                        <w:left w:val="none" w:sz="0" w:space="0" w:color="auto"/>
                        <w:bottom w:val="none" w:sz="0" w:space="0" w:color="auto"/>
                        <w:right w:val="none" w:sz="0" w:space="0" w:color="auto"/>
                      </w:divBdr>
                    </w:div>
                  </w:divsChild>
                </w:div>
                <w:div w:id="522286685">
                  <w:marLeft w:val="0"/>
                  <w:marRight w:val="0"/>
                  <w:marTop w:val="0"/>
                  <w:marBottom w:val="0"/>
                  <w:divBdr>
                    <w:top w:val="single" w:sz="2" w:space="1" w:color="FFFFFF"/>
                    <w:left w:val="single" w:sz="2" w:space="12" w:color="FFFFFF"/>
                    <w:bottom w:val="single" w:sz="2" w:space="1" w:color="FFFFFF"/>
                    <w:right w:val="single" w:sz="2" w:space="4" w:color="FFFFFF"/>
                  </w:divBdr>
                  <w:divsChild>
                    <w:div w:id="1883789889">
                      <w:marLeft w:val="0"/>
                      <w:marRight w:val="0"/>
                      <w:marTop w:val="0"/>
                      <w:marBottom w:val="0"/>
                      <w:divBdr>
                        <w:top w:val="none" w:sz="0" w:space="0" w:color="auto"/>
                        <w:left w:val="none" w:sz="0" w:space="0" w:color="auto"/>
                        <w:bottom w:val="none" w:sz="0" w:space="0" w:color="auto"/>
                        <w:right w:val="none" w:sz="0" w:space="0" w:color="auto"/>
                      </w:divBdr>
                    </w:div>
                  </w:divsChild>
                </w:div>
                <w:div w:id="406651510">
                  <w:marLeft w:val="0"/>
                  <w:marRight w:val="0"/>
                  <w:marTop w:val="0"/>
                  <w:marBottom w:val="0"/>
                  <w:divBdr>
                    <w:top w:val="single" w:sz="2" w:space="1" w:color="FFFFFF"/>
                    <w:left w:val="single" w:sz="2" w:space="12" w:color="FFFFFF"/>
                    <w:bottom w:val="single" w:sz="2" w:space="1" w:color="FFFFFF"/>
                    <w:right w:val="single" w:sz="2" w:space="4" w:color="FFFFFF"/>
                  </w:divBdr>
                  <w:divsChild>
                    <w:div w:id="189995858">
                      <w:marLeft w:val="0"/>
                      <w:marRight w:val="0"/>
                      <w:marTop w:val="0"/>
                      <w:marBottom w:val="0"/>
                      <w:divBdr>
                        <w:top w:val="none" w:sz="0" w:space="0" w:color="auto"/>
                        <w:left w:val="none" w:sz="0" w:space="0" w:color="auto"/>
                        <w:bottom w:val="none" w:sz="0" w:space="0" w:color="auto"/>
                        <w:right w:val="none" w:sz="0" w:space="0" w:color="auto"/>
                      </w:divBdr>
                    </w:div>
                  </w:divsChild>
                </w:div>
                <w:div w:id="750009619">
                  <w:marLeft w:val="0"/>
                  <w:marRight w:val="0"/>
                  <w:marTop w:val="0"/>
                  <w:marBottom w:val="0"/>
                  <w:divBdr>
                    <w:top w:val="single" w:sz="2" w:space="1" w:color="FFFFFF"/>
                    <w:left w:val="single" w:sz="2" w:space="12" w:color="FFFFFF"/>
                    <w:bottom w:val="single" w:sz="2" w:space="1" w:color="FFFFFF"/>
                    <w:right w:val="single" w:sz="2" w:space="4" w:color="FFFFFF"/>
                  </w:divBdr>
                  <w:divsChild>
                    <w:div w:id="1804272144">
                      <w:marLeft w:val="0"/>
                      <w:marRight w:val="0"/>
                      <w:marTop w:val="0"/>
                      <w:marBottom w:val="0"/>
                      <w:divBdr>
                        <w:top w:val="none" w:sz="0" w:space="0" w:color="auto"/>
                        <w:left w:val="none" w:sz="0" w:space="0" w:color="auto"/>
                        <w:bottom w:val="none" w:sz="0" w:space="0" w:color="auto"/>
                        <w:right w:val="none" w:sz="0" w:space="0" w:color="auto"/>
                      </w:divBdr>
                    </w:div>
                  </w:divsChild>
                </w:div>
                <w:div w:id="1682662371">
                  <w:marLeft w:val="0"/>
                  <w:marRight w:val="0"/>
                  <w:marTop w:val="0"/>
                  <w:marBottom w:val="0"/>
                  <w:divBdr>
                    <w:top w:val="single" w:sz="2" w:space="1" w:color="FFFFFF"/>
                    <w:left w:val="single" w:sz="2" w:space="12" w:color="FFFFFF"/>
                    <w:bottom w:val="single" w:sz="2" w:space="1" w:color="FFFFFF"/>
                    <w:right w:val="single" w:sz="2" w:space="4" w:color="FFFFFF"/>
                  </w:divBdr>
                  <w:divsChild>
                    <w:div w:id="381370608">
                      <w:marLeft w:val="0"/>
                      <w:marRight w:val="0"/>
                      <w:marTop w:val="0"/>
                      <w:marBottom w:val="0"/>
                      <w:divBdr>
                        <w:top w:val="none" w:sz="0" w:space="0" w:color="auto"/>
                        <w:left w:val="none" w:sz="0" w:space="0" w:color="auto"/>
                        <w:bottom w:val="none" w:sz="0" w:space="0" w:color="auto"/>
                        <w:right w:val="none" w:sz="0" w:space="0" w:color="auto"/>
                      </w:divBdr>
                    </w:div>
                  </w:divsChild>
                </w:div>
                <w:div w:id="370232866">
                  <w:marLeft w:val="0"/>
                  <w:marRight w:val="0"/>
                  <w:marTop w:val="0"/>
                  <w:marBottom w:val="0"/>
                  <w:divBdr>
                    <w:top w:val="single" w:sz="2" w:space="1" w:color="FFFFFF"/>
                    <w:left w:val="single" w:sz="2" w:space="12" w:color="FFFFFF"/>
                    <w:bottom w:val="single" w:sz="2" w:space="1" w:color="FFFFFF"/>
                    <w:right w:val="single" w:sz="2" w:space="4" w:color="FFFFFF"/>
                  </w:divBdr>
                  <w:divsChild>
                    <w:div w:id="497767317">
                      <w:marLeft w:val="0"/>
                      <w:marRight w:val="0"/>
                      <w:marTop w:val="0"/>
                      <w:marBottom w:val="0"/>
                      <w:divBdr>
                        <w:top w:val="none" w:sz="0" w:space="0" w:color="auto"/>
                        <w:left w:val="none" w:sz="0" w:space="0" w:color="auto"/>
                        <w:bottom w:val="none" w:sz="0" w:space="0" w:color="auto"/>
                        <w:right w:val="none" w:sz="0" w:space="0" w:color="auto"/>
                      </w:divBdr>
                    </w:div>
                  </w:divsChild>
                </w:div>
                <w:div w:id="473059514">
                  <w:marLeft w:val="0"/>
                  <w:marRight w:val="0"/>
                  <w:marTop w:val="0"/>
                  <w:marBottom w:val="0"/>
                  <w:divBdr>
                    <w:top w:val="single" w:sz="2" w:space="1" w:color="FFFFFF"/>
                    <w:left w:val="single" w:sz="2" w:space="12" w:color="FFFFFF"/>
                    <w:bottom w:val="single" w:sz="2" w:space="1" w:color="FFFFFF"/>
                    <w:right w:val="single" w:sz="2" w:space="4" w:color="FFFFFF"/>
                  </w:divBdr>
                  <w:divsChild>
                    <w:div w:id="126433855">
                      <w:marLeft w:val="0"/>
                      <w:marRight w:val="0"/>
                      <w:marTop w:val="0"/>
                      <w:marBottom w:val="0"/>
                      <w:divBdr>
                        <w:top w:val="none" w:sz="0" w:space="0" w:color="auto"/>
                        <w:left w:val="none" w:sz="0" w:space="0" w:color="auto"/>
                        <w:bottom w:val="none" w:sz="0" w:space="0" w:color="auto"/>
                        <w:right w:val="none" w:sz="0" w:space="0" w:color="auto"/>
                      </w:divBdr>
                    </w:div>
                  </w:divsChild>
                </w:div>
                <w:div w:id="762602588">
                  <w:marLeft w:val="0"/>
                  <w:marRight w:val="0"/>
                  <w:marTop w:val="0"/>
                  <w:marBottom w:val="0"/>
                  <w:divBdr>
                    <w:top w:val="single" w:sz="2" w:space="1" w:color="FFFFFF"/>
                    <w:left w:val="single" w:sz="2" w:space="12" w:color="FFFFFF"/>
                    <w:bottom w:val="single" w:sz="2" w:space="1" w:color="FFFFFF"/>
                    <w:right w:val="single" w:sz="2" w:space="4" w:color="FFFFFF"/>
                  </w:divBdr>
                  <w:divsChild>
                    <w:div w:id="508837043">
                      <w:marLeft w:val="0"/>
                      <w:marRight w:val="0"/>
                      <w:marTop w:val="0"/>
                      <w:marBottom w:val="0"/>
                      <w:divBdr>
                        <w:top w:val="none" w:sz="0" w:space="0" w:color="auto"/>
                        <w:left w:val="none" w:sz="0" w:space="0" w:color="auto"/>
                        <w:bottom w:val="none" w:sz="0" w:space="0" w:color="auto"/>
                        <w:right w:val="none" w:sz="0" w:space="0" w:color="auto"/>
                      </w:divBdr>
                    </w:div>
                  </w:divsChild>
                </w:div>
                <w:div w:id="1531256821">
                  <w:marLeft w:val="0"/>
                  <w:marRight w:val="0"/>
                  <w:marTop w:val="0"/>
                  <w:marBottom w:val="0"/>
                  <w:divBdr>
                    <w:top w:val="single" w:sz="2" w:space="1" w:color="FFFFFF"/>
                    <w:left w:val="single" w:sz="2" w:space="12" w:color="FFFFFF"/>
                    <w:bottom w:val="single" w:sz="2" w:space="1" w:color="FFFFFF"/>
                    <w:right w:val="single" w:sz="2" w:space="4" w:color="FFFFFF"/>
                  </w:divBdr>
                  <w:divsChild>
                    <w:div w:id="1280332348">
                      <w:marLeft w:val="0"/>
                      <w:marRight w:val="0"/>
                      <w:marTop w:val="0"/>
                      <w:marBottom w:val="0"/>
                      <w:divBdr>
                        <w:top w:val="none" w:sz="0" w:space="0" w:color="auto"/>
                        <w:left w:val="none" w:sz="0" w:space="0" w:color="auto"/>
                        <w:bottom w:val="none" w:sz="0" w:space="0" w:color="auto"/>
                        <w:right w:val="none" w:sz="0" w:space="0" w:color="auto"/>
                      </w:divBdr>
                    </w:div>
                  </w:divsChild>
                </w:div>
                <w:div w:id="1726179234">
                  <w:marLeft w:val="0"/>
                  <w:marRight w:val="0"/>
                  <w:marTop w:val="0"/>
                  <w:marBottom w:val="0"/>
                  <w:divBdr>
                    <w:top w:val="single" w:sz="2" w:space="1" w:color="FFFFFF"/>
                    <w:left w:val="single" w:sz="2" w:space="12" w:color="FFFFFF"/>
                    <w:bottom w:val="single" w:sz="2" w:space="1" w:color="FFFFFF"/>
                    <w:right w:val="single" w:sz="2" w:space="4" w:color="FFFFFF"/>
                  </w:divBdr>
                  <w:divsChild>
                    <w:div w:id="2038122107">
                      <w:marLeft w:val="0"/>
                      <w:marRight w:val="0"/>
                      <w:marTop w:val="0"/>
                      <w:marBottom w:val="0"/>
                      <w:divBdr>
                        <w:top w:val="none" w:sz="0" w:space="0" w:color="auto"/>
                        <w:left w:val="none" w:sz="0" w:space="0" w:color="auto"/>
                        <w:bottom w:val="none" w:sz="0" w:space="0" w:color="auto"/>
                        <w:right w:val="none" w:sz="0" w:space="0" w:color="auto"/>
                      </w:divBdr>
                    </w:div>
                  </w:divsChild>
                </w:div>
                <w:div w:id="2090151486">
                  <w:marLeft w:val="0"/>
                  <w:marRight w:val="0"/>
                  <w:marTop w:val="0"/>
                  <w:marBottom w:val="0"/>
                  <w:divBdr>
                    <w:top w:val="single" w:sz="2" w:space="1" w:color="FFFFFF"/>
                    <w:left w:val="single" w:sz="2" w:space="12" w:color="FFFFFF"/>
                    <w:bottom w:val="single" w:sz="2" w:space="1" w:color="FFFFFF"/>
                    <w:right w:val="single" w:sz="2" w:space="4" w:color="FFFFFF"/>
                  </w:divBdr>
                  <w:divsChild>
                    <w:div w:id="1429084819">
                      <w:marLeft w:val="0"/>
                      <w:marRight w:val="0"/>
                      <w:marTop w:val="0"/>
                      <w:marBottom w:val="0"/>
                      <w:divBdr>
                        <w:top w:val="none" w:sz="0" w:space="0" w:color="auto"/>
                        <w:left w:val="none" w:sz="0" w:space="0" w:color="auto"/>
                        <w:bottom w:val="none" w:sz="0" w:space="0" w:color="auto"/>
                        <w:right w:val="none" w:sz="0" w:space="0" w:color="auto"/>
                      </w:divBdr>
                    </w:div>
                  </w:divsChild>
                </w:div>
                <w:div w:id="1477643297">
                  <w:marLeft w:val="0"/>
                  <w:marRight w:val="0"/>
                  <w:marTop w:val="0"/>
                  <w:marBottom w:val="0"/>
                  <w:divBdr>
                    <w:top w:val="single" w:sz="2" w:space="1" w:color="FFFFFF"/>
                    <w:left w:val="single" w:sz="2" w:space="12" w:color="FFFFFF"/>
                    <w:bottom w:val="single" w:sz="2" w:space="1" w:color="FFFFFF"/>
                    <w:right w:val="single" w:sz="2" w:space="4" w:color="FFFFFF"/>
                  </w:divBdr>
                  <w:divsChild>
                    <w:div w:id="59062211">
                      <w:marLeft w:val="0"/>
                      <w:marRight w:val="0"/>
                      <w:marTop w:val="0"/>
                      <w:marBottom w:val="0"/>
                      <w:divBdr>
                        <w:top w:val="none" w:sz="0" w:space="0" w:color="auto"/>
                        <w:left w:val="none" w:sz="0" w:space="0" w:color="auto"/>
                        <w:bottom w:val="none" w:sz="0" w:space="0" w:color="auto"/>
                        <w:right w:val="none" w:sz="0" w:space="0" w:color="auto"/>
                      </w:divBdr>
                    </w:div>
                  </w:divsChild>
                </w:div>
                <w:div w:id="1869488668">
                  <w:marLeft w:val="0"/>
                  <w:marRight w:val="0"/>
                  <w:marTop w:val="0"/>
                  <w:marBottom w:val="0"/>
                  <w:divBdr>
                    <w:top w:val="single" w:sz="2" w:space="1" w:color="FFFFFF"/>
                    <w:left w:val="single" w:sz="2" w:space="12" w:color="FFFFFF"/>
                    <w:bottom w:val="single" w:sz="2" w:space="1" w:color="FFFFFF"/>
                    <w:right w:val="single" w:sz="2" w:space="4" w:color="FFFFFF"/>
                  </w:divBdr>
                  <w:divsChild>
                    <w:div w:id="1183209454">
                      <w:marLeft w:val="0"/>
                      <w:marRight w:val="0"/>
                      <w:marTop w:val="0"/>
                      <w:marBottom w:val="0"/>
                      <w:divBdr>
                        <w:top w:val="none" w:sz="0" w:space="0" w:color="auto"/>
                        <w:left w:val="none" w:sz="0" w:space="0" w:color="auto"/>
                        <w:bottom w:val="none" w:sz="0" w:space="0" w:color="auto"/>
                        <w:right w:val="none" w:sz="0" w:space="0" w:color="auto"/>
                      </w:divBdr>
                    </w:div>
                  </w:divsChild>
                </w:div>
                <w:div w:id="1262641351">
                  <w:marLeft w:val="0"/>
                  <w:marRight w:val="0"/>
                  <w:marTop w:val="0"/>
                  <w:marBottom w:val="0"/>
                  <w:divBdr>
                    <w:top w:val="single" w:sz="2" w:space="1" w:color="FFFFFF"/>
                    <w:left w:val="single" w:sz="2" w:space="12" w:color="FFFFFF"/>
                    <w:bottom w:val="single" w:sz="2" w:space="1" w:color="FFFFFF"/>
                    <w:right w:val="single" w:sz="2" w:space="4" w:color="FFFFFF"/>
                  </w:divBdr>
                  <w:divsChild>
                    <w:div w:id="505441887">
                      <w:marLeft w:val="0"/>
                      <w:marRight w:val="0"/>
                      <w:marTop w:val="0"/>
                      <w:marBottom w:val="0"/>
                      <w:divBdr>
                        <w:top w:val="none" w:sz="0" w:space="0" w:color="auto"/>
                        <w:left w:val="none" w:sz="0" w:space="0" w:color="auto"/>
                        <w:bottom w:val="none" w:sz="0" w:space="0" w:color="auto"/>
                        <w:right w:val="none" w:sz="0" w:space="0" w:color="auto"/>
                      </w:divBdr>
                    </w:div>
                  </w:divsChild>
                </w:div>
                <w:div w:id="163398413">
                  <w:marLeft w:val="0"/>
                  <w:marRight w:val="0"/>
                  <w:marTop w:val="0"/>
                  <w:marBottom w:val="0"/>
                  <w:divBdr>
                    <w:top w:val="single" w:sz="2" w:space="1" w:color="FFFFFF"/>
                    <w:left w:val="single" w:sz="2" w:space="12" w:color="FFFFFF"/>
                    <w:bottom w:val="single" w:sz="2" w:space="1" w:color="FFFFFF"/>
                    <w:right w:val="single" w:sz="2" w:space="4" w:color="FFFFFF"/>
                  </w:divBdr>
                  <w:divsChild>
                    <w:div w:id="1385716029">
                      <w:marLeft w:val="0"/>
                      <w:marRight w:val="0"/>
                      <w:marTop w:val="0"/>
                      <w:marBottom w:val="0"/>
                      <w:divBdr>
                        <w:top w:val="none" w:sz="0" w:space="0" w:color="auto"/>
                        <w:left w:val="none" w:sz="0" w:space="0" w:color="auto"/>
                        <w:bottom w:val="none" w:sz="0" w:space="0" w:color="auto"/>
                        <w:right w:val="none" w:sz="0" w:space="0" w:color="auto"/>
                      </w:divBdr>
                    </w:div>
                  </w:divsChild>
                </w:div>
                <w:div w:id="179860930">
                  <w:marLeft w:val="0"/>
                  <w:marRight w:val="0"/>
                  <w:marTop w:val="0"/>
                  <w:marBottom w:val="0"/>
                  <w:divBdr>
                    <w:top w:val="single" w:sz="2" w:space="1" w:color="FFFFFF"/>
                    <w:left w:val="single" w:sz="2" w:space="12" w:color="FFFFFF"/>
                    <w:bottom w:val="single" w:sz="2" w:space="1" w:color="FFFFFF"/>
                    <w:right w:val="single" w:sz="2" w:space="4" w:color="FFFFFF"/>
                  </w:divBdr>
                  <w:divsChild>
                    <w:div w:id="1623808877">
                      <w:marLeft w:val="0"/>
                      <w:marRight w:val="0"/>
                      <w:marTop w:val="0"/>
                      <w:marBottom w:val="0"/>
                      <w:divBdr>
                        <w:top w:val="none" w:sz="0" w:space="0" w:color="auto"/>
                        <w:left w:val="none" w:sz="0" w:space="0" w:color="auto"/>
                        <w:bottom w:val="none" w:sz="0" w:space="0" w:color="auto"/>
                        <w:right w:val="none" w:sz="0" w:space="0" w:color="auto"/>
                      </w:divBdr>
                    </w:div>
                  </w:divsChild>
                </w:div>
                <w:div w:id="1906993586">
                  <w:marLeft w:val="0"/>
                  <w:marRight w:val="0"/>
                  <w:marTop w:val="0"/>
                  <w:marBottom w:val="0"/>
                  <w:divBdr>
                    <w:top w:val="single" w:sz="2" w:space="1" w:color="FFFFFF"/>
                    <w:left w:val="single" w:sz="2" w:space="12" w:color="FFFFFF"/>
                    <w:bottom w:val="single" w:sz="2" w:space="1" w:color="FFFFFF"/>
                    <w:right w:val="single" w:sz="2" w:space="4" w:color="FFFFFF"/>
                  </w:divBdr>
                  <w:divsChild>
                    <w:div w:id="1143306715">
                      <w:marLeft w:val="0"/>
                      <w:marRight w:val="0"/>
                      <w:marTop w:val="0"/>
                      <w:marBottom w:val="0"/>
                      <w:divBdr>
                        <w:top w:val="none" w:sz="0" w:space="0" w:color="auto"/>
                        <w:left w:val="none" w:sz="0" w:space="0" w:color="auto"/>
                        <w:bottom w:val="none" w:sz="0" w:space="0" w:color="auto"/>
                        <w:right w:val="none" w:sz="0" w:space="0" w:color="auto"/>
                      </w:divBdr>
                    </w:div>
                  </w:divsChild>
                </w:div>
                <w:div w:id="2073578771">
                  <w:marLeft w:val="0"/>
                  <w:marRight w:val="0"/>
                  <w:marTop w:val="0"/>
                  <w:marBottom w:val="0"/>
                  <w:divBdr>
                    <w:top w:val="single" w:sz="2" w:space="1" w:color="FFFFFF"/>
                    <w:left w:val="single" w:sz="2" w:space="12" w:color="FFFFFF"/>
                    <w:bottom w:val="single" w:sz="2" w:space="1" w:color="FFFFFF"/>
                    <w:right w:val="single" w:sz="2" w:space="4" w:color="FFFFFF"/>
                  </w:divBdr>
                  <w:divsChild>
                    <w:div w:id="1929074077">
                      <w:marLeft w:val="0"/>
                      <w:marRight w:val="0"/>
                      <w:marTop w:val="0"/>
                      <w:marBottom w:val="0"/>
                      <w:divBdr>
                        <w:top w:val="none" w:sz="0" w:space="0" w:color="auto"/>
                        <w:left w:val="none" w:sz="0" w:space="0" w:color="auto"/>
                        <w:bottom w:val="none" w:sz="0" w:space="0" w:color="auto"/>
                        <w:right w:val="none" w:sz="0" w:space="0" w:color="auto"/>
                      </w:divBdr>
                    </w:div>
                  </w:divsChild>
                </w:div>
                <w:div w:id="341518998">
                  <w:marLeft w:val="0"/>
                  <w:marRight w:val="0"/>
                  <w:marTop w:val="0"/>
                  <w:marBottom w:val="0"/>
                  <w:divBdr>
                    <w:top w:val="single" w:sz="2" w:space="1" w:color="FFFFFF"/>
                    <w:left w:val="single" w:sz="2" w:space="12" w:color="FFFFFF"/>
                    <w:bottom w:val="single" w:sz="2" w:space="1" w:color="FFFFFF"/>
                    <w:right w:val="single" w:sz="2" w:space="4" w:color="FFFFFF"/>
                  </w:divBdr>
                  <w:divsChild>
                    <w:div w:id="1751460450">
                      <w:marLeft w:val="0"/>
                      <w:marRight w:val="0"/>
                      <w:marTop w:val="0"/>
                      <w:marBottom w:val="0"/>
                      <w:divBdr>
                        <w:top w:val="none" w:sz="0" w:space="0" w:color="auto"/>
                        <w:left w:val="none" w:sz="0" w:space="0" w:color="auto"/>
                        <w:bottom w:val="none" w:sz="0" w:space="0" w:color="auto"/>
                        <w:right w:val="none" w:sz="0" w:space="0" w:color="auto"/>
                      </w:divBdr>
                    </w:div>
                  </w:divsChild>
                </w:div>
                <w:div w:id="1991402428">
                  <w:marLeft w:val="0"/>
                  <w:marRight w:val="0"/>
                  <w:marTop w:val="0"/>
                  <w:marBottom w:val="0"/>
                  <w:divBdr>
                    <w:top w:val="single" w:sz="2" w:space="1" w:color="FFFFFF"/>
                    <w:left w:val="single" w:sz="2" w:space="12" w:color="FFFFFF"/>
                    <w:bottom w:val="single" w:sz="2" w:space="1" w:color="FFFFFF"/>
                    <w:right w:val="single" w:sz="2" w:space="4" w:color="FFFFFF"/>
                  </w:divBdr>
                  <w:divsChild>
                    <w:div w:id="1390810006">
                      <w:marLeft w:val="0"/>
                      <w:marRight w:val="0"/>
                      <w:marTop w:val="0"/>
                      <w:marBottom w:val="0"/>
                      <w:divBdr>
                        <w:top w:val="none" w:sz="0" w:space="0" w:color="auto"/>
                        <w:left w:val="none" w:sz="0" w:space="0" w:color="auto"/>
                        <w:bottom w:val="none" w:sz="0" w:space="0" w:color="auto"/>
                        <w:right w:val="none" w:sz="0" w:space="0" w:color="auto"/>
                      </w:divBdr>
                    </w:div>
                  </w:divsChild>
                </w:div>
                <w:div w:id="1932005526">
                  <w:marLeft w:val="0"/>
                  <w:marRight w:val="0"/>
                  <w:marTop w:val="0"/>
                  <w:marBottom w:val="0"/>
                  <w:divBdr>
                    <w:top w:val="single" w:sz="2" w:space="1" w:color="FFFFFF"/>
                    <w:left w:val="single" w:sz="2" w:space="12" w:color="FFFFFF"/>
                    <w:bottom w:val="single" w:sz="2" w:space="1" w:color="FFFFFF"/>
                    <w:right w:val="single" w:sz="2" w:space="4" w:color="FFFFFF"/>
                  </w:divBdr>
                  <w:divsChild>
                    <w:div w:id="973604967">
                      <w:marLeft w:val="0"/>
                      <w:marRight w:val="0"/>
                      <w:marTop w:val="0"/>
                      <w:marBottom w:val="0"/>
                      <w:divBdr>
                        <w:top w:val="none" w:sz="0" w:space="0" w:color="auto"/>
                        <w:left w:val="none" w:sz="0" w:space="0" w:color="auto"/>
                        <w:bottom w:val="none" w:sz="0" w:space="0" w:color="auto"/>
                        <w:right w:val="none" w:sz="0" w:space="0" w:color="auto"/>
                      </w:divBdr>
                    </w:div>
                  </w:divsChild>
                </w:div>
                <w:div w:id="1061557137">
                  <w:marLeft w:val="0"/>
                  <w:marRight w:val="0"/>
                  <w:marTop w:val="0"/>
                  <w:marBottom w:val="0"/>
                  <w:divBdr>
                    <w:top w:val="single" w:sz="2" w:space="1" w:color="FFFFFF"/>
                    <w:left w:val="single" w:sz="2" w:space="12" w:color="FFFFFF"/>
                    <w:bottom w:val="single" w:sz="2" w:space="1" w:color="FFFFFF"/>
                    <w:right w:val="single" w:sz="2" w:space="4" w:color="FFFFFF"/>
                  </w:divBdr>
                  <w:divsChild>
                    <w:div w:id="1335454305">
                      <w:marLeft w:val="0"/>
                      <w:marRight w:val="0"/>
                      <w:marTop w:val="0"/>
                      <w:marBottom w:val="0"/>
                      <w:divBdr>
                        <w:top w:val="none" w:sz="0" w:space="0" w:color="auto"/>
                        <w:left w:val="none" w:sz="0" w:space="0" w:color="auto"/>
                        <w:bottom w:val="none" w:sz="0" w:space="0" w:color="auto"/>
                        <w:right w:val="none" w:sz="0" w:space="0" w:color="auto"/>
                      </w:divBdr>
                    </w:div>
                  </w:divsChild>
                </w:div>
                <w:div w:id="1754542667">
                  <w:marLeft w:val="0"/>
                  <w:marRight w:val="0"/>
                  <w:marTop w:val="0"/>
                  <w:marBottom w:val="0"/>
                  <w:divBdr>
                    <w:top w:val="single" w:sz="2" w:space="1" w:color="FFFFFF"/>
                    <w:left w:val="single" w:sz="2" w:space="12" w:color="FFFFFF"/>
                    <w:bottom w:val="single" w:sz="2" w:space="1" w:color="FFFFFF"/>
                    <w:right w:val="single" w:sz="2" w:space="4" w:color="FFFFFF"/>
                  </w:divBdr>
                  <w:divsChild>
                    <w:div w:id="576793546">
                      <w:marLeft w:val="0"/>
                      <w:marRight w:val="0"/>
                      <w:marTop w:val="0"/>
                      <w:marBottom w:val="0"/>
                      <w:divBdr>
                        <w:top w:val="none" w:sz="0" w:space="0" w:color="auto"/>
                        <w:left w:val="none" w:sz="0" w:space="0" w:color="auto"/>
                        <w:bottom w:val="none" w:sz="0" w:space="0" w:color="auto"/>
                        <w:right w:val="none" w:sz="0" w:space="0" w:color="auto"/>
                      </w:divBdr>
                    </w:div>
                  </w:divsChild>
                </w:div>
                <w:div w:id="1347059627">
                  <w:marLeft w:val="0"/>
                  <w:marRight w:val="0"/>
                  <w:marTop w:val="0"/>
                  <w:marBottom w:val="0"/>
                  <w:divBdr>
                    <w:top w:val="single" w:sz="2" w:space="1" w:color="FFFFFF"/>
                    <w:left w:val="single" w:sz="2" w:space="12" w:color="FFFFFF"/>
                    <w:bottom w:val="single" w:sz="2" w:space="1" w:color="FFFFFF"/>
                    <w:right w:val="single" w:sz="2" w:space="4" w:color="FFFFFF"/>
                  </w:divBdr>
                  <w:divsChild>
                    <w:div w:id="1964118977">
                      <w:marLeft w:val="0"/>
                      <w:marRight w:val="0"/>
                      <w:marTop w:val="0"/>
                      <w:marBottom w:val="0"/>
                      <w:divBdr>
                        <w:top w:val="none" w:sz="0" w:space="0" w:color="auto"/>
                        <w:left w:val="none" w:sz="0" w:space="0" w:color="auto"/>
                        <w:bottom w:val="none" w:sz="0" w:space="0" w:color="auto"/>
                        <w:right w:val="none" w:sz="0" w:space="0" w:color="auto"/>
                      </w:divBdr>
                    </w:div>
                  </w:divsChild>
                </w:div>
                <w:div w:id="1602302780">
                  <w:marLeft w:val="0"/>
                  <w:marRight w:val="0"/>
                  <w:marTop w:val="0"/>
                  <w:marBottom w:val="0"/>
                  <w:divBdr>
                    <w:top w:val="single" w:sz="2" w:space="1" w:color="FFFFFF"/>
                    <w:left w:val="single" w:sz="2" w:space="12" w:color="FFFFFF"/>
                    <w:bottom w:val="single" w:sz="2" w:space="1" w:color="FFFFFF"/>
                    <w:right w:val="single" w:sz="2" w:space="4" w:color="FFFFFF"/>
                  </w:divBdr>
                  <w:divsChild>
                    <w:div w:id="1739205914">
                      <w:marLeft w:val="0"/>
                      <w:marRight w:val="0"/>
                      <w:marTop w:val="0"/>
                      <w:marBottom w:val="0"/>
                      <w:divBdr>
                        <w:top w:val="none" w:sz="0" w:space="0" w:color="auto"/>
                        <w:left w:val="none" w:sz="0" w:space="0" w:color="auto"/>
                        <w:bottom w:val="none" w:sz="0" w:space="0" w:color="auto"/>
                        <w:right w:val="none" w:sz="0" w:space="0" w:color="auto"/>
                      </w:divBdr>
                    </w:div>
                  </w:divsChild>
                </w:div>
                <w:div w:id="830484793">
                  <w:marLeft w:val="0"/>
                  <w:marRight w:val="0"/>
                  <w:marTop w:val="0"/>
                  <w:marBottom w:val="0"/>
                  <w:divBdr>
                    <w:top w:val="single" w:sz="2" w:space="1" w:color="FFFFFF"/>
                    <w:left w:val="single" w:sz="2" w:space="12" w:color="FFFFFF"/>
                    <w:bottom w:val="single" w:sz="2" w:space="1" w:color="FFFFFF"/>
                    <w:right w:val="single" w:sz="2" w:space="4" w:color="FFFFFF"/>
                  </w:divBdr>
                  <w:divsChild>
                    <w:div w:id="542862228">
                      <w:marLeft w:val="0"/>
                      <w:marRight w:val="0"/>
                      <w:marTop w:val="0"/>
                      <w:marBottom w:val="0"/>
                      <w:divBdr>
                        <w:top w:val="none" w:sz="0" w:space="0" w:color="auto"/>
                        <w:left w:val="none" w:sz="0" w:space="0" w:color="auto"/>
                        <w:bottom w:val="none" w:sz="0" w:space="0" w:color="auto"/>
                        <w:right w:val="none" w:sz="0" w:space="0" w:color="auto"/>
                      </w:divBdr>
                    </w:div>
                  </w:divsChild>
                </w:div>
                <w:div w:id="1331329777">
                  <w:marLeft w:val="0"/>
                  <w:marRight w:val="0"/>
                  <w:marTop w:val="0"/>
                  <w:marBottom w:val="0"/>
                  <w:divBdr>
                    <w:top w:val="single" w:sz="2" w:space="1" w:color="FFFFFF"/>
                    <w:left w:val="single" w:sz="2" w:space="12" w:color="FFFFFF"/>
                    <w:bottom w:val="single" w:sz="2" w:space="1" w:color="FFFFFF"/>
                    <w:right w:val="single" w:sz="2" w:space="4" w:color="FFFFFF"/>
                  </w:divBdr>
                  <w:divsChild>
                    <w:div w:id="1954550157">
                      <w:marLeft w:val="0"/>
                      <w:marRight w:val="0"/>
                      <w:marTop w:val="0"/>
                      <w:marBottom w:val="0"/>
                      <w:divBdr>
                        <w:top w:val="none" w:sz="0" w:space="0" w:color="auto"/>
                        <w:left w:val="none" w:sz="0" w:space="0" w:color="auto"/>
                        <w:bottom w:val="none" w:sz="0" w:space="0" w:color="auto"/>
                        <w:right w:val="none" w:sz="0" w:space="0" w:color="auto"/>
                      </w:divBdr>
                    </w:div>
                  </w:divsChild>
                </w:div>
                <w:div w:id="910383568">
                  <w:marLeft w:val="0"/>
                  <w:marRight w:val="0"/>
                  <w:marTop w:val="0"/>
                  <w:marBottom w:val="0"/>
                  <w:divBdr>
                    <w:top w:val="single" w:sz="2" w:space="1" w:color="FFFFFF"/>
                    <w:left w:val="single" w:sz="2" w:space="12" w:color="FFFFFF"/>
                    <w:bottom w:val="single" w:sz="2" w:space="4" w:color="FFFFFF"/>
                    <w:right w:val="single" w:sz="2" w:space="4" w:color="FFFFFF"/>
                  </w:divBdr>
                  <w:divsChild>
                    <w:div w:id="7566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3936">
          <w:marLeft w:val="0"/>
          <w:marRight w:val="0"/>
          <w:marTop w:val="0"/>
          <w:marBottom w:val="335"/>
          <w:divBdr>
            <w:top w:val="none" w:sz="0" w:space="0" w:color="auto"/>
            <w:left w:val="none" w:sz="0" w:space="0" w:color="auto"/>
            <w:bottom w:val="none" w:sz="0" w:space="0" w:color="auto"/>
            <w:right w:val="none" w:sz="0" w:space="0" w:color="auto"/>
          </w:divBdr>
          <w:divsChild>
            <w:div w:id="1725981743">
              <w:marLeft w:val="0"/>
              <w:marRight w:val="0"/>
              <w:marTop w:val="0"/>
              <w:marBottom w:val="0"/>
              <w:divBdr>
                <w:top w:val="none" w:sz="0" w:space="0" w:color="auto"/>
                <w:left w:val="none" w:sz="0" w:space="0" w:color="auto"/>
                <w:bottom w:val="none" w:sz="0" w:space="0" w:color="auto"/>
                <w:right w:val="none" w:sz="0" w:space="0" w:color="auto"/>
              </w:divBdr>
              <w:divsChild>
                <w:div w:id="1758284284">
                  <w:marLeft w:val="0"/>
                  <w:marRight w:val="0"/>
                  <w:marTop w:val="0"/>
                  <w:marBottom w:val="0"/>
                  <w:divBdr>
                    <w:top w:val="single" w:sz="2" w:space="4" w:color="FFFFFF"/>
                    <w:left w:val="single" w:sz="2" w:space="12" w:color="FFFFFF"/>
                    <w:bottom w:val="single" w:sz="2" w:space="1" w:color="FFFFFF"/>
                    <w:right w:val="single" w:sz="2" w:space="4" w:color="FFFFFF"/>
                  </w:divBdr>
                  <w:divsChild>
                    <w:div w:id="632445137">
                      <w:marLeft w:val="0"/>
                      <w:marRight w:val="0"/>
                      <w:marTop w:val="0"/>
                      <w:marBottom w:val="0"/>
                      <w:divBdr>
                        <w:top w:val="none" w:sz="0" w:space="0" w:color="auto"/>
                        <w:left w:val="none" w:sz="0" w:space="0" w:color="auto"/>
                        <w:bottom w:val="none" w:sz="0" w:space="0" w:color="auto"/>
                        <w:right w:val="none" w:sz="0" w:space="0" w:color="auto"/>
                      </w:divBdr>
                    </w:div>
                  </w:divsChild>
                </w:div>
                <w:div w:id="1133450582">
                  <w:marLeft w:val="0"/>
                  <w:marRight w:val="0"/>
                  <w:marTop w:val="0"/>
                  <w:marBottom w:val="0"/>
                  <w:divBdr>
                    <w:top w:val="single" w:sz="2" w:space="1" w:color="FFFFFF"/>
                    <w:left w:val="single" w:sz="2" w:space="12" w:color="FFFFFF"/>
                    <w:bottom w:val="single" w:sz="2" w:space="1" w:color="FFFFFF"/>
                    <w:right w:val="single" w:sz="2" w:space="4" w:color="FFFFFF"/>
                  </w:divBdr>
                  <w:divsChild>
                    <w:div w:id="1927111699">
                      <w:marLeft w:val="0"/>
                      <w:marRight w:val="0"/>
                      <w:marTop w:val="0"/>
                      <w:marBottom w:val="0"/>
                      <w:divBdr>
                        <w:top w:val="none" w:sz="0" w:space="0" w:color="auto"/>
                        <w:left w:val="none" w:sz="0" w:space="0" w:color="auto"/>
                        <w:bottom w:val="none" w:sz="0" w:space="0" w:color="auto"/>
                        <w:right w:val="none" w:sz="0" w:space="0" w:color="auto"/>
                      </w:divBdr>
                    </w:div>
                  </w:divsChild>
                </w:div>
                <w:div w:id="22826410">
                  <w:marLeft w:val="0"/>
                  <w:marRight w:val="0"/>
                  <w:marTop w:val="0"/>
                  <w:marBottom w:val="0"/>
                  <w:divBdr>
                    <w:top w:val="single" w:sz="2" w:space="1" w:color="FFFFFF"/>
                    <w:left w:val="single" w:sz="2" w:space="12" w:color="FFFFFF"/>
                    <w:bottom w:val="single" w:sz="2" w:space="1" w:color="FFFFFF"/>
                    <w:right w:val="single" w:sz="2" w:space="4" w:color="FFFFFF"/>
                  </w:divBdr>
                  <w:divsChild>
                    <w:div w:id="497962276">
                      <w:marLeft w:val="0"/>
                      <w:marRight w:val="0"/>
                      <w:marTop w:val="0"/>
                      <w:marBottom w:val="0"/>
                      <w:divBdr>
                        <w:top w:val="none" w:sz="0" w:space="0" w:color="auto"/>
                        <w:left w:val="none" w:sz="0" w:space="0" w:color="auto"/>
                        <w:bottom w:val="none" w:sz="0" w:space="0" w:color="auto"/>
                        <w:right w:val="none" w:sz="0" w:space="0" w:color="auto"/>
                      </w:divBdr>
                    </w:div>
                  </w:divsChild>
                </w:div>
                <w:div w:id="985671968">
                  <w:marLeft w:val="0"/>
                  <w:marRight w:val="0"/>
                  <w:marTop w:val="0"/>
                  <w:marBottom w:val="0"/>
                  <w:divBdr>
                    <w:top w:val="single" w:sz="2" w:space="1" w:color="FFFFFF"/>
                    <w:left w:val="single" w:sz="2" w:space="12" w:color="FFFFFF"/>
                    <w:bottom w:val="single" w:sz="2" w:space="1" w:color="FFFFFF"/>
                    <w:right w:val="single" w:sz="2" w:space="4" w:color="FFFFFF"/>
                  </w:divBdr>
                  <w:divsChild>
                    <w:div w:id="162353266">
                      <w:marLeft w:val="0"/>
                      <w:marRight w:val="0"/>
                      <w:marTop w:val="0"/>
                      <w:marBottom w:val="0"/>
                      <w:divBdr>
                        <w:top w:val="none" w:sz="0" w:space="0" w:color="auto"/>
                        <w:left w:val="none" w:sz="0" w:space="0" w:color="auto"/>
                        <w:bottom w:val="none" w:sz="0" w:space="0" w:color="auto"/>
                        <w:right w:val="none" w:sz="0" w:space="0" w:color="auto"/>
                      </w:divBdr>
                    </w:div>
                  </w:divsChild>
                </w:div>
                <w:div w:id="1320381216">
                  <w:marLeft w:val="0"/>
                  <w:marRight w:val="0"/>
                  <w:marTop w:val="0"/>
                  <w:marBottom w:val="0"/>
                  <w:divBdr>
                    <w:top w:val="single" w:sz="2" w:space="1" w:color="FFFFFF"/>
                    <w:left w:val="single" w:sz="2" w:space="12" w:color="FFFFFF"/>
                    <w:bottom w:val="single" w:sz="2" w:space="1" w:color="FFFFFF"/>
                    <w:right w:val="single" w:sz="2" w:space="4" w:color="FFFFFF"/>
                  </w:divBdr>
                  <w:divsChild>
                    <w:div w:id="1060403497">
                      <w:marLeft w:val="0"/>
                      <w:marRight w:val="0"/>
                      <w:marTop w:val="0"/>
                      <w:marBottom w:val="0"/>
                      <w:divBdr>
                        <w:top w:val="none" w:sz="0" w:space="0" w:color="auto"/>
                        <w:left w:val="none" w:sz="0" w:space="0" w:color="auto"/>
                        <w:bottom w:val="none" w:sz="0" w:space="0" w:color="auto"/>
                        <w:right w:val="none" w:sz="0" w:space="0" w:color="auto"/>
                      </w:divBdr>
                    </w:div>
                  </w:divsChild>
                </w:div>
                <w:div w:id="1877355603">
                  <w:marLeft w:val="0"/>
                  <w:marRight w:val="0"/>
                  <w:marTop w:val="0"/>
                  <w:marBottom w:val="0"/>
                  <w:divBdr>
                    <w:top w:val="single" w:sz="2" w:space="1" w:color="FFFFFF"/>
                    <w:left w:val="single" w:sz="2" w:space="12" w:color="FFFFFF"/>
                    <w:bottom w:val="single" w:sz="2" w:space="1" w:color="FFFFFF"/>
                    <w:right w:val="single" w:sz="2" w:space="4" w:color="FFFFFF"/>
                  </w:divBdr>
                  <w:divsChild>
                    <w:div w:id="1325935819">
                      <w:marLeft w:val="0"/>
                      <w:marRight w:val="0"/>
                      <w:marTop w:val="0"/>
                      <w:marBottom w:val="0"/>
                      <w:divBdr>
                        <w:top w:val="none" w:sz="0" w:space="0" w:color="auto"/>
                        <w:left w:val="none" w:sz="0" w:space="0" w:color="auto"/>
                        <w:bottom w:val="none" w:sz="0" w:space="0" w:color="auto"/>
                        <w:right w:val="none" w:sz="0" w:space="0" w:color="auto"/>
                      </w:divBdr>
                    </w:div>
                  </w:divsChild>
                </w:div>
                <w:div w:id="123356416">
                  <w:marLeft w:val="0"/>
                  <w:marRight w:val="0"/>
                  <w:marTop w:val="0"/>
                  <w:marBottom w:val="0"/>
                  <w:divBdr>
                    <w:top w:val="single" w:sz="2" w:space="1" w:color="FFFFFF"/>
                    <w:left w:val="single" w:sz="2" w:space="12" w:color="FFFFFF"/>
                    <w:bottom w:val="single" w:sz="2" w:space="1" w:color="FFFFFF"/>
                    <w:right w:val="single" w:sz="2" w:space="4" w:color="FFFFFF"/>
                  </w:divBdr>
                  <w:divsChild>
                    <w:div w:id="70352148">
                      <w:marLeft w:val="0"/>
                      <w:marRight w:val="0"/>
                      <w:marTop w:val="0"/>
                      <w:marBottom w:val="0"/>
                      <w:divBdr>
                        <w:top w:val="none" w:sz="0" w:space="0" w:color="auto"/>
                        <w:left w:val="none" w:sz="0" w:space="0" w:color="auto"/>
                        <w:bottom w:val="none" w:sz="0" w:space="0" w:color="auto"/>
                        <w:right w:val="none" w:sz="0" w:space="0" w:color="auto"/>
                      </w:divBdr>
                    </w:div>
                  </w:divsChild>
                </w:div>
                <w:div w:id="1413353156">
                  <w:marLeft w:val="0"/>
                  <w:marRight w:val="0"/>
                  <w:marTop w:val="0"/>
                  <w:marBottom w:val="0"/>
                  <w:divBdr>
                    <w:top w:val="single" w:sz="2" w:space="1" w:color="FFFFFF"/>
                    <w:left w:val="single" w:sz="2" w:space="12" w:color="FFFFFF"/>
                    <w:bottom w:val="single" w:sz="2" w:space="1" w:color="FFFFFF"/>
                    <w:right w:val="single" w:sz="2" w:space="4" w:color="FFFFFF"/>
                  </w:divBdr>
                  <w:divsChild>
                    <w:div w:id="493766413">
                      <w:marLeft w:val="0"/>
                      <w:marRight w:val="0"/>
                      <w:marTop w:val="0"/>
                      <w:marBottom w:val="0"/>
                      <w:divBdr>
                        <w:top w:val="none" w:sz="0" w:space="0" w:color="auto"/>
                        <w:left w:val="none" w:sz="0" w:space="0" w:color="auto"/>
                        <w:bottom w:val="none" w:sz="0" w:space="0" w:color="auto"/>
                        <w:right w:val="none" w:sz="0" w:space="0" w:color="auto"/>
                      </w:divBdr>
                    </w:div>
                  </w:divsChild>
                </w:div>
                <w:div w:id="1446652424">
                  <w:marLeft w:val="0"/>
                  <w:marRight w:val="0"/>
                  <w:marTop w:val="0"/>
                  <w:marBottom w:val="0"/>
                  <w:divBdr>
                    <w:top w:val="single" w:sz="2" w:space="1" w:color="FFFFFF"/>
                    <w:left w:val="single" w:sz="2" w:space="12" w:color="FFFFFF"/>
                    <w:bottom w:val="single" w:sz="2" w:space="1" w:color="FFFFFF"/>
                    <w:right w:val="single" w:sz="2" w:space="4" w:color="FFFFFF"/>
                  </w:divBdr>
                  <w:divsChild>
                    <w:div w:id="2078479520">
                      <w:marLeft w:val="0"/>
                      <w:marRight w:val="0"/>
                      <w:marTop w:val="0"/>
                      <w:marBottom w:val="0"/>
                      <w:divBdr>
                        <w:top w:val="none" w:sz="0" w:space="0" w:color="auto"/>
                        <w:left w:val="none" w:sz="0" w:space="0" w:color="auto"/>
                        <w:bottom w:val="none" w:sz="0" w:space="0" w:color="auto"/>
                        <w:right w:val="none" w:sz="0" w:space="0" w:color="auto"/>
                      </w:divBdr>
                    </w:div>
                  </w:divsChild>
                </w:div>
                <w:div w:id="1882160491">
                  <w:marLeft w:val="0"/>
                  <w:marRight w:val="0"/>
                  <w:marTop w:val="0"/>
                  <w:marBottom w:val="0"/>
                  <w:divBdr>
                    <w:top w:val="single" w:sz="2" w:space="1" w:color="FFFFFF"/>
                    <w:left w:val="single" w:sz="2" w:space="12" w:color="FFFFFF"/>
                    <w:bottom w:val="single" w:sz="2" w:space="1" w:color="FFFFFF"/>
                    <w:right w:val="single" w:sz="2" w:space="4" w:color="FFFFFF"/>
                  </w:divBdr>
                  <w:divsChild>
                    <w:div w:id="302270385">
                      <w:marLeft w:val="0"/>
                      <w:marRight w:val="0"/>
                      <w:marTop w:val="0"/>
                      <w:marBottom w:val="0"/>
                      <w:divBdr>
                        <w:top w:val="none" w:sz="0" w:space="0" w:color="auto"/>
                        <w:left w:val="none" w:sz="0" w:space="0" w:color="auto"/>
                        <w:bottom w:val="none" w:sz="0" w:space="0" w:color="auto"/>
                        <w:right w:val="none" w:sz="0" w:space="0" w:color="auto"/>
                      </w:divBdr>
                    </w:div>
                  </w:divsChild>
                </w:div>
                <w:div w:id="1328437790">
                  <w:marLeft w:val="0"/>
                  <w:marRight w:val="0"/>
                  <w:marTop w:val="0"/>
                  <w:marBottom w:val="0"/>
                  <w:divBdr>
                    <w:top w:val="single" w:sz="2" w:space="1" w:color="FFFFFF"/>
                    <w:left w:val="single" w:sz="2" w:space="12" w:color="FFFFFF"/>
                    <w:bottom w:val="single" w:sz="2" w:space="1" w:color="FFFFFF"/>
                    <w:right w:val="single" w:sz="2" w:space="4" w:color="FFFFFF"/>
                  </w:divBdr>
                  <w:divsChild>
                    <w:div w:id="791828652">
                      <w:marLeft w:val="0"/>
                      <w:marRight w:val="0"/>
                      <w:marTop w:val="0"/>
                      <w:marBottom w:val="0"/>
                      <w:divBdr>
                        <w:top w:val="none" w:sz="0" w:space="0" w:color="auto"/>
                        <w:left w:val="none" w:sz="0" w:space="0" w:color="auto"/>
                        <w:bottom w:val="none" w:sz="0" w:space="0" w:color="auto"/>
                        <w:right w:val="none" w:sz="0" w:space="0" w:color="auto"/>
                      </w:divBdr>
                    </w:div>
                  </w:divsChild>
                </w:div>
                <w:div w:id="1988975149">
                  <w:marLeft w:val="0"/>
                  <w:marRight w:val="0"/>
                  <w:marTop w:val="0"/>
                  <w:marBottom w:val="0"/>
                  <w:divBdr>
                    <w:top w:val="single" w:sz="2" w:space="1" w:color="FFFFFF"/>
                    <w:left w:val="single" w:sz="2" w:space="12" w:color="FFFFFF"/>
                    <w:bottom w:val="single" w:sz="2" w:space="1" w:color="FFFFFF"/>
                    <w:right w:val="single" w:sz="2" w:space="4" w:color="FFFFFF"/>
                  </w:divBdr>
                  <w:divsChild>
                    <w:div w:id="1647933358">
                      <w:marLeft w:val="0"/>
                      <w:marRight w:val="0"/>
                      <w:marTop w:val="0"/>
                      <w:marBottom w:val="0"/>
                      <w:divBdr>
                        <w:top w:val="none" w:sz="0" w:space="0" w:color="auto"/>
                        <w:left w:val="none" w:sz="0" w:space="0" w:color="auto"/>
                        <w:bottom w:val="none" w:sz="0" w:space="0" w:color="auto"/>
                        <w:right w:val="none" w:sz="0" w:space="0" w:color="auto"/>
                      </w:divBdr>
                    </w:div>
                  </w:divsChild>
                </w:div>
                <w:div w:id="440691589">
                  <w:marLeft w:val="0"/>
                  <w:marRight w:val="0"/>
                  <w:marTop w:val="0"/>
                  <w:marBottom w:val="0"/>
                  <w:divBdr>
                    <w:top w:val="single" w:sz="2" w:space="1" w:color="FFFFFF"/>
                    <w:left w:val="single" w:sz="2" w:space="12" w:color="FFFFFF"/>
                    <w:bottom w:val="single" w:sz="2" w:space="1" w:color="FFFFFF"/>
                    <w:right w:val="single" w:sz="2" w:space="4" w:color="FFFFFF"/>
                  </w:divBdr>
                  <w:divsChild>
                    <w:div w:id="530608370">
                      <w:marLeft w:val="0"/>
                      <w:marRight w:val="0"/>
                      <w:marTop w:val="0"/>
                      <w:marBottom w:val="0"/>
                      <w:divBdr>
                        <w:top w:val="none" w:sz="0" w:space="0" w:color="auto"/>
                        <w:left w:val="none" w:sz="0" w:space="0" w:color="auto"/>
                        <w:bottom w:val="none" w:sz="0" w:space="0" w:color="auto"/>
                        <w:right w:val="none" w:sz="0" w:space="0" w:color="auto"/>
                      </w:divBdr>
                    </w:div>
                  </w:divsChild>
                </w:div>
                <w:div w:id="45766133">
                  <w:marLeft w:val="0"/>
                  <w:marRight w:val="0"/>
                  <w:marTop w:val="0"/>
                  <w:marBottom w:val="0"/>
                  <w:divBdr>
                    <w:top w:val="single" w:sz="2" w:space="1" w:color="FFFFFF"/>
                    <w:left w:val="single" w:sz="2" w:space="12" w:color="FFFFFF"/>
                    <w:bottom w:val="single" w:sz="2" w:space="1" w:color="FFFFFF"/>
                    <w:right w:val="single" w:sz="2" w:space="4" w:color="FFFFFF"/>
                  </w:divBdr>
                  <w:divsChild>
                    <w:div w:id="1750731273">
                      <w:marLeft w:val="0"/>
                      <w:marRight w:val="0"/>
                      <w:marTop w:val="0"/>
                      <w:marBottom w:val="0"/>
                      <w:divBdr>
                        <w:top w:val="none" w:sz="0" w:space="0" w:color="auto"/>
                        <w:left w:val="none" w:sz="0" w:space="0" w:color="auto"/>
                        <w:bottom w:val="none" w:sz="0" w:space="0" w:color="auto"/>
                        <w:right w:val="none" w:sz="0" w:space="0" w:color="auto"/>
                      </w:divBdr>
                    </w:div>
                  </w:divsChild>
                </w:div>
                <w:div w:id="334263493">
                  <w:marLeft w:val="0"/>
                  <w:marRight w:val="0"/>
                  <w:marTop w:val="0"/>
                  <w:marBottom w:val="0"/>
                  <w:divBdr>
                    <w:top w:val="single" w:sz="2" w:space="1" w:color="FFFFFF"/>
                    <w:left w:val="single" w:sz="2" w:space="12" w:color="FFFFFF"/>
                    <w:bottom w:val="single" w:sz="2" w:space="1" w:color="FFFFFF"/>
                    <w:right w:val="single" w:sz="2" w:space="4" w:color="FFFFFF"/>
                  </w:divBdr>
                  <w:divsChild>
                    <w:div w:id="1069232138">
                      <w:marLeft w:val="0"/>
                      <w:marRight w:val="0"/>
                      <w:marTop w:val="0"/>
                      <w:marBottom w:val="0"/>
                      <w:divBdr>
                        <w:top w:val="none" w:sz="0" w:space="0" w:color="auto"/>
                        <w:left w:val="none" w:sz="0" w:space="0" w:color="auto"/>
                        <w:bottom w:val="none" w:sz="0" w:space="0" w:color="auto"/>
                        <w:right w:val="none" w:sz="0" w:space="0" w:color="auto"/>
                      </w:divBdr>
                    </w:div>
                  </w:divsChild>
                </w:div>
                <w:div w:id="395785306">
                  <w:marLeft w:val="0"/>
                  <w:marRight w:val="0"/>
                  <w:marTop w:val="0"/>
                  <w:marBottom w:val="0"/>
                  <w:divBdr>
                    <w:top w:val="single" w:sz="2" w:space="1" w:color="FFFFFF"/>
                    <w:left w:val="single" w:sz="2" w:space="12" w:color="FFFFFF"/>
                    <w:bottom w:val="single" w:sz="2" w:space="1" w:color="FFFFFF"/>
                    <w:right w:val="single" w:sz="2" w:space="4" w:color="FFFFFF"/>
                  </w:divBdr>
                  <w:divsChild>
                    <w:div w:id="1112473767">
                      <w:marLeft w:val="0"/>
                      <w:marRight w:val="0"/>
                      <w:marTop w:val="0"/>
                      <w:marBottom w:val="0"/>
                      <w:divBdr>
                        <w:top w:val="none" w:sz="0" w:space="0" w:color="auto"/>
                        <w:left w:val="none" w:sz="0" w:space="0" w:color="auto"/>
                        <w:bottom w:val="none" w:sz="0" w:space="0" w:color="auto"/>
                        <w:right w:val="none" w:sz="0" w:space="0" w:color="auto"/>
                      </w:divBdr>
                    </w:div>
                  </w:divsChild>
                </w:div>
                <w:div w:id="1500922143">
                  <w:marLeft w:val="0"/>
                  <w:marRight w:val="0"/>
                  <w:marTop w:val="0"/>
                  <w:marBottom w:val="0"/>
                  <w:divBdr>
                    <w:top w:val="single" w:sz="2" w:space="1" w:color="FFFFFF"/>
                    <w:left w:val="single" w:sz="2" w:space="12" w:color="FFFFFF"/>
                    <w:bottom w:val="single" w:sz="2" w:space="1" w:color="FFFFFF"/>
                    <w:right w:val="single" w:sz="2" w:space="4" w:color="FFFFFF"/>
                  </w:divBdr>
                  <w:divsChild>
                    <w:div w:id="2023895873">
                      <w:marLeft w:val="0"/>
                      <w:marRight w:val="0"/>
                      <w:marTop w:val="0"/>
                      <w:marBottom w:val="0"/>
                      <w:divBdr>
                        <w:top w:val="none" w:sz="0" w:space="0" w:color="auto"/>
                        <w:left w:val="none" w:sz="0" w:space="0" w:color="auto"/>
                        <w:bottom w:val="none" w:sz="0" w:space="0" w:color="auto"/>
                        <w:right w:val="none" w:sz="0" w:space="0" w:color="auto"/>
                      </w:divBdr>
                    </w:div>
                  </w:divsChild>
                </w:div>
                <w:div w:id="790050512">
                  <w:marLeft w:val="0"/>
                  <w:marRight w:val="0"/>
                  <w:marTop w:val="0"/>
                  <w:marBottom w:val="0"/>
                  <w:divBdr>
                    <w:top w:val="single" w:sz="2" w:space="1" w:color="FFFFFF"/>
                    <w:left w:val="single" w:sz="2" w:space="12" w:color="FFFFFF"/>
                    <w:bottom w:val="single" w:sz="2" w:space="1" w:color="FFFFFF"/>
                    <w:right w:val="single" w:sz="2" w:space="4" w:color="FFFFFF"/>
                  </w:divBdr>
                  <w:divsChild>
                    <w:div w:id="1375420268">
                      <w:marLeft w:val="0"/>
                      <w:marRight w:val="0"/>
                      <w:marTop w:val="0"/>
                      <w:marBottom w:val="0"/>
                      <w:divBdr>
                        <w:top w:val="none" w:sz="0" w:space="0" w:color="auto"/>
                        <w:left w:val="none" w:sz="0" w:space="0" w:color="auto"/>
                        <w:bottom w:val="none" w:sz="0" w:space="0" w:color="auto"/>
                        <w:right w:val="none" w:sz="0" w:space="0" w:color="auto"/>
                      </w:divBdr>
                    </w:div>
                  </w:divsChild>
                </w:div>
                <w:div w:id="1662275142">
                  <w:marLeft w:val="0"/>
                  <w:marRight w:val="0"/>
                  <w:marTop w:val="0"/>
                  <w:marBottom w:val="0"/>
                  <w:divBdr>
                    <w:top w:val="single" w:sz="2" w:space="1" w:color="FFFFFF"/>
                    <w:left w:val="single" w:sz="2" w:space="12" w:color="FFFFFF"/>
                    <w:bottom w:val="single" w:sz="2" w:space="1" w:color="FFFFFF"/>
                    <w:right w:val="single" w:sz="2" w:space="4" w:color="FFFFFF"/>
                  </w:divBdr>
                  <w:divsChild>
                    <w:div w:id="1330791281">
                      <w:marLeft w:val="0"/>
                      <w:marRight w:val="0"/>
                      <w:marTop w:val="0"/>
                      <w:marBottom w:val="0"/>
                      <w:divBdr>
                        <w:top w:val="none" w:sz="0" w:space="0" w:color="auto"/>
                        <w:left w:val="none" w:sz="0" w:space="0" w:color="auto"/>
                        <w:bottom w:val="none" w:sz="0" w:space="0" w:color="auto"/>
                        <w:right w:val="none" w:sz="0" w:space="0" w:color="auto"/>
                      </w:divBdr>
                    </w:div>
                  </w:divsChild>
                </w:div>
                <w:div w:id="2139377948">
                  <w:marLeft w:val="0"/>
                  <w:marRight w:val="0"/>
                  <w:marTop w:val="0"/>
                  <w:marBottom w:val="0"/>
                  <w:divBdr>
                    <w:top w:val="single" w:sz="2" w:space="1" w:color="FFFFFF"/>
                    <w:left w:val="single" w:sz="2" w:space="12" w:color="FFFFFF"/>
                    <w:bottom w:val="single" w:sz="2" w:space="1" w:color="FFFFFF"/>
                    <w:right w:val="single" w:sz="2" w:space="4" w:color="FFFFFF"/>
                  </w:divBdr>
                  <w:divsChild>
                    <w:div w:id="2025129828">
                      <w:marLeft w:val="0"/>
                      <w:marRight w:val="0"/>
                      <w:marTop w:val="0"/>
                      <w:marBottom w:val="0"/>
                      <w:divBdr>
                        <w:top w:val="none" w:sz="0" w:space="0" w:color="auto"/>
                        <w:left w:val="none" w:sz="0" w:space="0" w:color="auto"/>
                        <w:bottom w:val="none" w:sz="0" w:space="0" w:color="auto"/>
                        <w:right w:val="none" w:sz="0" w:space="0" w:color="auto"/>
                      </w:divBdr>
                    </w:div>
                  </w:divsChild>
                </w:div>
                <w:div w:id="769617300">
                  <w:marLeft w:val="0"/>
                  <w:marRight w:val="0"/>
                  <w:marTop w:val="0"/>
                  <w:marBottom w:val="0"/>
                  <w:divBdr>
                    <w:top w:val="single" w:sz="2" w:space="1" w:color="FFFFFF"/>
                    <w:left w:val="single" w:sz="2" w:space="12" w:color="FFFFFF"/>
                    <w:bottom w:val="single" w:sz="2" w:space="1" w:color="FFFFFF"/>
                    <w:right w:val="single" w:sz="2" w:space="4" w:color="FFFFFF"/>
                  </w:divBdr>
                  <w:divsChild>
                    <w:div w:id="810754171">
                      <w:marLeft w:val="0"/>
                      <w:marRight w:val="0"/>
                      <w:marTop w:val="0"/>
                      <w:marBottom w:val="0"/>
                      <w:divBdr>
                        <w:top w:val="none" w:sz="0" w:space="0" w:color="auto"/>
                        <w:left w:val="none" w:sz="0" w:space="0" w:color="auto"/>
                        <w:bottom w:val="none" w:sz="0" w:space="0" w:color="auto"/>
                        <w:right w:val="none" w:sz="0" w:space="0" w:color="auto"/>
                      </w:divBdr>
                    </w:div>
                  </w:divsChild>
                </w:div>
                <w:div w:id="985008620">
                  <w:marLeft w:val="0"/>
                  <w:marRight w:val="0"/>
                  <w:marTop w:val="0"/>
                  <w:marBottom w:val="0"/>
                  <w:divBdr>
                    <w:top w:val="single" w:sz="2" w:space="1" w:color="FFFFFF"/>
                    <w:left w:val="single" w:sz="2" w:space="12" w:color="FFFFFF"/>
                    <w:bottom w:val="single" w:sz="2" w:space="1" w:color="FFFFFF"/>
                    <w:right w:val="single" w:sz="2" w:space="4" w:color="FFFFFF"/>
                  </w:divBdr>
                  <w:divsChild>
                    <w:div w:id="1886092165">
                      <w:marLeft w:val="0"/>
                      <w:marRight w:val="0"/>
                      <w:marTop w:val="0"/>
                      <w:marBottom w:val="0"/>
                      <w:divBdr>
                        <w:top w:val="none" w:sz="0" w:space="0" w:color="auto"/>
                        <w:left w:val="none" w:sz="0" w:space="0" w:color="auto"/>
                        <w:bottom w:val="none" w:sz="0" w:space="0" w:color="auto"/>
                        <w:right w:val="none" w:sz="0" w:space="0" w:color="auto"/>
                      </w:divBdr>
                    </w:div>
                  </w:divsChild>
                </w:div>
                <w:div w:id="1817334982">
                  <w:marLeft w:val="0"/>
                  <w:marRight w:val="0"/>
                  <w:marTop w:val="0"/>
                  <w:marBottom w:val="0"/>
                  <w:divBdr>
                    <w:top w:val="single" w:sz="2" w:space="1" w:color="FFFFFF"/>
                    <w:left w:val="single" w:sz="2" w:space="12" w:color="FFFFFF"/>
                    <w:bottom w:val="single" w:sz="2" w:space="1" w:color="FFFFFF"/>
                    <w:right w:val="single" w:sz="2" w:space="4" w:color="FFFFFF"/>
                  </w:divBdr>
                  <w:divsChild>
                    <w:div w:id="1031538501">
                      <w:marLeft w:val="0"/>
                      <w:marRight w:val="0"/>
                      <w:marTop w:val="0"/>
                      <w:marBottom w:val="0"/>
                      <w:divBdr>
                        <w:top w:val="none" w:sz="0" w:space="0" w:color="auto"/>
                        <w:left w:val="none" w:sz="0" w:space="0" w:color="auto"/>
                        <w:bottom w:val="none" w:sz="0" w:space="0" w:color="auto"/>
                        <w:right w:val="none" w:sz="0" w:space="0" w:color="auto"/>
                      </w:divBdr>
                    </w:div>
                  </w:divsChild>
                </w:div>
                <w:div w:id="2074353538">
                  <w:marLeft w:val="0"/>
                  <w:marRight w:val="0"/>
                  <w:marTop w:val="0"/>
                  <w:marBottom w:val="0"/>
                  <w:divBdr>
                    <w:top w:val="single" w:sz="2" w:space="1" w:color="FFFFFF"/>
                    <w:left w:val="single" w:sz="2" w:space="12" w:color="FFFFFF"/>
                    <w:bottom w:val="single" w:sz="2" w:space="1" w:color="FFFFFF"/>
                    <w:right w:val="single" w:sz="2" w:space="4" w:color="FFFFFF"/>
                  </w:divBdr>
                  <w:divsChild>
                    <w:div w:id="1213686938">
                      <w:marLeft w:val="0"/>
                      <w:marRight w:val="0"/>
                      <w:marTop w:val="0"/>
                      <w:marBottom w:val="0"/>
                      <w:divBdr>
                        <w:top w:val="none" w:sz="0" w:space="0" w:color="auto"/>
                        <w:left w:val="none" w:sz="0" w:space="0" w:color="auto"/>
                        <w:bottom w:val="none" w:sz="0" w:space="0" w:color="auto"/>
                        <w:right w:val="none" w:sz="0" w:space="0" w:color="auto"/>
                      </w:divBdr>
                    </w:div>
                  </w:divsChild>
                </w:div>
                <w:div w:id="252209776">
                  <w:marLeft w:val="0"/>
                  <w:marRight w:val="0"/>
                  <w:marTop w:val="0"/>
                  <w:marBottom w:val="0"/>
                  <w:divBdr>
                    <w:top w:val="single" w:sz="2" w:space="1" w:color="FFFFFF"/>
                    <w:left w:val="single" w:sz="2" w:space="12" w:color="FFFFFF"/>
                    <w:bottom w:val="single" w:sz="2" w:space="1" w:color="FFFFFF"/>
                    <w:right w:val="single" w:sz="2" w:space="4" w:color="FFFFFF"/>
                  </w:divBdr>
                  <w:divsChild>
                    <w:div w:id="1464352803">
                      <w:marLeft w:val="0"/>
                      <w:marRight w:val="0"/>
                      <w:marTop w:val="0"/>
                      <w:marBottom w:val="0"/>
                      <w:divBdr>
                        <w:top w:val="none" w:sz="0" w:space="0" w:color="auto"/>
                        <w:left w:val="none" w:sz="0" w:space="0" w:color="auto"/>
                        <w:bottom w:val="none" w:sz="0" w:space="0" w:color="auto"/>
                        <w:right w:val="none" w:sz="0" w:space="0" w:color="auto"/>
                      </w:divBdr>
                    </w:div>
                  </w:divsChild>
                </w:div>
                <w:div w:id="1075668942">
                  <w:marLeft w:val="0"/>
                  <w:marRight w:val="0"/>
                  <w:marTop w:val="0"/>
                  <w:marBottom w:val="0"/>
                  <w:divBdr>
                    <w:top w:val="single" w:sz="2" w:space="1" w:color="FFFFFF"/>
                    <w:left w:val="single" w:sz="2" w:space="12" w:color="FFFFFF"/>
                    <w:bottom w:val="single" w:sz="2" w:space="1" w:color="FFFFFF"/>
                    <w:right w:val="single" w:sz="2" w:space="4" w:color="FFFFFF"/>
                  </w:divBdr>
                  <w:divsChild>
                    <w:div w:id="2048991553">
                      <w:marLeft w:val="0"/>
                      <w:marRight w:val="0"/>
                      <w:marTop w:val="0"/>
                      <w:marBottom w:val="0"/>
                      <w:divBdr>
                        <w:top w:val="none" w:sz="0" w:space="0" w:color="auto"/>
                        <w:left w:val="none" w:sz="0" w:space="0" w:color="auto"/>
                        <w:bottom w:val="none" w:sz="0" w:space="0" w:color="auto"/>
                        <w:right w:val="none" w:sz="0" w:space="0" w:color="auto"/>
                      </w:divBdr>
                    </w:div>
                  </w:divsChild>
                </w:div>
                <w:div w:id="1708020463">
                  <w:marLeft w:val="0"/>
                  <w:marRight w:val="0"/>
                  <w:marTop w:val="0"/>
                  <w:marBottom w:val="0"/>
                  <w:divBdr>
                    <w:top w:val="single" w:sz="2" w:space="1" w:color="FFFFFF"/>
                    <w:left w:val="single" w:sz="2" w:space="12" w:color="FFFFFF"/>
                    <w:bottom w:val="single" w:sz="2" w:space="1" w:color="FFFFFF"/>
                    <w:right w:val="single" w:sz="2" w:space="4" w:color="FFFFFF"/>
                  </w:divBdr>
                  <w:divsChild>
                    <w:div w:id="2065593441">
                      <w:marLeft w:val="0"/>
                      <w:marRight w:val="0"/>
                      <w:marTop w:val="0"/>
                      <w:marBottom w:val="0"/>
                      <w:divBdr>
                        <w:top w:val="none" w:sz="0" w:space="0" w:color="auto"/>
                        <w:left w:val="none" w:sz="0" w:space="0" w:color="auto"/>
                        <w:bottom w:val="none" w:sz="0" w:space="0" w:color="auto"/>
                        <w:right w:val="none" w:sz="0" w:space="0" w:color="auto"/>
                      </w:divBdr>
                    </w:div>
                  </w:divsChild>
                </w:div>
                <w:div w:id="446779109">
                  <w:marLeft w:val="0"/>
                  <w:marRight w:val="0"/>
                  <w:marTop w:val="0"/>
                  <w:marBottom w:val="0"/>
                  <w:divBdr>
                    <w:top w:val="single" w:sz="2" w:space="1" w:color="FFFFFF"/>
                    <w:left w:val="single" w:sz="2" w:space="12" w:color="FFFFFF"/>
                    <w:bottom w:val="single" w:sz="2" w:space="1" w:color="FFFFFF"/>
                    <w:right w:val="single" w:sz="2" w:space="4" w:color="FFFFFF"/>
                  </w:divBdr>
                  <w:divsChild>
                    <w:div w:id="704872397">
                      <w:marLeft w:val="0"/>
                      <w:marRight w:val="0"/>
                      <w:marTop w:val="0"/>
                      <w:marBottom w:val="0"/>
                      <w:divBdr>
                        <w:top w:val="none" w:sz="0" w:space="0" w:color="auto"/>
                        <w:left w:val="none" w:sz="0" w:space="0" w:color="auto"/>
                        <w:bottom w:val="none" w:sz="0" w:space="0" w:color="auto"/>
                        <w:right w:val="none" w:sz="0" w:space="0" w:color="auto"/>
                      </w:divBdr>
                    </w:div>
                  </w:divsChild>
                </w:div>
                <w:div w:id="23527456">
                  <w:marLeft w:val="0"/>
                  <w:marRight w:val="0"/>
                  <w:marTop w:val="0"/>
                  <w:marBottom w:val="0"/>
                  <w:divBdr>
                    <w:top w:val="single" w:sz="2" w:space="1" w:color="FFFFFF"/>
                    <w:left w:val="single" w:sz="2" w:space="12" w:color="FFFFFF"/>
                    <w:bottom w:val="single" w:sz="2" w:space="1" w:color="FFFFFF"/>
                    <w:right w:val="single" w:sz="2" w:space="4" w:color="FFFFFF"/>
                  </w:divBdr>
                  <w:divsChild>
                    <w:div w:id="1183738207">
                      <w:marLeft w:val="0"/>
                      <w:marRight w:val="0"/>
                      <w:marTop w:val="0"/>
                      <w:marBottom w:val="0"/>
                      <w:divBdr>
                        <w:top w:val="none" w:sz="0" w:space="0" w:color="auto"/>
                        <w:left w:val="none" w:sz="0" w:space="0" w:color="auto"/>
                        <w:bottom w:val="none" w:sz="0" w:space="0" w:color="auto"/>
                        <w:right w:val="none" w:sz="0" w:space="0" w:color="auto"/>
                      </w:divBdr>
                    </w:div>
                  </w:divsChild>
                </w:div>
                <w:div w:id="626816242">
                  <w:marLeft w:val="0"/>
                  <w:marRight w:val="0"/>
                  <w:marTop w:val="0"/>
                  <w:marBottom w:val="0"/>
                  <w:divBdr>
                    <w:top w:val="single" w:sz="2" w:space="1" w:color="FFFFFF"/>
                    <w:left w:val="single" w:sz="2" w:space="12" w:color="FFFFFF"/>
                    <w:bottom w:val="single" w:sz="2" w:space="1" w:color="FFFFFF"/>
                    <w:right w:val="single" w:sz="2" w:space="4" w:color="FFFFFF"/>
                  </w:divBdr>
                  <w:divsChild>
                    <w:div w:id="1639145223">
                      <w:marLeft w:val="0"/>
                      <w:marRight w:val="0"/>
                      <w:marTop w:val="0"/>
                      <w:marBottom w:val="0"/>
                      <w:divBdr>
                        <w:top w:val="none" w:sz="0" w:space="0" w:color="auto"/>
                        <w:left w:val="none" w:sz="0" w:space="0" w:color="auto"/>
                        <w:bottom w:val="none" w:sz="0" w:space="0" w:color="auto"/>
                        <w:right w:val="none" w:sz="0" w:space="0" w:color="auto"/>
                      </w:divBdr>
                    </w:div>
                  </w:divsChild>
                </w:div>
                <w:div w:id="1449008706">
                  <w:marLeft w:val="0"/>
                  <w:marRight w:val="0"/>
                  <w:marTop w:val="0"/>
                  <w:marBottom w:val="0"/>
                  <w:divBdr>
                    <w:top w:val="single" w:sz="2" w:space="1" w:color="FFFFFF"/>
                    <w:left w:val="single" w:sz="2" w:space="12" w:color="FFFFFF"/>
                    <w:bottom w:val="single" w:sz="2" w:space="1" w:color="FFFFFF"/>
                    <w:right w:val="single" w:sz="2" w:space="4" w:color="FFFFFF"/>
                  </w:divBdr>
                  <w:divsChild>
                    <w:div w:id="391195600">
                      <w:marLeft w:val="0"/>
                      <w:marRight w:val="0"/>
                      <w:marTop w:val="0"/>
                      <w:marBottom w:val="0"/>
                      <w:divBdr>
                        <w:top w:val="none" w:sz="0" w:space="0" w:color="auto"/>
                        <w:left w:val="none" w:sz="0" w:space="0" w:color="auto"/>
                        <w:bottom w:val="none" w:sz="0" w:space="0" w:color="auto"/>
                        <w:right w:val="none" w:sz="0" w:space="0" w:color="auto"/>
                      </w:divBdr>
                    </w:div>
                  </w:divsChild>
                </w:div>
                <w:div w:id="110562769">
                  <w:marLeft w:val="0"/>
                  <w:marRight w:val="0"/>
                  <w:marTop w:val="0"/>
                  <w:marBottom w:val="0"/>
                  <w:divBdr>
                    <w:top w:val="single" w:sz="2" w:space="1" w:color="FFFFFF"/>
                    <w:left w:val="single" w:sz="2" w:space="12" w:color="FFFFFF"/>
                    <w:bottom w:val="single" w:sz="2" w:space="1" w:color="FFFFFF"/>
                    <w:right w:val="single" w:sz="2" w:space="4" w:color="FFFFFF"/>
                  </w:divBdr>
                  <w:divsChild>
                    <w:div w:id="1328362476">
                      <w:marLeft w:val="0"/>
                      <w:marRight w:val="0"/>
                      <w:marTop w:val="0"/>
                      <w:marBottom w:val="0"/>
                      <w:divBdr>
                        <w:top w:val="none" w:sz="0" w:space="0" w:color="auto"/>
                        <w:left w:val="none" w:sz="0" w:space="0" w:color="auto"/>
                        <w:bottom w:val="none" w:sz="0" w:space="0" w:color="auto"/>
                        <w:right w:val="none" w:sz="0" w:space="0" w:color="auto"/>
                      </w:divBdr>
                    </w:div>
                  </w:divsChild>
                </w:div>
                <w:div w:id="1729452549">
                  <w:marLeft w:val="0"/>
                  <w:marRight w:val="0"/>
                  <w:marTop w:val="0"/>
                  <w:marBottom w:val="0"/>
                  <w:divBdr>
                    <w:top w:val="single" w:sz="2" w:space="1" w:color="FFFFFF"/>
                    <w:left w:val="single" w:sz="2" w:space="12" w:color="FFFFFF"/>
                    <w:bottom w:val="single" w:sz="2" w:space="1" w:color="FFFFFF"/>
                    <w:right w:val="single" w:sz="2" w:space="4" w:color="FFFFFF"/>
                  </w:divBdr>
                  <w:divsChild>
                    <w:div w:id="114838406">
                      <w:marLeft w:val="0"/>
                      <w:marRight w:val="0"/>
                      <w:marTop w:val="0"/>
                      <w:marBottom w:val="0"/>
                      <w:divBdr>
                        <w:top w:val="none" w:sz="0" w:space="0" w:color="auto"/>
                        <w:left w:val="none" w:sz="0" w:space="0" w:color="auto"/>
                        <w:bottom w:val="none" w:sz="0" w:space="0" w:color="auto"/>
                        <w:right w:val="none" w:sz="0" w:space="0" w:color="auto"/>
                      </w:divBdr>
                    </w:div>
                  </w:divsChild>
                </w:div>
                <w:div w:id="2031444277">
                  <w:marLeft w:val="0"/>
                  <w:marRight w:val="0"/>
                  <w:marTop w:val="0"/>
                  <w:marBottom w:val="0"/>
                  <w:divBdr>
                    <w:top w:val="single" w:sz="2" w:space="1" w:color="FFFFFF"/>
                    <w:left w:val="single" w:sz="2" w:space="12" w:color="FFFFFF"/>
                    <w:bottom w:val="single" w:sz="2" w:space="1" w:color="FFFFFF"/>
                    <w:right w:val="single" w:sz="2" w:space="4" w:color="FFFFFF"/>
                  </w:divBdr>
                  <w:divsChild>
                    <w:div w:id="474418890">
                      <w:marLeft w:val="0"/>
                      <w:marRight w:val="0"/>
                      <w:marTop w:val="0"/>
                      <w:marBottom w:val="0"/>
                      <w:divBdr>
                        <w:top w:val="none" w:sz="0" w:space="0" w:color="auto"/>
                        <w:left w:val="none" w:sz="0" w:space="0" w:color="auto"/>
                        <w:bottom w:val="none" w:sz="0" w:space="0" w:color="auto"/>
                        <w:right w:val="none" w:sz="0" w:space="0" w:color="auto"/>
                      </w:divBdr>
                    </w:div>
                  </w:divsChild>
                </w:div>
                <w:div w:id="1168638938">
                  <w:marLeft w:val="0"/>
                  <w:marRight w:val="0"/>
                  <w:marTop w:val="0"/>
                  <w:marBottom w:val="0"/>
                  <w:divBdr>
                    <w:top w:val="single" w:sz="2" w:space="1" w:color="FFFFFF"/>
                    <w:left w:val="single" w:sz="2" w:space="12" w:color="FFFFFF"/>
                    <w:bottom w:val="single" w:sz="2" w:space="1" w:color="FFFFFF"/>
                    <w:right w:val="single" w:sz="2" w:space="4" w:color="FFFFFF"/>
                  </w:divBdr>
                  <w:divsChild>
                    <w:div w:id="1425882024">
                      <w:marLeft w:val="0"/>
                      <w:marRight w:val="0"/>
                      <w:marTop w:val="0"/>
                      <w:marBottom w:val="0"/>
                      <w:divBdr>
                        <w:top w:val="none" w:sz="0" w:space="0" w:color="auto"/>
                        <w:left w:val="none" w:sz="0" w:space="0" w:color="auto"/>
                        <w:bottom w:val="none" w:sz="0" w:space="0" w:color="auto"/>
                        <w:right w:val="none" w:sz="0" w:space="0" w:color="auto"/>
                      </w:divBdr>
                    </w:div>
                  </w:divsChild>
                </w:div>
                <w:div w:id="1467973176">
                  <w:marLeft w:val="0"/>
                  <w:marRight w:val="0"/>
                  <w:marTop w:val="0"/>
                  <w:marBottom w:val="0"/>
                  <w:divBdr>
                    <w:top w:val="single" w:sz="2" w:space="1" w:color="FFFFFF"/>
                    <w:left w:val="single" w:sz="2" w:space="12" w:color="FFFFFF"/>
                    <w:bottom w:val="single" w:sz="2" w:space="1" w:color="FFFFFF"/>
                    <w:right w:val="single" w:sz="2" w:space="4" w:color="FFFFFF"/>
                  </w:divBdr>
                  <w:divsChild>
                    <w:div w:id="1081830066">
                      <w:marLeft w:val="0"/>
                      <w:marRight w:val="0"/>
                      <w:marTop w:val="0"/>
                      <w:marBottom w:val="0"/>
                      <w:divBdr>
                        <w:top w:val="none" w:sz="0" w:space="0" w:color="auto"/>
                        <w:left w:val="none" w:sz="0" w:space="0" w:color="auto"/>
                        <w:bottom w:val="none" w:sz="0" w:space="0" w:color="auto"/>
                        <w:right w:val="none" w:sz="0" w:space="0" w:color="auto"/>
                      </w:divBdr>
                    </w:div>
                  </w:divsChild>
                </w:div>
                <w:div w:id="154959020">
                  <w:marLeft w:val="0"/>
                  <w:marRight w:val="0"/>
                  <w:marTop w:val="0"/>
                  <w:marBottom w:val="0"/>
                  <w:divBdr>
                    <w:top w:val="single" w:sz="2" w:space="1" w:color="FFFFFF"/>
                    <w:left w:val="single" w:sz="2" w:space="12" w:color="FFFFFF"/>
                    <w:bottom w:val="single" w:sz="2" w:space="1" w:color="FFFFFF"/>
                    <w:right w:val="single" w:sz="2" w:space="4" w:color="FFFFFF"/>
                  </w:divBdr>
                  <w:divsChild>
                    <w:div w:id="1273976852">
                      <w:marLeft w:val="0"/>
                      <w:marRight w:val="0"/>
                      <w:marTop w:val="0"/>
                      <w:marBottom w:val="0"/>
                      <w:divBdr>
                        <w:top w:val="none" w:sz="0" w:space="0" w:color="auto"/>
                        <w:left w:val="none" w:sz="0" w:space="0" w:color="auto"/>
                        <w:bottom w:val="none" w:sz="0" w:space="0" w:color="auto"/>
                        <w:right w:val="none" w:sz="0" w:space="0" w:color="auto"/>
                      </w:divBdr>
                    </w:div>
                  </w:divsChild>
                </w:div>
                <w:div w:id="622884177">
                  <w:marLeft w:val="0"/>
                  <w:marRight w:val="0"/>
                  <w:marTop w:val="0"/>
                  <w:marBottom w:val="0"/>
                  <w:divBdr>
                    <w:top w:val="single" w:sz="2" w:space="1" w:color="FFFFFF"/>
                    <w:left w:val="single" w:sz="2" w:space="12" w:color="FFFFFF"/>
                    <w:bottom w:val="single" w:sz="2" w:space="1" w:color="FFFFFF"/>
                    <w:right w:val="single" w:sz="2" w:space="4" w:color="FFFFFF"/>
                  </w:divBdr>
                  <w:divsChild>
                    <w:div w:id="198737676">
                      <w:marLeft w:val="0"/>
                      <w:marRight w:val="0"/>
                      <w:marTop w:val="0"/>
                      <w:marBottom w:val="0"/>
                      <w:divBdr>
                        <w:top w:val="none" w:sz="0" w:space="0" w:color="auto"/>
                        <w:left w:val="none" w:sz="0" w:space="0" w:color="auto"/>
                        <w:bottom w:val="none" w:sz="0" w:space="0" w:color="auto"/>
                        <w:right w:val="none" w:sz="0" w:space="0" w:color="auto"/>
                      </w:divBdr>
                    </w:div>
                  </w:divsChild>
                </w:div>
                <w:div w:id="62216296">
                  <w:marLeft w:val="0"/>
                  <w:marRight w:val="0"/>
                  <w:marTop w:val="0"/>
                  <w:marBottom w:val="0"/>
                  <w:divBdr>
                    <w:top w:val="single" w:sz="2" w:space="1" w:color="FFFFFF"/>
                    <w:left w:val="single" w:sz="2" w:space="12" w:color="FFFFFF"/>
                    <w:bottom w:val="single" w:sz="2" w:space="1" w:color="FFFFFF"/>
                    <w:right w:val="single" w:sz="2" w:space="4" w:color="FFFFFF"/>
                  </w:divBdr>
                  <w:divsChild>
                    <w:div w:id="1272709153">
                      <w:marLeft w:val="0"/>
                      <w:marRight w:val="0"/>
                      <w:marTop w:val="0"/>
                      <w:marBottom w:val="0"/>
                      <w:divBdr>
                        <w:top w:val="none" w:sz="0" w:space="0" w:color="auto"/>
                        <w:left w:val="none" w:sz="0" w:space="0" w:color="auto"/>
                        <w:bottom w:val="none" w:sz="0" w:space="0" w:color="auto"/>
                        <w:right w:val="none" w:sz="0" w:space="0" w:color="auto"/>
                      </w:divBdr>
                    </w:div>
                  </w:divsChild>
                </w:div>
                <w:div w:id="2065641227">
                  <w:marLeft w:val="0"/>
                  <w:marRight w:val="0"/>
                  <w:marTop w:val="0"/>
                  <w:marBottom w:val="0"/>
                  <w:divBdr>
                    <w:top w:val="single" w:sz="2" w:space="1" w:color="FFFFFF"/>
                    <w:left w:val="single" w:sz="2" w:space="12" w:color="FFFFFF"/>
                    <w:bottom w:val="single" w:sz="2" w:space="1" w:color="FFFFFF"/>
                    <w:right w:val="single" w:sz="2" w:space="4" w:color="FFFFFF"/>
                  </w:divBdr>
                  <w:divsChild>
                    <w:div w:id="584388772">
                      <w:marLeft w:val="0"/>
                      <w:marRight w:val="0"/>
                      <w:marTop w:val="0"/>
                      <w:marBottom w:val="0"/>
                      <w:divBdr>
                        <w:top w:val="none" w:sz="0" w:space="0" w:color="auto"/>
                        <w:left w:val="none" w:sz="0" w:space="0" w:color="auto"/>
                        <w:bottom w:val="none" w:sz="0" w:space="0" w:color="auto"/>
                        <w:right w:val="none" w:sz="0" w:space="0" w:color="auto"/>
                      </w:divBdr>
                    </w:div>
                  </w:divsChild>
                </w:div>
                <w:div w:id="136186083">
                  <w:marLeft w:val="0"/>
                  <w:marRight w:val="0"/>
                  <w:marTop w:val="0"/>
                  <w:marBottom w:val="0"/>
                  <w:divBdr>
                    <w:top w:val="single" w:sz="2" w:space="1" w:color="FFFFFF"/>
                    <w:left w:val="single" w:sz="2" w:space="12" w:color="FFFFFF"/>
                    <w:bottom w:val="single" w:sz="2" w:space="4" w:color="FFFFFF"/>
                    <w:right w:val="single" w:sz="2" w:space="4" w:color="FFFFFF"/>
                  </w:divBdr>
                  <w:divsChild>
                    <w:div w:id="13710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765804">
      <w:bodyDiv w:val="1"/>
      <w:marLeft w:val="0"/>
      <w:marRight w:val="0"/>
      <w:marTop w:val="0"/>
      <w:marBottom w:val="0"/>
      <w:divBdr>
        <w:top w:val="none" w:sz="0" w:space="0" w:color="auto"/>
        <w:left w:val="none" w:sz="0" w:space="0" w:color="auto"/>
        <w:bottom w:val="none" w:sz="0" w:space="0" w:color="auto"/>
        <w:right w:val="none" w:sz="0" w:space="0" w:color="auto"/>
      </w:divBdr>
      <w:divsChild>
        <w:div w:id="1761756090">
          <w:marLeft w:val="0"/>
          <w:marRight w:val="0"/>
          <w:marTop w:val="0"/>
          <w:marBottom w:val="0"/>
          <w:divBdr>
            <w:top w:val="none" w:sz="0" w:space="0" w:color="auto"/>
            <w:left w:val="none" w:sz="0" w:space="0" w:color="auto"/>
            <w:bottom w:val="none" w:sz="0" w:space="0" w:color="auto"/>
            <w:right w:val="none" w:sz="0" w:space="0" w:color="auto"/>
          </w:divBdr>
        </w:div>
      </w:divsChild>
    </w:div>
    <w:div w:id="1362978326">
      <w:bodyDiv w:val="1"/>
      <w:marLeft w:val="0"/>
      <w:marRight w:val="0"/>
      <w:marTop w:val="0"/>
      <w:marBottom w:val="0"/>
      <w:divBdr>
        <w:top w:val="none" w:sz="0" w:space="0" w:color="auto"/>
        <w:left w:val="none" w:sz="0" w:space="0" w:color="auto"/>
        <w:bottom w:val="none" w:sz="0" w:space="0" w:color="auto"/>
        <w:right w:val="none" w:sz="0" w:space="0" w:color="auto"/>
      </w:divBdr>
      <w:divsChild>
        <w:div w:id="433742794">
          <w:marLeft w:val="0"/>
          <w:marRight w:val="0"/>
          <w:marTop w:val="0"/>
          <w:marBottom w:val="0"/>
          <w:divBdr>
            <w:top w:val="none" w:sz="0" w:space="0" w:color="auto"/>
            <w:left w:val="none" w:sz="0" w:space="0" w:color="auto"/>
            <w:bottom w:val="none" w:sz="0" w:space="0" w:color="auto"/>
            <w:right w:val="none" w:sz="0" w:space="0" w:color="auto"/>
          </w:divBdr>
        </w:div>
        <w:div w:id="1030257211">
          <w:marLeft w:val="0"/>
          <w:marRight w:val="0"/>
          <w:marTop w:val="0"/>
          <w:marBottom w:val="335"/>
          <w:divBdr>
            <w:top w:val="none" w:sz="0" w:space="0" w:color="auto"/>
            <w:left w:val="none" w:sz="0" w:space="0" w:color="auto"/>
            <w:bottom w:val="none" w:sz="0" w:space="0" w:color="auto"/>
            <w:right w:val="none" w:sz="0" w:space="0" w:color="auto"/>
          </w:divBdr>
          <w:divsChild>
            <w:div w:id="2063559319">
              <w:marLeft w:val="0"/>
              <w:marRight w:val="0"/>
              <w:marTop w:val="0"/>
              <w:marBottom w:val="0"/>
              <w:divBdr>
                <w:top w:val="none" w:sz="0" w:space="0" w:color="auto"/>
                <w:left w:val="none" w:sz="0" w:space="0" w:color="auto"/>
                <w:bottom w:val="none" w:sz="0" w:space="0" w:color="auto"/>
                <w:right w:val="none" w:sz="0" w:space="0" w:color="auto"/>
              </w:divBdr>
              <w:divsChild>
                <w:div w:id="1379622858">
                  <w:marLeft w:val="0"/>
                  <w:marRight w:val="0"/>
                  <w:marTop w:val="0"/>
                  <w:marBottom w:val="0"/>
                  <w:divBdr>
                    <w:top w:val="single" w:sz="2" w:space="4" w:color="FFFFFF"/>
                    <w:left w:val="single" w:sz="2" w:space="12" w:color="FFFFFF"/>
                    <w:bottom w:val="single" w:sz="2" w:space="1" w:color="FFFFFF"/>
                    <w:right w:val="single" w:sz="2" w:space="4" w:color="FFFFFF"/>
                  </w:divBdr>
                  <w:divsChild>
                    <w:div w:id="1537041120">
                      <w:marLeft w:val="0"/>
                      <w:marRight w:val="0"/>
                      <w:marTop w:val="0"/>
                      <w:marBottom w:val="0"/>
                      <w:divBdr>
                        <w:top w:val="none" w:sz="0" w:space="0" w:color="auto"/>
                        <w:left w:val="none" w:sz="0" w:space="0" w:color="auto"/>
                        <w:bottom w:val="none" w:sz="0" w:space="0" w:color="auto"/>
                        <w:right w:val="none" w:sz="0" w:space="0" w:color="auto"/>
                      </w:divBdr>
                    </w:div>
                  </w:divsChild>
                </w:div>
                <w:div w:id="861480288">
                  <w:marLeft w:val="0"/>
                  <w:marRight w:val="0"/>
                  <w:marTop w:val="0"/>
                  <w:marBottom w:val="0"/>
                  <w:divBdr>
                    <w:top w:val="single" w:sz="2" w:space="1" w:color="FFFFFF"/>
                    <w:left w:val="single" w:sz="2" w:space="12" w:color="FFFFFF"/>
                    <w:bottom w:val="single" w:sz="2" w:space="1" w:color="FFFFFF"/>
                    <w:right w:val="single" w:sz="2" w:space="4" w:color="FFFFFF"/>
                  </w:divBdr>
                  <w:divsChild>
                    <w:div w:id="2032798181">
                      <w:marLeft w:val="0"/>
                      <w:marRight w:val="0"/>
                      <w:marTop w:val="0"/>
                      <w:marBottom w:val="0"/>
                      <w:divBdr>
                        <w:top w:val="none" w:sz="0" w:space="0" w:color="auto"/>
                        <w:left w:val="none" w:sz="0" w:space="0" w:color="auto"/>
                        <w:bottom w:val="none" w:sz="0" w:space="0" w:color="auto"/>
                        <w:right w:val="none" w:sz="0" w:space="0" w:color="auto"/>
                      </w:divBdr>
                    </w:div>
                  </w:divsChild>
                </w:div>
                <w:div w:id="1434589318">
                  <w:marLeft w:val="0"/>
                  <w:marRight w:val="0"/>
                  <w:marTop w:val="0"/>
                  <w:marBottom w:val="0"/>
                  <w:divBdr>
                    <w:top w:val="single" w:sz="2" w:space="1" w:color="FFFFFF"/>
                    <w:left w:val="single" w:sz="2" w:space="12" w:color="FFFFFF"/>
                    <w:bottom w:val="single" w:sz="2" w:space="1" w:color="FFFFFF"/>
                    <w:right w:val="single" w:sz="2" w:space="4" w:color="FFFFFF"/>
                  </w:divBdr>
                  <w:divsChild>
                    <w:div w:id="2039313468">
                      <w:marLeft w:val="0"/>
                      <w:marRight w:val="0"/>
                      <w:marTop w:val="0"/>
                      <w:marBottom w:val="0"/>
                      <w:divBdr>
                        <w:top w:val="none" w:sz="0" w:space="0" w:color="auto"/>
                        <w:left w:val="none" w:sz="0" w:space="0" w:color="auto"/>
                        <w:bottom w:val="none" w:sz="0" w:space="0" w:color="auto"/>
                        <w:right w:val="none" w:sz="0" w:space="0" w:color="auto"/>
                      </w:divBdr>
                    </w:div>
                  </w:divsChild>
                </w:div>
                <w:div w:id="740562854">
                  <w:marLeft w:val="0"/>
                  <w:marRight w:val="0"/>
                  <w:marTop w:val="0"/>
                  <w:marBottom w:val="0"/>
                  <w:divBdr>
                    <w:top w:val="single" w:sz="2" w:space="1" w:color="FFFFFF"/>
                    <w:left w:val="single" w:sz="2" w:space="12" w:color="FFFFFF"/>
                    <w:bottom w:val="single" w:sz="2" w:space="1" w:color="FFFFFF"/>
                    <w:right w:val="single" w:sz="2" w:space="4" w:color="FFFFFF"/>
                  </w:divBdr>
                  <w:divsChild>
                    <w:div w:id="1359962583">
                      <w:marLeft w:val="0"/>
                      <w:marRight w:val="0"/>
                      <w:marTop w:val="0"/>
                      <w:marBottom w:val="0"/>
                      <w:divBdr>
                        <w:top w:val="none" w:sz="0" w:space="0" w:color="auto"/>
                        <w:left w:val="none" w:sz="0" w:space="0" w:color="auto"/>
                        <w:bottom w:val="none" w:sz="0" w:space="0" w:color="auto"/>
                        <w:right w:val="none" w:sz="0" w:space="0" w:color="auto"/>
                      </w:divBdr>
                    </w:div>
                  </w:divsChild>
                </w:div>
                <w:div w:id="842354060">
                  <w:marLeft w:val="0"/>
                  <w:marRight w:val="0"/>
                  <w:marTop w:val="0"/>
                  <w:marBottom w:val="0"/>
                  <w:divBdr>
                    <w:top w:val="single" w:sz="2" w:space="1" w:color="FFFFFF"/>
                    <w:left w:val="single" w:sz="2" w:space="12" w:color="FFFFFF"/>
                    <w:bottom w:val="single" w:sz="2" w:space="1" w:color="FFFFFF"/>
                    <w:right w:val="single" w:sz="2" w:space="4" w:color="FFFFFF"/>
                  </w:divBdr>
                  <w:divsChild>
                    <w:div w:id="1268152673">
                      <w:marLeft w:val="0"/>
                      <w:marRight w:val="0"/>
                      <w:marTop w:val="0"/>
                      <w:marBottom w:val="0"/>
                      <w:divBdr>
                        <w:top w:val="none" w:sz="0" w:space="0" w:color="auto"/>
                        <w:left w:val="none" w:sz="0" w:space="0" w:color="auto"/>
                        <w:bottom w:val="none" w:sz="0" w:space="0" w:color="auto"/>
                        <w:right w:val="none" w:sz="0" w:space="0" w:color="auto"/>
                      </w:divBdr>
                    </w:div>
                  </w:divsChild>
                </w:div>
                <w:div w:id="39207421">
                  <w:marLeft w:val="0"/>
                  <w:marRight w:val="0"/>
                  <w:marTop w:val="0"/>
                  <w:marBottom w:val="0"/>
                  <w:divBdr>
                    <w:top w:val="single" w:sz="2" w:space="1" w:color="FFFFFF"/>
                    <w:left w:val="single" w:sz="2" w:space="12" w:color="FFFFFF"/>
                    <w:bottom w:val="single" w:sz="2" w:space="1" w:color="FFFFFF"/>
                    <w:right w:val="single" w:sz="2" w:space="4" w:color="FFFFFF"/>
                  </w:divBdr>
                  <w:divsChild>
                    <w:div w:id="454830913">
                      <w:marLeft w:val="0"/>
                      <w:marRight w:val="0"/>
                      <w:marTop w:val="0"/>
                      <w:marBottom w:val="0"/>
                      <w:divBdr>
                        <w:top w:val="none" w:sz="0" w:space="0" w:color="auto"/>
                        <w:left w:val="none" w:sz="0" w:space="0" w:color="auto"/>
                        <w:bottom w:val="none" w:sz="0" w:space="0" w:color="auto"/>
                        <w:right w:val="none" w:sz="0" w:space="0" w:color="auto"/>
                      </w:divBdr>
                    </w:div>
                  </w:divsChild>
                </w:div>
                <w:div w:id="2124689700">
                  <w:marLeft w:val="0"/>
                  <w:marRight w:val="0"/>
                  <w:marTop w:val="0"/>
                  <w:marBottom w:val="0"/>
                  <w:divBdr>
                    <w:top w:val="single" w:sz="2" w:space="1" w:color="FFFFFF"/>
                    <w:left w:val="single" w:sz="2" w:space="12" w:color="FFFFFF"/>
                    <w:bottom w:val="single" w:sz="2" w:space="1" w:color="FFFFFF"/>
                    <w:right w:val="single" w:sz="2" w:space="4" w:color="FFFFFF"/>
                  </w:divBdr>
                  <w:divsChild>
                    <w:div w:id="654994089">
                      <w:marLeft w:val="0"/>
                      <w:marRight w:val="0"/>
                      <w:marTop w:val="0"/>
                      <w:marBottom w:val="0"/>
                      <w:divBdr>
                        <w:top w:val="none" w:sz="0" w:space="0" w:color="auto"/>
                        <w:left w:val="none" w:sz="0" w:space="0" w:color="auto"/>
                        <w:bottom w:val="none" w:sz="0" w:space="0" w:color="auto"/>
                        <w:right w:val="none" w:sz="0" w:space="0" w:color="auto"/>
                      </w:divBdr>
                    </w:div>
                  </w:divsChild>
                </w:div>
                <w:div w:id="340857484">
                  <w:marLeft w:val="0"/>
                  <w:marRight w:val="0"/>
                  <w:marTop w:val="0"/>
                  <w:marBottom w:val="0"/>
                  <w:divBdr>
                    <w:top w:val="single" w:sz="2" w:space="1" w:color="FFFFFF"/>
                    <w:left w:val="single" w:sz="2" w:space="12" w:color="FFFFFF"/>
                    <w:bottom w:val="single" w:sz="2" w:space="1" w:color="FFFFFF"/>
                    <w:right w:val="single" w:sz="2" w:space="4" w:color="FFFFFF"/>
                  </w:divBdr>
                  <w:divsChild>
                    <w:div w:id="1051684252">
                      <w:marLeft w:val="0"/>
                      <w:marRight w:val="0"/>
                      <w:marTop w:val="0"/>
                      <w:marBottom w:val="0"/>
                      <w:divBdr>
                        <w:top w:val="none" w:sz="0" w:space="0" w:color="auto"/>
                        <w:left w:val="none" w:sz="0" w:space="0" w:color="auto"/>
                        <w:bottom w:val="none" w:sz="0" w:space="0" w:color="auto"/>
                        <w:right w:val="none" w:sz="0" w:space="0" w:color="auto"/>
                      </w:divBdr>
                    </w:div>
                  </w:divsChild>
                </w:div>
                <w:div w:id="1962688312">
                  <w:marLeft w:val="0"/>
                  <w:marRight w:val="0"/>
                  <w:marTop w:val="0"/>
                  <w:marBottom w:val="0"/>
                  <w:divBdr>
                    <w:top w:val="single" w:sz="2" w:space="1" w:color="FFFFFF"/>
                    <w:left w:val="single" w:sz="2" w:space="12" w:color="FFFFFF"/>
                    <w:bottom w:val="single" w:sz="2" w:space="1" w:color="FFFFFF"/>
                    <w:right w:val="single" w:sz="2" w:space="4" w:color="FFFFFF"/>
                  </w:divBdr>
                  <w:divsChild>
                    <w:div w:id="306083971">
                      <w:marLeft w:val="0"/>
                      <w:marRight w:val="0"/>
                      <w:marTop w:val="0"/>
                      <w:marBottom w:val="0"/>
                      <w:divBdr>
                        <w:top w:val="none" w:sz="0" w:space="0" w:color="auto"/>
                        <w:left w:val="none" w:sz="0" w:space="0" w:color="auto"/>
                        <w:bottom w:val="none" w:sz="0" w:space="0" w:color="auto"/>
                        <w:right w:val="none" w:sz="0" w:space="0" w:color="auto"/>
                      </w:divBdr>
                    </w:div>
                  </w:divsChild>
                </w:div>
                <w:div w:id="361635806">
                  <w:marLeft w:val="0"/>
                  <w:marRight w:val="0"/>
                  <w:marTop w:val="0"/>
                  <w:marBottom w:val="0"/>
                  <w:divBdr>
                    <w:top w:val="single" w:sz="2" w:space="1" w:color="FFFFFF"/>
                    <w:left w:val="single" w:sz="2" w:space="12" w:color="FFFFFF"/>
                    <w:bottom w:val="single" w:sz="2" w:space="1" w:color="FFFFFF"/>
                    <w:right w:val="single" w:sz="2" w:space="4" w:color="FFFFFF"/>
                  </w:divBdr>
                  <w:divsChild>
                    <w:div w:id="1502623184">
                      <w:marLeft w:val="0"/>
                      <w:marRight w:val="0"/>
                      <w:marTop w:val="0"/>
                      <w:marBottom w:val="0"/>
                      <w:divBdr>
                        <w:top w:val="none" w:sz="0" w:space="0" w:color="auto"/>
                        <w:left w:val="none" w:sz="0" w:space="0" w:color="auto"/>
                        <w:bottom w:val="none" w:sz="0" w:space="0" w:color="auto"/>
                        <w:right w:val="none" w:sz="0" w:space="0" w:color="auto"/>
                      </w:divBdr>
                    </w:div>
                  </w:divsChild>
                </w:div>
                <w:div w:id="2069643006">
                  <w:marLeft w:val="0"/>
                  <w:marRight w:val="0"/>
                  <w:marTop w:val="0"/>
                  <w:marBottom w:val="0"/>
                  <w:divBdr>
                    <w:top w:val="single" w:sz="2" w:space="1" w:color="FFFFFF"/>
                    <w:left w:val="single" w:sz="2" w:space="12" w:color="FFFFFF"/>
                    <w:bottom w:val="single" w:sz="2" w:space="1" w:color="FFFFFF"/>
                    <w:right w:val="single" w:sz="2" w:space="4" w:color="FFFFFF"/>
                  </w:divBdr>
                  <w:divsChild>
                    <w:div w:id="270358761">
                      <w:marLeft w:val="0"/>
                      <w:marRight w:val="0"/>
                      <w:marTop w:val="0"/>
                      <w:marBottom w:val="0"/>
                      <w:divBdr>
                        <w:top w:val="none" w:sz="0" w:space="0" w:color="auto"/>
                        <w:left w:val="none" w:sz="0" w:space="0" w:color="auto"/>
                        <w:bottom w:val="none" w:sz="0" w:space="0" w:color="auto"/>
                        <w:right w:val="none" w:sz="0" w:space="0" w:color="auto"/>
                      </w:divBdr>
                    </w:div>
                  </w:divsChild>
                </w:div>
                <w:div w:id="99685755">
                  <w:marLeft w:val="0"/>
                  <w:marRight w:val="0"/>
                  <w:marTop w:val="0"/>
                  <w:marBottom w:val="0"/>
                  <w:divBdr>
                    <w:top w:val="single" w:sz="2" w:space="1" w:color="FFFFFF"/>
                    <w:left w:val="single" w:sz="2" w:space="12" w:color="FFFFFF"/>
                    <w:bottom w:val="single" w:sz="2" w:space="1" w:color="FFFFFF"/>
                    <w:right w:val="single" w:sz="2" w:space="4" w:color="FFFFFF"/>
                  </w:divBdr>
                  <w:divsChild>
                    <w:div w:id="538007682">
                      <w:marLeft w:val="0"/>
                      <w:marRight w:val="0"/>
                      <w:marTop w:val="0"/>
                      <w:marBottom w:val="0"/>
                      <w:divBdr>
                        <w:top w:val="none" w:sz="0" w:space="0" w:color="auto"/>
                        <w:left w:val="none" w:sz="0" w:space="0" w:color="auto"/>
                        <w:bottom w:val="none" w:sz="0" w:space="0" w:color="auto"/>
                        <w:right w:val="none" w:sz="0" w:space="0" w:color="auto"/>
                      </w:divBdr>
                    </w:div>
                  </w:divsChild>
                </w:div>
                <w:div w:id="1372608704">
                  <w:marLeft w:val="0"/>
                  <w:marRight w:val="0"/>
                  <w:marTop w:val="0"/>
                  <w:marBottom w:val="0"/>
                  <w:divBdr>
                    <w:top w:val="single" w:sz="2" w:space="1" w:color="FFFFFF"/>
                    <w:left w:val="single" w:sz="2" w:space="12" w:color="FFFFFF"/>
                    <w:bottom w:val="single" w:sz="2" w:space="1" w:color="FFFFFF"/>
                    <w:right w:val="single" w:sz="2" w:space="4" w:color="FFFFFF"/>
                  </w:divBdr>
                  <w:divsChild>
                    <w:div w:id="461115212">
                      <w:marLeft w:val="0"/>
                      <w:marRight w:val="0"/>
                      <w:marTop w:val="0"/>
                      <w:marBottom w:val="0"/>
                      <w:divBdr>
                        <w:top w:val="none" w:sz="0" w:space="0" w:color="auto"/>
                        <w:left w:val="none" w:sz="0" w:space="0" w:color="auto"/>
                        <w:bottom w:val="none" w:sz="0" w:space="0" w:color="auto"/>
                        <w:right w:val="none" w:sz="0" w:space="0" w:color="auto"/>
                      </w:divBdr>
                    </w:div>
                  </w:divsChild>
                </w:div>
                <w:div w:id="1814521745">
                  <w:marLeft w:val="0"/>
                  <w:marRight w:val="0"/>
                  <w:marTop w:val="0"/>
                  <w:marBottom w:val="0"/>
                  <w:divBdr>
                    <w:top w:val="single" w:sz="2" w:space="1" w:color="FFFFFF"/>
                    <w:left w:val="single" w:sz="2" w:space="12" w:color="FFFFFF"/>
                    <w:bottom w:val="single" w:sz="2" w:space="1" w:color="FFFFFF"/>
                    <w:right w:val="single" w:sz="2" w:space="4" w:color="FFFFFF"/>
                  </w:divBdr>
                  <w:divsChild>
                    <w:div w:id="1317226714">
                      <w:marLeft w:val="0"/>
                      <w:marRight w:val="0"/>
                      <w:marTop w:val="0"/>
                      <w:marBottom w:val="0"/>
                      <w:divBdr>
                        <w:top w:val="none" w:sz="0" w:space="0" w:color="auto"/>
                        <w:left w:val="none" w:sz="0" w:space="0" w:color="auto"/>
                        <w:bottom w:val="none" w:sz="0" w:space="0" w:color="auto"/>
                        <w:right w:val="none" w:sz="0" w:space="0" w:color="auto"/>
                      </w:divBdr>
                    </w:div>
                  </w:divsChild>
                </w:div>
                <w:div w:id="1534002553">
                  <w:marLeft w:val="0"/>
                  <w:marRight w:val="0"/>
                  <w:marTop w:val="0"/>
                  <w:marBottom w:val="0"/>
                  <w:divBdr>
                    <w:top w:val="single" w:sz="2" w:space="1" w:color="FFFFFF"/>
                    <w:left w:val="single" w:sz="2" w:space="12" w:color="FFFFFF"/>
                    <w:bottom w:val="single" w:sz="2" w:space="1" w:color="FFFFFF"/>
                    <w:right w:val="single" w:sz="2" w:space="4" w:color="FFFFFF"/>
                  </w:divBdr>
                  <w:divsChild>
                    <w:div w:id="1382708725">
                      <w:marLeft w:val="0"/>
                      <w:marRight w:val="0"/>
                      <w:marTop w:val="0"/>
                      <w:marBottom w:val="0"/>
                      <w:divBdr>
                        <w:top w:val="none" w:sz="0" w:space="0" w:color="auto"/>
                        <w:left w:val="none" w:sz="0" w:space="0" w:color="auto"/>
                        <w:bottom w:val="none" w:sz="0" w:space="0" w:color="auto"/>
                        <w:right w:val="none" w:sz="0" w:space="0" w:color="auto"/>
                      </w:divBdr>
                    </w:div>
                  </w:divsChild>
                </w:div>
                <w:div w:id="425662364">
                  <w:marLeft w:val="0"/>
                  <w:marRight w:val="0"/>
                  <w:marTop w:val="0"/>
                  <w:marBottom w:val="0"/>
                  <w:divBdr>
                    <w:top w:val="single" w:sz="2" w:space="1" w:color="FFFFFF"/>
                    <w:left w:val="single" w:sz="2" w:space="12" w:color="FFFFFF"/>
                    <w:bottom w:val="single" w:sz="2" w:space="1" w:color="FFFFFF"/>
                    <w:right w:val="single" w:sz="2" w:space="4" w:color="FFFFFF"/>
                  </w:divBdr>
                  <w:divsChild>
                    <w:div w:id="2082754793">
                      <w:marLeft w:val="0"/>
                      <w:marRight w:val="0"/>
                      <w:marTop w:val="0"/>
                      <w:marBottom w:val="0"/>
                      <w:divBdr>
                        <w:top w:val="none" w:sz="0" w:space="0" w:color="auto"/>
                        <w:left w:val="none" w:sz="0" w:space="0" w:color="auto"/>
                        <w:bottom w:val="none" w:sz="0" w:space="0" w:color="auto"/>
                        <w:right w:val="none" w:sz="0" w:space="0" w:color="auto"/>
                      </w:divBdr>
                    </w:div>
                  </w:divsChild>
                </w:div>
                <w:div w:id="633292838">
                  <w:marLeft w:val="0"/>
                  <w:marRight w:val="0"/>
                  <w:marTop w:val="0"/>
                  <w:marBottom w:val="0"/>
                  <w:divBdr>
                    <w:top w:val="single" w:sz="2" w:space="1" w:color="FFFFFF"/>
                    <w:left w:val="single" w:sz="2" w:space="12" w:color="FFFFFF"/>
                    <w:bottom w:val="single" w:sz="2" w:space="1" w:color="FFFFFF"/>
                    <w:right w:val="single" w:sz="2" w:space="4" w:color="FFFFFF"/>
                  </w:divBdr>
                  <w:divsChild>
                    <w:div w:id="1464273301">
                      <w:marLeft w:val="0"/>
                      <w:marRight w:val="0"/>
                      <w:marTop w:val="0"/>
                      <w:marBottom w:val="0"/>
                      <w:divBdr>
                        <w:top w:val="none" w:sz="0" w:space="0" w:color="auto"/>
                        <w:left w:val="none" w:sz="0" w:space="0" w:color="auto"/>
                        <w:bottom w:val="none" w:sz="0" w:space="0" w:color="auto"/>
                        <w:right w:val="none" w:sz="0" w:space="0" w:color="auto"/>
                      </w:divBdr>
                    </w:div>
                  </w:divsChild>
                </w:div>
                <w:div w:id="1054815656">
                  <w:marLeft w:val="0"/>
                  <w:marRight w:val="0"/>
                  <w:marTop w:val="0"/>
                  <w:marBottom w:val="0"/>
                  <w:divBdr>
                    <w:top w:val="single" w:sz="2" w:space="1" w:color="FFFFFF"/>
                    <w:left w:val="single" w:sz="2" w:space="12" w:color="FFFFFF"/>
                    <w:bottom w:val="single" w:sz="2" w:space="4" w:color="FFFFFF"/>
                    <w:right w:val="single" w:sz="2" w:space="4" w:color="FFFFFF"/>
                  </w:divBdr>
                  <w:divsChild>
                    <w:div w:id="187927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5927">
      <w:bodyDiv w:val="1"/>
      <w:marLeft w:val="0"/>
      <w:marRight w:val="0"/>
      <w:marTop w:val="0"/>
      <w:marBottom w:val="0"/>
      <w:divBdr>
        <w:top w:val="none" w:sz="0" w:space="0" w:color="auto"/>
        <w:left w:val="none" w:sz="0" w:space="0" w:color="auto"/>
        <w:bottom w:val="none" w:sz="0" w:space="0" w:color="auto"/>
        <w:right w:val="none" w:sz="0" w:space="0" w:color="auto"/>
      </w:divBdr>
      <w:divsChild>
        <w:div w:id="620846122">
          <w:marLeft w:val="0"/>
          <w:marRight w:val="0"/>
          <w:marTop w:val="0"/>
          <w:marBottom w:val="0"/>
          <w:divBdr>
            <w:top w:val="none" w:sz="0" w:space="0" w:color="auto"/>
            <w:left w:val="none" w:sz="0" w:space="0" w:color="auto"/>
            <w:bottom w:val="none" w:sz="0" w:space="0" w:color="auto"/>
            <w:right w:val="none" w:sz="0" w:space="0" w:color="auto"/>
          </w:divBdr>
        </w:div>
        <w:div w:id="1305156414">
          <w:marLeft w:val="0"/>
          <w:marRight w:val="0"/>
          <w:marTop w:val="0"/>
          <w:marBottom w:val="335"/>
          <w:divBdr>
            <w:top w:val="none" w:sz="0" w:space="0" w:color="auto"/>
            <w:left w:val="none" w:sz="0" w:space="0" w:color="auto"/>
            <w:bottom w:val="none" w:sz="0" w:space="0" w:color="auto"/>
            <w:right w:val="none" w:sz="0" w:space="0" w:color="auto"/>
          </w:divBdr>
          <w:divsChild>
            <w:div w:id="186869796">
              <w:marLeft w:val="0"/>
              <w:marRight w:val="0"/>
              <w:marTop w:val="0"/>
              <w:marBottom w:val="0"/>
              <w:divBdr>
                <w:top w:val="none" w:sz="0" w:space="0" w:color="auto"/>
                <w:left w:val="none" w:sz="0" w:space="0" w:color="auto"/>
                <w:bottom w:val="none" w:sz="0" w:space="0" w:color="auto"/>
                <w:right w:val="none" w:sz="0" w:space="0" w:color="auto"/>
              </w:divBdr>
              <w:divsChild>
                <w:div w:id="1095322629">
                  <w:marLeft w:val="0"/>
                  <w:marRight w:val="0"/>
                  <w:marTop w:val="0"/>
                  <w:marBottom w:val="0"/>
                  <w:divBdr>
                    <w:top w:val="single" w:sz="2" w:space="4" w:color="FFFFFF"/>
                    <w:left w:val="single" w:sz="2" w:space="12" w:color="FFFFFF"/>
                    <w:bottom w:val="single" w:sz="2" w:space="1" w:color="FFFFFF"/>
                    <w:right w:val="single" w:sz="2" w:space="4" w:color="FFFFFF"/>
                  </w:divBdr>
                  <w:divsChild>
                    <w:div w:id="1536306424">
                      <w:marLeft w:val="0"/>
                      <w:marRight w:val="0"/>
                      <w:marTop w:val="0"/>
                      <w:marBottom w:val="0"/>
                      <w:divBdr>
                        <w:top w:val="none" w:sz="0" w:space="0" w:color="auto"/>
                        <w:left w:val="none" w:sz="0" w:space="0" w:color="auto"/>
                        <w:bottom w:val="none" w:sz="0" w:space="0" w:color="auto"/>
                        <w:right w:val="none" w:sz="0" w:space="0" w:color="auto"/>
                      </w:divBdr>
                    </w:div>
                  </w:divsChild>
                </w:div>
                <w:div w:id="2125416598">
                  <w:marLeft w:val="0"/>
                  <w:marRight w:val="0"/>
                  <w:marTop w:val="0"/>
                  <w:marBottom w:val="0"/>
                  <w:divBdr>
                    <w:top w:val="single" w:sz="2" w:space="1" w:color="FFFFFF"/>
                    <w:left w:val="single" w:sz="2" w:space="12" w:color="FFFFFF"/>
                    <w:bottom w:val="single" w:sz="2" w:space="1" w:color="FFFFFF"/>
                    <w:right w:val="single" w:sz="2" w:space="4" w:color="FFFFFF"/>
                  </w:divBdr>
                  <w:divsChild>
                    <w:div w:id="1918393517">
                      <w:marLeft w:val="0"/>
                      <w:marRight w:val="0"/>
                      <w:marTop w:val="0"/>
                      <w:marBottom w:val="0"/>
                      <w:divBdr>
                        <w:top w:val="none" w:sz="0" w:space="0" w:color="auto"/>
                        <w:left w:val="none" w:sz="0" w:space="0" w:color="auto"/>
                        <w:bottom w:val="none" w:sz="0" w:space="0" w:color="auto"/>
                        <w:right w:val="none" w:sz="0" w:space="0" w:color="auto"/>
                      </w:divBdr>
                    </w:div>
                  </w:divsChild>
                </w:div>
                <w:div w:id="1800612309">
                  <w:marLeft w:val="0"/>
                  <w:marRight w:val="0"/>
                  <w:marTop w:val="0"/>
                  <w:marBottom w:val="0"/>
                  <w:divBdr>
                    <w:top w:val="single" w:sz="2" w:space="1" w:color="FFFFFF"/>
                    <w:left w:val="single" w:sz="2" w:space="12" w:color="FFFFFF"/>
                    <w:bottom w:val="single" w:sz="2" w:space="1" w:color="FFFFFF"/>
                    <w:right w:val="single" w:sz="2" w:space="4" w:color="FFFFFF"/>
                  </w:divBdr>
                  <w:divsChild>
                    <w:div w:id="757092260">
                      <w:marLeft w:val="0"/>
                      <w:marRight w:val="0"/>
                      <w:marTop w:val="0"/>
                      <w:marBottom w:val="0"/>
                      <w:divBdr>
                        <w:top w:val="none" w:sz="0" w:space="0" w:color="auto"/>
                        <w:left w:val="none" w:sz="0" w:space="0" w:color="auto"/>
                        <w:bottom w:val="none" w:sz="0" w:space="0" w:color="auto"/>
                        <w:right w:val="none" w:sz="0" w:space="0" w:color="auto"/>
                      </w:divBdr>
                    </w:div>
                  </w:divsChild>
                </w:div>
                <w:div w:id="1271548304">
                  <w:marLeft w:val="0"/>
                  <w:marRight w:val="0"/>
                  <w:marTop w:val="0"/>
                  <w:marBottom w:val="0"/>
                  <w:divBdr>
                    <w:top w:val="single" w:sz="2" w:space="1" w:color="FFFFFF"/>
                    <w:left w:val="single" w:sz="2" w:space="12" w:color="FFFFFF"/>
                    <w:bottom w:val="single" w:sz="2" w:space="1" w:color="FFFFFF"/>
                    <w:right w:val="single" w:sz="2" w:space="4" w:color="FFFFFF"/>
                  </w:divBdr>
                  <w:divsChild>
                    <w:div w:id="1531913771">
                      <w:marLeft w:val="0"/>
                      <w:marRight w:val="0"/>
                      <w:marTop w:val="0"/>
                      <w:marBottom w:val="0"/>
                      <w:divBdr>
                        <w:top w:val="none" w:sz="0" w:space="0" w:color="auto"/>
                        <w:left w:val="none" w:sz="0" w:space="0" w:color="auto"/>
                        <w:bottom w:val="none" w:sz="0" w:space="0" w:color="auto"/>
                        <w:right w:val="none" w:sz="0" w:space="0" w:color="auto"/>
                      </w:divBdr>
                    </w:div>
                  </w:divsChild>
                </w:div>
                <w:div w:id="892737242">
                  <w:marLeft w:val="0"/>
                  <w:marRight w:val="0"/>
                  <w:marTop w:val="0"/>
                  <w:marBottom w:val="0"/>
                  <w:divBdr>
                    <w:top w:val="single" w:sz="2" w:space="1" w:color="FFFFFF"/>
                    <w:left w:val="single" w:sz="2" w:space="12" w:color="FFFFFF"/>
                    <w:bottom w:val="single" w:sz="2" w:space="1" w:color="FFFFFF"/>
                    <w:right w:val="single" w:sz="2" w:space="4" w:color="FFFFFF"/>
                  </w:divBdr>
                  <w:divsChild>
                    <w:div w:id="884677749">
                      <w:marLeft w:val="0"/>
                      <w:marRight w:val="0"/>
                      <w:marTop w:val="0"/>
                      <w:marBottom w:val="0"/>
                      <w:divBdr>
                        <w:top w:val="none" w:sz="0" w:space="0" w:color="auto"/>
                        <w:left w:val="none" w:sz="0" w:space="0" w:color="auto"/>
                        <w:bottom w:val="none" w:sz="0" w:space="0" w:color="auto"/>
                        <w:right w:val="none" w:sz="0" w:space="0" w:color="auto"/>
                      </w:divBdr>
                    </w:div>
                  </w:divsChild>
                </w:div>
                <w:div w:id="1302079453">
                  <w:marLeft w:val="0"/>
                  <w:marRight w:val="0"/>
                  <w:marTop w:val="0"/>
                  <w:marBottom w:val="0"/>
                  <w:divBdr>
                    <w:top w:val="single" w:sz="2" w:space="1" w:color="FFFFFF"/>
                    <w:left w:val="single" w:sz="2" w:space="12" w:color="FFFFFF"/>
                    <w:bottom w:val="single" w:sz="2" w:space="1" w:color="FFFFFF"/>
                    <w:right w:val="single" w:sz="2" w:space="4" w:color="FFFFFF"/>
                  </w:divBdr>
                  <w:divsChild>
                    <w:div w:id="1075666709">
                      <w:marLeft w:val="0"/>
                      <w:marRight w:val="0"/>
                      <w:marTop w:val="0"/>
                      <w:marBottom w:val="0"/>
                      <w:divBdr>
                        <w:top w:val="none" w:sz="0" w:space="0" w:color="auto"/>
                        <w:left w:val="none" w:sz="0" w:space="0" w:color="auto"/>
                        <w:bottom w:val="none" w:sz="0" w:space="0" w:color="auto"/>
                        <w:right w:val="none" w:sz="0" w:space="0" w:color="auto"/>
                      </w:divBdr>
                    </w:div>
                  </w:divsChild>
                </w:div>
                <w:div w:id="2095783623">
                  <w:marLeft w:val="0"/>
                  <w:marRight w:val="0"/>
                  <w:marTop w:val="0"/>
                  <w:marBottom w:val="0"/>
                  <w:divBdr>
                    <w:top w:val="single" w:sz="2" w:space="1" w:color="FFFFFF"/>
                    <w:left w:val="single" w:sz="2" w:space="12" w:color="FFFFFF"/>
                    <w:bottom w:val="single" w:sz="2" w:space="1" w:color="FFFFFF"/>
                    <w:right w:val="single" w:sz="2" w:space="4" w:color="FFFFFF"/>
                  </w:divBdr>
                  <w:divsChild>
                    <w:div w:id="1736009215">
                      <w:marLeft w:val="0"/>
                      <w:marRight w:val="0"/>
                      <w:marTop w:val="0"/>
                      <w:marBottom w:val="0"/>
                      <w:divBdr>
                        <w:top w:val="none" w:sz="0" w:space="0" w:color="auto"/>
                        <w:left w:val="none" w:sz="0" w:space="0" w:color="auto"/>
                        <w:bottom w:val="none" w:sz="0" w:space="0" w:color="auto"/>
                        <w:right w:val="none" w:sz="0" w:space="0" w:color="auto"/>
                      </w:divBdr>
                    </w:div>
                  </w:divsChild>
                </w:div>
                <w:div w:id="2031763384">
                  <w:marLeft w:val="0"/>
                  <w:marRight w:val="0"/>
                  <w:marTop w:val="0"/>
                  <w:marBottom w:val="0"/>
                  <w:divBdr>
                    <w:top w:val="single" w:sz="2" w:space="1" w:color="FFFFFF"/>
                    <w:left w:val="single" w:sz="2" w:space="12" w:color="FFFFFF"/>
                    <w:bottom w:val="single" w:sz="2" w:space="1" w:color="FFFFFF"/>
                    <w:right w:val="single" w:sz="2" w:space="4" w:color="FFFFFF"/>
                  </w:divBdr>
                  <w:divsChild>
                    <w:div w:id="1245450961">
                      <w:marLeft w:val="0"/>
                      <w:marRight w:val="0"/>
                      <w:marTop w:val="0"/>
                      <w:marBottom w:val="0"/>
                      <w:divBdr>
                        <w:top w:val="none" w:sz="0" w:space="0" w:color="auto"/>
                        <w:left w:val="none" w:sz="0" w:space="0" w:color="auto"/>
                        <w:bottom w:val="none" w:sz="0" w:space="0" w:color="auto"/>
                        <w:right w:val="none" w:sz="0" w:space="0" w:color="auto"/>
                      </w:divBdr>
                    </w:div>
                  </w:divsChild>
                </w:div>
                <w:div w:id="477110095">
                  <w:marLeft w:val="0"/>
                  <w:marRight w:val="0"/>
                  <w:marTop w:val="0"/>
                  <w:marBottom w:val="0"/>
                  <w:divBdr>
                    <w:top w:val="single" w:sz="2" w:space="1" w:color="FFFFFF"/>
                    <w:left w:val="single" w:sz="2" w:space="12" w:color="FFFFFF"/>
                    <w:bottom w:val="single" w:sz="2" w:space="1" w:color="FFFFFF"/>
                    <w:right w:val="single" w:sz="2" w:space="4" w:color="FFFFFF"/>
                  </w:divBdr>
                  <w:divsChild>
                    <w:div w:id="14503752">
                      <w:marLeft w:val="0"/>
                      <w:marRight w:val="0"/>
                      <w:marTop w:val="0"/>
                      <w:marBottom w:val="0"/>
                      <w:divBdr>
                        <w:top w:val="none" w:sz="0" w:space="0" w:color="auto"/>
                        <w:left w:val="none" w:sz="0" w:space="0" w:color="auto"/>
                        <w:bottom w:val="none" w:sz="0" w:space="0" w:color="auto"/>
                        <w:right w:val="none" w:sz="0" w:space="0" w:color="auto"/>
                      </w:divBdr>
                    </w:div>
                  </w:divsChild>
                </w:div>
                <w:div w:id="341781536">
                  <w:marLeft w:val="0"/>
                  <w:marRight w:val="0"/>
                  <w:marTop w:val="0"/>
                  <w:marBottom w:val="0"/>
                  <w:divBdr>
                    <w:top w:val="single" w:sz="2" w:space="1" w:color="FFFFFF"/>
                    <w:left w:val="single" w:sz="2" w:space="12" w:color="FFFFFF"/>
                    <w:bottom w:val="single" w:sz="2" w:space="1" w:color="FFFFFF"/>
                    <w:right w:val="single" w:sz="2" w:space="4" w:color="FFFFFF"/>
                  </w:divBdr>
                  <w:divsChild>
                    <w:div w:id="533737342">
                      <w:marLeft w:val="0"/>
                      <w:marRight w:val="0"/>
                      <w:marTop w:val="0"/>
                      <w:marBottom w:val="0"/>
                      <w:divBdr>
                        <w:top w:val="none" w:sz="0" w:space="0" w:color="auto"/>
                        <w:left w:val="none" w:sz="0" w:space="0" w:color="auto"/>
                        <w:bottom w:val="none" w:sz="0" w:space="0" w:color="auto"/>
                        <w:right w:val="none" w:sz="0" w:space="0" w:color="auto"/>
                      </w:divBdr>
                    </w:div>
                  </w:divsChild>
                </w:div>
                <w:div w:id="102775434">
                  <w:marLeft w:val="0"/>
                  <w:marRight w:val="0"/>
                  <w:marTop w:val="0"/>
                  <w:marBottom w:val="0"/>
                  <w:divBdr>
                    <w:top w:val="single" w:sz="2" w:space="1" w:color="FFFFFF"/>
                    <w:left w:val="single" w:sz="2" w:space="12" w:color="FFFFFF"/>
                    <w:bottom w:val="single" w:sz="2" w:space="1" w:color="FFFFFF"/>
                    <w:right w:val="single" w:sz="2" w:space="4" w:color="FFFFFF"/>
                  </w:divBdr>
                  <w:divsChild>
                    <w:div w:id="1291324437">
                      <w:marLeft w:val="0"/>
                      <w:marRight w:val="0"/>
                      <w:marTop w:val="0"/>
                      <w:marBottom w:val="0"/>
                      <w:divBdr>
                        <w:top w:val="none" w:sz="0" w:space="0" w:color="auto"/>
                        <w:left w:val="none" w:sz="0" w:space="0" w:color="auto"/>
                        <w:bottom w:val="none" w:sz="0" w:space="0" w:color="auto"/>
                        <w:right w:val="none" w:sz="0" w:space="0" w:color="auto"/>
                      </w:divBdr>
                    </w:div>
                  </w:divsChild>
                </w:div>
                <w:div w:id="900602849">
                  <w:marLeft w:val="0"/>
                  <w:marRight w:val="0"/>
                  <w:marTop w:val="0"/>
                  <w:marBottom w:val="0"/>
                  <w:divBdr>
                    <w:top w:val="single" w:sz="2" w:space="1" w:color="FFFFFF"/>
                    <w:left w:val="single" w:sz="2" w:space="12" w:color="FFFFFF"/>
                    <w:bottom w:val="single" w:sz="2" w:space="1" w:color="FFFFFF"/>
                    <w:right w:val="single" w:sz="2" w:space="4" w:color="FFFFFF"/>
                  </w:divBdr>
                  <w:divsChild>
                    <w:div w:id="1485582534">
                      <w:marLeft w:val="0"/>
                      <w:marRight w:val="0"/>
                      <w:marTop w:val="0"/>
                      <w:marBottom w:val="0"/>
                      <w:divBdr>
                        <w:top w:val="none" w:sz="0" w:space="0" w:color="auto"/>
                        <w:left w:val="none" w:sz="0" w:space="0" w:color="auto"/>
                        <w:bottom w:val="none" w:sz="0" w:space="0" w:color="auto"/>
                        <w:right w:val="none" w:sz="0" w:space="0" w:color="auto"/>
                      </w:divBdr>
                    </w:div>
                  </w:divsChild>
                </w:div>
                <w:div w:id="249507444">
                  <w:marLeft w:val="0"/>
                  <w:marRight w:val="0"/>
                  <w:marTop w:val="0"/>
                  <w:marBottom w:val="0"/>
                  <w:divBdr>
                    <w:top w:val="single" w:sz="2" w:space="1" w:color="FFFFFF"/>
                    <w:left w:val="single" w:sz="2" w:space="12" w:color="FFFFFF"/>
                    <w:bottom w:val="single" w:sz="2" w:space="1" w:color="FFFFFF"/>
                    <w:right w:val="single" w:sz="2" w:space="4" w:color="FFFFFF"/>
                  </w:divBdr>
                  <w:divsChild>
                    <w:div w:id="558444928">
                      <w:marLeft w:val="0"/>
                      <w:marRight w:val="0"/>
                      <w:marTop w:val="0"/>
                      <w:marBottom w:val="0"/>
                      <w:divBdr>
                        <w:top w:val="none" w:sz="0" w:space="0" w:color="auto"/>
                        <w:left w:val="none" w:sz="0" w:space="0" w:color="auto"/>
                        <w:bottom w:val="none" w:sz="0" w:space="0" w:color="auto"/>
                        <w:right w:val="none" w:sz="0" w:space="0" w:color="auto"/>
                      </w:divBdr>
                    </w:div>
                  </w:divsChild>
                </w:div>
                <w:div w:id="1422294521">
                  <w:marLeft w:val="0"/>
                  <w:marRight w:val="0"/>
                  <w:marTop w:val="0"/>
                  <w:marBottom w:val="0"/>
                  <w:divBdr>
                    <w:top w:val="single" w:sz="2" w:space="1" w:color="FFFFFF"/>
                    <w:left w:val="single" w:sz="2" w:space="12" w:color="FFFFFF"/>
                    <w:bottom w:val="single" w:sz="2" w:space="1" w:color="FFFFFF"/>
                    <w:right w:val="single" w:sz="2" w:space="4" w:color="FFFFFF"/>
                  </w:divBdr>
                  <w:divsChild>
                    <w:div w:id="998650365">
                      <w:marLeft w:val="0"/>
                      <w:marRight w:val="0"/>
                      <w:marTop w:val="0"/>
                      <w:marBottom w:val="0"/>
                      <w:divBdr>
                        <w:top w:val="none" w:sz="0" w:space="0" w:color="auto"/>
                        <w:left w:val="none" w:sz="0" w:space="0" w:color="auto"/>
                        <w:bottom w:val="none" w:sz="0" w:space="0" w:color="auto"/>
                        <w:right w:val="none" w:sz="0" w:space="0" w:color="auto"/>
                      </w:divBdr>
                    </w:div>
                  </w:divsChild>
                </w:div>
                <w:div w:id="2090492737">
                  <w:marLeft w:val="0"/>
                  <w:marRight w:val="0"/>
                  <w:marTop w:val="0"/>
                  <w:marBottom w:val="0"/>
                  <w:divBdr>
                    <w:top w:val="single" w:sz="2" w:space="1" w:color="FFFFFF"/>
                    <w:left w:val="single" w:sz="2" w:space="12" w:color="FFFFFF"/>
                    <w:bottom w:val="single" w:sz="2" w:space="1" w:color="FFFFFF"/>
                    <w:right w:val="single" w:sz="2" w:space="4" w:color="FFFFFF"/>
                  </w:divBdr>
                  <w:divsChild>
                    <w:div w:id="1563902413">
                      <w:marLeft w:val="0"/>
                      <w:marRight w:val="0"/>
                      <w:marTop w:val="0"/>
                      <w:marBottom w:val="0"/>
                      <w:divBdr>
                        <w:top w:val="none" w:sz="0" w:space="0" w:color="auto"/>
                        <w:left w:val="none" w:sz="0" w:space="0" w:color="auto"/>
                        <w:bottom w:val="none" w:sz="0" w:space="0" w:color="auto"/>
                        <w:right w:val="none" w:sz="0" w:space="0" w:color="auto"/>
                      </w:divBdr>
                    </w:div>
                  </w:divsChild>
                </w:div>
                <w:div w:id="1280259393">
                  <w:marLeft w:val="0"/>
                  <w:marRight w:val="0"/>
                  <w:marTop w:val="0"/>
                  <w:marBottom w:val="0"/>
                  <w:divBdr>
                    <w:top w:val="single" w:sz="2" w:space="1" w:color="FFFFFF"/>
                    <w:left w:val="single" w:sz="2" w:space="12" w:color="FFFFFF"/>
                    <w:bottom w:val="single" w:sz="2" w:space="4" w:color="FFFFFF"/>
                    <w:right w:val="single" w:sz="2" w:space="4" w:color="FFFFFF"/>
                  </w:divBdr>
                  <w:divsChild>
                    <w:div w:id="14324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331265">
          <w:marLeft w:val="0"/>
          <w:marRight w:val="0"/>
          <w:marTop w:val="0"/>
          <w:marBottom w:val="335"/>
          <w:divBdr>
            <w:top w:val="none" w:sz="0" w:space="0" w:color="auto"/>
            <w:left w:val="none" w:sz="0" w:space="0" w:color="auto"/>
            <w:bottom w:val="none" w:sz="0" w:space="0" w:color="auto"/>
            <w:right w:val="none" w:sz="0" w:space="0" w:color="auto"/>
          </w:divBdr>
          <w:divsChild>
            <w:div w:id="577441814">
              <w:marLeft w:val="0"/>
              <w:marRight w:val="0"/>
              <w:marTop w:val="0"/>
              <w:marBottom w:val="0"/>
              <w:divBdr>
                <w:top w:val="none" w:sz="0" w:space="0" w:color="auto"/>
                <w:left w:val="none" w:sz="0" w:space="0" w:color="auto"/>
                <w:bottom w:val="none" w:sz="0" w:space="0" w:color="auto"/>
                <w:right w:val="none" w:sz="0" w:space="0" w:color="auto"/>
              </w:divBdr>
              <w:divsChild>
                <w:div w:id="122308560">
                  <w:marLeft w:val="0"/>
                  <w:marRight w:val="0"/>
                  <w:marTop w:val="0"/>
                  <w:marBottom w:val="0"/>
                  <w:divBdr>
                    <w:top w:val="single" w:sz="2" w:space="4" w:color="FFFFFF"/>
                    <w:left w:val="single" w:sz="2" w:space="12" w:color="FFFFFF"/>
                    <w:bottom w:val="single" w:sz="2" w:space="1" w:color="FFFFFF"/>
                    <w:right w:val="single" w:sz="2" w:space="4" w:color="FFFFFF"/>
                  </w:divBdr>
                  <w:divsChild>
                    <w:div w:id="679238682">
                      <w:marLeft w:val="0"/>
                      <w:marRight w:val="0"/>
                      <w:marTop w:val="0"/>
                      <w:marBottom w:val="0"/>
                      <w:divBdr>
                        <w:top w:val="none" w:sz="0" w:space="0" w:color="auto"/>
                        <w:left w:val="none" w:sz="0" w:space="0" w:color="auto"/>
                        <w:bottom w:val="none" w:sz="0" w:space="0" w:color="auto"/>
                        <w:right w:val="none" w:sz="0" w:space="0" w:color="auto"/>
                      </w:divBdr>
                    </w:div>
                  </w:divsChild>
                </w:div>
                <w:div w:id="1664897347">
                  <w:marLeft w:val="0"/>
                  <w:marRight w:val="0"/>
                  <w:marTop w:val="0"/>
                  <w:marBottom w:val="0"/>
                  <w:divBdr>
                    <w:top w:val="single" w:sz="2" w:space="1" w:color="FFFFFF"/>
                    <w:left w:val="single" w:sz="2" w:space="12" w:color="FFFFFF"/>
                    <w:bottom w:val="single" w:sz="2" w:space="1" w:color="FFFFFF"/>
                    <w:right w:val="single" w:sz="2" w:space="4" w:color="FFFFFF"/>
                  </w:divBdr>
                  <w:divsChild>
                    <w:div w:id="309333139">
                      <w:marLeft w:val="0"/>
                      <w:marRight w:val="0"/>
                      <w:marTop w:val="0"/>
                      <w:marBottom w:val="0"/>
                      <w:divBdr>
                        <w:top w:val="none" w:sz="0" w:space="0" w:color="auto"/>
                        <w:left w:val="none" w:sz="0" w:space="0" w:color="auto"/>
                        <w:bottom w:val="none" w:sz="0" w:space="0" w:color="auto"/>
                        <w:right w:val="none" w:sz="0" w:space="0" w:color="auto"/>
                      </w:divBdr>
                    </w:div>
                  </w:divsChild>
                </w:div>
                <w:div w:id="1777364332">
                  <w:marLeft w:val="0"/>
                  <w:marRight w:val="0"/>
                  <w:marTop w:val="0"/>
                  <w:marBottom w:val="0"/>
                  <w:divBdr>
                    <w:top w:val="single" w:sz="2" w:space="1" w:color="FFFFFF"/>
                    <w:left w:val="single" w:sz="2" w:space="12" w:color="FFFFFF"/>
                    <w:bottom w:val="single" w:sz="2" w:space="1" w:color="FFFFFF"/>
                    <w:right w:val="single" w:sz="2" w:space="4" w:color="FFFFFF"/>
                  </w:divBdr>
                  <w:divsChild>
                    <w:div w:id="569272750">
                      <w:marLeft w:val="0"/>
                      <w:marRight w:val="0"/>
                      <w:marTop w:val="0"/>
                      <w:marBottom w:val="0"/>
                      <w:divBdr>
                        <w:top w:val="none" w:sz="0" w:space="0" w:color="auto"/>
                        <w:left w:val="none" w:sz="0" w:space="0" w:color="auto"/>
                        <w:bottom w:val="none" w:sz="0" w:space="0" w:color="auto"/>
                        <w:right w:val="none" w:sz="0" w:space="0" w:color="auto"/>
                      </w:divBdr>
                    </w:div>
                  </w:divsChild>
                </w:div>
                <w:div w:id="1422098234">
                  <w:marLeft w:val="0"/>
                  <w:marRight w:val="0"/>
                  <w:marTop w:val="0"/>
                  <w:marBottom w:val="0"/>
                  <w:divBdr>
                    <w:top w:val="single" w:sz="2" w:space="1" w:color="FFFFFF"/>
                    <w:left w:val="single" w:sz="2" w:space="12" w:color="FFFFFF"/>
                    <w:bottom w:val="single" w:sz="2" w:space="1" w:color="FFFFFF"/>
                    <w:right w:val="single" w:sz="2" w:space="4" w:color="FFFFFF"/>
                  </w:divBdr>
                  <w:divsChild>
                    <w:div w:id="1840920956">
                      <w:marLeft w:val="0"/>
                      <w:marRight w:val="0"/>
                      <w:marTop w:val="0"/>
                      <w:marBottom w:val="0"/>
                      <w:divBdr>
                        <w:top w:val="none" w:sz="0" w:space="0" w:color="auto"/>
                        <w:left w:val="none" w:sz="0" w:space="0" w:color="auto"/>
                        <w:bottom w:val="none" w:sz="0" w:space="0" w:color="auto"/>
                        <w:right w:val="none" w:sz="0" w:space="0" w:color="auto"/>
                      </w:divBdr>
                    </w:div>
                  </w:divsChild>
                </w:div>
                <w:div w:id="1587568365">
                  <w:marLeft w:val="0"/>
                  <w:marRight w:val="0"/>
                  <w:marTop w:val="0"/>
                  <w:marBottom w:val="0"/>
                  <w:divBdr>
                    <w:top w:val="single" w:sz="2" w:space="1" w:color="FFFFFF"/>
                    <w:left w:val="single" w:sz="2" w:space="12" w:color="FFFFFF"/>
                    <w:bottom w:val="single" w:sz="2" w:space="1" w:color="FFFFFF"/>
                    <w:right w:val="single" w:sz="2" w:space="4" w:color="FFFFFF"/>
                  </w:divBdr>
                  <w:divsChild>
                    <w:div w:id="1996491325">
                      <w:marLeft w:val="0"/>
                      <w:marRight w:val="0"/>
                      <w:marTop w:val="0"/>
                      <w:marBottom w:val="0"/>
                      <w:divBdr>
                        <w:top w:val="none" w:sz="0" w:space="0" w:color="auto"/>
                        <w:left w:val="none" w:sz="0" w:space="0" w:color="auto"/>
                        <w:bottom w:val="none" w:sz="0" w:space="0" w:color="auto"/>
                        <w:right w:val="none" w:sz="0" w:space="0" w:color="auto"/>
                      </w:divBdr>
                    </w:div>
                  </w:divsChild>
                </w:div>
                <w:div w:id="1805193186">
                  <w:marLeft w:val="0"/>
                  <w:marRight w:val="0"/>
                  <w:marTop w:val="0"/>
                  <w:marBottom w:val="0"/>
                  <w:divBdr>
                    <w:top w:val="single" w:sz="2" w:space="1" w:color="FFFFFF"/>
                    <w:left w:val="single" w:sz="2" w:space="12" w:color="FFFFFF"/>
                    <w:bottom w:val="single" w:sz="2" w:space="1" w:color="FFFFFF"/>
                    <w:right w:val="single" w:sz="2" w:space="4" w:color="FFFFFF"/>
                  </w:divBdr>
                  <w:divsChild>
                    <w:div w:id="1554804460">
                      <w:marLeft w:val="0"/>
                      <w:marRight w:val="0"/>
                      <w:marTop w:val="0"/>
                      <w:marBottom w:val="0"/>
                      <w:divBdr>
                        <w:top w:val="none" w:sz="0" w:space="0" w:color="auto"/>
                        <w:left w:val="none" w:sz="0" w:space="0" w:color="auto"/>
                        <w:bottom w:val="none" w:sz="0" w:space="0" w:color="auto"/>
                        <w:right w:val="none" w:sz="0" w:space="0" w:color="auto"/>
                      </w:divBdr>
                    </w:div>
                  </w:divsChild>
                </w:div>
                <w:div w:id="1508400446">
                  <w:marLeft w:val="0"/>
                  <w:marRight w:val="0"/>
                  <w:marTop w:val="0"/>
                  <w:marBottom w:val="0"/>
                  <w:divBdr>
                    <w:top w:val="single" w:sz="2" w:space="1" w:color="FFFFFF"/>
                    <w:left w:val="single" w:sz="2" w:space="12" w:color="FFFFFF"/>
                    <w:bottom w:val="single" w:sz="2" w:space="1" w:color="FFFFFF"/>
                    <w:right w:val="single" w:sz="2" w:space="4" w:color="FFFFFF"/>
                  </w:divBdr>
                  <w:divsChild>
                    <w:div w:id="1630670297">
                      <w:marLeft w:val="0"/>
                      <w:marRight w:val="0"/>
                      <w:marTop w:val="0"/>
                      <w:marBottom w:val="0"/>
                      <w:divBdr>
                        <w:top w:val="none" w:sz="0" w:space="0" w:color="auto"/>
                        <w:left w:val="none" w:sz="0" w:space="0" w:color="auto"/>
                        <w:bottom w:val="none" w:sz="0" w:space="0" w:color="auto"/>
                        <w:right w:val="none" w:sz="0" w:space="0" w:color="auto"/>
                      </w:divBdr>
                    </w:div>
                  </w:divsChild>
                </w:div>
                <w:div w:id="1557470030">
                  <w:marLeft w:val="0"/>
                  <w:marRight w:val="0"/>
                  <w:marTop w:val="0"/>
                  <w:marBottom w:val="0"/>
                  <w:divBdr>
                    <w:top w:val="single" w:sz="2" w:space="1" w:color="FFFFFF"/>
                    <w:left w:val="single" w:sz="2" w:space="12" w:color="FFFFFF"/>
                    <w:bottom w:val="single" w:sz="2" w:space="1" w:color="FFFFFF"/>
                    <w:right w:val="single" w:sz="2" w:space="4" w:color="FFFFFF"/>
                  </w:divBdr>
                  <w:divsChild>
                    <w:div w:id="660080596">
                      <w:marLeft w:val="0"/>
                      <w:marRight w:val="0"/>
                      <w:marTop w:val="0"/>
                      <w:marBottom w:val="0"/>
                      <w:divBdr>
                        <w:top w:val="none" w:sz="0" w:space="0" w:color="auto"/>
                        <w:left w:val="none" w:sz="0" w:space="0" w:color="auto"/>
                        <w:bottom w:val="none" w:sz="0" w:space="0" w:color="auto"/>
                        <w:right w:val="none" w:sz="0" w:space="0" w:color="auto"/>
                      </w:divBdr>
                    </w:div>
                  </w:divsChild>
                </w:div>
                <w:div w:id="2090884825">
                  <w:marLeft w:val="0"/>
                  <w:marRight w:val="0"/>
                  <w:marTop w:val="0"/>
                  <w:marBottom w:val="0"/>
                  <w:divBdr>
                    <w:top w:val="single" w:sz="2" w:space="1" w:color="FFFFFF"/>
                    <w:left w:val="single" w:sz="2" w:space="12" w:color="FFFFFF"/>
                    <w:bottom w:val="single" w:sz="2" w:space="1" w:color="FFFFFF"/>
                    <w:right w:val="single" w:sz="2" w:space="4" w:color="FFFFFF"/>
                  </w:divBdr>
                  <w:divsChild>
                    <w:div w:id="475344272">
                      <w:marLeft w:val="0"/>
                      <w:marRight w:val="0"/>
                      <w:marTop w:val="0"/>
                      <w:marBottom w:val="0"/>
                      <w:divBdr>
                        <w:top w:val="none" w:sz="0" w:space="0" w:color="auto"/>
                        <w:left w:val="none" w:sz="0" w:space="0" w:color="auto"/>
                        <w:bottom w:val="none" w:sz="0" w:space="0" w:color="auto"/>
                        <w:right w:val="none" w:sz="0" w:space="0" w:color="auto"/>
                      </w:divBdr>
                    </w:div>
                  </w:divsChild>
                </w:div>
                <w:div w:id="2128574158">
                  <w:marLeft w:val="0"/>
                  <w:marRight w:val="0"/>
                  <w:marTop w:val="0"/>
                  <w:marBottom w:val="0"/>
                  <w:divBdr>
                    <w:top w:val="single" w:sz="2" w:space="1" w:color="FFFFFF"/>
                    <w:left w:val="single" w:sz="2" w:space="12" w:color="FFFFFF"/>
                    <w:bottom w:val="single" w:sz="2" w:space="1" w:color="FFFFFF"/>
                    <w:right w:val="single" w:sz="2" w:space="4" w:color="FFFFFF"/>
                  </w:divBdr>
                  <w:divsChild>
                    <w:div w:id="1625501646">
                      <w:marLeft w:val="0"/>
                      <w:marRight w:val="0"/>
                      <w:marTop w:val="0"/>
                      <w:marBottom w:val="0"/>
                      <w:divBdr>
                        <w:top w:val="none" w:sz="0" w:space="0" w:color="auto"/>
                        <w:left w:val="none" w:sz="0" w:space="0" w:color="auto"/>
                        <w:bottom w:val="none" w:sz="0" w:space="0" w:color="auto"/>
                        <w:right w:val="none" w:sz="0" w:space="0" w:color="auto"/>
                      </w:divBdr>
                    </w:div>
                  </w:divsChild>
                </w:div>
                <w:div w:id="1097098042">
                  <w:marLeft w:val="0"/>
                  <w:marRight w:val="0"/>
                  <w:marTop w:val="0"/>
                  <w:marBottom w:val="0"/>
                  <w:divBdr>
                    <w:top w:val="single" w:sz="2" w:space="1" w:color="FFFFFF"/>
                    <w:left w:val="single" w:sz="2" w:space="12" w:color="FFFFFF"/>
                    <w:bottom w:val="single" w:sz="2" w:space="1" w:color="FFFFFF"/>
                    <w:right w:val="single" w:sz="2" w:space="4" w:color="FFFFFF"/>
                  </w:divBdr>
                  <w:divsChild>
                    <w:div w:id="1674607459">
                      <w:marLeft w:val="0"/>
                      <w:marRight w:val="0"/>
                      <w:marTop w:val="0"/>
                      <w:marBottom w:val="0"/>
                      <w:divBdr>
                        <w:top w:val="none" w:sz="0" w:space="0" w:color="auto"/>
                        <w:left w:val="none" w:sz="0" w:space="0" w:color="auto"/>
                        <w:bottom w:val="none" w:sz="0" w:space="0" w:color="auto"/>
                        <w:right w:val="none" w:sz="0" w:space="0" w:color="auto"/>
                      </w:divBdr>
                    </w:div>
                  </w:divsChild>
                </w:div>
                <w:div w:id="1967655681">
                  <w:marLeft w:val="0"/>
                  <w:marRight w:val="0"/>
                  <w:marTop w:val="0"/>
                  <w:marBottom w:val="0"/>
                  <w:divBdr>
                    <w:top w:val="single" w:sz="2" w:space="1" w:color="FFFFFF"/>
                    <w:left w:val="single" w:sz="2" w:space="12" w:color="FFFFFF"/>
                    <w:bottom w:val="single" w:sz="2" w:space="1" w:color="FFFFFF"/>
                    <w:right w:val="single" w:sz="2" w:space="4" w:color="FFFFFF"/>
                  </w:divBdr>
                  <w:divsChild>
                    <w:div w:id="1272007925">
                      <w:marLeft w:val="0"/>
                      <w:marRight w:val="0"/>
                      <w:marTop w:val="0"/>
                      <w:marBottom w:val="0"/>
                      <w:divBdr>
                        <w:top w:val="none" w:sz="0" w:space="0" w:color="auto"/>
                        <w:left w:val="none" w:sz="0" w:space="0" w:color="auto"/>
                        <w:bottom w:val="none" w:sz="0" w:space="0" w:color="auto"/>
                        <w:right w:val="none" w:sz="0" w:space="0" w:color="auto"/>
                      </w:divBdr>
                    </w:div>
                  </w:divsChild>
                </w:div>
                <w:div w:id="160433181">
                  <w:marLeft w:val="0"/>
                  <w:marRight w:val="0"/>
                  <w:marTop w:val="0"/>
                  <w:marBottom w:val="0"/>
                  <w:divBdr>
                    <w:top w:val="single" w:sz="2" w:space="1" w:color="FFFFFF"/>
                    <w:left w:val="single" w:sz="2" w:space="12" w:color="FFFFFF"/>
                    <w:bottom w:val="single" w:sz="2" w:space="1" w:color="FFFFFF"/>
                    <w:right w:val="single" w:sz="2" w:space="4" w:color="FFFFFF"/>
                  </w:divBdr>
                  <w:divsChild>
                    <w:div w:id="913977037">
                      <w:marLeft w:val="0"/>
                      <w:marRight w:val="0"/>
                      <w:marTop w:val="0"/>
                      <w:marBottom w:val="0"/>
                      <w:divBdr>
                        <w:top w:val="none" w:sz="0" w:space="0" w:color="auto"/>
                        <w:left w:val="none" w:sz="0" w:space="0" w:color="auto"/>
                        <w:bottom w:val="none" w:sz="0" w:space="0" w:color="auto"/>
                        <w:right w:val="none" w:sz="0" w:space="0" w:color="auto"/>
                      </w:divBdr>
                    </w:div>
                  </w:divsChild>
                </w:div>
                <w:div w:id="787504395">
                  <w:marLeft w:val="0"/>
                  <w:marRight w:val="0"/>
                  <w:marTop w:val="0"/>
                  <w:marBottom w:val="0"/>
                  <w:divBdr>
                    <w:top w:val="single" w:sz="2" w:space="1" w:color="FFFFFF"/>
                    <w:left w:val="single" w:sz="2" w:space="12" w:color="FFFFFF"/>
                    <w:bottom w:val="single" w:sz="2" w:space="1" w:color="FFFFFF"/>
                    <w:right w:val="single" w:sz="2" w:space="4" w:color="FFFFFF"/>
                  </w:divBdr>
                  <w:divsChild>
                    <w:div w:id="1669793023">
                      <w:marLeft w:val="0"/>
                      <w:marRight w:val="0"/>
                      <w:marTop w:val="0"/>
                      <w:marBottom w:val="0"/>
                      <w:divBdr>
                        <w:top w:val="none" w:sz="0" w:space="0" w:color="auto"/>
                        <w:left w:val="none" w:sz="0" w:space="0" w:color="auto"/>
                        <w:bottom w:val="none" w:sz="0" w:space="0" w:color="auto"/>
                        <w:right w:val="none" w:sz="0" w:space="0" w:color="auto"/>
                      </w:divBdr>
                    </w:div>
                  </w:divsChild>
                </w:div>
                <w:div w:id="332297337">
                  <w:marLeft w:val="0"/>
                  <w:marRight w:val="0"/>
                  <w:marTop w:val="0"/>
                  <w:marBottom w:val="0"/>
                  <w:divBdr>
                    <w:top w:val="single" w:sz="2" w:space="1" w:color="FFFFFF"/>
                    <w:left w:val="single" w:sz="2" w:space="12" w:color="FFFFFF"/>
                    <w:bottom w:val="single" w:sz="2" w:space="1" w:color="FFFFFF"/>
                    <w:right w:val="single" w:sz="2" w:space="4" w:color="FFFFFF"/>
                  </w:divBdr>
                  <w:divsChild>
                    <w:div w:id="569779657">
                      <w:marLeft w:val="0"/>
                      <w:marRight w:val="0"/>
                      <w:marTop w:val="0"/>
                      <w:marBottom w:val="0"/>
                      <w:divBdr>
                        <w:top w:val="none" w:sz="0" w:space="0" w:color="auto"/>
                        <w:left w:val="none" w:sz="0" w:space="0" w:color="auto"/>
                        <w:bottom w:val="none" w:sz="0" w:space="0" w:color="auto"/>
                        <w:right w:val="none" w:sz="0" w:space="0" w:color="auto"/>
                      </w:divBdr>
                    </w:div>
                  </w:divsChild>
                </w:div>
                <w:div w:id="48460489">
                  <w:marLeft w:val="0"/>
                  <w:marRight w:val="0"/>
                  <w:marTop w:val="0"/>
                  <w:marBottom w:val="0"/>
                  <w:divBdr>
                    <w:top w:val="single" w:sz="2" w:space="1" w:color="FFFFFF"/>
                    <w:left w:val="single" w:sz="2" w:space="12" w:color="FFFFFF"/>
                    <w:bottom w:val="single" w:sz="2" w:space="4" w:color="FFFFFF"/>
                    <w:right w:val="single" w:sz="2" w:space="4" w:color="FFFFFF"/>
                  </w:divBdr>
                  <w:divsChild>
                    <w:div w:id="16337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93063">
          <w:marLeft w:val="0"/>
          <w:marRight w:val="0"/>
          <w:marTop w:val="0"/>
          <w:marBottom w:val="335"/>
          <w:divBdr>
            <w:top w:val="none" w:sz="0" w:space="0" w:color="auto"/>
            <w:left w:val="none" w:sz="0" w:space="0" w:color="auto"/>
            <w:bottom w:val="none" w:sz="0" w:space="0" w:color="auto"/>
            <w:right w:val="none" w:sz="0" w:space="0" w:color="auto"/>
          </w:divBdr>
          <w:divsChild>
            <w:div w:id="1702511589">
              <w:marLeft w:val="0"/>
              <w:marRight w:val="0"/>
              <w:marTop w:val="0"/>
              <w:marBottom w:val="0"/>
              <w:divBdr>
                <w:top w:val="none" w:sz="0" w:space="0" w:color="auto"/>
                <w:left w:val="none" w:sz="0" w:space="0" w:color="auto"/>
                <w:bottom w:val="none" w:sz="0" w:space="0" w:color="auto"/>
                <w:right w:val="none" w:sz="0" w:space="0" w:color="auto"/>
              </w:divBdr>
              <w:divsChild>
                <w:div w:id="1413896191">
                  <w:marLeft w:val="0"/>
                  <w:marRight w:val="0"/>
                  <w:marTop w:val="0"/>
                  <w:marBottom w:val="0"/>
                  <w:divBdr>
                    <w:top w:val="single" w:sz="2" w:space="4" w:color="FFFFFF"/>
                    <w:left w:val="single" w:sz="2" w:space="12" w:color="FFFFFF"/>
                    <w:bottom w:val="single" w:sz="2" w:space="1" w:color="FFFFFF"/>
                    <w:right w:val="single" w:sz="2" w:space="4" w:color="FFFFFF"/>
                  </w:divBdr>
                  <w:divsChild>
                    <w:div w:id="1224097298">
                      <w:marLeft w:val="0"/>
                      <w:marRight w:val="0"/>
                      <w:marTop w:val="0"/>
                      <w:marBottom w:val="0"/>
                      <w:divBdr>
                        <w:top w:val="none" w:sz="0" w:space="0" w:color="auto"/>
                        <w:left w:val="none" w:sz="0" w:space="0" w:color="auto"/>
                        <w:bottom w:val="none" w:sz="0" w:space="0" w:color="auto"/>
                        <w:right w:val="none" w:sz="0" w:space="0" w:color="auto"/>
                      </w:divBdr>
                    </w:div>
                  </w:divsChild>
                </w:div>
                <w:div w:id="442043945">
                  <w:marLeft w:val="0"/>
                  <w:marRight w:val="0"/>
                  <w:marTop w:val="0"/>
                  <w:marBottom w:val="0"/>
                  <w:divBdr>
                    <w:top w:val="single" w:sz="2" w:space="1" w:color="FFFFFF"/>
                    <w:left w:val="single" w:sz="2" w:space="12" w:color="FFFFFF"/>
                    <w:bottom w:val="single" w:sz="2" w:space="1" w:color="FFFFFF"/>
                    <w:right w:val="single" w:sz="2" w:space="4" w:color="FFFFFF"/>
                  </w:divBdr>
                  <w:divsChild>
                    <w:div w:id="4864572">
                      <w:marLeft w:val="0"/>
                      <w:marRight w:val="0"/>
                      <w:marTop w:val="0"/>
                      <w:marBottom w:val="0"/>
                      <w:divBdr>
                        <w:top w:val="none" w:sz="0" w:space="0" w:color="auto"/>
                        <w:left w:val="none" w:sz="0" w:space="0" w:color="auto"/>
                        <w:bottom w:val="none" w:sz="0" w:space="0" w:color="auto"/>
                        <w:right w:val="none" w:sz="0" w:space="0" w:color="auto"/>
                      </w:divBdr>
                    </w:div>
                  </w:divsChild>
                </w:div>
                <w:div w:id="313070893">
                  <w:marLeft w:val="0"/>
                  <w:marRight w:val="0"/>
                  <w:marTop w:val="0"/>
                  <w:marBottom w:val="0"/>
                  <w:divBdr>
                    <w:top w:val="single" w:sz="2" w:space="1" w:color="FFFFFF"/>
                    <w:left w:val="single" w:sz="2" w:space="12" w:color="FFFFFF"/>
                    <w:bottom w:val="single" w:sz="2" w:space="1" w:color="FFFFFF"/>
                    <w:right w:val="single" w:sz="2" w:space="4" w:color="FFFFFF"/>
                  </w:divBdr>
                  <w:divsChild>
                    <w:div w:id="1103190460">
                      <w:marLeft w:val="0"/>
                      <w:marRight w:val="0"/>
                      <w:marTop w:val="0"/>
                      <w:marBottom w:val="0"/>
                      <w:divBdr>
                        <w:top w:val="none" w:sz="0" w:space="0" w:color="auto"/>
                        <w:left w:val="none" w:sz="0" w:space="0" w:color="auto"/>
                        <w:bottom w:val="none" w:sz="0" w:space="0" w:color="auto"/>
                        <w:right w:val="none" w:sz="0" w:space="0" w:color="auto"/>
                      </w:divBdr>
                    </w:div>
                  </w:divsChild>
                </w:div>
                <w:div w:id="616136098">
                  <w:marLeft w:val="0"/>
                  <w:marRight w:val="0"/>
                  <w:marTop w:val="0"/>
                  <w:marBottom w:val="0"/>
                  <w:divBdr>
                    <w:top w:val="single" w:sz="2" w:space="1" w:color="FFFFFF"/>
                    <w:left w:val="single" w:sz="2" w:space="12" w:color="FFFFFF"/>
                    <w:bottom w:val="single" w:sz="2" w:space="1" w:color="FFFFFF"/>
                    <w:right w:val="single" w:sz="2" w:space="4" w:color="FFFFFF"/>
                  </w:divBdr>
                  <w:divsChild>
                    <w:div w:id="1676111971">
                      <w:marLeft w:val="0"/>
                      <w:marRight w:val="0"/>
                      <w:marTop w:val="0"/>
                      <w:marBottom w:val="0"/>
                      <w:divBdr>
                        <w:top w:val="none" w:sz="0" w:space="0" w:color="auto"/>
                        <w:left w:val="none" w:sz="0" w:space="0" w:color="auto"/>
                        <w:bottom w:val="none" w:sz="0" w:space="0" w:color="auto"/>
                        <w:right w:val="none" w:sz="0" w:space="0" w:color="auto"/>
                      </w:divBdr>
                    </w:div>
                  </w:divsChild>
                </w:div>
                <w:div w:id="581640272">
                  <w:marLeft w:val="0"/>
                  <w:marRight w:val="0"/>
                  <w:marTop w:val="0"/>
                  <w:marBottom w:val="0"/>
                  <w:divBdr>
                    <w:top w:val="single" w:sz="2" w:space="1" w:color="FFFFFF"/>
                    <w:left w:val="single" w:sz="2" w:space="12" w:color="FFFFFF"/>
                    <w:bottom w:val="single" w:sz="2" w:space="1" w:color="FFFFFF"/>
                    <w:right w:val="single" w:sz="2" w:space="4" w:color="FFFFFF"/>
                  </w:divBdr>
                  <w:divsChild>
                    <w:div w:id="1776055382">
                      <w:marLeft w:val="0"/>
                      <w:marRight w:val="0"/>
                      <w:marTop w:val="0"/>
                      <w:marBottom w:val="0"/>
                      <w:divBdr>
                        <w:top w:val="none" w:sz="0" w:space="0" w:color="auto"/>
                        <w:left w:val="none" w:sz="0" w:space="0" w:color="auto"/>
                        <w:bottom w:val="none" w:sz="0" w:space="0" w:color="auto"/>
                        <w:right w:val="none" w:sz="0" w:space="0" w:color="auto"/>
                      </w:divBdr>
                    </w:div>
                  </w:divsChild>
                </w:div>
                <w:div w:id="1161585810">
                  <w:marLeft w:val="0"/>
                  <w:marRight w:val="0"/>
                  <w:marTop w:val="0"/>
                  <w:marBottom w:val="0"/>
                  <w:divBdr>
                    <w:top w:val="single" w:sz="2" w:space="1" w:color="FFFFFF"/>
                    <w:left w:val="single" w:sz="2" w:space="12" w:color="FFFFFF"/>
                    <w:bottom w:val="single" w:sz="2" w:space="1" w:color="FFFFFF"/>
                    <w:right w:val="single" w:sz="2" w:space="4" w:color="FFFFFF"/>
                  </w:divBdr>
                  <w:divsChild>
                    <w:div w:id="646474661">
                      <w:marLeft w:val="0"/>
                      <w:marRight w:val="0"/>
                      <w:marTop w:val="0"/>
                      <w:marBottom w:val="0"/>
                      <w:divBdr>
                        <w:top w:val="none" w:sz="0" w:space="0" w:color="auto"/>
                        <w:left w:val="none" w:sz="0" w:space="0" w:color="auto"/>
                        <w:bottom w:val="none" w:sz="0" w:space="0" w:color="auto"/>
                        <w:right w:val="none" w:sz="0" w:space="0" w:color="auto"/>
                      </w:divBdr>
                    </w:div>
                  </w:divsChild>
                </w:div>
                <w:div w:id="963077360">
                  <w:marLeft w:val="0"/>
                  <w:marRight w:val="0"/>
                  <w:marTop w:val="0"/>
                  <w:marBottom w:val="0"/>
                  <w:divBdr>
                    <w:top w:val="single" w:sz="2" w:space="1" w:color="FFFFFF"/>
                    <w:left w:val="single" w:sz="2" w:space="12" w:color="FFFFFF"/>
                    <w:bottom w:val="single" w:sz="2" w:space="1" w:color="FFFFFF"/>
                    <w:right w:val="single" w:sz="2" w:space="4" w:color="FFFFFF"/>
                  </w:divBdr>
                  <w:divsChild>
                    <w:div w:id="1216553144">
                      <w:marLeft w:val="0"/>
                      <w:marRight w:val="0"/>
                      <w:marTop w:val="0"/>
                      <w:marBottom w:val="0"/>
                      <w:divBdr>
                        <w:top w:val="none" w:sz="0" w:space="0" w:color="auto"/>
                        <w:left w:val="none" w:sz="0" w:space="0" w:color="auto"/>
                        <w:bottom w:val="none" w:sz="0" w:space="0" w:color="auto"/>
                        <w:right w:val="none" w:sz="0" w:space="0" w:color="auto"/>
                      </w:divBdr>
                    </w:div>
                  </w:divsChild>
                </w:div>
                <w:div w:id="1762144978">
                  <w:marLeft w:val="0"/>
                  <w:marRight w:val="0"/>
                  <w:marTop w:val="0"/>
                  <w:marBottom w:val="0"/>
                  <w:divBdr>
                    <w:top w:val="single" w:sz="2" w:space="1" w:color="FFFFFF"/>
                    <w:left w:val="single" w:sz="2" w:space="12" w:color="FFFFFF"/>
                    <w:bottom w:val="single" w:sz="2" w:space="1" w:color="FFFFFF"/>
                    <w:right w:val="single" w:sz="2" w:space="4" w:color="FFFFFF"/>
                  </w:divBdr>
                  <w:divsChild>
                    <w:div w:id="1955594806">
                      <w:marLeft w:val="0"/>
                      <w:marRight w:val="0"/>
                      <w:marTop w:val="0"/>
                      <w:marBottom w:val="0"/>
                      <w:divBdr>
                        <w:top w:val="none" w:sz="0" w:space="0" w:color="auto"/>
                        <w:left w:val="none" w:sz="0" w:space="0" w:color="auto"/>
                        <w:bottom w:val="none" w:sz="0" w:space="0" w:color="auto"/>
                        <w:right w:val="none" w:sz="0" w:space="0" w:color="auto"/>
                      </w:divBdr>
                    </w:div>
                  </w:divsChild>
                </w:div>
                <w:div w:id="876432208">
                  <w:marLeft w:val="0"/>
                  <w:marRight w:val="0"/>
                  <w:marTop w:val="0"/>
                  <w:marBottom w:val="0"/>
                  <w:divBdr>
                    <w:top w:val="single" w:sz="2" w:space="1" w:color="FFFFFF"/>
                    <w:left w:val="single" w:sz="2" w:space="12" w:color="FFFFFF"/>
                    <w:bottom w:val="single" w:sz="2" w:space="1" w:color="FFFFFF"/>
                    <w:right w:val="single" w:sz="2" w:space="4" w:color="FFFFFF"/>
                  </w:divBdr>
                  <w:divsChild>
                    <w:div w:id="959140768">
                      <w:marLeft w:val="0"/>
                      <w:marRight w:val="0"/>
                      <w:marTop w:val="0"/>
                      <w:marBottom w:val="0"/>
                      <w:divBdr>
                        <w:top w:val="none" w:sz="0" w:space="0" w:color="auto"/>
                        <w:left w:val="none" w:sz="0" w:space="0" w:color="auto"/>
                        <w:bottom w:val="none" w:sz="0" w:space="0" w:color="auto"/>
                        <w:right w:val="none" w:sz="0" w:space="0" w:color="auto"/>
                      </w:divBdr>
                    </w:div>
                  </w:divsChild>
                </w:div>
                <w:div w:id="58141537">
                  <w:marLeft w:val="0"/>
                  <w:marRight w:val="0"/>
                  <w:marTop w:val="0"/>
                  <w:marBottom w:val="0"/>
                  <w:divBdr>
                    <w:top w:val="single" w:sz="2" w:space="1" w:color="FFFFFF"/>
                    <w:left w:val="single" w:sz="2" w:space="12" w:color="FFFFFF"/>
                    <w:bottom w:val="single" w:sz="2" w:space="1" w:color="FFFFFF"/>
                    <w:right w:val="single" w:sz="2" w:space="4" w:color="FFFFFF"/>
                  </w:divBdr>
                  <w:divsChild>
                    <w:div w:id="1722825869">
                      <w:marLeft w:val="0"/>
                      <w:marRight w:val="0"/>
                      <w:marTop w:val="0"/>
                      <w:marBottom w:val="0"/>
                      <w:divBdr>
                        <w:top w:val="none" w:sz="0" w:space="0" w:color="auto"/>
                        <w:left w:val="none" w:sz="0" w:space="0" w:color="auto"/>
                        <w:bottom w:val="none" w:sz="0" w:space="0" w:color="auto"/>
                        <w:right w:val="none" w:sz="0" w:space="0" w:color="auto"/>
                      </w:divBdr>
                    </w:div>
                  </w:divsChild>
                </w:div>
                <w:div w:id="1337612429">
                  <w:marLeft w:val="0"/>
                  <w:marRight w:val="0"/>
                  <w:marTop w:val="0"/>
                  <w:marBottom w:val="0"/>
                  <w:divBdr>
                    <w:top w:val="single" w:sz="2" w:space="1" w:color="FFFFFF"/>
                    <w:left w:val="single" w:sz="2" w:space="12" w:color="FFFFFF"/>
                    <w:bottom w:val="single" w:sz="2" w:space="1" w:color="FFFFFF"/>
                    <w:right w:val="single" w:sz="2" w:space="4" w:color="FFFFFF"/>
                  </w:divBdr>
                  <w:divsChild>
                    <w:div w:id="848367796">
                      <w:marLeft w:val="0"/>
                      <w:marRight w:val="0"/>
                      <w:marTop w:val="0"/>
                      <w:marBottom w:val="0"/>
                      <w:divBdr>
                        <w:top w:val="none" w:sz="0" w:space="0" w:color="auto"/>
                        <w:left w:val="none" w:sz="0" w:space="0" w:color="auto"/>
                        <w:bottom w:val="none" w:sz="0" w:space="0" w:color="auto"/>
                        <w:right w:val="none" w:sz="0" w:space="0" w:color="auto"/>
                      </w:divBdr>
                    </w:div>
                  </w:divsChild>
                </w:div>
                <w:div w:id="1785734049">
                  <w:marLeft w:val="0"/>
                  <w:marRight w:val="0"/>
                  <w:marTop w:val="0"/>
                  <w:marBottom w:val="0"/>
                  <w:divBdr>
                    <w:top w:val="single" w:sz="2" w:space="1" w:color="FFFFFF"/>
                    <w:left w:val="single" w:sz="2" w:space="12" w:color="FFFFFF"/>
                    <w:bottom w:val="single" w:sz="2" w:space="1" w:color="FFFFFF"/>
                    <w:right w:val="single" w:sz="2" w:space="4" w:color="FFFFFF"/>
                  </w:divBdr>
                  <w:divsChild>
                    <w:div w:id="883106374">
                      <w:marLeft w:val="0"/>
                      <w:marRight w:val="0"/>
                      <w:marTop w:val="0"/>
                      <w:marBottom w:val="0"/>
                      <w:divBdr>
                        <w:top w:val="none" w:sz="0" w:space="0" w:color="auto"/>
                        <w:left w:val="none" w:sz="0" w:space="0" w:color="auto"/>
                        <w:bottom w:val="none" w:sz="0" w:space="0" w:color="auto"/>
                        <w:right w:val="none" w:sz="0" w:space="0" w:color="auto"/>
                      </w:divBdr>
                    </w:div>
                  </w:divsChild>
                </w:div>
                <w:div w:id="2145267532">
                  <w:marLeft w:val="0"/>
                  <w:marRight w:val="0"/>
                  <w:marTop w:val="0"/>
                  <w:marBottom w:val="0"/>
                  <w:divBdr>
                    <w:top w:val="single" w:sz="2" w:space="1" w:color="FFFFFF"/>
                    <w:left w:val="single" w:sz="2" w:space="12" w:color="FFFFFF"/>
                    <w:bottom w:val="single" w:sz="2" w:space="1" w:color="FFFFFF"/>
                    <w:right w:val="single" w:sz="2" w:space="4" w:color="FFFFFF"/>
                  </w:divBdr>
                  <w:divsChild>
                    <w:div w:id="1617708894">
                      <w:marLeft w:val="0"/>
                      <w:marRight w:val="0"/>
                      <w:marTop w:val="0"/>
                      <w:marBottom w:val="0"/>
                      <w:divBdr>
                        <w:top w:val="none" w:sz="0" w:space="0" w:color="auto"/>
                        <w:left w:val="none" w:sz="0" w:space="0" w:color="auto"/>
                        <w:bottom w:val="none" w:sz="0" w:space="0" w:color="auto"/>
                        <w:right w:val="none" w:sz="0" w:space="0" w:color="auto"/>
                      </w:divBdr>
                    </w:div>
                  </w:divsChild>
                </w:div>
                <w:div w:id="1375076992">
                  <w:marLeft w:val="0"/>
                  <w:marRight w:val="0"/>
                  <w:marTop w:val="0"/>
                  <w:marBottom w:val="0"/>
                  <w:divBdr>
                    <w:top w:val="single" w:sz="2" w:space="1" w:color="FFFFFF"/>
                    <w:left w:val="single" w:sz="2" w:space="12" w:color="FFFFFF"/>
                    <w:bottom w:val="single" w:sz="2" w:space="1" w:color="FFFFFF"/>
                    <w:right w:val="single" w:sz="2" w:space="4" w:color="FFFFFF"/>
                  </w:divBdr>
                  <w:divsChild>
                    <w:div w:id="471142743">
                      <w:marLeft w:val="0"/>
                      <w:marRight w:val="0"/>
                      <w:marTop w:val="0"/>
                      <w:marBottom w:val="0"/>
                      <w:divBdr>
                        <w:top w:val="none" w:sz="0" w:space="0" w:color="auto"/>
                        <w:left w:val="none" w:sz="0" w:space="0" w:color="auto"/>
                        <w:bottom w:val="none" w:sz="0" w:space="0" w:color="auto"/>
                        <w:right w:val="none" w:sz="0" w:space="0" w:color="auto"/>
                      </w:divBdr>
                    </w:div>
                  </w:divsChild>
                </w:div>
                <w:div w:id="1670864873">
                  <w:marLeft w:val="0"/>
                  <w:marRight w:val="0"/>
                  <w:marTop w:val="0"/>
                  <w:marBottom w:val="0"/>
                  <w:divBdr>
                    <w:top w:val="single" w:sz="2" w:space="1" w:color="FFFFFF"/>
                    <w:left w:val="single" w:sz="2" w:space="12" w:color="FFFFFF"/>
                    <w:bottom w:val="single" w:sz="2" w:space="1" w:color="FFFFFF"/>
                    <w:right w:val="single" w:sz="2" w:space="4" w:color="FFFFFF"/>
                  </w:divBdr>
                  <w:divsChild>
                    <w:div w:id="1838181503">
                      <w:marLeft w:val="0"/>
                      <w:marRight w:val="0"/>
                      <w:marTop w:val="0"/>
                      <w:marBottom w:val="0"/>
                      <w:divBdr>
                        <w:top w:val="none" w:sz="0" w:space="0" w:color="auto"/>
                        <w:left w:val="none" w:sz="0" w:space="0" w:color="auto"/>
                        <w:bottom w:val="none" w:sz="0" w:space="0" w:color="auto"/>
                        <w:right w:val="none" w:sz="0" w:space="0" w:color="auto"/>
                      </w:divBdr>
                    </w:div>
                  </w:divsChild>
                </w:div>
                <w:div w:id="1084109045">
                  <w:marLeft w:val="0"/>
                  <w:marRight w:val="0"/>
                  <w:marTop w:val="0"/>
                  <w:marBottom w:val="0"/>
                  <w:divBdr>
                    <w:top w:val="single" w:sz="2" w:space="1" w:color="FFFFFF"/>
                    <w:left w:val="single" w:sz="2" w:space="12" w:color="FFFFFF"/>
                    <w:bottom w:val="single" w:sz="2" w:space="1" w:color="FFFFFF"/>
                    <w:right w:val="single" w:sz="2" w:space="4" w:color="FFFFFF"/>
                  </w:divBdr>
                  <w:divsChild>
                    <w:div w:id="237056869">
                      <w:marLeft w:val="0"/>
                      <w:marRight w:val="0"/>
                      <w:marTop w:val="0"/>
                      <w:marBottom w:val="0"/>
                      <w:divBdr>
                        <w:top w:val="none" w:sz="0" w:space="0" w:color="auto"/>
                        <w:left w:val="none" w:sz="0" w:space="0" w:color="auto"/>
                        <w:bottom w:val="none" w:sz="0" w:space="0" w:color="auto"/>
                        <w:right w:val="none" w:sz="0" w:space="0" w:color="auto"/>
                      </w:divBdr>
                    </w:div>
                  </w:divsChild>
                </w:div>
                <w:div w:id="1880970960">
                  <w:marLeft w:val="0"/>
                  <w:marRight w:val="0"/>
                  <w:marTop w:val="0"/>
                  <w:marBottom w:val="0"/>
                  <w:divBdr>
                    <w:top w:val="single" w:sz="2" w:space="1" w:color="FFFFFF"/>
                    <w:left w:val="single" w:sz="2" w:space="12" w:color="FFFFFF"/>
                    <w:bottom w:val="single" w:sz="2" w:space="1" w:color="FFFFFF"/>
                    <w:right w:val="single" w:sz="2" w:space="4" w:color="FFFFFF"/>
                  </w:divBdr>
                  <w:divsChild>
                    <w:div w:id="1150975221">
                      <w:marLeft w:val="0"/>
                      <w:marRight w:val="0"/>
                      <w:marTop w:val="0"/>
                      <w:marBottom w:val="0"/>
                      <w:divBdr>
                        <w:top w:val="none" w:sz="0" w:space="0" w:color="auto"/>
                        <w:left w:val="none" w:sz="0" w:space="0" w:color="auto"/>
                        <w:bottom w:val="none" w:sz="0" w:space="0" w:color="auto"/>
                        <w:right w:val="none" w:sz="0" w:space="0" w:color="auto"/>
                      </w:divBdr>
                    </w:div>
                  </w:divsChild>
                </w:div>
                <w:div w:id="772089021">
                  <w:marLeft w:val="0"/>
                  <w:marRight w:val="0"/>
                  <w:marTop w:val="0"/>
                  <w:marBottom w:val="0"/>
                  <w:divBdr>
                    <w:top w:val="single" w:sz="2" w:space="1" w:color="FFFFFF"/>
                    <w:left w:val="single" w:sz="2" w:space="12" w:color="FFFFFF"/>
                    <w:bottom w:val="single" w:sz="2" w:space="1" w:color="FFFFFF"/>
                    <w:right w:val="single" w:sz="2" w:space="4" w:color="FFFFFF"/>
                  </w:divBdr>
                  <w:divsChild>
                    <w:div w:id="178664926">
                      <w:marLeft w:val="0"/>
                      <w:marRight w:val="0"/>
                      <w:marTop w:val="0"/>
                      <w:marBottom w:val="0"/>
                      <w:divBdr>
                        <w:top w:val="none" w:sz="0" w:space="0" w:color="auto"/>
                        <w:left w:val="none" w:sz="0" w:space="0" w:color="auto"/>
                        <w:bottom w:val="none" w:sz="0" w:space="0" w:color="auto"/>
                        <w:right w:val="none" w:sz="0" w:space="0" w:color="auto"/>
                      </w:divBdr>
                    </w:div>
                  </w:divsChild>
                </w:div>
                <w:div w:id="514149727">
                  <w:marLeft w:val="0"/>
                  <w:marRight w:val="0"/>
                  <w:marTop w:val="0"/>
                  <w:marBottom w:val="0"/>
                  <w:divBdr>
                    <w:top w:val="single" w:sz="2" w:space="1" w:color="FFFFFF"/>
                    <w:left w:val="single" w:sz="2" w:space="12" w:color="FFFFFF"/>
                    <w:bottom w:val="single" w:sz="2" w:space="4" w:color="FFFFFF"/>
                    <w:right w:val="single" w:sz="2" w:space="4" w:color="FFFFFF"/>
                  </w:divBdr>
                  <w:divsChild>
                    <w:div w:id="174163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615799">
          <w:marLeft w:val="0"/>
          <w:marRight w:val="0"/>
          <w:marTop w:val="0"/>
          <w:marBottom w:val="335"/>
          <w:divBdr>
            <w:top w:val="none" w:sz="0" w:space="0" w:color="auto"/>
            <w:left w:val="none" w:sz="0" w:space="0" w:color="auto"/>
            <w:bottom w:val="none" w:sz="0" w:space="0" w:color="auto"/>
            <w:right w:val="none" w:sz="0" w:space="0" w:color="auto"/>
          </w:divBdr>
          <w:divsChild>
            <w:div w:id="1646549466">
              <w:marLeft w:val="0"/>
              <w:marRight w:val="0"/>
              <w:marTop w:val="0"/>
              <w:marBottom w:val="0"/>
              <w:divBdr>
                <w:top w:val="none" w:sz="0" w:space="0" w:color="auto"/>
                <w:left w:val="none" w:sz="0" w:space="0" w:color="auto"/>
                <w:bottom w:val="none" w:sz="0" w:space="0" w:color="auto"/>
                <w:right w:val="none" w:sz="0" w:space="0" w:color="auto"/>
              </w:divBdr>
              <w:divsChild>
                <w:div w:id="1176722992">
                  <w:marLeft w:val="0"/>
                  <w:marRight w:val="0"/>
                  <w:marTop w:val="0"/>
                  <w:marBottom w:val="0"/>
                  <w:divBdr>
                    <w:top w:val="single" w:sz="2" w:space="4" w:color="FFFFFF"/>
                    <w:left w:val="single" w:sz="2" w:space="12" w:color="FFFFFF"/>
                    <w:bottom w:val="single" w:sz="2" w:space="1" w:color="FFFFFF"/>
                    <w:right w:val="single" w:sz="2" w:space="4" w:color="FFFFFF"/>
                  </w:divBdr>
                  <w:divsChild>
                    <w:div w:id="15011859">
                      <w:marLeft w:val="0"/>
                      <w:marRight w:val="0"/>
                      <w:marTop w:val="0"/>
                      <w:marBottom w:val="0"/>
                      <w:divBdr>
                        <w:top w:val="none" w:sz="0" w:space="0" w:color="auto"/>
                        <w:left w:val="none" w:sz="0" w:space="0" w:color="auto"/>
                        <w:bottom w:val="none" w:sz="0" w:space="0" w:color="auto"/>
                        <w:right w:val="none" w:sz="0" w:space="0" w:color="auto"/>
                      </w:divBdr>
                    </w:div>
                  </w:divsChild>
                </w:div>
                <w:div w:id="174806960">
                  <w:marLeft w:val="0"/>
                  <w:marRight w:val="0"/>
                  <w:marTop w:val="0"/>
                  <w:marBottom w:val="0"/>
                  <w:divBdr>
                    <w:top w:val="single" w:sz="2" w:space="1" w:color="FFFFFF"/>
                    <w:left w:val="single" w:sz="2" w:space="12" w:color="FFFFFF"/>
                    <w:bottom w:val="single" w:sz="2" w:space="1" w:color="FFFFFF"/>
                    <w:right w:val="single" w:sz="2" w:space="4" w:color="FFFFFF"/>
                  </w:divBdr>
                  <w:divsChild>
                    <w:div w:id="138613124">
                      <w:marLeft w:val="0"/>
                      <w:marRight w:val="0"/>
                      <w:marTop w:val="0"/>
                      <w:marBottom w:val="0"/>
                      <w:divBdr>
                        <w:top w:val="none" w:sz="0" w:space="0" w:color="auto"/>
                        <w:left w:val="none" w:sz="0" w:space="0" w:color="auto"/>
                        <w:bottom w:val="none" w:sz="0" w:space="0" w:color="auto"/>
                        <w:right w:val="none" w:sz="0" w:space="0" w:color="auto"/>
                      </w:divBdr>
                    </w:div>
                  </w:divsChild>
                </w:div>
                <w:div w:id="883908450">
                  <w:marLeft w:val="0"/>
                  <w:marRight w:val="0"/>
                  <w:marTop w:val="0"/>
                  <w:marBottom w:val="0"/>
                  <w:divBdr>
                    <w:top w:val="single" w:sz="2" w:space="1" w:color="FFFFFF"/>
                    <w:left w:val="single" w:sz="2" w:space="12" w:color="FFFFFF"/>
                    <w:bottom w:val="single" w:sz="2" w:space="1" w:color="FFFFFF"/>
                    <w:right w:val="single" w:sz="2" w:space="4" w:color="FFFFFF"/>
                  </w:divBdr>
                  <w:divsChild>
                    <w:div w:id="279999050">
                      <w:marLeft w:val="0"/>
                      <w:marRight w:val="0"/>
                      <w:marTop w:val="0"/>
                      <w:marBottom w:val="0"/>
                      <w:divBdr>
                        <w:top w:val="none" w:sz="0" w:space="0" w:color="auto"/>
                        <w:left w:val="none" w:sz="0" w:space="0" w:color="auto"/>
                        <w:bottom w:val="none" w:sz="0" w:space="0" w:color="auto"/>
                        <w:right w:val="none" w:sz="0" w:space="0" w:color="auto"/>
                      </w:divBdr>
                    </w:div>
                  </w:divsChild>
                </w:div>
                <w:div w:id="2051566275">
                  <w:marLeft w:val="0"/>
                  <w:marRight w:val="0"/>
                  <w:marTop w:val="0"/>
                  <w:marBottom w:val="0"/>
                  <w:divBdr>
                    <w:top w:val="single" w:sz="2" w:space="1" w:color="FFFFFF"/>
                    <w:left w:val="single" w:sz="2" w:space="12" w:color="FFFFFF"/>
                    <w:bottom w:val="single" w:sz="2" w:space="1" w:color="FFFFFF"/>
                    <w:right w:val="single" w:sz="2" w:space="4" w:color="FFFFFF"/>
                  </w:divBdr>
                  <w:divsChild>
                    <w:div w:id="1520121232">
                      <w:marLeft w:val="0"/>
                      <w:marRight w:val="0"/>
                      <w:marTop w:val="0"/>
                      <w:marBottom w:val="0"/>
                      <w:divBdr>
                        <w:top w:val="none" w:sz="0" w:space="0" w:color="auto"/>
                        <w:left w:val="none" w:sz="0" w:space="0" w:color="auto"/>
                        <w:bottom w:val="none" w:sz="0" w:space="0" w:color="auto"/>
                        <w:right w:val="none" w:sz="0" w:space="0" w:color="auto"/>
                      </w:divBdr>
                    </w:div>
                  </w:divsChild>
                </w:div>
                <w:div w:id="1616981099">
                  <w:marLeft w:val="0"/>
                  <w:marRight w:val="0"/>
                  <w:marTop w:val="0"/>
                  <w:marBottom w:val="0"/>
                  <w:divBdr>
                    <w:top w:val="single" w:sz="2" w:space="1" w:color="FFFFFF"/>
                    <w:left w:val="single" w:sz="2" w:space="12" w:color="FFFFFF"/>
                    <w:bottom w:val="single" w:sz="2" w:space="1" w:color="FFFFFF"/>
                    <w:right w:val="single" w:sz="2" w:space="4" w:color="FFFFFF"/>
                  </w:divBdr>
                  <w:divsChild>
                    <w:div w:id="1354918385">
                      <w:marLeft w:val="0"/>
                      <w:marRight w:val="0"/>
                      <w:marTop w:val="0"/>
                      <w:marBottom w:val="0"/>
                      <w:divBdr>
                        <w:top w:val="none" w:sz="0" w:space="0" w:color="auto"/>
                        <w:left w:val="none" w:sz="0" w:space="0" w:color="auto"/>
                        <w:bottom w:val="none" w:sz="0" w:space="0" w:color="auto"/>
                        <w:right w:val="none" w:sz="0" w:space="0" w:color="auto"/>
                      </w:divBdr>
                    </w:div>
                  </w:divsChild>
                </w:div>
                <w:div w:id="1143157878">
                  <w:marLeft w:val="0"/>
                  <w:marRight w:val="0"/>
                  <w:marTop w:val="0"/>
                  <w:marBottom w:val="0"/>
                  <w:divBdr>
                    <w:top w:val="single" w:sz="2" w:space="1" w:color="FFFFFF"/>
                    <w:left w:val="single" w:sz="2" w:space="12" w:color="FFFFFF"/>
                    <w:bottom w:val="single" w:sz="2" w:space="1" w:color="FFFFFF"/>
                    <w:right w:val="single" w:sz="2" w:space="4" w:color="FFFFFF"/>
                  </w:divBdr>
                  <w:divsChild>
                    <w:div w:id="454983220">
                      <w:marLeft w:val="0"/>
                      <w:marRight w:val="0"/>
                      <w:marTop w:val="0"/>
                      <w:marBottom w:val="0"/>
                      <w:divBdr>
                        <w:top w:val="none" w:sz="0" w:space="0" w:color="auto"/>
                        <w:left w:val="none" w:sz="0" w:space="0" w:color="auto"/>
                        <w:bottom w:val="none" w:sz="0" w:space="0" w:color="auto"/>
                        <w:right w:val="none" w:sz="0" w:space="0" w:color="auto"/>
                      </w:divBdr>
                    </w:div>
                  </w:divsChild>
                </w:div>
                <w:div w:id="636885197">
                  <w:marLeft w:val="0"/>
                  <w:marRight w:val="0"/>
                  <w:marTop w:val="0"/>
                  <w:marBottom w:val="0"/>
                  <w:divBdr>
                    <w:top w:val="single" w:sz="2" w:space="1" w:color="FFFFFF"/>
                    <w:left w:val="single" w:sz="2" w:space="12" w:color="FFFFFF"/>
                    <w:bottom w:val="single" w:sz="2" w:space="1" w:color="FFFFFF"/>
                    <w:right w:val="single" w:sz="2" w:space="4" w:color="FFFFFF"/>
                  </w:divBdr>
                  <w:divsChild>
                    <w:div w:id="646320223">
                      <w:marLeft w:val="0"/>
                      <w:marRight w:val="0"/>
                      <w:marTop w:val="0"/>
                      <w:marBottom w:val="0"/>
                      <w:divBdr>
                        <w:top w:val="none" w:sz="0" w:space="0" w:color="auto"/>
                        <w:left w:val="none" w:sz="0" w:space="0" w:color="auto"/>
                        <w:bottom w:val="none" w:sz="0" w:space="0" w:color="auto"/>
                        <w:right w:val="none" w:sz="0" w:space="0" w:color="auto"/>
                      </w:divBdr>
                    </w:div>
                  </w:divsChild>
                </w:div>
                <w:div w:id="1036465649">
                  <w:marLeft w:val="0"/>
                  <w:marRight w:val="0"/>
                  <w:marTop w:val="0"/>
                  <w:marBottom w:val="0"/>
                  <w:divBdr>
                    <w:top w:val="single" w:sz="2" w:space="1" w:color="FFFFFF"/>
                    <w:left w:val="single" w:sz="2" w:space="12" w:color="FFFFFF"/>
                    <w:bottom w:val="single" w:sz="2" w:space="1" w:color="FFFFFF"/>
                    <w:right w:val="single" w:sz="2" w:space="4" w:color="FFFFFF"/>
                  </w:divBdr>
                  <w:divsChild>
                    <w:div w:id="41561730">
                      <w:marLeft w:val="0"/>
                      <w:marRight w:val="0"/>
                      <w:marTop w:val="0"/>
                      <w:marBottom w:val="0"/>
                      <w:divBdr>
                        <w:top w:val="none" w:sz="0" w:space="0" w:color="auto"/>
                        <w:left w:val="none" w:sz="0" w:space="0" w:color="auto"/>
                        <w:bottom w:val="none" w:sz="0" w:space="0" w:color="auto"/>
                        <w:right w:val="none" w:sz="0" w:space="0" w:color="auto"/>
                      </w:divBdr>
                    </w:div>
                  </w:divsChild>
                </w:div>
                <w:div w:id="1042632960">
                  <w:marLeft w:val="0"/>
                  <w:marRight w:val="0"/>
                  <w:marTop w:val="0"/>
                  <w:marBottom w:val="0"/>
                  <w:divBdr>
                    <w:top w:val="single" w:sz="2" w:space="1" w:color="FFFFFF"/>
                    <w:left w:val="single" w:sz="2" w:space="12" w:color="FFFFFF"/>
                    <w:bottom w:val="single" w:sz="2" w:space="1" w:color="FFFFFF"/>
                    <w:right w:val="single" w:sz="2" w:space="4" w:color="FFFFFF"/>
                  </w:divBdr>
                  <w:divsChild>
                    <w:div w:id="86194645">
                      <w:marLeft w:val="0"/>
                      <w:marRight w:val="0"/>
                      <w:marTop w:val="0"/>
                      <w:marBottom w:val="0"/>
                      <w:divBdr>
                        <w:top w:val="none" w:sz="0" w:space="0" w:color="auto"/>
                        <w:left w:val="none" w:sz="0" w:space="0" w:color="auto"/>
                        <w:bottom w:val="none" w:sz="0" w:space="0" w:color="auto"/>
                        <w:right w:val="none" w:sz="0" w:space="0" w:color="auto"/>
                      </w:divBdr>
                    </w:div>
                  </w:divsChild>
                </w:div>
                <w:div w:id="1845630031">
                  <w:marLeft w:val="0"/>
                  <w:marRight w:val="0"/>
                  <w:marTop w:val="0"/>
                  <w:marBottom w:val="0"/>
                  <w:divBdr>
                    <w:top w:val="single" w:sz="2" w:space="1" w:color="FFFFFF"/>
                    <w:left w:val="single" w:sz="2" w:space="12" w:color="FFFFFF"/>
                    <w:bottom w:val="single" w:sz="2" w:space="1" w:color="FFFFFF"/>
                    <w:right w:val="single" w:sz="2" w:space="4" w:color="FFFFFF"/>
                  </w:divBdr>
                  <w:divsChild>
                    <w:div w:id="233899902">
                      <w:marLeft w:val="0"/>
                      <w:marRight w:val="0"/>
                      <w:marTop w:val="0"/>
                      <w:marBottom w:val="0"/>
                      <w:divBdr>
                        <w:top w:val="none" w:sz="0" w:space="0" w:color="auto"/>
                        <w:left w:val="none" w:sz="0" w:space="0" w:color="auto"/>
                        <w:bottom w:val="none" w:sz="0" w:space="0" w:color="auto"/>
                        <w:right w:val="none" w:sz="0" w:space="0" w:color="auto"/>
                      </w:divBdr>
                    </w:div>
                  </w:divsChild>
                </w:div>
                <w:div w:id="1927180955">
                  <w:marLeft w:val="0"/>
                  <w:marRight w:val="0"/>
                  <w:marTop w:val="0"/>
                  <w:marBottom w:val="0"/>
                  <w:divBdr>
                    <w:top w:val="single" w:sz="2" w:space="1" w:color="FFFFFF"/>
                    <w:left w:val="single" w:sz="2" w:space="12" w:color="FFFFFF"/>
                    <w:bottom w:val="single" w:sz="2" w:space="1" w:color="FFFFFF"/>
                    <w:right w:val="single" w:sz="2" w:space="4" w:color="FFFFFF"/>
                  </w:divBdr>
                  <w:divsChild>
                    <w:div w:id="588076401">
                      <w:marLeft w:val="0"/>
                      <w:marRight w:val="0"/>
                      <w:marTop w:val="0"/>
                      <w:marBottom w:val="0"/>
                      <w:divBdr>
                        <w:top w:val="none" w:sz="0" w:space="0" w:color="auto"/>
                        <w:left w:val="none" w:sz="0" w:space="0" w:color="auto"/>
                        <w:bottom w:val="none" w:sz="0" w:space="0" w:color="auto"/>
                        <w:right w:val="none" w:sz="0" w:space="0" w:color="auto"/>
                      </w:divBdr>
                    </w:div>
                  </w:divsChild>
                </w:div>
                <w:div w:id="962466419">
                  <w:marLeft w:val="0"/>
                  <w:marRight w:val="0"/>
                  <w:marTop w:val="0"/>
                  <w:marBottom w:val="0"/>
                  <w:divBdr>
                    <w:top w:val="single" w:sz="2" w:space="1" w:color="FFFFFF"/>
                    <w:left w:val="single" w:sz="2" w:space="12" w:color="FFFFFF"/>
                    <w:bottom w:val="single" w:sz="2" w:space="1" w:color="FFFFFF"/>
                    <w:right w:val="single" w:sz="2" w:space="4" w:color="FFFFFF"/>
                  </w:divBdr>
                  <w:divsChild>
                    <w:div w:id="1219823368">
                      <w:marLeft w:val="0"/>
                      <w:marRight w:val="0"/>
                      <w:marTop w:val="0"/>
                      <w:marBottom w:val="0"/>
                      <w:divBdr>
                        <w:top w:val="none" w:sz="0" w:space="0" w:color="auto"/>
                        <w:left w:val="none" w:sz="0" w:space="0" w:color="auto"/>
                        <w:bottom w:val="none" w:sz="0" w:space="0" w:color="auto"/>
                        <w:right w:val="none" w:sz="0" w:space="0" w:color="auto"/>
                      </w:divBdr>
                    </w:div>
                  </w:divsChild>
                </w:div>
                <w:div w:id="888371727">
                  <w:marLeft w:val="0"/>
                  <w:marRight w:val="0"/>
                  <w:marTop w:val="0"/>
                  <w:marBottom w:val="0"/>
                  <w:divBdr>
                    <w:top w:val="single" w:sz="2" w:space="1" w:color="FFFFFF"/>
                    <w:left w:val="single" w:sz="2" w:space="12" w:color="FFFFFF"/>
                    <w:bottom w:val="single" w:sz="2" w:space="1" w:color="FFFFFF"/>
                    <w:right w:val="single" w:sz="2" w:space="4" w:color="FFFFFF"/>
                  </w:divBdr>
                  <w:divsChild>
                    <w:div w:id="1219784990">
                      <w:marLeft w:val="0"/>
                      <w:marRight w:val="0"/>
                      <w:marTop w:val="0"/>
                      <w:marBottom w:val="0"/>
                      <w:divBdr>
                        <w:top w:val="none" w:sz="0" w:space="0" w:color="auto"/>
                        <w:left w:val="none" w:sz="0" w:space="0" w:color="auto"/>
                        <w:bottom w:val="none" w:sz="0" w:space="0" w:color="auto"/>
                        <w:right w:val="none" w:sz="0" w:space="0" w:color="auto"/>
                      </w:divBdr>
                    </w:div>
                  </w:divsChild>
                </w:div>
                <w:div w:id="450787894">
                  <w:marLeft w:val="0"/>
                  <w:marRight w:val="0"/>
                  <w:marTop w:val="0"/>
                  <w:marBottom w:val="0"/>
                  <w:divBdr>
                    <w:top w:val="single" w:sz="2" w:space="1" w:color="FFFFFF"/>
                    <w:left w:val="single" w:sz="2" w:space="12" w:color="FFFFFF"/>
                    <w:bottom w:val="single" w:sz="2" w:space="1" w:color="FFFFFF"/>
                    <w:right w:val="single" w:sz="2" w:space="4" w:color="FFFFFF"/>
                  </w:divBdr>
                  <w:divsChild>
                    <w:div w:id="758452519">
                      <w:marLeft w:val="0"/>
                      <w:marRight w:val="0"/>
                      <w:marTop w:val="0"/>
                      <w:marBottom w:val="0"/>
                      <w:divBdr>
                        <w:top w:val="none" w:sz="0" w:space="0" w:color="auto"/>
                        <w:left w:val="none" w:sz="0" w:space="0" w:color="auto"/>
                        <w:bottom w:val="none" w:sz="0" w:space="0" w:color="auto"/>
                        <w:right w:val="none" w:sz="0" w:space="0" w:color="auto"/>
                      </w:divBdr>
                    </w:div>
                  </w:divsChild>
                </w:div>
                <w:div w:id="1001078523">
                  <w:marLeft w:val="0"/>
                  <w:marRight w:val="0"/>
                  <w:marTop w:val="0"/>
                  <w:marBottom w:val="0"/>
                  <w:divBdr>
                    <w:top w:val="single" w:sz="2" w:space="1" w:color="FFFFFF"/>
                    <w:left w:val="single" w:sz="2" w:space="12" w:color="FFFFFF"/>
                    <w:bottom w:val="single" w:sz="2" w:space="1" w:color="FFFFFF"/>
                    <w:right w:val="single" w:sz="2" w:space="4" w:color="FFFFFF"/>
                  </w:divBdr>
                  <w:divsChild>
                    <w:div w:id="418600544">
                      <w:marLeft w:val="0"/>
                      <w:marRight w:val="0"/>
                      <w:marTop w:val="0"/>
                      <w:marBottom w:val="0"/>
                      <w:divBdr>
                        <w:top w:val="none" w:sz="0" w:space="0" w:color="auto"/>
                        <w:left w:val="none" w:sz="0" w:space="0" w:color="auto"/>
                        <w:bottom w:val="none" w:sz="0" w:space="0" w:color="auto"/>
                        <w:right w:val="none" w:sz="0" w:space="0" w:color="auto"/>
                      </w:divBdr>
                    </w:div>
                  </w:divsChild>
                </w:div>
                <w:div w:id="1498421859">
                  <w:marLeft w:val="0"/>
                  <w:marRight w:val="0"/>
                  <w:marTop w:val="0"/>
                  <w:marBottom w:val="0"/>
                  <w:divBdr>
                    <w:top w:val="single" w:sz="2" w:space="1" w:color="FFFFFF"/>
                    <w:left w:val="single" w:sz="2" w:space="12" w:color="FFFFFF"/>
                    <w:bottom w:val="single" w:sz="2" w:space="4" w:color="FFFFFF"/>
                    <w:right w:val="single" w:sz="2" w:space="4" w:color="FFFFFF"/>
                  </w:divBdr>
                  <w:divsChild>
                    <w:div w:id="118397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03947">
          <w:marLeft w:val="0"/>
          <w:marRight w:val="0"/>
          <w:marTop w:val="0"/>
          <w:marBottom w:val="335"/>
          <w:divBdr>
            <w:top w:val="none" w:sz="0" w:space="0" w:color="auto"/>
            <w:left w:val="none" w:sz="0" w:space="0" w:color="auto"/>
            <w:bottom w:val="none" w:sz="0" w:space="0" w:color="auto"/>
            <w:right w:val="none" w:sz="0" w:space="0" w:color="auto"/>
          </w:divBdr>
          <w:divsChild>
            <w:div w:id="1200900173">
              <w:marLeft w:val="0"/>
              <w:marRight w:val="0"/>
              <w:marTop w:val="0"/>
              <w:marBottom w:val="0"/>
              <w:divBdr>
                <w:top w:val="none" w:sz="0" w:space="0" w:color="auto"/>
                <w:left w:val="none" w:sz="0" w:space="0" w:color="auto"/>
                <w:bottom w:val="none" w:sz="0" w:space="0" w:color="auto"/>
                <w:right w:val="none" w:sz="0" w:space="0" w:color="auto"/>
              </w:divBdr>
              <w:divsChild>
                <w:div w:id="1908106860">
                  <w:marLeft w:val="0"/>
                  <w:marRight w:val="0"/>
                  <w:marTop w:val="0"/>
                  <w:marBottom w:val="0"/>
                  <w:divBdr>
                    <w:top w:val="single" w:sz="2" w:space="4" w:color="FFFFFF"/>
                    <w:left w:val="single" w:sz="2" w:space="12" w:color="FFFFFF"/>
                    <w:bottom w:val="single" w:sz="2" w:space="1" w:color="FFFFFF"/>
                    <w:right w:val="single" w:sz="2" w:space="4" w:color="FFFFFF"/>
                  </w:divBdr>
                  <w:divsChild>
                    <w:div w:id="67504275">
                      <w:marLeft w:val="0"/>
                      <w:marRight w:val="0"/>
                      <w:marTop w:val="0"/>
                      <w:marBottom w:val="0"/>
                      <w:divBdr>
                        <w:top w:val="none" w:sz="0" w:space="0" w:color="auto"/>
                        <w:left w:val="none" w:sz="0" w:space="0" w:color="auto"/>
                        <w:bottom w:val="none" w:sz="0" w:space="0" w:color="auto"/>
                        <w:right w:val="none" w:sz="0" w:space="0" w:color="auto"/>
                      </w:divBdr>
                    </w:div>
                  </w:divsChild>
                </w:div>
                <w:div w:id="1803040064">
                  <w:marLeft w:val="0"/>
                  <w:marRight w:val="0"/>
                  <w:marTop w:val="0"/>
                  <w:marBottom w:val="0"/>
                  <w:divBdr>
                    <w:top w:val="single" w:sz="2" w:space="1" w:color="FFFFFF"/>
                    <w:left w:val="single" w:sz="2" w:space="12" w:color="FFFFFF"/>
                    <w:bottom w:val="single" w:sz="2" w:space="1" w:color="FFFFFF"/>
                    <w:right w:val="single" w:sz="2" w:space="4" w:color="FFFFFF"/>
                  </w:divBdr>
                  <w:divsChild>
                    <w:div w:id="1415514856">
                      <w:marLeft w:val="0"/>
                      <w:marRight w:val="0"/>
                      <w:marTop w:val="0"/>
                      <w:marBottom w:val="0"/>
                      <w:divBdr>
                        <w:top w:val="none" w:sz="0" w:space="0" w:color="auto"/>
                        <w:left w:val="none" w:sz="0" w:space="0" w:color="auto"/>
                        <w:bottom w:val="none" w:sz="0" w:space="0" w:color="auto"/>
                        <w:right w:val="none" w:sz="0" w:space="0" w:color="auto"/>
                      </w:divBdr>
                    </w:div>
                  </w:divsChild>
                </w:div>
                <w:div w:id="709040672">
                  <w:marLeft w:val="0"/>
                  <w:marRight w:val="0"/>
                  <w:marTop w:val="0"/>
                  <w:marBottom w:val="0"/>
                  <w:divBdr>
                    <w:top w:val="single" w:sz="2" w:space="1" w:color="FFFFFF"/>
                    <w:left w:val="single" w:sz="2" w:space="12" w:color="FFFFFF"/>
                    <w:bottom w:val="single" w:sz="2" w:space="1" w:color="FFFFFF"/>
                    <w:right w:val="single" w:sz="2" w:space="4" w:color="FFFFFF"/>
                  </w:divBdr>
                  <w:divsChild>
                    <w:div w:id="42410047">
                      <w:marLeft w:val="0"/>
                      <w:marRight w:val="0"/>
                      <w:marTop w:val="0"/>
                      <w:marBottom w:val="0"/>
                      <w:divBdr>
                        <w:top w:val="none" w:sz="0" w:space="0" w:color="auto"/>
                        <w:left w:val="none" w:sz="0" w:space="0" w:color="auto"/>
                        <w:bottom w:val="none" w:sz="0" w:space="0" w:color="auto"/>
                        <w:right w:val="none" w:sz="0" w:space="0" w:color="auto"/>
                      </w:divBdr>
                    </w:div>
                  </w:divsChild>
                </w:div>
                <w:div w:id="1488017893">
                  <w:marLeft w:val="0"/>
                  <w:marRight w:val="0"/>
                  <w:marTop w:val="0"/>
                  <w:marBottom w:val="0"/>
                  <w:divBdr>
                    <w:top w:val="single" w:sz="2" w:space="1" w:color="FFFFFF"/>
                    <w:left w:val="single" w:sz="2" w:space="12" w:color="FFFFFF"/>
                    <w:bottom w:val="single" w:sz="2" w:space="1" w:color="FFFFFF"/>
                    <w:right w:val="single" w:sz="2" w:space="4" w:color="FFFFFF"/>
                  </w:divBdr>
                  <w:divsChild>
                    <w:div w:id="1244531091">
                      <w:marLeft w:val="0"/>
                      <w:marRight w:val="0"/>
                      <w:marTop w:val="0"/>
                      <w:marBottom w:val="0"/>
                      <w:divBdr>
                        <w:top w:val="none" w:sz="0" w:space="0" w:color="auto"/>
                        <w:left w:val="none" w:sz="0" w:space="0" w:color="auto"/>
                        <w:bottom w:val="none" w:sz="0" w:space="0" w:color="auto"/>
                        <w:right w:val="none" w:sz="0" w:space="0" w:color="auto"/>
                      </w:divBdr>
                    </w:div>
                  </w:divsChild>
                </w:div>
                <w:div w:id="494806519">
                  <w:marLeft w:val="0"/>
                  <w:marRight w:val="0"/>
                  <w:marTop w:val="0"/>
                  <w:marBottom w:val="0"/>
                  <w:divBdr>
                    <w:top w:val="single" w:sz="2" w:space="1" w:color="FFFFFF"/>
                    <w:left w:val="single" w:sz="2" w:space="12" w:color="FFFFFF"/>
                    <w:bottom w:val="single" w:sz="2" w:space="1" w:color="FFFFFF"/>
                    <w:right w:val="single" w:sz="2" w:space="4" w:color="FFFFFF"/>
                  </w:divBdr>
                  <w:divsChild>
                    <w:div w:id="1493719424">
                      <w:marLeft w:val="0"/>
                      <w:marRight w:val="0"/>
                      <w:marTop w:val="0"/>
                      <w:marBottom w:val="0"/>
                      <w:divBdr>
                        <w:top w:val="none" w:sz="0" w:space="0" w:color="auto"/>
                        <w:left w:val="none" w:sz="0" w:space="0" w:color="auto"/>
                        <w:bottom w:val="none" w:sz="0" w:space="0" w:color="auto"/>
                        <w:right w:val="none" w:sz="0" w:space="0" w:color="auto"/>
                      </w:divBdr>
                    </w:div>
                  </w:divsChild>
                </w:div>
                <w:div w:id="910820787">
                  <w:marLeft w:val="0"/>
                  <w:marRight w:val="0"/>
                  <w:marTop w:val="0"/>
                  <w:marBottom w:val="0"/>
                  <w:divBdr>
                    <w:top w:val="single" w:sz="2" w:space="1" w:color="FFFFFF"/>
                    <w:left w:val="single" w:sz="2" w:space="12" w:color="FFFFFF"/>
                    <w:bottom w:val="single" w:sz="2" w:space="1" w:color="FFFFFF"/>
                    <w:right w:val="single" w:sz="2" w:space="4" w:color="FFFFFF"/>
                  </w:divBdr>
                  <w:divsChild>
                    <w:div w:id="127402019">
                      <w:marLeft w:val="0"/>
                      <w:marRight w:val="0"/>
                      <w:marTop w:val="0"/>
                      <w:marBottom w:val="0"/>
                      <w:divBdr>
                        <w:top w:val="none" w:sz="0" w:space="0" w:color="auto"/>
                        <w:left w:val="none" w:sz="0" w:space="0" w:color="auto"/>
                        <w:bottom w:val="none" w:sz="0" w:space="0" w:color="auto"/>
                        <w:right w:val="none" w:sz="0" w:space="0" w:color="auto"/>
                      </w:divBdr>
                    </w:div>
                  </w:divsChild>
                </w:div>
                <w:div w:id="1577978781">
                  <w:marLeft w:val="0"/>
                  <w:marRight w:val="0"/>
                  <w:marTop w:val="0"/>
                  <w:marBottom w:val="0"/>
                  <w:divBdr>
                    <w:top w:val="single" w:sz="2" w:space="1" w:color="FFFFFF"/>
                    <w:left w:val="single" w:sz="2" w:space="12" w:color="FFFFFF"/>
                    <w:bottom w:val="single" w:sz="2" w:space="1" w:color="FFFFFF"/>
                    <w:right w:val="single" w:sz="2" w:space="4" w:color="FFFFFF"/>
                  </w:divBdr>
                  <w:divsChild>
                    <w:div w:id="452293089">
                      <w:marLeft w:val="0"/>
                      <w:marRight w:val="0"/>
                      <w:marTop w:val="0"/>
                      <w:marBottom w:val="0"/>
                      <w:divBdr>
                        <w:top w:val="none" w:sz="0" w:space="0" w:color="auto"/>
                        <w:left w:val="none" w:sz="0" w:space="0" w:color="auto"/>
                        <w:bottom w:val="none" w:sz="0" w:space="0" w:color="auto"/>
                        <w:right w:val="none" w:sz="0" w:space="0" w:color="auto"/>
                      </w:divBdr>
                    </w:div>
                  </w:divsChild>
                </w:div>
                <w:div w:id="465507136">
                  <w:marLeft w:val="0"/>
                  <w:marRight w:val="0"/>
                  <w:marTop w:val="0"/>
                  <w:marBottom w:val="0"/>
                  <w:divBdr>
                    <w:top w:val="single" w:sz="2" w:space="1" w:color="FFFFFF"/>
                    <w:left w:val="single" w:sz="2" w:space="12" w:color="FFFFFF"/>
                    <w:bottom w:val="single" w:sz="2" w:space="1" w:color="FFFFFF"/>
                    <w:right w:val="single" w:sz="2" w:space="4" w:color="FFFFFF"/>
                  </w:divBdr>
                  <w:divsChild>
                    <w:div w:id="300117180">
                      <w:marLeft w:val="0"/>
                      <w:marRight w:val="0"/>
                      <w:marTop w:val="0"/>
                      <w:marBottom w:val="0"/>
                      <w:divBdr>
                        <w:top w:val="none" w:sz="0" w:space="0" w:color="auto"/>
                        <w:left w:val="none" w:sz="0" w:space="0" w:color="auto"/>
                        <w:bottom w:val="none" w:sz="0" w:space="0" w:color="auto"/>
                        <w:right w:val="none" w:sz="0" w:space="0" w:color="auto"/>
                      </w:divBdr>
                    </w:div>
                  </w:divsChild>
                </w:div>
                <w:div w:id="1071082246">
                  <w:marLeft w:val="0"/>
                  <w:marRight w:val="0"/>
                  <w:marTop w:val="0"/>
                  <w:marBottom w:val="0"/>
                  <w:divBdr>
                    <w:top w:val="single" w:sz="2" w:space="1" w:color="FFFFFF"/>
                    <w:left w:val="single" w:sz="2" w:space="12" w:color="FFFFFF"/>
                    <w:bottom w:val="single" w:sz="2" w:space="1" w:color="FFFFFF"/>
                    <w:right w:val="single" w:sz="2" w:space="4" w:color="FFFFFF"/>
                  </w:divBdr>
                  <w:divsChild>
                    <w:div w:id="411390603">
                      <w:marLeft w:val="0"/>
                      <w:marRight w:val="0"/>
                      <w:marTop w:val="0"/>
                      <w:marBottom w:val="0"/>
                      <w:divBdr>
                        <w:top w:val="none" w:sz="0" w:space="0" w:color="auto"/>
                        <w:left w:val="none" w:sz="0" w:space="0" w:color="auto"/>
                        <w:bottom w:val="none" w:sz="0" w:space="0" w:color="auto"/>
                        <w:right w:val="none" w:sz="0" w:space="0" w:color="auto"/>
                      </w:divBdr>
                    </w:div>
                  </w:divsChild>
                </w:div>
                <w:div w:id="611015704">
                  <w:marLeft w:val="0"/>
                  <w:marRight w:val="0"/>
                  <w:marTop w:val="0"/>
                  <w:marBottom w:val="0"/>
                  <w:divBdr>
                    <w:top w:val="single" w:sz="2" w:space="1" w:color="FFFFFF"/>
                    <w:left w:val="single" w:sz="2" w:space="12" w:color="FFFFFF"/>
                    <w:bottom w:val="single" w:sz="2" w:space="1" w:color="FFFFFF"/>
                    <w:right w:val="single" w:sz="2" w:space="4" w:color="FFFFFF"/>
                  </w:divBdr>
                  <w:divsChild>
                    <w:div w:id="1956055345">
                      <w:marLeft w:val="0"/>
                      <w:marRight w:val="0"/>
                      <w:marTop w:val="0"/>
                      <w:marBottom w:val="0"/>
                      <w:divBdr>
                        <w:top w:val="none" w:sz="0" w:space="0" w:color="auto"/>
                        <w:left w:val="none" w:sz="0" w:space="0" w:color="auto"/>
                        <w:bottom w:val="none" w:sz="0" w:space="0" w:color="auto"/>
                        <w:right w:val="none" w:sz="0" w:space="0" w:color="auto"/>
                      </w:divBdr>
                    </w:div>
                  </w:divsChild>
                </w:div>
                <w:div w:id="533545582">
                  <w:marLeft w:val="0"/>
                  <w:marRight w:val="0"/>
                  <w:marTop w:val="0"/>
                  <w:marBottom w:val="0"/>
                  <w:divBdr>
                    <w:top w:val="single" w:sz="2" w:space="1" w:color="FFFFFF"/>
                    <w:left w:val="single" w:sz="2" w:space="12" w:color="FFFFFF"/>
                    <w:bottom w:val="single" w:sz="2" w:space="1" w:color="FFFFFF"/>
                    <w:right w:val="single" w:sz="2" w:space="4" w:color="FFFFFF"/>
                  </w:divBdr>
                  <w:divsChild>
                    <w:div w:id="412092364">
                      <w:marLeft w:val="0"/>
                      <w:marRight w:val="0"/>
                      <w:marTop w:val="0"/>
                      <w:marBottom w:val="0"/>
                      <w:divBdr>
                        <w:top w:val="none" w:sz="0" w:space="0" w:color="auto"/>
                        <w:left w:val="none" w:sz="0" w:space="0" w:color="auto"/>
                        <w:bottom w:val="none" w:sz="0" w:space="0" w:color="auto"/>
                        <w:right w:val="none" w:sz="0" w:space="0" w:color="auto"/>
                      </w:divBdr>
                    </w:div>
                  </w:divsChild>
                </w:div>
                <w:div w:id="1068964593">
                  <w:marLeft w:val="0"/>
                  <w:marRight w:val="0"/>
                  <w:marTop w:val="0"/>
                  <w:marBottom w:val="0"/>
                  <w:divBdr>
                    <w:top w:val="single" w:sz="2" w:space="1" w:color="FFFFFF"/>
                    <w:left w:val="single" w:sz="2" w:space="12" w:color="FFFFFF"/>
                    <w:bottom w:val="single" w:sz="2" w:space="1" w:color="FFFFFF"/>
                    <w:right w:val="single" w:sz="2" w:space="4" w:color="FFFFFF"/>
                  </w:divBdr>
                  <w:divsChild>
                    <w:div w:id="571278808">
                      <w:marLeft w:val="0"/>
                      <w:marRight w:val="0"/>
                      <w:marTop w:val="0"/>
                      <w:marBottom w:val="0"/>
                      <w:divBdr>
                        <w:top w:val="none" w:sz="0" w:space="0" w:color="auto"/>
                        <w:left w:val="none" w:sz="0" w:space="0" w:color="auto"/>
                        <w:bottom w:val="none" w:sz="0" w:space="0" w:color="auto"/>
                        <w:right w:val="none" w:sz="0" w:space="0" w:color="auto"/>
                      </w:divBdr>
                    </w:div>
                  </w:divsChild>
                </w:div>
                <w:div w:id="1566258850">
                  <w:marLeft w:val="0"/>
                  <w:marRight w:val="0"/>
                  <w:marTop w:val="0"/>
                  <w:marBottom w:val="0"/>
                  <w:divBdr>
                    <w:top w:val="single" w:sz="2" w:space="1" w:color="FFFFFF"/>
                    <w:left w:val="single" w:sz="2" w:space="12" w:color="FFFFFF"/>
                    <w:bottom w:val="single" w:sz="2" w:space="1" w:color="FFFFFF"/>
                    <w:right w:val="single" w:sz="2" w:space="4" w:color="FFFFFF"/>
                  </w:divBdr>
                  <w:divsChild>
                    <w:div w:id="417333804">
                      <w:marLeft w:val="0"/>
                      <w:marRight w:val="0"/>
                      <w:marTop w:val="0"/>
                      <w:marBottom w:val="0"/>
                      <w:divBdr>
                        <w:top w:val="none" w:sz="0" w:space="0" w:color="auto"/>
                        <w:left w:val="none" w:sz="0" w:space="0" w:color="auto"/>
                        <w:bottom w:val="none" w:sz="0" w:space="0" w:color="auto"/>
                        <w:right w:val="none" w:sz="0" w:space="0" w:color="auto"/>
                      </w:divBdr>
                    </w:div>
                  </w:divsChild>
                </w:div>
                <w:div w:id="460076617">
                  <w:marLeft w:val="0"/>
                  <w:marRight w:val="0"/>
                  <w:marTop w:val="0"/>
                  <w:marBottom w:val="0"/>
                  <w:divBdr>
                    <w:top w:val="single" w:sz="2" w:space="1" w:color="FFFFFF"/>
                    <w:left w:val="single" w:sz="2" w:space="12" w:color="FFFFFF"/>
                    <w:bottom w:val="single" w:sz="2" w:space="1" w:color="FFFFFF"/>
                    <w:right w:val="single" w:sz="2" w:space="4" w:color="FFFFFF"/>
                  </w:divBdr>
                  <w:divsChild>
                    <w:div w:id="75590174">
                      <w:marLeft w:val="0"/>
                      <w:marRight w:val="0"/>
                      <w:marTop w:val="0"/>
                      <w:marBottom w:val="0"/>
                      <w:divBdr>
                        <w:top w:val="none" w:sz="0" w:space="0" w:color="auto"/>
                        <w:left w:val="none" w:sz="0" w:space="0" w:color="auto"/>
                        <w:bottom w:val="none" w:sz="0" w:space="0" w:color="auto"/>
                        <w:right w:val="none" w:sz="0" w:space="0" w:color="auto"/>
                      </w:divBdr>
                    </w:div>
                  </w:divsChild>
                </w:div>
                <w:div w:id="786657490">
                  <w:marLeft w:val="0"/>
                  <w:marRight w:val="0"/>
                  <w:marTop w:val="0"/>
                  <w:marBottom w:val="0"/>
                  <w:divBdr>
                    <w:top w:val="single" w:sz="2" w:space="1" w:color="FFFFFF"/>
                    <w:left w:val="single" w:sz="2" w:space="12" w:color="FFFFFF"/>
                    <w:bottom w:val="single" w:sz="2" w:space="1" w:color="FFFFFF"/>
                    <w:right w:val="single" w:sz="2" w:space="4" w:color="FFFFFF"/>
                  </w:divBdr>
                  <w:divsChild>
                    <w:div w:id="660426662">
                      <w:marLeft w:val="0"/>
                      <w:marRight w:val="0"/>
                      <w:marTop w:val="0"/>
                      <w:marBottom w:val="0"/>
                      <w:divBdr>
                        <w:top w:val="none" w:sz="0" w:space="0" w:color="auto"/>
                        <w:left w:val="none" w:sz="0" w:space="0" w:color="auto"/>
                        <w:bottom w:val="none" w:sz="0" w:space="0" w:color="auto"/>
                        <w:right w:val="none" w:sz="0" w:space="0" w:color="auto"/>
                      </w:divBdr>
                    </w:div>
                  </w:divsChild>
                </w:div>
                <w:div w:id="1217200367">
                  <w:marLeft w:val="0"/>
                  <w:marRight w:val="0"/>
                  <w:marTop w:val="0"/>
                  <w:marBottom w:val="0"/>
                  <w:divBdr>
                    <w:top w:val="single" w:sz="2" w:space="1" w:color="FFFFFF"/>
                    <w:left w:val="single" w:sz="2" w:space="12" w:color="FFFFFF"/>
                    <w:bottom w:val="single" w:sz="2" w:space="4" w:color="FFFFFF"/>
                    <w:right w:val="single" w:sz="2" w:space="4" w:color="FFFFFF"/>
                  </w:divBdr>
                  <w:divsChild>
                    <w:div w:id="16278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482">
          <w:marLeft w:val="0"/>
          <w:marRight w:val="0"/>
          <w:marTop w:val="0"/>
          <w:marBottom w:val="335"/>
          <w:divBdr>
            <w:top w:val="none" w:sz="0" w:space="0" w:color="auto"/>
            <w:left w:val="none" w:sz="0" w:space="0" w:color="auto"/>
            <w:bottom w:val="none" w:sz="0" w:space="0" w:color="auto"/>
            <w:right w:val="none" w:sz="0" w:space="0" w:color="auto"/>
          </w:divBdr>
          <w:divsChild>
            <w:div w:id="1705128659">
              <w:marLeft w:val="0"/>
              <w:marRight w:val="0"/>
              <w:marTop w:val="0"/>
              <w:marBottom w:val="0"/>
              <w:divBdr>
                <w:top w:val="none" w:sz="0" w:space="0" w:color="auto"/>
                <w:left w:val="none" w:sz="0" w:space="0" w:color="auto"/>
                <w:bottom w:val="none" w:sz="0" w:space="0" w:color="auto"/>
                <w:right w:val="none" w:sz="0" w:space="0" w:color="auto"/>
              </w:divBdr>
              <w:divsChild>
                <w:div w:id="2106917152">
                  <w:marLeft w:val="0"/>
                  <w:marRight w:val="0"/>
                  <w:marTop w:val="0"/>
                  <w:marBottom w:val="0"/>
                  <w:divBdr>
                    <w:top w:val="single" w:sz="2" w:space="4" w:color="FFFFFF"/>
                    <w:left w:val="single" w:sz="2" w:space="12" w:color="FFFFFF"/>
                    <w:bottom w:val="single" w:sz="2" w:space="1" w:color="FFFFFF"/>
                    <w:right w:val="single" w:sz="2" w:space="4" w:color="FFFFFF"/>
                  </w:divBdr>
                  <w:divsChild>
                    <w:div w:id="871768973">
                      <w:marLeft w:val="0"/>
                      <w:marRight w:val="0"/>
                      <w:marTop w:val="0"/>
                      <w:marBottom w:val="0"/>
                      <w:divBdr>
                        <w:top w:val="none" w:sz="0" w:space="0" w:color="auto"/>
                        <w:left w:val="none" w:sz="0" w:space="0" w:color="auto"/>
                        <w:bottom w:val="none" w:sz="0" w:space="0" w:color="auto"/>
                        <w:right w:val="none" w:sz="0" w:space="0" w:color="auto"/>
                      </w:divBdr>
                    </w:div>
                  </w:divsChild>
                </w:div>
                <w:div w:id="577715358">
                  <w:marLeft w:val="0"/>
                  <w:marRight w:val="0"/>
                  <w:marTop w:val="0"/>
                  <w:marBottom w:val="0"/>
                  <w:divBdr>
                    <w:top w:val="single" w:sz="2" w:space="1" w:color="FFFFFF"/>
                    <w:left w:val="single" w:sz="2" w:space="12" w:color="FFFFFF"/>
                    <w:bottom w:val="single" w:sz="2" w:space="1" w:color="FFFFFF"/>
                    <w:right w:val="single" w:sz="2" w:space="4" w:color="FFFFFF"/>
                  </w:divBdr>
                  <w:divsChild>
                    <w:div w:id="729350205">
                      <w:marLeft w:val="0"/>
                      <w:marRight w:val="0"/>
                      <w:marTop w:val="0"/>
                      <w:marBottom w:val="0"/>
                      <w:divBdr>
                        <w:top w:val="none" w:sz="0" w:space="0" w:color="auto"/>
                        <w:left w:val="none" w:sz="0" w:space="0" w:color="auto"/>
                        <w:bottom w:val="none" w:sz="0" w:space="0" w:color="auto"/>
                        <w:right w:val="none" w:sz="0" w:space="0" w:color="auto"/>
                      </w:divBdr>
                    </w:div>
                  </w:divsChild>
                </w:div>
                <w:div w:id="1495872528">
                  <w:marLeft w:val="0"/>
                  <w:marRight w:val="0"/>
                  <w:marTop w:val="0"/>
                  <w:marBottom w:val="0"/>
                  <w:divBdr>
                    <w:top w:val="single" w:sz="2" w:space="1" w:color="FFFFFF"/>
                    <w:left w:val="single" w:sz="2" w:space="12" w:color="FFFFFF"/>
                    <w:bottom w:val="single" w:sz="2" w:space="1" w:color="FFFFFF"/>
                    <w:right w:val="single" w:sz="2" w:space="4" w:color="FFFFFF"/>
                  </w:divBdr>
                  <w:divsChild>
                    <w:div w:id="605191913">
                      <w:marLeft w:val="0"/>
                      <w:marRight w:val="0"/>
                      <w:marTop w:val="0"/>
                      <w:marBottom w:val="0"/>
                      <w:divBdr>
                        <w:top w:val="none" w:sz="0" w:space="0" w:color="auto"/>
                        <w:left w:val="none" w:sz="0" w:space="0" w:color="auto"/>
                        <w:bottom w:val="none" w:sz="0" w:space="0" w:color="auto"/>
                        <w:right w:val="none" w:sz="0" w:space="0" w:color="auto"/>
                      </w:divBdr>
                    </w:div>
                  </w:divsChild>
                </w:div>
                <w:div w:id="1524201336">
                  <w:marLeft w:val="0"/>
                  <w:marRight w:val="0"/>
                  <w:marTop w:val="0"/>
                  <w:marBottom w:val="0"/>
                  <w:divBdr>
                    <w:top w:val="single" w:sz="2" w:space="1" w:color="FFFFFF"/>
                    <w:left w:val="single" w:sz="2" w:space="12" w:color="FFFFFF"/>
                    <w:bottom w:val="single" w:sz="2" w:space="1" w:color="FFFFFF"/>
                    <w:right w:val="single" w:sz="2" w:space="4" w:color="FFFFFF"/>
                  </w:divBdr>
                  <w:divsChild>
                    <w:div w:id="1664698669">
                      <w:marLeft w:val="0"/>
                      <w:marRight w:val="0"/>
                      <w:marTop w:val="0"/>
                      <w:marBottom w:val="0"/>
                      <w:divBdr>
                        <w:top w:val="none" w:sz="0" w:space="0" w:color="auto"/>
                        <w:left w:val="none" w:sz="0" w:space="0" w:color="auto"/>
                        <w:bottom w:val="none" w:sz="0" w:space="0" w:color="auto"/>
                        <w:right w:val="none" w:sz="0" w:space="0" w:color="auto"/>
                      </w:divBdr>
                    </w:div>
                  </w:divsChild>
                </w:div>
                <w:div w:id="493494139">
                  <w:marLeft w:val="0"/>
                  <w:marRight w:val="0"/>
                  <w:marTop w:val="0"/>
                  <w:marBottom w:val="0"/>
                  <w:divBdr>
                    <w:top w:val="single" w:sz="2" w:space="1" w:color="FFFFFF"/>
                    <w:left w:val="single" w:sz="2" w:space="12" w:color="FFFFFF"/>
                    <w:bottom w:val="single" w:sz="2" w:space="1" w:color="FFFFFF"/>
                    <w:right w:val="single" w:sz="2" w:space="4" w:color="FFFFFF"/>
                  </w:divBdr>
                  <w:divsChild>
                    <w:div w:id="1354651872">
                      <w:marLeft w:val="0"/>
                      <w:marRight w:val="0"/>
                      <w:marTop w:val="0"/>
                      <w:marBottom w:val="0"/>
                      <w:divBdr>
                        <w:top w:val="none" w:sz="0" w:space="0" w:color="auto"/>
                        <w:left w:val="none" w:sz="0" w:space="0" w:color="auto"/>
                        <w:bottom w:val="none" w:sz="0" w:space="0" w:color="auto"/>
                        <w:right w:val="none" w:sz="0" w:space="0" w:color="auto"/>
                      </w:divBdr>
                    </w:div>
                  </w:divsChild>
                </w:div>
                <w:div w:id="1258750366">
                  <w:marLeft w:val="0"/>
                  <w:marRight w:val="0"/>
                  <w:marTop w:val="0"/>
                  <w:marBottom w:val="0"/>
                  <w:divBdr>
                    <w:top w:val="single" w:sz="2" w:space="1" w:color="FFFFFF"/>
                    <w:left w:val="single" w:sz="2" w:space="12" w:color="FFFFFF"/>
                    <w:bottom w:val="single" w:sz="2" w:space="1" w:color="FFFFFF"/>
                    <w:right w:val="single" w:sz="2" w:space="4" w:color="FFFFFF"/>
                  </w:divBdr>
                  <w:divsChild>
                    <w:div w:id="822890880">
                      <w:marLeft w:val="0"/>
                      <w:marRight w:val="0"/>
                      <w:marTop w:val="0"/>
                      <w:marBottom w:val="0"/>
                      <w:divBdr>
                        <w:top w:val="none" w:sz="0" w:space="0" w:color="auto"/>
                        <w:left w:val="none" w:sz="0" w:space="0" w:color="auto"/>
                        <w:bottom w:val="none" w:sz="0" w:space="0" w:color="auto"/>
                        <w:right w:val="none" w:sz="0" w:space="0" w:color="auto"/>
                      </w:divBdr>
                    </w:div>
                  </w:divsChild>
                </w:div>
                <w:div w:id="315453249">
                  <w:marLeft w:val="0"/>
                  <w:marRight w:val="0"/>
                  <w:marTop w:val="0"/>
                  <w:marBottom w:val="0"/>
                  <w:divBdr>
                    <w:top w:val="single" w:sz="2" w:space="1" w:color="FFFFFF"/>
                    <w:left w:val="single" w:sz="2" w:space="12" w:color="FFFFFF"/>
                    <w:bottom w:val="single" w:sz="2" w:space="1" w:color="FFFFFF"/>
                    <w:right w:val="single" w:sz="2" w:space="4" w:color="FFFFFF"/>
                  </w:divBdr>
                  <w:divsChild>
                    <w:div w:id="534733588">
                      <w:marLeft w:val="0"/>
                      <w:marRight w:val="0"/>
                      <w:marTop w:val="0"/>
                      <w:marBottom w:val="0"/>
                      <w:divBdr>
                        <w:top w:val="none" w:sz="0" w:space="0" w:color="auto"/>
                        <w:left w:val="none" w:sz="0" w:space="0" w:color="auto"/>
                        <w:bottom w:val="none" w:sz="0" w:space="0" w:color="auto"/>
                        <w:right w:val="none" w:sz="0" w:space="0" w:color="auto"/>
                      </w:divBdr>
                    </w:div>
                  </w:divsChild>
                </w:div>
                <w:div w:id="1610316185">
                  <w:marLeft w:val="0"/>
                  <w:marRight w:val="0"/>
                  <w:marTop w:val="0"/>
                  <w:marBottom w:val="0"/>
                  <w:divBdr>
                    <w:top w:val="single" w:sz="2" w:space="1" w:color="FFFFFF"/>
                    <w:left w:val="single" w:sz="2" w:space="12" w:color="FFFFFF"/>
                    <w:bottom w:val="single" w:sz="2" w:space="1" w:color="FFFFFF"/>
                    <w:right w:val="single" w:sz="2" w:space="4" w:color="FFFFFF"/>
                  </w:divBdr>
                  <w:divsChild>
                    <w:div w:id="651641893">
                      <w:marLeft w:val="0"/>
                      <w:marRight w:val="0"/>
                      <w:marTop w:val="0"/>
                      <w:marBottom w:val="0"/>
                      <w:divBdr>
                        <w:top w:val="none" w:sz="0" w:space="0" w:color="auto"/>
                        <w:left w:val="none" w:sz="0" w:space="0" w:color="auto"/>
                        <w:bottom w:val="none" w:sz="0" w:space="0" w:color="auto"/>
                        <w:right w:val="none" w:sz="0" w:space="0" w:color="auto"/>
                      </w:divBdr>
                    </w:div>
                  </w:divsChild>
                </w:div>
                <w:div w:id="789470897">
                  <w:marLeft w:val="0"/>
                  <w:marRight w:val="0"/>
                  <w:marTop w:val="0"/>
                  <w:marBottom w:val="0"/>
                  <w:divBdr>
                    <w:top w:val="single" w:sz="2" w:space="1" w:color="FFFFFF"/>
                    <w:left w:val="single" w:sz="2" w:space="12" w:color="FFFFFF"/>
                    <w:bottom w:val="single" w:sz="2" w:space="1" w:color="FFFFFF"/>
                    <w:right w:val="single" w:sz="2" w:space="4" w:color="FFFFFF"/>
                  </w:divBdr>
                  <w:divsChild>
                    <w:div w:id="223293494">
                      <w:marLeft w:val="0"/>
                      <w:marRight w:val="0"/>
                      <w:marTop w:val="0"/>
                      <w:marBottom w:val="0"/>
                      <w:divBdr>
                        <w:top w:val="none" w:sz="0" w:space="0" w:color="auto"/>
                        <w:left w:val="none" w:sz="0" w:space="0" w:color="auto"/>
                        <w:bottom w:val="none" w:sz="0" w:space="0" w:color="auto"/>
                        <w:right w:val="none" w:sz="0" w:space="0" w:color="auto"/>
                      </w:divBdr>
                    </w:div>
                  </w:divsChild>
                </w:div>
                <w:div w:id="677077615">
                  <w:marLeft w:val="0"/>
                  <w:marRight w:val="0"/>
                  <w:marTop w:val="0"/>
                  <w:marBottom w:val="0"/>
                  <w:divBdr>
                    <w:top w:val="single" w:sz="2" w:space="1" w:color="FFFFFF"/>
                    <w:left w:val="single" w:sz="2" w:space="12" w:color="FFFFFF"/>
                    <w:bottom w:val="single" w:sz="2" w:space="1" w:color="FFFFFF"/>
                    <w:right w:val="single" w:sz="2" w:space="4" w:color="FFFFFF"/>
                  </w:divBdr>
                  <w:divsChild>
                    <w:div w:id="1549027928">
                      <w:marLeft w:val="0"/>
                      <w:marRight w:val="0"/>
                      <w:marTop w:val="0"/>
                      <w:marBottom w:val="0"/>
                      <w:divBdr>
                        <w:top w:val="none" w:sz="0" w:space="0" w:color="auto"/>
                        <w:left w:val="none" w:sz="0" w:space="0" w:color="auto"/>
                        <w:bottom w:val="none" w:sz="0" w:space="0" w:color="auto"/>
                        <w:right w:val="none" w:sz="0" w:space="0" w:color="auto"/>
                      </w:divBdr>
                    </w:div>
                  </w:divsChild>
                </w:div>
                <w:div w:id="1376853526">
                  <w:marLeft w:val="0"/>
                  <w:marRight w:val="0"/>
                  <w:marTop w:val="0"/>
                  <w:marBottom w:val="0"/>
                  <w:divBdr>
                    <w:top w:val="single" w:sz="2" w:space="1" w:color="FFFFFF"/>
                    <w:left w:val="single" w:sz="2" w:space="12" w:color="FFFFFF"/>
                    <w:bottom w:val="single" w:sz="2" w:space="1" w:color="FFFFFF"/>
                    <w:right w:val="single" w:sz="2" w:space="4" w:color="FFFFFF"/>
                  </w:divBdr>
                  <w:divsChild>
                    <w:div w:id="1338389506">
                      <w:marLeft w:val="0"/>
                      <w:marRight w:val="0"/>
                      <w:marTop w:val="0"/>
                      <w:marBottom w:val="0"/>
                      <w:divBdr>
                        <w:top w:val="none" w:sz="0" w:space="0" w:color="auto"/>
                        <w:left w:val="none" w:sz="0" w:space="0" w:color="auto"/>
                        <w:bottom w:val="none" w:sz="0" w:space="0" w:color="auto"/>
                        <w:right w:val="none" w:sz="0" w:space="0" w:color="auto"/>
                      </w:divBdr>
                    </w:div>
                  </w:divsChild>
                </w:div>
                <w:div w:id="1421750884">
                  <w:marLeft w:val="0"/>
                  <w:marRight w:val="0"/>
                  <w:marTop w:val="0"/>
                  <w:marBottom w:val="0"/>
                  <w:divBdr>
                    <w:top w:val="single" w:sz="2" w:space="1" w:color="FFFFFF"/>
                    <w:left w:val="single" w:sz="2" w:space="12" w:color="FFFFFF"/>
                    <w:bottom w:val="single" w:sz="2" w:space="1" w:color="FFFFFF"/>
                    <w:right w:val="single" w:sz="2" w:space="4" w:color="FFFFFF"/>
                  </w:divBdr>
                  <w:divsChild>
                    <w:div w:id="1207060274">
                      <w:marLeft w:val="0"/>
                      <w:marRight w:val="0"/>
                      <w:marTop w:val="0"/>
                      <w:marBottom w:val="0"/>
                      <w:divBdr>
                        <w:top w:val="none" w:sz="0" w:space="0" w:color="auto"/>
                        <w:left w:val="none" w:sz="0" w:space="0" w:color="auto"/>
                        <w:bottom w:val="none" w:sz="0" w:space="0" w:color="auto"/>
                        <w:right w:val="none" w:sz="0" w:space="0" w:color="auto"/>
                      </w:divBdr>
                    </w:div>
                  </w:divsChild>
                </w:div>
                <w:div w:id="1019769525">
                  <w:marLeft w:val="0"/>
                  <w:marRight w:val="0"/>
                  <w:marTop w:val="0"/>
                  <w:marBottom w:val="0"/>
                  <w:divBdr>
                    <w:top w:val="single" w:sz="2" w:space="1" w:color="FFFFFF"/>
                    <w:left w:val="single" w:sz="2" w:space="12" w:color="FFFFFF"/>
                    <w:bottom w:val="single" w:sz="2" w:space="1" w:color="FFFFFF"/>
                    <w:right w:val="single" w:sz="2" w:space="4" w:color="FFFFFF"/>
                  </w:divBdr>
                  <w:divsChild>
                    <w:div w:id="917518385">
                      <w:marLeft w:val="0"/>
                      <w:marRight w:val="0"/>
                      <w:marTop w:val="0"/>
                      <w:marBottom w:val="0"/>
                      <w:divBdr>
                        <w:top w:val="none" w:sz="0" w:space="0" w:color="auto"/>
                        <w:left w:val="none" w:sz="0" w:space="0" w:color="auto"/>
                        <w:bottom w:val="none" w:sz="0" w:space="0" w:color="auto"/>
                        <w:right w:val="none" w:sz="0" w:space="0" w:color="auto"/>
                      </w:divBdr>
                    </w:div>
                  </w:divsChild>
                </w:div>
                <w:div w:id="33894111">
                  <w:marLeft w:val="0"/>
                  <w:marRight w:val="0"/>
                  <w:marTop w:val="0"/>
                  <w:marBottom w:val="0"/>
                  <w:divBdr>
                    <w:top w:val="single" w:sz="2" w:space="1" w:color="FFFFFF"/>
                    <w:left w:val="single" w:sz="2" w:space="12" w:color="FFFFFF"/>
                    <w:bottom w:val="single" w:sz="2" w:space="1" w:color="FFFFFF"/>
                    <w:right w:val="single" w:sz="2" w:space="4" w:color="FFFFFF"/>
                  </w:divBdr>
                  <w:divsChild>
                    <w:div w:id="564801299">
                      <w:marLeft w:val="0"/>
                      <w:marRight w:val="0"/>
                      <w:marTop w:val="0"/>
                      <w:marBottom w:val="0"/>
                      <w:divBdr>
                        <w:top w:val="none" w:sz="0" w:space="0" w:color="auto"/>
                        <w:left w:val="none" w:sz="0" w:space="0" w:color="auto"/>
                        <w:bottom w:val="none" w:sz="0" w:space="0" w:color="auto"/>
                        <w:right w:val="none" w:sz="0" w:space="0" w:color="auto"/>
                      </w:divBdr>
                    </w:div>
                  </w:divsChild>
                </w:div>
                <w:div w:id="893154759">
                  <w:marLeft w:val="0"/>
                  <w:marRight w:val="0"/>
                  <w:marTop w:val="0"/>
                  <w:marBottom w:val="0"/>
                  <w:divBdr>
                    <w:top w:val="single" w:sz="2" w:space="1" w:color="FFFFFF"/>
                    <w:left w:val="single" w:sz="2" w:space="12" w:color="FFFFFF"/>
                    <w:bottom w:val="single" w:sz="2" w:space="1" w:color="FFFFFF"/>
                    <w:right w:val="single" w:sz="2" w:space="4" w:color="FFFFFF"/>
                  </w:divBdr>
                  <w:divsChild>
                    <w:div w:id="1007639723">
                      <w:marLeft w:val="0"/>
                      <w:marRight w:val="0"/>
                      <w:marTop w:val="0"/>
                      <w:marBottom w:val="0"/>
                      <w:divBdr>
                        <w:top w:val="none" w:sz="0" w:space="0" w:color="auto"/>
                        <w:left w:val="none" w:sz="0" w:space="0" w:color="auto"/>
                        <w:bottom w:val="none" w:sz="0" w:space="0" w:color="auto"/>
                        <w:right w:val="none" w:sz="0" w:space="0" w:color="auto"/>
                      </w:divBdr>
                    </w:div>
                  </w:divsChild>
                </w:div>
                <w:div w:id="1746412164">
                  <w:marLeft w:val="0"/>
                  <w:marRight w:val="0"/>
                  <w:marTop w:val="0"/>
                  <w:marBottom w:val="0"/>
                  <w:divBdr>
                    <w:top w:val="single" w:sz="2" w:space="1" w:color="FFFFFF"/>
                    <w:left w:val="single" w:sz="2" w:space="12" w:color="FFFFFF"/>
                    <w:bottom w:val="single" w:sz="2" w:space="1" w:color="FFFFFF"/>
                    <w:right w:val="single" w:sz="2" w:space="4" w:color="FFFFFF"/>
                  </w:divBdr>
                  <w:divsChild>
                    <w:div w:id="1866095562">
                      <w:marLeft w:val="0"/>
                      <w:marRight w:val="0"/>
                      <w:marTop w:val="0"/>
                      <w:marBottom w:val="0"/>
                      <w:divBdr>
                        <w:top w:val="none" w:sz="0" w:space="0" w:color="auto"/>
                        <w:left w:val="none" w:sz="0" w:space="0" w:color="auto"/>
                        <w:bottom w:val="none" w:sz="0" w:space="0" w:color="auto"/>
                        <w:right w:val="none" w:sz="0" w:space="0" w:color="auto"/>
                      </w:divBdr>
                    </w:div>
                  </w:divsChild>
                </w:div>
                <w:div w:id="1857039369">
                  <w:marLeft w:val="0"/>
                  <w:marRight w:val="0"/>
                  <w:marTop w:val="0"/>
                  <w:marBottom w:val="0"/>
                  <w:divBdr>
                    <w:top w:val="single" w:sz="2" w:space="1" w:color="FFFFFF"/>
                    <w:left w:val="single" w:sz="2" w:space="12" w:color="FFFFFF"/>
                    <w:bottom w:val="single" w:sz="2" w:space="1" w:color="FFFFFF"/>
                    <w:right w:val="single" w:sz="2" w:space="4" w:color="FFFFFF"/>
                  </w:divBdr>
                  <w:divsChild>
                    <w:div w:id="1032998383">
                      <w:marLeft w:val="0"/>
                      <w:marRight w:val="0"/>
                      <w:marTop w:val="0"/>
                      <w:marBottom w:val="0"/>
                      <w:divBdr>
                        <w:top w:val="none" w:sz="0" w:space="0" w:color="auto"/>
                        <w:left w:val="none" w:sz="0" w:space="0" w:color="auto"/>
                        <w:bottom w:val="none" w:sz="0" w:space="0" w:color="auto"/>
                        <w:right w:val="none" w:sz="0" w:space="0" w:color="auto"/>
                      </w:divBdr>
                    </w:div>
                  </w:divsChild>
                </w:div>
                <w:div w:id="1904489009">
                  <w:marLeft w:val="0"/>
                  <w:marRight w:val="0"/>
                  <w:marTop w:val="0"/>
                  <w:marBottom w:val="0"/>
                  <w:divBdr>
                    <w:top w:val="single" w:sz="2" w:space="1" w:color="FFFFFF"/>
                    <w:left w:val="single" w:sz="2" w:space="12" w:color="FFFFFF"/>
                    <w:bottom w:val="single" w:sz="2" w:space="1" w:color="FFFFFF"/>
                    <w:right w:val="single" w:sz="2" w:space="4" w:color="FFFFFF"/>
                  </w:divBdr>
                  <w:divsChild>
                    <w:div w:id="1727409491">
                      <w:marLeft w:val="0"/>
                      <w:marRight w:val="0"/>
                      <w:marTop w:val="0"/>
                      <w:marBottom w:val="0"/>
                      <w:divBdr>
                        <w:top w:val="none" w:sz="0" w:space="0" w:color="auto"/>
                        <w:left w:val="none" w:sz="0" w:space="0" w:color="auto"/>
                        <w:bottom w:val="none" w:sz="0" w:space="0" w:color="auto"/>
                        <w:right w:val="none" w:sz="0" w:space="0" w:color="auto"/>
                      </w:divBdr>
                    </w:div>
                  </w:divsChild>
                </w:div>
                <w:div w:id="76557841">
                  <w:marLeft w:val="0"/>
                  <w:marRight w:val="0"/>
                  <w:marTop w:val="0"/>
                  <w:marBottom w:val="0"/>
                  <w:divBdr>
                    <w:top w:val="single" w:sz="2" w:space="1" w:color="FFFFFF"/>
                    <w:left w:val="single" w:sz="2" w:space="12" w:color="FFFFFF"/>
                    <w:bottom w:val="single" w:sz="2" w:space="1" w:color="FFFFFF"/>
                    <w:right w:val="single" w:sz="2" w:space="4" w:color="FFFFFF"/>
                  </w:divBdr>
                  <w:divsChild>
                    <w:div w:id="608271265">
                      <w:marLeft w:val="0"/>
                      <w:marRight w:val="0"/>
                      <w:marTop w:val="0"/>
                      <w:marBottom w:val="0"/>
                      <w:divBdr>
                        <w:top w:val="none" w:sz="0" w:space="0" w:color="auto"/>
                        <w:left w:val="none" w:sz="0" w:space="0" w:color="auto"/>
                        <w:bottom w:val="none" w:sz="0" w:space="0" w:color="auto"/>
                        <w:right w:val="none" w:sz="0" w:space="0" w:color="auto"/>
                      </w:divBdr>
                    </w:div>
                  </w:divsChild>
                </w:div>
                <w:div w:id="1540580918">
                  <w:marLeft w:val="0"/>
                  <w:marRight w:val="0"/>
                  <w:marTop w:val="0"/>
                  <w:marBottom w:val="0"/>
                  <w:divBdr>
                    <w:top w:val="single" w:sz="2" w:space="1" w:color="FFFFFF"/>
                    <w:left w:val="single" w:sz="2" w:space="12" w:color="FFFFFF"/>
                    <w:bottom w:val="single" w:sz="2" w:space="1" w:color="FFFFFF"/>
                    <w:right w:val="single" w:sz="2" w:space="4" w:color="FFFFFF"/>
                  </w:divBdr>
                  <w:divsChild>
                    <w:div w:id="1435830512">
                      <w:marLeft w:val="0"/>
                      <w:marRight w:val="0"/>
                      <w:marTop w:val="0"/>
                      <w:marBottom w:val="0"/>
                      <w:divBdr>
                        <w:top w:val="none" w:sz="0" w:space="0" w:color="auto"/>
                        <w:left w:val="none" w:sz="0" w:space="0" w:color="auto"/>
                        <w:bottom w:val="none" w:sz="0" w:space="0" w:color="auto"/>
                        <w:right w:val="none" w:sz="0" w:space="0" w:color="auto"/>
                      </w:divBdr>
                    </w:div>
                  </w:divsChild>
                </w:div>
                <w:div w:id="1468083983">
                  <w:marLeft w:val="0"/>
                  <w:marRight w:val="0"/>
                  <w:marTop w:val="0"/>
                  <w:marBottom w:val="0"/>
                  <w:divBdr>
                    <w:top w:val="single" w:sz="2" w:space="1" w:color="FFFFFF"/>
                    <w:left w:val="single" w:sz="2" w:space="12" w:color="FFFFFF"/>
                    <w:bottom w:val="single" w:sz="2" w:space="4" w:color="FFFFFF"/>
                    <w:right w:val="single" w:sz="2" w:space="4" w:color="FFFFFF"/>
                  </w:divBdr>
                  <w:divsChild>
                    <w:div w:id="10912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868606">
          <w:marLeft w:val="0"/>
          <w:marRight w:val="0"/>
          <w:marTop w:val="0"/>
          <w:marBottom w:val="335"/>
          <w:divBdr>
            <w:top w:val="none" w:sz="0" w:space="0" w:color="auto"/>
            <w:left w:val="none" w:sz="0" w:space="0" w:color="auto"/>
            <w:bottom w:val="none" w:sz="0" w:space="0" w:color="auto"/>
            <w:right w:val="none" w:sz="0" w:space="0" w:color="auto"/>
          </w:divBdr>
          <w:divsChild>
            <w:div w:id="1937202438">
              <w:marLeft w:val="0"/>
              <w:marRight w:val="0"/>
              <w:marTop w:val="0"/>
              <w:marBottom w:val="0"/>
              <w:divBdr>
                <w:top w:val="none" w:sz="0" w:space="0" w:color="auto"/>
                <w:left w:val="none" w:sz="0" w:space="0" w:color="auto"/>
                <w:bottom w:val="none" w:sz="0" w:space="0" w:color="auto"/>
                <w:right w:val="none" w:sz="0" w:space="0" w:color="auto"/>
              </w:divBdr>
              <w:divsChild>
                <w:div w:id="1200051494">
                  <w:marLeft w:val="0"/>
                  <w:marRight w:val="0"/>
                  <w:marTop w:val="0"/>
                  <w:marBottom w:val="0"/>
                  <w:divBdr>
                    <w:top w:val="single" w:sz="2" w:space="4" w:color="FFFFFF"/>
                    <w:left w:val="single" w:sz="2" w:space="12" w:color="FFFFFF"/>
                    <w:bottom w:val="single" w:sz="2" w:space="1" w:color="FFFFFF"/>
                    <w:right w:val="single" w:sz="2" w:space="4" w:color="FFFFFF"/>
                  </w:divBdr>
                  <w:divsChild>
                    <w:div w:id="506408014">
                      <w:marLeft w:val="0"/>
                      <w:marRight w:val="0"/>
                      <w:marTop w:val="0"/>
                      <w:marBottom w:val="0"/>
                      <w:divBdr>
                        <w:top w:val="none" w:sz="0" w:space="0" w:color="auto"/>
                        <w:left w:val="none" w:sz="0" w:space="0" w:color="auto"/>
                        <w:bottom w:val="none" w:sz="0" w:space="0" w:color="auto"/>
                        <w:right w:val="none" w:sz="0" w:space="0" w:color="auto"/>
                      </w:divBdr>
                    </w:div>
                  </w:divsChild>
                </w:div>
                <w:div w:id="1418288840">
                  <w:marLeft w:val="0"/>
                  <w:marRight w:val="0"/>
                  <w:marTop w:val="0"/>
                  <w:marBottom w:val="0"/>
                  <w:divBdr>
                    <w:top w:val="single" w:sz="2" w:space="1" w:color="FFFFFF"/>
                    <w:left w:val="single" w:sz="2" w:space="12" w:color="FFFFFF"/>
                    <w:bottom w:val="single" w:sz="2" w:space="1" w:color="FFFFFF"/>
                    <w:right w:val="single" w:sz="2" w:space="4" w:color="FFFFFF"/>
                  </w:divBdr>
                  <w:divsChild>
                    <w:div w:id="936671686">
                      <w:marLeft w:val="0"/>
                      <w:marRight w:val="0"/>
                      <w:marTop w:val="0"/>
                      <w:marBottom w:val="0"/>
                      <w:divBdr>
                        <w:top w:val="none" w:sz="0" w:space="0" w:color="auto"/>
                        <w:left w:val="none" w:sz="0" w:space="0" w:color="auto"/>
                        <w:bottom w:val="none" w:sz="0" w:space="0" w:color="auto"/>
                        <w:right w:val="none" w:sz="0" w:space="0" w:color="auto"/>
                      </w:divBdr>
                    </w:div>
                  </w:divsChild>
                </w:div>
                <w:div w:id="319895454">
                  <w:marLeft w:val="0"/>
                  <w:marRight w:val="0"/>
                  <w:marTop w:val="0"/>
                  <w:marBottom w:val="0"/>
                  <w:divBdr>
                    <w:top w:val="single" w:sz="2" w:space="1" w:color="FFFFFF"/>
                    <w:left w:val="single" w:sz="2" w:space="12" w:color="FFFFFF"/>
                    <w:bottom w:val="single" w:sz="2" w:space="1" w:color="FFFFFF"/>
                    <w:right w:val="single" w:sz="2" w:space="4" w:color="FFFFFF"/>
                  </w:divBdr>
                  <w:divsChild>
                    <w:div w:id="1041594577">
                      <w:marLeft w:val="0"/>
                      <w:marRight w:val="0"/>
                      <w:marTop w:val="0"/>
                      <w:marBottom w:val="0"/>
                      <w:divBdr>
                        <w:top w:val="none" w:sz="0" w:space="0" w:color="auto"/>
                        <w:left w:val="none" w:sz="0" w:space="0" w:color="auto"/>
                        <w:bottom w:val="none" w:sz="0" w:space="0" w:color="auto"/>
                        <w:right w:val="none" w:sz="0" w:space="0" w:color="auto"/>
                      </w:divBdr>
                    </w:div>
                  </w:divsChild>
                </w:div>
                <w:div w:id="615259223">
                  <w:marLeft w:val="0"/>
                  <w:marRight w:val="0"/>
                  <w:marTop w:val="0"/>
                  <w:marBottom w:val="0"/>
                  <w:divBdr>
                    <w:top w:val="single" w:sz="2" w:space="1" w:color="FFFFFF"/>
                    <w:left w:val="single" w:sz="2" w:space="12" w:color="FFFFFF"/>
                    <w:bottom w:val="single" w:sz="2" w:space="1" w:color="FFFFFF"/>
                    <w:right w:val="single" w:sz="2" w:space="4" w:color="FFFFFF"/>
                  </w:divBdr>
                  <w:divsChild>
                    <w:div w:id="1106194576">
                      <w:marLeft w:val="0"/>
                      <w:marRight w:val="0"/>
                      <w:marTop w:val="0"/>
                      <w:marBottom w:val="0"/>
                      <w:divBdr>
                        <w:top w:val="none" w:sz="0" w:space="0" w:color="auto"/>
                        <w:left w:val="none" w:sz="0" w:space="0" w:color="auto"/>
                        <w:bottom w:val="none" w:sz="0" w:space="0" w:color="auto"/>
                        <w:right w:val="none" w:sz="0" w:space="0" w:color="auto"/>
                      </w:divBdr>
                    </w:div>
                  </w:divsChild>
                </w:div>
                <w:div w:id="268202649">
                  <w:marLeft w:val="0"/>
                  <w:marRight w:val="0"/>
                  <w:marTop w:val="0"/>
                  <w:marBottom w:val="0"/>
                  <w:divBdr>
                    <w:top w:val="single" w:sz="2" w:space="1" w:color="FFFFFF"/>
                    <w:left w:val="single" w:sz="2" w:space="12" w:color="FFFFFF"/>
                    <w:bottom w:val="single" w:sz="2" w:space="1" w:color="FFFFFF"/>
                    <w:right w:val="single" w:sz="2" w:space="4" w:color="FFFFFF"/>
                  </w:divBdr>
                  <w:divsChild>
                    <w:div w:id="1105031873">
                      <w:marLeft w:val="0"/>
                      <w:marRight w:val="0"/>
                      <w:marTop w:val="0"/>
                      <w:marBottom w:val="0"/>
                      <w:divBdr>
                        <w:top w:val="none" w:sz="0" w:space="0" w:color="auto"/>
                        <w:left w:val="none" w:sz="0" w:space="0" w:color="auto"/>
                        <w:bottom w:val="none" w:sz="0" w:space="0" w:color="auto"/>
                        <w:right w:val="none" w:sz="0" w:space="0" w:color="auto"/>
                      </w:divBdr>
                    </w:div>
                  </w:divsChild>
                </w:div>
                <w:div w:id="258410832">
                  <w:marLeft w:val="0"/>
                  <w:marRight w:val="0"/>
                  <w:marTop w:val="0"/>
                  <w:marBottom w:val="0"/>
                  <w:divBdr>
                    <w:top w:val="single" w:sz="2" w:space="1" w:color="FFFFFF"/>
                    <w:left w:val="single" w:sz="2" w:space="12" w:color="FFFFFF"/>
                    <w:bottom w:val="single" w:sz="2" w:space="1" w:color="FFFFFF"/>
                    <w:right w:val="single" w:sz="2" w:space="4" w:color="FFFFFF"/>
                  </w:divBdr>
                  <w:divsChild>
                    <w:div w:id="1858887590">
                      <w:marLeft w:val="0"/>
                      <w:marRight w:val="0"/>
                      <w:marTop w:val="0"/>
                      <w:marBottom w:val="0"/>
                      <w:divBdr>
                        <w:top w:val="none" w:sz="0" w:space="0" w:color="auto"/>
                        <w:left w:val="none" w:sz="0" w:space="0" w:color="auto"/>
                        <w:bottom w:val="none" w:sz="0" w:space="0" w:color="auto"/>
                        <w:right w:val="none" w:sz="0" w:space="0" w:color="auto"/>
                      </w:divBdr>
                    </w:div>
                  </w:divsChild>
                </w:div>
                <w:div w:id="722947537">
                  <w:marLeft w:val="0"/>
                  <w:marRight w:val="0"/>
                  <w:marTop w:val="0"/>
                  <w:marBottom w:val="0"/>
                  <w:divBdr>
                    <w:top w:val="single" w:sz="2" w:space="1" w:color="FFFFFF"/>
                    <w:left w:val="single" w:sz="2" w:space="12" w:color="FFFFFF"/>
                    <w:bottom w:val="single" w:sz="2" w:space="1" w:color="FFFFFF"/>
                    <w:right w:val="single" w:sz="2" w:space="4" w:color="FFFFFF"/>
                  </w:divBdr>
                  <w:divsChild>
                    <w:div w:id="1456872641">
                      <w:marLeft w:val="0"/>
                      <w:marRight w:val="0"/>
                      <w:marTop w:val="0"/>
                      <w:marBottom w:val="0"/>
                      <w:divBdr>
                        <w:top w:val="none" w:sz="0" w:space="0" w:color="auto"/>
                        <w:left w:val="none" w:sz="0" w:space="0" w:color="auto"/>
                        <w:bottom w:val="none" w:sz="0" w:space="0" w:color="auto"/>
                        <w:right w:val="none" w:sz="0" w:space="0" w:color="auto"/>
                      </w:divBdr>
                    </w:div>
                  </w:divsChild>
                </w:div>
                <w:div w:id="1534415331">
                  <w:marLeft w:val="0"/>
                  <w:marRight w:val="0"/>
                  <w:marTop w:val="0"/>
                  <w:marBottom w:val="0"/>
                  <w:divBdr>
                    <w:top w:val="single" w:sz="2" w:space="1" w:color="FFFFFF"/>
                    <w:left w:val="single" w:sz="2" w:space="12" w:color="FFFFFF"/>
                    <w:bottom w:val="single" w:sz="2" w:space="1" w:color="FFFFFF"/>
                    <w:right w:val="single" w:sz="2" w:space="4" w:color="FFFFFF"/>
                  </w:divBdr>
                  <w:divsChild>
                    <w:div w:id="1866626015">
                      <w:marLeft w:val="0"/>
                      <w:marRight w:val="0"/>
                      <w:marTop w:val="0"/>
                      <w:marBottom w:val="0"/>
                      <w:divBdr>
                        <w:top w:val="none" w:sz="0" w:space="0" w:color="auto"/>
                        <w:left w:val="none" w:sz="0" w:space="0" w:color="auto"/>
                        <w:bottom w:val="none" w:sz="0" w:space="0" w:color="auto"/>
                        <w:right w:val="none" w:sz="0" w:space="0" w:color="auto"/>
                      </w:divBdr>
                    </w:div>
                  </w:divsChild>
                </w:div>
                <w:div w:id="774057751">
                  <w:marLeft w:val="0"/>
                  <w:marRight w:val="0"/>
                  <w:marTop w:val="0"/>
                  <w:marBottom w:val="0"/>
                  <w:divBdr>
                    <w:top w:val="single" w:sz="2" w:space="1" w:color="FFFFFF"/>
                    <w:left w:val="single" w:sz="2" w:space="12" w:color="FFFFFF"/>
                    <w:bottom w:val="single" w:sz="2" w:space="1" w:color="FFFFFF"/>
                    <w:right w:val="single" w:sz="2" w:space="4" w:color="FFFFFF"/>
                  </w:divBdr>
                  <w:divsChild>
                    <w:div w:id="152533762">
                      <w:marLeft w:val="0"/>
                      <w:marRight w:val="0"/>
                      <w:marTop w:val="0"/>
                      <w:marBottom w:val="0"/>
                      <w:divBdr>
                        <w:top w:val="none" w:sz="0" w:space="0" w:color="auto"/>
                        <w:left w:val="none" w:sz="0" w:space="0" w:color="auto"/>
                        <w:bottom w:val="none" w:sz="0" w:space="0" w:color="auto"/>
                        <w:right w:val="none" w:sz="0" w:space="0" w:color="auto"/>
                      </w:divBdr>
                    </w:div>
                  </w:divsChild>
                </w:div>
                <w:div w:id="634680071">
                  <w:marLeft w:val="0"/>
                  <w:marRight w:val="0"/>
                  <w:marTop w:val="0"/>
                  <w:marBottom w:val="0"/>
                  <w:divBdr>
                    <w:top w:val="single" w:sz="2" w:space="1" w:color="FFFFFF"/>
                    <w:left w:val="single" w:sz="2" w:space="12" w:color="FFFFFF"/>
                    <w:bottom w:val="single" w:sz="2" w:space="1" w:color="FFFFFF"/>
                    <w:right w:val="single" w:sz="2" w:space="4" w:color="FFFFFF"/>
                  </w:divBdr>
                  <w:divsChild>
                    <w:div w:id="303390180">
                      <w:marLeft w:val="0"/>
                      <w:marRight w:val="0"/>
                      <w:marTop w:val="0"/>
                      <w:marBottom w:val="0"/>
                      <w:divBdr>
                        <w:top w:val="none" w:sz="0" w:space="0" w:color="auto"/>
                        <w:left w:val="none" w:sz="0" w:space="0" w:color="auto"/>
                        <w:bottom w:val="none" w:sz="0" w:space="0" w:color="auto"/>
                        <w:right w:val="none" w:sz="0" w:space="0" w:color="auto"/>
                      </w:divBdr>
                    </w:div>
                  </w:divsChild>
                </w:div>
                <w:div w:id="1131171488">
                  <w:marLeft w:val="0"/>
                  <w:marRight w:val="0"/>
                  <w:marTop w:val="0"/>
                  <w:marBottom w:val="0"/>
                  <w:divBdr>
                    <w:top w:val="single" w:sz="2" w:space="1" w:color="FFFFFF"/>
                    <w:left w:val="single" w:sz="2" w:space="12" w:color="FFFFFF"/>
                    <w:bottom w:val="single" w:sz="2" w:space="1" w:color="FFFFFF"/>
                    <w:right w:val="single" w:sz="2" w:space="4" w:color="FFFFFF"/>
                  </w:divBdr>
                  <w:divsChild>
                    <w:div w:id="2008173465">
                      <w:marLeft w:val="0"/>
                      <w:marRight w:val="0"/>
                      <w:marTop w:val="0"/>
                      <w:marBottom w:val="0"/>
                      <w:divBdr>
                        <w:top w:val="none" w:sz="0" w:space="0" w:color="auto"/>
                        <w:left w:val="none" w:sz="0" w:space="0" w:color="auto"/>
                        <w:bottom w:val="none" w:sz="0" w:space="0" w:color="auto"/>
                        <w:right w:val="none" w:sz="0" w:space="0" w:color="auto"/>
                      </w:divBdr>
                    </w:div>
                  </w:divsChild>
                </w:div>
                <w:div w:id="55058014">
                  <w:marLeft w:val="0"/>
                  <w:marRight w:val="0"/>
                  <w:marTop w:val="0"/>
                  <w:marBottom w:val="0"/>
                  <w:divBdr>
                    <w:top w:val="single" w:sz="2" w:space="1" w:color="FFFFFF"/>
                    <w:left w:val="single" w:sz="2" w:space="12" w:color="FFFFFF"/>
                    <w:bottom w:val="single" w:sz="2" w:space="1" w:color="FFFFFF"/>
                    <w:right w:val="single" w:sz="2" w:space="4" w:color="FFFFFF"/>
                  </w:divBdr>
                  <w:divsChild>
                    <w:div w:id="1602377727">
                      <w:marLeft w:val="0"/>
                      <w:marRight w:val="0"/>
                      <w:marTop w:val="0"/>
                      <w:marBottom w:val="0"/>
                      <w:divBdr>
                        <w:top w:val="none" w:sz="0" w:space="0" w:color="auto"/>
                        <w:left w:val="none" w:sz="0" w:space="0" w:color="auto"/>
                        <w:bottom w:val="none" w:sz="0" w:space="0" w:color="auto"/>
                        <w:right w:val="none" w:sz="0" w:space="0" w:color="auto"/>
                      </w:divBdr>
                    </w:div>
                  </w:divsChild>
                </w:div>
                <w:div w:id="369838161">
                  <w:marLeft w:val="0"/>
                  <w:marRight w:val="0"/>
                  <w:marTop w:val="0"/>
                  <w:marBottom w:val="0"/>
                  <w:divBdr>
                    <w:top w:val="single" w:sz="2" w:space="1" w:color="FFFFFF"/>
                    <w:left w:val="single" w:sz="2" w:space="12" w:color="FFFFFF"/>
                    <w:bottom w:val="single" w:sz="2" w:space="1" w:color="FFFFFF"/>
                    <w:right w:val="single" w:sz="2" w:space="4" w:color="FFFFFF"/>
                  </w:divBdr>
                  <w:divsChild>
                    <w:div w:id="337120464">
                      <w:marLeft w:val="0"/>
                      <w:marRight w:val="0"/>
                      <w:marTop w:val="0"/>
                      <w:marBottom w:val="0"/>
                      <w:divBdr>
                        <w:top w:val="none" w:sz="0" w:space="0" w:color="auto"/>
                        <w:left w:val="none" w:sz="0" w:space="0" w:color="auto"/>
                        <w:bottom w:val="none" w:sz="0" w:space="0" w:color="auto"/>
                        <w:right w:val="none" w:sz="0" w:space="0" w:color="auto"/>
                      </w:divBdr>
                    </w:div>
                  </w:divsChild>
                </w:div>
                <w:div w:id="2086606725">
                  <w:marLeft w:val="0"/>
                  <w:marRight w:val="0"/>
                  <w:marTop w:val="0"/>
                  <w:marBottom w:val="0"/>
                  <w:divBdr>
                    <w:top w:val="single" w:sz="2" w:space="1" w:color="FFFFFF"/>
                    <w:left w:val="single" w:sz="2" w:space="12" w:color="FFFFFF"/>
                    <w:bottom w:val="single" w:sz="2" w:space="1" w:color="FFFFFF"/>
                    <w:right w:val="single" w:sz="2" w:space="4" w:color="FFFFFF"/>
                  </w:divBdr>
                  <w:divsChild>
                    <w:div w:id="1766654362">
                      <w:marLeft w:val="0"/>
                      <w:marRight w:val="0"/>
                      <w:marTop w:val="0"/>
                      <w:marBottom w:val="0"/>
                      <w:divBdr>
                        <w:top w:val="none" w:sz="0" w:space="0" w:color="auto"/>
                        <w:left w:val="none" w:sz="0" w:space="0" w:color="auto"/>
                        <w:bottom w:val="none" w:sz="0" w:space="0" w:color="auto"/>
                        <w:right w:val="none" w:sz="0" w:space="0" w:color="auto"/>
                      </w:divBdr>
                    </w:div>
                  </w:divsChild>
                </w:div>
                <w:div w:id="282078054">
                  <w:marLeft w:val="0"/>
                  <w:marRight w:val="0"/>
                  <w:marTop w:val="0"/>
                  <w:marBottom w:val="0"/>
                  <w:divBdr>
                    <w:top w:val="single" w:sz="2" w:space="1" w:color="FFFFFF"/>
                    <w:left w:val="single" w:sz="2" w:space="12" w:color="FFFFFF"/>
                    <w:bottom w:val="single" w:sz="2" w:space="1" w:color="FFFFFF"/>
                    <w:right w:val="single" w:sz="2" w:space="4" w:color="FFFFFF"/>
                  </w:divBdr>
                  <w:divsChild>
                    <w:div w:id="1285817505">
                      <w:marLeft w:val="0"/>
                      <w:marRight w:val="0"/>
                      <w:marTop w:val="0"/>
                      <w:marBottom w:val="0"/>
                      <w:divBdr>
                        <w:top w:val="none" w:sz="0" w:space="0" w:color="auto"/>
                        <w:left w:val="none" w:sz="0" w:space="0" w:color="auto"/>
                        <w:bottom w:val="none" w:sz="0" w:space="0" w:color="auto"/>
                        <w:right w:val="none" w:sz="0" w:space="0" w:color="auto"/>
                      </w:divBdr>
                    </w:div>
                  </w:divsChild>
                </w:div>
                <w:div w:id="1207260625">
                  <w:marLeft w:val="0"/>
                  <w:marRight w:val="0"/>
                  <w:marTop w:val="0"/>
                  <w:marBottom w:val="0"/>
                  <w:divBdr>
                    <w:top w:val="single" w:sz="2" w:space="1" w:color="FFFFFF"/>
                    <w:left w:val="single" w:sz="2" w:space="12" w:color="FFFFFF"/>
                    <w:bottom w:val="single" w:sz="2" w:space="1" w:color="FFFFFF"/>
                    <w:right w:val="single" w:sz="2" w:space="4" w:color="FFFFFF"/>
                  </w:divBdr>
                  <w:divsChild>
                    <w:div w:id="1946571050">
                      <w:marLeft w:val="0"/>
                      <w:marRight w:val="0"/>
                      <w:marTop w:val="0"/>
                      <w:marBottom w:val="0"/>
                      <w:divBdr>
                        <w:top w:val="none" w:sz="0" w:space="0" w:color="auto"/>
                        <w:left w:val="none" w:sz="0" w:space="0" w:color="auto"/>
                        <w:bottom w:val="none" w:sz="0" w:space="0" w:color="auto"/>
                        <w:right w:val="none" w:sz="0" w:space="0" w:color="auto"/>
                      </w:divBdr>
                    </w:div>
                  </w:divsChild>
                </w:div>
                <w:div w:id="1867521099">
                  <w:marLeft w:val="0"/>
                  <w:marRight w:val="0"/>
                  <w:marTop w:val="0"/>
                  <w:marBottom w:val="0"/>
                  <w:divBdr>
                    <w:top w:val="single" w:sz="2" w:space="1" w:color="FFFFFF"/>
                    <w:left w:val="single" w:sz="2" w:space="12" w:color="FFFFFF"/>
                    <w:bottom w:val="single" w:sz="2" w:space="1" w:color="FFFFFF"/>
                    <w:right w:val="single" w:sz="2" w:space="4" w:color="FFFFFF"/>
                  </w:divBdr>
                  <w:divsChild>
                    <w:div w:id="1502231576">
                      <w:marLeft w:val="0"/>
                      <w:marRight w:val="0"/>
                      <w:marTop w:val="0"/>
                      <w:marBottom w:val="0"/>
                      <w:divBdr>
                        <w:top w:val="none" w:sz="0" w:space="0" w:color="auto"/>
                        <w:left w:val="none" w:sz="0" w:space="0" w:color="auto"/>
                        <w:bottom w:val="none" w:sz="0" w:space="0" w:color="auto"/>
                        <w:right w:val="none" w:sz="0" w:space="0" w:color="auto"/>
                      </w:divBdr>
                    </w:div>
                  </w:divsChild>
                </w:div>
                <w:div w:id="396829225">
                  <w:marLeft w:val="0"/>
                  <w:marRight w:val="0"/>
                  <w:marTop w:val="0"/>
                  <w:marBottom w:val="0"/>
                  <w:divBdr>
                    <w:top w:val="single" w:sz="2" w:space="1" w:color="FFFFFF"/>
                    <w:left w:val="single" w:sz="2" w:space="12" w:color="FFFFFF"/>
                    <w:bottom w:val="single" w:sz="2" w:space="1" w:color="FFFFFF"/>
                    <w:right w:val="single" w:sz="2" w:space="4" w:color="FFFFFF"/>
                  </w:divBdr>
                  <w:divsChild>
                    <w:div w:id="83965419">
                      <w:marLeft w:val="0"/>
                      <w:marRight w:val="0"/>
                      <w:marTop w:val="0"/>
                      <w:marBottom w:val="0"/>
                      <w:divBdr>
                        <w:top w:val="none" w:sz="0" w:space="0" w:color="auto"/>
                        <w:left w:val="none" w:sz="0" w:space="0" w:color="auto"/>
                        <w:bottom w:val="none" w:sz="0" w:space="0" w:color="auto"/>
                        <w:right w:val="none" w:sz="0" w:space="0" w:color="auto"/>
                      </w:divBdr>
                    </w:div>
                  </w:divsChild>
                </w:div>
                <w:div w:id="1150293519">
                  <w:marLeft w:val="0"/>
                  <w:marRight w:val="0"/>
                  <w:marTop w:val="0"/>
                  <w:marBottom w:val="0"/>
                  <w:divBdr>
                    <w:top w:val="single" w:sz="2" w:space="1" w:color="FFFFFF"/>
                    <w:left w:val="single" w:sz="2" w:space="12" w:color="FFFFFF"/>
                    <w:bottom w:val="single" w:sz="2" w:space="1" w:color="FFFFFF"/>
                    <w:right w:val="single" w:sz="2" w:space="4" w:color="FFFFFF"/>
                  </w:divBdr>
                  <w:divsChild>
                    <w:div w:id="387268654">
                      <w:marLeft w:val="0"/>
                      <w:marRight w:val="0"/>
                      <w:marTop w:val="0"/>
                      <w:marBottom w:val="0"/>
                      <w:divBdr>
                        <w:top w:val="none" w:sz="0" w:space="0" w:color="auto"/>
                        <w:left w:val="none" w:sz="0" w:space="0" w:color="auto"/>
                        <w:bottom w:val="none" w:sz="0" w:space="0" w:color="auto"/>
                        <w:right w:val="none" w:sz="0" w:space="0" w:color="auto"/>
                      </w:divBdr>
                    </w:div>
                  </w:divsChild>
                </w:div>
                <w:div w:id="1916623207">
                  <w:marLeft w:val="0"/>
                  <w:marRight w:val="0"/>
                  <w:marTop w:val="0"/>
                  <w:marBottom w:val="0"/>
                  <w:divBdr>
                    <w:top w:val="single" w:sz="2" w:space="1" w:color="FFFFFF"/>
                    <w:left w:val="single" w:sz="2" w:space="12" w:color="FFFFFF"/>
                    <w:bottom w:val="single" w:sz="2" w:space="4" w:color="FFFFFF"/>
                    <w:right w:val="single" w:sz="2" w:space="4" w:color="FFFFFF"/>
                  </w:divBdr>
                  <w:divsChild>
                    <w:div w:id="1377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972878">
      <w:bodyDiv w:val="1"/>
      <w:marLeft w:val="0"/>
      <w:marRight w:val="0"/>
      <w:marTop w:val="0"/>
      <w:marBottom w:val="0"/>
      <w:divBdr>
        <w:top w:val="none" w:sz="0" w:space="0" w:color="auto"/>
        <w:left w:val="none" w:sz="0" w:space="0" w:color="auto"/>
        <w:bottom w:val="none" w:sz="0" w:space="0" w:color="auto"/>
        <w:right w:val="none" w:sz="0" w:space="0" w:color="auto"/>
      </w:divBdr>
      <w:divsChild>
        <w:div w:id="681467959">
          <w:marLeft w:val="0"/>
          <w:marRight w:val="0"/>
          <w:marTop w:val="0"/>
          <w:marBottom w:val="0"/>
          <w:divBdr>
            <w:top w:val="none" w:sz="0" w:space="0" w:color="auto"/>
            <w:left w:val="none" w:sz="0" w:space="0" w:color="auto"/>
            <w:bottom w:val="none" w:sz="0" w:space="0" w:color="auto"/>
            <w:right w:val="none" w:sz="0" w:space="0" w:color="auto"/>
          </w:divBdr>
        </w:div>
        <w:div w:id="1840272656">
          <w:marLeft w:val="0"/>
          <w:marRight w:val="0"/>
          <w:marTop w:val="0"/>
          <w:marBottom w:val="335"/>
          <w:divBdr>
            <w:top w:val="none" w:sz="0" w:space="0" w:color="auto"/>
            <w:left w:val="none" w:sz="0" w:space="0" w:color="auto"/>
            <w:bottom w:val="none" w:sz="0" w:space="0" w:color="auto"/>
            <w:right w:val="none" w:sz="0" w:space="0" w:color="auto"/>
          </w:divBdr>
          <w:divsChild>
            <w:div w:id="1378698905">
              <w:marLeft w:val="0"/>
              <w:marRight w:val="0"/>
              <w:marTop w:val="0"/>
              <w:marBottom w:val="0"/>
              <w:divBdr>
                <w:top w:val="none" w:sz="0" w:space="0" w:color="auto"/>
                <w:left w:val="none" w:sz="0" w:space="0" w:color="auto"/>
                <w:bottom w:val="none" w:sz="0" w:space="0" w:color="auto"/>
                <w:right w:val="none" w:sz="0" w:space="0" w:color="auto"/>
              </w:divBdr>
              <w:divsChild>
                <w:div w:id="101612156">
                  <w:marLeft w:val="0"/>
                  <w:marRight w:val="0"/>
                  <w:marTop w:val="0"/>
                  <w:marBottom w:val="0"/>
                  <w:divBdr>
                    <w:top w:val="single" w:sz="2" w:space="4" w:color="FFFFFF"/>
                    <w:left w:val="single" w:sz="2" w:space="12" w:color="FFFFFF"/>
                    <w:bottom w:val="single" w:sz="2" w:space="1" w:color="FFFFFF"/>
                    <w:right w:val="single" w:sz="2" w:space="4" w:color="FFFFFF"/>
                  </w:divBdr>
                  <w:divsChild>
                    <w:div w:id="1370839884">
                      <w:marLeft w:val="0"/>
                      <w:marRight w:val="0"/>
                      <w:marTop w:val="0"/>
                      <w:marBottom w:val="0"/>
                      <w:divBdr>
                        <w:top w:val="none" w:sz="0" w:space="0" w:color="auto"/>
                        <w:left w:val="none" w:sz="0" w:space="0" w:color="auto"/>
                        <w:bottom w:val="none" w:sz="0" w:space="0" w:color="auto"/>
                        <w:right w:val="none" w:sz="0" w:space="0" w:color="auto"/>
                      </w:divBdr>
                    </w:div>
                  </w:divsChild>
                </w:div>
                <w:div w:id="1501265510">
                  <w:marLeft w:val="0"/>
                  <w:marRight w:val="0"/>
                  <w:marTop w:val="0"/>
                  <w:marBottom w:val="0"/>
                  <w:divBdr>
                    <w:top w:val="single" w:sz="2" w:space="1" w:color="FFFFFF"/>
                    <w:left w:val="single" w:sz="2" w:space="12" w:color="FFFFFF"/>
                    <w:bottom w:val="single" w:sz="2" w:space="1" w:color="FFFFFF"/>
                    <w:right w:val="single" w:sz="2" w:space="4" w:color="FFFFFF"/>
                  </w:divBdr>
                  <w:divsChild>
                    <w:div w:id="296029417">
                      <w:marLeft w:val="0"/>
                      <w:marRight w:val="0"/>
                      <w:marTop w:val="0"/>
                      <w:marBottom w:val="0"/>
                      <w:divBdr>
                        <w:top w:val="none" w:sz="0" w:space="0" w:color="auto"/>
                        <w:left w:val="none" w:sz="0" w:space="0" w:color="auto"/>
                        <w:bottom w:val="none" w:sz="0" w:space="0" w:color="auto"/>
                        <w:right w:val="none" w:sz="0" w:space="0" w:color="auto"/>
                      </w:divBdr>
                    </w:div>
                  </w:divsChild>
                </w:div>
                <w:div w:id="1797673802">
                  <w:marLeft w:val="0"/>
                  <w:marRight w:val="0"/>
                  <w:marTop w:val="0"/>
                  <w:marBottom w:val="0"/>
                  <w:divBdr>
                    <w:top w:val="single" w:sz="2" w:space="1" w:color="FFFFFF"/>
                    <w:left w:val="single" w:sz="2" w:space="12" w:color="FFFFFF"/>
                    <w:bottom w:val="single" w:sz="2" w:space="1" w:color="FFFFFF"/>
                    <w:right w:val="single" w:sz="2" w:space="4" w:color="FFFFFF"/>
                  </w:divBdr>
                  <w:divsChild>
                    <w:div w:id="1080492485">
                      <w:marLeft w:val="0"/>
                      <w:marRight w:val="0"/>
                      <w:marTop w:val="0"/>
                      <w:marBottom w:val="0"/>
                      <w:divBdr>
                        <w:top w:val="none" w:sz="0" w:space="0" w:color="auto"/>
                        <w:left w:val="none" w:sz="0" w:space="0" w:color="auto"/>
                        <w:bottom w:val="none" w:sz="0" w:space="0" w:color="auto"/>
                        <w:right w:val="none" w:sz="0" w:space="0" w:color="auto"/>
                      </w:divBdr>
                    </w:div>
                  </w:divsChild>
                </w:div>
                <w:div w:id="1121925279">
                  <w:marLeft w:val="0"/>
                  <w:marRight w:val="0"/>
                  <w:marTop w:val="0"/>
                  <w:marBottom w:val="0"/>
                  <w:divBdr>
                    <w:top w:val="single" w:sz="2" w:space="1" w:color="FFFFFF"/>
                    <w:left w:val="single" w:sz="2" w:space="12" w:color="FFFFFF"/>
                    <w:bottom w:val="single" w:sz="2" w:space="1" w:color="FFFFFF"/>
                    <w:right w:val="single" w:sz="2" w:space="4" w:color="FFFFFF"/>
                  </w:divBdr>
                  <w:divsChild>
                    <w:div w:id="1794206052">
                      <w:marLeft w:val="0"/>
                      <w:marRight w:val="0"/>
                      <w:marTop w:val="0"/>
                      <w:marBottom w:val="0"/>
                      <w:divBdr>
                        <w:top w:val="none" w:sz="0" w:space="0" w:color="auto"/>
                        <w:left w:val="none" w:sz="0" w:space="0" w:color="auto"/>
                        <w:bottom w:val="none" w:sz="0" w:space="0" w:color="auto"/>
                        <w:right w:val="none" w:sz="0" w:space="0" w:color="auto"/>
                      </w:divBdr>
                    </w:div>
                  </w:divsChild>
                </w:div>
                <w:div w:id="878586413">
                  <w:marLeft w:val="0"/>
                  <w:marRight w:val="0"/>
                  <w:marTop w:val="0"/>
                  <w:marBottom w:val="0"/>
                  <w:divBdr>
                    <w:top w:val="single" w:sz="2" w:space="1" w:color="FFFFFF"/>
                    <w:left w:val="single" w:sz="2" w:space="12" w:color="FFFFFF"/>
                    <w:bottom w:val="single" w:sz="2" w:space="1" w:color="FFFFFF"/>
                    <w:right w:val="single" w:sz="2" w:space="4" w:color="FFFFFF"/>
                  </w:divBdr>
                  <w:divsChild>
                    <w:div w:id="843126003">
                      <w:marLeft w:val="0"/>
                      <w:marRight w:val="0"/>
                      <w:marTop w:val="0"/>
                      <w:marBottom w:val="0"/>
                      <w:divBdr>
                        <w:top w:val="none" w:sz="0" w:space="0" w:color="auto"/>
                        <w:left w:val="none" w:sz="0" w:space="0" w:color="auto"/>
                        <w:bottom w:val="none" w:sz="0" w:space="0" w:color="auto"/>
                        <w:right w:val="none" w:sz="0" w:space="0" w:color="auto"/>
                      </w:divBdr>
                    </w:div>
                  </w:divsChild>
                </w:div>
                <w:div w:id="1717242628">
                  <w:marLeft w:val="0"/>
                  <w:marRight w:val="0"/>
                  <w:marTop w:val="0"/>
                  <w:marBottom w:val="0"/>
                  <w:divBdr>
                    <w:top w:val="single" w:sz="2" w:space="1" w:color="FFFFFF"/>
                    <w:left w:val="single" w:sz="2" w:space="12" w:color="FFFFFF"/>
                    <w:bottom w:val="single" w:sz="2" w:space="1" w:color="FFFFFF"/>
                    <w:right w:val="single" w:sz="2" w:space="4" w:color="FFFFFF"/>
                  </w:divBdr>
                  <w:divsChild>
                    <w:div w:id="369570906">
                      <w:marLeft w:val="0"/>
                      <w:marRight w:val="0"/>
                      <w:marTop w:val="0"/>
                      <w:marBottom w:val="0"/>
                      <w:divBdr>
                        <w:top w:val="none" w:sz="0" w:space="0" w:color="auto"/>
                        <w:left w:val="none" w:sz="0" w:space="0" w:color="auto"/>
                        <w:bottom w:val="none" w:sz="0" w:space="0" w:color="auto"/>
                        <w:right w:val="none" w:sz="0" w:space="0" w:color="auto"/>
                      </w:divBdr>
                    </w:div>
                  </w:divsChild>
                </w:div>
                <w:div w:id="7098571">
                  <w:marLeft w:val="0"/>
                  <w:marRight w:val="0"/>
                  <w:marTop w:val="0"/>
                  <w:marBottom w:val="0"/>
                  <w:divBdr>
                    <w:top w:val="single" w:sz="2" w:space="1" w:color="FFFFFF"/>
                    <w:left w:val="single" w:sz="2" w:space="12" w:color="FFFFFF"/>
                    <w:bottom w:val="single" w:sz="2" w:space="1" w:color="FFFFFF"/>
                    <w:right w:val="single" w:sz="2" w:space="4" w:color="FFFFFF"/>
                  </w:divBdr>
                  <w:divsChild>
                    <w:div w:id="434834499">
                      <w:marLeft w:val="0"/>
                      <w:marRight w:val="0"/>
                      <w:marTop w:val="0"/>
                      <w:marBottom w:val="0"/>
                      <w:divBdr>
                        <w:top w:val="none" w:sz="0" w:space="0" w:color="auto"/>
                        <w:left w:val="none" w:sz="0" w:space="0" w:color="auto"/>
                        <w:bottom w:val="none" w:sz="0" w:space="0" w:color="auto"/>
                        <w:right w:val="none" w:sz="0" w:space="0" w:color="auto"/>
                      </w:divBdr>
                    </w:div>
                  </w:divsChild>
                </w:div>
                <w:div w:id="1848015129">
                  <w:marLeft w:val="0"/>
                  <w:marRight w:val="0"/>
                  <w:marTop w:val="0"/>
                  <w:marBottom w:val="0"/>
                  <w:divBdr>
                    <w:top w:val="single" w:sz="2" w:space="1" w:color="FFFFFF"/>
                    <w:left w:val="single" w:sz="2" w:space="12" w:color="FFFFFF"/>
                    <w:bottom w:val="single" w:sz="2" w:space="1" w:color="FFFFFF"/>
                    <w:right w:val="single" w:sz="2" w:space="4" w:color="FFFFFF"/>
                  </w:divBdr>
                  <w:divsChild>
                    <w:div w:id="296837113">
                      <w:marLeft w:val="0"/>
                      <w:marRight w:val="0"/>
                      <w:marTop w:val="0"/>
                      <w:marBottom w:val="0"/>
                      <w:divBdr>
                        <w:top w:val="none" w:sz="0" w:space="0" w:color="auto"/>
                        <w:left w:val="none" w:sz="0" w:space="0" w:color="auto"/>
                        <w:bottom w:val="none" w:sz="0" w:space="0" w:color="auto"/>
                        <w:right w:val="none" w:sz="0" w:space="0" w:color="auto"/>
                      </w:divBdr>
                    </w:div>
                  </w:divsChild>
                </w:div>
                <w:div w:id="492528844">
                  <w:marLeft w:val="0"/>
                  <w:marRight w:val="0"/>
                  <w:marTop w:val="0"/>
                  <w:marBottom w:val="0"/>
                  <w:divBdr>
                    <w:top w:val="single" w:sz="2" w:space="1" w:color="FFFFFF"/>
                    <w:left w:val="single" w:sz="2" w:space="12" w:color="FFFFFF"/>
                    <w:bottom w:val="single" w:sz="2" w:space="1" w:color="FFFFFF"/>
                    <w:right w:val="single" w:sz="2" w:space="4" w:color="FFFFFF"/>
                  </w:divBdr>
                  <w:divsChild>
                    <w:div w:id="1545753463">
                      <w:marLeft w:val="0"/>
                      <w:marRight w:val="0"/>
                      <w:marTop w:val="0"/>
                      <w:marBottom w:val="0"/>
                      <w:divBdr>
                        <w:top w:val="none" w:sz="0" w:space="0" w:color="auto"/>
                        <w:left w:val="none" w:sz="0" w:space="0" w:color="auto"/>
                        <w:bottom w:val="none" w:sz="0" w:space="0" w:color="auto"/>
                        <w:right w:val="none" w:sz="0" w:space="0" w:color="auto"/>
                      </w:divBdr>
                    </w:div>
                  </w:divsChild>
                </w:div>
                <w:div w:id="1442232">
                  <w:marLeft w:val="0"/>
                  <w:marRight w:val="0"/>
                  <w:marTop w:val="0"/>
                  <w:marBottom w:val="0"/>
                  <w:divBdr>
                    <w:top w:val="single" w:sz="2" w:space="1" w:color="FFFFFF"/>
                    <w:left w:val="single" w:sz="2" w:space="12" w:color="FFFFFF"/>
                    <w:bottom w:val="single" w:sz="2" w:space="1" w:color="FFFFFF"/>
                    <w:right w:val="single" w:sz="2" w:space="4" w:color="FFFFFF"/>
                  </w:divBdr>
                  <w:divsChild>
                    <w:div w:id="328021336">
                      <w:marLeft w:val="0"/>
                      <w:marRight w:val="0"/>
                      <w:marTop w:val="0"/>
                      <w:marBottom w:val="0"/>
                      <w:divBdr>
                        <w:top w:val="none" w:sz="0" w:space="0" w:color="auto"/>
                        <w:left w:val="none" w:sz="0" w:space="0" w:color="auto"/>
                        <w:bottom w:val="none" w:sz="0" w:space="0" w:color="auto"/>
                        <w:right w:val="none" w:sz="0" w:space="0" w:color="auto"/>
                      </w:divBdr>
                    </w:div>
                  </w:divsChild>
                </w:div>
                <w:div w:id="1250965088">
                  <w:marLeft w:val="0"/>
                  <w:marRight w:val="0"/>
                  <w:marTop w:val="0"/>
                  <w:marBottom w:val="0"/>
                  <w:divBdr>
                    <w:top w:val="single" w:sz="2" w:space="1" w:color="FFFFFF"/>
                    <w:left w:val="single" w:sz="2" w:space="12" w:color="FFFFFF"/>
                    <w:bottom w:val="single" w:sz="2" w:space="1" w:color="FFFFFF"/>
                    <w:right w:val="single" w:sz="2" w:space="4" w:color="FFFFFF"/>
                  </w:divBdr>
                  <w:divsChild>
                    <w:div w:id="152765362">
                      <w:marLeft w:val="0"/>
                      <w:marRight w:val="0"/>
                      <w:marTop w:val="0"/>
                      <w:marBottom w:val="0"/>
                      <w:divBdr>
                        <w:top w:val="none" w:sz="0" w:space="0" w:color="auto"/>
                        <w:left w:val="none" w:sz="0" w:space="0" w:color="auto"/>
                        <w:bottom w:val="none" w:sz="0" w:space="0" w:color="auto"/>
                        <w:right w:val="none" w:sz="0" w:space="0" w:color="auto"/>
                      </w:divBdr>
                    </w:div>
                  </w:divsChild>
                </w:div>
                <w:div w:id="1663125180">
                  <w:marLeft w:val="0"/>
                  <w:marRight w:val="0"/>
                  <w:marTop w:val="0"/>
                  <w:marBottom w:val="0"/>
                  <w:divBdr>
                    <w:top w:val="single" w:sz="2" w:space="1" w:color="FFFFFF"/>
                    <w:left w:val="single" w:sz="2" w:space="12" w:color="FFFFFF"/>
                    <w:bottom w:val="single" w:sz="2" w:space="1" w:color="FFFFFF"/>
                    <w:right w:val="single" w:sz="2" w:space="4" w:color="FFFFFF"/>
                  </w:divBdr>
                  <w:divsChild>
                    <w:div w:id="195851261">
                      <w:marLeft w:val="0"/>
                      <w:marRight w:val="0"/>
                      <w:marTop w:val="0"/>
                      <w:marBottom w:val="0"/>
                      <w:divBdr>
                        <w:top w:val="none" w:sz="0" w:space="0" w:color="auto"/>
                        <w:left w:val="none" w:sz="0" w:space="0" w:color="auto"/>
                        <w:bottom w:val="none" w:sz="0" w:space="0" w:color="auto"/>
                        <w:right w:val="none" w:sz="0" w:space="0" w:color="auto"/>
                      </w:divBdr>
                    </w:div>
                  </w:divsChild>
                </w:div>
                <w:div w:id="1867477486">
                  <w:marLeft w:val="0"/>
                  <w:marRight w:val="0"/>
                  <w:marTop w:val="0"/>
                  <w:marBottom w:val="0"/>
                  <w:divBdr>
                    <w:top w:val="single" w:sz="2" w:space="1" w:color="FFFFFF"/>
                    <w:left w:val="single" w:sz="2" w:space="12" w:color="FFFFFF"/>
                    <w:bottom w:val="single" w:sz="2" w:space="1" w:color="FFFFFF"/>
                    <w:right w:val="single" w:sz="2" w:space="4" w:color="FFFFFF"/>
                  </w:divBdr>
                  <w:divsChild>
                    <w:div w:id="1206604412">
                      <w:marLeft w:val="0"/>
                      <w:marRight w:val="0"/>
                      <w:marTop w:val="0"/>
                      <w:marBottom w:val="0"/>
                      <w:divBdr>
                        <w:top w:val="none" w:sz="0" w:space="0" w:color="auto"/>
                        <w:left w:val="none" w:sz="0" w:space="0" w:color="auto"/>
                        <w:bottom w:val="none" w:sz="0" w:space="0" w:color="auto"/>
                        <w:right w:val="none" w:sz="0" w:space="0" w:color="auto"/>
                      </w:divBdr>
                    </w:div>
                  </w:divsChild>
                </w:div>
                <w:div w:id="391126164">
                  <w:marLeft w:val="0"/>
                  <w:marRight w:val="0"/>
                  <w:marTop w:val="0"/>
                  <w:marBottom w:val="0"/>
                  <w:divBdr>
                    <w:top w:val="single" w:sz="2" w:space="1" w:color="FFFFFF"/>
                    <w:left w:val="single" w:sz="2" w:space="12" w:color="FFFFFF"/>
                    <w:bottom w:val="single" w:sz="2" w:space="1" w:color="FFFFFF"/>
                    <w:right w:val="single" w:sz="2" w:space="4" w:color="FFFFFF"/>
                  </w:divBdr>
                  <w:divsChild>
                    <w:div w:id="1644457302">
                      <w:marLeft w:val="0"/>
                      <w:marRight w:val="0"/>
                      <w:marTop w:val="0"/>
                      <w:marBottom w:val="0"/>
                      <w:divBdr>
                        <w:top w:val="none" w:sz="0" w:space="0" w:color="auto"/>
                        <w:left w:val="none" w:sz="0" w:space="0" w:color="auto"/>
                        <w:bottom w:val="none" w:sz="0" w:space="0" w:color="auto"/>
                        <w:right w:val="none" w:sz="0" w:space="0" w:color="auto"/>
                      </w:divBdr>
                    </w:div>
                  </w:divsChild>
                </w:div>
                <w:div w:id="730344253">
                  <w:marLeft w:val="0"/>
                  <w:marRight w:val="0"/>
                  <w:marTop w:val="0"/>
                  <w:marBottom w:val="0"/>
                  <w:divBdr>
                    <w:top w:val="single" w:sz="2" w:space="1" w:color="FFFFFF"/>
                    <w:left w:val="single" w:sz="2" w:space="12" w:color="FFFFFF"/>
                    <w:bottom w:val="single" w:sz="2" w:space="1" w:color="FFFFFF"/>
                    <w:right w:val="single" w:sz="2" w:space="4" w:color="FFFFFF"/>
                  </w:divBdr>
                  <w:divsChild>
                    <w:div w:id="1633099025">
                      <w:marLeft w:val="0"/>
                      <w:marRight w:val="0"/>
                      <w:marTop w:val="0"/>
                      <w:marBottom w:val="0"/>
                      <w:divBdr>
                        <w:top w:val="none" w:sz="0" w:space="0" w:color="auto"/>
                        <w:left w:val="none" w:sz="0" w:space="0" w:color="auto"/>
                        <w:bottom w:val="none" w:sz="0" w:space="0" w:color="auto"/>
                        <w:right w:val="none" w:sz="0" w:space="0" w:color="auto"/>
                      </w:divBdr>
                    </w:div>
                  </w:divsChild>
                </w:div>
                <w:div w:id="613944720">
                  <w:marLeft w:val="0"/>
                  <w:marRight w:val="0"/>
                  <w:marTop w:val="0"/>
                  <w:marBottom w:val="0"/>
                  <w:divBdr>
                    <w:top w:val="single" w:sz="2" w:space="1" w:color="FFFFFF"/>
                    <w:left w:val="single" w:sz="2" w:space="12" w:color="FFFFFF"/>
                    <w:bottom w:val="single" w:sz="2" w:space="1" w:color="FFFFFF"/>
                    <w:right w:val="single" w:sz="2" w:space="4" w:color="FFFFFF"/>
                  </w:divBdr>
                  <w:divsChild>
                    <w:div w:id="1210066210">
                      <w:marLeft w:val="0"/>
                      <w:marRight w:val="0"/>
                      <w:marTop w:val="0"/>
                      <w:marBottom w:val="0"/>
                      <w:divBdr>
                        <w:top w:val="none" w:sz="0" w:space="0" w:color="auto"/>
                        <w:left w:val="none" w:sz="0" w:space="0" w:color="auto"/>
                        <w:bottom w:val="none" w:sz="0" w:space="0" w:color="auto"/>
                        <w:right w:val="none" w:sz="0" w:space="0" w:color="auto"/>
                      </w:divBdr>
                    </w:div>
                  </w:divsChild>
                </w:div>
                <w:div w:id="219753067">
                  <w:marLeft w:val="0"/>
                  <w:marRight w:val="0"/>
                  <w:marTop w:val="0"/>
                  <w:marBottom w:val="0"/>
                  <w:divBdr>
                    <w:top w:val="single" w:sz="2" w:space="1" w:color="FFFFFF"/>
                    <w:left w:val="single" w:sz="2" w:space="12" w:color="FFFFFF"/>
                    <w:bottom w:val="single" w:sz="2" w:space="1" w:color="FFFFFF"/>
                    <w:right w:val="single" w:sz="2" w:space="4" w:color="FFFFFF"/>
                  </w:divBdr>
                  <w:divsChild>
                    <w:div w:id="1342972283">
                      <w:marLeft w:val="0"/>
                      <w:marRight w:val="0"/>
                      <w:marTop w:val="0"/>
                      <w:marBottom w:val="0"/>
                      <w:divBdr>
                        <w:top w:val="none" w:sz="0" w:space="0" w:color="auto"/>
                        <w:left w:val="none" w:sz="0" w:space="0" w:color="auto"/>
                        <w:bottom w:val="none" w:sz="0" w:space="0" w:color="auto"/>
                        <w:right w:val="none" w:sz="0" w:space="0" w:color="auto"/>
                      </w:divBdr>
                    </w:div>
                  </w:divsChild>
                </w:div>
                <w:div w:id="268897969">
                  <w:marLeft w:val="0"/>
                  <w:marRight w:val="0"/>
                  <w:marTop w:val="0"/>
                  <w:marBottom w:val="0"/>
                  <w:divBdr>
                    <w:top w:val="single" w:sz="2" w:space="1" w:color="FFFFFF"/>
                    <w:left w:val="single" w:sz="2" w:space="12" w:color="FFFFFF"/>
                    <w:bottom w:val="single" w:sz="2" w:space="1" w:color="FFFFFF"/>
                    <w:right w:val="single" w:sz="2" w:space="4" w:color="FFFFFF"/>
                  </w:divBdr>
                  <w:divsChild>
                    <w:div w:id="1577281130">
                      <w:marLeft w:val="0"/>
                      <w:marRight w:val="0"/>
                      <w:marTop w:val="0"/>
                      <w:marBottom w:val="0"/>
                      <w:divBdr>
                        <w:top w:val="none" w:sz="0" w:space="0" w:color="auto"/>
                        <w:left w:val="none" w:sz="0" w:space="0" w:color="auto"/>
                        <w:bottom w:val="none" w:sz="0" w:space="0" w:color="auto"/>
                        <w:right w:val="none" w:sz="0" w:space="0" w:color="auto"/>
                      </w:divBdr>
                    </w:div>
                  </w:divsChild>
                </w:div>
                <w:div w:id="70742087">
                  <w:marLeft w:val="0"/>
                  <w:marRight w:val="0"/>
                  <w:marTop w:val="0"/>
                  <w:marBottom w:val="0"/>
                  <w:divBdr>
                    <w:top w:val="single" w:sz="2" w:space="1" w:color="FFFFFF"/>
                    <w:left w:val="single" w:sz="2" w:space="12" w:color="FFFFFF"/>
                    <w:bottom w:val="single" w:sz="2" w:space="1" w:color="FFFFFF"/>
                    <w:right w:val="single" w:sz="2" w:space="4" w:color="FFFFFF"/>
                  </w:divBdr>
                  <w:divsChild>
                    <w:div w:id="548995215">
                      <w:marLeft w:val="0"/>
                      <w:marRight w:val="0"/>
                      <w:marTop w:val="0"/>
                      <w:marBottom w:val="0"/>
                      <w:divBdr>
                        <w:top w:val="none" w:sz="0" w:space="0" w:color="auto"/>
                        <w:left w:val="none" w:sz="0" w:space="0" w:color="auto"/>
                        <w:bottom w:val="none" w:sz="0" w:space="0" w:color="auto"/>
                        <w:right w:val="none" w:sz="0" w:space="0" w:color="auto"/>
                      </w:divBdr>
                    </w:div>
                  </w:divsChild>
                </w:div>
                <w:div w:id="638070735">
                  <w:marLeft w:val="0"/>
                  <w:marRight w:val="0"/>
                  <w:marTop w:val="0"/>
                  <w:marBottom w:val="0"/>
                  <w:divBdr>
                    <w:top w:val="single" w:sz="2" w:space="1" w:color="FFFFFF"/>
                    <w:left w:val="single" w:sz="2" w:space="12" w:color="FFFFFF"/>
                    <w:bottom w:val="single" w:sz="2" w:space="1" w:color="FFFFFF"/>
                    <w:right w:val="single" w:sz="2" w:space="4" w:color="FFFFFF"/>
                  </w:divBdr>
                  <w:divsChild>
                    <w:div w:id="2018117230">
                      <w:marLeft w:val="0"/>
                      <w:marRight w:val="0"/>
                      <w:marTop w:val="0"/>
                      <w:marBottom w:val="0"/>
                      <w:divBdr>
                        <w:top w:val="none" w:sz="0" w:space="0" w:color="auto"/>
                        <w:left w:val="none" w:sz="0" w:space="0" w:color="auto"/>
                        <w:bottom w:val="none" w:sz="0" w:space="0" w:color="auto"/>
                        <w:right w:val="none" w:sz="0" w:space="0" w:color="auto"/>
                      </w:divBdr>
                    </w:div>
                  </w:divsChild>
                </w:div>
                <w:div w:id="1432967766">
                  <w:marLeft w:val="0"/>
                  <w:marRight w:val="0"/>
                  <w:marTop w:val="0"/>
                  <w:marBottom w:val="0"/>
                  <w:divBdr>
                    <w:top w:val="single" w:sz="2" w:space="1" w:color="FFFFFF"/>
                    <w:left w:val="single" w:sz="2" w:space="12" w:color="FFFFFF"/>
                    <w:bottom w:val="single" w:sz="2" w:space="1" w:color="FFFFFF"/>
                    <w:right w:val="single" w:sz="2" w:space="4" w:color="FFFFFF"/>
                  </w:divBdr>
                  <w:divsChild>
                    <w:div w:id="916790349">
                      <w:marLeft w:val="0"/>
                      <w:marRight w:val="0"/>
                      <w:marTop w:val="0"/>
                      <w:marBottom w:val="0"/>
                      <w:divBdr>
                        <w:top w:val="none" w:sz="0" w:space="0" w:color="auto"/>
                        <w:left w:val="none" w:sz="0" w:space="0" w:color="auto"/>
                        <w:bottom w:val="none" w:sz="0" w:space="0" w:color="auto"/>
                        <w:right w:val="none" w:sz="0" w:space="0" w:color="auto"/>
                      </w:divBdr>
                    </w:div>
                  </w:divsChild>
                </w:div>
                <w:div w:id="1622151110">
                  <w:marLeft w:val="0"/>
                  <w:marRight w:val="0"/>
                  <w:marTop w:val="0"/>
                  <w:marBottom w:val="0"/>
                  <w:divBdr>
                    <w:top w:val="single" w:sz="2" w:space="1" w:color="FFFFFF"/>
                    <w:left w:val="single" w:sz="2" w:space="12" w:color="FFFFFF"/>
                    <w:bottom w:val="single" w:sz="2" w:space="1" w:color="FFFFFF"/>
                    <w:right w:val="single" w:sz="2" w:space="4" w:color="FFFFFF"/>
                  </w:divBdr>
                  <w:divsChild>
                    <w:div w:id="671294956">
                      <w:marLeft w:val="0"/>
                      <w:marRight w:val="0"/>
                      <w:marTop w:val="0"/>
                      <w:marBottom w:val="0"/>
                      <w:divBdr>
                        <w:top w:val="none" w:sz="0" w:space="0" w:color="auto"/>
                        <w:left w:val="none" w:sz="0" w:space="0" w:color="auto"/>
                        <w:bottom w:val="none" w:sz="0" w:space="0" w:color="auto"/>
                        <w:right w:val="none" w:sz="0" w:space="0" w:color="auto"/>
                      </w:divBdr>
                    </w:div>
                  </w:divsChild>
                </w:div>
                <w:div w:id="507253083">
                  <w:marLeft w:val="0"/>
                  <w:marRight w:val="0"/>
                  <w:marTop w:val="0"/>
                  <w:marBottom w:val="0"/>
                  <w:divBdr>
                    <w:top w:val="single" w:sz="2" w:space="1" w:color="FFFFFF"/>
                    <w:left w:val="single" w:sz="2" w:space="12" w:color="FFFFFF"/>
                    <w:bottom w:val="single" w:sz="2" w:space="1" w:color="FFFFFF"/>
                    <w:right w:val="single" w:sz="2" w:space="4" w:color="FFFFFF"/>
                  </w:divBdr>
                  <w:divsChild>
                    <w:div w:id="703140956">
                      <w:marLeft w:val="0"/>
                      <w:marRight w:val="0"/>
                      <w:marTop w:val="0"/>
                      <w:marBottom w:val="0"/>
                      <w:divBdr>
                        <w:top w:val="none" w:sz="0" w:space="0" w:color="auto"/>
                        <w:left w:val="none" w:sz="0" w:space="0" w:color="auto"/>
                        <w:bottom w:val="none" w:sz="0" w:space="0" w:color="auto"/>
                        <w:right w:val="none" w:sz="0" w:space="0" w:color="auto"/>
                      </w:divBdr>
                    </w:div>
                  </w:divsChild>
                </w:div>
                <w:div w:id="1037631555">
                  <w:marLeft w:val="0"/>
                  <w:marRight w:val="0"/>
                  <w:marTop w:val="0"/>
                  <w:marBottom w:val="0"/>
                  <w:divBdr>
                    <w:top w:val="single" w:sz="2" w:space="1" w:color="FFFFFF"/>
                    <w:left w:val="single" w:sz="2" w:space="12" w:color="FFFFFF"/>
                    <w:bottom w:val="single" w:sz="2" w:space="1" w:color="FFFFFF"/>
                    <w:right w:val="single" w:sz="2" w:space="4" w:color="FFFFFF"/>
                  </w:divBdr>
                  <w:divsChild>
                    <w:div w:id="1548490325">
                      <w:marLeft w:val="0"/>
                      <w:marRight w:val="0"/>
                      <w:marTop w:val="0"/>
                      <w:marBottom w:val="0"/>
                      <w:divBdr>
                        <w:top w:val="none" w:sz="0" w:space="0" w:color="auto"/>
                        <w:left w:val="none" w:sz="0" w:space="0" w:color="auto"/>
                        <w:bottom w:val="none" w:sz="0" w:space="0" w:color="auto"/>
                        <w:right w:val="none" w:sz="0" w:space="0" w:color="auto"/>
                      </w:divBdr>
                    </w:div>
                  </w:divsChild>
                </w:div>
                <w:div w:id="186021002">
                  <w:marLeft w:val="0"/>
                  <w:marRight w:val="0"/>
                  <w:marTop w:val="0"/>
                  <w:marBottom w:val="0"/>
                  <w:divBdr>
                    <w:top w:val="single" w:sz="2" w:space="1" w:color="FFFFFF"/>
                    <w:left w:val="single" w:sz="2" w:space="12" w:color="FFFFFF"/>
                    <w:bottom w:val="single" w:sz="2" w:space="1" w:color="FFFFFF"/>
                    <w:right w:val="single" w:sz="2" w:space="4" w:color="FFFFFF"/>
                  </w:divBdr>
                  <w:divsChild>
                    <w:div w:id="229923726">
                      <w:marLeft w:val="0"/>
                      <w:marRight w:val="0"/>
                      <w:marTop w:val="0"/>
                      <w:marBottom w:val="0"/>
                      <w:divBdr>
                        <w:top w:val="none" w:sz="0" w:space="0" w:color="auto"/>
                        <w:left w:val="none" w:sz="0" w:space="0" w:color="auto"/>
                        <w:bottom w:val="none" w:sz="0" w:space="0" w:color="auto"/>
                        <w:right w:val="none" w:sz="0" w:space="0" w:color="auto"/>
                      </w:divBdr>
                    </w:div>
                  </w:divsChild>
                </w:div>
                <w:div w:id="1945960671">
                  <w:marLeft w:val="0"/>
                  <w:marRight w:val="0"/>
                  <w:marTop w:val="0"/>
                  <w:marBottom w:val="0"/>
                  <w:divBdr>
                    <w:top w:val="single" w:sz="2" w:space="1" w:color="FFFFFF"/>
                    <w:left w:val="single" w:sz="2" w:space="12" w:color="FFFFFF"/>
                    <w:bottom w:val="single" w:sz="2" w:space="1" w:color="FFFFFF"/>
                    <w:right w:val="single" w:sz="2" w:space="4" w:color="FFFFFF"/>
                  </w:divBdr>
                  <w:divsChild>
                    <w:div w:id="2077894275">
                      <w:marLeft w:val="0"/>
                      <w:marRight w:val="0"/>
                      <w:marTop w:val="0"/>
                      <w:marBottom w:val="0"/>
                      <w:divBdr>
                        <w:top w:val="none" w:sz="0" w:space="0" w:color="auto"/>
                        <w:left w:val="none" w:sz="0" w:space="0" w:color="auto"/>
                        <w:bottom w:val="none" w:sz="0" w:space="0" w:color="auto"/>
                        <w:right w:val="none" w:sz="0" w:space="0" w:color="auto"/>
                      </w:divBdr>
                    </w:div>
                  </w:divsChild>
                </w:div>
                <w:div w:id="2028359803">
                  <w:marLeft w:val="0"/>
                  <w:marRight w:val="0"/>
                  <w:marTop w:val="0"/>
                  <w:marBottom w:val="0"/>
                  <w:divBdr>
                    <w:top w:val="single" w:sz="2" w:space="1" w:color="FFFFFF"/>
                    <w:left w:val="single" w:sz="2" w:space="12" w:color="FFFFFF"/>
                    <w:bottom w:val="single" w:sz="2" w:space="1" w:color="FFFFFF"/>
                    <w:right w:val="single" w:sz="2" w:space="4" w:color="FFFFFF"/>
                  </w:divBdr>
                  <w:divsChild>
                    <w:div w:id="2107072241">
                      <w:marLeft w:val="0"/>
                      <w:marRight w:val="0"/>
                      <w:marTop w:val="0"/>
                      <w:marBottom w:val="0"/>
                      <w:divBdr>
                        <w:top w:val="none" w:sz="0" w:space="0" w:color="auto"/>
                        <w:left w:val="none" w:sz="0" w:space="0" w:color="auto"/>
                        <w:bottom w:val="none" w:sz="0" w:space="0" w:color="auto"/>
                        <w:right w:val="none" w:sz="0" w:space="0" w:color="auto"/>
                      </w:divBdr>
                    </w:div>
                  </w:divsChild>
                </w:div>
                <w:div w:id="1623883508">
                  <w:marLeft w:val="0"/>
                  <w:marRight w:val="0"/>
                  <w:marTop w:val="0"/>
                  <w:marBottom w:val="0"/>
                  <w:divBdr>
                    <w:top w:val="single" w:sz="2" w:space="1" w:color="FFFFFF"/>
                    <w:left w:val="single" w:sz="2" w:space="12" w:color="FFFFFF"/>
                    <w:bottom w:val="single" w:sz="2" w:space="1" w:color="FFFFFF"/>
                    <w:right w:val="single" w:sz="2" w:space="4" w:color="FFFFFF"/>
                  </w:divBdr>
                  <w:divsChild>
                    <w:div w:id="437139532">
                      <w:marLeft w:val="0"/>
                      <w:marRight w:val="0"/>
                      <w:marTop w:val="0"/>
                      <w:marBottom w:val="0"/>
                      <w:divBdr>
                        <w:top w:val="none" w:sz="0" w:space="0" w:color="auto"/>
                        <w:left w:val="none" w:sz="0" w:space="0" w:color="auto"/>
                        <w:bottom w:val="none" w:sz="0" w:space="0" w:color="auto"/>
                        <w:right w:val="none" w:sz="0" w:space="0" w:color="auto"/>
                      </w:divBdr>
                    </w:div>
                  </w:divsChild>
                </w:div>
                <w:div w:id="1112362116">
                  <w:marLeft w:val="0"/>
                  <w:marRight w:val="0"/>
                  <w:marTop w:val="0"/>
                  <w:marBottom w:val="0"/>
                  <w:divBdr>
                    <w:top w:val="single" w:sz="2" w:space="1" w:color="FFFFFF"/>
                    <w:left w:val="single" w:sz="2" w:space="12" w:color="FFFFFF"/>
                    <w:bottom w:val="single" w:sz="2" w:space="1" w:color="FFFFFF"/>
                    <w:right w:val="single" w:sz="2" w:space="4" w:color="FFFFFF"/>
                  </w:divBdr>
                  <w:divsChild>
                    <w:div w:id="1935820209">
                      <w:marLeft w:val="0"/>
                      <w:marRight w:val="0"/>
                      <w:marTop w:val="0"/>
                      <w:marBottom w:val="0"/>
                      <w:divBdr>
                        <w:top w:val="none" w:sz="0" w:space="0" w:color="auto"/>
                        <w:left w:val="none" w:sz="0" w:space="0" w:color="auto"/>
                        <w:bottom w:val="none" w:sz="0" w:space="0" w:color="auto"/>
                        <w:right w:val="none" w:sz="0" w:space="0" w:color="auto"/>
                      </w:divBdr>
                    </w:div>
                  </w:divsChild>
                </w:div>
                <w:div w:id="244805639">
                  <w:marLeft w:val="0"/>
                  <w:marRight w:val="0"/>
                  <w:marTop w:val="0"/>
                  <w:marBottom w:val="0"/>
                  <w:divBdr>
                    <w:top w:val="single" w:sz="2" w:space="1" w:color="FFFFFF"/>
                    <w:left w:val="single" w:sz="2" w:space="12" w:color="FFFFFF"/>
                    <w:bottom w:val="single" w:sz="2" w:space="1" w:color="FFFFFF"/>
                    <w:right w:val="single" w:sz="2" w:space="4" w:color="FFFFFF"/>
                  </w:divBdr>
                  <w:divsChild>
                    <w:div w:id="2019573738">
                      <w:marLeft w:val="0"/>
                      <w:marRight w:val="0"/>
                      <w:marTop w:val="0"/>
                      <w:marBottom w:val="0"/>
                      <w:divBdr>
                        <w:top w:val="none" w:sz="0" w:space="0" w:color="auto"/>
                        <w:left w:val="none" w:sz="0" w:space="0" w:color="auto"/>
                        <w:bottom w:val="none" w:sz="0" w:space="0" w:color="auto"/>
                        <w:right w:val="none" w:sz="0" w:space="0" w:color="auto"/>
                      </w:divBdr>
                    </w:div>
                  </w:divsChild>
                </w:div>
                <w:div w:id="1889535952">
                  <w:marLeft w:val="0"/>
                  <w:marRight w:val="0"/>
                  <w:marTop w:val="0"/>
                  <w:marBottom w:val="0"/>
                  <w:divBdr>
                    <w:top w:val="single" w:sz="2" w:space="1" w:color="FFFFFF"/>
                    <w:left w:val="single" w:sz="2" w:space="12" w:color="FFFFFF"/>
                    <w:bottom w:val="single" w:sz="2" w:space="1" w:color="FFFFFF"/>
                    <w:right w:val="single" w:sz="2" w:space="4" w:color="FFFFFF"/>
                  </w:divBdr>
                  <w:divsChild>
                    <w:div w:id="1712224581">
                      <w:marLeft w:val="0"/>
                      <w:marRight w:val="0"/>
                      <w:marTop w:val="0"/>
                      <w:marBottom w:val="0"/>
                      <w:divBdr>
                        <w:top w:val="none" w:sz="0" w:space="0" w:color="auto"/>
                        <w:left w:val="none" w:sz="0" w:space="0" w:color="auto"/>
                        <w:bottom w:val="none" w:sz="0" w:space="0" w:color="auto"/>
                        <w:right w:val="none" w:sz="0" w:space="0" w:color="auto"/>
                      </w:divBdr>
                    </w:div>
                  </w:divsChild>
                </w:div>
                <w:div w:id="1164929704">
                  <w:marLeft w:val="0"/>
                  <w:marRight w:val="0"/>
                  <w:marTop w:val="0"/>
                  <w:marBottom w:val="0"/>
                  <w:divBdr>
                    <w:top w:val="single" w:sz="2" w:space="1" w:color="FFFFFF"/>
                    <w:left w:val="single" w:sz="2" w:space="12" w:color="FFFFFF"/>
                    <w:bottom w:val="single" w:sz="2" w:space="4" w:color="FFFFFF"/>
                    <w:right w:val="single" w:sz="2" w:space="4" w:color="FFFFFF"/>
                  </w:divBdr>
                  <w:divsChild>
                    <w:div w:id="9941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199857">
          <w:marLeft w:val="0"/>
          <w:marRight w:val="0"/>
          <w:marTop w:val="0"/>
          <w:marBottom w:val="335"/>
          <w:divBdr>
            <w:top w:val="none" w:sz="0" w:space="0" w:color="auto"/>
            <w:left w:val="none" w:sz="0" w:space="0" w:color="auto"/>
            <w:bottom w:val="none" w:sz="0" w:space="0" w:color="auto"/>
            <w:right w:val="none" w:sz="0" w:space="0" w:color="auto"/>
          </w:divBdr>
          <w:divsChild>
            <w:div w:id="1956447020">
              <w:marLeft w:val="0"/>
              <w:marRight w:val="0"/>
              <w:marTop w:val="0"/>
              <w:marBottom w:val="0"/>
              <w:divBdr>
                <w:top w:val="none" w:sz="0" w:space="0" w:color="auto"/>
                <w:left w:val="none" w:sz="0" w:space="0" w:color="auto"/>
                <w:bottom w:val="none" w:sz="0" w:space="0" w:color="auto"/>
                <w:right w:val="none" w:sz="0" w:space="0" w:color="auto"/>
              </w:divBdr>
              <w:divsChild>
                <w:div w:id="1134568011">
                  <w:marLeft w:val="0"/>
                  <w:marRight w:val="0"/>
                  <w:marTop w:val="0"/>
                  <w:marBottom w:val="0"/>
                  <w:divBdr>
                    <w:top w:val="single" w:sz="2" w:space="4" w:color="FFFFFF"/>
                    <w:left w:val="single" w:sz="2" w:space="12" w:color="FFFFFF"/>
                    <w:bottom w:val="single" w:sz="2" w:space="1" w:color="FFFFFF"/>
                    <w:right w:val="single" w:sz="2" w:space="4" w:color="FFFFFF"/>
                  </w:divBdr>
                  <w:divsChild>
                    <w:div w:id="1618877897">
                      <w:marLeft w:val="0"/>
                      <w:marRight w:val="0"/>
                      <w:marTop w:val="0"/>
                      <w:marBottom w:val="0"/>
                      <w:divBdr>
                        <w:top w:val="none" w:sz="0" w:space="0" w:color="auto"/>
                        <w:left w:val="none" w:sz="0" w:space="0" w:color="auto"/>
                        <w:bottom w:val="none" w:sz="0" w:space="0" w:color="auto"/>
                        <w:right w:val="none" w:sz="0" w:space="0" w:color="auto"/>
                      </w:divBdr>
                    </w:div>
                  </w:divsChild>
                </w:div>
                <w:div w:id="1753891009">
                  <w:marLeft w:val="0"/>
                  <w:marRight w:val="0"/>
                  <w:marTop w:val="0"/>
                  <w:marBottom w:val="0"/>
                  <w:divBdr>
                    <w:top w:val="single" w:sz="2" w:space="1" w:color="FFFFFF"/>
                    <w:left w:val="single" w:sz="2" w:space="12" w:color="FFFFFF"/>
                    <w:bottom w:val="single" w:sz="2" w:space="1" w:color="FFFFFF"/>
                    <w:right w:val="single" w:sz="2" w:space="4" w:color="FFFFFF"/>
                  </w:divBdr>
                  <w:divsChild>
                    <w:div w:id="417021749">
                      <w:marLeft w:val="0"/>
                      <w:marRight w:val="0"/>
                      <w:marTop w:val="0"/>
                      <w:marBottom w:val="0"/>
                      <w:divBdr>
                        <w:top w:val="none" w:sz="0" w:space="0" w:color="auto"/>
                        <w:left w:val="none" w:sz="0" w:space="0" w:color="auto"/>
                        <w:bottom w:val="none" w:sz="0" w:space="0" w:color="auto"/>
                        <w:right w:val="none" w:sz="0" w:space="0" w:color="auto"/>
                      </w:divBdr>
                    </w:div>
                  </w:divsChild>
                </w:div>
                <w:div w:id="1158957939">
                  <w:marLeft w:val="0"/>
                  <w:marRight w:val="0"/>
                  <w:marTop w:val="0"/>
                  <w:marBottom w:val="0"/>
                  <w:divBdr>
                    <w:top w:val="single" w:sz="2" w:space="1" w:color="FFFFFF"/>
                    <w:left w:val="single" w:sz="2" w:space="12" w:color="FFFFFF"/>
                    <w:bottom w:val="single" w:sz="2" w:space="1" w:color="FFFFFF"/>
                    <w:right w:val="single" w:sz="2" w:space="4" w:color="FFFFFF"/>
                  </w:divBdr>
                  <w:divsChild>
                    <w:div w:id="966400701">
                      <w:marLeft w:val="0"/>
                      <w:marRight w:val="0"/>
                      <w:marTop w:val="0"/>
                      <w:marBottom w:val="0"/>
                      <w:divBdr>
                        <w:top w:val="none" w:sz="0" w:space="0" w:color="auto"/>
                        <w:left w:val="none" w:sz="0" w:space="0" w:color="auto"/>
                        <w:bottom w:val="none" w:sz="0" w:space="0" w:color="auto"/>
                        <w:right w:val="none" w:sz="0" w:space="0" w:color="auto"/>
                      </w:divBdr>
                    </w:div>
                  </w:divsChild>
                </w:div>
                <w:div w:id="1661152761">
                  <w:marLeft w:val="0"/>
                  <w:marRight w:val="0"/>
                  <w:marTop w:val="0"/>
                  <w:marBottom w:val="0"/>
                  <w:divBdr>
                    <w:top w:val="single" w:sz="2" w:space="1" w:color="FFFFFF"/>
                    <w:left w:val="single" w:sz="2" w:space="12" w:color="FFFFFF"/>
                    <w:bottom w:val="single" w:sz="2" w:space="1" w:color="FFFFFF"/>
                    <w:right w:val="single" w:sz="2" w:space="4" w:color="FFFFFF"/>
                  </w:divBdr>
                  <w:divsChild>
                    <w:div w:id="529150735">
                      <w:marLeft w:val="0"/>
                      <w:marRight w:val="0"/>
                      <w:marTop w:val="0"/>
                      <w:marBottom w:val="0"/>
                      <w:divBdr>
                        <w:top w:val="none" w:sz="0" w:space="0" w:color="auto"/>
                        <w:left w:val="none" w:sz="0" w:space="0" w:color="auto"/>
                        <w:bottom w:val="none" w:sz="0" w:space="0" w:color="auto"/>
                        <w:right w:val="none" w:sz="0" w:space="0" w:color="auto"/>
                      </w:divBdr>
                    </w:div>
                  </w:divsChild>
                </w:div>
                <w:div w:id="13263227">
                  <w:marLeft w:val="0"/>
                  <w:marRight w:val="0"/>
                  <w:marTop w:val="0"/>
                  <w:marBottom w:val="0"/>
                  <w:divBdr>
                    <w:top w:val="single" w:sz="2" w:space="1" w:color="FFFFFF"/>
                    <w:left w:val="single" w:sz="2" w:space="12" w:color="FFFFFF"/>
                    <w:bottom w:val="single" w:sz="2" w:space="1" w:color="FFFFFF"/>
                    <w:right w:val="single" w:sz="2" w:space="4" w:color="FFFFFF"/>
                  </w:divBdr>
                  <w:divsChild>
                    <w:div w:id="869802847">
                      <w:marLeft w:val="0"/>
                      <w:marRight w:val="0"/>
                      <w:marTop w:val="0"/>
                      <w:marBottom w:val="0"/>
                      <w:divBdr>
                        <w:top w:val="none" w:sz="0" w:space="0" w:color="auto"/>
                        <w:left w:val="none" w:sz="0" w:space="0" w:color="auto"/>
                        <w:bottom w:val="none" w:sz="0" w:space="0" w:color="auto"/>
                        <w:right w:val="none" w:sz="0" w:space="0" w:color="auto"/>
                      </w:divBdr>
                    </w:div>
                  </w:divsChild>
                </w:div>
                <w:div w:id="952325090">
                  <w:marLeft w:val="0"/>
                  <w:marRight w:val="0"/>
                  <w:marTop w:val="0"/>
                  <w:marBottom w:val="0"/>
                  <w:divBdr>
                    <w:top w:val="single" w:sz="2" w:space="1" w:color="FFFFFF"/>
                    <w:left w:val="single" w:sz="2" w:space="12" w:color="FFFFFF"/>
                    <w:bottom w:val="single" w:sz="2" w:space="1" w:color="FFFFFF"/>
                    <w:right w:val="single" w:sz="2" w:space="4" w:color="FFFFFF"/>
                  </w:divBdr>
                  <w:divsChild>
                    <w:div w:id="1621253862">
                      <w:marLeft w:val="0"/>
                      <w:marRight w:val="0"/>
                      <w:marTop w:val="0"/>
                      <w:marBottom w:val="0"/>
                      <w:divBdr>
                        <w:top w:val="none" w:sz="0" w:space="0" w:color="auto"/>
                        <w:left w:val="none" w:sz="0" w:space="0" w:color="auto"/>
                        <w:bottom w:val="none" w:sz="0" w:space="0" w:color="auto"/>
                        <w:right w:val="none" w:sz="0" w:space="0" w:color="auto"/>
                      </w:divBdr>
                    </w:div>
                  </w:divsChild>
                </w:div>
                <w:div w:id="1386444187">
                  <w:marLeft w:val="0"/>
                  <w:marRight w:val="0"/>
                  <w:marTop w:val="0"/>
                  <w:marBottom w:val="0"/>
                  <w:divBdr>
                    <w:top w:val="single" w:sz="2" w:space="1" w:color="FFFFFF"/>
                    <w:left w:val="single" w:sz="2" w:space="12" w:color="FFFFFF"/>
                    <w:bottom w:val="single" w:sz="2" w:space="1" w:color="FFFFFF"/>
                    <w:right w:val="single" w:sz="2" w:space="4" w:color="FFFFFF"/>
                  </w:divBdr>
                  <w:divsChild>
                    <w:div w:id="474294664">
                      <w:marLeft w:val="0"/>
                      <w:marRight w:val="0"/>
                      <w:marTop w:val="0"/>
                      <w:marBottom w:val="0"/>
                      <w:divBdr>
                        <w:top w:val="none" w:sz="0" w:space="0" w:color="auto"/>
                        <w:left w:val="none" w:sz="0" w:space="0" w:color="auto"/>
                        <w:bottom w:val="none" w:sz="0" w:space="0" w:color="auto"/>
                        <w:right w:val="none" w:sz="0" w:space="0" w:color="auto"/>
                      </w:divBdr>
                    </w:div>
                  </w:divsChild>
                </w:div>
                <w:div w:id="1511489037">
                  <w:marLeft w:val="0"/>
                  <w:marRight w:val="0"/>
                  <w:marTop w:val="0"/>
                  <w:marBottom w:val="0"/>
                  <w:divBdr>
                    <w:top w:val="single" w:sz="2" w:space="1" w:color="FFFFFF"/>
                    <w:left w:val="single" w:sz="2" w:space="12" w:color="FFFFFF"/>
                    <w:bottom w:val="single" w:sz="2" w:space="1" w:color="FFFFFF"/>
                    <w:right w:val="single" w:sz="2" w:space="4" w:color="FFFFFF"/>
                  </w:divBdr>
                  <w:divsChild>
                    <w:div w:id="1496531174">
                      <w:marLeft w:val="0"/>
                      <w:marRight w:val="0"/>
                      <w:marTop w:val="0"/>
                      <w:marBottom w:val="0"/>
                      <w:divBdr>
                        <w:top w:val="none" w:sz="0" w:space="0" w:color="auto"/>
                        <w:left w:val="none" w:sz="0" w:space="0" w:color="auto"/>
                        <w:bottom w:val="none" w:sz="0" w:space="0" w:color="auto"/>
                        <w:right w:val="none" w:sz="0" w:space="0" w:color="auto"/>
                      </w:divBdr>
                    </w:div>
                  </w:divsChild>
                </w:div>
                <w:div w:id="63063856">
                  <w:marLeft w:val="0"/>
                  <w:marRight w:val="0"/>
                  <w:marTop w:val="0"/>
                  <w:marBottom w:val="0"/>
                  <w:divBdr>
                    <w:top w:val="single" w:sz="2" w:space="1" w:color="FFFFFF"/>
                    <w:left w:val="single" w:sz="2" w:space="12" w:color="FFFFFF"/>
                    <w:bottom w:val="single" w:sz="2" w:space="1" w:color="FFFFFF"/>
                    <w:right w:val="single" w:sz="2" w:space="4" w:color="FFFFFF"/>
                  </w:divBdr>
                  <w:divsChild>
                    <w:div w:id="1992561115">
                      <w:marLeft w:val="0"/>
                      <w:marRight w:val="0"/>
                      <w:marTop w:val="0"/>
                      <w:marBottom w:val="0"/>
                      <w:divBdr>
                        <w:top w:val="none" w:sz="0" w:space="0" w:color="auto"/>
                        <w:left w:val="none" w:sz="0" w:space="0" w:color="auto"/>
                        <w:bottom w:val="none" w:sz="0" w:space="0" w:color="auto"/>
                        <w:right w:val="none" w:sz="0" w:space="0" w:color="auto"/>
                      </w:divBdr>
                    </w:div>
                  </w:divsChild>
                </w:div>
                <w:div w:id="1725132298">
                  <w:marLeft w:val="0"/>
                  <w:marRight w:val="0"/>
                  <w:marTop w:val="0"/>
                  <w:marBottom w:val="0"/>
                  <w:divBdr>
                    <w:top w:val="single" w:sz="2" w:space="1" w:color="FFFFFF"/>
                    <w:left w:val="single" w:sz="2" w:space="12" w:color="FFFFFF"/>
                    <w:bottom w:val="single" w:sz="2" w:space="1" w:color="FFFFFF"/>
                    <w:right w:val="single" w:sz="2" w:space="4" w:color="FFFFFF"/>
                  </w:divBdr>
                  <w:divsChild>
                    <w:div w:id="529805585">
                      <w:marLeft w:val="0"/>
                      <w:marRight w:val="0"/>
                      <w:marTop w:val="0"/>
                      <w:marBottom w:val="0"/>
                      <w:divBdr>
                        <w:top w:val="none" w:sz="0" w:space="0" w:color="auto"/>
                        <w:left w:val="none" w:sz="0" w:space="0" w:color="auto"/>
                        <w:bottom w:val="none" w:sz="0" w:space="0" w:color="auto"/>
                        <w:right w:val="none" w:sz="0" w:space="0" w:color="auto"/>
                      </w:divBdr>
                    </w:div>
                  </w:divsChild>
                </w:div>
                <w:div w:id="1990673938">
                  <w:marLeft w:val="0"/>
                  <w:marRight w:val="0"/>
                  <w:marTop w:val="0"/>
                  <w:marBottom w:val="0"/>
                  <w:divBdr>
                    <w:top w:val="single" w:sz="2" w:space="1" w:color="FFFFFF"/>
                    <w:left w:val="single" w:sz="2" w:space="12" w:color="FFFFFF"/>
                    <w:bottom w:val="single" w:sz="2" w:space="1" w:color="FFFFFF"/>
                    <w:right w:val="single" w:sz="2" w:space="4" w:color="FFFFFF"/>
                  </w:divBdr>
                  <w:divsChild>
                    <w:div w:id="780536632">
                      <w:marLeft w:val="0"/>
                      <w:marRight w:val="0"/>
                      <w:marTop w:val="0"/>
                      <w:marBottom w:val="0"/>
                      <w:divBdr>
                        <w:top w:val="none" w:sz="0" w:space="0" w:color="auto"/>
                        <w:left w:val="none" w:sz="0" w:space="0" w:color="auto"/>
                        <w:bottom w:val="none" w:sz="0" w:space="0" w:color="auto"/>
                        <w:right w:val="none" w:sz="0" w:space="0" w:color="auto"/>
                      </w:divBdr>
                    </w:div>
                  </w:divsChild>
                </w:div>
                <w:div w:id="1614020644">
                  <w:marLeft w:val="0"/>
                  <w:marRight w:val="0"/>
                  <w:marTop w:val="0"/>
                  <w:marBottom w:val="0"/>
                  <w:divBdr>
                    <w:top w:val="single" w:sz="2" w:space="1" w:color="FFFFFF"/>
                    <w:left w:val="single" w:sz="2" w:space="12" w:color="FFFFFF"/>
                    <w:bottom w:val="single" w:sz="2" w:space="1" w:color="FFFFFF"/>
                    <w:right w:val="single" w:sz="2" w:space="4" w:color="FFFFFF"/>
                  </w:divBdr>
                  <w:divsChild>
                    <w:div w:id="1157649139">
                      <w:marLeft w:val="0"/>
                      <w:marRight w:val="0"/>
                      <w:marTop w:val="0"/>
                      <w:marBottom w:val="0"/>
                      <w:divBdr>
                        <w:top w:val="none" w:sz="0" w:space="0" w:color="auto"/>
                        <w:left w:val="none" w:sz="0" w:space="0" w:color="auto"/>
                        <w:bottom w:val="none" w:sz="0" w:space="0" w:color="auto"/>
                        <w:right w:val="none" w:sz="0" w:space="0" w:color="auto"/>
                      </w:divBdr>
                    </w:div>
                  </w:divsChild>
                </w:div>
                <w:div w:id="145436896">
                  <w:marLeft w:val="0"/>
                  <w:marRight w:val="0"/>
                  <w:marTop w:val="0"/>
                  <w:marBottom w:val="0"/>
                  <w:divBdr>
                    <w:top w:val="single" w:sz="2" w:space="1" w:color="FFFFFF"/>
                    <w:left w:val="single" w:sz="2" w:space="12" w:color="FFFFFF"/>
                    <w:bottom w:val="single" w:sz="2" w:space="1" w:color="FFFFFF"/>
                    <w:right w:val="single" w:sz="2" w:space="4" w:color="FFFFFF"/>
                  </w:divBdr>
                  <w:divsChild>
                    <w:div w:id="2113940730">
                      <w:marLeft w:val="0"/>
                      <w:marRight w:val="0"/>
                      <w:marTop w:val="0"/>
                      <w:marBottom w:val="0"/>
                      <w:divBdr>
                        <w:top w:val="none" w:sz="0" w:space="0" w:color="auto"/>
                        <w:left w:val="none" w:sz="0" w:space="0" w:color="auto"/>
                        <w:bottom w:val="none" w:sz="0" w:space="0" w:color="auto"/>
                        <w:right w:val="none" w:sz="0" w:space="0" w:color="auto"/>
                      </w:divBdr>
                    </w:div>
                  </w:divsChild>
                </w:div>
                <w:div w:id="716315332">
                  <w:marLeft w:val="0"/>
                  <w:marRight w:val="0"/>
                  <w:marTop w:val="0"/>
                  <w:marBottom w:val="0"/>
                  <w:divBdr>
                    <w:top w:val="single" w:sz="2" w:space="1" w:color="FFFFFF"/>
                    <w:left w:val="single" w:sz="2" w:space="12" w:color="FFFFFF"/>
                    <w:bottom w:val="single" w:sz="2" w:space="1" w:color="FFFFFF"/>
                    <w:right w:val="single" w:sz="2" w:space="4" w:color="FFFFFF"/>
                  </w:divBdr>
                  <w:divsChild>
                    <w:div w:id="330256958">
                      <w:marLeft w:val="0"/>
                      <w:marRight w:val="0"/>
                      <w:marTop w:val="0"/>
                      <w:marBottom w:val="0"/>
                      <w:divBdr>
                        <w:top w:val="none" w:sz="0" w:space="0" w:color="auto"/>
                        <w:left w:val="none" w:sz="0" w:space="0" w:color="auto"/>
                        <w:bottom w:val="none" w:sz="0" w:space="0" w:color="auto"/>
                        <w:right w:val="none" w:sz="0" w:space="0" w:color="auto"/>
                      </w:divBdr>
                    </w:div>
                  </w:divsChild>
                </w:div>
                <w:div w:id="638194448">
                  <w:marLeft w:val="0"/>
                  <w:marRight w:val="0"/>
                  <w:marTop w:val="0"/>
                  <w:marBottom w:val="0"/>
                  <w:divBdr>
                    <w:top w:val="single" w:sz="2" w:space="1" w:color="FFFFFF"/>
                    <w:left w:val="single" w:sz="2" w:space="12" w:color="FFFFFF"/>
                    <w:bottom w:val="single" w:sz="2" w:space="1" w:color="FFFFFF"/>
                    <w:right w:val="single" w:sz="2" w:space="4" w:color="FFFFFF"/>
                  </w:divBdr>
                  <w:divsChild>
                    <w:div w:id="1728533978">
                      <w:marLeft w:val="0"/>
                      <w:marRight w:val="0"/>
                      <w:marTop w:val="0"/>
                      <w:marBottom w:val="0"/>
                      <w:divBdr>
                        <w:top w:val="none" w:sz="0" w:space="0" w:color="auto"/>
                        <w:left w:val="none" w:sz="0" w:space="0" w:color="auto"/>
                        <w:bottom w:val="none" w:sz="0" w:space="0" w:color="auto"/>
                        <w:right w:val="none" w:sz="0" w:space="0" w:color="auto"/>
                      </w:divBdr>
                    </w:div>
                  </w:divsChild>
                </w:div>
                <w:div w:id="2106730677">
                  <w:marLeft w:val="0"/>
                  <w:marRight w:val="0"/>
                  <w:marTop w:val="0"/>
                  <w:marBottom w:val="0"/>
                  <w:divBdr>
                    <w:top w:val="single" w:sz="2" w:space="1" w:color="FFFFFF"/>
                    <w:left w:val="single" w:sz="2" w:space="12" w:color="FFFFFF"/>
                    <w:bottom w:val="single" w:sz="2" w:space="1" w:color="FFFFFF"/>
                    <w:right w:val="single" w:sz="2" w:space="4" w:color="FFFFFF"/>
                  </w:divBdr>
                  <w:divsChild>
                    <w:div w:id="1606572035">
                      <w:marLeft w:val="0"/>
                      <w:marRight w:val="0"/>
                      <w:marTop w:val="0"/>
                      <w:marBottom w:val="0"/>
                      <w:divBdr>
                        <w:top w:val="none" w:sz="0" w:space="0" w:color="auto"/>
                        <w:left w:val="none" w:sz="0" w:space="0" w:color="auto"/>
                        <w:bottom w:val="none" w:sz="0" w:space="0" w:color="auto"/>
                        <w:right w:val="none" w:sz="0" w:space="0" w:color="auto"/>
                      </w:divBdr>
                    </w:div>
                  </w:divsChild>
                </w:div>
                <w:div w:id="1793162209">
                  <w:marLeft w:val="0"/>
                  <w:marRight w:val="0"/>
                  <w:marTop w:val="0"/>
                  <w:marBottom w:val="0"/>
                  <w:divBdr>
                    <w:top w:val="single" w:sz="2" w:space="1" w:color="FFFFFF"/>
                    <w:left w:val="single" w:sz="2" w:space="12" w:color="FFFFFF"/>
                    <w:bottom w:val="single" w:sz="2" w:space="1" w:color="FFFFFF"/>
                    <w:right w:val="single" w:sz="2" w:space="4" w:color="FFFFFF"/>
                  </w:divBdr>
                  <w:divsChild>
                    <w:div w:id="898367824">
                      <w:marLeft w:val="0"/>
                      <w:marRight w:val="0"/>
                      <w:marTop w:val="0"/>
                      <w:marBottom w:val="0"/>
                      <w:divBdr>
                        <w:top w:val="none" w:sz="0" w:space="0" w:color="auto"/>
                        <w:left w:val="none" w:sz="0" w:space="0" w:color="auto"/>
                        <w:bottom w:val="none" w:sz="0" w:space="0" w:color="auto"/>
                        <w:right w:val="none" w:sz="0" w:space="0" w:color="auto"/>
                      </w:divBdr>
                    </w:div>
                  </w:divsChild>
                </w:div>
                <w:div w:id="278728558">
                  <w:marLeft w:val="0"/>
                  <w:marRight w:val="0"/>
                  <w:marTop w:val="0"/>
                  <w:marBottom w:val="0"/>
                  <w:divBdr>
                    <w:top w:val="single" w:sz="2" w:space="1" w:color="FFFFFF"/>
                    <w:left w:val="single" w:sz="2" w:space="12" w:color="FFFFFF"/>
                    <w:bottom w:val="single" w:sz="2" w:space="1" w:color="FFFFFF"/>
                    <w:right w:val="single" w:sz="2" w:space="4" w:color="FFFFFF"/>
                  </w:divBdr>
                  <w:divsChild>
                    <w:div w:id="488135240">
                      <w:marLeft w:val="0"/>
                      <w:marRight w:val="0"/>
                      <w:marTop w:val="0"/>
                      <w:marBottom w:val="0"/>
                      <w:divBdr>
                        <w:top w:val="none" w:sz="0" w:space="0" w:color="auto"/>
                        <w:left w:val="none" w:sz="0" w:space="0" w:color="auto"/>
                        <w:bottom w:val="none" w:sz="0" w:space="0" w:color="auto"/>
                        <w:right w:val="none" w:sz="0" w:space="0" w:color="auto"/>
                      </w:divBdr>
                    </w:div>
                  </w:divsChild>
                </w:div>
                <w:div w:id="305939089">
                  <w:marLeft w:val="0"/>
                  <w:marRight w:val="0"/>
                  <w:marTop w:val="0"/>
                  <w:marBottom w:val="0"/>
                  <w:divBdr>
                    <w:top w:val="single" w:sz="2" w:space="1" w:color="FFFFFF"/>
                    <w:left w:val="single" w:sz="2" w:space="12" w:color="FFFFFF"/>
                    <w:bottom w:val="single" w:sz="2" w:space="1" w:color="FFFFFF"/>
                    <w:right w:val="single" w:sz="2" w:space="4" w:color="FFFFFF"/>
                  </w:divBdr>
                  <w:divsChild>
                    <w:div w:id="1766993056">
                      <w:marLeft w:val="0"/>
                      <w:marRight w:val="0"/>
                      <w:marTop w:val="0"/>
                      <w:marBottom w:val="0"/>
                      <w:divBdr>
                        <w:top w:val="none" w:sz="0" w:space="0" w:color="auto"/>
                        <w:left w:val="none" w:sz="0" w:space="0" w:color="auto"/>
                        <w:bottom w:val="none" w:sz="0" w:space="0" w:color="auto"/>
                        <w:right w:val="none" w:sz="0" w:space="0" w:color="auto"/>
                      </w:divBdr>
                    </w:div>
                  </w:divsChild>
                </w:div>
                <w:div w:id="1984698606">
                  <w:marLeft w:val="0"/>
                  <w:marRight w:val="0"/>
                  <w:marTop w:val="0"/>
                  <w:marBottom w:val="0"/>
                  <w:divBdr>
                    <w:top w:val="single" w:sz="2" w:space="1" w:color="FFFFFF"/>
                    <w:left w:val="single" w:sz="2" w:space="12" w:color="FFFFFF"/>
                    <w:bottom w:val="single" w:sz="2" w:space="1" w:color="FFFFFF"/>
                    <w:right w:val="single" w:sz="2" w:space="4" w:color="FFFFFF"/>
                  </w:divBdr>
                  <w:divsChild>
                    <w:div w:id="1540969648">
                      <w:marLeft w:val="0"/>
                      <w:marRight w:val="0"/>
                      <w:marTop w:val="0"/>
                      <w:marBottom w:val="0"/>
                      <w:divBdr>
                        <w:top w:val="none" w:sz="0" w:space="0" w:color="auto"/>
                        <w:left w:val="none" w:sz="0" w:space="0" w:color="auto"/>
                        <w:bottom w:val="none" w:sz="0" w:space="0" w:color="auto"/>
                        <w:right w:val="none" w:sz="0" w:space="0" w:color="auto"/>
                      </w:divBdr>
                    </w:div>
                  </w:divsChild>
                </w:div>
                <w:div w:id="259680822">
                  <w:marLeft w:val="0"/>
                  <w:marRight w:val="0"/>
                  <w:marTop w:val="0"/>
                  <w:marBottom w:val="0"/>
                  <w:divBdr>
                    <w:top w:val="single" w:sz="2" w:space="1" w:color="FFFFFF"/>
                    <w:left w:val="single" w:sz="2" w:space="12" w:color="FFFFFF"/>
                    <w:bottom w:val="single" w:sz="2" w:space="1" w:color="FFFFFF"/>
                    <w:right w:val="single" w:sz="2" w:space="4" w:color="FFFFFF"/>
                  </w:divBdr>
                  <w:divsChild>
                    <w:div w:id="1858499192">
                      <w:marLeft w:val="0"/>
                      <w:marRight w:val="0"/>
                      <w:marTop w:val="0"/>
                      <w:marBottom w:val="0"/>
                      <w:divBdr>
                        <w:top w:val="none" w:sz="0" w:space="0" w:color="auto"/>
                        <w:left w:val="none" w:sz="0" w:space="0" w:color="auto"/>
                        <w:bottom w:val="none" w:sz="0" w:space="0" w:color="auto"/>
                        <w:right w:val="none" w:sz="0" w:space="0" w:color="auto"/>
                      </w:divBdr>
                    </w:div>
                  </w:divsChild>
                </w:div>
                <w:div w:id="1987083197">
                  <w:marLeft w:val="0"/>
                  <w:marRight w:val="0"/>
                  <w:marTop w:val="0"/>
                  <w:marBottom w:val="0"/>
                  <w:divBdr>
                    <w:top w:val="single" w:sz="2" w:space="1" w:color="FFFFFF"/>
                    <w:left w:val="single" w:sz="2" w:space="12" w:color="FFFFFF"/>
                    <w:bottom w:val="single" w:sz="2" w:space="1" w:color="FFFFFF"/>
                    <w:right w:val="single" w:sz="2" w:space="4" w:color="FFFFFF"/>
                  </w:divBdr>
                  <w:divsChild>
                    <w:div w:id="1280185895">
                      <w:marLeft w:val="0"/>
                      <w:marRight w:val="0"/>
                      <w:marTop w:val="0"/>
                      <w:marBottom w:val="0"/>
                      <w:divBdr>
                        <w:top w:val="none" w:sz="0" w:space="0" w:color="auto"/>
                        <w:left w:val="none" w:sz="0" w:space="0" w:color="auto"/>
                        <w:bottom w:val="none" w:sz="0" w:space="0" w:color="auto"/>
                        <w:right w:val="none" w:sz="0" w:space="0" w:color="auto"/>
                      </w:divBdr>
                    </w:div>
                  </w:divsChild>
                </w:div>
                <w:div w:id="359746752">
                  <w:marLeft w:val="0"/>
                  <w:marRight w:val="0"/>
                  <w:marTop w:val="0"/>
                  <w:marBottom w:val="0"/>
                  <w:divBdr>
                    <w:top w:val="single" w:sz="2" w:space="1" w:color="FFFFFF"/>
                    <w:left w:val="single" w:sz="2" w:space="12" w:color="FFFFFF"/>
                    <w:bottom w:val="single" w:sz="2" w:space="1" w:color="FFFFFF"/>
                    <w:right w:val="single" w:sz="2" w:space="4" w:color="FFFFFF"/>
                  </w:divBdr>
                  <w:divsChild>
                    <w:div w:id="770394264">
                      <w:marLeft w:val="0"/>
                      <w:marRight w:val="0"/>
                      <w:marTop w:val="0"/>
                      <w:marBottom w:val="0"/>
                      <w:divBdr>
                        <w:top w:val="none" w:sz="0" w:space="0" w:color="auto"/>
                        <w:left w:val="none" w:sz="0" w:space="0" w:color="auto"/>
                        <w:bottom w:val="none" w:sz="0" w:space="0" w:color="auto"/>
                        <w:right w:val="none" w:sz="0" w:space="0" w:color="auto"/>
                      </w:divBdr>
                    </w:div>
                  </w:divsChild>
                </w:div>
                <w:div w:id="1579829606">
                  <w:marLeft w:val="0"/>
                  <w:marRight w:val="0"/>
                  <w:marTop w:val="0"/>
                  <w:marBottom w:val="0"/>
                  <w:divBdr>
                    <w:top w:val="single" w:sz="2" w:space="1" w:color="FFFFFF"/>
                    <w:left w:val="single" w:sz="2" w:space="12" w:color="FFFFFF"/>
                    <w:bottom w:val="single" w:sz="2" w:space="1" w:color="FFFFFF"/>
                    <w:right w:val="single" w:sz="2" w:space="4" w:color="FFFFFF"/>
                  </w:divBdr>
                  <w:divsChild>
                    <w:div w:id="2014871446">
                      <w:marLeft w:val="0"/>
                      <w:marRight w:val="0"/>
                      <w:marTop w:val="0"/>
                      <w:marBottom w:val="0"/>
                      <w:divBdr>
                        <w:top w:val="none" w:sz="0" w:space="0" w:color="auto"/>
                        <w:left w:val="none" w:sz="0" w:space="0" w:color="auto"/>
                        <w:bottom w:val="none" w:sz="0" w:space="0" w:color="auto"/>
                        <w:right w:val="none" w:sz="0" w:space="0" w:color="auto"/>
                      </w:divBdr>
                    </w:div>
                  </w:divsChild>
                </w:div>
                <w:div w:id="162555520">
                  <w:marLeft w:val="0"/>
                  <w:marRight w:val="0"/>
                  <w:marTop w:val="0"/>
                  <w:marBottom w:val="0"/>
                  <w:divBdr>
                    <w:top w:val="single" w:sz="2" w:space="1" w:color="FFFFFF"/>
                    <w:left w:val="single" w:sz="2" w:space="12" w:color="FFFFFF"/>
                    <w:bottom w:val="single" w:sz="2" w:space="4" w:color="FFFFFF"/>
                    <w:right w:val="single" w:sz="2" w:space="4" w:color="FFFFFF"/>
                  </w:divBdr>
                  <w:divsChild>
                    <w:div w:id="195882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902">
          <w:marLeft w:val="0"/>
          <w:marRight w:val="0"/>
          <w:marTop w:val="0"/>
          <w:marBottom w:val="335"/>
          <w:divBdr>
            <w:top w:val="none" w:sz="0" w:space="0" w:color="auto"/>
            <w:left w:val="none" w:sz="0" w:space="0" w:color="auto"/>
            <w:bottom w:val="none" w:sz="0" w:space="0" w:color="auto"/>
            <w:right w:val="none" w:sz="0" w:space="0" w:color="auto"/>
          </w:divBdr>
          <w:divsChild>
            <w:div w:id="798692103">
              <w:marLeft w:val="0"/>
              <w:marRight w:val="0"/>
              <w:marTop w:val="0"/>
              <w:marBottom w:val="0"/>
              <w:divBdr>
                <w:top w:val="none" w:sz="0" w:space="0" w:color="auto"/>
                <w:left w:val="none" w:sz="0" w:space="0" w:color="auto"/>
                <w:bottom w:val="none" w:sz="0" w:space="0" w:color="auto"/>
                <w:right w:val="none" w:sz="0" w:space="0" w:color="auto"/>
              </w:divBdr>
              <w:divsChild>
                <w:div w:id="1984457697">
                  <w:marLeft w:val="0"/>
                  <w:marRight w:val="0"/>
                  <w:marTop w:val="0"/>
                  <w:marBottom w:val="0"/>
                  <w:divBdr>
                    <w:top w:val="single" w:sz="2" w:space="4" w:color="FFFFFF"/>
                    <w:left w:val="single" w:sz="2" w:space="12" w:color="FFFFFF"/>
                    <w:bottom w:val="single" w:sz="2" w:space="1" w:color="FFFFFF"/>
                    <w:right w:val="single" w:sz="2" w:space="4" w:color="FFFFFF"/>
                  </w:divBdr>
                  <w:divsChild>
                    <w:div w:id="1372457003">
                      <w:marLeft w:val="0"/>
                      <w:marRight w:val="0"/>
                      <w:marTop w:val="0"/>
                      <w:marBottom w:val="0"/>
                      <w:divBdr>
                        <w:top w:val="none" w:sz="0" w:space="0" w:color="auto"/>
                        <w:left w:val="none" w:sz="0" w:space="0" w:color="auto"/>
                        <w:bottom w:val="none" w:sz="0" w:space="0" w:color="auto"/>
                        <w:right w:val="none" w:sz="0" w:space="0" w:color="auto"/>
                      </w:divBdr>
                    </w:div>
                  </w:divsChild>
                </w:div>
                <w:div w:id="2017733872">
                  <w:marLeft w:val="0"/>
                  <w:marRight w:val="0"/>
                  <w:marTop w:val="0"/>
                  <w:marBottom w:val="0"/>
                  <w:divBdr>
                    <w:top w:val="single" w:sz="2" w:space="1" w:color="FFFFFF"/>
                    <w:left w:val="single" w:sz="2" w:space="12" w:color="FFFFFF"/>
                    <w:bottom w:val="single" w:sz="2" w:space="1" w:color="FFFFFF"/>
                    <w:right w:val="single" w:sz="2" w:space="4" w:color="FFFFFF"/>
                  </w:divBdr>
                  <w:divsChild>
                    <w:div w:id="1027022893">
                      <w:marLeft w:val="0"/>
                      <w:marRight w:val="0"/>
                      <w:marTop w:val="0"/>
                      <w:marBottom w:val="0"/>
                      <w:divBdr>
                        <w:top w:val="none" w:sz="0" w:space="0" w:color="auto"/>
                        <w:left w:val="none" w:sz="0" w:space="0" w:color="auto"/>
                        <w:bottom w:val="none" w:sz="0" w:space="0" w:color="auto"/>
                        <w:right w:val="none" w:sz="0" w:space="0" w:color="auto"/>
                      </w:divBdr>
                    </w:div>
                  </w:divsChild>
                </w:div>
                <w:div w:id="2112358673">
                  <w:marLeft w:val="0"/>
                  <w:marRight w:val="0"/>
                  <w:marTop w:val="0"/>
                  <w:marBottom w:val="0"/>
                  <w:divBdr>
                    <w:top w:val="single" w:sz="2" w:space="1" w:color="FFFFFF"/>
                    <w:left w:val="single" w:sz="2" w:space="12" w:color="FFFFFF"/>
                    <w:bottom w:val="single" w:sz="2" w:space="1" w:color="FFFFFF"/>
                    <w:right w:val="single" w:sz="2" w:space="4" w:color="FFFFFF"/>
                  </w:divBdr>
                  <w:divsChild>
                    <w:div w:id="389420250">
                      <w:marLeft w:val="0"/>
                      <w:marRight w:val="0"/>
                      <w:marTop w:val="0"/>
                      <w:marBottom w:val="0"/>
                      <w:divBdr>
                        <w:top w:val="none" w:sz="0" w:space="0" w:color="auto"/>
                        <w:left w:val="none" w:sz="0" w:space="0" w:color="auto"/>
                        <w:bottom w:val="none" w:sz="0" w:space="0" w:color="auto"/>
                        <w:right w:val="none" w:sz="0" w:space="0" w:color="auto"/>
                      </w:divBdr>
                    </w:div>
                  </w:divsChild>
                </w:div>
                <w:div w:id="1756248127">
                  <w:marLeft w:val="0"/>
                  <w:marRight w:val="0"/>
                  <w:marTop w:val="0"/>
                  <w:marBottom w:val="0"/>
                  <w:divBdr>
                    <w:top w:val="single" w:sz="2" w:space="1" w:color="FFFFFF"/>
                    <w:left w:val="single" w:sz="2" w:space="12" w:color="FFFFFF"/>
                    <w:bottom w:val="single" w:sz="2" w:space="1" w:color="FFFFFF"/>
                    <w:right w:val="single" w:sz="2" w:space="4" w:color="FFFFFF"/>
                  </w:divBdr>
                  <w:divsChild>
                    <w:div w:id="1731803092">
                      <w:marLeft w:val="0"/>
                      <w:marRight w:val="0"/>
                      <w:marTop w:val="0"/>
                      <w:marBottom w:val="0"/>
                      <w:divBdr>
                        <w:top w:val="none" w:sz="0" w:space="0" w:color="auto"/>
                        <w:left w:val="none" w:sz="0" w:space="0" w:color="auto"/>
                        <w:bottom w:val="none" w:sz="0" w:space="0" w:color="auto"/>
                        <w:right w:val="none" w:sz="0" w:space="0" w:color="auto"/>
                      </w:divBdr>
                    </w:div>
                  </w:divsChild>
                </w:div>
                <w:div w:id="251207218">
                  <w:marLeft w:val="0"/>
                  <w:marRight w:val="0"/>
                  <w:marTop w:val="0"/>
                  <w:marBottom w:val="0"/>
                  <w:divBdr>
                    <w:top w:val="single" w:sz="2" w:space="1" w:color="FFFFFF"/>
                    <w:left w:val="single" w:sz="2" w:space="12" w:color="FFFFFF"/>
                    <w:bottom w:val="single" w:sz="2" w:space="1" w:color="FFFFFF"/>
                    <w:right w:val="single" w:sz="2" w:space="4" w:color="FFFFFF"/>
                  </w:divBdr>
                  <w:divsChild>
                    <w:div w:id="1548223442">
                      <w:marLeft w:val="0"/>
                      <w:marRight w:val="0"/>
                      <w:marTop w:val="0"/>
                      <w:marBottom w:val="0"/>
                      <w:divBdr>
                        <w:top w:val="none" w:sz="0" w:space="0" w:color="auto"/>
                        <w:left w:val="none" w:sz="0" w:space="0" w:color="auto"/>
                        <w:bottom w:val="none" w:sz="0" w:space="0" w:color="auto"/>
                        <w:right w:val="none" w:sz="0" w:space="0" w:color="auto"/>
                      </w:divBdr>
                    </w:div>
                  </w:divsChild>
                </w:div>
                <w:div w:id="1427841501">
                  <w:marLeft w:val="0"/>
                  <w:marRight w:val="0"/>
                  <w:marTop w:val="0"/>
                  <w:marBottom w:val="0"/>
                  <w:divBdr>
                    <w:top w:val="single" w:sz="2" w:space="1" w:color="FFFFFF"/>
                    <w:left w:val="single" w:sz="2" w:space="12" w:color="FFFFFF"/>
                    <w:bottom w:val="single" w:sz="2" w:space="1" w:color="FFFFFF"/>
                    <w:right w:val="single" w:sz="2" w:space="4" w:color="FFFFFF"/>
                  </w:divBdr>
                  <w:divsChild>
                    <w:div w:id="1745180050">
                      <w:marLeft w:val="0"/>
                      <w:marRight w:val="0"/>
                      <w:marTop w:val="0"/>
                      <w:marBottom w:val="0"/>
                      <w:divBdr>
                        <w:top w:val="none" w:sz="0" w:space="0" w:color="auto"/>
                        <w:left w:val="none" w:sz="0" w:space="0" w:color="auto"/>
                        <w:bottom w:val="none" w:sz="0" w:space="0" w:color="auto"/>
                        <w:right w:val="none" w:sz="0" w:space="0" w:color="auto"/>
                      </w:divBdr>
                    </w:div>
                  </w:divsChild>
                </w:div>
                <w:div w:id="2051298533">
                  <w:marLeft w:val="0"/>
                  <w:marRight w:val="0"/>
                  <w:marTop w:val="0"/>
                  <w:marBottom w:val="0"/>
                  <w:divBdr>
                    <w:top w:val="single" w:sz="2" w:space="1" w:color="FFFFFF"/>
                    <w:left w:val="single" w:sz="2" w:space="12" w:color="FFFFFF"/>
                    <w:bottom w:val="single" w:sz="2" w:space="1" w:color="FFFFFF"/>
                    <w:right w:val="single" w:sz="2" w:space="4" w:color="FFFFFF"/>
                  </w:divBdr>
                  <w:divsChild>
                    <w:div w:id="671764469">
                      <w:marLeft w:val="0"/>
                      <w:marRight w:val="0"/>
                      <w:marTop w:val="0"/>
                      <w:marBottom w:val="0"/>
                      <w:divBdr>
                        <w:top w:val="none" w:sz="0" w:space="0" w:color="auto"/>
                        <w:left w:val="none" w:sz="0" w:space="0" w:color="auto"/>
                        <w:bottom w:val="none" w:sz="0" w:space="0" w:color="auto"/>
                        <w:right w:val="none" w:sz="0" w:space="0" w:color="auto"/>
                      </w:divBdr>
                    </w:div>
                  </w:divsChild>
                </w:div>
                <w:div w:id="626398762">
                  <w:marLeft w:val="0"/>
                  <w:marRight w:val="0"/>
                  <w:marTop w:val="0"/>
                  <w:marBottom w:val="0"/>
                  <w:divBdr>
                    <w:top w:val="single" w:sz="2" w:space="1" w:color="FFFFFF"/>
                    <w:left w:val="single" w:sz="2" w:space="12" w:color="FFFFFF"/>
                    <w:bottom w:val="single" w:sz="2" w:space="1" w:color="FFFFFF"/>
                    <w:right w:val="single" w:sz="2" w:space="4" w:color="FFFFFF"/>
                  </w:divBdr>
                  <w:divsChild>
                    <w:div w:id="1935243654">
                      <w:marLeft w:val="0"/>
                      <w:marRight w:val="0"/>
                      <w:marTop w:val="0"/>
                      <w:marBottom w:val="0"/>
                      <w:divBdr>
                        <w:top w:val="none" w:sz="0" w:space="0" w:color="auto"/>
                        <w:left w:val="none" w:sz="0" w:space="0" w:color="auto"/>
                        <w:bottom w:val="none" w:sz="0" w:space="0" w:color="auto"/>
                        <w:right w:val="none" w:sz="0" w:space="0" w:color="auto"/>
                      </w:divBdr>
                    </w:div>
                  </w:divsChild>
                </w:div>
                <w:div w:id="2123304120">
                  <w:marLeft w:val="0"/>
                  <w:marRight w:val="0"/>
                  <w:marTop w:val="0"/>
                  <w:marBottom w:val="0"/>
                  <w:divBdr>
                    <w:top w:val="single" w:sz="2" w:space="1" w:color="FFFFFF"/>
                    <w:left w:val="single" w:sz="2" w:space="12" w:color="FFFFFF"/>
                    <w:bottom w:val="single" w:sz="2" w:space="1" w:color="FFFFFF"/>
                    <w:right w:val="single" w:sz="2" w:space="4" w:color="FFFFFF"/>
                  </w:divBdr>
                  <w:divsChild>
                    <w:div w:id="1254971218">
                      <w:marLeft w:val="0"/>
                      <w:marRight w:val="0"/>
                      <w:marTop w:val="0"/>
                      <w:marBottom w:val="0"/>
                      <w:divBdr>
                        <w:top w:val="none" w:sz="0" w:space="0" w:color="auto"/>
                        <w:left w:val="none" w:sz="0" w:space="0" w:color="auto"/>
                        <w:bottom w:val="none" w:sz="0" w:space="0" w:color="auto"/>
                        <w:right w:val="none" w:sz="0" w:space="0" w:color="auto"/>
                      </w:divBdr>
                    </w:div>
                  </w:divsChild>
                </w:div>
                <w:div w:id="983969215">
                  <w:marLeft w:val="0"/>
                  <w:marRight w:val="0"/>
                  <w:marTop w:val="0"/>
                  <w:marBottom w:val="0"/>
                  <w:divBdr>
                    <w:top w:val="single" w:sz="2" w:space="1" w:color="FFFFFF"/>
                    <w:left w:val="single" w:sz="2" w:space="12" w:color="FFFFFF"/>
                    <w:bottom w:val="single" w:sz="2" w:space="1" w:color="FFFFFF"/>
                    <w:right w:val="single" w:sz="2" w:space="4" w:color="FFFFFF"/>
                  </w:divBdr>
                  <w:divsChild>
                    <w:div w:id="61485628">
                      <w:marLeft w:val="0"/>
                      <w:marRight w:val="0"/>
                      <w:marTop w:val="0"/>
                      <w:marBottom w:val="0"/>
                      <w:divBdr>
                        <w:top w:val="none" w:sz="0" w:space="0" w:color="auto"/>
                        <w:left w:val="none" w:sz="0" w:space="0" w:color="auto"/>
                        <w:bottom w:val="none" w:sz="0" w:space="0" w:color="auto"/>
                        <w:right w:val="none" w:sz="0" w:space="0" w:color="auto"/>
                      </w:divBdr>
                    </w:div>
                  </w:divsChild>
                </w:div>
                <w:div w:id="1912352092">
                  <w:marLeft w:val="0"/>
                  <w:marRight w:val="0"/>
                  <w:marTop w:val="0"/>
                  <w:marBottom w:val="0"/>
                  <w:divBdr>
                    <w:top w:val="single" w:sz="2" w:space="1" w:color="FFFFFF"/>
                    <w:left w:val="single" w:sz="2" w:space="12" w:color="FFFFFF"/>
                    <w:bottom w:val="single" w:sz="2" w:space="1" w:color="FFFFFF"/>
                    <w:right w:val="single" w:sz="2" w:space="4" w:color="FFFFFF"/>
                  </w:divBdr>
                  <w:divsChild>
                    <w:div w:id="499664313">
                      <w:marLeft w:val="0"/>
                      <w:marRight w:val="0"/>
                      <w:marTop w:val="0"/>
                      <w:marBottom w:val="0"/>
                      <w:divBdr>
                        <w:top w:val="none" w:sz="0" w:space="0" w:color="auto"/>
                        <w:left w:val="none" w:sz="0" w:space="0" w:color="auto"/>
                        <w:bottom w:val="none" w:sz="0" w:space="0" w:color="auto"/>
                        <w:right w:val="none" w:sz="0" w:space="0" w:color="auto"/>
                      </w:divBdr>
                    </w:div>
                  </w:divsChild>
                </w:div>
                <w:div w:id="1152332392">
                  <w:marLeft w:val="0"/>
                  <w:marRight w:val="0"/>
                  <w:marTop w:val="0"/>
                  <w:marBottom w:val="0"/>
                  <w:divBdr>
                    <w:top w:val="single" w:sz="2" w:space="1" w:color="FFFFFF"/>
                    <w:left w:val="single" w:sz="2" w:space="12" w:color="FFFFFF"/>
                    <w:bottom w:val="single" w:sz="2" w:space="1" w:color="FFFFFF"/>
                    <w:right w:val="single" w:sz="2" w:space="4" w:color="FFFFFF"/>
                  </w:divBdr>
                  <w:divsChild>
                    <w:div w:id="1103065324">
                      <w:marLeft w:val="0"/>
                      <w:marRight w:val="0"/>
                      <w:marTop w:val="0"/>
                      <w:marBottom w:val="0"/>
                      <w:divBdr>
                        <w:top w:val="none" w:sz="0" w:space="0" w:color="auto"/>
                        <w:left w:val="none" w:sz="0" w:space="0" w:color="auto"/>
                        <w:bottom w:val="none" w:sz="0" w:space="0" w:color="auto"/>
                        <w:right w:val="none" w:sz="0" w:space="0" w:color="auto"/>
                      </w:divBdr>
                    </w:div>
                  </w:divsChild>
                </w:div>
                <w:div w:id="1387992896">
                  <w:marLeft w:val="0"/>
                  <w:marRight w:val="0"/>
                  <w:marTop w:val="0"/>
                  <w:marBottom w:val="0"/>
                  <w:divBdr>
                    <w:top w:val="single" w:sz="2" w:space="1" w:color="FFFFFF"/>
                    <w:left w:val="single" w:sz="2" w:space="12" w:color="FFFFFF"/>
                    <w:bottom w:val="single" w:sz="2" w:space="1" w:color="FFFFFF"/>
                    <w:right w:val="single" w:sz="2" w:space="4" w:color="FFFFFF"/>
                  </w:divBdr>
                  <w:divsChild>
                    <w:div w:id="1475488203">
                      <w:marLeft w:val="0"/>
                      <w:marRight w:val="0"/>
                      <w:marTop w:val="0"/>
                      <w:marBottom w:val="0"/>
                      <w:divBdr>
                        <w:top w:val="none" w:sz="0" w:space="0" w:color="auto"/>
                        <w:left w:val="none" w:sz="0" w:space="0" w:color="auto"/>
                        <w:bottom w:val="none" w:sz="0" w:space="0" w:color="auto"/>
                        <w:right w:val="none" w:sz="0" w:space="0" w:color="auto"/>
                      </w:divBdr>
                    </w:div>
                  </w:divsChild>
                </w:div>
                <w:div w:id="998657678">
                  <w:marLeft w:val="0"/>
                  <w:marRight w:val="0"/>
                  <w:marTop w:val="0"/>
                  <w:marBottom w:val="0"/>
                  <w:divBdr>
                    <w:top w:val="single" w:sz="2" w:space="1" w:color="FFFFFF"/>
                    <w:left w:val="single" w:sz="2" w:space="12" w:color="FFFFFF"/>
                    <w:bottom w:val="single" w:sz="2" w:space="1" w:color="FFFFFF"/>
                    <w:right w:val="single" w:sz="2" w:space="4" w:color="FFFFFF"/>
                  </w:divBdr>
                  <w:divsChild>
                    <w:div w:id="2021933255">
                      <w:marLeft w:val="0"/>
                      <w:marRight w:val="0"/>
                      <w:marTop w:val="0"/>
                      <w:marBottom w:val="0"/>
                      <w:divBdr>
                        <w:top w:val="none" w:sz="0" w:space="0" w:color="auto"/>
                        <w:left w:val="none" w:sz="0" w:space="0" w:color="auto"/>
                        <w:bottom w:val="none" w:sz="0" w:space="0" w:color="auto"/>
                        <w:right w:val="none" w:sz="0" w:space="0" w:color="auto"/>
                      </w:divBdr>
                    </w:div>
                  </w:divsChild>
                </w:div>
                <w:div w:id="1634360958">
                  <w:marLeft w:val="0"/>
                  <w:marRight w:val="0"/>
                  <w:marTop w:val="0"/>
                  <w:marBottom w:val="0"/>
                  <w:divBdr>
                    <w:top w:val="single" w:sz="2" w:space="1" w:color="FFFFFF"/>
                    <w:left w:val="single" w:sz="2" w:space="12" w:color="FFFFFF"/>
                    <w:bottom w:val="single" w:sz="2" w:space="1" w:color="FFFFFF"/>
                    <w:right w:val="single" w:sz="2" w:space="4" w:color="FFFFFF"/>
                  </w:divBdr>
                  <w:divsChild>
                    <w:div w:id="1335111529">
                      <w:marLeft w:val="0"/>
                      <w:marRight w:val="0"/>
                      <w:marTop w:val="0"/>
                      <w:marBottom w:val="0"/>
                      <w:divBdr>
                        <w:top w:val="none" w:sz="0" w:space="0" w:color="auto"/>
                        <w:left w:val="none" w:sz="0" w:space="0" w:color="auto"/>
                        <w:bottom w:val="none" w:sz="0" w:space="0" w:color="auto"/>
                        <w:right w:val="none" w:sz="0" w:space="0" w:color="auto"/>
                      </w:divBdr>
                    </w:div>
                  </w:divsChild>
                </w:div>
                <w:div w:id="1056664343">
                  <w:marLeft w:val="0"/>
                  <w:marRight w:val="0"/>
                  <w:marTop w:val="0"/>
                  <w:marBottom w:val="0"/>
                  <w:divBdr>
                    <w:top w:val="single" w:sz="2" w:space="1" w:color="FFFFFF"/>
                    <w:left w:val="single" w:sz="2" w:space="12" w:color="FFFFFF"/>
                    <w:bottom w:val="single" w:sz="2" w:space="1" w:color="FFFFFF"/>
                    <w:right w:val="single" w:sz="2" w:space="4" w:color="FFFFFF"/>
                  </w:divBdr>
                  <w:divsChild>
                    <w:div w:id="605889617">
                      <w:marLeft w:val="0"/>
                      <w:marRight w:val="0"/>
                      <w:marTop w:val="0"/>
                      <w:marBottom w:val="0"/>
                      <w:divBdr>
                        <w:top w:val="none" w:sz="0" w:space="0" w:color="auto"/>
                        <w:left w:val="none" w:sz="0" w:space="0" w:color="auto"/>
                        <w:bottom w:val="none" w:sz="0" w:space="0" w:color="auto"/>
                        <w:right w:val="none" w:sz="0" w:space="0" w:color="auto"/>
                      </w:divBdr>
                    </w:div>
                  </w:divsChild>
                </w:div>
                <w:div w:id="1624579896">
                  <w:marLeft w:val="0"/>
                  <w:marRight w:val="0"/>
                  <w:marTop w:val="0"/>
                  <w:marBottom w:val="0"/>
                  <w:divBdr>
                    <w:top w:val="single" w:sz="2" w:space="1" w:color="FFFFFF"/>
                    <w:left w:val="single" w:sz="2" w:space="12" w:color="FFFFFF"/>
                    <w:bottom w:val="single" w:sz="2" w:space="1" w:color="FFFFFF"/>
                    <w:right w:val="single" w:sz="2" w:space="4" w:color="FFFFFF"/>
                  </w:divBdr>
                  <w:divsChild>
                    <w:div w:id="17121223">
                      <w:marLeft w:val="0"/>
                      <w:marRight w:val="0"/>
                      <w:marTop w:val="0"/>
                      <w:marBottom w:val="0"/>
                      <w:divBdr>
                        <w:top w:val="none" w:sz="0" w:space="0" w:color="auto"/>
                        <w:left w:val="none" w:sz="0" w:space="0" w:color="auto"/>
                        <w:bottom w:val="none" w:sz="0" w:space="0" w:color="auto"/>
                        <w:right w:val="none" w:sz="0" w:space="0" w:color="auto"/>
                      </w:divBdr>
                    </w:div>
                  </w:divsChild>
                </w:div>
                <w:div w:id="2062631221">
                  <w:marLeft w:val="0"/>
                  <w:marRight w:val="0"/>
                  <w:marTop w:val="0"/>
                  <w:marBottom w:val="0"/>
                  <w:divBdr>
                    <w:top w:val="single" w:sz="2" w:space="1" w:color="FFFFFF"/>
                    <w:left w:val="single" w:sz="2" w:space="12" w:color="FFFFFF"/>
                    <w:bottom w:val="single" w:sz="2" w:space="1" w:color="FFFFFF"/>
                    <w:right w:val="single" w:sz="2" w:space="4" w:color="FFFFFF"/>
                  </w:divBdr>
                  <w:divsChild>
                    <w:div w:id="1146975166">
                      <w:marLeft w:val="0"/>
                      <w:marRight w:val="0"/>
                      <w:marTop w:val="0"/>
                      <w:marBottom w:val="0"/>
                      <w:divBdr>
                        <w:top w:val="none" w:sz="0" w:space="0" w:color="auto"/>
                        <w:left w:val="none" w:sz="0" w:space="0" w:color="auto"/>
                        <w:bottom w:val="none" w:sz="0" w:space="0" w:color="auto"/>
                        <w:right w:val="none" w:sz="0" w:space="0" w:color="auto"/>
                      </w:divBdr>
                    </w:div>
                  </w:divsChild>
                </w:div>
                <w:div w:id="1202785187">
                  <w:marLeft w:val="0"/>
                  <w:marRight w:val="0"/>
                  <w:marTop w:val="0"/>
                  <w:marBottom w:val="0"/>
                  <w:divBdr>
                    <w:top w:val="single" w:sz="2" w:space="1" w:color="FFFFFF"/>
                    <w:left w:val="single" w:sz="2" w:space="12" w:color="FFFFFF"/>
                    <w:bottom w:val="single" w:sz="2" w:space="1" w:color="FFFFFF"/>
                    <w:right w:val="single" w:sz="2" w:space="4" w:color="FFFFFF"/>
                  </w:divBdr>
                  <w:divsChild>
                    <w:div w:id="523447781">
                      <w:marLeft w:val="0"/>
                      <w:marRight w:val="0"/>
                      <w:marTop w:val="0"/>
                      <w:marBottom w:val="0"/>
                      <w:divBdr>
                        <w:top w:val="none" w:sz="0" w:space="0" w:color="auto"/>
                        <w:left w:val="none" w:sz="0" w:space="0" w:color="auto"/>
                        <w:bottom w:val="none" w:sz="0" w:space="0" w:color="auto"/>
                        <w:right w:val="none" w:sz="0" w:space="0" w:color="auto"/>
                      </w:divBdr>
                    </w:div>
                  </w:divsChild>
                </w:div>
                <w:div w:id="797727321">
                  <w:marLeft w:val="0"/>
                  <w:marRight w:val="0"/>
                  <w:marTop w:val="0"/>
                  <w:marBottom w:val="0"/>
                  <w:divBdr>
                    <w:top w:val="single" w:sz="2" w:space="1" w:color="FFFFFF"/>
                    <w:left w:val="single" w:sz="2" w:space="12" w:color="FFFFFF"/>
                    <w:bottom w:val="single" w:sz="2" w:space="1" w:color="FFFFFF"/>
                    <w:right w:val="single" w:sz="2" w:space="4" w:color="FFFFFF"/>
                  </w:divBdr>
                  <w:divsChild>
                    <w:div w:id="125900529">
                      <w:marLeft w:val="0"/>
                      <w:marRight w:val="0"/>
                      <w:marTop w:val="0"/>
                      <w:marBottom w:val="0"/>
                      <w:divBdr>
                        <w:top w:val="none" w:sz="0" w:space="0" w:color="auto"/>
                        <w:left w:val="none" w:sz="0" w:space="0" w:color="auto"/>
                        <w:bottom w:val="none" w:sz="0" w:space="0" w:color="auto"/>
                        <w:right w:val="none" w:sz="0" w:space="0" w:color="auto"/>
                      </w:divBdr>
                    </w:div>
                  </w:divsChild>
                </w:div>
                <w:div w:id="839855321">
                  <w:marLeft w:val="0"/>
                  <w:marRight w:val="0"/>
                  <w:marTop w:val="0"/>
                  <w:marBottom w:val="0"/>
                  <w:divBdr>
                    <w:top w:val="single" w:sz="2" w:space="1" w:color="FFFFFF"/>
                    <w:left w:val="single" w:sz="2" w:space="12" w:color="FFFFFF"/>
                    <w:bottom w:val="single" w:sz="2" w:space="1" w:color="FFFFFF"/>
                    <w:right w:val="single" w:sz="2" w:space="4" w:color="FFFFFF"/>
                  </w:divBdr>
                  <w:divsChild>
                    <w:div w:id="616908539">
                      <w:marLeft w:val="0"/>
                      <w:marRight w:val="0"/>
                      <w:marTop w:val="0"/>
                      <w:marBottom w:val="0"/>
                      <w:divBdr>
                        <w:top w:val="none" w:sz="0" w:space="0" w:color="auto"/>
                        <w:left w:val="none" w:sz="0" w:space="0" w:color="auto"/>
                        <w:bottom w:val="none" w:sz="0" w:space="0" w:color="auto"/>
                        <w:right w:val="none" w:sz="0" w:space="0" w:color="auto"/>
                      </w:divBdr>
                    </w:div>
                  </w:divsChild>
                </w:div>
                <w:div w:id="594941778">
                  <w:marLeft w:val="0"/>
                  <w:marRight w:val="0"/>
                  <w:marTop w:val="0"/>
                  <w:marBottom w:val="0"/>
                  <w:divBdr>
                    <w:top w:val="single" w:sz="2" w:space="1" w:color="FFFFFF"/>
                    <w:left w:val="single" w:sz="2" w:space="12" w:color="FFFFFF"/>
                    <w:bottom w:val="single" w:sz="2" w:space="1" w:color="FFFFFF"/>
                    <w:right w:val="single" w:sz="2" w:space="4" w:color="FFFFFF"/>
                  </w:divBdr>
                  <w:divsChild>
                    <w:div w:id="602767156">
                      <w:marLeft w:val="0"/>
                      <w:marRight w:val="0"/>
                      <w:marTop w:val="0"/>
                      <w:marBottom w:val="0"/>
                      <w:divBdr>
                        <w:top w:val="none" w:sz="0" w:space="0" w:color="auto"/>
                        <w:left w:val="none" w:sz="0" w:space="0" w:color="auto"/>
                        <w:bottom w:val="none" w:sz="0" w:space="0" w:color="auto"/>
                        <w:right w:val="none" w:sz="0" w:space="0" w:color="auto"/>
                      </w:divBdr>
                    </w:div>
                  </w:divsChild>
                </w:div>
                <w:div w:id="1007095809">
                  <w:marLeft w:val="0"/>
                  <w:marRight w:val="0"/>
                  <w:marTop w:val="0"/>
                  <w:marBottom w:val="0"/>
                  <w:divBdr>
                    <w:top w:val="single" w:sz="2" w:space="1" w:color="FFFFFF"/>
                    <w:left w:val="single" w:sz="2" w:space="12" w:color="FFFFFF"/>
                    <w:bottom w:val="single" w:sz="2" w:space="1" w:color="FFFFFF"/>
                    <w:right w:val="single" w:sz="2" w:space="4" w:color="FFFFFF"/>
                  </w:divBdr>
                  <w:divsChild>
                    <w:div w:id="635380997">
                      <w:marLeft w:val="0"/>
                      <w:marRight w:val="0"/>
                      <w:marTop w:val="0"/>
                      <w:marBottom w:val="0"/>
                      <w:divBdr>
                        <w:top w:val="none" w:sz="0" w:space="0" w:color="auto"/>
                        <w:left w:val="none" w:sz="0" w:space="0" w:color="auto"/>
                        <w:bottom w:val="none" w:sz="0" w:space="0" w:color="auto"/>
                        <w:right w:val="none" w:sz="0" w:space="0" w:color="auto"/>
                      </w:divBdr>
                    </w:div>
                  </w:divsChild>
                </w:div>
                <w:div w:id="2039432332">
                  <w:marLeft w:val="0"/>
                  <w:marRight w:val="0"/>
                  <w:marTop w:val="0"/>
                  <w:marBottom w:val="0"/>
                  <w:divBdr>
                    <w:top w:val="single" w:sz="2" w:space="1" w:color="FFFFFF"/>
                    <w:left w:val="single" w:sz="2" w:space="12" w:color="FFFFFF"/>
                    <w:bottom w:val="single" w:sz="2" w:space="1" w:color="FFFFFF"/>
                    <w:right w:val="single" w:sz="2" w:space="4" w:color="FFFFFF"/>
                  </w:divBdr>
                  <w:divsChild>
                    <w:div w:id="48040573">
                      <w:marLeft w:val="0"/>
                      <w:marRight w:val="0"/>
                      <w:marTop w:val="0"/>
                      <w:marBottom w:val="0"/>
                      <w:divBdr>
                        <w:top w:val="none" w:sz="0" w:space="0" w:color="auto"/>
                        <w:left w:val="none" w:sz="0" w:space="0" w:color="auto"/>
                        <w:bottom w:val="none" w:sz="0" w:space="0" w:color="auto"/>
                        <w:right w:val="none" w:sz="0" w:space="0" w:color="auto"/>
                      </w:divBdr>
                    </w:div>
                  </w:divsChild>
                </w:div>
                <w:div w:id="634875942">
                  <w:marLeft w:val="0"/>
                  <w:marRight w:val="0"/>
                  <w:marTop w:val="0"/>
                  <w:marBottom w:val="0"/>
                  <w:divBdr>
                    <w:top w:val="single" w:sz="2" w:space="1" w:color="FFFFFF"/>
                    <w:left w:val="single" w:sz="2" w:space="12" w:color="FFFFFF"/>
                    <w:bottom w:val="single" w:sz="2" w:space="1" w:color="FFFFFF"/>
                    <w:right w:val="single" w:sz="2" w:space="4" w:color="FFFFFF"/>
                  </w:divBdr>
                  <w:divsChild>
                    <w:div w:id="1496795509">
                      <w:marLeft w:val="0"/>
                      <w:marRight w:val="0"/>
                      <w:marTop w:val="0"/>
                      <w:marBottom w:val="0"/>
                      <w:divBdr>
                        <w:top w:val="none" w:sz="0" w:space="0" w:color="auto"/>
                        <w:left w:val="none" w:sz="0" w:space="0" w:color="auto"/>
                        <w:bottom w:val="none" w:sz="0" w:space="0" w:color="auto"/>
                        <w:right w:val="none" w:sz="0" w:space="0" w:color="auto"/>
                      </w:divBdr>
                    </w:div>
                  </w:divsChild>
                </w:div>
                <w:div w:id="1436053939">
                  <w:marLeft w:val="0"/>
                  <w:marRight w:val="0"/>
                  <w:marTop w:val="0"/>
                  <w:marBottom w:val="0"/>
                  <w:divBdr>
                    <w:top w:val="single" w:sz="2" w:space="1" w:color="FFFFFF"/>
                    <w:left w:val="single" w:sz="2" w:space="12" w:color="FFFFFF"/>
                    <w:bottom w:val="single" w:sz="2" w:space="1" w:color="FFFFFF"/>
                    <w:right w:val="single" w:sz="2" w:space="4" w:color="FFFFFF"/>
                  </w:divBdr>
                  <w:divsChild>
                    <w:div w:id="2062711398">
                      <w:marLeft w:val="0"/>
                      <w:marRight w:val="0"/>
                      <w:marTop w:val="0"/>
                      <w:marBottom w:val="0"/>
                      <w:divBdr>
                        <w:top w:val="none" w:sz="0" w:space="0" w:color="auto"/>
                        <w:left w:val="none" w:sz="0" w:space="0" w:color="auto"/>
                        <w:bottom w:val="none" w:sz="0" w:space="0" w:color="auto"/>
                        <w:right w:val="none" w:sz="0" w:space="0" w:color="auto"/>
                      </w:divBdr>
                    </w:div>
                  </w:divsChild>
                </w:div>
                <w:div w:id="1094285306">
                  <w:marLeft w:val="0"/>
                  <w:marRight w:val="0"/>
                  <w:marTop w:val="0"/>
                  <w:marBottom w:val="0"/>
                  <w:divBdr>
                    <w:top w:val="single" w:sz="2" w:space="1" w:color="FFFFFF"/>
                    <w:left w:val="single" w:sz="2" w:space="12" w:color="FFFFFF"/>
                    <w:bottom w:val="single" w:sz="2" w:space="1" w:color="FFFFFF"/>
                    <w:right w:val="single" w:sz="2" w:space="4" w:color="FFFFFF"/>
                  </w:divBdr>
                  <w:divsChild>
                    <w:div w:id="416757018">
                      <w:marLeft w:val="0"/>
                      <w:marRight w:val="0"/>
                      <w:marTop w:val="0"/>
                      <w:marBottom w:val="0"/>
                      <w:divBdr>
                        <w:top w:val="none" w:sz="0" w:space="0" w:color="auto"/>
                        <w:left w:val="none" w:sz="0" w:space="0" w:color="auto"/>
                        <w:bottom w:val="none" w:sz="0" w:space="0" w:color="auto"/>
                        <w:right w:val="none" w:sz="0" w:space="0" w:color="auto"/>
                      </w:divBdr>
                    </w:div>
                  </w:divsChild>
                </w:div>
                <w:div w:id="110512228">
                  <w:marLeft w:val="0"/>
                  <w:marRight w:val="0"/>
                  <w:marTop w:val="0"/>
                  <w:marBottom w:val="0"/>
                  <w:divBdr>
                    <w:top w:val="single" w:sz="2" w:space="1" w:color="FFFFFF"/>
                    <w:left w:val="single" w:sz="2" w:space="12" w:color="FFFFFF"/>
                    <w:bottom w:val="single" w:sz="2" w:space="4" w:color="FFFFFF"/>
                    <w:right w:val="single" w:sz="2" w:space="4" w:color="FFFFFF"/>
                  </w:divBdr>
                  <w:divsChild>
                    <w:div w:id="13946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471252">
          <w:marLeft w:val="0"/>
          <w:marRight w:val="0"/>
          <w:marTop w:val="0"/>
          <w:marBottom w:val="335"/>
          <w:divBdr>
            <w:top w:val="none" w:sz="0" w:space="0" w:color="auto"/>
            <w:left w:val="none" w:sz="0" w:space="0" w:color="auto"/>
            <w:bottom w:val="none" w:sz="0" w:space="0" w:color="auto"/>
            <w:right w:val="none" w:sz="0" w:space="0" w:color="auto"/>
          </w:divBdr>
          <w:divsChild>
            <w:div w:id="1102190882">
              <w:marLeft w:val="0"/>
              <w:marRight w:val="0"/>
              <w:marTop w:val="0"/>
              <w:marBottom w:val="0"/>
              <w:divBdr>
                <w:top w:val="none" w:sz="0" w:space="0" w:color="auto"/>
                <w:left w:val="none" w:sz="0" w:space="0" w:color="auto"/>
                <w:bottom w:val="none" w:sz="0" w:space="0" w:color="auto"/>
                <w:right w:val="none" w:sz="0" w:space="0" w:color="auto"/>
              </w:divBdr>
              <w:divsChild>
                <w:div w:id="573399519">
                  <w:marLeft w:val="0"/>
                  <w:marRight w:val="0"/>
                  <w:marTop w:val="0"/>
                  <w:marBottom w:val="0"/>
                  <w:divBdr>
                    <w:top w:val="single" w:sz="2" w:space="4" w:color="FFFFFF"/>
                    <w:left w:val="single" w:sz="2" w:space="12" w:color="FFFFFF"/>
                    <w:bottom w:val="single" w:sz="2" w:space="1" w:color="FFFFFF"/>
                    <w:right w:val="single" w:sz="2" w:space="4" w:color="FFFFFF"/>
                  </w:divBdr>
                  <w:divsChild>
                    <w:div w:id="915359099">
                      <w:marLeft w:val="0"/>
                      <w:marRight w:val="0"/>
                      <w:marTop w:val="0"/>
                      <w:marBottom w:val="0"/>
                      <w:divBdr>
                        <w:top w:val="none" w:sz="0" w:space="0" w:color="auto"/>
                        <w:left w:val="none" w:sz="0" w:space="0" w:color="auto"/>
                        <w:bottom w:val="none" w:sz="0" w:space="0" w:color="auto"/>
                        <w:right w:val="none" w:sz="0" w:space="0" w:color="auto"/>
                      </w:divBdr>
                    </w:div>
                  </w:divsChild>
                </w:div>
                <w:div w:id="1309945258">
                  <w:marLeft w:val="0"/>
                  <w:marRight w:val="0"/>
                  <w:marTop w:val="0"/>
                  <w:marBottom w:val="0"/>
                  <w:divBdr>
                    <w:top w:val="single" w:sz="2" w:space="1" w:color="FFFFFF"/>
                    <w:left w:val="single" w:sz="2" w:space="12" w:color="FFFFFF"/>
                    <w:bottom w:val="single" w:sz="2" w:space="1" w:color="FFFFFF"/>
                    <w:right w:val="single" w:sz="2" w:space="4" w:color="FFFFFF"/>
                  </w:divBdr>
                  <w:divsChild>
                    <w:div w:id="1447429322">
                      <w:marLeft w:val="0"/>
                      <w:marRight w:val="0"/>
                      <w:marTop w:val="0"/>
                      <w:marBottom w:val="0"/>
                      <w:divBdr>
                        <w:top w:val="none" w:sz="0" w:space="0" w:color="auto"/>
                        <w:left w:val="none" w:sz="0" w:space="0" w:color="auto"/>
                        <w:bottom w:val="none" w:sz="0" w:space="0" w:color="auto"/>
                        <w:right w:val="none" w:sz="0" w:space="0" w:color="auto"/>
                      </w:divBdr>
                    </w:div>
                  </w:divsChild>
                </w:div>
                <w:div w:id="1547331595">
                  <w:marLeft w:val="0"/>
                  <w:marRight w:val="0"/>
                  <w:marTop w:val="0"/>
                  <w:marBottom w:val="0"/>
                  <w:divBdr>
                    <w:top w:val="single" w:sz="2" w:space="1" w:color="FFFFFF"/>
                    <w:left w:val="single" w:sz="2" w:space="12" w:color="FFFFFF"/>
                    <w:bottom w:val="single" w:sz="2" w:space="1" w:color="FFFFFF"/>
                    <w:right w:val="single" w:sz="2" w:space="4" w:color="FFFFFF"/>
                  </w:divBdr>
                  <w:divsChild>
                    <w:div w:id="1550871809">
                      <w:marLeft w:val="0"/>
                      <w:marRight w:val="0"/>
                      <w:marTop w:val="0"/>
                      <w:marBottom w:val="0"/>
                      <w:divBdr>
                        <w:top w:val="none" w:sz="0" w:space="0" w:color="auto"/>
                        <w:left w:val="none" w:sz="0" w:space="0" w:color="auto"/>
                        <w:bottom w:val="none" w:sz="0" w:space="0" w:color="auto"/>
                        <w:right w:val="none" w:sz="0" w:space="0" w:color="auto"/>
                      </w:divBdr>
                    </w:div>
                  </w:divsChild>
                </w:div>
                <w:div w:id="1249844716">
                  <w:marLeft w:val="0"/>
                  <w:marRight w:val="0"/>
                  <w:marTop w:val="0"/>
                  <w:marBottom w:val="0"/>
                  <w:divBdr>
                    <w:top w:val="single" w:sz="2" w:space="1" w:color="FFFFFF"/>
                    <w:left w:val="single" w:sz="2" w:space="12" w:color="FFFFFF"/>
                    <w:bottom w:val="single" w:sz="2" w:space="1" w:color="FFFFFF"/>
                    <w:right w:val="single" w:sz="2" w:space="4" w:color="FFFFFF"/>
                  </w:divBdr>
                  <w:divsChild>
                    <w:div w:id="534850521">
                      <w:marLeft w:val="0"/>
                      <w:marRight w:val="0"/>
                      <w:marTop w:val="0"/>
                      <w:marBottom w:val="0"/>
                      <w:divBdr>
                        <w:top w:val="none" w:sz="0" w:space="0" w:color="auto"/>
                        <w:left w:val="none" w:sz="0" w:space="0" w:color="auto"/>
                        <w:bottom w:val="none" w:sz="0" w:space="0" w:color="auto"/>
                        <w:right w:val="none" w:sz="0" w:space="0" w:color="auto"/>
                      </w:divBdr>
                    </w:div>
                  </w:divsChild>
                </w:div>
                <w:div w:id="482085600">
                  <w:marLeft w:val="0"/>
                  <w:marRight w:val="0"/>
                  <w:marTop w:val="0"/>
                  <w:marBottom w:val="0"/>
                  <w:divBdr>
                    <w:top w:val="single" w:sz="2" w:space="1" w:color="FFFFFF"/>
                    <w:left w:val="single" w:sz="2" w:space="12" w:color="FFFFFF"/>
                    <w:bottom w:val="single" w:sz="2" w:space="1" w:color="FFFFFF"/>
                    <w:right w:val="single" w:sz="2" w:space="4" w:color="FFFFFF"/>
                  </w:divBdr>
                  <w:divsChild>
                    <w:div w:id="24139970">
                      <w:marLeft w:val="0"/>
                      <w:marRight w:val="0"/>
                      <w:marTop w:val="0"/>
                      <w:marBottom w:val="0"/>
                      <w:divBdr>
                        <w:top w:val="none" w:sz="0" w:space="0" w:color="auto"/>
                        <w:left w:val="none" w:sz="0" w:space="0" w:color="auto"/>
                        <w:bottom w:val="none" w:sz="0" w:space="0" w:color="auto"/>
                        <w:right w:val="none" w:sz="0" w:space="0" w:color="auto"/>
                      </w:divBdr>
                    </w:div>
                  </w:divsChild>
                </w:div>
                <w:div w:id="1523280655">
                  <w:marLeft w:val="0"/>
                  <w:marRight w:val="0"/>
                  <w:marTop w:val="0"/>
                  <w:marBottom w:val="0"/>
                  <w:divBdr>
                    <w:top w:val="single" w:sz="2" w:space="1" w:color="FFFFFF"/>
                    <w:left w:val="single" w:sz="2" w:space="12" w:color="FFFFFF"/>
                    <w:bottom w:val="single" w:sz="2" w:space="1" w:color="FFFFFF"/>
                    <w:right w:val="single" w:sz="2" w:space="4" w:color="FFFFFF"/>
                  </w:divBdr>
                  <w:divsChild>
                    <w:div w:id="794252069">
                      <w:marLeft w:val="0"/>
                      <w:marRight w:val="0"/>
                      <w:marTop w:val="0"/>
                      <w:marBottom w:val="0"/>
                      <w:divBdr>
                        <w:top w:val="none" w:sz="0" w:space="0" w:color="auto"/>
                        <w:left w:val="none" w:sz="0" w:space="0" w:color="auto"/>
                        <w:bottom w:val="none" w:sz="0" w:space="0" w:color="auto"/>
                        <w:right w:val="none" w:sz="0" w:space="0" w:color="auto"/>
                      </w:divBdr>
                    </w:div>
                  </w:divsChild>
                </w:div>
                <w:div w:id="623122680">
                  <w:marLeft w:val="0"/>
                  <w:marRight w:val="0"/>
                  <w:marTop w:val="0"/>
                  <w:marBottom w:val="0"/>
                  <w:divBdr>
                    <w:top w:val="single" w:sz="2" w:space="1" w:color="FFFFFF"/>
                    <w:left w:val="single" w:sz="2" w:space="12" w:color="FFFFFF"/>
                    <w:bottom w:val="single" w:sz="2" w:space="1" w:color="FFFFFF"/>
                    <w:right w:val="single" w:sz="2" w:space="4" w:color="FFFFFF"/>
                  </w:divBdr>
                  <w:divsChild>
                    <w:div w:id="1342703581">
                      <w:marLeft w:val="0"/>
                      <w:marRight w:val="0"/>
                      <w:marTop w:val="0"/>
                      <w:marBottom w:val="0"/>
                      <w:divBdr>
                        <w:top w:val="none" w:sz="0" w:space="0" w:color="auto"/>
                        <w:left w:val="none" w:sz="0" w:space="0" w:color="auto"/>
                        <w:bottom w:val="none" w:sz="0" w:space="0" w:color="auto"/>
                        <w:right w:val="none" w:sz="0" w:space="0" w:color="auto"/>
                      </w:divBdr>
                    </w:div>
                  </w:divsChild>
                </w:div>
                <w:div w:id="1583175115">
                  <w:marLeft w:val="0"/>
                  <w:marRight w:val="0"/>
                  <w:marTop w:val="0"/>
                  <w:marBottom w:val="0"/>
                  <w:divBdr>
                    <w:top w:val="single" w:sz="2" w:space="1" w:color="FFFFFF"/>
                    <w:left w:val="single" w:sz="2" w:space="12" w:color="FFFFFF"/>
                    <w:bottom w:val="single" w:sz="2" w:space="1" w:color="FFFFFF"/>
                    <w:right w:val="single" w:sz="2" w:space="4" w:color="FFFFFF"/>
                  </w:divBdr>
                  <w:divsChild>
                    <w:div w:id="1934783462">
                      <w:marLeft w:val="0"/>
                      <w:marRight w:val="0"/>
                      <w:marTop w:val="0"/>
                      <w:marBottom w:val="0"/>
                      <w:divBdr>
                        <w:top w:val="none" w:sz="0" w:space="0" w:color="auto"/>
                        <w:left w:val="none" w:sz="0" w:space="0" w:color="auto"/>
                        <w:bottom w:val="none" w:sz="0" w:space="0" w:color="auto"/>
                        <w:right w:val="none" w:sz="0" w:space="0" w:color="auto"/>
                      </w:divBdr>
                    </w:div>
                  </w:divsChild>
                </w:div>
                <w:div w:id="899362721">
                  <w:marLeft w:val="0"/>
                  <w:marRight w:val="0"/>
                  <w:marTop w:val="0"/>
                  <w:marBottom w:val="0"/>
                  <w:divBdr>
                    <w:top w:val="single" w:sz="2" w:space="1" w:color="FFFFFF"/>
                    <w:left w:val="single" w:sz="2" w:space="12" w:color="FFFFFF"/>
                    <w:bottom w:val="single" w:sz="2" w:space="1" w:color="FFFFFF"/>
                    <w:right w:val="single" w:sz="2" w:space="4" w:color="FFFFFF"/>
                  </w:divBdr>
                  <w:divsChild>
                    <w:div w:id="1862433265">
                      <w:marLeft w:val="0"/>
                      <w:marRight w:val="0"/>
                      <w:marTop w:val="0"/>
                      <w:marBottom w:val="0"/>
                      <w:divBdr>
                        <w:top w:val="none" w:sz="0" w:space="0" w:color="auto"/>
                        <w:left w:val="none" w:sz="0" w:space="0" w:color="auto"/>
                        <w:bottom w:val="none" w:sz="0" w:space="0" w:color="auto"/>
                        <w:right w:val="none" w:sz="0" w:space="0" w:color="auto"/>
                      </w:divBdr>
                    </w:div>
                  </w:divsChild>
                </w:div>
                <w:div w:id="586883886">
                  <w:marLeft w:val="0"/>
                  <w:marRight w:val="0"/>
                  <w:marTop w:val="0"/>
                  <w:marBottom w:val="0"/>
                  <w:divBdr>
                    <w:top w:val="single" w:sz="2" w:space="1" w:color="FFFFFF"/>
                    <w:left w:val="single" w:sz="2" w:space="12" w:color="FFFFFF"/>
                    <w:bottom w:val="single" w:sz="2" w:space="1" w:color="FFFFFF"/>
                    <w:right w:val="single" w:sz="2" w:space="4" w:color="FFFFFF"/>
                  </w:divBdr>
                  <w:divsChild>
                    <w:div w:id="1421760055">
                      <w:marLeft w:val="0"/>
                      <w:marRight w:val="0"/>
                      <w:marTop w:val="0"/>
                      <w:marBottom w:val="0"/>
                      <w:divBdr>
                        <w:top w:val="none" w:sz="0" w:space="0" w:color="auto"/>
                        <w:left w:val="none" w:sz="0" w:space="0" w:color="auto"/>
                        <w:bottom w:val="none" w:sz="0" w:space="0" w:color="auto"/>
                        <w:right w:val="none" w:sz="0" w:space="0" w:color="auto"/>
                      </w:divBdr>
                    </w:div>
                  </w:divsChild>
                </w:div>
                <w:div w:id="500393188">
                  <w:marLeft w:val="0"/>
                  <w:marRight w:val="0"/>
                  <w:marTop w:val="0"/>
                  <w:marBottom w:val="0"/>
                  <w:divBdr>
                    <w:top w:val="single" w:sz="2" w:space="1" w:color="FFFFFF"/>
                    <w:left w:val="single" w:sz="2" w:space="12" w:color="FFFFFF"/>
                    <w:bottom w:val="single" w:sz="2" w:space="1" w:color="FFFFFF"/>
                    <w:right w:val="single" w:sz="2" w:space="4" w:color="FFFFFF"/>
                  </w:divBdr>
                  <w:divsChild>
                    <w:div w:id="1018970724">
                      <w:marLeft w:val="0"/>
                      <w:marRight w:val="0"/>
                      <w:marTop w:val="0"/>
                      <w:marBottom w:val="0"/>
                      <w:divBdr>
                        <w:top w:val="none" w:sz="0" w:space="0" w:color="auto"/>
                        <w:left w:val="none" w:sz="0" w:space="0" w:color="auto"/>
                        <w:bottom w:val="none" w:sz="0" w:space="0" w:color="auto"/>
                        <w:right w:val="none" w:sz="0" w:space="0" w:color="auto"/>
                      </w:divBdr>
                    </w:div>
                  </w:divsChild>
                </w:div>
                <w:div w:id="922295055">
                  <w:marLeft w:val="0"/>
                  <w:marRight w:val="0"/>
                  <w:marTop w:val="0"/>
                  <w:marBottom w:val="0"/>
                  <w:divBdr>
                    <w:top w:val="single" w:sz="2" w:space="1" w:color="FFFFFF"/>
                    <w:left w:val="single" w:sz="2" w:space="12" w:color="FFFFFF"/>
                    <w:bottom w:val="single" w:sz="2" w:space="1" w:color="FFFFFF"/>
                    <w:right w:val="single" w:sz="2" w:space="4" w:color="FFFFFF"/>
                  </w:divBdr>
                  <w:divsChild>
                    <w:div w:id="870848375">
                      <w:marLeft w:val="0"/>
                      <w:marRight w:val="0"/>
                      <w:marTop w:val="0"/>
                      <w:marBottom w:val="0"/>
                      <w:divBdr>
                        <w:top w:val="none" w:sz="0" w:space="0" w:color="auto"/>
                        <w:left w:val="none" w:sz="0" w:space="0" w:color="auto"/>
                        <w:bottom w:val="none" w:sz="0" w:space="0" w:color="auto"/>
                        <w:right w:val="none" w:sz="0" w:space="0" w:color="auto"/>
                      </w:divBdr>
                    </w:div>
                  </w:divsChild>
                </w:div>
                <w:div w:id="1602058202">
                  <w:marLeft w:val="0"/>
                  <w:marRight w:val="0"/>
                  <w:marTop w:val="0"/>
                  <w:marBottom w:val="0"/>
                  <w:divBdr>
                    <w:top w:val="single" w:sz="2" w:space="1" w:color="FFFFFF"/>
                    <w:left w:val="single" w:sz="2" w:space="12" w:color="FFFFFF"/>
                    <w:bottom w:val="single" w:sz="2" w:space="1" w:color="FFFFFF"/>
                    <w:right w:val="single" w:sz="2" w:space="4" w:color="FFFFFF"/>
                  </w:divBdr>
                  <w:divsChild>
                    <w:div w:id="308755206">
                      <w:marLeft w:val="0"/>
                      <w:marRight w:val="0"/>
                      <w:marTop w:val="0"/>
                      <w:marBottom w:val="0"/>
                      <w:divBdr>
                        <w:top w:val="none" w:sz="0" w:space="0" w:color="auto"/>
                        <w:left w:val="none" w:sz="0" w:space="0" w:color="auto"/>
                        <w:bottom w:val="none" w:sz="0" w:space="0" w:color="auto"/>
                        <w:right w:val="none" w:sz="0" w:space="0" w:color="auto"/>
                      </w:divBdr>
                    </w:div>
                  </w:divsChild>
                </w:div>
                <w:div w:id="2116972234">
                  <w:marLeft w:val="0"/>
                  <w:marRight w:val="0"/>
                  <w:marTop w:val="0"/>
                  <w:marBottom w:val="0"/>
                  <w:divBdr>
                    <w:top w:val="single" w:sz="2" w:space="1" w:color="FFFFFF"/>
                    <w:left w:val="single" w:sz="2" w:space="12" w:color="FFFFFF"/>
                    <w:bottom w:val="single" w:sz="2" w:space="1" w:color="FFFFFF"/>
                    <w:right w:val="single" w:sz="2" w:space="4" w:color="FFFFFF"/>
                  </w:divBdr>
                  <w:divsChild>
                    <w:div w:id="333992208">
                      <w:marLeft w:val="0"/>
                      <w:marRight w:val="0"/>
                      <w:marTop w:val="0"/>
                      <w:marBottom w:val="0"/>
                      <w:divBdr>
                        <w:top w:val="none" w:sz="0" w:space="0" w:color="auto"/>
                        <w:left w:val="none" w:sz="0" w:space="0" w:color="auto"/>
                        <w:bottom w:val="none" w:sz="0" w:space="0" w:color="auto"/>
                        <w:right w:val="none" w:sz="0" w:space="0" w:color="auto"/>
                      </w:divBdr>
                    </w:div>
                  </w:divsChild>
                </w:div>
                <w:div w:id="1691371867">
                  <w:marLeft w:val="0"/>
                  <w:marRight w:val="0"/>
                  <w:marTop w:val="0"/>
                  <w:marBottom w:val="0"/>
                  <w:divBdr>
                    <w:top w:val="single" w:sz="2" w:space="1" w:color="FFFFFF"/>
                    <w:left w:val="single" w:sz="2" w:space="12" w:color="FFFFFF"/>
                    <w:bottom w:val="single" w:sz="2" w:space="1" w:color="FFFFFF"/>
                    <w:right w:val="single" w:sz="2" w:space="4" w:color="FFFFFF"/>
                  </w:divBdr>
                  <w:divsChild>
                    <w:div w:id="1713649036">
                      <w:marLeft w:val="0"/>
                      <w:marRight w:val="0"/>
                      <w:marTop w:val="0"/>
                      <w:marBottom w:val="0"/>
                      <w:divBdr>
                        <w:top w:val="none" w:sz="0" w:space="0" w:color="auto"/>
                        <w:left w:val="none" w:sz="0" w:space="0" w:color="auto"/>
                        <w:bottom w:val="none" w:sz="0" w:space="0" w:color="auto"/>
                        <w:right w:val="none" w:sz="0" w:space="0" w:color="auto"/>
                      </w:divBdr>
                    </w:div>
                  </w:divsChild>
                </w:div>
                <w:div w:id="1617711913">
                  <w:marLeft w:val="0"/>
                  <w:marRight w:val="0"/>
                  <w:marTop w:val="0"/>
                  <w:marBottom w:val="0"/>
                  <w:divBdr>
                    <w:top w:val="single" w:sz="2" w:space="1" w:color="FFFFFF"/>
                    <w:left w:val="single" w:sz="2" w:space="12" w:color="FFFFFF"/>
                    <w:bottom w:val="single" w:sz="2" w:space="1" w:color="FFFFFF"/>
                    <w:right w:val="single" w:sz="2" w:space="4" w:color="FFFFFF"/>
                  </w:divBdr>
                  <w:divsChild>
                    <w:div w:id="1491097885">
                      <w:marLeft w:val="0"/>
                      <w:marRight w:val="0"/>
                      <w:marTop w:val="0"/>
                      <w:marBottom w:val="0"/>
                      <w:divBdr>
                        <w:top w:val="none" w:sz="0" w:space="0" w:color="auto"/>
                        <w:left w:val="none" w:sz="0" w:space="0" w:color="auto"/>
                        <w:bottom w:val="none" w:sz="0" w:space="0" w:color="auto"/>
                        <w:right w:val="none" w:sz="0" w:space="0" w:color="auto"/>
                      </w:divBdr>
                    </w:div>
                  </w:divsChild>
                </w:div>
                <w:div w:id="1961570270">
                  <w:marLeft w:val="0"/>
                  <w:marRight w:val="0"/>
                  <w:marTop w:val="0"/>
                  <w:marBottom w:val="0"/>
                  <w:divBdr>
                    <w:top w:val="single" w:sz="2" w:space="1" w:color="FFFFFF"/>
                    <w:left w:val="single" w:sz="2" w:space="12" w:color="FFFFFF"/>
                    <w:bottom w:val="single" w:sz="2" w:space="1" w:color="FFFFFF"/>
                    <w:right w:val="single" w:sz="2" w:space="4" w:color="FFFFFF"/>
                  </w:divBdr>
                  <w:divsChild>
                    <w:div w:id="1807814567">
                      <w:marLeft w:val="0"/>
                      <w:marRight w:val="0"/>
                      <w:marTop w:val="0"/>
                      <w:marBottom w:val="0"/>
                      <w:divBdr>
                        <w:top w:val="none" w:sz="0" w:space="0" w:color="auto"/>
                        <w:left w:val="none" w:sz="0" w:space="0" w:color="auto"/>
                        <w:bottom w:val="none" w:sz="0" w:space="0" w:color="auto"/>
                        <w:right w:val="none" w:sz="0" w:space="0" w:color="auto"/>
                      </w:divBdr>
                    </w:div>
                  </w:divsChild>
                </w:div>
                <w:div w:id="1947495550">
                  <w:marLeft w:val="0"/>
                  <w:marRight w:val="0"/>
                  <w:marTop w:val="0"/>
                  <w:marBottom w:val="0"/>
                  <w:divBdr>
                    <w:top w:val="single" w:sz="2" w:space="1" w:color="FFFFFF"/>
                    <w:left w:val="single" w:sz="2" w:space="12" w:color="FFFFFF"/>
                    <w:bottom w:val="single" w:sz="2" w:space="1" w:color="FFFFFF"/>
                    <w:right w:val="single" w:sz="2" w:space="4" w:color="FFFFFF"/>
                  </w:divBdr>
                  <w:divsChild>
                    <w:div w:id="1992634664">
                      <w:marLeft w:val="0"/>
                      <w:marRight w:val="0"/>
                      <w:marTop w:val="0"/>
                      <w:marBottom w:val="0"/>
                      <w:divBdr>
                        <w:top w:val="none" w:sz="0" w:space="0" w:color="auto"/>
                        <w:left w:val="none" w:sz="0" w:space="0" w:color="auto"/>
                        <w:bottom w:val="none" w:sz="0" w:space="0" w:color="auto"/>
                        <w:right w:val="none" w:sz="0" w:space="0" w:color="auto"/>
                      </w:divBdr>
                    </w:div>
                  </w:divsChild>
                </w:div>
                <w:div w:id="1743408111">
                  <w:marLeft w:val="0"/>
                  <w:marRight w:val="0"/>
                  <w:marTop w:val="0"/>
                  <w:marBottom w:val="0"/>
                  <w:divBdr>
                    <w:top w:val="single" w:sz="2" w:space="1" w:color="FFFFFF"/>
                    <w:left w:val="single" w:sz="2" w:space="12" w:color="FFFFFF"/>
                    <w:bottom w:val="single" w:sz="2" w:space="1" w:color="FFFFFF"/>
                    <w:right w:val="single" w:sz="2" w:space="4" w:color="FFFFFF"/>
                  </w:divBdr>
                  <w:divsChild>
                    <w:div w:id="1095901963">
                      <w:marLeft w:val="0"/>
                      <w:marRight w:val="0"/>
                      <w:marTop w:val="0"/>
                      <w:marBottom w:val="0"/>
                      <w:divBdr>
                        <w:top w:val="none" w:sz="0" w:space="0" w:color="auto"/>
                        <w:left w:val="none" w:sz="0" w:space="0" w:color="auto"/>
                        <w:bottom w:val="none" w:sz="0" w:space="0" w:color="auto"/>
                        <w:right w:val="none" w:sz="0" w:space="0" w:color="auto"/>
                      </w:divBdr>
                    </w:div>
                  </w:divsChild>
                </w:div>
                <w:div w:id="1458598485">
                  <w:marLeft w:val="0"/>
                  <w:marRight w:val="0"/>
                  <w:marTop w:val="0"/>
                  <w:marBottom w:val="0"/>
                  <w:divBdr>
                    <w:top w:val="single" w:sz="2" w:space="1" w:color="FFFFFF"/>
                    <w:left w:val="single" w:sz="2" w:space="12" w:color="FFFFFF"/>
                    <w:bottom w:val="single" w:sz="2" w:space="1" w:color="FFFFFF"/>
                    <w:right w:val="single" w:sz="2" w:space="4" w:color="FFFFFF"/>
                  </w:divBdr>
                  <w:divsChild>
                    <w:div w:id="860629150">
                      <w:marLeft w:val="0"/>
                      <w:marRight w:val="0"/>
                      <w:marTop w:val="0"/>
                      <w:marBottom w:val="0"/>
                      <w:divBdr>
                        <w:top w:val="none" w:sz="0" w:space="0" w:color="auto"/>
                        <w:left w:val="none" w:sz="0" w:space="0" w:color="auto"/>
                        <w:bottom w:val="none" w:sz="0" w:space="0" w:color="auto"/>
                        <w:right w:val="none" w:sz="0" w:space="0" w:color="auto"/>
                      </w:divBdr>
                    </w:div>
                  </w:divsChild>
                </w:div>
                <w:div w:id="329480953">
                  <w:marLeft w:val="0"/>
                  <w:marRight w:val="0"/>
                  <w:marTop w:val="0"/>
                  <w:marBottom w:val="0"/>
                  <w:divBdr>
                    <w:top w:val="single" w:sz="2" w:space="1" w:color="FFFFFF"/>
                    <w:left w:val="single" w:sz="2" w:space="12" w:color="FFFFFF"/>
                    <w:bottom w:val="single" w:sz="2" w:space="4" w:color="FFFFFF"/>
                    <w:right w:val="single" w:sz="2" w:space="4" w:color="FFFFFF"/>
                  </w:divBdr>
                  <w:divsChild>
                    <w:div w:id="13157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5250">
          <w:marLeft w:val="0"/>
          <w:marRight w:val="0"/>
          <w:marTop w:val="0"/>
          <w:marBottom w:val="335"/>
          <w:divBdr>
            <w:top w:val="none" w:sz="0" w:space="0" w:color="auto"/>
            <w:left w:val="none" w:sz="0" w:space="0" w:color="auto"/>
            <w:bottom w:val="none" w:sz="0" w:space="0" w:color="auto"/>
            <w:right w:val="none" w:sz="0" w:space="0" w:color="auto"/>
          </w:divBdr>
          <w:divsChild>
            <w:div w:id="621762893">
              <w:marLeft w:val="0"/>
              <w:marRight w:val="0"/>
              <w:marTop w:val="0"/>
              <w:marBottom w:val="0"/>
              <w:divBdr>
                <w:top w:val="none" w:sz="0" w:space="0" w:color="auto"/>
                <w:left w:val="none" w:sz="0" w:space="0" w:color="auto"/>
                <w:bottom w:val="none" w:sz="0" w:space="0" w:color="auto"/>
                <w:right w:val="none" w:sz="0" w:space="0" w:color="auto"/>
              </w:divBdr>
              <w:divsChild>
                <w:div w:id="1359575980">
                  <w:marLeft w:val="0"/>
                  <w:marRight w:val="0"/>
                  <w:marTop w:val="0"/>
                  <w:marBottom w:val="0"/>
                  <w:divBdr>
                    <w:top w:val="single" w:sz="2" w:space="4" w:color="FFFFFF"/>
                    <w:left w:val="single" w:sz="2" w:space="12" w:color="FFFFFF"/>
                    <w:bottom w:val="single" w:sz="2" w:space="1" w:color="FFFFFF"/>
                    <w:right w:val="single" w:sz="2" w:space="4" w:color="FFFFFF"/>
                  </w:divBdr>
                  <w:divsChild>
                    <w:div w:id="1841699957">
                      <w:marLeft w:val="0"/>
                      <w:marRight w:val="0"/>
                      <w:marTop w:val="0"/>
                      <w:marBottom w:val="0"/>
                      <w:divBdr>
                        <w:top w:val="none" w:sz="0" w:space="0" w:color="auto"/>
                        <w:left w:val="none" w:sz="0" w:space="0" w:color="auto"/>
                        <w:bottom w:val="none" w:sz="0" w:space="0" w:color="auto"/>
                        <w:right w:val="none" w:sz="0" w:space="0" w:color="auto"/>
                      </w:divBdr>
                    </w:div>
                  </w:divsChild>
                </w:div>
                <w:div w:id="1768579435">
                  <w:marLeft w:val="0"/>
                  <w:marRight w:val="0"/>
                  <w:marTop w:val="0"/>
                  <w:marBottom w:val="0"/>
                  <w:divBdr>
                    <w:top w:val="single" w:sz="2" w:space="1" w:color="FFFFFF"/>
                    <w:left w:val="single" w:sz="2" w:space="12" w:color="FFFFFF"/>
                    <w:bottom w:val="single" w:sz="2" w:space="1" w:color="FFFFFF"/>
                    <w:right w:val="single" w:sz="2" w:space="4" w:color="FFFFFF"/>
                  </w:divBdr>
                  <w:divsChild>
                    <w:div w:id="776174453">
                      <w:marLeft w:val="0"/>
                      <w:marRight w:val="0"/>
                      <w:marTop w:val="0"/>
                      <w:marBottom w:val="0"/>
                      <w:divBdr>
                        <w:top w:val="none" w:sz="0" w:space="0" w:color="auto"/>
                        <w:left w:val="none" w:sz="0" w:space="0" w:color="auto"/>
                        <w:bottom w:val="none" w:sz="0" w:space="0" w:color="auto"/>
                        <w:right w:val="none" w:sz="0" w:space="0" w:color="auto"/>
                      </w:divBdr>
                    </w:div>
                  </w:divsChild>
                </w:div>
                <w:div w:id="601574195">
                  <w:marLeft w:val="0"/>
                  <w:marRight w:val="0"/>
                  <w:marTop w:val="0"/>
                  <w:marBottom w:val="0"/>
                  <w:divBdr>
                    <w:top w:val="single" w:sz="2" w:space="1" w:color="FFFFFF"/>
                    <w:left w:val="single" w:sz="2" w:space="12" w:color="FFFFFF"/>
                    <w:bottom w:val="single" w:sz="2" w:space="1" w:color="FFFFFF"/>
                    <w:right w:val="single" w:sz="2" w:space="4" w:color="FFFFFF"/>
                  </w:divBdr>
                  <w:divsChild>
                    <w:div w:id="2034764822">
                      <w:marLeft w:val="0"/>
                      <w:marRight w:val="0"/>
                      <w:marTop w:val="0"/>
                      <w:marBottom w:val="0"/>
                      <w:divBdr>
                        <w:top w:val="none" w:sz="0" w:space="0" w:color="auto"/>
                        <w:left w:val="none" w:sz="0" w:space="0" w:color="auto"/>
                        <w:bottom w:val="none" w:sz="0" w:space="0" w:color="auto"/>
                        <w:right w:val="none" w:sz="0" w:space="0" w:color="auto"/>
                      </w:divBdr>
                    </w:div>
                  </w:divsChild>
                </w:div>
                <w:div w:id="2086881301">
                  <w:marLeft w:val="0"/>
                  <w:marRight w:val="0"/>
                  <w:marTop w:val="0"/>
                  <w:marBottom w:val="0"/>
                  <w:divBdr>
                    <w:top w:val="single" w:sz="2" w:space="1" w:color="FFFFFF"/>
                    <w:left w:val="single" w:sz="2" w:space="12" w:color="FFFFFF"/>
                    <w:bottom w:val="single" w:sz="2" w:space="1" w:color="FFFFFF"/>
                    <w:right w:val="single" w:sz="2" w:space="4" w:color="FFFFFF"/>
                  </w:divBdr>
                  <w:divsChild>
                    <w:div w:id="2077430985">
                      <w:marLeft w:val="0"/>
                      <w:marRight w:val="0"/>
                      <w:marTop w:val="0"/>
                      <w:marBottom w:val="0"/>
                      <w:divBdr>
                        <w:top w:val="none" w:sz="0" w:space="0" w:color="auto"/>
                        <w:left w:val="none" w:sz="0" w:space="0" w:color="auto"/>
                        <w:bottom w:val="none" w:sz="0" w:space="0" w:color="auto"/>
                        <w:right w:val="none" w:sz="0" w:space="0" w:color="auto"/>
                      </w:divBdr>
                    </w:div>
                  </w:divsChild>
                </w:div>
                <w:div w:id="753358652">
                  <w:marLeft w:val="0"/>
                  <w:marRight w:val="0"/>
                  <w:marTop w:val="0"/>
                  <w:marBottom w:val="0"/>
                  <w:divBdr>
                    <w:top w:val="single" w:sz="2" w:space="1" w:color="FFFFFF"/>
                    <w:left w:val="single" w:sz="2" w:space="12" w:color="FFFFFF"/>
                    <w:bottom w:val="single" w:sz="2" w:space="1" w:color="FFFFFF"/>
                    <w:right w:val="single" w:sz="2" w:space="4" w:color="FFFFFF"/>
                  </w:divBdr>
                  <w:divsChild>
                    <w:div w:id="1845975267">
                      <w:marLeft w:val="0"/>
                      <w:marRight w:val="0"/>
                      <w:marTop w:val="0"/>
                      <w:marBottom w:val="0"/>
                      <w:divBdr>
                        <w:top w:val="none" w:sz="0" w:space="0" w:color="auto"/>
                        <w:left w:val="none" w:sz="0" w:space="0" w:color="auto"/>
                        <w:bottom w:val="none" w:sz="0" w:space="0" w:color="auto"/>
                        <w:right w:val="none" w:sz="0" w:space="0" w:color="auto"/>
                      </w:divBdr>
                    </w:div>
                  </w:divsChild>
                </w:div>
                <w:div w:id="1732922344">
                  <w:marLeft w:val="0"/>
                  <w:marRight w:val="0"/>
                  <w:marTop w:val="0"/>
                  <w:marBottom w:val="0"/>
                  <w:divBdr>
                    <w:top w:val="single" w:sz="2" w:space="1" w:color="FFFFFF"/>
                    <w:left w:val="single" w:sz="2" w:space="12" w:color="FFFFFF"/>
                    <w:bottom w:val="single" w:sz="2" w:space="1" w:color="FFFFFF"/>
                    <w:right w:val="single" w:sz="2" w:space="4" w:color="FFFFFF"/>
                  </w:divBdr>
                  <w:divsChild>
                    <w:div w:id="1028683286">
                      <w:marLeft w:val="0"/>
                      <w:marRight w:val="0"/>
                      <w:marTop w:val="0"/>
                      <w:marBottom w:val="0"/>
                      <w:divBdr>
                        <w:top w:val="none" w:sz="0" w:space="0" w:color="auto"/>
                        <w:left w:val="none" w:sz="0" w:space="0" w:color="auto"/>
                        <w:bottom w:val="none" w:sz="0" w:space="0" w:color="auto"/>
                        <w:right w:val="none" w:sz="0" w:space="0" w:color="auto"/>
                      </w:divBdr>
                    </w:div>
                  </w:divsChild>
                </w:div>
                <w:div w:id="1059936361">
                  <w:marLeft w:val="0"/>
                  <w:marRight w:val="0"/>
                  <w:marTop w:val="0"/>
                  <w:marBottom w:val="0"/>
                  <w:divBdr>
                    <w:top w:val="single" w:sz="2" w:space="1" w:color="FFFFFF"/>
                    <w:left w:val="single" w:sz="2" w:space="12" w:color="FFFFFF"/>
                    <w:bottom w:val="single" w:sz="2" w:space="1" w:color="FFFFFF"/>
                    <w:right w:val="single" w:sz="2" w:space="4" w:color="FFFFFF"/>
                  </w:divBdr>
                  <w:divsChild>
                    <w:div w:id="636842027">
                      <w:marLeft w:val="0"/>
                      <w:marRight w:val="0"/>
                      <w:marTop w:val="0"/>
                      <w:marBottom w:val="0"/>
                      <w:divBdr>
                        <w:top w:val="none" w:sz="0" w:space="0" w:color="auto"/>
                        <w:left w:val="none" w:sz="0" w:space="0" w:color="auto"/>
                        <w:bottom w:val="none" w:sz="0" w:space="0" w:color="auto"/>
                        <w:right w:val="none" w:sz="0" w:space="0" w:color="auto"/>
                      </w:divBdr>
                    </w:div>
                  </w:divsChild>
                </w:div>
                <w:div w:id="1572227542">
                  <w:marLeft w:val="0"/>
                  <w:marRight w:val="0"/>
                  <w:marTop w:val="0"/>
                  <w:marBottom w:val="0"/>
                  <w:divBdr>
                    <w:top w:val="single" w:sz="2" w:space="1" w:color="FFFFFF"/>
                    <w:left w:val="single" w:sz="2" w:space="12" w:color="FFFFFF"/>
                    <w:bottom w:val="single" w:sz="2" w:space="1" w:color="FFFFFF"/>
                    <w:right w:val="single" w:sz="2" w:space="4" w:color="FFFFFF"/>
                  </w:divBdr>
                  <w:divsChild>
                    <w:div w:id="1563252481">
                      <w:marLeft w:val="0"/>
                      <w:marRight w:val="0"/>
                      <w:marTop w:val="0"/>
                      <w:marBottom w:val="0"/>
                      <w:divBdr>
                        <w:top w:val="none" w:sz="0" w:space="0" w:color="auto"/>
                        <w:left w:val="none" w:sz="0" w:space="0" w:color="auto"/>
                        <w:bottom w:val="none" w:sz="0" w:space="0" w:color="auto"/>
                        <w:right w:val="none" w:sz="0" w:space="0" w:color="auto"/>
                      </w:divBdr>
                    </w:div>
                  </w:divsChild>
                </w:div>
                <w:div w:id="2046590650">
                  <w:marLeft w:val="0"/>
                  <w:marRight w:val="0"/>
                  <w:marTop w:val="0"/>
                  <w:marBottom w:val="0"/>
                  <w:divBdr>
                    <w:top w:val="single" w:sz="2" w:space="1" w:color="FFFFFF"/>
                    <w:left w:val="single" w:sz="2" w:space="12" w:color="FFFFFF"/>
                    <w:bottom w:val="single" w:sz="2" w:space="1" w:color="FFFFFF"/>
                    <w:right w:val="single" w:sz="2" w:space="4" w:color="FFFFFF"/>
                  </w:divBdr>
                  <w:divsChild>
                    <w:div w:id="856386317">
                      <w:marLeft w:val="0"/>
                      <w:marRight w:val="0"/>
                      <w:marTop w:val="0"/>
                      <w:marBottom w:val="0"/>
                      <w:divBdr>
                        <w:top w:val="none" w:sz="0" w:space="0" w:color="auto"/>
                        <w:left w:val="none" w:sz="0" w:space="0" w:color="auto"/>
                        <w:bottom w:val="none" w:sz="0" w:space="0" w:color="auto"/>
                        <w:right w:val="none" w:sz="0" w:space="0" w:color="auto"/>
                      </w:divBdr>
                    </w:div>
                  </w:divsChild>
                </w:div>
                <w:div w:id="71241223">
                  <w:marLeft w:val="0"/>
                  <w:marRight w:val="0"/>
                  <w:marTop w:val="0"/>
                  <w:marBottom w:val="0"/>
                  <w:divBdr>
                    <w:top w:val="single" w:sz="2" w:space="1" w:color="FFFFFF"/>
                    <w:left w:val="single" w:sz="2" w:space="12" w:color="FFFFFF"/>
                    <w:bottom w:val="single" w:sz="2" w:space="1" w:color="FFFFFF"/>
                    <w:right w:val="single" w:sz="2" w:space="4" w:color="FFFFFF"/>
                  </w:divBdr>
                  <w:divsChild>
                    <w:div w:id="1554731721">
                      <w:marLeft w:val="0"/>
                      <w:marRight w:val="0"/>
                      <w:marTop w:val="0"/>
                      <w:marBottom w:val="0"/>
                      <w:divBdr>
                        <w:top w:val="none" w:sz="0" w:space="0" w:color="auto"/>
                        <w:left w:val="none" w:sz="0" w:space="0" w:color="auto"/>
                        <w:bottom w:val="none" w:sz="0" w:space="0" w:color="auto"/>
                        <w:right w:val="none" w:sz="0" w:space="0" w:color="auto"/>
                      </w:divBdr>
                    </w:div>
                  </w:divsChild>
                </w:div>
                <w:div w:id="1666712876">
                  <w:marLeft w:val="0"/>
                  <w:marRight w:val="0"/>
                  <w:marTop w:val="0"/>
                  <w:marBottom w:val="0"/>
                  <w:divBdr>
                    <w:top w:val="single" w:sz="2" w:space="1" w:color="FFFFFF"/>
                    <w:left w:val="single" w:sz="2" w:space="12" w:color="FFFFFF"/>
                    <w:bottom w:val="single" w:sz="2" w:space="1" w:color="FFFFFF"/>
                    <w:right w:val="single" w:sz="2" w:space="4" w:color="FFFFFF"/>
                  </w:divBdr>
                  <w:divsChild>
                    <w:div w:id="669218703">
                      <w:marLeft w:val="0"/>
                      <w:marRight w:val="0"/>
                      <w:marTop w:val="0"/>
                      <w:marBottom w:val="0"/>
                      <w:divBdr>
                        <w:top w:val="none" w:sz="0" w:space="0" w:color="auto"/>
                        <w:left w:val="none" w:sz="0" w:space="0" w:color="auto"/>
                        <w:bottom w:val="none" w:sz="0" w:space="0" w:color="auto"/>
                        <w:right w:val="none" w:sz="0" w:space="0" w:color="auto"/>
                      </w:divBdr>
                    </w:div>
                  </w:divsChild>
                </w:div>
                <w:div w:id="1886864112">
                  <w:marLeft w:val="0"/>
                  <w:marRight w:val="0"/>
                  <w:marTop w:val="0"/>
                  <w:marBottom w:val="0"/>
                  <w:divBdr>
                    <w:top w:val="single" w:sz="2" w:space="1" w:color="FFFFFF"/>
                    <w:left w:val="single" w:sz="2" w:space="12" w:color="FFFFFF"/>
                    <w:bottom w:val="single" w:sz="2" w:space="1" w:color="FFFFFF"/>
                    <w:right w:val="single" w:sz="2" w:space="4" w:color="FFFFFF"/>
                  </w:divBdr>
                  <w:divsChild>
                    <w:div w:id="2106226682">
                      <w:marLeft w:val="0"/>
                      <w:marRight w:val="0"/>
                      <w:marTop w:val="0"/>
                      <w:marBottom w:val="0"/>
                      <w:divBdr>
                        <w:top w:val="none" w:sz="0" w:space="0" w:color="auto"/>
                        <w:left w:val="none" w:sz="0" w:space="0" w:color="auto"/>
                        <w:bottom w:val="none" w:sz="0" w:space="0" w:color="auto"/>
                        <w:right w:val="none" w:sz="0" w:space="0" w:color="auto"/>
                      </w:divBdr>
                    </w:div>
                  </w:divsChild>
                </w:div>
                <w:div w:id="1112164655">
                  <w:marLeft w:val="0"/>
                  <w:marRight w:val="0"/>
                  <w:marTop w:val="0"/>
                  <w:marBottom w:val="0"/>
                  <w:divBdr>
                    <w:top w:val="single" w:sz="2" w:space="1" w:color="FFFFFF"/>
                    <w:left w:val="single" w:sz="2" w:space="12" w:color="FFFFFF"/>
                    <w:bottom w:val="single" w:sz="2" w:space="1" w:color="FFFFFF"/>
                    <w:right w:val="single" w:sz="2" w:space="4" w:color="FFFFFF"/>
                  </w:divBdr>
                  <w:divsChild>
                    <w:div w:id="2053266280">
                      <w:marLeft w:val="0"/>
                      <w:marRight w:val="0"/>
                      <w:marTop w:val="0"/>
                      <w:marBottom w:val="0"/>
                      <w:divBdr>
                        <w:top w:val="none" w:sz="0" w:space="0" w:color="auto"/>
                        <w:left w:val="none" w:sz="0" w:space="0" w:color="auto"/>
                        <w:bottom w:val="none" w:sz="0" w:space="0" w:color="auto"/>
                        <w:right w:val="none" w:sz="0" w:space="0" w:color="auto"/>
                      </w:divBdr>
                    </w:div>
                  </w:divsChild>
                </w:div>
                <w:div w:id="1093696854">
                  <w:marLeft w:val="0"/>
                  <w:marRight w:val="0"/>
                  <w:marTop w:val="0"/>
                  <w:marBottom w:val="0"/>
                  <w:divBdr>
                    <w:top w:val="single" w:sz="2" w:space="1" w:color="FFFFFF"/>
                    <w:left w:val="single" w:sz="2" w:space="12" w:color="FFFFFF"/>
                    <w:bottom w:val="single" w:sz="2" w:space="1" w:color="FFFFFF"/>
                    <w:right w:val="single" w:sz="2" w:space="4" w:color="FFFFFF"/>
                  </w:divBdr>
                  <w:divsChild>
                    <w:div w:id="817309400">
                      <w:marLeft w:val="0"/>
                      <w:marRight w:val="0"/>
                      <w:marTop w:val="0"/>
                      <w:marBottom w:val="0"/>
                      <w:divBdr>
                        <w:top w:val="none" w:sz="0" w:space="0" w:color="auto"/>
                        <w:left w:val="none" w:sz="0" w:space="0" w:color="auto"/>
                        <w:bottom w:val="none" w:sz="0" w:space="0" w:color="auto"/>
                        <w:right w:val="none" w:sz="0" w:space="0" w:color="auto"/>
                      </w:divBdr>
                    </w:div>
                  </w:divsChild>
                </w:div>
                <w:div w:id="1089233458">
                  <w:marLeft w:val="0"/>
                  <w:marRight w:val="0"/>
                  <w:marTop w:val="0"/>
                  <w:marBottom w:val="0"/>
                  <w:divBdr>
                    <w:top w:val="single" w:sz="2" w:space="1" w:color="FFFFFF"/>
                    <w:left w:val="single" w:sz="2" w:space="12" w:color="FFFFFF"/>
                    <w:bottom w:val="single" w:sz="2" w:space="1" w:color="FFFFFF"/>
                    <w:right w:val="single" w:sz="2" w:space="4" w:color="FFFFFF"/>
                  </w:divBdr>
                  <w:divsChild>
                    <w:div w:id="2092194223">
                      <w:marLeft w:val="0"/>
                      <w:marRight w:val="0"/>
                      <w:marTop w:val="0"/>
                      <w:marBottom w:val="0"/>
                      <w:divBdr>
                        <w:top w:val="none" w:sz="0" w:space="0" w:color="auto"/>
                        <w:left w:val="none" w:sz="0" w:space="0" w:color="auto"/>
                        <w:bottom w:val="none" w:sz="0" w:space="0" w:color="auto"/>
                        <w:right w:val="none" w:sz="0" w:space="0" w:color="auto"/>
                      </w:divBdr>
                    </w:div>
                  </w:divsChild>
                </w:div>
                <w:div w:id="955016254">
                  <w:marLeft w:val="0"/>
                  <w:marRight w:val="0"/>
                  <w:marTop w:val="0"/>
                  <w:marBottom w:val="0"/>
                  <w:divBdr>
                    <w:top w:val="single" w:sz="2" w:space="1" w:color="FFFFFF"/>
                    <w:left w:val="single" w:sz="2" w:space="12" w:color="FFFFFF"/>
                    <w:bottom w:val="single" w:sz="2" w:space="1" w:color="FFFFFF"/>
                    <w:right w:val="single" w:sz="2" w:space="4" w:color="FFFFFF"/>
                  </w:divBdr>
                  <w:divsChild>
                    <w:div w:id="1286280001">
                      <w:marLeft w:val="0"/>
                      <w:marRight w:val="0"/>
                      <w:marTop w:val="0"/>
                      <w:marBottom w:val="0"/>
                      <w:divBdr>
                        <w:top w:val="none" w:sz="0" w:space="0" w:color="auto"/>
                        <w:left w:val="none" w:sz="0" w:space="0" w:color="auto"/>
                        <w:bottom w:val="none" w:sz="0" w:space="0" w:color="auto"/>
                        <w:right w:val="none" w:sz="0" w:space="0" w:color="auto"/>
                      </w:divBdr>
                    </w:div>
                  </w:divsChild>
                </w:div>
                <w:div w:id="1456682311">
                  <w:marLeft w:val="0"/>
                  <w:marRight w:val="0"/>
                  <w:marTop w:val="0"/>
                  <w:marBottom w:val="0"/>
                  <w:divBdr>
                    <w:top w:val="single" w:sz="2" w:space="1" w:color="FFFFFF"/>
                    <w:left w:val="single" w:sz="2" w:space="12" w:color="FFFFFF"/>
                    <w:bottom w:val="single" w:sz="2" w:space="1" w:color="FFFFFF"/>
                    <w:right w:val="single" w:sz="2" w:space="4" w:color="FFFFFF"/>
                  </w:divBdr>
                  <w:divsChild>
                    <w:div w:id="1001547038">
                      <w:marLeft w:val="0"/>
                      <w:marRight w:val="0"/>
                      <w:marTop w:val="0"/>
                      <w:marBottom w:val="0"/>
                      <w:divBdr>
                        <w:top w:val="none" w:sz="0" w:space="0" w:color="auto"/>
                        <w:left w:val="none" w:sz="0" w:space="0" w:color="auto"/>
                        <w:bottom w:val="none" w:sz="0" w:space="0" w:color="auto"/>
                        <w:right w:val="none" w:sz="0" w:space="0" w:color="auto"/>
                      </w:divBdr>
                    </w:div>
                  </w:divsChild>
                </w:div>
                <w:div w:id="793332244">
                  <w:marLeft w:val="0"/>
                  <w:marRight w:val="0"/>
                  <w:marTop w:val="0"/>
                  <w:marBottom w:val="0"/>
                  <w:divBdr>
                    <w:top w:val="single" w:sz="2" w:space="1" w:color="FFFFFF"/>
                    <w:left w:val="single" w:sz="2" w:space="12" w:color="FFFFFF"/>
                    <w:bottom w:val="single" w:sz="2" w:space="1" w:color="FFFFFF"/>
                    <w:right w:val="single" w:sz="2" w:space="4" w:color="FFFFFF"/>
                  </w:divBdr>
                  <w:divsChild>
                    <w:div w:id="1866088587">
                      <w:marLeft w:val="0"/>
                      <w:marRight w:val="0"/>
                      <w:marTop w:val="0"/>
                      <w:marBottom w:val="0"/>
                      <w:divBdr>
                        <w:top w:val="none" w:sz="0" w:space="0" w:color="auto"/>
                        <w:left w:val="none" w:sz="0" w:space="0" w:color="auto"/>
                        <w:bottom w:val="none" w:sz="0" w:space="0" w:color="auto"/>
                        <w:right w:val="none" w:sz="0" w:space="0" w:color="auto"/>
                      </w:divBdr>
                    </w:div>
                  </w:divsChild>
                </w:div>
                <w:div w:id="413819735">
                  <w:marLeft w:val="0"/>
                  <w:marRight w:val="0"/>
                  <w:marTop w:val="0"/>
                  <w:marBottom w:val="0"/>
                  <w:divBdr>
                    <w:top w:val="single" w:sz="2" w:space="1" w:color="FFFFFF"/>
                    <w:left w:val="single" w:sz="2" w:space="12" w:color="FFFFFF"/>
                    <w:bottom w:val="single" w:sz="2" w:space="1" w:color="FFFFFF"/>
                    <w:right w:val="single" w:sz="2" w:space="4" w:color="FFFFFF"/>
                  </w:divBdr>
                  <w:divsChild>
                    <w:div w:id="129368775">
                      <w:marLeft w:val="0"/>
                      <w:marRight w:val="0"/>
                      <w:marTop w:val="0"/>
                      <w:marBottom w:val="0"/>
                      <w:divBdr>
                        <w:top w:val="none" w:sz="0" w:space="0" w:color="auto"/>
                        <w:left w:val="none" w:sz="0" w:space="0" w:color="auto"/>
                        <w:bottom w:val="none" w:sz="0" w:space="0" w:color="auto"/>
                        <w:right w:val="none" w:sz="0" w:space="0" w:color="auto"/>
                      </w:divBdr>
                    </w:div>
                  </w:divsChild>
                </w:div>
                <w:div w:id="317736583">
                  <w:marLeft w:val="0"/>
                  <w:marRight w:val="0"/>
                  <w:marTop w:val="0"/>
                  <w:marBottom w:val="0"/>
                  <w:divBdr>
                    <w:top w:val="single" w:sz="2" w:space="1" w:color="FFFFFF"/>
                    <w:left w:val="single" w:sz="2" w:space="12" w:color="FFFFFF"/>
                    <w:bottom w:val="single" w:sz="2" w:space="1" w:color="FFFFFF"/>
                    <w:right w:val="single" w:sz="2" w:space="4" w:color="FFFFFF"/>
                  </w:divBdr>
                  <w:divsChild>
                    <w:div w:id="714695220">
                      <w:marLeft w:val="0"/>
                      <w:marRight w:val="0"/>
                      <w:marTop w:val="0"/>
                      <w:marBottom w:val="0"/>
                      <w:divBdr>
                        <w:top w:val="none" w:sz="0" w:space="0" w:color="auto"/>
                        <w:left w:val="none" w:sz="0" w:space="0" w:color="auto"/>
                        <w:bottom w:val="none" w:sz="0" w:space="0" w:color="auto"/>
                        <w:right w:val="none" w:sz="0" w:space="0" w:color="auto"/>
                      </w:divBdr>
                    </w:div>
                  </w:divsChild>
                </w:div>
                <w:div w:id="1829439199">
                  <w:marLeft w:val="0"/>
                  <w:marRight w:val="0"/>
                  <w:marTop w:val="0"/>
                  <w:marBottom w:val="0"/>
                  <w:divBdr>
                    <w:top w:val="single" w:sz="2" w:space="1" w:color="FFFFFF"/>
                    <w:left w:val="single" w:sz="2" w:space="12" w:color="FFFFFF"/>
                    <w:bottom w:val="single" w:sz="2" w:space="1" w:color="FFFFFF"/>
                    <w:right w:val="single" w:sz="2" w:space="4" w:color="FFFFFF"/>
                  </w:divBdr>
                  <w:divsChild>
                    <w:div w:id="1026563507">
                      <w:marLeft w:val="0"/>
                      <w:marRight w:val="0"/>
                      <w:marTop w:val="0"/>
                      <w:marBottom w:val="0"/>
                      <w:divBdr>
                        <w:top w:val="none" w:sz="0" w:space="0" w:color="auto"/>
                        <w:left w:val="none" w:sz="0" w:space="0" w:color="auto"/>
                        <w:bottom w:val="none" w:sz="0" w:space="0" w:color="auto"/>
                        <w:right w:val="none" w:sz="0" w:space="0" w:color="auto"/>
                      </w:divBdr>
                    </w:div>
                  </w:divsChild>
                </w:div>
                <w:div w:id="1738045021">
                  <w:marLeft w:val="0"/>
                  <w:marRight w:val="0"/>
                  <w:marTop w:val="0"/>
                  <w:marBottom w:val="0"/>
                  <w:divBdr>
                    <w:top w:val="single" w:sz="2" w:space="1" w:color="FFFFFF"/>
                    <w:left w:val="single" w:sz="2" w:space="12" w:color="FFFFFF"/>
                    <w:bottom w:val="single" w:sz="2" w:space="1" w:color="FFFFFF"/>
                    <w:right w:val="single" w:sz="2" w:space="4" w:color="FFFFFF"/>
                  </w:divBdr>
                  <w:divsChild>
                    <w:div w:id="746801213">
                      <w:marLeft w:val="0"/>
                      <w:marRight w:val="0"/>
                      <w:marTop w:val="0"/>
                      <w:marBottom w:val="0"/>
                      <w:divBdr>
                        <w:top w:val="none" w:sz="0" w:space="0" w:color="auto"/>
                        <w:left w:val="none" w:sz="0" w:space="0" w:color="auto"/>
                        <w:bottom w:val="none" w:sz="0" w:space="0" w:color="auto"/>
                        <w:right w:val="none" w:sz="0" w:space="0" w:color="auto"/>
                      </w:divBdr>
                    </w:div>
                  </w:divsChild>
                </w:div>
                <w:div w:id="249242218">
                  <w:marLeft w:val="0"/>
                  <w:marRight w:val="0"/>
                  <w:marTop w:val="0"/>
                  <w:marBottom w:val="0"/>
                  <w:divBdr>
                    <w:top w:val="single" w:sz="2" w:space="1" w:color="FFFFFF"/>
                    <w:left w:val="single" w:sz="2" w:space="12" w:color="FFFFFF"/>
                    <w:bottom w:val="single" w:sz="2" w:space="1" w:color="FFFFFF"/>
                    <w:right w:val="single" w:sz="2" w:space="4" w:color="FFFFFF"/>
                  </w:divBdr>
                  <w:divsChild>
                    <w:div w:id="1833789164">
                      <w:marLeft w:val="0"/>
                      <w:marRight w:val="0"/>
                      <w:marTop w:val="0"/>
                      <w:marBottom w:val="0"/>
                      <w:divBdr>
                        <w:top w:val="none" w:sz="0" w:space="0" w:color="auto"/>
                        <w:left w:val="none" w:sz="0" w:space="0" w:color="auto"/>
                        <w:bottom w:val="none" w:sz="0" w:space="0" w:color="auto"/>
                        <w:right w:val="none" w:sz="0" w:space="0" w:color="auto"/>
                      </w:divBdr>
                    </w:div>
                  </w:divsChild>
                </w:div>
                <w:div w:id="1104575204">
                  <w:marLeft w:val="0"/>
                  <w:marRight w:val="0"/>
                  <w:marTop w:val="0"/>
                  <w:marBottom w:val="0"/>
                  <w:divBdr>
                    <w:top w:val="single" w:sz="2" w:space="1" w:color="FFFFFF"/>
                    <w:left w:val="single" w:sz="2" w:space="12" w:color="FFFFFF"/>
                    <w:bottom w:val="single" w:sz="2" w:space="4" w:color="FFFFFF"/>
                    <w:right w:val="single" w:sz="2" w:space="4" w:color="FFFFFF"/>
                  </w:divBdr>
                  <w:divsChild>
                    <w:div w:id="116366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4347">
      <w:bodyDiv w:val="1"/>
      <w:marLeft w:val="0"/>
      <w:marRight w:val="0"/>
      <w:marTop w:val="0"/>
      <w:marBottom w:val="0"/>
      <w:divBdr>
        <w:top w:val="none" w:sz="0" w:space="0" w:color="auto"/>
        <w:left w:val="none" w:sz="0" w:space="0" w:color="auto"/>
        <w:bottom w:val="none" w:sz="0" w:space="0" w:color="auto"/>
        <w:right w:val="none" w:sz="0" w:space="0" w:color="auto"/>
      </w:divBdr>
      <w:divsChild>
        <w:div w:id="937717808">
          <w:marLeft w:val="0"/>
          <w:marRight w:val="0"/>
          <w:marTop w:val="0"/>
          <w:marBottom w:val="0"/>
          <w:divBdr>
            <w:top w:val="none" w:sz="0" w:space="0" w:color="auto"/>
            <w:left w:val="none" w:sz="0" w:space="0" w:color="auto"/>
            <w:bottom w:val="none" w:sz="0" w:space="0" w:color="auto"/>
            <w:right w:val="none" w:sz="0" w:space="0" w:color="auto"/>
          </w:divBdr>
        </w:div>
        <w:div w:id="2121604800">
          <w:marLeft w:val="0"/>
          <w:marRight w:val="0"/>
          <w:marTop w:val="0"/>
          <w:marBottom w:val="335"/>
          <w:divBdr>
            <w:top w:val="none" w:sz="0" w:space="0" w:color="auto"/>
            <w:left w:val="none" w:sz="0" w:space="0" w:color="auto"/>
            <w:bottom w:val="none" w:sz="0" w:space="0" w:color="auto"/>
            <w:right w:val="none" w:sz="0" w:space="0" w:color="auto"/>
          </w:divBdr>
          <w:divsChild>
            <w:div w:id="1046104996">
              <w:marLeft w:val="0"/>
              <w:marRight w:val="0"/>
              <w:marTop w:val="0"/>
              <w:marBottom w:val="0"/>
              <w:divBdr>
                <w:top w:val="none" w:sz="0" w:space="0" w:color="auto"/>
                <w:left w:val="none" w:sz="0" w:space="0" w:color="auto"/>
                <w:bottom w:val="none" w:sz="0" w:space="0" w:color="auto"/>
                <w:right w:val="none" w:sz="0" w:space="0" w:color="auto"/>
              </w:divBdr>
              <w:divsChild>
                <w:div w:id="1499926137">
                  <w:marLeft w:val="0"/>
                  <w:marRight w:val="0"/>
                  <w:marTop w:val="0"/>
                  <w:marBottom w:val="0"/>
                  <w:divBdr>
                    <w:top w:val="single" w:sz="2" w:space="4" w:color="FFFFFF"/>
                    <w:left w:val="single" w:sz="2" w:space="12" w:color="FFFFFF"/>
                    <w:bottom w:val="single" w:sz="2" w:space="1" w:color="FFFFFF"/>
                    <w:right w:val="single" w:sz="2" w:space="4" w:color="FFFFFF"/>
                  </w:divBdr>
                  <w:divsChild>
                    <w:div w:id="916329259">
                      <w:marLeft w:val="0"/>
                      <w:marRight w:val="0"/>
                      <w:marTop w:val="0"/>
                      <w:marBottom w:val="0"/>
                      <w:divBdr>
                        <w:top w:val="none" w:sz="0" w:space="0" w:color="auto"/>
                        <w:left w:val="none" w:sz="0" w:space="0" w:color="auto"/>
                        <w:bottom w:val="none" w:sz="0" w:space="0" w:color="auto"/>
                        <w:right w:val="none" w:sz="0" w:space="0" w:color="auto"/>
                      </w:divBdr>
                    </w:div>
                  </w:divsChild>
                </w:div>
                <w:div w:id="1659113244">
                  <w:marLeft w:val="0"/>
                  <w:marRight w:val="0"/>
                  <w:marTop w:val="0"/>
                  <w:marBottom w:val="0"/>
                  <w:divBdr>
                    <w:top w:val="single" w:sz="2" w:space="1" w:color="FFFFFF"/>
                    <w:left w:val="single" w:sz="2" w:space="12" w:color="FFFFFF"/>
                    <w:bottom w:val="single" w:sz="2" w:space="1" w:color="FFFFFF"/>
                    <w:right w:val="single" w:sz="2" w:space="4" w:color="FFFFFF"/>
                  </w:divBdr>
                  <w:divsChild>
                    <w:div w:id="1113744550">
                      <w:marLeft w:val="0"/>
                      <w:marRight w:val="0"/>
                      <w:marTop w:val="0"/>
                      <w:marBottom w:val="0"/>
                      <w:divBdr>
                        <w:top w:val="none" w:sz="0" w:space="0" w:color="auto"/>
                        <w:left w:val="none" w:sz="0" w:space="0" w:color="auto"/>
                        <w:bottom w:val="none" w:sz="0" w:space="0" w:color="auto"/>
                        <w:right w:val="none" w:sz="0" w:space="0" w:color="auto"/>
                      </w:divBdr>
                    </w:div>
                  </w:divsChild>
                </w:div>
                <w:div w:id="106586319">
                  <w:marLeft w:val="0"/>
                  <w:marRight w:val="0"/>
                  <w:marTop w:val="0"/>
                  <w:marBottom w:val="0"/>
                  <w:divBdr>
                    <w:top w:val="single" w:sz="2" w:space="1" w:color="FFFFFF"/>
                    <w:left w:val="single" w:sz="2" w:space="12" w:color="FFFFFF"/>
                    <w:bottom w:val="single" w:sz="2" w:space="1" w:color="FFFFFF"/>
                    <w:right w:val="single" w:sz="2" w:space="4" w:color="FFFFFF"/>
                  </w:divBdr>
                  <w:divsChild>
                    <w:div w:id="1100182997">
                      <w:marLeft w:val="0"/>
                      <w:marRight w:val="0"/>
                      <w:marTop w:val="0"/>
                      <w:marBottom w:val="0"/>
                      <w:divBdr>
                        <w:top w:val="none" w:sz="0" w:space="0" w:color="auto"/>
                        <w:left w:val="none" w:sz="0" w:space="0" w:color="auto"/>
                        <w:bottom w:val="none" w:sz="0" w:space="0" w:color="auto"/>
                        <w:right w:val="none" w:sz="0" w:space="0" w:color="auto"/>
                      </w:divBdr>
                    </w:div>
                  </w:divsChild>
                </w:div>
                <w:div w:id="1565019167">
                  <w:marLeft w:val="0"/>
                  <w:marRight w:val="0"/>
                  <w:marTop w:val="0"/>
                  <w:marBottom w:val="0"/>
                  <w:divBdr>
                    <w:top w:val="single" w:sz="2" w:space="1" w:color="FFFFFF"/>
                    <w:left w:val="single" w:sz="2" w:space="12" w:color="FFFFFF"/>
                    <w:bottom w:val="single" w:sz="2" w:space="1" w:color="FFFFFF"/>
                    <w:right w:val="single" w:sz="2" w:space="4" w:color="FFFFFF"/>
                  </w:divBdr>
                  <w:divsChild>
                    <w:div w:id="339040932">
                      <w:marLeft w:val="0"/>
                      <w:marRight w:val="0"/>
                      <w:marTop w:val="0"/>
                      <w:marBottom w:val="0"/>
                      <w:divBdr>
                        <w:top w:val="none" w:sz="0" w:space="0" w:color="auto"/>
                        <w:left w:val="none" w:sz="0" w:space="0" w:color="auto"/>
                        <w:bottom w:val="none" w:sz="0" w:space="0" w:color="auto"/>
                        <w:right w:val="none" w:sz="0" w:space="0" w:color="auto"/>
                      </w:divBdr>
                    </w:div>
                  </w:divsChild>
                </w:div>
                <w:div w:id="2125417535">
                  <w:marLeft w:val="0"/>
                  <w:marRight w:val="0"/>
                  <w:marTop w:val="0"/>
                  <w:marBottom w:val="0"/>
                  <w:divBdr>
                    <w:top w:val="single" w:sz="2" w:space="1" w:color="FFFFFF"/>
                    <w:left w:val="single" w:sz="2" w:space="12" w:color="FFFFFF"/>
                    <w:bottom w:val="single" w:sz="2" w:space="1" w:color="FFFFFF"/>
                    <w:right w:val="single" w:sz="2" w:space="4" w:color="FFFFFF"/>
                  </w:divBdr>
                  <w:divsChild>
                    <w:div w:id="1593707918">
                      <w:marLeft w:val="0"/>
                      <w:marRight w:val="0"/>
                      <w:marTop w:val="0"/>
                      <w:marBottom w:val="0"/>
                      <w:divBdr>
                        <w:top w:val="none" w:sz="0" w:space="0" w:color="auto"/>
                        <w:left w:val="none" w:sz="0" w:space="0" w:color="auto"/>
                        <w:bottom w:val="none" w:sz="0" w:space="0" w:color="auto"/>
                        <w:right w:val="none" w:sz="0" w:space="0" w:color="auto"/>
                      </w:divBdr>
                    </w:div>
                  </w:divsChild>
                </w:div>
                <w:div w:id="657076421">
                  <w:marLeft w:val="0"/>
                  <w:marRight w:val="0"/>
                  <w:marTop w:val="0"/>
                  <w:marBottom w:val="0"/>
                  <w:divBdr>
                    <w:top w:val="single" w:sz="2" w:space="1" w:color="FFFFFF"/>
                    <w:left w:val="single" w:sz="2" w:space="12" w:color="FFFFFF"/>
                    <w:bottom w:val="single" w:sz="2" w:space="1" w:color="FFFFFF"/>
                    <w:right w:val="single" w:sz="2" w:space="4" w:color="FFFFFF"/>
                  </w:divBdr>
                  <w:divsChild>
                    <w:div w:id="1044981313">
                      <w:marLeft w:val="0"/>
                      <w:marRight w:val="0"/>
                      <w:marTop w:val="0"/>
                      <w:marBottom w:val="0"/>
                      <w:divBdr>
                        <w:top w:val="none" w:sz="0" w:space="0" w:color="auto"/>
                        <w:left w:val="none" w:sz="0" w:space="0" w:color="auto"/>
                        <w:bottom w:val="none" w:sz="0" w:space="0" w:color="auto"/>
                        <w:right w:val="none" w:sz="0" w:space="0" w:color="auto"/>
                      </w:divBdr>
                    </w:div>
                  </w:divsChild>
                </w:div>
                <w:div w:id="730889080">
                  <w:marLeft w:val="0"/>
                  <w:marRight w:val="0"/>
                  <w:marTop w:val="0"/>
                  <w:marBottom w:val="0"/>
                  <w:divBdr>
                    <w:top w:val="single" w:sz="2" w:space="1" w:color="FFFFFF"/>
                    <w:left w:val="single" w:sz="2" w:space="12" w:color="FFFFFF"/>
                    <w:bottom w:val="single" w:sz="2" w:space="1" w:color="FFFFFF"/>
                    <w:right w:val="single" w:sz="2" w:space="4" w:color="FFFFFF"/>
                  </w:divBdr>
                  <w:divsChild>
                    <w:div w:id="130758387">
                      <w:marLeft w:val="0"/>
                      <w:marRight w:val="0"/>
                      <w:marTop w:val="0"/>
                      <w:marBottom w:val="0"/>
                      <w:divBdr>
                        <w:top w:val="none" w:sz="0" w:space="0" w:color="auto"/>
                        <w:left w:val="none" w:sz="0" w:space="0" w:color="auto"/>
                        <w:bottom w:val="none" w:sz="0" w:space="0" w:color="auto"/>
                        <w:right w:val="none" w:sz="0" w:space="0" w:color="auto"/>
                      </w:divBdr>
                    </w:div>
                  </w:divsChild>
                </w:div>
                <w:div w:id="235633738">
                  <w:marLeft w:val="0"/>
                  <w:marRight w:val="0"/>
                  <w:marTop w:val="0"/>
                  <w:marBottom w:val="0"/>
                  <w:divBdr>
                    <w:top w:val="single" w:sz="2" w:space="1" w:color="FFFFFF"/>
                    <w:left w:val="single" w:sz="2" w:space="12" w:color="FFFFFF"/>
                    <w:bottom w:val="single" w:sz="2" w:space="1" w:color="FFFFFF"/>
                    <w:right w:val="single" w:sz="2" w:space="4" w:color="FFFFFF"/>
                  </w:divBdr>
                  <w:divsChild>
                    <w:div w:id="1287734214">
                      <w:marLeft w:val="0"/>
                      <w:marRight w:val="0"/>
                      <w:marTop w:val="0"/>
                      <w:marBottom w:val="0"/>
                      <w:divBdr>
                        <w:top w:val="none" w:sz="0" w:space="0" w:color="auto"/>
                        <w:left w:val="none" w:sz="0" w:space="0" w:color="auto"/>
                        <w:bottom w:val="none" w:sz="0" w:space="0" w:color="auto"/>
                        <w:right w:val="none" w:sz="0" w:space="0" w:color="auto"/>
                      </w:divBdr>
                    </w:div>
                  </w:divsChild>
                </w:div>
                <w:div w:id="61293716">
                  <w:marLeft w:val="0"/>
                  <w:marRight w:val="0"/>
                  <w:marTop w:val="0"/>
                  <w:marBottom w:val="0"/>
                  <w:divBdr>
                    <w:top w:val="single" w:sz="2" w:space="1" w:color="FFFFFF"/>
                    <w:left w:val="single" w:sz="2" w:space="12" w:color="FFFFFF"/>
                    <w:bottom w:val="single" w:sz="2" w:space="1" w:color="FFFFFF"/>
                    <w:right w:val="single" w:sz="2" w:space="4" w:color="FFFFFF"/>
                  </w:divBdr>
                  <w:divsChild>
                    <w:div w:id="1600914829">
                      <w:marLeft w:val="0"/>
                      <w:marRight w:val="0"/>
                      <w:marTop w:val="0"/>
                      <w:marBottom w:val="0"/>
                      <w:divBdr>
                        <w:top w:val="none" w:sz="0" w:space="0" w:color="auto"/>
                        <w:left w:val="none" w:sz="0" w:space="0" w:color="auto"/>
                        <w:bottom w:val="none" w:sz="0" w:space="0" w:color="auto"/>
                        <w:right w:val="none" w:sz="0" w:space="0" w:color="auto"/>
                      </w:divBdr>
                    </w:div>
                  </w:divsChild>
                </w:div>
                <w:div w:id="631668327">
                  <w:marLeft w:val="0"/>
                  <w:marRight w:val="0"/>
                  <w:marTop w:val="0"/>
                  <w:marBottom w:val="0"/>
                  <w:divBdr>
                    <w:top w:val="single" w:sz="2" w:space="1" w:color="FFFFFF"/>
                    <w:left w:val="single" w:sz="2" w:space="12" w:color="FFFFFF"/>
                    <w:bottom w:val="single" w:sz="2" w:space="1" w:color="FFFFFF"/>
                    <w:right w:val="single" w:sz="2" w:space="4" w:color="FFFFFF"/>
                  </w:divBdr>
                  <w:divsChild>
                    <w:div w:id="159464306">
                      <w:marLeft w:val="0"/>
                      <w:marRight w:val="0"/>
                      <w:marTop w:val="0"/>
                      <w:marBottom w:val="0"/>
                      <w:divBdr>
                        <w:top w:val="none" w:sz="0" w:space="0" w:color="auto"/>
                        <w:left w:val="none" w:sz="0" w:space="0" w:color="auto"/>
                        <w:bottom w:val="none" w:sz="0" w:space="0" w:color="auto"/>
                        <w:right w:val="none" w:sz="0" w:space="0" w:color="auto"/>
                      </w:divBdr>
                    </w:div>
                  </w:divsChild>
                </w:div>
                <w:div w:id="753819950">
                  <w:marLeft w:val="0"/>
                  <w:marRight w:val="0"/>
                  <w:marTop w:val="0"/>
                  <w:marBottom w:val="0"/>
                  <w:divBdr>
                    <w:top w:val="single" w:sz="2" w:space="1" w:color="FFFFFF"/>
                    <w:left w:val="single" w:sz="2" w:space="12" w:color="FFFFFF"/>
                    <w:bottom w:val="single" w:sz="2" w:space="1" w:color="FFFFFF"/>
                    <w:right w:val="single" w:sz="2" w:space="4" w:color="FFFFFF"/>
                  </w:divBdr>
                  <w:divsChild>
                    <w:div w:id="1462842049">
                      <w:marLeft w:val="0"/>
                      <w:marRight w:val="0"/>
                      <w:marTop w:val="0"/>
                      <w:marBottom w:val="0"/>
                      <w:divBdr>
                        <w:top w:val="none" w:sz="0" w:space="0" w:color="auto"/>
                        <w:left w:val="none" w:sz="0" w:space="0" w:color="auto"/>
                        <w:bottom w:val="none" w:sz="0" w:space="0" w:color="auto"/>
                        <w:right w:val="none" w:sz="0" w:space="0" w:color="auto"/>
                      </w:divBdr>
                    </w:div>
                  </w:divsChild>
                </w:div>
                <w:div w:id="416441916">
                  <w:marLeft w:val="0"/>
                  <w:marRight w:val="0"/>
                  <w:marTop w:val="0"/>
                  <w:marBottom w:val="0"/>
                  <w:divBdr>
                    <w:top w:val="single" w:sz="2" w:space="1" w:color="FFFFFF"/>
                    <w:left w:val="single" w:sz="2" w:space="12" w:color="FFFFFF"/>
                    <w:bottom w:val="single" w:sz="2" w:space="1" w:color="FFFFFF"/>
                    <w:right w:val="single" w:sz="2" w:space="4" w:color="FFFFFF"/>
                  </w:divBdr>
                  <w:divsChild>
                    <w:div w:id="1207328472">
                      <w:marLeft w:val="0"/>
                      <w:marRight w:val="0"/>
                      <w:marTop w:val="0"/>
                      <w:marBottom w:val="0"/>
                      <w:divBdr>
                        <w:top w:val="none" w:sz="0" w:space="0" w:color="auto"/>
                        <w:left w:val="none" w:sz="0" w:space="0" w:color="auto"/>
                        <w:bottom w:val="none" w:sz="0" w:space="0" w:color="auto"/>
                        <w:right w:val="none" w:sz="0" w:space="0" w:color="auto"/>
                      </w:divBdr>
                    </w:div>
                  </w:divsChild>
                </w:div>
                <w:div w:id="1886215247">
                  <w:marLeft w:val="0"/>
                  <w:marRight w:val="0"/>
                  <w:marTop w:val="0"/>
                  <w:marBottom w:val="0"/>
                  <w:divBdr>
                    <w:top w:val="single" w:sz="2" w:space="1" w:color="FFFFFF"/>
                    <w:left w:val="single" w:sz="2" w:space="12" w:color="FFFFFF"/>
                    <w:bottom w:val="single" w:sz="2" w:space="1" w:color="FFFFFF"/>
                    <w:right w:val="single" w:sz="2" w:space="4" w:color="FFFFFF"/>
                  </w:divBdr>
                  <w:divsChild>
                    <w:div w:id="722408496">
                      <w:marLeft w:val="0"/>
                      <w:marRight w:val="0"/>
                      <w:marTop w:val="0"/>
                      <w:marBottom w:val="0"/>
                      <w:divBdr>
                        <w:top w:val="none" w:sz="0" w:space="0" w:color="auto"/>
                        <w:left w:val="none" w:sz="0" w:space="0" w:color="auto"/>
                        <w:bottom w:val="none" w:sz="0" w:space="0" w:color="auto"/>
                        <w:right w:val="none" w:sz="0" w:space="0" w:color="auto"/>
                      </w:divBdr>
                    </w:div>
                  </w:divsChild>
                </w:div>
                <w:div w:id="1555117828">
                  <w:marLeft w:val="0"/>
                  <w:marRight w:val="0"/>
                  <w:marTop w:val="0"/>
                  <w:marBottom w:val="0"/>
                  <w:divBdr>
                    <w:top w:val="single" w:sz="2" w:space="1" w:color="FFFFFF"/>
                    <w:left w:val="single" w:sz="2" w:space="12" w:color="FFFFFF"/>
                    <w:bottom w:val="single" w:sz="2" w:space="1" w:color="FFFFFF"/>
                    <w:right w:val="single" w:sz="2" w:space="4" w:color="FFFFFF"/>
                  </w:divBdr>
                  <w:divsChild>
                    <w:div w:id="1587769177">
                      <w:marLeft w:val="0"/>
                      <w:marRight w:val="0"/>
                      <w:marTop w:val="0"/>
                      <w:marBottom w:val="0"/>
                      <w:divBdr>
                        <w:top w:val="none" w:sz="0" w:space="0" w:color="auto"/>
                        <w:left w:val="none" w:sz="0" w:space="0" w:color="auto"/>
                        <w:bottom w:val="none" w:sz="0" w:space="0" w:color="auto"/>
                        <w:right w:val="none" w:sz="0" w:space="0" w:color="auto"/>
                      </w:divBdr>
                    </w:div>
                  </w:divsChild>
                </w:div>
                <w:div w:id="1324435970">
                  <w:marLeft w:val="0"/>
                  <w:marRight w:val="0"/>
                  <w:marTop w:val="0"/>
                  <w:marBottom w:val="0"/>
                  <w:divBdr>
                    <w:top w:val="single" w:sz="2" w:space="1" w:color="FFFFFF"/>
                    <w:left w:val="single" w:sz="2" w:space="12" w:color="FFFFFF"/>
                    <w:bottom w:val="single" w:sz="2" w:space="1" w:color="FFFFFF"/>
                    <w:right w:val="single" w:sz="2" w:space="4" w:color="FFFFFF"/>
                  </w:divBdr>
                  <w:divsChild>
                    <w:div w:id="1034958720">
                      <w:marLeft w:val="0"/>
                      <w:marRight w:val="0"/>
                      <w:marTop w:val="0"/>
                      <w:marBottom w:val="0"/>
                      <w:divBdr>
                        <w:top w:val="none" w:sz="0" w:space="0" w:color="auto"/>
                        <w:left w:val="none" w:sz="0" w:space="0" w:color="auto"/>
                        <w:bottom w:val="none" w:sz="0" w:space="0" w:color="auto"/>
                        <w:right w:val="none" w:sz="0" w:space="0" w:color="auto"/>
                      </w:divBdr>
                    </w:div>
                  </w:divsChild>
                </w:div>
                <w:div w:id="2007590011">
                  <w:marLeft w:val="0"/>
                  <w:marRight w:val="0"/>
                  <w:marTop w:val="0"/>
                  <w:marBottom w:val="0"/>
                  <w:divBdr>
                    <w:top w:val="single" w:sz="2" w:space="1" w:color="FFFFFF"/>
                    <w:left w:val="single" w:sz="2" w:space="12" w:color="FFFFFF"/>
                    <w:bottom w:val="single" w:sz="2" w:space="1" w:color="FFFFFF"/>
                    <w:right w:val="single" w:sz="2" w:space="4" w:color="FFFFFF"/>
                  </w:divBdr>
                  <w:divsChild>
                    <w:div w:id="1345591287">
                      <w:marLeft w:val="0"/>
                      <w:marRight w:val="0"/>
                      <w:marTop w:val="0"/>
                      <w:marBottom w:val="0"/>
                      <w:divBdr>
                        <w:top w:val="none" w:sz="0" w:space="0" w:color="auto"/>
                        <w:left w:val="none" w:sz="0" w:space="0" w:color="auto"/>
                        <w:bottom w:val="none" w:sz="0" w:space="0" w:color="auto"/>
                        <w:right w:val="none" w:sz="0" w:space="0" w:color="auto"/>
                      </w:divBdr>
                    </w:div>
                  </w:divsChild>
                </w:div>
                <w:div w:id="1235237024">
                  <w:marLeft w:val="0"/>
                  <w:marRight w:val="0"/>
                  <w:marTop w:val="0"/>
                  <w:marBottom w:val="0"/>
                  <w:divBdr>
                    <w:top w:val="single" w:sz="2" w:space="1" w:color="FFFFFF"/>
                    <w:left w:val="single" w:sz="2" w:space="12" w:color="FFFFFF"/>
                    <w:bottom w:val="single" w:sz="2" w:space="1" w:color="FFFFFF"/>
                    <w:right w:val="single" w:sz="2" w:space="4" w:color="FFFFFF"/>
                  </w:divBdr>
                  <w:divsChild>
                    <w:div w:id="1602956943">
                      <w:marLeft w:val="0"/>
                      <w:marRight w:val="0"/>
                      <w:marTop w:val="0"/>
                      <w:marBottom w:val="0"/>
                      <w:divBdr>
                        <w:top w:val="none" w:sz="0" w:space="0" w:color="auto"/>
                        <w:left w:val="none" w:sz="0" w:space="0" w:color="auto"/>
                        <w:bottom w:val="none" w:sz="0" w:space="0" w:color="auto"/>
                        <w:right w:val="none" w:sz="0" w:space="0" w:color="auto"/>
                      </w:divBdr>
                    </w:div>
                  </w:divsChild>
                </w:div>
                <w:div w:id="576673310">
                  <w:marLeft w:val="0"/>
                  <w:marRight w:val="0"/>
                  <w:marTop w:val="0"/>
                  <w:marBottom w:val="0"/>
                  <w:divBdr>
                    <w:top w:val="single" w:sz="2" w:space="1" w:color="FFFFFF"/>
                    <w:left w:val="single" w:sz="2" w:space="12" w:color="FFFFFF"/>
                    <w:bottom w:val="single" w:sz="2" w:space="1" w:color="FFFFFF"/>
                    <w:right w:val="single" w:sz="2" w:space="4" w:color="FFFFFF"/>
                  </w:divBdr>
                  <w:divsChild>
                    <w:div w:id="1693653882">
                      <w:marLeft w:val="0"/>
                      <w:marRight w:val="0"/>
                      <w:marTop w:val="0"/>
                      <w:marBottom w:val="0"/>
                      <w:divBdr>
                        <w:top w:val="none" w:sz="0" w:space="0" w:color="auto"/>
                        <w:left w:val="none" w:sz="0" w:space="0" w:color="auto"/>
                        <w:bottom w:val="none" w:sz="0" w:space="0" w:color="auto"/>
                        <w:right w:val="none" w:sz="0" w:space="0" w:color="auto"/>
                      </w:divBdr>
                    </w:div>
                  </w:divsChild>
                </w:div>
                <w:div w:id="1795906418">
                  <w:marLeft w:val="0"/>
                  <w:marRight w:val="0"/>
                  <w:marTop w:val="0"/>
                  <w:marBottom w:val="0"/>
                  <w:divBdr>
                    <w:top w:val="single" w:sz="2" w:space="1" w:color="FFFFFF"/>
                    <w:left w:val="single" w:sz="2" w:space="12" w:color="FFFFFF"/>
                    <w:bottom w:val="single" w:sz="2" w:space="1" w:color="FFFFFF"/>
                    <w:right w:val="single" w:sz="2" w:space="4" w:color="FFFFFF"/>
                  </w:divBdr>
                  <w:divsChild>
                    <w:div w:id="1729723507">
                      <w:marLeft w:val="0"/>
                      <w:marRight w:val="0"/>
                      <w:marTop w:val="0"/>
                      <w:marBottom w:val="0"/>
                      <w:divBdr>
                        <w:top w:val="none" w:sz="0" w:space="0" w:color="auto"/>
                        <w:left w:val="none" w:sz="0" w:space="0" w:color="auto"/>
                        <w:bottom w:val="none" w:sz="0" w:space="0" w:color="auto"/>
                        <w:right w:val="none" w:sz="0" w:space="0" w:color="auto"/>
                      </w:divBdr>
                    </w:div>
                  </w:divsChild>
                </w:div>
                <w:div w:id="2112235010">
                  <w:marLeft w:val="0"/>
                  <w:marRight w:val="0"/>
                  <w:marTop w:val="0"/>
                  <w:marBottom w:val="0"/>
                  <w:divBdr>
                    <w:top w:val="single" w:sz="2" w:space="1" w:color="FFFFFF"/>
                    <w:left w:val="single" w:sz="2" w:space="12" w:color="FFFFFF"/>
                    <w:bottom w:val="single" w:sz="2" w:space="1" w:color="FFFFFF"/>
                    <w:right w:val="single" w:sz="2" w:space="4" w:color="FFFFFF"/>
                  </w:divBdr>
                  <w:divsChild>
                    <w:div w:id="1336688798">
                      <w:marLeft w:val="0"/>
                      <w:marRight w:val="0"/>
                      <w:marTop w:val="0"/>
                      <w:marBottom w:val="0"/>
                      <w:divBdr>
                        <w:top w:val="none" w:sz="0" w:space="0" w:color="auto"/>
                        <w:left w:val="none" w:sz="0" w:space="0" w:color="auto"/>
                        <w:bottom w:val="none" w:sz="0" w:space="0" w:color="auto"/>
                        <w:right w:val="none" w:sz="0" w:space="0" w:color="auto"/>
                      </w:divBdr>
                    </w:div>
                  </w:divsChild>
                </w:div>
                <w:div w:id="876891182">
                  <w:marLeft w:val="0"/>
                  <w:marRight w:val="0"/>
                  <w:marTop w:val="0"/>
                  <w:marBottom w:val="0"/>
                  <w:divBdr>
                    <w:top w:val="single" w:sz="2" w:space="1" w:color="FFFFFF"/>
                    <w:left w:val="single" w:sz="2" w:space="12" w:color="FFFFFF"/>
                    <w:bottom w:val="single" w:sz="2" w:space="1" w:color="FFFFFF"/>
                    <w:right w:val="single" w:sz="2" w:space="4" w:color="FFFFFF"/>
                  </w:divBdr>
                  <w:divsChild>
                    <w:div w:id="656693719">
                      <w:marLeft w:val="0"/>
                      <w:marRight w:val="0"/>
                      <w:marTop w:val="0"/>
                      <w:marBottom w:val="0"/>
                      <w:divBdr>
                        <w:top w:val="none" w:sz="0" w:space="0" w:color="auto"/>
                        <w:left w:val="none" w:sz="0" w:space="0" w:color="auto"/>
                        <w:bottom w:val="none" w:sz="0" w:space="0" w:color="auto"/>
                        <w:right w:val="none" w:sz="0" w:space="0" w:color="auto"/>
                      </w:divBdr>
                    </w:div>
                  </w:divsChild>
                </w:div>
                <w:div w:id="1611015245">
                  <w:marLeft w:val="0"/>
                  <w:marRight w:val="0"/>
                  <w:marTop w:val="0"/>
                  <w:marBottom w:val="0"/>
                  <w:divBdr>
                    <w:top w:val="single" w:sz="2" w:space="1" w:color="FFFFFF"/>
                    <w:left w:val="single" w:sz="2" w:space="12" w:color="FFFFFF"/>
                    <w:bottom w:val="single" w:sz="2" w:space="1" w:color="FFFFFF"/>
                    <w:right w:val="single" w:sz="2" w:space="4" w:color="FFFFFF"/>
                  </w:divBdr>
                  <w:divsChild>
                    <w:div w:id="464810918">
                      <w:marLeft w:val="0"/>
                      <w:marRight w:val="0"/>
                      <w:marTop w:val="0"/>
                      <w:marBottom w:val="0"/>
                      <w:divBdr>
                        <w:top w:val="none" w:sz="0" w:space="0" w:color="auto"/>
                        <w:left w:val="none" w:sz="0" w:space="0" w:color="auto"/>
                        <w:bottom w:val="none" w:sz="0" w:space="0" w:color="auto"/>
                        <w:right w:val="none" w:sz="0" w:space="0" w:color="auto"/>
                      </w:divBdr>
                    </w:div>
                  </w:divsChild>
                </w:div>
                <w:div w:id="1796024516">
                  <w:marLeft w:val="0"/>
                  <w:marRight w:val="0"/>
                  <w:marTop w:val="0"/>
                  <w:marBottom w:val="0"/>
                  <w:divBdr>
                    <w:top w:val="single" w:sz="2" w:space="1" w:color="FFFFFF"/>
                    <w:left w:val="single" w:sz="2" w:space="12" w:color="FFFFFF"/>
                    <w:bottom w:val="single" w:sz="2" w:space="1" w:color="FFFFFF"/>
                    <w:right w:val="single" w:sz="2" w:space="4" w:color="FFFFFF"/>
                  </w:divBdr>
                  <w:divsChild>
                    <w:div w:id="577786478">
                      <w:marLeft w:val="0"/>
                      <w:marRight w:val="0"/>
                      <w:marTop w:val="0"/>
                      <w:marBottom w:val="0"/>
                      <w:divBdr>
                        <w:top w:val="none" w:sz="0" w:space="0" w:color="auto"/>
                        <w:left w:val="none" w:sz="0" w:space="0" w:color="auto"/>
                        <w:bottom w:val="none" w:sz="0" w:space="0" w:color="auto"/>
                        <w:right w:val="none" w:sz="0" w:space="0" w:color="auto"/>
                      </w:divBdr>
                    </w:div>
                  </w:divsChild>
                </w:div>
                <w:div w:id="1722752699">
                  <w:marLeft w:val="0"/>
                  <w:marRight w:val="0"/>
                  <w:marTop w:val="0"/>
                  <w:marBottom w:val="0"/>
                  <w:divBdr>
                    <w:top w:val="single" w:sz="2" w:space="1" w:color="FFFFFF"/>
                    <w:left w:val="single" w:sz="2" w:space="12" w:color="FFFFFF"/>
                    <w:bottom w:val="single" w:sz="2" w:space="1" w:color="FFFFFF"/>
                    <w:right w:val="single" w:sz="2" w:space="4" w:color="FFFFFF"/>
                  </w:divBdr>
                  <w:divsChild>
                    <w:div w:id="2012020785">
                      <w:marLeft w:val="0"/>
                      <w:marRight w:val="0"/>
                      <w:marTop w:val="0"/>
                      <w:marBottom w:val="0"/>
                      <w:divBdr>
                        <w:top w:val="none" w:sz="0" w:space="0" w:color="auto"/>
                        <w:left w:val="none" w:sz="0" w:space="0" w:color="auto"/>
                        <w:bottom w:val="none" w:sz="0" w:space="0" w:color="auto"/>
                        <w:right w:val="none" w:sz="0" w:space="0" w:color="auto"/>
                      </w:divBdr>
                    </w:div>
                  </w:divsChild>
                </w:div>
                <w:div w:id="74791676">
                  <w:marLeft w:val="0"/>
                  <w:marRight w:val="0"/>
                  <w:marTop w:val="0"/>
                  <w:marBottom w:val="0"/>
                  <w:divBdr>
                    <w:top w:val="single" w:sz="2" w:space="1" w:color="FFFFFF"/>
                    <w:left w:val="single" w:sz="2" w:space="12" w:color="FFFFFF"/>
                    <w:bottom w:val="single" w:sz="2" w:space="1" w:color="FFFFFF"/>
                    <w:right w:val="single" w:sz="2" w:space="4" w:color="FFFFFF"/>
                  </w:divBdr>
                  <w:divsChild>
                    <w:div w:id="1868253539">
                      <w:marLeft w:val="0"/>
                      <w:marRight w:val="0"/>
                      <w:marTop w:val="0"/>
                      <w:marBottom w:val="0"/>
                      <w:divBdr>
                        <w:top w:val="none" w:sz="0" w:space="0" w:color="auto"/>
                        <w:left w:val="none" w:sz="0" w:space="0" w:color="auto"/>
                        <w:bottom w:val="none" w:sz="0" w:space="0" w:color="auto"/>
                        <w:right w:val="none" w:sz="0" w:space="0" w:color="auto"/>
                      </w:divBdr>
                    </w:div>
                  </w:divsChild>
                </w:div>
                <w:div w:id="1115254156">
                  <w:marLeft w:val="0"/>
                  <w:marRight w:val="0"/>
                  <w:marTop w:val="0"/>
                  <w:marBottom w:val="0"/>
                  <w:divBdr>
                    <w:top w:val="single" w:sz="2" w:space="1" w:color="FFFFFF"/>
                    <w:left w:val="single" w:sz="2" w:space="12" w:color="FFFFFF"/>
                    <w:bottom w:val="single" w:sz="2" w:space="4" w:color="FFFFFF"/>
                    <w:right w:val="single" w:sz="2" w:space="4" w:color="FFFFFF"/>
                  </w:divBdr>
                  <w:divsChild>
                    <w:div w:id="15764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20199">
          <w:marLeft w:val="0"/>
          <w:marRight w:val="0"/>
          <w:marTop w:val="0"/>
          <w:marBottom w:val="335"/>
          <w:divBdr>
            <w:top w:val="none" w:sz="0" w:space="0" w:color="auto"/>
            <w:left w:val="none" w:sz="0" w:space="0" w:color="auto"/>
            <w:bottom w:val="none" w:sz="0" w:space="0" w:color="auto"/>
            <w:right w:val="none" w:sz="0" w:space="0" w:color="auto"/>
          </w:divBdr>
          <w:divsChild>
            <w:div w:id="1754400403">
              <w:marLeft w:val="0"/>
              <w:marRight w:val="0"/>
              <w:marTop w:val="0"/>
              <w:marBottom w:val="0"/>
              <w:divBdr>
                <w:top w:val="none" w:sz="0" w:space="0" w:color="auto"/>
                <w:left w:val="none" w:sz="0" w:space="0" w:color="auto"/>
                <w:bottom w:val="none" w:sz="0" w:space="0" w:color="auto"/>
                <w:right w:val="none" w:sz="0" w:space="0" w:color="auto"/>
              </w:divBdr>
              <w:divsChild>
                <w:div w:id="427505599">
                  <w:marLeft w:val="0"/>
                  <w:marRight w:val="0"/>
                  <w:marTop w:val="0"/>
                  <w:marBottom w:val="0"/>
                  <w:divBdr>
                    <w:top w:val="single" w:sz="2" w:space="4" w:color="FFFFFF"/>
                    <w:left w:val="single" w:sz="2" w:space="12" w:color="FFFFFF"/>
                    <w:bottom w:val="single" w:sz="2" w:space="1" w:color="FFFFFF"/>
                    <w:right w:val="single" w:sz="2" w:space="4" w:color="FFFFFF"/>
                  </w:divBdr>
                  <w:divsChild>
                    <w:div w:id="870415049">
                      <w:marLeft w:val="0"/>
                      <w:marRight w:val="0"/>
                      <w:marTop w:val="0"/>
                      <w:marBottom w:val="0"/>
                      <w:divBdr>
                        <w:top w:val="none" w:sz="0" w:space="0" w:color="auto"/>
                        <w:left w:val="none" w:sz="0" w:space="0" w:color="auto"/>
                        <w:bottom w:val="none" w:sz="0" w:space="0" w:color="auto"/>
                        <w:right w:val="none" w:sz="0" w:space="0" w:color="auto"/>
                      </w:divBdr>
                    </w:div>
                  </w:divsChild>
                </w:div>
                <w:div w:id="2134791205">
                  <w:marLeft w:val="0"/>
                  <w:marRight w:val="0"/>
                  <w:marTop w:val="0"/>
                  <w:marBottom w:val="0"/>
                  <w:divBdr>
                    <w:top w:val="single" w:sz="2" w:space="1" w:color="FFFFFF"/>
                    <w:left w:val="single" w:sz="2" w:space="12" w:color="FFFFFF"/>
                    <w:bottom w:val="single" w:sz="2" w:space="1" w:color="FFFFFF"/>
                    <w:right w:val="single" w:sz="2" w:space="4" w:color="FFFFFF"/>
                  </w:divBdr>
                  <w:divsChild>
                    <w:div w:id="1151290937">
                      <w:marLeft w:val="0"/>
                      <w:marRight w:val="0"/>
                      <w:marTop w:val="0"/>
                      <w:marBottom w:val="0"/>
                      <w:divBdr>
                        <w:top w:val="none" w:sz="0" w:space="0" w:color="auto"/>
                        <w:left w:val="none" w:sz="0" w:space="0" w:color="auto"/>
                        <w:bottom w:val="none" w:sz="0" w:space="0" w:color="auto"/>
                        <w:right w:val="none" w:sz="0" w:space="0" w:color="auto"/>
                      </w:divBdr>
                    </w:div>
                  </w:divsChild>
                </w:div>
                <w:div w:id="894462607">
                  <w:marLeft w:val="0"/>
                  <w:marRight w:val="0"/>
                  <w:marTop w:val="0"/>
                  <w:marBottom w:val="0"/>
                  <w:divBdr>
                    <w:top w:val="single" w:sz="2" w:space="1" w:color="FFFFFF"/>
                    <w:left w:val="single" w:sz="2" w:space="12" w:color="FFFFFF"/>
                    <w:bottom w:val="single" w:sz="2" w:space="1" w:color="FFFFFF"/>
                    <w:right w:val="single" w:sz="2" w:space="4" w:color="FFFFFF"/>
                  </w:divBdr>
                  <w:divsChild>
                    <w:div w:id="552011414">
                      <w:marLeft w:val="0"/>
                      <w:marRight w:val="0"/>
                      <w:marTop w:val="0"/>
                      <w:marBottom w:val="0"/>
                      <w:divBdr>
                        <w:top w:val="none" w:sz="0" w:space="0" w:color="auto"/>
                        <w:left w:val="none" w:sz="0" w:space="0" w:color="auto"/>
                        <w:bottom w:val="none" w:sz="0" w:space="0" w:color="auto"/>
                        <w:right w:val="none" w:sz="0" w:space="0" w:color="auto"/>
                      </w:divBdr>
                    </w:div>
                  </w:divsChild>
                </w:div>
                <w:div w:id="1037697812">
                  <w:marLeft w:val="0"/>
                  <w:marRight w:val="0"/>
                  <w:marTop w:val="0"/>
                  <w:marBottom w:val="0"/>
                  <w:divBdr>
                    <w:top w:val="single" w:sz="2" w:space="1" w:color="FFFFFF"/>
                    <w:left w:val="single" w:sz="2" w:space="12" w:color="FFFFFF"/>
                    <w:bottom w:val="single" w:sz="2" w:space="1" w:color="FFFFFF"/>
                    <w:right w:val="single" w:sz="2" w:space="4" w:color="FFFFFF"/>
                  </w:divBdr>
                  <w:divsChild>
                    <w:div w:id="267541098">
                      <w:marLeft w:val="0"/>
                      <w:marRight w:val="0"/>
                      <w:marTop w:val="0"/>
                      <w:marBottom w:val="0"/>
                      <w:divBdr>
                        <w:top w:val="none" w:sz="0" w:space="0" w:color="auto"/>
                        <w:left w:val="none" w:sz="0" w:space="0" w:color="auto"/>
                        <w:bottom w:val="none" w:sz="0" w:space="0" w:color="auto"/>
                        <w:right w:val="none" w:sz="0" w:space="0" w:color="auto"/>
                      </w:divBdr>
                    </w:div>
                  </w:divsChild>
                </w:div>
                <w:div w:id="641427903">
                  <w:marLeft w:val="0"/>
                  <w:marRight w:val="0"/>
                  <w:marTop w:val="0"/>
                  <w:marBottom w:val="0"/>
                  <w:divBdr>
                    <w:top w:val="single" w:sz="2" w:space="1" w:color="FFFFFF"/>
                    <w:left w:val="single" w:sz="2" w:space="12" w:color="FFFFFF"/>
                    <w:bottom w:val="single" w:sz="2" w:space="1" w:color="FFFFFF"/>
                    <w:right w:val="single" w:sz="2" w:space="4" w:color="FFFFFF"/>
                  </w:divBdr>
                  <w:divsChild>
                    <w:div w:id="379326272">
                      <w:marLeft w:val="0"/>
                      <w:marRight w:val="0"/>
                      <w:marTop w:val="0"/>
                      <w:marBottom w:val="0"/>
                      <w:divBdr>
                        <w:top w:val="none" w:sz="0" w:space="0" w:color="auto"/>
                        <w:left w:val="none" w:sz="0" w:space="0" w:color="auto"/>
                        <w:bottom w:val="none" w:sz="0" w:space="0" w:color="auto"/>
                        <w:right w:val="none" w:sz="0" w:space="0" w:color="auto"/>
                      </w:divBdr>
                    </w:div>
                  </w:divsChild>
                </w:div>
                <w:div w:id="141774837">
                  <w:marLeft w:val="0"/>
                  <w:marRight w:val="0"/>
                  <w:marTop w:val="0"/>
                  <w:marBottom w:val="0"/>
                  <w:divBdr>
                    <w:top w:val="single" w:sz="2" w:space="1" w:color="FFFFFF"/>
                    <w:left w:val="single" w:sz="2" w:space="12" w:color="FFFFFF"/>
                    <w:bottom w:val="single" w:sz="2" w:space="1" w:color="FFFFFF"/>
                    <w:right w:val="single" w:sz="2" w:space="4" w:color="FFFFFF"/>
                  </w:divBdr>
                  <w:divsChild>
                    <w:div w:id="1662000807">
                      <w:marLeft w:val="0"/>
                      <w:marRight w:val="0"/>
                      <w:marTop w:val="0"/>
                      <w:marBottom w:val="0"/>
                      <w:divBdr>
                        <w:top w:val="none" w:sz="0" w:space="0" w:color="auto"/>
                        <w:left w:val="none" w:sz="0" w:space="0" w:color="auto"/>
                        <w:bottom w:val="none" w:sz="0" w:space="0" w:color="auto"/>
                        <w:right w:val="none" w:sz="0" w:space="0" w:color="auto"/>
                      </w:divBdr>
                    </w:div>
                  </w:divsChild>
                </w:div>
                <w:div w:id="1000235561">
                  <w:marLeft w:val="0"/>
                  <w:marRight w:val="0"/>
                  <w:marTop w:val="0"/>
                  <w:marBottom w:val="0"/>
                  <w:divBdr>
                    <w:top w:val="single" w:sz="2" w:space="1" w:color="FFFFFF"/>
                    <w:left w:val="single" w:sz="2" w:space="12" w:color="FFFFFF"/>
                    <w:bottom w:val="single" w:sz="2" w:space="1" w:color="FFFFFF"/>
                    <w:right w:val="single" w:sz="2" w:space="4" w:color="FFFFFF"/>
                  </w:divBdr>
                  <w:divsChild>
                    <w:div w:id="2043090767">
                      <w:marLeft w:val="0"/>
                      <w:marRight w:val="0"/>
                      <w:marTop w:val="0"/>
                      <w:marBottom w:val="0"/>
                      <w:divBdr>
                        <w:top w:val="none" w:sz="0" w:space="0" w:color="auto"/>
                        <w:left w:val="none" w:sz="0" w:space="0" w:color="auto"/>
                        <w:bottom w:val="none" w:sz="0" w:space="0" w:color="auto"/>
                        <w:right w:val="none" w:sz="0" w:space="0" w:color="auto"/>
                      </w:divBdr>
                    </w:div>
                  </w:divsChild>
                </w:div>
                <w:div w:id="1152647467">
                  <w:marLeft w:val="0"/>
                  <w:marRight w:val="0"/>
                  <w:marTop w:val="0"/>
                  <w:marBottom w:val="0"/>
                  <w:divBdr>
                    <w:top w:val="single" w:sz="2" w:space="1" w:color="FFFFFF"/>
                    <w:left w:val="single" w:sz="2" w:space="12" w:color="FFFFFF"/>
                    <w:bottom w:val="single" w:sz="2" w:space="1" w:color="FFFFFF"/>
                    <w:right w:val="single" w:sz="2" w:space="4" w:color="FFFFFF"/>
                  </w:divBdr>
                  <w:divsChild>
                    <w:div w:id="1448967485">
                      <w:marLeft w:val="0"/>
                      <w:marRight w:val="0"/>
                      <w:marTop w:val="0"/>
                      <w:marBottom w:val="0"/>
                      <w:divBdr>
                        <w:top w:val="none" w:sz="0" w:space="0" w:color="auto"/>
                        <w:left w:val="none" w:sz="0" w:space="0" w:color="auto"/>
                        <w:bottom w:val="none" w:sz="0" w:space="0" w:color="auto"/>
                        <w:right w:val="none" w:sz="0" w:space="0" w:color="auto"/>
                      </w:divBdr>
                    </w:div>
                  </w:divsChild>
                </w:div>
                <w:div w:id="1501198462">
                  <w:marLeft w:val="0"/>
                  <w:marRight w:val="0"/>
                  <w:marTop w:val="0"/>
                  <w:marBottom w:val="0"/>
                  <w:divBdr>
                    <w:top w:val="single" w:sz="2" w:space="1" w:color="FFFFFF"/>
                    <w:left w:val="single" w:sz="2" w:space="12" w:color="FFFFFF"/>
                    <w:bottom w:val="single" w:sz="2" w:space="1" w:color="FFFFFF"/>
                    <w:right w:val="single" w:sz="2" w:space="4" w:color="FFFFFF"/>
                  </w:divBdr>
                  <w:divsChild>
                    <w:div w:id="1226604352">
                      <w:marLeft w:val="0"/>
                      <w:marRight w:val="0"/>
                      <w:marTop w:val="0"/>
                      <w:marBottom w:val="0"/>
                      <w:divBdr>
                        <w:top w:val="none" w:sz="0" w:space="0" w:color="auto"/>
                        <w:left w:val="none" w:sz="0" w:space="0" w:color="auto"/>
                        <w:bottom w:val="none" w:sz="0" w:space="0" w:color="auto"/>
                        <w:right w:val="none" w:sz="0" w:space="0" w:color="auto"/>
                      </w:divBdr>
                    </w:div>
                  </w:divsChild>
                </w:div>
                <w:div w:id="673998900">
                  <w:marLeft w:val="0"/>
                  <w:marRight w:val="0"/>
                  <w:marTop w:val="0"/>
                  <w:marBottom w:val="0"/>
                  <w:divBdr>
                    <w:top w:val="single" w:sz="2" w:space="1" w:color="FFFFFF"/>
                    <w:left w:val="single" w:sz="2" w:space="12" w:color="FFFFFF"/>
                    <w:bottom w:val="single" w:sz="2" w:space="1" w:color="FFFFFF"/>
                    <w:right w:val="single" w:sz="2" w:space="4" w:color="FFFFFF"/>
                  </w:divBdr>
                  <w:divsChild>
                    <w:div w:id="921641337">
                      <w:marLeft w:val="0"/>
                      <w:marRight w:val="0"/>
                      <w:marTop w:val="0"/>
                      <w:marBottom w:val="0"/>
                      <w:divBdr>
                        <w:top w:val="none" w:sz="0" w:space="0" w:color="auto"/>
                        <w:left w:val="none" w:sz="0" w:space="0" w:color="auto"/>
                        <w:bottom w:val="none" w:sz="0" w:space="0" w:color="auto"/>
                        <w:right w:val="none" w:sz="0" w:space="0" w:color="auto"/>
                      </w:divBdr>
                    </w:div>
                  </w:divsChild>
                </w:div>
                <w:div w:id="346755231">
                  <w:marLeft w:val="0"/>
                  <w:marRight w:val="0"/>
                  <w:marTop w:val="0"/>
                  <w:marBottom w:val="0"/>
                  <w:divBdr>
                    <w:top w:val="single" w:sz="2" w:space="1" w:color="FFFFFF"/>
                    <w:left w:val="single" w:sz="2" w:space="12" w:color="FFFFFF"/>
                    <w:bottom w:val="single" w:sz="2" w:space="1" w:color="FFFFFF"/>
                    <w:right w:val="single" w:sz="2" w:space="4" w:color="FFFFFF"/>
                  </w:divBdr>
                  <w:divsChild>
                    <w:div w:id="1157070497">
                      <w:marLeft w:val="0"/>
                      <w:marRight w:val="0"/>
                      <w:marTop w:val="0"/>
                      <w:marBottom w:val="0"/>
                      <w:divBdr>
                        <w:top w:val="none" w:sz="0" w:space="0" w:color="auto"/>
                        <w:left w:val="none" w:sz="0" w:space="0" w:color="auto"/>
                        <w:bottom w:val="none" w:sz="0" w:space="0" w:color="auto"/>
                        <w:right w:val="none" w:sz="0" w:space="0" w:color="auto"/>
                      </w:divBdr>
                    </w:div>
                  </w:divsChild>
                </w:div>
                <w:div w:id="990329307">
                  <w:marLeft w:val="0"/>
                  <w:marRight w:val="0"/>
                  <w:marTop w:val="0"/>
                  <w:marBottom w:val="0"/>
                  <w:divBdr>
                    <w:top w:val="single" w:sz="2" w:space="1" w:color="FFFFFF"/>
                    <w:left w:val="single" w:sz="2" w:space="12" w:color="FFFFFF"/>
                    <w:bottom w:val="single" w:sz="2" w:space="1" w:color="FFFFFF"/>
                    <w:right w:val="single" w:sz="2" w:space="4" w:color="FFFFFF"/>
                  </w:divBdr>
                  <w:divsChild>
                    <w:div w:id="573971249">
                      <w:marLeft w:val="0"/>
                      <w:marRight w:val="0"/>
                      <w:marTop w:val="0"/>
                      <w:marBottom w:val="0"/>
                      <w:divBdr>
                        <w:top w:val="none" w:sz="0" w:space="0" w:color="auto"/>
                        <w:left w:val="none" w:sz="0" w:space="0" w:color="auto"/>
                        <w:bottom w:val="none" w:sz="0" w:space="0" w:color="auto"/>
                        <w:right w:val="none" w:sz="0" w:space="0" w:color="auto"/>
                      </w:divBdr>
                    </w:div>
                  </w:divsChild>
                </w:div>
                <w:div w:id="800805225">
                  <w:marLeft w:val="0"/>
                  <w:marRight w:val="0"/>
                  <w:marTop w:val="0"/>
                  <w:marBottom w:val="0"/>
                  <w:divBdr>
                    <w:top w:val="single" w:sz="2" w:space="1" w:color="FFFFFF"/>
                    <w:left w:val="single" w:sz="2" w:space="12" w:color="FFFFFF"/>
                    <w:bottom w:val="single" w:sz="2" w:space="1" w:color="FFFFFF"/>
                    <w:right w:val="single" w:sz="2" w:space="4" w:color="FFFFFF"/>
                  </w:divBdr>
                  <w:divsChild>
                    <w:div w:id="702363773">
                      <w:marLeft w:val="0"/>
                      <w:marRight w:val="0"/>
                      <w:marTop w:val="0"/>
                      <w:marBottom w:val="0"/>
                      <w:divBdr>
                        <w:top w:val="none" w:sz="0" w:space="0" w:color="auto"/>
                        <w:left w:val="none" w:sz="0" w:space="0" w:color="auto"/>
                        <w:bottom w:val="none" w:sz="0" w:space="0" w:color="auto"/>
                        <w:right w:val="none" w:sz="0" w:space="0" w:color="auto"/>
                      </w:divBdr>
                    </w:div>
                  </w:divsChild>
                </w:div>
                <w:div w:id="1644626560">
                  <w:marLeft w:val="0"/>
                  <w:marRight w:val="0"/>
                  <w:marTop w:val="0"/>
                  <w:marBottom w:val="0"/>
                  <w:divBdr>
                    <w:top w:val="single" w:sz="2" w:space="1" w:color="FFFFFF"/>
                    <w:left w:val="single" w:sz="2" w:space="12" w:color="FFFFFF"/>
                    <w:bottom w:val="single" w:sz="2" w:space="1" w:color="FFFFFF"/>
                    <w:right w:val="single" w:sz="2" w:space="4" w:color="FFFFFF"/>
                  </w:divBdr>
                  <w:divsChild>
                    <w:div w:id="961033302">
                      <w:marLeft w:val="0"/>
                      <w:marRight w:val="0"/>
                      <w:marTop w:val="0"/>
                      <w:marBottom w:val="0"/>
                      <w:divBdr>
                        <w:top w:val="none" w:sz="0" w:space="0" w:color="auto"/>
                        <w:left w:val="none" w:sz="0" w:space="0" w:color="auto"/>
                        <w:bottom w:val="none" w:sz="0" w:space="0" w:color="auto"/>
                        <w:right w:val="none" w:sz="0" w:space="0" w:color="auto"/>
                      </w:divBdr>
                    </w:div>
                  </w:divsChild>
                </w:div>
                <w:div w:id="1078022664">
                  <w:marLeft w:val="0"/>
                  <w:marRight w:val="0"/>
                  <w:marTop w:val="0"/>
                  <w:marBottom w:val="0"/>
                  <w:divBdr>
                    <w:top w:val="single" w:sz="2" w:space="1" w:color="FFFFFF"/>
                    <w:left w:val="single" w:sz="2" w:space="12" w:color="FFFFFF"/>
                    <w:bottom w:val="single" w:sz="2" w:space="1" w:color="FFFFFF"/>
                    <w:right w:val="single" w:sz="2" w:space="4" w:color="FFFFFF"/>
                  </w:divBdr>
                  <w:divsChild>
                    <w:div w:id="17973524">
                      <w:marLeft w:val="0"/>
                      <w:marRight w:val="0"/>
                      <w:marTop w:val="0"/>
                      <w:marBottom w:val="0"/>
                      <w:divBdr>
                        <w:top w:val="none" w:sz="0" w:space="0" w:color="auto"/>
                        <w:left w:val="none" w:sz="0" w:space="0" w:color="auto"/>
                        <w:bottom w:val="none" w:sz="0" w:space="0" w:color="auto"/>
                        <w:right w:val="none" w:sz="0" w:space="0" w:color="auto"/>
                      </w:divBdr>
                    </w:div>
                  </w:divsChild>
                </w:div>
                <w:div w:id="730616239">
                  <w:marLeft w:val="0"/>
                  <w:marRight w:val="0"/>
                  <w:marTop w:val="0"/>
                  <w:marBottom w:val="0"/>
                  <w:divBdr>
                    <w:top w:val="single" w:sz="2" w:space="1" w:color="FFFFFF"/>
                    <w:left w:val="single" w:sz="2" w:space="12" w:color="FFFFFF"/>
                    <w:bottom w:val="single" w:sz="2" w:space="1" w:color="FFFFFF"/>
                    <w:right w:val="single" w:sz="2" w:space="4" w:color="FFFFFF"/>
                  </w:divBdr>
                  <w:divsChild>
                    <w:div w:id="228228980">
                      <w:marLeft w:val="0"/>
                      <w:marRight w:val="0"/>
                      <w:marTop w:val="0"/>
                      <w:marBottom w:val="0"/>
                      <w:divBdr>
                        <w:top w:val="none" w:sz="0" w:space="0" w:color="auto"/>
                        <w:left w:val="none" w:sz="0" w:space="0" w:color="auto"/>
                        <w:bottom w:val="none" w:sz="0" w:space="0" w:color="auto"/>
                        <w:right w:val="none" w:sz="0" w:space="0" w:color="auto"/>
                      </w:divBdr>
                    </w:div>
                  </w:divsChild>
                </w:div>
                <w:div w:id="761223306">
                  <w:marLeft w:val="0"/>
                  <w:marRight w:val="0"/>
                  <w:marTop w:val="0"/>
                  <w:marBottom w:val="0"/>
                  <w:divBdr>
                    <w:top w:val="single" w:sz="2" w:space="1" w:color="FFFFFF"/>
                    <w:left w:val="single" w:sz="2" w:space="12" w:color="FFFFFF"/>
                    <w:bottom w:val="single" w:sz="2" w:space="1" w:color="FFFFFF"/>
                    <w:right w:val="single" w:sz="2" w:space="4" w:color="FFFFFF"/>
                  </w:divBdr>
                  <w:divsChild>
                    <w:div w:id="923958919">
                      <w:marLeft w:val="0"/>
                      <w:marRight w:val="0"/>
                      <w:marTop w:val="0"/>
                      <w:marBottom w:val="0"/>
                      <w:divBdr>
                        <w:top w:val="none" w:sz="0" w:space="0" w:color="auto"/>
                        <w:left w:val="none" w:sz="0" w:space="0" w:color="auto"/>
                        <w:bottom w:val="none" w:sz="0" w:space="0" w:color="auto"/>
                        <w:right w:val="none" w:sz="0" w:space="0" w:color="auto"/>
                      </w:divBdr>
                    </w:div>
                  </w:divsChild>
                </w:div>
                <w:div w:id="456293698">
                  <w:marLeft w:val="0"/>
                  <w:marRight w:val="0"/>
                  <w:marTop w:val="0"/>
                  <w:marBottom w:val="0"/>
                  <w:divBdr>
                    <w:top w:val="single" w:sz="2" w:space="1" w:color="FFFFFF"/>
                    <w:left w:val="single" w:sz="2" w:space="12" w:color="FFFFFF"/>
                    <w:bottom w:val="single" w:sz="2" w:space="1" w:color="FFFFFF"/>
                    <w:right w:val="single" w:sz="2" w:space="4" w:color="FFFFFF"/>
                  </w:divBdr>
                  <w:divsChild>
                    <w:div w:id="1165630960">
                      <w:marLeft w:val="0"/>
                      <w:marRight w:val="0"/>
                      <w:marTop w:val="0"/>
                      <w:marBottom w:val="0"/>
                      <w:divBdr>
                        <w:top w:val="none" w:sz="0" w:space="0" w:color="auto"/>
                        <w:left w:val="none" w:sz="0" w:space="0" w:color="auto"/>
                        <w:bottom w:val="none" w:sz="0" w:space="0" w:color="auto"/>
                        <w:right w:val="none" w:sz="0" w:space="0" w:color="auto"/>
                      </w:divBdr>
                    </w:div>
                  </w:divsChild>
                </w:div>
                <w:div w:id="1241523156">
                  <w:marLeft w:val="0"/>
                  <w:marRight w:val="0"/>
                  <w:marTop w:val="0"/>
                  <w:marBottom w:val="0"/>
                  <w:divBdr>
                    <w:top w:val="single" w:sz="2" w:space="1" w:color="FFFFFF"/>
                    <w:left w:val="single" w:sz="2" w:space="12" w:color="FFFFFF"/>
                    <w:bottom w:val="single" w:sz="2" w:space="1" w:color="FFFFFF"/>
                    <w:right w:val="single" w:sz="2" w:space="4" w:color="FFFFFF"/>
                  </w:divBdr>
                  <w:divsChild>
                    <w:div w:id="2084376315">
                      <w:marLeft w:val="0"/>
                      <w:marRight w:val="0"/>
                      <w:marTop w:val="0"/>
                      <w:marBottom w:val="0"/>
                      <w:divBdr>
                        <w:top w:val="none" w:sz="0" w:space="0" w:color="auto"/>
                        <w:left w:val="none" w:sz="0" w:space="0" w:color="auto"/>
                        <w:bottom w:val="none" w:sz="0" w:space="0" w:color="auto"/>
                        <w:right w:val="none" w:sz="0" w:space="0" w:color="auto"/>
                      </w:divBdr>
                    </w:div>
                  </w:divsChild>
                </w:div>
                <w:div w:id="1983384770">
                  <w:marLeft w:val="0"/>
                  <w:marRight w:val="0"/>
                  <w:marTop w:val="0"/>
                  <w:marBottom w:val="0"/>
                  <w:divBdr>
                    <w:top w:val="single" w:sz="2" w:space="1" w:color="FFFFFF"/>
                    <w:left w:val="single" w:sz="2" w:space="12" w:color="FFFFFF"/>
                    <w:bottom w:val="single" w:sz="2" w:space="1" w:color="FFFFFF"/>
                    <w:right w:val="single" w:sz="2" w:space="4" w:color="FFFFFF"/>
                  </w:divBdr>
                  <w:divsChild>
                    <w:div w:id="288630756">
                      <w:marLeft w:val="0"/>
                      <w:marRight w:val="0"/>
                      <w:marTop w:val="0"/>
                      <w:marBottom w:val="0"/>
                      <w:divBdr>
                        <w:top w:val="none" w:sz="0" w:space="0" w:color="auto"/>
                        <w:left w:val="none" w:sz="0" w:space="0" w:color="auto"/>
                        <w:bottom w:val="none" w:sz="0" w:space="0" w:color="auto"/>
                        <w:right w:val="none" w:sz="0" w:space="0" w:color="auto"/>
                      </w:divBdr>
                    </w:div>
                  </w:divsChild>
                </w:div>
                <w:div w:id="50425652">
                  <w:marLeft w:val="0"/>
                  <w:marRight w:val="0"/>
                  <w:marTop w:val="0"/>
                  <w:marBottom w:val="0"/>
                  <w:divBdr>
                    <w:top w:val="single" w:sz="2" w:space="1" w:color="FFFFFF"/>
                    <w:left w:val="single" w:sz="2" w:space="12" w:color="FFFFFF"/>
                    <w:bottom w:val="single" w:sz="2" w:space="1" w:color="FFFFFF"/>
                    <w:right w:val="single" w:sz="2" w:space="4" w:color="FFFFFF"/>
                  </w:divBdr>
                  <w:divsChild>
                    <w:div w:id="2015305330">
                      <w:marLeft w:val="0"/>
                      <w:marRight w:val="0"/>
                      <w:marTop w:val="0"/>
                      <w:marBottom w:val="0"/>
                      <w:divBdr>
                        <w:top w:val="none" w:sz="0" w:space="0" w:color="auto"/>
                        <w:left w:val="none" w:sz="0" w:space="0" w:color="auto"/>
                        <w:bottom w:val="none" w:sz="0" w:space="0" w:color="auto"/>
                        <w:right w:val="none" w:sz="0" w:space="0" w:color="auto"/>
                      </w:divBdr>
                    </w:div>
                  </w:divsChild>
                </w:div>
                <w:div w:id="1969821343">
                  <w:marLeft w:val="0"/>
                  <w:marRight w:val="0"/>
                  <w:marTop w:val="0"/>
                  <w:marBottom w:val="0"/>
                  <w:divBdr>
                    <w:top w:val="single" w:sz="2" w:space="1" w:color="FFFFFF"/>
                    <w:left w:val="single" w:sz="2" w:space="12" w:color="FFFFFF"/>
                    <w:bottom w:val="single" w:sz="2" w:space="1" w:color="FFFFFF"/>
                    <w:right w:val="single" w:sz="2" w:space="4" w:color="FFFFFF"/>
                  </w:divBdr>
                  <w:divsChild>
                    <w:div w:id="952832051">
                      <w:marLeft w:val="0"/>
                      <w:marRight w:val="0"/>
                      <w:marTop w:val="0"/>
                      <w:marBottom w:val="0"/>
                      <w:divBdr>
                        <w:top w:val="none" w:sz="0" w:space="0" w:color="auto"/>
                        <w:left w:val="none" w:sz="0" w:space="0" w:color="auto"/>
                        <w:bottom w:val="none" w:sz="0" w:space="0" w:color="auto"/>
                        <w:right w:val="none" w:sz="0" w:space="0" w:color="auto"/>
                      </w:divBdr>
                    </w:div>
                  </w:divsChild>
                </w:div>
                <w:div w:id="35860822">
                  <w:marLeft w:val="0"/>
                  <w:marRight w:val="0"/>
                  <w:marTop w:val="0"/>
                  <w:marBottom w:val="0"/>
                  <w:divBdr>
                    <w:top w:val="single" w:sz="2" w:space="1" w:color="FFFFFF"/>
                    <w:left w:val="single" w:sz="2" w:space="12" w:color="FFFFFF"/>
                    <w:bottom w:val="single" w:sz="2" w:space="1" w:color="FFFFFF"/>
                    <w:right w:val="single" w:sz="2" w:space="4" w:color="FFFFFF"/>
                  </w:divBdr>
                  <w:divsChild>
                    <w:div w:id="1421365554">
                      <w:marLeft w:val="0"/>
                      <w:marRight w:val="0"/>
                      <w:marTop w:val="0"/>
                      <w:marBottom w:val="0"/>
                      <w:divBdr>
                        <w:top w:val="none" w:sz="0" w:space="0" w:color="auto"/>
                        <w:left w:val="none" w:sz="0" w:space="0" w:color="auto"/>
                        <w:bottom w:val="none" w:sz="0" w:space="0" w:color="auto"/>
                        <w:right w:val="none" w:sz="0" w:space="0" w:color="auto"/>
                      </w:divBdr>
                    </w:div>
                  </w:divsChild>
                </w:div>
                <w:div w:id="1736510105">
                  <w:marLeft w:val="0"/>
                  <w:marRight w:val="0"/>
                  <w:marTop w:val="0"/>
                  <w:marBottom w:val="0"/>
                  <w:divBdr>
                    <w:top w:val="single" w:sz="2" w:space="1" w:color="FFFFFF"/>
                    <w:left w:val="single" w:sz="2" w:space="12" w:color="FFFFFF"/>
                    <w:bottom w:val="single" w:sz="2" w:space="1" w:color="FFFFFF"/>
                    <w:right w:val="single" w:sz="2" w:space="4" w:color="FFFFFF"/>
                  </w:divBdr>
                  <w:divsChild>
                    <w:div w:id="1083994810">
                      <w:marLeft w:val="0"/>
                      <w:marRight w:val="0"/>
                      <w:marTop w:val="0"/>
                      <w:marBottom w:val="0"/>
                      <w:divBdr>
                        <w:top w:val="none" w:sz="0" w:space="0" w:color="auto"/>
                        <w:left w:val="none" w:sz="0" w:space="0" w:color="auto"/>
                        <w:bottom w:val="none" w:sz="0" w:space="0" w:color="auto"/>
                        <w:right w:val="none" w:sz="0" w:space="0" w:color="auto"/>
                      </w:divBdr>
                    </w:div>
                  </w:divsChild>
                </w:div>
                <w:div w:id="1808626539">
                  <w:marLeft w:val="0"/>
                  <w:marRight w:val="0"/>
                  <w:marTop w:val="0"/>
                  <w:marBottom w:val="0"/>
                  <w:divBdr>
                    <w:top w:val="single" w:sz="2" w:space="1" w:color="FFFFFF"/>
                    <w:left w:val="single" w:sz="2" w:space="12" w:color="FFFFFF"/>
                    <w:bottom w:val="single" w:sz="2" w:space="1" w:color="FFFFFF"/>
                    <w:right w:val="single" w:sz="2" w:space="4" w:color="FFFFFF"/>
                  </w:divBdr>
                  <w:divsChild>
                    <w:div w:id="592053374">
                      <w:marLeft w:val="0"/>
                      <w:marRight w:val="0"/>
                      <w:marTop w:val="0"/>
                      <w:marBottom w:val="0"/>
                      <w:divBdr>
                        <w:top w:val="none" w:sz="0" w:space="0" w:color="auto"/>
                        <w:left w:val="none" w:sz="0" w:space="0" w:color="auto"/>
                        <w:bottom w:val="none" w:sz="0" w:space="0" w:color="auto"/>
                        <w:right w:val="none" w:sz="0" w:space="0" w:color="auto"/>
                      </w:divBdr>
                    </w:div>
                  </w:divsChild>
                </w:div>
                <w:div w:id="1485195735">
                  <w:marLeft w:val="0"/>
                  <w:marRight w:val="0"/>
                  <w:marTop w:val="0"/>
                  <w:marBottom w:val="0"/>
                  <w:divBdr>
                    <w:top w:val="single" w:sz="2" w:space="1" w:color="FFFFFF"/>
                    <w:left w:val="single" w:sz="2" w:space="12" w:color="FFFFFF"/>
                    <w:bottom w:val="single" w:sz="2" w:space="4" w:color="FFFFFF"/>
                    <w:right w:val="single" w:sz="2" w:space="4" w:color="FFFFFF"/>
                  </w:divBdr>
                  <w:divsChild>
                    <w:div w:id="9564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898193">
      <w:bodyDiv w:val="1"/>
      <w:marLeft w:val="0"/>
      <w:marRight w:val="0"/>
      <w:marTop w:val="0"/>
      <w:marBottom w:val="0"/>
      <w:divBdr>
        <w:top w:val="none" w:sz="0" w:space="0" w:color="auto"/>
        <w:left w:val="none" w:sz="0" w:space="0" w:color="auto"/>
        <w:bottom w:val="none" w:sz="0" w:space="0" w:color="auto"/>
        <w:right w:val="none" w:sz="0" w:space="0" w:color="auto"/>
      </w:divBdr>
      <w:divsChild>
        <w:div w:id="532885937">
          <w:marLeft w:val="0"/>
          <w:marRight w:val="0"/>
          <w:marTop w:val="0"/>
          <w:marBottom w:val="0"/>
          <w:divBdr>
            <w:top w:val="none" w:sz="0" w:space="0" w:color="auto"/>
            <w:left w:val="none" w:sz="0" w:space="0" w:color="auto"/>
            <w:bottom w:val="none" w:sz="0" w:space="0" w:color="auto"/>
            <w:right w:val="none" w:sz="0" w:space="0" w:color="auto"/>
          </w:divBdr>
        </w:div>
        <w:div w:id="1365206586">
          <w:marLeft w:val="0"/>
          <w:marRight w:val="0"/>
          <w:marTop w:val="0"/>
          <w:marBottom w:val="335"/>
          <w:divBdr>
            <w:top w:val="none" w:sz="0" w:space="0" w:color="auto"/>
            <w:left w:val="none" w:sz="0" w:space="0" w:color="auto"/>
            <w:bottom w:val="none" w:sz="0" w:space="0" w:color="auto"/>
            <w:right w:val="none" w:sz="0" w:space="0" w:color="auto"/>
          </w:divBdr>
          <w:divsChild>
            <w:div w:id="1500079056">
              <w:marLeft w:val="0"/>
              <w:marRight w:val="0"/>
              <w:marTop w:val="0"/>
              <w:marBottom w:val="0"/>
              <w:divBdr>
                <w:top w:val="none" w:sz="0" w:space="0" w:color="auto"/>
                <w:left w:val="none" w:sz="0" w:space="0" w:color="auto"/>
                <w:bottom w:val="none" w:sz="0" w:space="0" w:color="auto"/>
                <w:right w:val="none" w:sz="0" w:space="0" w:color="auto"/>
              </w:divBdr>
              <w:divsChild>
                <w:div w:id="1441485256">
                  <w:marLeft w:val="0"/>
                  <w:marRight w:val="0"/>
                  <w:marTop w:val="0"/>
                  <w:marBottom w:val="0"/>
                  <w:divBdr>
                    <w:top w:val="single" w:sz="2" w:space="4" w:color="FFFFFF"/>
                    <w:left w:val="single" w:sz="2" w:space="12" w:color="FFFFFF"/>
                    <w:bottom w:val="single" w:sz="2" w:space="1" w:color="FFFFFF"/>
                    <w:right w:val="single" w:sz="2" w:space="4" w:color="FFFFFF"/>
                  </w:divBdr>
                  <w:divsChild>
                    <w:div w:id="1870602925">
                      <w:marLeft w:val="0"/>
                      <w:marRight w:val="0"/>
                      <w:marTop w:val="0"/>
                      <w:marBottom w:val="0"/>
                      <w:divBdr>
                        <w:top w:val="none" w:sz="0" w:space="0" w:color="auto"/>
                        <w:left w:val="none" w:sz="0" w:space="0" w:color="auto"/>
                        <w:bottom w:val="none" w:sz="0" w:space="0" w:color="auto"/>
                        <w:right w:val="none" w:sz="0" w:space="0" w:color="auto"/>
                      </w:divBdr>
                    </w:div>
                  </w:divsChild>
                </w:div>
                <w:div w:id="1630356396">
                  <w:marLeft w:val="0"/>
                  <w:marRight w:val="0"/>
                  <w:marTop w:val="0"/>
                  <w:marBottom w:val="0"/>
                  <w:divBdr>
                    <w:top w:val="single" w:sz="2" w:space="1" w:color="FFFFFF"/>
                    <w:left w:val="single" w:sz="2" w:space="12" w:color="FFFFFF"/>
                    <w:bottom w:val="single" w:sz="2" w:space="1" w:color="FFFFFF"/>
                    <w:right w:val="single" w:sz="2" w:space="4" w:color="FFFFFF"/>
                  </w:divBdr>
                  <w:divsChild>
                    <w:div w:id="252903453">
                      <w:marLeft w:val="0"/>
                      <w:marRight w:val="0"/>
                      <w:marTop w:val="0"/>
                      <w:marBottom w:val="0"/>
                      <w:divBdr>
                        <w:top w:val="none" w:sz="0" w:space="0" w:color="auto"/>
                        <w:left w:val="none" w:sz="0" w:space="0" w:color="auto"/>
                        <w:bottom w:val="none" w:sz="0" w:space="0" w:color="auto"/>
                        <w:right w:val="none" w:sz="0" w:space="0" w:color="auto"/>
                      </w:divBdr>
                    </w:div>
                  </w:divsChild>
                </w:div>
                <w:div w:id="880173944">
                  <w:marLeft w:val="0"/>
                  <w:marRight w:val="0"/>
                  <w:marTop w:val="0"/>
                  <w:marBottom w:val="0"/>
                  <w:divBdr>
                    <w:top w:val="single" w:sz="2" w:space="1" w:color="FFFFFF"/>
                    <w:left w:val="single" w:sz="2" w:space="12" w:color="FFFFFF"/>
                    <w:bottom w:val="single" w:sz="2" w:space="1" w:color="FFFFFF"/>
                    <w:right w:val="single" w:sz="2" w:space="4" w:color="FFFFFF"/>
                  </w:divBdr>
                  <w:divsChild>
                    <w:div w:id="1071999288">
                      <w:marLeft w:val="0"/>
                      <w:marRight w:val="0"/>
                      <w:marTop w:val="0"/>
                      <w:marBottom w:val="0"/>
                      <w:divBdr>
                        <w:top w:val="none" w:sz="0" w:space="0" w:color="auto"/>
                        <w:left w:val="none" w:sz="0" w:space="0" w:color="auto"/>
                        <w:bottom w:val="none" w:sz="0" w:space="0" w:color="auto"/>
                        <w:right w:val="none" w:sz="0" w:space="0" w:color="auto"/>
                      </w:divBdr>
                    </w:div>
                  </w:divsChild>
                </w:div>
                <w:div w:id="130295478">
                  <w:marLeft w:val="0"/>
                  <w:marRight w:val="0"/>
                  <w:marTop w:val="0"/>
                  <w:marBottom w:val="0"/>
                  <w:divBdr>
                    <w:top w:val="single" w:sz="2" w:space="1" w:color="FFFFFF"/>
                    <w:left w:val="single" w:sz="2" w:space="12" w:color="FFFFFF"/>
                    <w:bottom w:val="single" w:sz="2" w:space="1" w:color="FFFFFF"/>
                    <w:right w:val="single" w:sz="2" w:space="4" w:color="FFFFFF"/>
                  </w:divBdr>
                  <w:divsChild>
                    <w:div w:id="669602482">
                      <w:marLeft w:val="0"/>
                      <w:marRight w:val="0"/>
                      <w:marTop w:val="0"/>
                      <w:marBottom w:val="0"/>
                      <w:divBdr>
                        <w:top w:val="none" w:sz="0" w:space="0" w:color="auto"/>
                        <w:left w:val="none" w:sz="0" w:space="0" w:color="auto"/>
                        <w:bottom w:val="none" w:sz="0" w:space="0" w:color="auto"/>
                        <w:right w:val="none" w:sz="0" w:space="0" w:color="auto"/>
                      </w:divBdr>
                    </w:div>
                  </w:divsChild>
                </w:div>
                <w:div w:id="1085541634">
                  <w:marLeft w:val="0"/>
                  <w:marRight w:val="0"/>
                  <w:marTop w:val="0"/>
                  <w:marBottom w:val="0"/>
                  <w:divBdr>
                    <w:top w:val="single" w:sz="2" w:space="1" w:color="FFFFFF"/>
                    <w:left w:val="single" w:sz="2" w:space="12" w:color="FFFFFF"/>
                    <w:bottom w:val="single" w:sz="2" w:space="1" w:color="FFFFFF"/>
                    <w:right w:val="single" w:sz="2" w:space="4" w:color="FFFFFF"/>
                  </w:divBdr>
                  <w:divsChild>
                    <w:div w:id="931428692">
                      <w:marLeft w:val="0"/>
                      <w:marRight w:val="0"/>
                      <w:marTop w:val="0"/>
                      <w:marBottom w:val="0"/>
                      <w:divBdr>
                        <w:top w:val="none" w:sz="0" w:space="0" w:color="auto"/>
                        <w:left w:val="none" w:sz="0" w:space="0" w:color="auto"/>
                        <w:bottom w:val="none" w:sz="0" w:space="0" w:color="auto"/>
                        <w:right w:val="none" w:sz="0" w:space="0" w:color="auto"/>
                      </w:divBdr>
                    </w:div>
                  </w:divsChild>
                </w:div>
                <w:div w:id="1414661944">
                  <w:marLeft w:val="0"/>
                  <w:marRight w:val="0"/>
                  <w:marTop w:val="0"/>
                  <w:marBottom w:val="0"/>
                  <w:divBdr>
                    <w:top w:val="single" w:sz="2" w:space="1" w:color="FFFFFF"/>
                    <w:left w:val="single" w:sz="2" w:space="12" w:color="FFFFFF"/>
                    <w:bottom w:val="single" w:sz="2" w:space="1" w:color="FFFFFF"/>
                    <w:right w:val="single" w:sz="2" w:space="4" w:color="FFFFFF"/>
                  </w:divBdr>
                  <w:divsChild>
                    <w:div w:id="507136187">
                      <w:marLeft w:val="0"/>
                      <w:marRight w:val="0"/>
                      <w:marTop w:val="0"/>
                      <w:marBottom w:val="0"/>
                      <w:divBdr>
                        <w:top w:val="none" w:sz="0" w:space="0" w:color="auto"/>
                        <w:left w:val="none" w:sz="0" w:space="0" w:color="auto"/>
                        <w:bottom w:val="none" w:sz="0" w:space="0" w:color="auto"/>
                        <w:right w:val="none" w:sz="0" w:space="0" w:color="auto"/>
                      </w:divBdr>
                    </w:div>
                  </w:divsChild>
                </w:div>
                <w:div w:id="217014694">
                  <w:marLeft w:val="0"/>
                  <w:marRight w:val="0"/>
                  <w:marTop w:val="0"/>
                  <w:marBottom w:val="0"/>
                  <w:divBdr>
                    <w:top w:val="single" w:sz="2" w:space="1" w:color="FFFFFF"/>
                    <w:left w:val="single" w:sz="2" w:space="12" w:color="FFFFFF"/>
                    <w:bottom w:val="single" w:sz="2" w:space="1" w:color="FFFFFF"/>
                    <w:right w:val="single" w:sz="2" w:space="4" w:color="FFFFFF"/>
                  </w:divBdr>
                  <w:divsChild>
                    <w:div w:id="34546867">
                      <w:marLeft w:val="0"/>
                      <w:marRight w:val="0"/>
                      <w:marTop w:val="0"/>
                      <w:marBottom w:val="0"/>
                      <w:divBdr>
                        <w:top w:val="none" w:sz="0" w:space="0" w:color="auto"/>
                        <w:left w:val="none" w:sz="0" w:space="0" w:color="auto"/>
                        <w:bottom w:val="none" w:sz="0" w:space="0" w:color="auto"/>
                        <w:right w:val="none" w:sz="0" w:space="0" w:color="auto"/>
                      </w:divBdr>
                    </w:div>
                  </w:divsChild>
                </w:div>
                <w:div w:id="1546260166">
                  <w:marLeft w:val="0"/>
                  <w:marRight w:val="0"/>
                  <w:marTop w:val="0"/>
                  <w:marBottom w:val="0"/>
                  <w:divBdr>
                    <w:top w:val="single" w:sz="2" w:space="1" w:color="FFFFFF"/>
                    <w:left w:val="single" w:sz="2" w:space="12" w:color="FFFFFF"/>
                    <w:bottom w:val="single" w:sz="2" w:space="1" w:color="FFFFFF"/>
                    <w:right w:val="single" w:sz="2" w:space="4" w:color="FFFFFF"/>
                  </w:divBdr>
                  <w:divsChild>
                    <w:div w:id="866412737">
                      <w:marLeft w:val="0"/>
                      <w:marRight w:val="0"/>
                      <w:marTop w:val="0"/>
                      <w:marBottom w:val="0"/>
                      <w:divBdr>
                        <w:top w:val="none" w:sz="0" w:space="0" w:color="auto"/>
                        <w:left w:val="none" w:sz="0" w:space="0" w:color="auto"/>
                        <w:bottom w:val="none" w:sz="0" w:space="0" w:color="auto"/>
                        <w:right w:val="none" w:sz="0" w:space="0" w:color="auto"/>
                      </w:divBdr>
                    </w:div>
                  </w:divsChild>
                </w:div>
                <w:div w:id="750657771">
                  <w:marLeft w:val="0"/>
                  <w:marRight w:val="0"/>
                  <w:marTop w:val="0"/>
                  <w:marBottom w:val="0"/>
                  <w:divBdr>
                    <w:top w:val="single" w:sz="2" w:space="1" w:color="FFFFFF"/>
                    <w:left w:val="single" w:sz="2" w:space="12" w:color="FFFFFF"/>
                    <w:bottom w:val="single" w:sz="2" w:space="1" w:color="FFFFFF"/>
                    <w:right w:val="single" w:sz="2" w:space="4" w:color="FFFFFF"/>
                  </w:divBdr>
                  <w:divsChild>
                    <w:div w:id="1096636840">
                      <w:marLeft w:val="0"/>
                      <w:marRight w:val="0"/>
                      <w:marTop w:val="0"/>
                      <w:marBottom w:val="0"/>
                      <w:divBdr>
                        <w:top w:val="none" w:sz="0" w:space="0" w:color="auto"/>
                        <w:left w:val="none" w:sz="0" w:space="0" w:color="auto"/>
                        <w:bottom w:val="none" w:sz="0" w:space="0" w:color="auto"/>
                        <w:right w:val="none" w:sz="0" w:space="0" w:color="auto"/>
                      </w:divBdr>
                    </w:div>
                  </w:divsChild>
                </w:div>
                <w:div w:id="847410550">
                  <w:marLeft w:val="0"/>
                  <w:marRight w:val="0"/>
                  <w:marTop w:val="0"/>
                  <w:marBottom w:val="0"/>
                  <w:divBdr>
                    <w:top w:val="single" w:sz="2" w:space="1" w:color="FFFFFF"/>
                    <w:left w:val="single" w:sz="2" w:space="12" w:color="FFFFFF"/>
                    <w:bottom w:val="single" w:sz="2" w:space="1" w:color="FFFFFF"/>
                    <w:right w:val="single" w:sz="2" w:space="4" w:color="FFFFFF"/>
                  </w:divBdr>
                  <w:divsChild>
                    <w:div w:id="1494831384">
                      <w:marLeft w:val="0"/>
                      <w:marRight w:val="0"/>
                      <w:marTop w:val="0"/>
                      <w:marBottom w:val="0"/>
                      <w:divBdr>
                        <w:top w:val="none" w:sz="0" w:space="0" w:color="auto"/>
                        <w:left w:val="none" w:sz="0" w:space="0" w:color="auto"/>
                        <w:bottom w:val="none" w:sz="0" w:space="0" w:color="auto"/>
                        <w:right w:val="none" w:sz="0" w:space="0" w:color="auto"/>
                      </w:divBdr>
                    </w:div>
                  </w:divsChild>
                </w:div>
                <w:div w:id="2006085302">
                  <w:marLeft w:val="0"/>
                  <w:marRight w:val="0"/>
                  <w:marTop w:val="0"/>
                  <w:marBottom w:val="0"/>
                  <w:divBdr>
                    <w:top w:val="single" w:sz="2" w:space="1" w:color="FFFFFF"/>
                    <w:left w:val="single" w:sz="2" w:space="12" w:color="FFFFFF"/>
                    <w:bottom w:val="single" w:sz="2" w:space="1" w:color="FFFFFF"/>
                    <w:right w:val="single" w:sz="2" w:space="4" w:color="FFFFFF"/>
                  </w:divBdr>
                  <w:divsChild>
                    <w:div w:id="1241021975">
                      <w:marLeft w:val="0"/>
                      <w:marRight w:val="0"/>
                      <w:marTop w:val="0"/>
                      <w:marBottom w:val="0"/>
                      <w:divBdr>
                        <w:top w:val="none" w:sz="0" w:space="0" w:color="auto"/>
                        <w:left w:val="none" w:sz="0" w:space="0" w:color="auto"/>
                        <w:bottom w:val="none" w:sz="0" w:space="0" w:color="auto"/>
                        <w:right w:val="none" w:sz="0" w:space="0" w:color="auto"/>
                      </w:divBdr>
                    </w:div>
                  </w:divsChild>
                </w:div>
                <w:div w:id="1998681829">
                  <w:marLeft w:val="0"/>
                  <w:marRight w:val="0"/>
                  <w:marTop w:val="0"/>
                  <w:marBottom w:val="0"/>
                  <w:divBdr>
                    <w:top w:val="single" w:sz="2" w:space="1" w:color="FFFFFF"/>
                    <w:left w:val="single" w:sz="2" w:space="12" w:color="FFFFFF"/>
                    <w:bottom w:val="single" w:sz="2" w:space="1" w:color="FFFFFF"/>
                    <w:right w:val="single" w:sz="2" w:space="4" w:color="FFFFFF"/>
                  </w:divBdr>
                  <w:divsChild>
                    <w:div w:id="1604458033">
                      <w:marLeft w:val="0"/>
                      <w:marRight w:val="0"/>
                      <w:marTop w:val="0"/>
                      <w:marBottom w:val="0"/>
                      <w:divBdr>
                        <w:top w:val="none" w:sz="0" w:space="0" w:color="auto"/>
                        <w:left w:val="none" w:sz="0" w:space="0" w:color="auto"/>
                        <w:bottom w:val="none" w:sz="0" w:space="0" w:color="auto"/>
                        <w:right w:val="none" w:sz="0" w:space="0" w:color="auto"/>
                      </w:divBdr>
                    </w:div>
                  </w:divsChild>
                </w:div>
                <w:div w:id="1685091125">
                  <w:marLeft w:val="0"/>
                  <w:marRight w:val="0"/>
                  <w:marTop w:val="0"/>
                  <w:marBottom w:val="0"/>
                  <w:divBdr>
                    <w:top w:val="single" w:sz="2" w:space="1" w:color="FFFFFF"/>
                    <w:left w:val="single" w:sz="2" w:space="12" w:color="FFFFFF"/>
                    <w:bottom w:val="single" w:sz="2" w:space="1" w:color="FFFFFF"/>
                    <w:right w:val="single" w:sz="2" w:space="4" w:color="FFFFFF"/>
                  </w:divBdr>
                  <w:divsChild>
                    <w:div w:id="1216812576">
                      <w:marLeft w:val="0"/>
                      <w:marRight w:val="0"/>
                      <w:marTop w:val="0"/>
                      <w:marBottom w:val="0"/>
                      <w:divBdr>
                        <w:top w:val="none" w:sz="0" w:space="0" w:color="auto"/>
                        <w:left w:val="none" w:sz="0" w:space="0" w:color="auto"/>
                        <w:bottom w:val="none" w:sz="0" w:space="0" w:color="auto"/>
                        <w:right w:val="none" w:sz="0" w:space="0" w:color="auto"/>
                      </w:divBdr>
                    </w:div>
                  </w:divsChild>
                </w:div>
                <w:div w:id="1380591609">
                  <w:marLeft w:val="0"/>
                  <w:marRight w:val="0"/>
                  <w:marTop w:val="0"/>
                  <w:marBottom w:val="0"/>
                  <w:divBdr>
                    <w:top w:val="single" w:sz="2" w:space="1" w:color="FFFFFF"/>
                    <w:left w:val="single" w:sz="2" w:space="12" w:color="FFFFFF"/>
                    <w:bottom w:val="single" w:sz="2" w:space="1" w:color="FFFFFF"/>
                    <w:right w:val="single" w:sz="2" w:space="4" w:color="FFFFFF"/>
                  </w:divBdr>
                  <w:divsChild>
                    <w:div w:id="1460682251">
                      <w:marLeft w:val="0"/>
                      <w:marRight w:val="0"/>
                      <w:marTop w:val="0"/>
                      <w:marBottom w:val="0"/>
                      <w:divBdr>
                        <w:top w:val="none" w:sz="0" w:space="0" w:color="auto"/>
                        <w:left w:val="none" w:sz="0" w:space="0" w:color="auto"/>
                        <w:bottom w:val="none" w:sz="0" w:space="0" w:color="auto"/>
                        <w:right w:val="none" w:sz="0" w:space="0" w:color="auto"/>
                      </w:divBdr>
                    </w:div>
                  </w:divsChild>
                </w:div>
                <w:div w:id="1371953516">
                  <w:marLeft w:val="0"/>
                  <w:marRight w:val="0"/>
                  <w:marTop w:val="0"/>
                  <w:marBottom w:val="0"/>
                  <w:divBdr>
                    <w:top w:val="single" w:sz="2" w:space="1" w:color="FFFFFF"/>
                    <w:left w:val="single" w:sz="2" w:space="12" w:color="FFFFFF"/>
                    <w:bottom w:val="single" w:sz="2" w:space="1" w:color="FFFFFF"/>
                    <w:right w:val="single" w:sz="2" w:space="4" w:color="FFFFFF"/>
                  </w:divBdr>
                  <w:divsChild>
                    <w:div w:id="2101633023">
                      <w:marLeft w:val="0"/>
                      <w:marRight w:val="0"/>
                      <w:marTop w:val="0"/>
                      <w:marBottom w:val="0"/>
                      <w:divBdr>
                        <w:top w:val="none" w:sz="0" w:space="0" w:color="auto"/>
                        <w:left w:val="none" w:sz="0" w:space="0" w:color="auto"/>
                        <w:bottom w:val="none" w:sz="0" w:space="0" w:color="auto"/>
                        <w:right w:val="none" w:sz="0" w:space="0" w:color="auto"/>
                      </w:divBdr>
                    </w:div>
                  </w:divsChild>
                </w:div>
                <w:div w:id="1678580116">
                  <w:marLeft w:val="0"/>
                  <w:marRight w:val="0"/>
                  <w:marTop w:val="0"/>
                  <w:marBottom w:val="0"/>
                  <w:divBdr>
                    <w:top w:val="single" w:sz="2" w:space="1" w:color="FFFFFF"/>
                    <w:left w:val="single" w:sz="2" w:space="12" w:color="FFFFFF"/>
                    <w:bottom w:val="single" w:sz="2" w:space="1" w:color="FFFFFF"/>
                    <w:right w:val="single" w:sz="2" w:space="4" w:color="FFFFFF"/>
                  </w:divBdr>
                  <w:divsChild>
                    <w:div w:id="538249332">
                      <w:marLeft w:val="0"/>
                      <w:marRight w:val="0"/>
                      <w:marTop w:val="0"/>
                      <w:marBottom w:val="0"/>
                      <w:divBdr>
                        <w:top w:val="none" w:sz="0" w:space="0" w:color="auto"/>
                        <w:left w:val="none" w:sz="0" w:space="0" w:color="auto"/>
                        <w:bottom w:val="none" w:sz="0" w:space="0" w:color="auto"/>
                        <w:right w:val="none" w:sz="0" w:space="0" w:color="auto"/>
                      </w:divBdr>
                    </w:div>
                  </w:divsChild>
                </w:div>
                <w:div w:id="1035086039">
                  <w:marLeft w:val="0"/>
                  <w:marRight w:val="0"/>
                  <w:marTop w:val="0"/>
                  <w:marBottom w:val="0"/>
                  <w:divBdr>
                    <w:top w:val="single" w:sz="2" w:space="1" w:color="FFFFFF"/>
                    <w:left w:val="single" w:sz="2" w:space="12" w:color="FFFFFF"/>
                    <w:bottom w:val="single" w:sz="2" w:space="1" w:color="FFFFFF"/>
                    <w:right w:val="single" w:sz="2" w:space="4" w:color="FFFFFF"/>
                  </w:divBdr>
                  <w:divsChild>
                    <w:div w:id="1633635952">
                      <w:marLeft w:val="0"/>
                      <w:marRight w:val="0"/>
                      <w:marTop w:val="0"/>
                      <w:marBottom w:val="0"/>
                      <w:divBdr>
                        <w:top w:val="none" w:sz="0" w:space="0" w:color="auto"/>
                        <w:left w:val="none" w:sz="0" w:space="0" w:color="auto"/>
                        <w:bottom w:val="none" w:sz="0" w:space="0" w:color="auto"/>
                        <w:right w:val="none" w:sz="0" w:space="0" w:color="auto"/>
                      </w:divBdr>
                    </w:div>
                  </w:divsChild>
                </w:div>
                <w:div w:id="1727341689">
                  <w:marLeft w:val="0"/>
                  <w:marRight w:val="0"/>
                  <w:marTop w:val="0"/>
                  <w:marBottom w:val="0"/>
                  <w:divBdr>
                    <w:top w:val="single" w:sz="2" w:space="1" w:color="FFFFFF"/>
                    <w:left w:val="single" w:sz="2" w:space="12" w:color="FFFFFF"/>
                    <w:bottom w:val="single" w:sz="2" w:space="1" w:color="FFFFFF"/>
                    <w:right w:val="single" w:sz="2" w:space="4" w:color="FFFFFF"/>
                  </w:divBdr>
                  <w:divsChild>
                    <w:div w:id="1628703717">
                      <w:marLeft w:val="0"/>
                      <w:marRight w:val="0"/>
                      <w:marTop w:val="0"/>
                      <w:marBottom w:val="0"/>
                      <w:divBdr>
                        <w:top w:val="none" w:sz="0" w:space="0" w:color="auto"/>
                        <w:left w:val="none" w:sz="0" w:space="0" w:color="auto"/>
                        <w:bottom w:val="none" w:sz="0" w:space="0" w:color="auto"/>
                        <w:right w:val="none" w:sz="0" w:space="0" w:color="auto"/>
                      </w:divBdr>
                    </w:div>
                  </w:divsChild>
                </w:div>
                <w:div w:id="1267806165">
                  <w:marLeft w:val="0"/>
                  <w:marRight w:val="0"/>
                  <w:marTop w:val="0"/>
                  <w:marBottom w:val="0"/>
                  <w:divBdr>
                    <w:top w:val="single" w:sz="2" w:space="1" w:color="FFFFFF"/>
                    <w:left w:val="single" w:sz="2" w:space="12" w:color="FFFFFF"/>
                    <w:bottom w:val="single" w:sz="2" w:space="1" w:color="FFFFFF"/>
                    <w:right w:val="single" w:sz="2" w:space="4" w:color="FFFFFF"/>
                  </w:divBdr>
                  <w:divsChild>
                    <w:div w:id="1327829902">
                      <w:marLeft w:val="0"/>
                      <w:marRight w:val="0"/>
                      <w:marTop w:val="0"/>
                      <w:marBottom w:val="0"/>
                      <w:divBdr>
                        <w:top w:val="none" w:sz="0" w:space="0" w:color="auto"/>
                        <w:left w:val="none" w:sz="0" w:space="0" w:color="auto"/>
                        <w:bottom w:val="none" w:sz="0" w:space="0" w:color="auto"/>
                        <w:right w:val="none" w:sz="0" w:space="0" w:color="auto"/>
                      </w:divBdr>
                    </w:div>
                  </w:divsChild>
                </w:div>
                <w:div w:id="1559828008">
                  <w:marLeft w:val="0"/>
                  <w:marRight w:val="0"/>
                  <w:marTop w:val="0"/>
                  <w:marBottom w:val="0"/>
                  <w:divBdr>
                    <w:top w:val="single" w:sz="2" w:space="1" w:color="FFFFFF"/>
                    <w:left w:val="single" w:sz="2" w:space="12" w:color="FFFFFF"/>
                    <w:bottom w:val="single" w:sz="2" w:space="1" w:color="FFFFFF"/>
                    <w:right w:val="single" w:sz="2" w:space="4" w:color="FFFFFF"/>
                  </w:divBdr>
                  <w:divsChild>
                    <w:div w:id="588582795">
                      <w:marLeft w:val="0"/>
                      <w:marRight w:val="0"/>
                      <w:marTop w:val="0"/>
                      <w:marBottom w:val="0"/>
                      <w:divBdr>
                        <w:top w:val="none" w:sz="0" w:space="0" w:color="auto"/>
                        <w:left w:val="none" w:sz="0" w:space="0" w:color="auto"/>
                        <w:bottom w:val="none" w:sz="0" w:space="0" w:color="auto"/>
                        <w:right w:val="none" w:sz="0" w:space="0" w:color="auto"/>
                      </w:divBdr>
                    </w:div>
                  </w:divsChild>
                </w:div>
                <w:div w:id="1717309735">
                  <w:marLeft w:val="0"/>
                  <w:marRight w:val="0"/>
                  <w:marTop w:val="0"/>
                  <w:marBottom w:val="0"/>
                  <w:divBdr>
                    <w:top w:val="single" w:sz="2" w:space="1" w:color="FFFFFF"/>
                    <w:left w:val="single" w:sz="2" w:space="12" w:color="FFFFFF"/>
                    <w:bottom w:val="single" w:sz="2" w:space="1" w:color="FFFFFF"/>
                    <w:right w:val="single" w:sz="2" w:space="4" w:color="FFFFFF"/>
                  </w:divBdr>
                  <w:divsChild>
                    <w:div w:id="260190981">
                      <w:marLeft w:val="0"/>
                      <w:marRight w:val="0"/>
                      <w:marTop w:val="0"/>
                      <w:marBottom w:val="0"/>
                      <w:divBdr>
                        <w:top w:val="none" w:sz="0" w:space="0" w:color="auto"/>
                        <w:left w:val="none" w:sz="0" w:space="0" w:color="auto"/>
                        <w:bottom w:val="none" w:sz="0" w:space="0" w:color="auto"/>
                        <w:right w:val="none" w:sz="0" w:space="0" w:color="auto"/>
                      </w:divBdr>
                    </w:div>
                  </w:divsChild>
                </w:div>
                <w:div w:id="95247858">
                  <w:marLeft w:val="0"/>
                  <w:marRight w:val="0"/>
                  <w:marTop w:val="0"/>
                  <w:marBottom w:val="0"/>
                  <w:divBdr>
                    <w:top w:val="single" w:sz="2" w:space="1" w:color="FFFFFF"/>
                    <w:left w:val="single" w:sz="2" w:space="12" w:color="FFFFFF"/>
                    <w:bottom w:val="single" w:sz="2" w:space="1" w:color="FFFFFF"/>
                    <w:right w:val="single" w:sz="2" w:space="4" w:color="FFFFFF"/>
                  </w:divBdr>
                  <w:divsChild>
                    <w:div w:id="436221272">
                      <w:marLeft w:val="0"/>
                      <w:marRight w:val="0"/>
                      <w:marTop w:val="0"/>
                      <w:marBottom w:val="0"/>
                      <w:divBdr>
                        <w:top w:val="none" w:sz="0" w:space="0" w:color="auto"/>
                        <w:left w:val="none" w:sz="0" w:space="0" w:color="auto"/>
                        <w:bottom w:val="none" w:sz="0" w:space="0" w:color="auto"/>
                        <w:right w:val="none" w:sz="0" w:space="0" w:color="auto"/>
                      </w:divBdr>
                    </w:div>
                  </w:divsChild>
                </w:div>
                <w:div w:id="694505850">
                  <w:marLeft w:val="0"/>
                  <w:marRight w:val="0"/>
                  <w:marTop w:val="0"/>
                  <w:marBottom w:val="0"/>
                  <w:divBdr>
                    <w:top w:val="single" w:sz="2" w:space="1" w:color="FFFFFF"/>
                    <w:left w:val="single" w:sz="2" w:space="12" w:color="FFFFFF"/>
                    <w:bottom w:val="single" w:sz="2" w:space="1" w:color="FFFFFF"/>
                    <w:right w:val="single" w:sz="2" w:space="4" w:color="FFFFFF"/>
                  </w:divBdr>
                  <w:divsChild>
                    <w:div w:id="929310664">
                      <w:marLeft w:val="0"/>
                      <w:marRight w:val="0"/>
                      <w:marTop w:val="0"/>
                      <w:marBottom w:val="0"/>
                      <w:divBdr>
                        <w:top w:val="none" w:sz="0" w:space="0" w:color="auto"/>
                        <w:left w:val="none" w:sz="0" w:space="0" w:color="auto"/>
                        <w:bottom w:val="none" w:sz="0" w:space="0" w:color="auto"/>
                        <w:right w:val="none" w:sz="0" w:space="0" w:color="auto"/>
                      </w:divBdr>
                    </w:div>
                  </w:divsChild>
                </w:div>
                <w:div w:id="412432155">
                  <w:marLeft w:val="0"/>
                  <w:marRight w:val="0"/>
                  <w:marTop w:val="0"/>
                  <w:marBottom w:val="0"/>
                  <w:divBdr>
                    <w:top w:val="single" w:sz="2" w:space="1" w:color="FFFFFF"/>
                    <w:left w:val="single" w:sz="2" w:space="12" w:color="FFFFFF"/>
                    <w:bottom w:val="single" w:sz="2" w:space="1" w:color="FFFFFF"/>
                    <w:right w:val="single" w:sz="2" w:space="4" w:color="FFFFFF"/>
                  </w:divBdr>
                  <w:divsChild>
                    <w:div w:id="1374573438">
                      <w:marLeft w:val="0"/>
                      <w:marRight w:val="0"/>
                      <w:marTop w:val="0"/>
                      <w:marBottom w:val="0"/>
                      <w:divBdr>
                        <w:top w:val="none" w:sz="0" w:space="0" w:color="auto"/>
                        <w:left w:val="none" w:sz="0" w:space="0" w:color="auto"/>
                        <w:bottom w:val="none" w:sz="0" w:space="0" w:color="auto"/>
                        <w:right w:val="none" w:sz="0" w:space="0" w:color="auto"/>
                      </w:divBdr>
                    </w:div>
                  </w:divsChild>
                </w:div>
                <w:div w:id="184684507">
                  <w:marLeft w:val="0"/>
                  <w:marRight w:val="0"/>
                  <w:marTop w:val="0"/>
                  <w:marBottom w:val="0"/>
                  <w:divBdr>
                    <w:top w:val="single" w:sz="2" w:space="1" w:color="FFFFFF"/>
                    <w:left w:val="single" w:sz="2" w:space="12" w:color="FFFFFF"/>
                    <w:bottom w:val="single" w:sz="2" w:space="4" w:color="FFFFFF"/>
                    <w:right w:val="single" w:sz="2" w:space="4" w:color="FFFFFF"/>
                  </w:divBdr>
                  <w:divsChild>
                    <w:div w:id="7680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806542">
      <w:bodyDiv w:val="1"/>
      <w:marLeft w:val="0"/>
      <w:marRight w:val="0"/>
      <w:marTop w:val="0"/>
      <w:marBottom w:val="0"/>
      <w:divBdr>
        <w:top w:val="none" w:sz="0" w:space="0" w:color="auto"/>
        <w:left w:val="none" w:sz="0" w:space="0" w:color="auto"/>
        <w:bottom w:val="none" w:sz="0" w:space="0" w:color="auto"/>
        <w:right w:val="none" w:sz="0" w:space="0" w:color="auto"/>
      </w:divBdr>
      <w:divsChild>
        <w:div w:id="632061871">
          <w:marLeft w:val="0"/>
          <w:marRight w:val="0"/>
          <w:marTop w:val="0"/>
          <w:marBottom w:val="0"/>
          <w:divBdr>
            <w:top w:val="none" w:sz="0" w:space="0" w:color="auto"/>
            <w:left w:val="none" w:sz="0" w:space="0" w:color="auto"/>
            <w:bottom w:val="none" w:sz="0" w:space="0" w:color="auto"/>
            <w:right w:val="none" w:sz="0" w:space="0" w:color="auto"/>
          </w:divBdr>
        </w:div>
        <w:div w:id="34933768">
          <w:marLeft w:val="0"/>
          <w:marRight w:val="0"/>
          <w:marTop w:val="0"/>
          <w:marBottom w:val="335"/>
          <w:divBdr>
            <w:top w:val="none" w:sz="0" w:space="0" w:color="auto"/>
            <w:left w:val="none" w:sz="0" w:space="0" w:color="auto"/>
            <w:bottom w:val="none" w:sz="0" w:space="0" w:color="auto"/>
            <w:right w:val="none" w:sz="0" w:space="0" w:color="auto"/>
          </w:divBdr>
          <w:divsChild>
            <w:div w:id="2132430890">
              <w:marLeft w:val="0"/>
              <w:marRight w:val="0"/>
              <w:marTop w:val="0"/>
              <w:marBottom w:val="0"/>
              <w:divBdr>
                <w:top w:val="none" w:sz="0" w:space="0" w:color="auto"/>
                <w:left w:val="none" w:sz="0" w:space="0" w:color="auto"/>
                <w:bottom w:val="none" w:sz="0" w:space="0" w:color="auto"/>
                <w:right w:val="none" w:sz="0" w:space="0" w:color="auto"/>
              </w:divBdr>
              <w:divsChild>
                <w:div w:id="1730231479">
                  <w:marLeft w:val="0"/>
                  <w:marRight w:val="0"/>
                  <w:marTop w:val="0"/>
                  <w:marBottom w:val="0"/>
                  <w:divBdr>
                    <w:top w:val="single" w:sz="2" w:space="4" w:color="FFFFFF"/>
                    <w:left w:val="single" w:sz="2" w:space="12" w:color="FFFFFF"/>
                    <w:bottom w:val="single" w:sz="2" w:space="1" w:color="FFFFFF"/>
                    <w:right w:val="single" w:sz="2" w:space="4" w:color="FFFFFF"/>
                  </w:divBdr>
                  <w:divsChild>
                    <w:div w:id="1181696955">
                      <w:marLeft w:val="0"/>
                      <w:marRight w:val="0"/>
                      <w:marTop w:val="0"/>
                      <w:marBottom w:val="0"/>
                      <w:divBdr>
                        <w:top w:val="none" w:sz="0" w:space="0" w:color="auto"/>
                        <w:left w:val="none" w:sz="0" w:space="0" w:color="auto"/>
                        <w:bottom w:val="none" w:sz="0" w:space="0" w:color="auto"/>
                        <w:right w:val="none" w:sz="0" w:space="0" w:color="auto"/>
                      </w:divBdr>
                    </w:div>
                  </w:divsChild>
                </w:div>
                <w:div w:id="1549225851">
                  <w:marLeft w:val="0"/>
                  <w:marRight w:val="0"/>
                  <w:marTop w:val="0"/>
                  <w:marBottom w:val="0"/>
                  <w:divBdr>
                    <w:top w:val="single" w:sz="2" w:space="1" w:color="FFFFFF"/>
                    <w:left w:val="single" w:sz="2" w:space="12" w:color="FFFFFF"/>
                    <w:bottom w:val="single" w:sz="2" w:space="1" w:color="FFFFFF"/>
                    <w:right w:val="single" w:sz="2" w:space="4" w:color="FFFFFF"/>
                  </w:divBdr>
                  <w:divsChild>
                    <w:div w:id="1284190240">
                      <w:marLeft w:val="0"/>
                      <w:marRight w:val="0"/>
                      <w:marTop w:val="0"/>
                      <w:marBottom w:val="0"/>
                      <w:divBdr>
                        <w:top w:val="none" w:sz="0" w:space="0" w:color="auto"/>
                        <w:left w:val="none" w:sz="0" w:space="0" w:color="auto"/>
                        <w:bottom w:val="none" w:sz="0" w:space="0" w:color="auto"/>
                        <w:right w:val="none" w:sz="0" w:space="0" w:color="auto"/>
                      </w:divBdr>
                    </w:div>
                  </w:divsChild>
                </w:div>
                <w:div w:id="1364210206">
                  <w:marLeft w:val="0"/>
                  <w:marRight w:val="0"/>
                  <w:marTop w:val="0"/>
                  <w:marBottom w:val="0"/>
                  <w:divBdr>
                    <w:top w:val="single" w:sz="2" w:space="1" w:color="FFFFFF"/>
                    <w:left w:val="single" w:sz="2" w:space="12" w:color="FFFFFF"/>
                    <w:bottom w:val="single" w:sz="2" w:space="1" w:color="FFFFFF"/>
                    <w:right w:val="single" w:sz="2" w:space="4" w:color="FFFFFF"/>
                  </w:divBdr>
                  <w:divsChild>
                    <w:div w:id="1159273766">
                      <w:marLeft w:val="0"/>
                      <w:marRight w:val="0"/>
                      <w:marTop w:val="0"/>
                      <w:marBottom w:val="0"/>
                      <w:divBdr>
                        <w:top w:val="none" w:sz="0" w:space="0" w:color="auto"/>
                        <w:left w:val="none" w:sz="0" w:space="0" w:color="auto"/>
                        <w:bottom w:val="none" w:sz="0" w:space="0" w:color="auto"/>
                        <w:right w:val="none" w:sz="0" w:space="0" w:color="auto"/>
                      </w:divBdr>
                    </w:div>
                  </w:divsChild>
                </w:div>
                <w:div w:id="146434569">
                  <w:marLeft w:val="0"/>
                  <w:marRight w:val="0"/>
                  <w:marTop w:val="0"/>
                  <w:marBottom w:val="0"/>
                  <w:divBdr>
                    <w:top w:val="single" w:sz="2" w:space="1" w:color="FFFFFF"/>
                    <w:left w:val="single" w:sz="2" w:space="12" w:color="FFFFFF"/>
                    <w:bottom w:val="single" w:sz="2" w:space="1" w:color="FFFFFF"/>
                    <w:right w:val="single" w:sz="2" w:space="4" w:color="FFFFFF"/>
                  </w:divBdr>
                  <w:divsChild>
                    <w:div w:id="847599616">
                      <w:marLeft w:val="0"/>
                      <w:marRight w:val="0"/>
                      <w:marTop w:val="0"/>
                      <w:marBottom w:val="0"/>
                      <w:divBdr>
                        <w:top w:val="none" w:sz="0" w:space="0" w:color="auto"/>
                        <w:left w:val="none" w:sz="0" w:space="0" w:color="auto"/>
                        <w:bottom w:val="none" w:sz="0" w:space="0" w:color="auto"/>
                        <w:right w:val="none" w:sz="0" w:space="0" w:color="auto"/>
                      </w:divBdr>
                    </w:div>
                  </w:divsChild>
                </w:div>
                <w:div w:id="281771860">
                  <w:marLeft w:val="0"/>
                  <w:marRight w:val="0"/>
                  <w:marTop w:val="0"/>
                  <w:marBottom w:val="0"/>
                  <w:divBdr>
                    <w:top w:val="single" w:sz="2" w:space="1" w:color="FFFFFF"/>
                    <w:left w:val="single" w:sz="2" w:space="12" w:color="FFFFFF"/>
                    <w:bottom w:val="single" w:sz="2" w:space="1" w:color="FFFFFF"/>
                    <w:right w:val="single" w:sz="2" w:space="4" w:color="FFFFFF"/>
                  </w:divBdr>
                  <w:divsChild>
                    <w:div w:id="2120102682">
                      <w:marLeft w:val="0"/>
                      <w:marRight w:val="0"/>
                      <w:marTop w:val="0"/>
                      <w:marBottom w:val="0"/>
                      <w:divBdr>
                        <w:top w:val="none" w:sz="0" w:space="0" w:color="auto"/>
                        <w:left w:val="none" w:sz="0" w:space="0" w:color="auto"/>
                        <w:bottom w:val="none" w:sz="0" w:space="0" w:color="auto"/>
                        <w:right w:val="none" w:sz="0" w:space="0" w:color="auto"/>
                      </w:divBdr>
                    </w:div>
                  </w:divsChild>
                </w:div>
                <w:div w:id="776675383">
                  <w:marLeft w:val="0"/>
                  <w:marRight w:val="0"/>
                  <w:marTop w:val="0"/>
                  <w:marBottom w:val="0"/>
                  <w:divBdr>
                    <w:top w:val="single" w:sz="2" w:space="1" w:color="FFFFFF"/>
                    <w:left w:val="single" w:sz="2" w:space="12" w:color="FFFFFF"/>
                    <w:bottom w:val="single" w:sz="2" w:space="1" w:color="FFFFFF"/>
                    <w:right w:val="single" w:sz="2" w:space="4" w:color="FFFFFF"/>
                  </w:divBdr>
                  <w:divsChild>
                    <w:div w:id="1689329400">
                      <w:marLeft w:val="0"/>
                      <w:marRight w:val="0"/>
                      <w:marTop w:val="0"/>
                      <w:marBottom w:val="0"/>
                      <w:divBdr>
                        <w:top w:val="none" w:sz="0" w:space="0" w:color="auto"/>
                        <w:left w:val="none" w:sz="0" w:space="0" w:color="auto"/>
                        <w:bottom w:val="none" w:sz="0" w:space="0" w:color="auto"/>
                        <w:right w:val="none" w:sz="0" w:space="0" w:color="auto"/>
                      </w:divBdr>
                    </w:div>
                  </w:divsChild>
                </w:div>
                <w:div w:id="639920906">
                  <w:marLeft w:val="0"/>
                  <w:marRight w:val="0"/>
                  <w:marTop w:val="0"/>
                  <w:marBottom w:val="0"/>
                  <w:divBdr>
                    <w:top w:val="single" w:sz="2" w:space="1" w:color="FFFFFF"/>
                    <w:left w:val="single" w:sz="2" w:space="12" w:color="FFFFFF"/>
                    <w:bottom w:val="single" w:sz="2" w:space="1" w:color="FFFFFF"/>
                    <w:right w:val="single" w:sz="2" w:space="4" w:color="FFFFFF"/>
                  </w:divBdr>
                  <w:divsChild>
                    <w:div w:id="2049455435">
                      <w:marLeft w:val="0"/>
                      <w:marRight w:val="0"/>
                      <w:marTop w:val="0"/>
                      <w:marBottom w:val="0"/>
                      <w:divBdr>
                        <w:top w:val="none" w:sz="0" w:space="0" w:color="auto"/>
                        <w:left w:val="none" w:sz="0" w:space="0" w:color="auto"/>
                        <w:bottom w:val="none" w:sz="0" w:space="0" w:color="auto"/>
                        <w:right w:val="none" w:sz="0" w:space="0" w:color="auto"/>
                      </w:divBdr>
                    </w:div>
                  </w:divsChild>
                </w:div>
                <w:div w:id="652834461">
                  <w:marLeft w:val="0"/>
                  <w:marRight w:val="0"/>
                  <w:marTop w:val="0"/>
                  <w:marBottom w:val="0"/>
                  <w:divBdr>
                    <w:top w:val="single" w:sz="2" w:space="1" w:color="FFFFFF"/>
                    <w:left w:val="single" w:sz="2" w:space="12" w:color="FFFFFF"/>
                    <w:bottom w:val="single" w:sz="2" w:space="1" w:color="FFFFFF"/>
                    <w:right w:val="single" w:sz="2" w:space="4" w:color="FFFFFF"/>
                  </w:divBdr>
                  <w:divsChild>
                    <w:div w:id="2034728266">
                      <w:marLeft w:val="0"/>
                      <w:marRight w:val="0"/>
                      <w:marTop w:val="0"/>
                      <w:marBottom w:val="0"/>
                      <w:divBdr>
                        <w:top w:val="none" w:sz="0" w:space="0" w:color="auto"/>
                        <w:left w:val="none" w:sz="0" w:space="0" w:color="auto"/>
                        <w:bottom w:val="none" w:sz="0" w:space="0" w:color="auto"/>
                        <w:right w:val="none" w:sz="0" w:space="0" w:color="auto"/>
                      </w:divBdr>
                    </w:div>
                  </w:divsChild>
                </w:div>
                <w:div w:id="1874264553">
                  <w:marLeft w:val="0"/>
                  <w:marRight w:val="0"/>
                  <w:marTop w:val="0"/>
                  <w:marBottom w:val="0"/>
                  <w:divBdr>
                    <w:top w:val="single" w:sz="2" w:space="1" w:color="FFFFFF"/>
                    <w:left w:val="single" w:sz="2" w:space="12" w:color="FFFFFF"/>
                    <w:bottom w:val="single" w:sz="2" w:space="1" w:color="FFFFFF"/>
                    <w:right w:val="single" w:sz="2" w:space="4" w:color="FFFFFF"/>
                  </w:divBdr>
                  <w:divsChild>
                    <w:div w:id="413628868">
                      <w:marLeft w:val="0"/>
                      <w:marRight w:val="0"/>
                      <w:marTop w:val="0"/>
                      <w:marBottom w:val="0"/>
                      <w:divBdr>
                        <w:top w:val="none" w:sz="0" w:space="0" w:color="auto"/>
                        <w:left w:val="none" w:sz="0" w:space="0" w:color="auto"/>
                        <w:bottom w:val="none" w:sz="0" w:space="0" w:color="auto"/>
                        <w:right w:val="none" w:sz="0" w:space="0" w:color="auto"/>
                      </w:divBdr>
                    </w:div>
                  </w:divsChild>
                </w:div>
                <w:div w:id="1201670397">
                  <w:marLeft w:val="0"/>
                  <w:marRight w:val="0"/>
                  <w:marTop w:val="0"/>
                  <w:marBottom w:val="0"/>
                  <w:divBdr>
                    <w:top w:val="single" w:sz="2" w:space="1" w:color="FFFFFF"/>
                    <w:left w:val="single" w:sz="2" w:space="12" w:color="FFFFFF"/>
                    <w:bottom w:val="single" w:sz="2" w:space="1" w:color="FFFFFF"/>
                    <w:right w:val="single" w:sz="2" w:space="4" w:color="FFFFFF"/>
                  </w:divBdr>
                  <w:divsChild>
                    <w:div w:id="1204904135">
                      <w:marLeft w:val="0"/>
                      <w:marRight w:val="0"/>
                      <w:marTop w:val="0"/>
                      <w:marBottom w:val="0"/>
                      <w:divBdr>
                        <w:top w:val="none" w:sz="0" w:space="0" w:color="auto"/>
                        <w:left w:val="none" w:sz="0" w:space="0" w:color="auto"/>
                        <w:bottom w:val="none" w:sz="0" w:space="0" w:color="auto"/>
                        <w:right w:val="none" w:sz="0" w:space="0" w:color="auto"/>
                      </w:divBdr>
                    </w:div>
                  </w:divsChild>
                </w:div>
                <w:div w:id="984972781">
                  <w:marLeft w:val="0"/>
                  <w:marRight w:val="0"/>
                  <w:marTop w:val="0"/>
                  <w:marBottom w:val="0"/>
                  <w:divBdr>
                    <w:top w:val="single" w:sz="2" w:space="1" w:color="FFFFFF"/>
                    <w:left w:val="single" w:sz="2" w:space="12" w:color="FFFFFF"/>
                    <w:bottom w:val="single" w:sz="2" w:space="1" w:color="FFFFFF"/>
                    <w:right w:val="single" w:sz="2" w:space="4" w:color="FFFFFF"/>
                  </w:divBdr>
                  <w:divsChild>
                    <w:div w:id="1511947351">
                      <w:marLeft w:val="0"/>
                      <w:marRight w:val="0"/>
                      <w:marTop w:val="0"/>
                      <w:marBottom w:val="0"/>
                      <w:divBdr>
                        <w:top w:val="none" w:sz="0" w:space="0" w:color="auto"/>
                        <w:left w:val="none" w:sz="0" w:space="0" w:color="auto"/>
                        <w:bottom w:val="none" w:sz="0" w:space="0" w:color="auto"/>
                        <w:right w:val="none" w:sz="0" w:space="0" w:color="auto"/>
                      </w:divBdr>
                    </w:div>
                  </w:divsChild>
                </w:div>
                <w:div w:id="887450497">
                  <w:marLeft w:val="0"/>
                  <w:marRight w:val="0"/>
                  <w:marTop w:val="0"/>
                  <w:marBottom w:val="0"/>
                  <w:divBdr>
                    <w:top w:val="single" w:sz="2" w:space="1" w:color="FFFFFF"/>
                    <w:left w:val="single" w:sz="2" w:space="12" w:color="FFFFFF"/>
                    <w:bottom w:val="single" w:sz="2" w:space="1" w:color="FFFFFF"/>
                    <w:right w:val="single" w:sz="2" w:space="4" w:color="FFFFFF"/>
                  </w:divBdr>
                  <w:divsChild>
                    <w:div w:id="646318939">
                      <w:marLeft w:val="0"/>
                      <w:marRight w:val="0"/>
                      <w:marTop w:val="0"/>
                      <w:marBottom w:val="0"/>
                      <w:divBdr>
                        <w:top w:val="none" w:sz="0" w:space="0" w:color="auto"/>
                        <w:left w:val="none" w:sz="0" w:space="0" w:color="auto"/>
                        <w:bottom w:val="none" w:sz="0" w:space="0" w:color="auto"/>
                        <w:right w:val="none" w:sz="0" w:space="0" w:color="auto"/>
                      </w:divBdr>
                    </w:div>
                  </w:divsChild>
                </w:div>
                <w:div w:id="208105433">
                  <w:marLeft w:val="0"/>
                  <w:marRight w:val="0"/>
                  <w:marTop w:val="0"/>
                  <w:marBottom w:val="0"/>
                  <w:divBdr>
                    <w:top w:val="single" w:sz="2" w:space="1" w:color="FFFFFF"/>
                    <w:left w:val="single" w:sz="2" w:space="12" w:color="FFFFFF"/>
                    <w:bottom w:val="single" w:sz="2" w:space="1" w:color="FFFFFF"/>
                    <w:right w:val="single" w:sz="2" w:space="4" w:color="FFFFFF"/>
                  </w:divBdr>
                  <w:divsChild>
                    <w:div w:id="1825508860">
                      <w:marLeft w:val="0"/>
                      <w:marRight w:val="0"/>
                      <w:marTop w:val="0"/>
                      <w:marBottom w:val="0"/>
                      <w:divBdr>
                        <w:top w:val="none" w:sz="0" w:space="0" w:color="auto"/>
                        <w:left w:val="none" w:sz="0" w:space="0" w:color="auto"/>
                        <w:bottom w:val="none" w:sz="0" w:space="0" w:color="auto"/>
                        <w:right w:val="none" w:sz="0" w:space="0" w:color="auto"/>
                      </w:divBdr>
                    </w:div>
                  </w:divsChild>
                </w:div>
                <w:div w:id="712778997">
                  <w:marLeft w:val="0"/>
                  <w:marRight w:val="0"/>
                  <w:marTop w:val="0"/>
                  <w:marBottom w:val="0"/>
                  <w:divBdr>
                    <w:top w:val="single" w:sz="2" w:space="1" w:color="FFFFFF"/>
                    <w:left w:val="single" w:sz="2" w:space="12" w:color="FFFFFF"/>
                    <w:bottom w:val="single" w:sz="2" w:space="1" w:color="FFFFFF"/>
                    <w:right w:val="single" w:sz="2" w:space="4" w:color="FFFFFF"/>
                  </w:divBdr>
                  <w:divsChild>
                    <w:div w:id="1858809583">
                      <w:marLeft w:val="0"/>
                      <w:marRight w:val="0"/>
                      <w:marTop w:val="0"/>
                      <w:marBottom w:val="0"/>
                      <w:divBdr>
                        <w:top w:val="none" w:sz="0" w:space="0" w:color="auto"/>
                        <w:left w:val="none" w:sz="0" w:space="0" w:color="auto"/>
                        <w:bottom w:val="none" w:sz="0" w:space="0" w:color="auto"/>
                        <w:right w:val="none" w:sz="0" w:space="0" w:color="auto"/>
                      </w:divBdr>
                    </w:div>
                  </w:divsChild>
                </w:div>
                <w:div w:id="1243835932">
                  <w:marLeft w:val="0"/>
                  <w:marRight w:val="0"/>
                  <w:marTop w:val="0"/>
                  <w:marBottom w:val="0"/>
                  <w:divBdr>
                    <w:top w:val="single" w:sz="2" w:space="1" w:color="FFFFFF"/>
                    <w:left w:val="single" w:sz="2" w:space="12" w:color="FFFFFF"/>
                    <w:bottom w:val="single" w:sz="2" w:space="1" w:color="FFFFFF"/>
                    <w:right w:val="single" w:sz="2" w:space="4" w:color="FFFFFF"/>
                  </w:divBdr>
                  <w:divsChild>
                    <w:div w:id="1699893696">
                      <w:marLeft w:val="0"/>
                      <w:marRight w:val="0"/>
                      <w:marTop w:val="0"/>
                      <w:marBottom w:val="0"/>
                      <w:divBdr>
                        <w:top w:val="none" w:sz="0" w:space="0" w:color="auto"/>
                        <w:left w:val="none" w:sz="0" w:space="0" w:color="auto"/>
                        <w:bottom w:val="none" w:sz="0" w:space="0" w:color="auto"/>
                        <w:right w:val="none" w:sz="0" w:space="0" w:color="auto"/>
                      </w:divBdr>
                    </w:div>
                  </w:divsChild>
                </w:div>
                <w:div w:id="168064807">
                  <w:marLeft w:val="0"/>
                  <w:marRight w:val="0"/>
                  <w:marTop w:val="0"/>
                  <w:marBottom w:val="0"/>
                  <w:divBdr>
                    <w:top w:val="single" w:sz="2" w:space="1" w:color="FFFFFF"/>
                    <w:left w:val="single" w:sz="2" w:space="12" w:color="FFFFFF"/>
                    <w:bottom w:val="single" w:sz="2" w:space="1" w:color="FFFFFF"/>
                    <w:right w:val="single" w:sz="2" w:space="4" w:color="FFFFFF"/>
                  </w:divBdr>
                  <w:divsChild>
                    <w:div w:id="1501963674">
                      <w:marLeft w:val="0"/>
                      <w:marRight w:val="0"/>
                      <w:marTop w:val="0"/>
                      <w:marBottom w:val="0"/>
                      <w:divBdr>
                        <w:top w:val="none" w:sz="0" w:space="0" w:color="auto"/>
                        <w:left w:val="none" w:sz="0" w:space="0" w:color="auto"/>
                        <w:bottom w:val="none" w:sz="0" w:space="0" w:color="auto"/>
                        <w:right w:val="none" w:sz="0" w:space="0" w:color="auto"/>
                      </w:divBdr>
                    </w:div>
                  </w:divsChild>
                </w:div>
                <w:div w:id="1556619395">
                  <w:marLeft w:val="0"/>
                  <w:marRight w:val="0"/>
                  <w:marTop w:val="0"/>
                  <w:marBottom w:val="0"/>
                  <w:divBdr>
                    <w:top w:val="single" w:sz="2" w:space="1" w:color="FFFFFF"/>
                    <w:left w:val="single" w:sz="2" w:space="12" w:color="FFFFFF"/>
                    <w:bottom w:val="single" w:sz="2" w:space="1" w:color="FFFFFF"/>
                    <w:right w:val="single" w:sz="2" w:space="4" w:color="FFFFFF"/>
                  </w:divBdr>
                  <w:divsChild>
                    <w:div w:id="1061487662">
                      <w:marLeft w:val="0"/>
                      <w:marRight w:val="0"/>
                      <w:marTop w:val="0"/>
                      <w:marBottom w:val="0"/>
                      <w:divBdr>
                        <w:top w:val="none" w:sz="0" w:space="0" w:color="auto"/>
                        <w:left w:val="none" w:sz="0" w:space="0" w:color="auto"/>
                        <w:bottom w:val="none" w:sz="0" w:space="0" w:color="auto"/>
                        <w:right w:val="none" w:sz="0" w:space="0" w:color="auto"/>
                      </w:divBdr>
                    </w:div>
                  </w:divsChild>
                </w:div>
                <w:div w:id="1107458113">
                  <w:marLeft w:val="0"/>
                  <w:marRight w:val="0"/>
                  <w:marTop w:val="0"/>
                  <w:marBottom w:val="0"/>
                  <w:divBdr>
                    <w:top w:val="single" w:sz="2" w:space="1" w:color="FFFFFF"/>
                    <w:left w:val="single" w:sz="2" w:space="12" w:color="FFFFFF"/>
                    <w:bottom w:val="single" w:sz="2" w:space="1" w:color="FFFFFF"/>
                    <w:right w:val="single" w:sz="2" w:space="4" w:color="FFFFFF"/>
                  </w:divBdr>
                  <w:divsChild>
                    <w:div w:id="1420634897">
                      <w:marLeft w:val="0"/>
                      <w:marRight w:val="0"/>
                      <w:marTop w:val="0"/>
                      <w:marBottom w:val="0"/>
                      <w:divBdr>
                        <w:top w:val="none" w:sz="0" w:space="0" w:color="auto"/>
                        <w:left w:val="none" w:sz="0" w:space="0" w:color="auto"/>
                        <w:bottom w:val="none" w:sz="0" w:space="0" w:color="auto"/>
                        <w:right w:val="none" w:sz="0" w:space="0" w:color="auto"/>
                      </w:divBdr>
                    </w:div>
                  </w:divsChild>
                </w:div>
                <w:div w:id="1662661194">
                  <w:marLeft w:val="0"/>
                  <w:marRight w:val="0"/>
                  <w:marTop w:val="0"/>
                  <w:marBottom w:val="0"/>
                  <w:divBdr>
                    <w:top w:val="single" w:sz="2" w:space="1" w:color="FFFFFF"/>
                    <w:left w:val="single" w:sz="2" w:space="12" w:color="FFFFFF"/>
                    <w:bottom w:val="single" w:sz="2" w:space="1" w:color="FFFFFF"/>
                    <w:right w:val="single" w:sz="2" w:space="4" w:color="FFFFFF"/>
                  </w:divBdr>
                  <w:divsChild>
                    <w:div w:id="258493985">
                      <w:marLeft w:val="0"/>
                      <w:marRight w:val="0"/>
                      <w:marTop w:val="0"/>
                      <w:marBottom w:val="0"/>
                      <w:divBdr>
                        <w:top w:val="none" w:sz="0" w:space="0" w:color="auto"/>
                        <w:left w:val="none" w:sz="0" w:space="0" w:color="auto"/>
                        <w:bottom w:val="none" w:sz="0" w:space="0" w:color="auto"/>
                        <w:right w:val="none" w:sz="0" w:space="0" w:color="auto"/>
                      </w:divBdr>
                    </w:div>
                  </w:divsChild>
                </w:div>
                <w:div w:id="1707756613">
                  <w:marLeft w:val="0"/>
                  <w:marRight w:val="0"/>
                  <w:marTop w:val="0"/>
                  <w:marBottom w:val="0"/>
                  <w:divBdr>
                    <w:top w:val="single" w:sz="2" w:space="1" w:color="FFFFFF"/>
                    <w:left w:val="single" w:sz="2" w:space="12" w:color="FFFFFF"/>
                    <w:bottom w:val="single" w:sz="2" w:space="1" w:color="FFFFFF"/>
                    <w:right w:val="single" w:sz="2" w:space="4" w:color="FFFFFF"/>
                  </w:divBdr>
                  <w:divsChild>
                    <w:div w:id="1527406901">
                      <w:marLeft w:val="0"/>
                      <w:marRight w:val="0"/>
                      <w:marTop w:val="0"/>
                      <w:marBottom w:val="0"/>
                      <w:divBdr>
                        <w:top w:val="none" w:sz="0" w:space="0" w:color="auto"/>
                        <w:left w:val="none" w:sz="0" w:space="0" w:color="auto"/>
                        <w:bottom w:val="none" w:sz="0" w:space="0" w:color="auto"/>
                        <w:right w:val="none" w:sz="0" w:space="0" w:color="auto"/>
                      </w:divBdr>
                    </w:div>
                  </w:divsChild>
                </w:div>
                <w:div w:id="1976593655">
                  <w:marLeft w:val="0"/>
                  <w:marRight w:val="0"/>
                  <w:marTop w:val="0"/>
                  <w:marBottom w:val="0"/>
                  <w:divBdr>
                    <w:top w:val="single" w:sz="2" w:space="1" w:color="FFFFFF"/>
                    <w:left w:val="single" w:sz="2" w:space="12" w:color="FFFFFF"/>
                    <w:bottom w:val="single" w:sz="2" w:space="1" w:color="FFFFFF"/>
                    <w:right w:val="single" w:sz="2" w:space="4" w:color="FFFFFF"/>
                  </w:divBdr>
                  <w:divsChild>
                    <w:div w:id="322394772">
                      <w:marLeft w:val="0"/>
                      <w:marRight w:val="0"/>
                      <w:marTop w:val="0"/>
                      <w:marBottom w:val="0"/>
                      <w:divBdr>
                        <w:top w:val="none" w:sz="0" w:space="0" w:color="auto"/>
                        <w:left w:val="none" w:sz="0" w:space="0" w:color="auto"/>
                        <w:bottom w:val="none" w:sz="0" w:space="0" w:color="auto"/>
                        <w:right w:val="none" w:sz="0" w:space="0" w:color="auto"/>
                      </w:divBdr>
                    </w:div>
                  </w:divsChild>
                </w:div>
                <w:div w:id="2125927956">
                  <w:marLeft w:val="0"/>
                  <w:marRight w:val="0"/>
                  <w:marTop w:val="0"/>
                  <w:marBottom w:val="0"/>
                  <w:divBdr>
                    <w:top w:val="single" w:sz="2" w:space="1" w:color="FFFFFF"/>
                    <w:left w:val="single" w:sz="2" w:space="12" w:color="FFFFFF"/>
                    <w:bottom w:val="single" w:sz="2" w:space="1" w:color="FFFFFF"/>
                    <w:right w:val="single" w:sz="2" w:space="4" w:color="FFFFFF"/>
                  </w:divBdr>
                  <w:divsChild>
                    <w:div w:id="1881669785">
                      <w:marLeft w:val="0"/>
                      <w:marRight w:val="0"/>
                      <w:marTop w:val="0"/>
                      <w:marBottom w:val="0"/>
                      <w:divBdr>
                        <w:top w:val="none" w:sz="0" w:space="0" w:color="auto"/>
                        <w:left w:val="none" w:sz="0" w:space="0" w:color="auto"/>
                        <w:bottom w:val="none" w:sz="0" w:space="0" w:color="auto"/>
                        <w:right w:val="none" w:sz="0" w:space="0" w:color="auto"/>
                      </w:divBdr>
                    </w:div>
                  </w:divsChild>
                </w:div>
                <w:div w:id="233781603">
                  <w:marLeft w:val="0"/>
                  <w:marRight w:val="0"/>
                  <w:marTop w:val="0"/>
                  <w:marBottom w:val="0"/>
                  <w:divBdr>
                    <w:top w:val="single" w:sz="2" w:space="1" w:color="FFFFFF"/>
                    <w:left w:val="single" w:sz="2" w:space="12" w:color="FFFFFF"/>
                    <w:bottom w:val="single" w:sz="2" w:space="1" w:color="FFFFFF"/>
                    <w:right w:val="single" w:sz="2" w:space="4" w:color="FFFFFF"/>
                  </w:divBdr>
                  <w:divsChild>
                    <w:div w:id="344285508">
                      <w:marLeft w:val="0"/>
                      <w:marRight w:val="0"/>
                      <w:marTop w:val="0"/>
                      <w:marBottom w:val="0"/>
                      <w:divBdr>
                        <w:top w:val="none" w:sz="0" w:space="0" w:color="auto"/>
                        <w:left w:val="none" w:sz="0" w:space="0" w:color="auto"/>
                        <w:bottom w:val="none" w:sz="0" w:space="0" w:color="auto"/>
                        <w:right w:val="none" w:sz="0" w:space="0" w:color="auto"/>
                      </w:divBdr>
                    </w:div>
                  </w:divsChild>
                </w:div>
                <w:div w:id="1797288786">
                  <w:marLeft w:val="0"/>
                  <w:marRight w:val="0"/>
                  <w:marTop w:val="0"/>
                  <w:marBottom w:val="0"/>
                  <w:divBdr>
                    <w:top w:val="single" w:sz="2" w:space="1" w:color="FFFFFF"/>
                    <w:left w:val="single" w:sz="2" w:space="12" w:color="FFFFFF"/>
                    <w:bottom w:val="single" w:sz="2" w:space="1" w:color="FFFFFF"/>
                    <w:right w:val="single" w:sz="2" w:space="4" w:color="FFFFFF"/>
                  </w:divBdr>
                  <w:divsChild>
                    <w:div w:id="329062161">
                      <w:marLeft w:val="0"/>
                      <w:marRight w:val="0"/>
                      <w:marTop w:val="0"/>
                      <w:marBottom w:val="0"/>
                      <w:divBdr>
                        <w:top w:val="none" w:sz="0" w:space="0" w:color="auto"/>
                        <w:left w:val="none" w:sz="0" w:space="0" w:color="auto"/>
                        <w:bottom w:val="none" w:sz="0" w:space="0" w:color="auto"/>
                        <w:right w:val="none" w:sz="0" w:space="0" w:color="auto"/>
                      </w:divBdr>
                    </w:div>
                  </w:divsChild>
                </w:div>
                <w:div w:id="445276579">
                  <w:marLeft w:val="0"/>
                  <w:marRight w:val="0"/>
                  <w:marTop w:val="0"/>
                  <w:marBottom w:val="0"/>
                  <w:divBdr>
                    <w:top w:val="single" w:sz="2" w:space="1" w:color="FFFFFF"/>
                    <w:left w:val="single" w:sz="2" w:space="12" w:color="FFFFFF"/>
                    <w:bottom w:val="single" w:sz="2" w:space="1" w:color="FFFFFF"/>
                    <w:right w:val="single" w:sz="2" w:space="4" w:color="FFFFFF"/>
                  </w:divBdr>
                  <w:divsChild>
                    <w:div w:id="796992078">
                      <w:marLeft w:val="0"/>
                      <w:marRight w:val="0"/>
                      <w:marTop w:val="0"/>
                      <w:marBottom w:val="0"/>
                      <w:divBdr>
                        <w:top w:val="none" w:sz="0" w:space="0" w:color="auto"/>
                        <w:left w:val="none" w:sz="0" w:space="0" w:color="auto"/>
                        <w:bottom w:val="none" w:sz="0" w:space="0" w:color="auto"/>
                        <w:right w:val="none" w:sz="0" w:space="0" w:color="auto"/>
                      </w:divBdr>
                    </w:div>
                  </w:divsChild>
                </w:div>
                <w:div w:id="1460563812">
                  <w:marLeft w:val="0"/>
                  <w:marRight w:val="0"/>
                  <w:marTop w:val="0"/>
                  <w:marBottom w:val="0"/>
                  <w:divBdr>
                    <w:top w:val="single" w:sz="2" w:space="1" w:color="FFFFFF"/>
                    <w:left w:val="single" w:sz="2" w:space="12" w:color="FFFFFF"/>
                    <w:bottom w:val="single" w:sz="2" w:space="1" w:color="FFFFFF"/>
                    <w:right w:val="single" w:sz="2" w:space="4" w:color="FFFFFF"/>
                  </w:divBdr>
                  <w:divsChild>
                    <w:div w:id="1546067442">
                      <w:marLeft w:val="0"/>
                      <w:marRight w:val="0"/>
                      <w:marTop w:val="0"/>
                      <w:marBottom w:val="0"/>
                      <w:divBdr>
                        <w:top w:val="none" w:sz="0" w:space="0" w:color="auto"/>
                        <w:left w:val="none" w:sz="0" w:space="0" w:color="auto"/>
                        <w:bottom w:val="none" w:sz="0" w:space="0" w:color="auto"/>
                        <w:right w:val="none" w:sz="0" w:space="0" w:color="auto"/>
                      </w:divBdr>
                    </w:div>
                  </w:divsChild>
                </w:div>
                <w:div w:id="1391033376">
                  <w:marLeft w:val="0"/>
                  <w:marRight w:val="0"/>
                  <w:marTop w:val="0"/>
                  <w:marBottom w:val="0"/>
                  <w:divBdr>
                    <w:top w:val="single" w:sz="2" w:space="1" w:color="FFFFFF"/>
                    <w:left w:val="single" w:sz="2" w:space="12" w:color="FFFFFF"/>
                    <w:bottom w:val="single" w:sz="2" w:space="1" w:color="FFFFFF"/>
                    <w:right w:val="single" w:sz="2" w:space="4" w:color="FFFFFF"/>
                  </w:divBdr>
                  <w:divsChild>
                    <w:div w:id="1862234709">
                      <w:marLeft w:val="0"/>
                      <w:marRight w:val="0"/>
                      <w:marTop w:val="0"/>
                      <w:marBottom w:val="0"/>
                      <w:divBdr>
                        <w:top w:val="none" w:sz="0" w:space="0" w:color="auto"/>
                        <w:left w:val="none" w:sz="0" w:space="0" w:color="auto"/>
                        <w:bottom w:val="none" w:sz="0" w:space="0" w:color="auto"/>
                        <w:right w:val="none" w:sz="0" w:space="0" w:color="auto"/>
                      </w:divBdr>
                    </w:div>
                  </w:divsChild>
                </w:div>
                <w:div w:id="1234582011">
                  <w:marLeft w:val="0"/>
                  <w:marRight w:val="0"/>
                  <w:marTop w:val="0"/>
                  <w:marBottom w:val="0"/>
                  <w:divBdr>
                    <w:top w:val="single" w:sz="2" w:space="1" w:color="FFFFFF"/>
                    <w:left w:val="single" w:sz="2" w:space="12" w:color="FFFFFF"/>
                    <w:bottom w:val="single" w:sz="2" w:space="1" w:color="FFFFFF"/>
                    <w:right w:val="single" w:sz="2" w:space="4" w:color="FFFFFF"/>
                  </w:divBdr>
                  <w:divsChild>
                    <w:div w:id="2060668879">
                      <w:marLeft w:val="0"/>
                      <w:marRight w:val="0"/>
                      <w:marTop w:val="0"/>
                      <w:marBottom w:val="0"/>
                      <w:divBdr>
                        <w:top w:val="none" w:sz="0" w:space="0" w:color="auto"/>
                        <w:left w:val="none" w:sz="0" w:space="0" w:color="auto"/>
                        <w:bottom w:val="none" w:sz="0" w:space="0" w:color="auto"/>
                        <w:right w:val="none" w:sz="0" w:space="0" w:color="auto"/>
                      </w:divBdr>
                    </w:div>
                  </w:divsChild>
                </w:div>
                <w:div w:id="1838693033">
                  <w:marLeft w:val="0"/>
                  <w:marRight w:val="0"/>
                  <w:marTop w:val="0"/>
                  <w:marBottom w:val="0"/>
                  <w:divBdr>
                    <w:top w:val="single" w:sz="2" w:space="1" w:color="FFFFFF"/>
                    <w:left w:val="single" w:sz="2" w:space="12" w:color="FFFFFF"/>
                    <w:bottom w:val="single" w:sz="2" w:space="1" w:color="FFFFFF"/>
                    <w:right w:val="single" w:sz="2" w:space="4" w:color="FFFFFF"/>
                  </w:divBdr>
                  <w:divsChild>
                    <w:div w:id="2032611524">
                      <w:marLeft w:val="0"/>
                      <w:marRight w:val="0"/>
                      <w:marTop w:val="0"/>
                      <w:marBottom w:val="0"/>
                      <w:divBdr>
                        <w:top w:val="none" w:sz="0" w:space="0" w:color="auto"/>
                        <w:left w:val="none" w:sz="0" w:space="0" w:color="auto"/>
                        <w:bottom w:val="none" w:sz="0" w:space="0" w:color="auto"/>
                        <w:right w:val="none" w:sz="0" w:space="0" w:color="auto"/>
                      </w:divBdr>
                    </w:div>
                  </w:divsChild>
                </w:div>
                <w:div w:id="1181119208">
                  <w:marLeft w:val="0"/>
                  <w:marRight w:val="0"/>
                  <w:marTop w:val="0"/>
                  <w:marBottom w:val="0"/>
                  <w:divBdr>
                    <w:top w:val="single" w:sz="2" w:space="1" w:color="FFFFFF"/>
                    <w:left w:val="single" w:sz="2" w:space="12" w:color="FFFFFF"/>
                    <w:bottom w:val="single" w:sz="2" w:space="1" w:color="FFFFFF"/>
                    <w:right w:val="single" w:sz="2" w:space="4" w:color="FFFFFF"/>
                  </w:divBdr>
                  <w:divsChild>
                    <w:div w:id="1855606471">
                      <w:marLeft w:val="0"/>
                      <w:marRight w:val="0"/>
                      <w:marTop w:val="0"/>
                      <w:marBottom w:val="0"/>
                      <w:divBdr>
                        <w:top w:val="none" w:sz="0" w:space="0" w:color="auto"/>
                        <w:left w:val="none" w:sz="0" w:space="0" w:color="auto"/>
                        <w:bottom w:val="none" w:sz="0" w:space="0" w:color="auto"/>
                        <w:right w:val="none" w:sz="0" w:space="0" w:color="auto"/>
                      </w:divBdr>
                    </w:div>
                  </w:divsChild>
                </w:div>
                <w:div w:id="688720643">
                  <w:marLeft w:val="0"/>
                  <w:marRight w:val="0"/>
                  <w:marTop w:val="0"/>
                  <w:marBottom w:val="0"/>
                  <w:divBdr>
                    <w:top w:val="single" w:sz="2" w:space="1" w:color="FFFFFF"/>
                    <w:left w:val="single" w:sz="2" w:space="12" w:color="FFFFFF"/>
                    <w:bottom w:val="single" w:sz="2" w:space="1" w:color="FFFFFF"/>
                    <w:right w:val="single" w:sz="2" w:space="4" w:color="FFFFFF"/>
                  </w:divBdr>
                  <w:divsChild>
                    <w:div w:id="1171600068">
                      <w:marLeft w:val="0"/>
                      <w:marRight w:val="0"/>
                      <w:marTop w:val="0"/>
                      <w:marBottom w:val="0"/>
                      <w:divBdr>
                        <w:top w:val="none" w:sz="0" w:space="0" w:color="auto"/>
                        <w:left w:val="none" w:sz="0" w:space="0" w:color="auto"/>
                        <w:bottom w:val="none" w:sz="0" w:space="0" w:color="auto"/>
                        <w:right w:val="none" w:sz="0" w:space="0" w:color="auto"/>
                      </w:divBdr>
                    </w:div>
                  </w:divsChild>
                </w:div>
                <w:div w:id="906182654">
                  <w:marLeft w:val="0"/>
                  <w:marRight w:val="0"/>
                  <w:marTop w:val="0"/>
                  <w:marBottom w:val="0"/>
                  <w:divBdr>
                    <w:top w:val="single" w:sz="2" w:space="1" w:color="FFFFFF"/>
                    <w:left w:val="single" w:sz="2" w:space="12" w:color="FFFFFF"/>
                    <w:bottom w:val="single" w:sz="2" w:space="4" w:color="FFFFFF"/>
                    <w:right w:val="single" w:sz="2" w:space="4" w:color="FFFFFF"/>
                  </w:divBdr>
                  <w:divsChild>
                    <w:div w:id="19657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038327">
          <w:marLeft w:val="0"/>
          <w:marRight w:val="0"/>
          <w:marTop w:val="0"/>
          <w:marBottom w:val="335"/>
          <w:divBdr>
            <w:top w:val="none" w:sz="0" w:space="0" w:color="auto"/>
            <w:left w:val="none" w:sz="0" w:space="0" w:color="auto"/>
            <w:bottom w:val="none" w:sz="0" w:space="0" w:color="auto"/>
            <w:right w:val="none" w:sz="0" w:space="0" w:color="auto"/>
          </w:divBdr>
          <w:divsChild>
            <w:div w:id="1928998974">
              <w:marLeft w:val="0"/>
              <w:marRight w:val="0"/>
              <w:marTop w:val="0"/>
              <w:marBottom w:val="0"/>
              <w:divBdr>
                <w:top w:val="none" w:sz="0" w:space="0" w:color="auto"/>
                <w:left w:val="none" w:sz="0" w:space="0" w:color="auto"/>
                <w:bottom w:val="none" w:sz="0" w:space="0" w:color="auto"/>
                <w:right w:val="none" w:sz="0" w:space="0" w:color="auto"/>
              </w:divBdr>
              <w:divsChild>
                <w:div w:id="582573345">
                  <w:marLeft w:val="0"/>
                  <w:marRight w:val="0"/>
                  <w:marTop w:val="0"/>
                  <w:marBottom w:val="0"/>
                  <w:divBdr>
                    <w:top w:val="single" w:sz="2" w:space="4" w:color="FFFFFF"/>
                    <w:left w:val="single" w:sz="2" w:space="12" w:color="FFFFFF"/>
                    <w:bottom w:val="single" w:sz="2" w:space="1" w:color="FFFFFF"/>
                    <w:right w:val="single" w:sz="2" w:space="4" w:color="FFFFFF"/>
                  </w:divBdr>
                  <w:divsChild>
                    <w:div w:id="499469495">
                      <w:marLeft w:val="0"/>
                      <w:marRight w:val="0"/>
                      <w:marTop w:val="0"/>
                      <w:marBottom w:val="0"/>
                      <w:divBdr>
                        <w:top w:val="none" w:sz="0" w:space="0" w:color="auto"/>
                        <w:left w:val="none" w:sz="0" w:space="0" w:color="auto"/>
                        <w:bottom w:val="none" w:sz="0" w:space="0" w:color="auto"/>
                        <w:right w:val="none" w:sz="0" w:space="0" w:color="auto"/>
                      </w:divBdr>
                    </w:div>
                  </w:divsChild>
                </w:div>
                <w:div w:id="198249484">
                  <w:marLeft w:val="0"/>
                  <w:marRight w:val="0"/>
                  <w:marTop w:val="0"/>
                  <w:marBottom w:val="0"/>
                  <w:divBdr>
                    <w:top w:val="single" w:sz="2" w:space="1" w:color="FFFFFF"/>
                    <w:left w:val="single" w:sz="2" w:space="12" w:color="FFFFFF"/>
                    <w:bottom w:val="single" w:sz="2" w:space="1" w:color="FFFFFF"/>
                    <w:right w:val="single" w:sz="2" w:space="4" w:color="FFFFFF"/>
                  </w:divBdr>
                  <w:divsChild>
                    <w:div w:id="1667244495">
                      <w:marLeft w:val="0"/>
                      <w:marRight w:val="0"/>
                      <w:marTop w:val="0"/>
                      <w:marBottom w:val="0"/>
                      <w:divBdr>
                        <w:top w:val="none" w:sz="0" w:space="0" w:color="auto"/>
                        <w:left w:val="none" w:sz="0" w:space="0" w:color="auto"/>
                        <w:bottom w:val="none" w:sz="0" w:space="0" w:color="auto"/>
                        <w:right w:val="none" w:sz="0" w:space="0" w:color="auto"/>
                      </w:divBdr>
                    </w:div>
                  </w:divsChild>
                </w:div>
                <w:div w:id="1699429442">
                  <w:marLeft w:val="0"/>
                  <w:marRight w:val="0"/>
                  <w:marTop w:val="0"/>
                  <w:marBottom w:val="0"/>
                  <w:divBdr>
                    <w:top w:val="single" w:sz="2" w:space="1" w:color="FFFFFF"/>
                    <w:left w:val="single" w:sz="2" w:space="12" w:color="FFFFFF"/>
                    <w:bottom w:val="single" w:sz="2" w:space="1" w:color="FFFFFF"/>
                    <w:right w:val="single" w:sz="2" w:space="4" w:color="FFFFFF"/>
                  </w:divBdr>
                  <w:divsChild>
                    <w:div w:id="833032169">
                      <w:marLeft w:val="0"/>
                      <w:marRight w:val="0"/>
                      <w:marTop w:val="0"/>
                      <w:marBottom w:val="0"/>
                      <w:divBdr>
                        <w:top w:val="none" w:sz="0" w:space="0" w:color="auto"/>
                        <w:left w:val="none" w:sz="0" w:space="0" w:color="auto"/>
                        <w:bottom w:val="none" w:sz="0" w:space="0" w:color="auto"/>
                        <w:right w:val="none" w:sz="0" w:space="0" w:color="auto"/>
                      </w:divBdr>
                    </w:div>
                  </w:divsChild>
                </w:div>
                <w:div w:id="1150054114">
                  <w:marLeft w:val="0"/>
                  <w:marRight w:val="0"/>
                  <w:marTop w:val="0"/>
                  <w:marBottom w:val="0"/>
                  <w:divBdr>
                    <w:top w:val="single" w:sz="2" w:space="1" w:color="FFFFFF"/>
                    <w:left w:val="single" w:sz="2" w:space="12" w:color="FFFFFF"/>
                    <w:bottom w:val="single" w:sz="2" w:space="1" w:color="FFFFFF"/>
                    <w:right w:val="single" w:sz="2" w:space="4" w:color="FFFFFF"/>
                  </w:divBdr>
                  <w:divsChild>
                    <w:div w:id="1315841675">
                      <w:marLeft w:val="0"/>
                      <w:marRight w:val="0"/>
                      <w:marTop w:val="0"/>
                      <w:marBottom w:val="0"/>
                      <w:divBdr>
                        <w:top w:val="none" w:sz="0" w:space="0" w:color="auto"/>
                        <w:left w:val="none" w:sz="0" w:space="0" w:color="auto"/>
                        <w:bottom w:val="none" w:sz="0" w:space="0" w:color="auto"/>
                        <w:right w:val="none" w:sz="0" w:space="0" w:color="auto"/>
                      </w:divBdr>
                    </w:div>
                  </w:divsChild>
                </w:div>
                <w:div w:id="1411385156">
                  <w:marLeft w:val="0"/>
                  <w:marRight w:val="0"/>
                  <w:marTop w:val="0"/>
                  <w:marBottom w:val="0"/>
                  <w:divBdr>
                    <w:top w:val="single" w:sz="2" w:space="1" w:color="FFFFFF"/>
                    <w:left w:val="single" w:sz="2" w:space="12" w:color="FFFFFF"/>
                    <w:bottom w:val="single" w:sz="2" w:space="1" w:color="FFFFFF"/>
                    <w:right w:val="single" w:sz="2" w:space="4" w:color="FFFFFF"/>
                  </w:divBdr>
                  <w:divsChild>
                    <w:div w:id="2003658718">
                      <w:marLeft w:val="0"/>
                      <w:marRight w:val="0"/>
                      <w:marTop w:val="0"/>
                      <w:marBottom w:val="0"/>
                      <w:divBdr>
                        <w:top w:val="none" w:sz="0" w:space="0" w:color="auto"/>
                        <w:left w:val="none" w:sz="0" w:space="0" w:color="auto"/>
                        <w:bottom w:val="none" w:sz="0" w:space="0" w:color="auto"/>
                        <w:right w:val="none" w:sz="0" w:space="0" w:color="auto"/>
                      </w:divBdr>
                    </w:div>
                  </w:divsChild>
                </w:div>
                <w:div w:id="692223537">
                  <w:marLeft w:val="0"/>
                  <w:marRight w:val="0"/>
                  <w:marTop w:val="0"/>
                  <w:marBottom w:val="0"/>
                  <w:divBdr>
                    <w:top w:val="single" w:sz="2" w:space="1" w:color="FFFFFF"/>
                    <w:left w:val="single" w:sz="2" w:space="12" w:color="FFFFFF"/>
                    <w:bottom w:val="single" w:sz="2" w:space="1" w:color="FFFFFF"/>
                    <w:right w:val="single" w:sz="2" w:space="4" w:color="FFFFFF"/>
                  </w:divBdr>
                  <w:divsChild>
                    <w:div w:id="1133668313">
                      <w:marLeft w:val="0"/>
                      <w:marRight w:val="0"/>
                      <w:marTop w:val="0"/>
                      <w:marBottom w:val="0"/>
                      <w:divBdr>
                        <w:top w:val="none" w:sz="0" w:space="0" w:color="auto"/>
                        <w:left w:val="none" w:sz="0" w:space="0" w:color="auto"/>
                        <w:bottom w:val="none" w:sz="0" w:space="0" w:color="auto"/>
                        <w:right w:val="none" w:sz="0" w:space="0" w:color="auto"/>
                      </w:divBdr>
                    </w:div>
                  </w:divsChild>
                </w:div>
                <w:div w:id="830565694">
                  <w:marLeft w:val="0"/>
                  <w:marRight w:val="0"/>
                  <w:marTop w:val="0"/>
                  <w:marBottom w:val="0"/>
                  <w:divBdr>
                    <w:top w:val="single" w:sz="2" w:space="1" w:color="FFFFFF"/>
                    <w:left w:val="single" w:sz="2" w:space="12" w:color="FFFFFF"/>
                    <w:bottom w:val="single" w:sz="2" w:space="1" w:color="FFFFFF"/>
                    <w:right w:val="single" w:sz="2" w:space="4" w:color="FFFFFF"/>
                  </w:divBdr>
                  <w:divsChild>
                    <w:div w:id="1337417883">
                      <w:marLeft w:val="0"/>
                      <w:marRight w:val="0"/>
                      <w:marTop w:val="0"/>
                      <w:marBottom w:val="0"/>
                      <w:divBdr>
                        <w:top w:val="none" w:sz="0" w:space="0" w:color="auto"/>
                        <w:left w:val="none" w:sz="0" w:space="0" w:color="auto"/>
                        <w:bottom w:val="none" w:sz="0" w:space="0" w:color="auto"/>
                        <w:right w:val="none" w:sz="0" w:space="0" w:color="auto"/>
                      </w:divBdr>
                    </w:div>
                  </w:divsChild>
                </w:div>
                <w:div w:id="1482964578">
                  <w:marLeft w:val="0"/>
                  <w:marRight w:val="0"/>
                  <w:marTop w:val="0"/>
                  <w:marBottom w:val="0"/>
                  <w:divBdr>
                    <w:top w:val="single" w:sz="2" w:space="1" w:color="FFFFFF"/>
                    <w:left w:val="single" w:sz="2" w:space="12" w:color="FFFFFF"/>
                    <w:bottom w:val="single" w:sz="2" w:space="1" w:color="FFFFFF"/>
                    <w:right w:val="single" w:sz="2" w:space="4" w:color="FFFFFF"/>
                  </w:divBdr>
                  <w:divsChild>
                    <w:div w:id="214778143">
                      <w:marLeft w:val="0"/>
                      <w:marRight w:val="0"/>
                      <w:marTop w:val="0"/>
                      <w:marBottom w:val="0"/>
                      <w:divBdr>
                        <w:top w:val="none" w:sz="0" w:space="0" w:color="auto"/>
                        <w:left w:val="none" w:sz="0" w:space="0" w:color="auto"/>
                        <w:bottom w:val="none" w:sz="0" w:space="0" w:color="auto"/>
                        <w:right w:val="none" w:sz="0" w:space="0" w:color="auto"/>
                      </w:divBdr>
                    </w:div>
                  </w:divsChild>
                </w:div>
                <w:div w:id="96101361">
                  <w:marLeft w:val="0"/>
                  <w:marRight w:val="0"/>
                  <w:marTop w:val="0"/>
                  <w:marBottom w:val="0"/>
                  <w:divBdr>
                    <w:top w:val="single" w:sz="2" w:space="1" w:color="FFFFFF"/>
                    <w:left w:val="single" w:sz="2" w:space="12" w:color="FFFFFF"/>
                    <w:bottom w:val="single" w:sz="2" w:space="1" w:color="FFFFFF"/>
                    <w:right w:val="single" w:sz="2" w:space="4" w:color="FFFFFF"/>
                  </w:divBdr>
                  <w:divsChild>
                    <w:div w:id="1274089837">
                      <w:marLeft w:val="0"/>
                      <w:marRight w:val="0"/>
                      <w:marTop w:val="0"/>
                      <w:marBottom w:val="0"/>
                      <w:divBdr>
                        <w:top w:val="none" w:sz="0" w:space="0" w:color="auto"/>
                        <w:left w:val="none" w:sz="0" w:space="0" w:color="auto"/>
                        <w:bottom w:val="none" w:sz="0" w:space="0" w:color="auto"/>
                        <w:right w:val="none" w:sz="0" w:space="0" w:color="auto"/>
                      </w:divBdr>
                    </w:div>
                  </w:divsChild>
                </w:div>
                <w:div w:id="1936593757">
                  <w:marLeft w:val="0"/>
                  <w:marRight w:val="0"/>
                  <w:marTop w:val="0"/>
                  <w:marBottom w:val="0"/>
                  <w:divBdr>
                    <w:top w:val="single" w:sz="2" w:space="1" w:color="FFFFFF"/>
                    <w:left w:val="single" w:sz="2" w:space="12" w:color="FFFFFF"/>
                    <w:bottom w:val="single" w:sz="2" w:space="1" w:color="FFFFFF"/>
                    <w:right w:val="single" w:sz="2" w:space="4" w:color="FFFFFF"/>
                  </w:divBdr>
                  <w:divsChild>
                    <w:div w:id="1209798807">
                      <w:marLeft w:val="0"/>
                      <w:marRight w:val="0"/>
                      <w:marTop w:val="0"/>
                      <w:marBottom w:val="0"/>
                      <w:divBdr>
                        <w:top w:val="none" w:sz="0" w:space="0" w:color="auto"/>
                        <w:left w:val="none" w:sz="0" w:space="0" w:color="auto"/>
                        <w:bottom w:val="none" w:sz="0" w:space="0" w:color="auto"/>
                        <w:right w:val="none" w:sz="0" w:space="0" w:color="auto"/>
                      </w:divBdr>
                    </w:div>
                  </w:divsChild>
                </w:div>
                <w:div w:id="1379549777">
                  <w:marLeft w:val="0"/>
                  <w:marRight w:val="0"/>
                  <w:marTop w:val="0"/>
                  <w:marBottom w:val="0"/>
                  <w:divBdr>
                    <w:top w:val="single" w:sz="2" w:space="1" w:color="FFFFFF"/>
                    <w:left w:val="single" w:sz="2" w:space="12" w:color="FFFFFF"/>
                    <w:bottom w:val="single" w:sz="2" w:space="1" w:color="FFFFFF"/>
                    <w:right w:val="single" w:sz="2" w:space="4" w:color="FFFFFF"/>
                  </w:divBdr>
                  <w:divsChild>
                    <w:div w:id="1860974017">
                      <w:marLeft w:val="0"/>
                      <w:marRight w:val="0"/>
                      <w:marTop w:val="0"/>
                      <w:marBottom w:val="0"/>
                      <w:divBdr>
                        <w:top w:val="none" w:sz="0" w:space="0" w:color="auto"/>
                        <w:left w:val="none" w:sz="0" w:space="0" w:color="auto"/>
                        <w:bottom w:val="none" w:sz="0" w:space="0" w:color="auto"/>
                        <w:right w:val="none" w:sz="0" w:space="0" w:color="auto"/>
                      </w:divBdr>
                    </w:div>
                  </w:divsChild>
                </w:div>
                <w:div w:id="975139173">
                  <w:marLeft w:val="0"/>
                  <w:marRight w:val="0"/>
                  <w:marTop w:val="0"/>
                  <w:marBottom w:val="0"/>
                  <w:divBdr>
                    <w:top w:val="single" w:sz="2" w:space="1" w:color="FFFFFF"/>
                    <w:left w:val="single" w:sz="2" w:space="12" w:color="FFFFFF"/>
                    <w:bottom w:val="single" w:sz="2" w:space="1" w:color="FFFFFF"/>
                    <w:right w:val="single" w:sz="2" w:space="4" w:color="FFFFFF"/>
                  </w:divBdr>
                  <w:divsChild>
                    <w:div w:id="1243838090">
                      <w:marLeft w:val="0"/>
                      <w:marRight w:val="0"/>
                      <w:marTop w:val="0"/>
                      <w:marBottom w:val="0"/>
                      <w:divBdr>
                        <w:top w:val="none" w:sz="0" w:space="0" w:color="auto"/>
                        <w:left w:val="none" w:sz="0" w:space="0" w:color="auto"/>
                        <w:bottom w:val="none" w:sz="0" w:space="0" w:color="auto"/>
                        <w:right w:val="none" w:sz="0" w:space="0" w:color="auto"/>
                      </w:divBdr>
                    </w:div>
                  </w:divsChild>
                </w:div>
                <w:div w:id="669599729">
                  <w:marLeft w:val="0"/>
                  <w:marRight w:val="0"/>
                  <w:marTop w:val="0"/>
                  <w:marBottom w:val="0"/>
                  <w:divBdr>
                    <w:top w:val="single" w:sz="2" w:space="1" w:color="FFFFFF"/>
                    <w:left w:val="single" w:sz="2" w:space="12" w:color="FFFFFF"/>
                    <w:bottom w:val="single" w:sz="2" w:space="1" w:color="FFFFFF"/>
                    <w:right w:val="single" w:sz="2" w:space="4" w:color="FFFFFF"/>
                  </w:divBdr>
                  <w:divsChild>
                    <w:div w:id="1311515755">
                      <w:marLeft w:val="0"/>
                      <w:marRight w:val="0"/>
                      <w:marTop w:val="0"/>
                      <w:marBottom w:val="0"/>
                      <w:divBdr>
                        <w:top w:val="none" w:sz="0" w:space="0" w:color="auto"/>
                        <w:left w:val="none" w:sz="0" w:space="0" w:color="auto"/>
                        <w:bottom w:val="none" w:sz="0" w:space="0" w:color="auto"/>
                        <w:right w:val="none" w:sz="0" w:space="0" w:color="auto"/>
                      </w:divBdr>
                    </w:div>
                  </w:divsChild>
                </w:div>
                <w:div w:id="464853805">
                  <w:marLeft w:val="0"/>
                  <w:marRight w:val="0"/>
                  <w:marTop w:val="0"/>
                  <w:marBottom w:val="0"/>
                  <w:divBdr>
                    <w:top w:val="single" w:sz="2" w:space="1" w:color="FFFFFF"/>
                    <w:left w:val="single" w:sz="2" w:space="12" w:color="FFFFFF"/>
                    <w:bottom w:val="single" w:sz="2" w:space="1" w:color="FFFFFF"/>
                    <w:right w:val="single" w:sz="2" w:space="4" w:color="FFFFFF"/>
                  </w:divBdr>
                  <w:divsChild>
                    <w:div w:id="412315249">
                      <w:marLeft w:val="0"/>
                      <w:marRight w:val="0"/>
                      <w:marTop w:val="0"/>
                      <w:marBottom w:val="0"/>
                      <w:divBdr>
                        <w:top w:val="none" w:sz="0" w:space="0" w:color="auto"/>
                        <w:left w:val="none" w:sz="0" w:space="0" w:color="auto"/>
                        <w:bottom w:val="none" w:sz="0" w:space="0" w:color="auto"/>
                        <w:right w:val="none" w:sz="0" w:space="0" w:color="auto"/>
                      </w:divBdr>
                    </w:div>
                  </w:divsChild>
                </w:div>
                <w:div w:id="1259101240">
                  <w:marLeft w:val="0"/>
                  <w:marRight w:val="0"/>
                  <w:marTop w:val="0"/>
                  <w:marBottom w:val="0"/>
                  <w:divBdr>
                    <w:top w:val="single" w:sz="2" w:space="1" w:color="FFFFFF"/>
                    <w:left w:val="single" w:sz="2" w:space="12" w:color="FFFFFF"/>
                    <w:bottom w:val="single" w:sz="2" w:space="1" w:color="FFFFFF"/>
                    <w:right w:val="single" w:sz="2" w:space="4" w:color="FFFFFF"/>
                  </w:divBdr>
                  <w:divsChild>
                    <w:div w:id="579948865">
                      <w:marLeft w:val="0"/>
                      <w:marRight w:val="0"/>
                      <w:marTop w:val="0"/>
                      <w:marBottom w:val="0"/>
                      <w:divBdr>
                        <w:top w:val="none" w:sz="0" w:space="0" w:color="auto"/>
                        <w:left w:val="none" w:sz="0" w:space="0" w:color="auto"/>
                        <w:bottom w:val="none" w:sz="0" w:space="0" w:color="auto"/>
                        <w:right w:val="none" w:sz="0" w:space="0" w:color="auto"/>
                      </w:divBdr>
                    </w:div>
                  </w:divsChild>
                </w:div>
                <w:div w:id="823276749">
                  <w:marLeft w:val="0"/>
                  <w:marRight w:val="0"/>
                  <w:marTop w:val="0"/>
                  <w:marBottom w:val="0"/>
                  <w:divBdr>
                    <w:top w:val="single" w:sz="2" w:space="1" w:color="FFFFFF"/>
                    <w:left w:val="single" w:sz="2" w:space="12" w:color="FFFFFF"/>
                    <w:bottom w:val="single" w:sz="2" w:space="1" w:color="FFFFFF"/>
                    <w:right w:val="single" w:sz="2" w:space="4" w:color="FFFFFF"/>
                  </w:divBdr>
                  <w:divsChild>
                    <w:div w:id="69624807">
                      <w:marLeft w:val="0"/>
                      <w:marRight w:val="0"/>
                      <w:marTop w:val="0"/>
                      <w:marBottom w:val="0"/>
                      <w:divBdr>
                        <w:top w:val="none" w:sz="0" w:space="0" w:color="auto"/>
                        <w:left w:val="none" w:sz="0" w:space="0" w:color="auto"/>
                        <w:bottom w:val="none" w:sz="0" w:space="0" w:color="auto"/>
                        <w:right w:val="none" w:sz="0" w:space="0" w:color="auto"/>
                      </w:divBdr>
                    </w:div>
                  </w:divsChild>
                </w:div>
                <w:div w:id="661467027">
                  <w:marLeft w:val="0"/>
                  <w:marRight w:val="0"/>
                  <w:marTop w:val="0"/>
                  <w:marBottom w:val="0"/>
                  <w:divBdr>
                    <w:top w:val="single" w:sz="2" w:space="1" w:color="FFFFFF"/>
                    <w:left w:val="single" w:sz="2" w:space="12" w:color="FFFFFF"/>
                    <w:bottom w:val="single" w:sz="2" w:space="1" w:color="FFFFFF"/>
                    <w:right w:val="single" w:sz="2" w:space="4" w:color="FFFFFF"/>
                  </w:divBdr>
                  <w:divsChild>
                    <w:div w:id="981689275">
                      <w:marLeft w:val="0"/>
                      <w:marRight w:val="0"/>
                      <w:marTop w:val="0"/>
                      <w:marBottom w:val="0"/>
                      <w:divBdr>
                        <w:top w:val="none" w:sz="0" w:space="0" w:color="auto"/>
                        <w:left w:val="none" w:sz="0" w:space="0" w:color="auto"/>
                        <w:bottom w:val="none" w:sz="0" w:space="0" w:color="auto"/>
                        <w:right w:val="none" w:sz="0" w:space="0" w:color="auto"/>
                      </w:divBdr>
                    </w:div>
                  </w:divsChild>
                </w:div>
                <w:div w:id="987630283">
                  <w:marLeft w:val="0"/>
                  <w:marRight w:val="0"/>
                  <w:marTop w:val="0"/>
                  <w:marBottom w:val="0"/>
                  <w:divBdr>
                    <w:top w:val="single" w:sz="2" w:space="1" w:color="FFFFFF"/>
                    <w:left w:val="single" w:sz="2" w:space="12" w:color="FFFFFF"/>
                    <w:bottom w:val="single" w:sz="2" w:space="1" w:color="FFFFFF"/>
                    <w:right w:val="single" w:sz="2" w:space="4" w:color="FFFFFF"/>
                  </w:divBdr>
                  <w:divsChild>
                    <w:div w:id="724257111">
                      <w:marLeft w:val="0"/>
                      <w:marRight w:val="0"/>
                      <w:marTop w:val="0"/>
                      <w:marBottom w:val="0"/>
                      <w:divBdr>
                        <w:top w:val="none" w:sz="0" w:space="0" w:color="auto"/>
                        <w:left w:val="none" w:sz="0" w:space="0" w:color="auto"/>
                        <w:bottom w:val="none" w:sz="0" w:space="0" w:color="auto"/>
                        <w:right w:val="none" w:sz="0" w:space="0" w:color="auto"/>
                      </w:divBdr>
                    </w:div>
                  </w:divsChild>
                </w:div>
                <w:div w:id="1887836300">
                  <w:marLeft w:val="0"/>
                  <w:marRight w:val="0"/>
                  <w:marTop w:val="0"/>
                  <w:marBottom w:val="0"/>
                  <w:divBdr>
                    <w:top w:val="single" w:sz="2" w:space="1" w:color="FFFFFF"/>
                    <w:left w:val="single" w:sz="2" w:space="12" w:color="FFFFFF"/>
                    <w:bottom w:val="single" w:sz="2" w:space="1" w:color="FFFFFF"/>
                    <w:right w:val="single" w:sz="2" w:space="4" w:color="FFFFFF"/>
                  </w:divBdr>
                  <w:divsChild>
                    <w:div w:id="120390732">
                      <w:marLeft w:val="0"/>
                      <w:marRight w:val="0"/>
                      <w:marTop w:val="0"/>
                      <w:marBottom w:val="0"/>
                      <w:divBdr>
                        <w:top w:val="none" w:sz="0" w:space="0" w:color="auto"/>
                        <w:left w:val="none" w:sz="0" w:space="0" w:color="auto"/>
                        <w:bottom w:val="none" w:sz="0" w:space="0" w:color="auto"/>
                        <w:right w:val="none" w:sz="0" w:space="0" w:color="auto"/>
                      </w:divBdr>
                    </w:div>
                  </w:divsChild>
                </w:div>
                <w:div w:id="163740373">
                  <w:marLeft w:val="0"/>
                  <w:marRight w:val="0"/>
                  <w:marTop w:val="0"/>
                  <w:marBottom w:val="0"/>
                  <w:divBdr>
                    <w:top w:val="single" w:sz="2" w:space="1" w:color="FFFFFF"/>
                    <w:left w:val="single" w:sz="2" w:space="12" w:color="FFFFFF"/>
                    <w:bottom w:val="single" w:sz="2" w:space="1" w:color="FFFFFF"/>
                    <w:right w:val="single" w:sz="2" w:space="4" w:color="FFFFFF"/>
                  </w:divBdr>
                  <w:divsChild>
                    <w:div w:id="1339962909">
                      <w:marLeft w:val="0"/>
                      <w:marRight w:val="0"/>
                      <w:marTop w:val="0"/>
                      <w:marBottom w:val="0"/>
                      <w:divBdr>
                        <w:top w:val="none" w:sz="0" w:space="0" w:color="auto"/>
                        <w:left w:val="none" w:sz="0" w:space="0" w:color="auto"/>
                        <w:bottom w:val="none" w:sz="0" w:space="0" w:color="auto"/>
                        <w:right w:val="none" w:sz="0" w:space="0" w:color="auto"/>
                      </w:divBdr>
                    </w:div>
                  </w:divsChild>
                </w:div>
                <w:div w:id="417753800">
                  <w:marLeft w:val="0"/>
                  <w:marRight w:val="0"/>
                  <w:marTop w:val="0"/>
                  <w:marBottom w:val="0"/>
                  <w:divBdr>
                    <w:top w:val="single" w:sz="2" w:space="1" w:color="FFFFFF"/>
                    <w:left w:val="single" w:sz="2" w:space="12" w:color="FFFFFF"/>
                    <w:bottom w:val="single" w:sz="2" w:space="1" w:color="FFFFFF"/>
                    <w:right w:val="single" w:sz="2" w:space="4" w:color="FFFFFF"/>
                  </w:divBdr>
                  <w:divsChild>
                    <w:div w:id="1730571265">
                      <w:marLeft w:val="0"/>
                      <w:marRight w:val="0"/>
                      <w:marTop w:val="0"/>
                      <w:marBottom w:val="0"/>
                      <w:divBdr>
                        <w:top w:val="none" w:sz="0" w:space="0" w:color="auto"/>
                        <w:left w:val="none" w:sz="0" w:space="0" w:color="auto"/>
                        <w:bottom w:val="none" w:sz="0" w:space="0" w:color="auto"/>
                        <w:right w:val="none" w:sz="0" w:space="0" w:color="auto"/>
                      </w:divBdr>
                    </w:div>
                  </w:divsChild>
                </w:div>
                <w:div w:id="489104917">
                  <w:marLeft w:val="0"/>
                  <w:marRight w:val="0"/>
                  <w:marTop w:val="0"/>
                  <w:marBottom w:val="0"/>
                  <w:divBdr>
                    <w:top w:val="single" w:sz="2" w:space="1" w:color="FFFFFF"/>
                    <w:left w:val="single" w:sz="2" w:space="12" w:color="FFFFFF"/>
                    <w:bottom w:val="single" w:sz="2" w:space="1" w:color="FFFFFF"/>
                    <w:right w:val="single" w:sz="2" w:space="4" w:color="FFFFFF"/>
                  </w:divBdr>
                  <w:divsChild>
                    <w:div w:id="485047264">
                      <w:marLeft w:val="0"/>
                      <w:marRight w:val="0"/>
                      <w:marTop w:val="0"/>
                      <w:marBottom w:val="0"/>
                      <w:divBdr>
                        <w:top w:val="none" w:sz="0" w:space="0" w:color="auto"/>
                        <w:left w:val="none" w:sz="0" w:space="0" w:color="auto"/>
                        <w:bottom w:val="none" w:sz="0" w:space="0" w:color="auto"/>
                        <w:right w:val="none" w:sz="0" w:space="0" w:color="auto"/>
                      </w:divBdr>
                    </w:div>
                  </w:divsChild>
                </w:div>
                <w:div w:id="1832604178">
                  <w:marLeft w:val="0"/>
                  <w:marRight w:val="0"/>
                  <w:marTop w:val="0"/>
                  <w:marBottom w:val="0"/>
                  <w:divBdr>
                    <w:top w:val="single" w:sz="2" w:space="1" w:color="FFFFFF"/>
                    <w:left w:val="single" w:sz="2" w:space="12" w:color="FFFFFF"/>
                    <w:bottom w:val="single" w:sz="2" w:space="1" w:color="FFFFFF"/>
                    <w:right w:val="single" w:sz="2" w:space="4" w:color="FFFFFF"/>
                  </w:divBdr>
                  <w:divsChild>
                    <w:div w:id="223414289">
                      <w:marLeft w:val="0"/>
                      <w:marRight w:val="0"/>
                      <w:marTop w:val="0"/>
                      <w:marBottom w:val="0"/>
                      <w:divBdr>
                        <w:top w:val="none" w:sz="0" w:space="0" w:color="auto"/>
                        <w:left w:val="none" w:sz="0" w:space="0" w:color="auto"/>
                        <w:bottom w:val="none" w:sz="0" w:space="0" w:color="auto"/>
                        <w:right w:val="none" w:sz="0" w:space="0" w:color="auto"/>
                      </w:divBdr>
                    </w:div>
                  </w:divsChild>
                </w:div>
                <w:div w:id="48581070">
                  <w:marLeft w:val="0"/>
                  <w:marRight w:val="0"/>
                  <w:marTop w:val="0"/>
                  <w:marBottom w:val="0"/>
                  <w:divBdr>
                    <w:top w:val="single" w:sz="2" w:space="1" w:color="FFFFFF"/>
                    <w:left w:val="single" w:sz="2" w:space="12" w:color="FFFFFF"/>
                    <w:bottom w:val="single" w:sz="2" w:space="1" w:color="FFFFFF"/>
                    <w:right w:val="single" w:sz="2" w:space="4" w:color="FFFFFF"/>
                  </w:divBdr>
                  <w:divsChild>
                    <w:div w:id="652759382">
                      <w:marLeft w:val="0"/>
                      <w:marRight w:val="0"/>
                      <w:marTop w:val="0"/>
                      <w:marBottom w:val="0"/>
                      <w:divBdr>
                        <w:top w:val="none" w:sz="0" w:space="0" w:color="auto"/>
                        <w:left w:val="none" w:sz="0" w:space="0" w:color="auto"/>
                        <w:bottom w:val="none" w:sz="0" w:space="0" w:color="auto"/>
                        <w:right w:val="none" w:sz="0" w:space="0" w:color="auto"/>
                      </w:divBdr>
                    </w:div>
                  </w:divsChild>
                </w:div>
                <w:div w:id="768161675">
                  <w:marLeft w:val="0"/>
                  <w:marRight w:val="0"/>
                  <w:marTop w:val="0"/>
                  <w:marBottom w:val="0"/>
                  <w:divBdr>
                    <w:top w:val="single" w:sz="2" w:space="1" w:color="FFFFFF"/>
                    <w:left w:val="single" w:sz="2" w:space="12" w:color="FFFFFF"/>
                    <w:bottom w:val="single" w:sz="2" w:space="4" w:color="FFFFFF"/>
                    <w:right w:val="single" w:sz="2" w:space="4" w:color="FFFFFF"/>
                  </w:divBdr>
                  <w:divsChild>
                    <w:div w:id="33469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37579">
          <w:marLeft w:val="0"/>
          <w:marRight w:val="0"/>
          <w:marTop w:val="0"/>
          <w:marBottom w:val="335"/>
          <w:divBdr>
            <w:top w:val="none" w:sz="0" w:space="0" w:color="auto"/>
            <w:left w:val="none" w:sz="0" w:space="0" w:color="auto"/>
            <w:bottom w:val="none" w:sz="0" w:space="0" w:color="auto"/>
            <w:right w:val="none" w:sz="0" w:space="0" w:color="auto"/>
          </w:divBdr>
          <w:divsChild>
            <w:div w:id="1443261036">
              <w:marLeft w:val="0"/>
              <w:marRight w:val="0"/>
              <w:marTop w:val="0"/>
              <w:marBottom w:val="0"/>
              <w:divBdr>
                <w:top w:val="none" w:sz="0" w:space="0" w:color="auto"/>
                <w:left w:val="none" w:sz="0" w:space="0" w:color="auto"/>
                <w:bottom w:val="none" w:sz="0" w:space="0" w:color="auto"/>
                <w:right w:val="none" w:sz="0" w:space="0" w:color="auto"/>
              </w:divBdr>
              <w:divsChild>
                <w:div w:id="2040811994">
                  <w:marLeft w:val="0"/>
                  <w:marRight w:val="0"/>
                  <w:marTop w:val="0"/>
                  <w:marBottom w:val="0"/>
                  <w:divBdr>
                    <w:top w:val="single" w:sz="2" w:space="4" w:color="FFFFFF"/>
                    <w:left w:val="single" w:sz="2" w:space="12" w:color="FFFFFF"/>
                    <w:bottom w:val="single" w:sz="2" w:space="1" w:color="FFFFFF"/>
                    <w:right w:val="single" w:sz="2" w:space="4" w:color="FFFFFF"/>
                  </w:divBdr>
                  <w:divsChild>
                    <w:div w:id="2141919767">
                      <w:marLeft w:val="0"/>
                      <w:marRight w:val="0"/>
                      <w:marTop w:val="0"/>
                      <w:marBottom w:val="0"/>
                      <w:divBdr>
                        <w:top w:val="none" w:sz="0" w:space="0" w:color="auto"/>
                        <w:left w:val="none" w:sz="0" w:space="0" w:color="auto"/>
                        <w:bottom w:val="none" w:sz="0" w:space="0" w:color="auto"/>
                        <w:right w:val="none" w:sz="0" w:space="0" w:color="auto"/>
                      </w:divBdr>
                    </w:div>
                  </w:divsChild>
                </w:div>
                <w:div w:id="1477213307">
                  <w:marLeft w:val="0"/>
                  <w:marRight w:val="0"/>
                  <w:marTop w:val="0"/>
                  <w:marBottom w:val="0"/>
                  <w:divBdr>
                    <w:top w:val="single" w:sz="2" w:space="1" w:color="FFFFFF"/>
                    <w:left w:val="single" w:sz="2" w:space="12" w:color="FFFFFF"/>
                    <w:bottom w:val="single" w:sz="2" w:space="1" w:color="FFFFFF"/>
                    <w:right w:val="single" w:sz="2" w:space="4" w:color="FFFFFF"/>
                  </w:divBdr>
                  <w:divsChild>
                    <w:div w:id="1247377819">
                      <w:marLeft w:val="0"/>
                      <w:marRight w:val="0"/>
                      <w:marTop w:val="0"/>
                      <w:marBottom w:val="0"/>
                      <w:divBdr>
                        <w:top w:val="none" w:sz="0" w:space="0" w:color="auto"/>
                        <w:left w:val="none" w:sz="0" w:space="0" w:color="auto"/>
                        <w:bottom w:val="none" w:sz="0" w:space="0" w:color="auto"/>
                        <w:right w:val="none" w:sz="0" w:space="0" w:color="auto"/>
                      </w:divBdr>
                    </w:div>
                  </w:divsChild>
                </w:div>
                <w:div w:id="1132940052">
                  <w:marLeft w:val="0"/>
                  <w:marRight w:val="0"/>
                  <w:marTop w:val="0"/>
                  <w:marBottom w:val="0"/>
                  <w:divBdr>
                    <w:top w:val="single" w:sz="2" w:space="1" w:color="FFFFFF"/>
                    <w:left w:val="single" w:sz="2" w:space="12" w:color="FFFFFF"/>
                    <w:bottom w:val="single" w:sz="2" w:space="1" w:color="FFFFFF"/>
                    <w:right w:val="single" w:sz="2" w:space="4" w:color="FFFFFF"/>
                  </w:divBdr>
                  <w:divsChild>
                    <w:div w:id="472526282">
                      <w:marLeft w:val="0"/>
                      <w:marRight w:val="0"/>
                      <w:marTop w:val="0"/>
                      <w:marBottom w:val="0"/>
                      <w:divBdr>
                        <w:top w:val="none" w:sz="0" w:space="0" w:color="auto"/>
                        <w:left w:val="none" w:sz="0" w:space="0" w:color="auto"/>
                        <w:bottom w:val="none" w:sz="0" w:space="0" w:color="auto"/>
                        <w:right w:val="none" w:sz="0" w:space="0" w:color="auto"/>
                      </w:divBdr>
                    </w:div>
                  </w:divsChild>
                </w:div>
                <w:div w:id="1644003060">
                  <w:marLeft w:val="0"/>
                  <w:marRight w:val="0"/>
                  <w:marTop w:val="0"/>
                  <w:marBottom w:val="0"/>
                  <w:divBdr>
                    <w:top w:val="single" w:sz="2" w:space="1" w:color="FFFFFF"/>
                    <w:left w:val="single" w:sz="2" w:space="12" w:color="FFFFFF"/>
                    <w:bottom w:val="single" w:sz="2" w:space="1" w:color="FFFFFF"/>
                    <w:right w:val="single" w:sz="2" w:space="4" w:color="FFFFFF"/>
                  </w:divBdr>
                  <w:divsChild>
                    <w:div w:id="1445029998">
                      <w:marLeft w:val="0"/>
                      <w:marRight w:val="0"/>
                      <w:marTop w:val="0"/>
                      <w:marBottom w:val="0"/>
                      <w:divBdr>
                        <w:top w:val="none" w:sz="0" w:space="0" w:color="auto"/>
                        <w:left w:val="none" w:sz="0" w:space="0" w:color="auto"/>
                        <w:bottom w:val="none" w:sz="0" w:space="0" w:color="auto"/>
                        <w:right w:val="none" w:sz="0" w:space="0" w:color="auto"/>
                      </w:divBdr>
                    </w:div>
                  </w:divsChild>
                </w:div>
                <w:div w:id="1412854090">
                  <w:marLeft w:val="0"/>
                  <w:marRight w:val="0"/>
                  <w:marTop w:val="0"/>
                  <w:marBottom w:val="0"/>
                  <w:divBdr>
                    <w:top w:val="single" w:sz="2" w:space="1" w:color="FFFFFF"/>
                    <w:left w:val="single" w:sz="2" w:space="12" w:color="FFFFFF"/>
                    <w:bottom w:val="single" w:sz="2" w:space="1" w:color="FFFFFF"/>
                    <w:right w:val="single" w:sz="2" w:space="4" w:color="FFFFFF"/>
                  </w:divBdr>
                  <w:divsChild>
                    <w:div w:id="265312498">
                      <w:marLeft w:val="0"/>
                      <w:marRight w:val="0"/>
                      <w:marTop w:val="0"/>
                      <w:marBottom w:val="0"/>
                      <w:divBdr>
                        <w:top w:val="none" w:sz="0" w:space="0" w:color="auto"/>
                        <w:left w:val="none" w:sz="0" w:space="0" w:color="auto"/>
                        <w:bottom w:val="none" w:sz="0" w:space="0" w:color="auto"/>
                        <w:right w:val="none" w:sz="0" w:space="0" w:color="auto"/>
                      </w:divBdr>
                    </w:div>
                  </w:divsChild>
                </w:div>
                <w:div w:id="384833337">
                  <w:marLeft w:val="0"/>
                  <w:marRight w:val="0"/>
                  <w:marTop w:val="0"/>
                  <w:marBottom w:val="0"/>
                  <w:divBdr>
                    <w:top w:val="single" w:sz="2" w:space="1" w:color="FFFFFF"/>
                    <w:left w:val="single" w:sz="2" w:space="12" w:color="FFFFFF"/>
                    <w:bottom w:val="single" w:sz="2" w:space="1" w:color="FFFFFF"/>
                    <w:right w:val="single" w:sz="2" w:space="4" w:color="FFFFFF"/>
                  </w:divBdr>
                  <w:divsChild>
                    <w:div w:id="1330645257">
                      <w:marLeft w:val="0"/>
                      <w:marRight w:val="0"/>
                      <w:marTop w:val="0"/>
                      <w:marBottom w:val="0"/>
                      <w:divBdr>
                        <w:top w:val="none" w:sz="0" w:space="0" w:color="auto"/>
                        <w:left w:val="none" w:sz="0" w:space="0" w:color="auto"/>
                        <w:bottom w:val="none" w:sz="0" w:space="0" w:color="auto"/>
                        <w:right w:val="none" w:sz="0" w:space="0" w:color="auto"/>
                      </w:divBdr>
                    </w:div>
                  </w:divsChild>
                </w:div>
                <w:div w:id="965352908">
                  <w:marLeft w:val="0"/>
                  <w:marRight w:val="0"/>
                  <w:marTop w:val="0"/>
                  <w:marBottom w:val="0"/>
                  <w:divBdr>
                    <w:top w:val="single" w:sz="2" w:space="1" w:color="FFFFFF"/>
                    <w:left w:val="single" w:sz="2" w:space="12" w:color="FFFFFF"/>
                    <w:bottom w:val="single" w:sz="2" w:space="1" w:color="FFFFFF"/>
                    <w:right w:val="single" w:sz="2" w:space="4" w:color="FFFFFF"/>
                  </w:divBdr>
                  <w:divsChild>
                    <w:div w:id="1924874556">
                      <w:marLeft w:val="0"/>
                      <w:marRight w:val="0"/>
                      <w:marTop w:val="0"/>
                      <w:marBottom w:val="0"/>
                      <w:divBdr>
                        <w:top w:val="none" w:sz="0" w:space="0" w:color="auto"/>
                        <w:left w:val="none" w:sz="0" w:space="0" w:color="auto"/>
                        <w:bottom w:val="none" w:sz="0" w:space="0" w:color="auto"/>
                        <w:right w:val="none" w:sz="0" w:space="0" w:color="auto"/>
                      </w:divBdr>
                    </w:div>
                  </w:divsChild>
                </w:div>
                <w:div w:id="287779995">
                  <w:marLeft w:val="0"/>
                  <w:marRight w:val="0"/>
                  <w:marTop w:val="0"/>
                  <w:marBottom w:val="0"/>
                  <w:divBdr>
                    <w:top w:val="single" w:sz="2" w:space="1" w:color="FFFFFF"/>
                    <w:left w:val="single" w:sz="2" w:space="12" w:color="FFFFFF"/>
                    <w:bottom w:val="single" w:sz="2" w:space="1" w:color="FFFFFF"/>
                    <w:right w:val="single" w:sz="2" w:space="4" w:color="FFFFFF"/>
                  </w:divBdr>
                  <w:divsChild>
                    <w:div w:id="667292850">
                      <w:marLeft w:val="0"/>
                      <w:marRight w:val="0"/>
                      <w:marTop w:val="0"/>
                      <w:marBottom w:val="0"/>
                      <w:divBdr>
                        <w:top w:val="none" w:sz="0" w:space="0" w:color="auto"/>
                        <w:left w:val="none" w:sz="0" w:space="0" w:color="auto"/>
                        <w:bottom w:val="none" w:sz="0" w:space="0" w:color="auto"/>
                        <w:right w:val="none" w:sz="0" w:space="0" w:color="auto"/>
                      </w:divBdr>
                    </w:div>
                  </w:divsChild>
                </w:div>
                <w:div w:id="220214305">
                  <w:marLeft w:val="0"/>
                  <w:marRight w:val="0"/>
                  <w:marTop w:val="0"/>
                  <w:marBottom w:val="0"/>
                  <w:divBdr>
                    <w:top w:val="single" w:sz="2" w:space="1" w:color="FFFFFF"/>
                    <w:left w:val="single" w:sz="2" w:space="12" w:color="FFFFFF"/>
                    <w:bottom w:val="single" w:sz="2" w:space="1" w:color="FFFFFF"/>
                    <w:right w:val="single" w:sz="2" w:space="4" w:color="FFFFFF"/>
                  </w:divBdr>
                  <w:divsChild>
                    <w:div w:id="1023942178">
                      <w:marLeft w:val="0"/>
                      <w:marRight w:val="0"/>
                      <w:marTop w:val="0"/>
                      <w:marBottom w:val="0"/>
                      <w:divBdr>
                        <w:top w:val="none" w:sz="0" w:space="0" w:color="auto"/>
                        <w:left w:val="none" w:sz="0" w:space="0" w:color="auto"/>
                        <w:bottom w:val="none" w:sz="0" w:space="0" w:color="auto"/>
                        <w:right w:val="none" w:sz="0" w:space="0" w:color="auto"/>
                      </w:divBdr>
                    </w:div>
                  </w:divsChild>
                </w:div>
                <w:div w:id="675763611">
                  <w:marLeft w:val="0"/>
                  <w:marRight w:val="0"/>
                  <w:marTop w:val="0"/>
                  <w:marBottom w:val="0"/>
                  <w:divBdr>
                    <w:top w:val="single" w:sz="2" w:space="1" w:color="FFFFFF"/>
                    <w:left w:val="single" w:sz="2" w:space="12" w:color="FFFFFF"/>
                    <w:bottom w:val="single" w:sz="2" w:space="1" w:color="FFFFFF"/>
                    <w:right w:val="single" w:sz="2" w:space="4" w:color="FFFFFF"/>
                  </w:divBdr>
                  <w:divsChild>
                    <w:div w:id="1893808583">
                      <w:marLeft w:val="0"/>
                      <w:marRight w:val="0"/>
                      <w:marTop w:val="0"/>
                      <w:marBottom w:val="0"/>
                      <w:divBdr>
                        <w:top w:val="none" w:sz="0" w:space="0" w:color="auto"/>
                        <w:left w:val="none" w:sz="0" w:space="0" w:color="auto"/>
                        <w:bottom w:val="none" w:sz="0" w:space="0" w:color="auto"/>
                        <w:right w:val="none" w:sz="0" w:space="0" w:color="auto"/>
                      </w:divBdr>
                    </w:div>
                  </w:divsChild>
                </w:div>
                <w:div w:id="1832060945">
                  <w:marLeft w:val="0"/>
                  <w:marRight w:val="0"/>
                  <w:marTop w:val="0"/>
                  <w:marBottom w:val="0"/>
                  <w:divBdr>
                    <w:top w:val="single" w:sz="2" w:space="1" w:color="FFFFFF"/>
                    <w:left w:val="single" w:sz="2" w:space="12" w:color="FFFFFF"/>
                    <w:bottom w:val="single" w:sz="2" w:space="1" w:color="FFFFFF"/>
                    <w:right w:val="single" w:sz="2" w:space="4" w:color="FFFFFF"/>
                  </w:divBdr>
                  <w:divsChild>
                    <w:div w:id="1016082925">
                      <w:marLeft w:val="0"/>
                      <w:marRight w:val="0"/>
                      <w:marTop w:val="0"/>
                      <w:marBottom w:val="0"/>
                      <w:divBdr>
                        <w:top w:val="none" w:sz="0" w:space="0" w:color="auto"/>
                        <w:left w:val="none" w:sz="0" w:space="0" w:color="auto"/>
                        <w:bottom w:val="none" w:sz="0" w:space="0" w:color="auto"/>
                        <w:right w:val="none" w:sz="0" w:space="0" w:color="auto"/>
                      </w:divBdr>
                    </w:div>
                  </w:divsChild>
                </w:div>
                <w:div w:id="908809058">
                  <w:marLeft w:val="0"/>
                  <w:marRight w:val="0"/>
                  <w:marTop w:val="0"/>
                  <w:marBottom w:val="0"/>
                  <w:divBdr>
                    <w:top w:val="single" w:sz="2" w:space="1" w:color="FFFFFF"/>
                    <w:left w:val="single" w:sz="2" w:space="12" w:color="FFFFFF"/>
                    <w:bottom w:val="single" w:sz="2" w:space="1" w:color="FFFFFF"/>
                    <w:right w:val="single" w:sz="2" w:space="4" w:color="FFFFFF"/>
                  </w:divBdr>
                  <w:divsChild>
                    <w:div w:id="51851826">
                      <w:marLeft w:val="0"/>
                      <w:marRight w:val="0"/>
                      <w:marTop w:val="0"/>
                      <w:marBottom w:val="0"/>
                      <w:divBdr>
                        <w:top w:val="none" w:sz="0" w:space="0" w:color="auto"/>
                        <w:left w:val="none" w:sz="0" w:space="0" w:color="auto"/>
                        <w:bottom w:val="none" w:sz="0" w:space="0" w:color="auto"/>
                        <w:right w:val="none" w:sz="0" w:space="0" w:color="auto"/>
                      </w:divBdr>
                    </w:div>
                  </w:divsChild>
                </w:div>
                <w:div w:id="811941684">
                  <w:marLeft w:val="0"/>
                  <w:marRight w:val="0"/>
                  <w:marTop w:val="0"/>
                  <w:marBottom w:val="0"/>
                  <w:divBdr>
                    <w:top w:val="single" w:sz="2" w:space="1" w:color="FFFFFF"/>
                    <w:left w:val="single" w:sz="2" w:space="12" w:color="FFFFFF"/>
                    <w:bottom w:val="single" w:sz="2" w:space="1" w:color="FFFFFF"/>
                    <w:right w:val="single" w:sz="2" w:space="4" w:color="FFFFFF"/>
                  </w:divBdr>
                  <w:divsChild>
                    <w:div w:id="45956018">
                      <w:marLeft w:val="0"/>
                      <w:marRight w:val="0"/>
                      <w:marTop w:val="0"/>
                      <w:marBottom w:val="0"/>
                      <w:divBdr>
                        <w:top w:val="none" w:sz="0" w:space="0" w:color="auto"/>
                        <w:left w:val="none" w:sz="0" w:space="0" w:color="auto"/>
                        <w:bottom w:val="none" w:sz="0" w:space="0" w:color="auto"/>
                        <w:right w:val="none" w:sz="0" w:space="0" w:color="auto"/>
                      </w:divBdr>
                    </w:div>
                  </w:divsChild>
                </w:div>
                <w:div w:id="2069569907">
                  <w:marLeft w:val="0"/>
                  <w:marRight w:val="0"/>
                  <w:marTop w:val="0"/>
                  <w:marBottom w:val="0"/>
                  <w:divBdr>
                    <w:top w:val="single" w:sz="2" w:space="1" w:color="FFFFFF"/>
                    <w:left w:val="single" w:sz="2" w:space="12" w:color="FFFFFF"/>
                    <w:bottom w:val="single" w:sz="2" w:space="1" w:color="FFFFFF"/>
                    <w:right w:val="single" w:sz="2" w:space="4" w:color="FFFFFF"/>
                  </w:divBdr>
                  <w:divsChild>
                    <w:div w:id="1193222943">
                      <w:marLeft w:val="0"/>
                      <w:marRight w:val="0"/>
                      <w:marTop w:val="0"/>
                      <w:marBottom w:val="0"/>
                      <w:divBdr>
                        <w:top w:val="none" w:sz="0" w:space="0" w:color="auto"/>
                        <w:left w:val="none" w:sz="0" w:space="0" w:color="auto"/>
                        <w:bottom w:val="none" w:sz="0" w:space="0" w:color="auto"/>
                        <w:right w:val="none" w:sz="0" w:space="0" w:color="auto"/>
                      </w:divBdr>
                    </w:div>
                  </w:divsChild>
                </w:div>
                <w:div w:id="451822293">
                  <w:marLeft w:val="0"/>
                  <w:marRight w:val="0"/>
                  <w:marTop w:val="0"/>
                  <w:marBottom w:val="0"/>
                  <w:divBdr>
                    <w:top w:val="single" w:sz="2" w:space="1" w:color="FFFFFF"/>
                    <w:left w:val="single" w:sz="2" w:space="12" w:color="FFFFFF"/>
                    <w:bottom w:val="single" w:sz="2" w:space="1" w:color="FFFFFF"/>
                    <w:right w:val="single" w:sz="2" w:space="4" w:color="FFFFFF"/>
                  </w:divBdr>
                  <w:divsChild>
                    <w:div w:id="1311710701">
                      <w:marLeft w:val="0"/>
                      <w:marRight w:val="0"/>
                      <w:marTop w:val="0"/>
                      <w:marBottom w:val="0"/>
                      <w:divBdr>
                        <w:top w:val="none" w:sz="0" w:space="0" w:color="auto"/>
                        <w:left w:val="none" w:sz="0" w:space="0" w:color="auto"/>
                        <w:bottom w:val="none" w:sz="0" w:space="0" w:color="auto"/>
                        <w:right w:val="none" w:sz="0" w:space="0" w:color="auto"/>
                      </w:divBdr>
                    </w:div>
                  </w:divsChild>
                </w:div>
                <w:div w:id="886995255">
                  <w:marLeft w:val="0"/>
                  <w:marRight w:val="0"/>
                  <w:marTop w:val="0"/>
                  <w:marBottom w:val="0"/>
                  <w:divBdr>
                    <w:top w:val="single" w:sz="2" w:space="1" w:color="FFFFFF"/>
                    <w:left w:val="single" w:sz="2" w:space="12" w:color="FFFFFF"/>
                    <w:bottom w:val="single" w:sz="2" w:space="1" w:color="FFFFFF"/>
                    <w:right w:val="single" w:sz="2" w:space="4" w:color="FFFFFF"/>
                  </w:divBdr>
                  <w:divsChild>
                    <w:div w:id="85538895">
                      <w:marLeft w:val="0"/>
                      <w:marRight w:val="0"/>
                      <w:marTop w:val="0"/>
                      <w:marBottom w:val="0"/>
                      <w:divBdr>
                        <w:top w:val="none" w:sz="0" w:space="0" w:color="auto"/>
                        <w:left w:val="none" w:sz="0" w:space="0" w:color="auto"/>
                        <w:bottom w:val="none" w:sz="0" w:space="0" w:color="auto"/>
                        <w:right w:val="none" w:sz="0" w:space="0" w:color="auto"/>
                      </w:divBdr>
                    </w:div>
                  </w:divsChild>
                </w:div>
                <w:div w:id="2002731698">
                  <w:marLeft w:val="0"/>
                  <w:marRight w:val="0"/>
                  <w:marTop w:val="0"/>
                  <w:marBottom w:val="0"/>
                  <w:divBdr>
                    <w:top w:val="single" w:sz="2" w:space="1" w:color="FFFFFF"/>
                    <w:left w:val="single" w:sz="2" w:space="12" w:color="FFFFFF"/>
                    <w:bottom w:val="single" w:sz="2" w:space="1" w:color="FFFFFF"/>
                    <w:right w:val="single" w:sz="2" w:space="4" w:color="FFFFFF"/>
                  </w:divBdr>
                  <w:divsChild>
                    <w:div w:id="1390232073">
                      <w:marLeft w:val="0"/>
                      <w:marRight w:val="0"/>
                      <w:marTop w:val="0"/>
                      <w:marBottom w:val="0"/>
                      <w:divBdr>
                        <w:top w:val="none" w:sz="0" w:space="0" w:color="auto"/>
                        <w:left w:val="none" w:sz="0" w:space="0" w:color="auto"/>
                        <w:bottom w:val="none" w:sz="0" w:space="0" w:color="auto"/>
                        <w:right w:val="none" w:sz="0" w:space="0" w:color="auto"/>
                      </w:divBdr>
                    </w:div>
                  </w:divsChild>
                </w:div>
                <w:div w:id="1661928240">
                  <w:marLeft w:val="0"/>
                  <w:marRight w:val="0"/>
                  <w:marTop w:val="0"/>
                  <w:marBottom w:val="0"/>
                  <w:divBdr>
                    <w:top w:val="single" w:sz="2" w:space="1" w:color="FFFFFF"/>
                    <w:left w:val="single" w:sz="2" w:space="12" w:color="FFFFFF"/>
                    <w:bottom w:val="single" w:sz="2" w:space="1" w:color="FFFFFF"/>
                    <w:right w:val="single" w:sz="2" w:space="4" w:color="FFFFFF"/>
                  </w:divBdr>
                  <w:divsChild>
                    <w:div w:id="1064641367">
                      <w:marLeft w:val="0"/>
                      <w:marRight w:val="0"/>
                      <w:marTop w:val="0"/>
                      <w:marBottom w:val="0"/>
                      <w:divBdr>
                        <w:top w:val="none" w:sz="0" w:space="0" w:color="auto"/>
                        <w:left w:val="none" w:sz="0" w:space="0" w:color="auto"/>
                        <w:bottom w:val="none" w:sz="0" w:space="0" w:color="auto"/>
                        <w:right w:val="none" w:sz="0" w:space="0" w:color="auto"/>
                      </w:divBdr>
                    </w:div>
                  </w:divsChild>
                </w:div>
                <w:div w:id="208305649">
                  <w:marLeft w:val="0"/>
                  <w:marRight w:val="0"/>
                  <w:marTop w:val="0"/>
                  <w:marBottom w:val="0"/>
                  <w:divBdr>
                    <w:top w:val="single" w:sz="2" w:space="1" w:color="FFFFFF"/>
                    <w:left w:val="single" w:sz="2" w:space="12" w:color="FFFFFF"/>
                    <w:bottom w:val="single" w:sz="2" w:space="1" w:color="FFFFFF"/>
                    <w:right w:val="single" w:sz="2" w:space="4" w:color="FFFFFF"/>
                  </w:divBdr>
                  <w:divsChild>
                    <w:div w:id="1422142928">
                      <w:marLeft w:val="0"/>
                      <w:marRight w:val="0"/>
                      <w:marTop w:val="0"/>
                      <w:marBottom w:val="0"/>
                      <w:divBdr>
                        <w:top w:val="none" w:sz="0" w:space="0" w:color="auto"/>
                        <w:left w:val="none" w:sz="0" w:space="0" w:color="auto"/>
                        <w:bottom w:val="none" w:sz="0" w:space="0" w:color="auto"/>
                        <w:right w:val="none" w:sz="0" w:space="0" w:color="auto"/>
                      </w:divBdr>
                    </w:div>
                  </w:divsChild>
                </w:div>
                <w:div w:id="2099012844">
                  <w:marLeft w:val="0"/>
                  <w:marRight w:val="0"/>
                  <w:marTop w:val="0"/>
                  <w:marBottom w:val="0"/>
                  <w:divBdr>
                    <w:top w:val="single" w:sz="2" w:space="1" w:color="FFFFFF"/>
                    <w:left w:val="single" w:sz="2" w:space="12" w:color="FFFFFF"/>
                    <w:bottom w:val="single" w:sz="2" w:space="1" w:color="FFFFFF"/>
                    <w:right w:val="single" w:sz="2" w:space="4" w:color="FFFFFF"/>
                  </w:divBdr>
                  <w:divsChild>
                    <w:div w:id="800466516">
                      <w:marLeft w:val="0"/>
                      <w:marRight w:val="0"/>
                      <w:marTop w:val="0"/>
                      <w:marBottom w:val="0"/>
                      <w:divBdr>
                        <w:top w:val="none" w:sz="0" w:space="0" w:color="auto"/>
                        <w:left w:val="none" w:sz="0" w:space="0" w:color="auto"/>
                        <w:bottom w:val="none" w:sz="0" w:space="0" w:color="auto"/>
                        <w:right w:val="none" w:sz="0" w:space="0" w:color="auto"/>
                      </w:divBdr>
                    </w:div>
                  </w:divsChild>
                </w:div>
                <w:div w:id="1002704137">
                  <w:marLeft w:val="0"/>
                  <w:marRight w:val="0"/>
                  <w:marTop w:val="0"/>
                  <w:marBottom w:val="0"/>
                  <w:divBdr>
                    <w:top w:val="single" w:sz="2" w:space="1" w:color="FFFFFF"/>
                    <w:left w:val="single" w:sz="2" w:space="12" w:color="FFFFFF"/>
                    <w:bottom w:val="single" w:sz="2" w:space="1" w:color="FFFFFF"/>
                    <w:right w:val="single" w:sz="2" w:space="4" w:color="FFFFFF"/>
                  </w:divBdr>
                  <w:divsChild>
                    <w:div w:id="1795177574">
                      <w:marLeft w:val="0"/>
                      <w:marRight w:val="0"/>
                      <w:marTop w:val="0"/>
                      <w:marBottom w:val="0"/>
                      <w:divBdr>
                        <w:top w:val="none" w:sz="0" w:space="0" w:color="auto"/>
                        <w:left w:val="none" w:sz="0" w:space="0" w:color="auto"/>
                        <w:bottom w:val="none" w:sz="0" w:space="0" w:color="auto"/>
                        <w:right w:val="none" w:sz="0" w:space="0" w:color="auto"/>
                      </w:divBdr>
                    </w:div>
                  </w:divsChild>
                </w:div>
                <w:div w:id="2124182298">
                  <w:marLeft w:val="0"/>
                  <w:marRight w:val="0"/>
                  <w:marTop w:val="0"/>
                  <w:marBottom w:val="0"/>
                  <w:divBdr>
                    <w:top w:val="single" w:sz="2" w:space="1" w:color="FFFFFF"/>
                    <w:left w:val="single" w:sz="2" w:space="12" w:color="FFFFFF"/>
                    <w:bottom w:val="single" w:sz="2" w:space="1" w:color="FFFFFF"/>
                    <w:right w:val="single" w:sz="2" w:space="4" w:color="FFFFFF"/>
                  </w:divBdr>
                  <w:divsChild>
                    <w:div w:id="700479219">
                      <w:marLeft w:val="0"/>
                      <w:marRight w:val="0"/>
                      <w:marTop w:val="0"/>
                      <w:marBottom w:val="0"/>
                      <w:divBdr>
                        <w:top w:val="none" w:sz="0" w:space="0" w:color="auto"/>
                        <w:left w:val="none" w:sz="0" w:space="0" w:color="auto"/>
                        <w:bottom w:val="none" w:sz="0" w:space="0" w:color="auto"/>
                        <w:right w:val="none" w:sz="0" w:space="0" w:color="auto"/>
                      </w:divBdr>
                    </w:div>
                  </w:divsChild>
                </w:div>
                <w:div w:id="192428314">
                  <w:marLeft w:val="0"/>
                  <w:marRight w:val="0"/>
                  <w:marTop w:val="0"/>
                  <w:marBottom w:val="0"/>
                  <w:divBdr>
                    <w:top w:val="single" w:sz="2" w:space="1" w:color="FFFFFF"/>
                    <w:left w:val="single" w:sz="2" w:space="12" w:color="FFFFFF"/>
                    <w:bottom w:val="single" w:sz="2" w:space="1" w:color="FFFFFF"/>
                    <w:right w:val="single" w:sz="2" w:space="4" w:color="FFFFFF"/>
                  </w:divBdr>
                  <w:divsChild>
                    <w:div w:id="1547139518">
                      <w:marLeft w:val="0"/>
                      <w:marRight w:val="0"/>
                      <w:marTop w:val="0"/>
                      <w:marBottom w:val="0"/>
                      <w:divBdr>
                        <w:top w:val="none" w:sz="0" w:space="0" w:color="auto"/>
                        <w:left w:val="none" w:sz="0" w:space="0" w:color="auto"/>
                        <w:bottom w:val="none" w:sz="0" w:space="0" w:color="auto"/>
                        <w:right w:val="none" w:sz="0" w:space="0" w:color="auto"/>
                      </w:divBdr>
                    </w:div>
                  </w:divsChild>
                </w:div>
                <w:div w:id="1894852890">
                  <w:marLeft w:val="0"/>
                  <w:marRight w:val="0"/>
                  <w:marTop w:val="0"/>
                  <w:marBottom w:val="0"/>
                  <w:divBdr>
                    <w:top w:val="single" w:sz="2" w:space="1" w:color="FFFFFF"/>
                    <w:left w:val="single" w:sz="2" w:space="12" w:color="FFFFFF"/>
                    <w:bottom w:val="single" w:sz="2" w:space="1" w:color="FFFFFF"/>
                    <w:right w:val="single" w:sz="2" w:space="4" w:color="FFFFFF"/>
                  </w:divBdr>
                  <w:divsChild>
                    <w:div w:id="645282710">
                      <w:marLeft w:val="0"/>
                      <w:marRight w:val="0"/>
                      <w:marTop w:val="0"/>
                      <w:marBottom w:val="0"/>
                      <w:divBdr>
                        <w:top w:val="none" w:sz="0" w:space="0" w:color="auto"/>
                        <w:left w:val="none" w:sz="0" w:space="0" w:color="auto"/>
                        <w:bottom w:val="none" w:sz="0" w:space="0" w:color="auto"/>
                        <w:right w:val="none" w:sz="0" w:space="0" w:color="auto"/>
                      </w:divBdr>
                    </w:div>
                  </w:divsChild>
                </w:div>
                <w:div w:id="1488092004">
                  <w:marLeft w:val="0"/>
                  <w:marRight w:val="0"/>
                  <w:marTop w:val="0"/>
                  <w:marBottom w:val="0"/>
                  <w:divBdr>
                    <w:top w:val="single" w:sz="2" w:space="1" w:color="FFFFFF"/>
                    <w:left w:val="single" w:sz="2" w:space="12" w:color="FFFFFF"/>
                    <w:bottom w:val="single" w:sz="2" w:space="1" w:color="FFFFFF"/>
                    <w:right w:val="single" w:sz="2" w:space="4" w:color="FFFFFF"/>
                  </w:divBdr>
                  <w:divsChild>
                    <w:div w:id="1464932219">
                      <w:marLeft w:val="0"/>
                      <w:marRight w:val="0"/>
                      <w:marTop w:val="0"/>
                      <w:marBottom w:val="0"/>
                      <w:divBdr>
                        <w:top w:val="none" w:sz="0" w:space="0" w:color="auto"/>
                        <w:left w:val="none" w:sz="0" w:space="0" w:color="auto"/>
                        <w:bottom w:val="none" w:sz="0" w:space="0" w:color="auto"/>
                        <w:right w:val="none" w:sz="0" w:space="0" w:color="auto"/>
                      </w:divBdr>
                    </w:div>
                  </w:divsChild>
                </w:div>
                <w:div w:id="2035230005">
                  <w:marLeft w:val="0"/>
                  <w:marRight w:val="0"/>
                  <w:marTop w:val="0"/>
                  <w:marBottom w:val="0"/>
                  <w:divBdr>
                    <w:top w:val="single" w:sz="2" w:space="1" w:color="FFFFFF"/>
                    <w:left w:val="single" w:sz="2" w:space="12" w:color="FFFFFF"/>
                    <w:bottom w:val="single" w:sz="2" w:space="1" w:color="FFFFFF"/>
                    <w:right w:val="single" w:sz="2" w:space="4" w:color="FFFFFF"/>
                  </w:divBdr>
                  <w:divsChild>
                    <w:div w:id="1628315997">
                      <w:marLeft w:val="0"/>
                      <w:marRight w:val="0"/>
                      <w:marTop w:val="0"/>
                      <w:marBottom w:val="0"/>
                      <w:divBdr>
                        <w:top w:val="none" w:sz="0" w:space="0" w:color="auto"/>
                        <w:left w:val="none" w:sz="0" w:space="0" w:color="auto"/>
                        <w:bottom w:val="none" w:sz="0" w:space="0" w:color="auto"/>
                        <w:right w:val="none" w:sz="0" w:space="0" w:color="auto"/>
                      </w:divBdr>
                    </w:div>
                  </w:divsChild>
                </w:div>
                <w:div w:id="1293287697">
                  <w:marLeft w:val="0"/>
                  <w:marRight w:val="0"/>
                  <w:marTop w:val="0"/>
                  <w:marBottom w:val="0"/>
                  <w:divBdr>
                    <w:top w:val="single" w:sz="2" w:space="1" w:color="FFFFFF"/>
                    <w:left w:val="single" w:sz="2" w:space="12" w:color="FFFFFF"/>
                    <w:bottom w:val="single" w:sz="2" w:space="1" w:color="FFFFFF"/>
                    <w:right w:val="single" w:sz="2" w:space="4" w:color="FFFFFF"/>
                  </w:divBdr>
                  <w:divsChild>
                    <w:div w:id="2040735498">
                      <w:marLeft w:val="0"/>
                      <w:marRight w:val="0"/>
                      <w:marTop w:val="0"/>
                      <w:marBottom w:val="0"/>
                      <w:divBdr>
                        <w:top w:val="none" w:sz="0" w:space="0" w:color="auto"/>
                        <w:left w:val="none" w:sz="0" w:space="0" w:color="auto"/>
                        <w:bottom w:val="none" w:sz="0" w:space="0" w:color="auto"/>
                        <w:right w:val="none" w:sz="0" w:space="0" w:color="auto"/>
                      </w:divBdr>
                    </w:div>
                  </w:divsChild>
                </w:div>
                <w:div w:id="12654569">
                  <w:marLeft w:val="0"/>
                  <w:marRight w:val="0"/>
                  <w:marTop w:val="0"/>
                  <w:marBottom w:val="0"/>
                  <w:divBdr>
                    <w:top w:val="single" w:sz="2" w:space="1" w:color="FFFFFF"/>
                    <w:left w:val="single" w:sz="2" w:space="12" w:color="FFFFFF"/>
                    <w:bottom w:val="single" w:sz="2" w:space="4" w:color="FFFFFF"/>
                    <w:right w:val="single" w:sz="2" w:space="4" w:color="FFFFFF"/>
                  </w:divBdr>
                  <w:divsChild>
                    <w:div w:id="213208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886641">
          <w:marLeft w:val="0"/>
          <w:marRight w:val="0"/>
          <w:marTop w:val="0"/>
          <w:marBottom w:val="335"/>
          <w:divBdr>
            <w:top w:val="none" w:sz="0" w:space="0" w:color="auto"/>
            <w:left w:val="none" w:sz="0" w:space="0" w:color="auto"/>
            <w:bottom w:val="none" w:sz="0" w:space="0" w:color="auto"/>
            <w:right w:val="none" w:sz="0" w:space="0" w:color="auto"/>
          </w:divBdr>
          <w:divsChild>
            <w:div w:id="1648976555">
              <w:marLeft w:val="0"/>
              <w:marRight w:val="0"/>
              <w:marTop w:val="0"/>
              <w:marBottom w:val="0"/>
              <w:divBdr>
                <w:top w:val="none" w:sz="0" w:space="0" w:color="auto"/>
                <w:left w:val="none" w:sz="0" w:space="0" w:color="auto"/>
                <w:bottom w:val="none" w:sz="0" w:space="0" w:color="auto"/>
                <w:right w:val="none" w:sz="0" w:space="0" w:color="auto"/>
              </w:divBdr>
              <w:divsChild>
                <w:div w:id="53701807">
                  <w:marLeft w:val="0"/>
                  <w:marRight w:val="0"/>
                  <w:marTop w:val="0"/>
                  <w:marBottom w:val="0"/>
                  <w:divBdr>
                    <w:top w:val="single" w:sz="2" w:space="4" w:color="FFFFFF"/>
                    <w:left w:val="single" w:sz="2" w:space="12" w:color="FFFFFF"/>
                    <w:bottom w:val="single" w:sz="2" w:space="1" w:color="FFFFFF"/>
                    <w:right w:val="single" w:sz="2" w:space="4" w:color="FFFFFF"/>
                  </w:divBdr>
                  <w:divsChild>
                    <w:div w:id="1123036013">
                      <w:marLeft w:val="0"/>
                      <w:marRight w:val="0"/>
                      <w:marTop w:val="0"/>
                      <w:marBottom w:val="0"/>
                      <w:divBdr>
                        <w:top w:val="none" w:sz="0" w:space="0" w:color="auto"/>
                        <w:left w:val="none" w:sz="0" w:space="0" w:color="auto"/>
                        <w:bottom w:val="none" w:sz="0" w:space="0" w:color="auto"/>
                        <w:right w:val="none" w:sz="0" w:space="0" w:color="auto"/>
                      </w:divBdr>
                    </w:div>
                  </w:divsChild>
                </w:div>
                <w:div w:id="239103688">
                  <w:marLeft w:val="0"/>
                  <w:marRight w:val="0"/>
                  <w:marTop w:val="0"/>
                  <w:marBottom w:val="0"/>
                  <w:divBdr>
                    <w:top w:val="single" w:sz="2" w:space="1" w:color="FFFFFF"/>
                    <w:left w:val="single" w:sz="2" w:space="12" w:color="FFFFFF"/>
                    <w:bottom w:val="single" w:sz="2" w:space="1" w:color="FFFFFF"/>
                    <w:right w:val="single" w:sz="2" w:space="4" w:color="FFFFFF"/>
                  </w:divBdr>
                  <w:divsChild>
                    <w:div w:id="755395235">
                      <w:marLeft w:val="0"/>
                      <w:marRight w:val="0"/>
                      <w:marTop w:val="0"/>
                      <w:marBottom w:val="0"/>
                      <w:divBdr>
                        <w:top w:val="none" w:sz="0" w:space="0" w:color="auto"/>
                        <w:left w:val="none" w:sz="0" w:space="0" w:color="auto"/>
                        <w:bottom w:val="none" w:sz="0" w:space="0" w:color="auto"/>
                        <w:right w:val="none" w:sz="0" w:space="0" w:color="auto"/>
                      </w:divBdr>
                    </w:div>
                  </w:divsChild>
                </w:div>
                <w:div w:id="54663143">
                  <w:marLeft w:val="0"/>
                  <w:marRight w:val="0"/>
                  <w:marTop w:val="0"/>
                  <w:marBottom w:val="0"/>
                  <w:divBdr>
                    <w:top w:val="single" w:sz="2" w:space="1" w:color="FFFFFF"/>
                    <w:left w:val="single" w:sz="2" w:space="12" w:color="FFFFFF"/>
                    <w:bottom w:val="single" w:sz="2" w:space="1" w:color="FFFFFF"/>
                    <w:right w:val="single" w:sz="2" w:space="4" w:color="FFFFFF"/>
                  </w:divBdr>
                  <w:divsChild>
                    <w:div w:id="639923852">
                      <w:marLeft w:val="0"/>
                      <w:marRight w:val="0"/>
                      <w:marTop w:val="0"/>
                      <w:marBottom w:val="0"/>
                      <w:divBdr>
                        <w:top w:val="none" w:sz="0" w:space="0" w:color="auto"/>
                        <w:left w:val="none" w:sz="0" w:space="0" w:color="auto"/>
                        <w:bottom w:val="none" w:sz="0" w:space="0" w:color="auto"/>
                        <w:right w:val="none" w:sz="0" w:space="0" w:color="auto"/>
                      </w:divBdr>
                    </w:div>
                  </w:divsChild>
                </w:div>
                <w:div w:id="2011518919">
                  <w:marLeft w:val="0"/>
                  <w:marRight w:val="0"/>
                  <w:marTop w:val="0"/>
                  <w:marBottom w:val="0"/>
                  <w:divBdr>
                    <w:top w:val="single" w:sz="2" w:space="1" w:color="FFFFFF"/>
                    <w:left w:val="single" w:sz="2" w:space="12" w:color="FFFFFF"/>
                    <w:bottom w:val="single" w:sz="2" w:space="1" w:color="FFFFFF"/>
                    <w:right w:val="single" w:sz="2" w:space="4" w:color="FFFFFF"/>
                  </w:divBdr>
                  <w:divsChild>
                    <w:div w:id="153910444">
                      <w:marLeft w:val="0"/>
                      <w:marRight w:val="0"/>
                      <w:marTop w:val="0"/>
                      <w:marBottom w:val="0"/>
                      <w:divBdr>
                        <w:top w:val="none" w:sz="0" w:space="0" w:color="auto"/>
                        <w:left w:val="none" w:sz="0" w:space="0" w:color="auto"/>
                        <w:bottom w:val="none" w:sz="0" w:space="0" w:color="auto"/>
                        <w:right w:val="none" w:sz="0" w:space="0" w:color="auto"/>
                      </w:divBdr>
                    </w:div>
                  </w:divsChild>
                </w:div>
                <w:div w:id="2144804514">
                  <w:marLeft w:val="0"/>
                  <w:marRight w:val="0"/>
                  <w:marTop w:val="0"/>
                  <w:marBottom w:val="0"/>
                  <w:divBdr>
                    <w:top w:val="single" w:sz="2" w:space="1" w:color="FFFFFF"/>
                    <w:left w:val="single" w:sz="2" w:space="12" w:color="FFFFFF"/>
                    <w:bottom w:val="single" w:sz="2" w:space="1" w:color="FFFFFF"/>
                    <w:right w:val="single" w:sz="2" w:space="4" w:color="FFFFFF"/>
                  </w:divBdr>
                  <w:divsChild>
                    <w:div w:id="197859246">
                      <w:marLeft w:val="0"/>
                      <w:marRight w:val="0"/>
                      <w:marTop w:val="0"/>
                      <w:marBottom w:val="0"/>
                      <w:divBdr>
                        <w:top w:val="none" w:sz="0" w:space="0" w:color="auto"/>
                        <w:left w:val="none" w:sz="0" w:space="0" w:color="auto"/>
                        <w:bottom w:val="none" w:sz="0" w:space="0" w:color="auto"/>
                        <w:right w:val="none" w:sz="0" w:space="0" w:color="auto"/>
                      </w:divBdr>
                    </w:div>
                  </w:divsChild>
                </w:div>
                <w:div w:id="840042977">
                  <w:marLeft w:val="0"/>
                  <w:marRight w:val="0"/>
                  <w:marTop w:val="0"/>
                  <w:marBottom w:val="0"/>
                  <w:divBdr>
                    <w:top w:val="single" w:sz="2" w:space="1" w:color="FFFFFF"/>
                    <w:left w:val="single" w:sz="2" w:space="12" w:color="FFFFFF"/>
                    <w:bottom w:val="single" w:sz="2" w:space="1" w:color="FFFFFF"/>
                    <w:right w:val="single" w:sz="2" w:space="4" w:color="FFFFFF"/>
                  </w:divBdr>
                  <w:divsChild>
                    <w:div w:id="976256707">
                      <w:marLeft w:val="0"/>
                      <w:marRight w:val="0"/>
                      <w:marTop w:val="0"/>
                      <w:marBottom w:val="0"/>
                      <w:divBdr>
                        <w:top w:val="none" w:sz="0" w:space="0" w:color="auto"/>
                        <w:left w:val="none" w:sz="0" w:space="0" w:color="auto"/>
                        <w:bottom w:val="none" w:sz="0" w:space="0" w:color="auto"/>
                        <w:right w:val="none" w:sz="0" w:space="0" w:color="auto"/>
                      </w:divBdr>
                    </w:div>
                  </w:divsChild>
                </w:div>
                <w:div w:id="1173835152">
                  <w:marLeft w:val="0"/>
                  <w:marRight w:val="0"/>
                  <w:marTop w:val="0"/>
                  <w:marBottom w:val="0"/>
                  <w:divBdr>
                    <w:top w:val="single" w:sz="2" w:space="1" w:color="FFFFFF"/>
                    <w:left w:val="single" w:sz="2" w:space="12" w:color="FFFFFF"/>
                    <w:bottom w:val="single" w:sz="2" w:space="1" w:color="FFFFFF"/>
                    <w:right w:val="single" w:sz="2" w:space="4" w:color="FFFFFF"/>
                  </w:divBdr>
                  <w:divsChild>
                    <w:div w:id="1986204251">
                      <w:marLeft w:val="0"/>
                      <w:marRight w:val="0"/>
                      <w:marTop w:val="0"/>
                      <w:marBottom w:val="0"/>
                      <w:divBdr>
                        <w:top w:val="none" w:sz="0" w:space="0" w:color="auto"/>
                        <w:left w:val="none" w:sz="0" w:space="0" w:color="auto"/>
                        <w:bottom w:val="none" w:sz="0" w:space="0" w:color="auto"/>
                        <w:right w:val="none" w:sz="0" w:space="0" w:color="auto"/>
                      </w:divBdr>
                    </w:div>
                  </w:divsChild>
                </w:div>
                <w:div w:id="1600066459">
                  <w:marLeft w:val="0"/>
                  <w:marRight w:val="0"/>
                  <w:marTop w:val="0"/>
                  <w:marBottom w:val="0"/>
                  <w:divBdr>
                    <w:top w:val="single" w:sz="2" w:space="1" w:color="FFFFFF"/>
                    <w:left w:val="single" w:sz="2" w:space="12" w:color="FFFFFF"/>
                    <w:bottom w:val="single" w:sz="2" w:space="1" w:color="FFFFFF"/>
                    <w:right w:val="single" w:sz="2" w:space="4" w:color="FFFFFF"/>
                  </w:divBdr>
                  <w:divsChild>
                    <w:div w:id="577055646">
                      <w:marLeft w:val="0"/>
                      <w:marRight w:val="0"/>
                      <w:marTop w:val="0"/>
                      <w:marBottom w:val="0"/>
                      <w:divBdr>
                        <w:top w:val="none" w:sz="0" w:space="0" w:color="auto"/>
                        <w:left w:val="none" w:sz="0" w:space="0" w:color="auto"/>
                        <w:bottom w:val="none" w:sz="0" w:space="0" w:color="auto"/>
                        <w:right w:val="none" w:sz="0" w:space="0" w:color="auto"/>
                      </w:divBdr>
                    </w:div>
                  </w:divsChild>
                </w:div>
                <w:div w:id="1908296033">
                  <w:marLeft w:val="0"/>
                  <w:marRight w:val="0"/>
                  <w:marTop w:val="0"/>
                  <w:marBottom w:val="0"/>
                  <w:divBdr>
                    <w:top w:val="single" w:sz="2" w:space="1" w:color="FFFFFF"/>
                    <w:left w:val="single" w:sz="2" w:space="12" w:color="FFFFFF"/>
                    <w:bottom w:val="single" w:sz="2" w:space="1" w:color="FFFFFF"/>
                    <w:right w:val="single" w:sz="2" w:space="4" w:color="FFFFFF"/>
                  </w:divBdr>
                  <w:divsChild>
                    <w:div w:id="951327282">
                      <w:marLeft w:val="0"/>
                      <w:marRight w:val="0"/>
                      <w:marTop w:val="0"/>
                      <w:marBottom w:val="0"/>
                      <w:divBdr>
                        <w:top w:val="none" w:sz="0" w:space="0" w:color="auto"/>
                        <w:left w:val="none" w:sz="0" w:space="0" w:color="auto"/>
                        <w:bottom w:val="none" w:sz="0" w:space="0" w:color="auto"/>
                        <w:right w:val="none" w:sz="0" w:space="0" w:color="auto"/>
                      </w:divBdr>
                    </w:div>
                  </w:divsChild>
                </w:div>
                <w:div w:id="624117819">
                  <w:marLeft w:val="0"/>
                  <w:marRight w:val="0"/>
                  <w:marTop w:val="0"/>
                  <w:marBottom w:val="0"/>
                  <w:divBdr>
                    <w:top w:val="single" w:sz="2" w:space="1" w:color="FFFFFF"/>
                    <w:left w:val="single" w:sz="2" w:space="12" w:color="FFFFFF"/>
                    <w:bottom w:val="single" w:sz="2" w:space="1" w:color="FFFFFF"/>
                    <w:right w:val="single" w:sz="2" w:space="4" w:color="FFFFFF"/>
                  </w:divBdr>
                  <w:divsChild>
                    <w:div w:id="702360937">
                      <w:marLeft w:val="0"/>
                      <w:marRight w:val="0"/>
                      <w:marTop w:val="0"/>
                      <w:marBottom w:val="0"/>
                      <w:divBdr>
                        <w:top w:val="none" w:sz="0" w:space="0" w:color="auto"/>
                        <w:left w:val="none" w:sz="0" w:space="0" w:color="auto"/>
                        <w:bottom w:val="none" w:sz="0" w:space="0" w:color="auto"/>
                        <w:right w:val="none" w:sz="0" w:space="0" w:color="auto"/>
                      </w:divBdr>
                    </w:div>
                  </w:divsChild>
                </w:div>
                <w:div w:id="1173301365">
                  <w:marLeft w:val="0"/>
                  <w:marRight w:val="0"/>
                  <w:marTop w:val="0"/>
                  <w:marBottom w:val="0"/>
                  <w:divBdr>
                    <w:top w:val="single" w:sz="2" w:space="1" w:color="FFFFFF"/>
                    <w:left w:val="single" w:sz="2" w:space="12" w:color="FFFFFF"/>
                    <w:bottom w:val="single" w:sz="2" w:space="1" w:color="FFFFFF"/>
                    <w:right w:val="single" w:sz="2" w:space="4" w:color="FFFFFF"/>
                  </w:divBdr>
                  <w:divsChild>
                    <w:div w:id="750349728">
                      <w:marLeft w:val="0"/>
                      <w:marRight w:val="0"/>
                      <w:marTop w:val="0"/>
                      <w:marBottom w:val="0"/>
                      <w:divBdr>
                        <w:top w:val="none" w:sz="0" w:space="0" w:color="auto"/>
                        <w:left w:val="none" w:sz="0" w:space="0" w:color="auto"/>
                        <w:bottom w:val="none" w:sz="0" w:space="0" w:color="auto"/>
                        <w:right w:val="none" w:sz="0" w:space="0" w:color="auto"/>
                      </w:divBdr>
                    </w:div>
                  </w:divsChild>
                </w:div>
                <w:div w:id="719015873">
                  <w:marLeft w:val="0"/>
                  <w:marRight w:val="0"/>
                  <w:marTop w:val="0"/>
                  <w:marBottom w:val="0"/>
                  <w:divBdr>
                    <w:top w:val="single" w:sz="2" w:space="1" w:color="FFFFFF"/>
                    <w:left w:val="single" w:sz="2" w:space="12" w:color="FFFFFF"/>
                    <w:bottom w:val="single" w:sz="2" w:space="1" w:color="FFFFFF"/>
                    <w:right w:val="single" w:sz="2" w:space="4" w:color="FFFFFF"/>
                  </w:divBdr>
                  <w:divsChild>
                    <w:div w:id="665597703">
                      <w:marLeft w:val="0"/>
                      <w:marRight w:val="0"/>
                      <w:marTop w:val="0"/>
                      <w:marBottom w:val="0"/>
                      <w:divBdr>
                        <w:top w:val="none" w:sz="0" w:space="0" w:color="auto"/>
                        <w:left w:val="none" w:sz="0" w:space="0" w:color="auto"/>
                        <w:bottom w:val="none" w:sz="0" w:space="0" w:color="auto"/>
                        <w:right w:val="none" w:sz="0" w:space="0" w:color="auto"/>
                      </w:divBdr>
                    </w:div>
                  </w:divsChild>
                </w:div>
                <w:div w:id="2005159935">
                  <w:marLeft w:val="0"/>
                  <w:marRight w:val="0"/>
                  <w:marTop w:val="0"/>
                  <w:marBottom w:val="0"/>
                  <w:divBdr>
                    <w:top w:val="single" w:sz="2" w:space="1" w:color="FFFFFF"/>
                    <w:left w:val="single" w:sz="2" w:space="12" w:color="FFFFFF"/>
                    <w:bottom w:val="single" w:sz="2" w:space="1" w:color="FFFFFF"/>
                    <w:right w:val="single" w:sz="2" w:space="4" w:color="FFFFFF"/>
                  </w:divBdr>
                  <w:divsChild>
                    <w:div w:id="1147356405">
                      <w:marLeft w:val="0"/>
                      <w:marRight w:val="0"/>
                      <w:marTop w:val="0"/>
                      <w:marBottom w:val="0"/>
                      <w:divBdr>
                        <w:top w:val="none" w:sz="0" w:space="0" w:color="auto"/>
                        <w:left w:val="none" w:sz="0" w:space="0" w:color="auto"/>
                        <w:bottom w:val="none" w:sz="0" w:space="0" w:color="auto"/>
                        <w:right w:val="none" w:sz="0" w:space="0" w:color="auto"/>
                      </w:divBdr>
                    </w:div>
                  </w:divsChild>
                </w:div>
                <w:div w:id="1064911120">
                  <w:marLeft w:val="0"/>
                  <w:marRight w:val="0"/>
                  <w:marTop w:val="0"/>
                  <w:marBottom w:val="0"/>
                  <w:divBdr>
                    <w:top w:val="single" w:sz="2" w:space="1" w:color="FFFFFF"/>
                    <w:left w:val="single" w:sz="2" w:space="12" w:color="FFFFFF"/>
                    <w:bottom w:val="single" w:sz="2" w:space="1" w:color="FFFFFF"/>
                    <w:right w:val="single" w:sz="2" w:space="4" w:color="FFFFFF"/>
                  </w:divBdr>
                  <w:divsChild>
                    <w:div w:id="1996489660">
                      <w:marLeft w:val="0"/>
                      <w:marRight w:val="0"/>
                      <w:marTop w:val="0"/>
                      <w:marBottom w:val="0"/>
                      <w:divBdr>
                        <w:top w:val="none" w:sz="0" w:space="0" w:color="auto"/>
                        <w:left w:val="none" w:sz="0" w:space="0" w:color="auto"/>
                        <w:bottom w:val="none" w:sz="0" w:space="0" w:color="auto"/>
                        <w:right w:val="none" w:sz="0" w:space="0" w:color="auto"/>
                      </w:divBdr>
                    </w:div>
                  </w:divsChild>
                </w:div>
                <w:div w:id="128204276">
                  <w:marLeft w:val="0"/>
                  <w:marRight w:val="0"/>
                  <w:marTop w:val="0"/>
                  <w:marBottom w:val="0"/>
                  <w:divBdr>
                    <w:top w:val="single" w:sz="2" w:space="1" w:color="FFFFFF"/>
                    <w:left w:val="single" w:sz="2" w:space="12" w:color="FFFFFF"/>
                    <w:bottom w:val="single" w:sz="2" w:space="1" w:color="FFFFFF"/>
                    <w:right w:val="single" w:sz="2" w:space="4" w:color="FFFFFF"/>
                  </w:divBdr>
                  <w:divsChild>
                    <w:div w:id="431973520">
                      <w:marLeft w:val="0"/>
                      <w:marRight w:val="0"/>
                      <w:marTop w:val="0"/>
                      <w:marBottom w:val="0"/>
                      <w:divBdr>
                        <w:top w:val="none" w:sz="0" w:space="0" w:color="auto"/>
                        <w:left w:val="none" w:sz="0" w:space="0" w:color="auto"/>
                        <w:bottom w:val="none" w:sz="0" w:space="0" w:color="auto"/>
                        <w:right w:val="none" w:sz="0" w:space="0" w:color="auto"/>
                      </w:divBdr>
                    </w:div>
                  </w:divsChild>
                </w:div>
                <w:div w:id="1302078353">
                  <w:marLeft w:val="0"/>
                  <w:marRight w:val="0"/>
                  <w:marTop w:val="0"/>
                  <w:marBottom w:val="0"/>
                  <w:divBdr>
                    <w:top w:val="single" w:sz="2" w:space="1" w:color="FFFFFF"/>
                    <w:left w:val="single" w:sz="2" w:space="12" w:color="FFFFFF"/>
                    <w:bottom w:val="single" w:sz="2" w:space="1" w:color="FFFFFF"/>
                    <w:right w:val="single" w:sz="2" w:space="4" w:color="FFFFFF"/>
                  </w:divBdr>
                  <w:divsChild>
                    <w:div w:id="1712614540">
                      <w:marLeft w:val="0"/>
                      <w:marRight w:val="0"/>
                      <w:marTop w:val="0"/>
                      <w:marBottom w:val="0"/>
                      <w:divBdr>
                        <w:top w:val="none" w:sz="0" w:space="0" w:color="auto"/>
                        <w:left w:val="none" w:sz="0" w:space="0" w:color="auto"/>
                        <w:bottom w:val="none" w:sz="0" w:space="0" w:color="auto"/>
                        <w:right w:val="none" w:sz="0" w:space="0" w:color="auto"/>
                      </w:divBdr>
                    </w:div>
                  </w:divsChild>
                </w:div>
                <w:div w:id="1404986374">
                  <w:marLeft w:val="0"/>
                  <w:marRight w:val="0"/>
                  <w:marTop w:val="0"/>
                  <w:marBottom w:val="0"/>
                  <w:divBdr>
                    <w:top w:val="single" w:sz="2" w:space="1" w:color="FFFFFF"/>
                    <w:left w:val="single" w:sz="2" w:space="12" w:color="FFFFFF"/>
                    <w:bottom w:val="single" w:sz="2" w:space="1" w:color="FFFFFF"/>
                    <w:right w:val="single" w:sz="2" w:space="4" w:color="FFFFFF"/>
                  </w:divBdr>
                  <w:divsChild>
                    <w:div w:id="1927497832">
                      <w:marLeft w:val="0"/>
                      <w:marRight w:val="0"/>
                      <w:marTop w:val="0"/>
                      <w:marBottom w:val="0"/>
                      <w:divBdr>
                        <w:top w:val="none" w:sz="0" w:space="0" w:color="auto"/>
                        <w:left w:val="none" w:sz="0" w:space="0" w:color="auto"/>
                        <w:bottom w:val="none" w:sz="0" w:space="0" w:color="auto"/>
                        <w:right w:val="none" w:sz="0" w:space="0" w:color="auto"/>
                      </w:divBdr>
                    </w:div>
                  </w:divsChild>
                </w:div>
                <w:div w:id="261958843">
                  <w:marLeft w:val="0"/>
                  <w:marRight w:val="0"/>
                  <w:marTop w:val="0"/>
                  <w:marBottom w:val="0"/>
                  <w:divBdr>
                    <w:top w:val="single" w:sz="2" w:space="1" w:color="FFFFFF"/>
                    <w:left w:val="single" w:sz="2" w:space="12" w:color="FFFFFF"/>
                    <w:bottom w:val="single" w:sz="2" w:space="1" w:color="FFFFFF"/>
                    <w:right w:val="single" w:sz="2" w:space="4" w:color="FFFFFF"/>
                  </w:divBdr>
                  <w:divsChild>
                    <w:div w:id="1425029238">
                      <w:marLeft w:val="0"/>
                      <w:marRight w:val="0"/>
                      <w:marTop w:val="0"/>
                      <w:marBottom w:val="0"/>
                      <w:divBdr>
                        <w:top w:val="none" w:sz="0" w:space="0" w:color="auto"/>
                        <w:left w:val="none" w:sz="0" w:space="0" w:color="auto"/>
                        <w:bottom w:val="none" w:sz="0" w:space="0" w:color="auto"/>
                        <w:right w:val="none" w:sz="0" w:space="0" w:color="auto"/>
                      </w:divBdr>
                    </w:div>
                  </w:divsChild>
                </w:div>
                <w:div w:id="505363152">
                  <w:marLeft w:val="0"/>
                  <w:marRight w:val="0"/>
                  <w:marTop w:val="0"/>
                  <w:marBottom w:val="0"/>
                  <w:divBdr>
                    <w:top w:val="single" w:sz="2" w:space="1" w:color="FFFFFF"/>
                    <w:left w:val="single" w:sz="2" w:space="12" w:color="FFFFFF"/>
                    <w:bottom w:val="single" w:sz="2" w:space="1" w:color="FFFFFF"/>
                    <w:right w:val="single" w:sz="2" w:space="4" w:color="FFFFFF"/>
                  </w:divBdr>
                  <w:divsChild>
                    <w:div w:id="687757722">
                      <w:marLeft w:val="0"/>
                      <w:marRight w:val="0"/>
                      <w:marTop w:val="0"/>
                      <w:marBottom w:val="0"/>
                      <w:divBdr>
                        <w:top w:val="none" w:sz="0" w:space="0" w:color="auto"/>
                        <w:left w:val="none" w:sz="0" w:space="0" w:color="auto"/>
                        <w:bottom w:val="none" w:sz="0" w:space="0" w:color="auto"/>
                        <w:right w:val="none" w:sz="0" w:space="0" w:color="auto"/>
                      </w:divBdr>
                    </w:div>
                  </w:divsChild>
                </w:div>
                <w:div w:id="1272321515">
                  <w:marLeft w:val="0"/>
                  <w:marRight w:val="0"/>
                  <w:marTop w:val="0"/>
                  <w:marBottom w:val="0"/>
                  <w:divBdr>
                    <w:top w:val="single" w:sz="2" w:space="1" w:color="FFFFFF"/>
                    <w:left w:val="single" w:sz="2" w:space="12" w:color="FFFFFF"/>
                    <w:bottom w:val="single" w:sz="2" w:space="1" w:color="FFFFFF"/>
                    <w:right w:val="single" w:sz="2" w:space="4" w:color="FFFFFF"/>
                  </w:divBdr>
                  <w:divsChild>
                    <w:div w:id="1154494105">
                      <w:marLeft w:val="0"/>
                      <w:marRight w:val="0"/>
                      <w:marTop w:val="0"/>
                      <w:marBottom w:val="0"/>
                      <w:divBdr>
                        <w:top w:val="none" w:sz="0" w:space="0" w:color="auto"/>
                        <w:left w:val="none" w:sz="0" w:space="0" w:color="auto"/>
                        <w:bottom w:val="none" w:sz="0" w:space="0" w:color="auto"/>
                        <w:right w:val="none" w:sz="0" w:space="0" w:color="auto"/>
                      </w:divBdr>
                    </w:div>
                  </w:divsChild>
                </w:div>
                <w:div w:id="787550125">
                  <w:marLeft w:val="0"/>
                  <w:marRight w:val="0"/>
                  <w:marTop w:val="0"/>
                  <w:marBottom w:val="0"/>
                  <w:divBdr>
                    <w:top w:val="single" w:sz="2" w:space="1" w:color="FFFFFF"/>
                    <w:left w:val="single" w:sz="2" w:space="12" w:color="FFFFFF"/>
                    <w:bottom w:val="single" w:sz="2" w:space="4" w:color="FFFFFF"/>
                    <w:right w:val="single" w:sz="2" w:space="4" w:color="FFFFFF"/>
                  </w:divBdr>
                  <w:divsChild>
                    <w:div w:id="168120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45969">
          <w:marLeft w:val="0"/>
          <w:marRight w:val="0"/>
          <w:marTop w:val="0"/>
          <w:marBottom w:val="335"/>
          <w:divBdr>
            <w:top w:val="none" w:sz="0" w:space="0" w:color="auto"/>
            <w:left w:val="none" w:sz="0" w:space="0" w:color="auto"/>
            <w:bottom w:val="none" w:sz="0" w:space="0" w:color="auto"/>
            <w:right w:val="none" w:sz="0" w:space="0" w:color="auto"/>
          </w:divBdr>
          <w:divsChild>
            <w:div w:id="1304045746">
              <w:marLeft w:val="0"/>
              <w:marRight w:val="0"/>
              <w:marTop w:val="0"/>
              <w:marBottom w:val="0"/>
              <w:divBdr>
                <w:top w:val="none" w:sz="0" w:space="0" w:color="auto"/>
                <w:left w:val="none" w:sz="0" w:space="0" w:color="auto"/>
                <w:bottom w:val="none" w:sz="0" w:space="0" w:color="auto"/>
                <w:right w:val="none" w:sz="0" w:space="0" w:color="auto"/>
              </w:divBdr>
              <w:divsChild>
                <w:div w:id="1817993728">
                  <w:marLeft w:val="0"/>
                  <w:marRight w:val="0"/>
                  <w:marTop w:val="0"/>
                  <w:marBottom w:val="0"/>
                  <w:divBdr>
                    <w:top w:val="single" w:sz="2" w:space="4" w:color="FFFFFF"/>
                    <w:left w:val="single" w:sz="2" w:space="12" w:color="FFFFFF"/>
                    <w:bottom w:val="single" w:sz="2" w:space="1" w:color="FFFFFF"/>
                    <w:right w:val="single" w:sz="2" w:space="4" w:color="FFFFFF"/>
                  </w:divBdr>
                  <w:divsChild>
                    <w:div w:id="1740401704">
                      <w:marLeft w:val="0"/>
                      <w:marRight w:val="0"/>
                      <w:marTop w:val="0"/>
                      <w:marBottom w:val="0"/>
                      <w:divBdr>
                        <w:top w:val="none" w:sz="0" w:space="0" w:color="auto"/>
                        <w:left w:val="none" w:sz="0" w:space="0" w:color="auto"/>
                        <w:bottom w:val="none" w:sz="0" w:space="0" w:color="auto"/>
                        <w:right w:val="none" w:sz="0" w:space="0" w:color="auto"/>
                      </w:divBdr>
                    </w:div>
                  </w:divsChild>
                </w:div>
                <w:div w:id="1405303021">
                  <w:marLeft w:val="0"/>
                  <w:marRight w:val="0"/>
                  <w:marTop w:val="0"/>
                  <w:marBottom w:val="0"/>
                  <w:divBdr>
                    <w:top w:val="single" w:sz="2" w:space="1" w:color="FFFFFF"/>
                    <w:left w:val="single" w:sz="2" w:space="12" w:color="FFFFFF"/>
                    <w:bottom w:val="single" w:sz="2" w:space="1" w:color="FFFFFF"/>
                    <w:right w:val="single" w:sz="2" w:space="4" w:color="FFFFFF"/>
                  </w:divBdr>
                  <w:divsChild>
                    <w:div w:id="1299527466">
                      <w:marLeft w:val="0"/>
                      <w:marRight w:val="0"/>
                      <w:marTop w:val="0"/>
                      <w:marBottom w:val="0"/>
                      <w:divBdr>
                        <w:top w:val="none" w:sz="0" w:space="0" w:color="auto"/>
                        <w:left w:val="none" w:sz="0" w:space="0" w:color="auto"/>
                        <w:bottom w:val="none" w:sz="0" w:space="0" w:color="auto"/>
                        <w:right w:val="none" w:sz="0" w:space="0" w:color="auto"/>
                      </w:divBdr>
                    </w:div>
                  </w:divsChild>
                </w:div>
                <w:div w:id="88820213">
                  <w:marLeft w:val="0"/>
                  <w:marRight w:val="0"/>
                  <w:marTop w:val="0"/>
                  <w:marBottom w:val="0"/>
                  <w:divBdr>
                    <w:top w:val="single" w:sz="2" w:space="1" w:color="FFFFFF"/>
                    <w:left w:val="single" w:sz="2" w:space="12" w:color="FFFFFF"/>
                    <w:bottom w:val="single" w:sz="2" w:space="1" w:color="FFFFFF"/>
                    <w:right w:val="single" w:sz="2" w:space="4" w:color="FFFFFF"/>
                  </w:divBdr>
                  <w:divsChild>
                    <w:div w:id="1724523970">
                      <w:marLeft w:val="0"/>
                      <w:marRight w:val="0"/>
                      <w:marTop w:val="0"/>
                      <w:marBottom w:val="0"/>
                      <w:divBdr>
                        <w:top w:val="none" w:sz="0" w:space="0" w:color="auto"/>
                        <w:left w:val="none" w:sz="0" w:space="0" w:color="auto"/>
                        <w:bottom w:val="none" w:sz="0" w:space="0" w:color="auto"/>
                        <w:right w:val="none" w:sz="0" w:space="0" w:color="auto"/>
                      </w:divBdr>
                    </w:div>
                  </w:divsChild>
                </w:div>
                <w:div w:id="1210066686">
                  <w:marLeft w:val="0"/>
                  <w:marRight w:val="0"/>
                  <w:marTop w:val="0"/>
                  <w:marBottom w:val="0"/>
                  <w:divBdr>
                    <w:top w:val="single" w:sz="2" w:space="1" w:color="FFFFFF"/>
                    <w:left w:val="single" w:sz="2" w:space="12" w:color="FFFFFF"/>
                    <w:bottom w:val="single" w:sz="2" w:space="1" w:color="FFFFFF"/>
                    <w:right w:val="single" w:sz="2" w:space="4" w:color="FFFFFF"/>
                  </w:divBdr>
                  <w:divsChild>
                    <w:div w:id="1829326492">
                      <w:marLeft w:val="0"/>
                      <w:marRight w:val="0"/>
                      <w:marTop w:val="0"/>
                      <w:marBottom w:val="0"/>
                      <w:divBdr>
                        <w:top w:val="none" w:sz="0" w:space="0" w:color="auto"/>
                        <w:left w:val="none" w:sz="0" w:space="0" w:color="auto"/>
                        <w:bottom w:val="none" w:sz="0" w:space="0" w:color="auto"/>
                        <w:right w:val="none" w:sz="0" w:space="0" w:color="auto"/>
                      </w:divBdr>
                    </w:div>
                  </w:divsChild>
                </w:div>
                <w:div w:id="1261179076">
                  <w:marLeft w:val="0"/>
                  <w:marRight w:val="0"/>
                  <w:marTop w:val="0"/>
                  <w:marBottom w:val="0"/>
                  <w:divBdr>
                    <w:top w:val="single" w:sz="2" w:space="1" w:color="FFFFFF"/>
                    <w:left w:val="single" w:sz="2" w:space="12" w:color="FFFFFF"/>
                    <w:bottom w:val="single" w:sz="2" w:space="1" w:color="FFFFFF"/>
                    <w:right w:val="single" w:sz="2" w:space="4" w:color="FFFFFF"/>
                  </w:divBdr>
                  <w:divsChild>
                    <w:div w:id="74206799">
                      <w:marLeft w:val="0"/>
                      <w:marRight w:val="0"/>
                      <w:marTop w:val="0"/>
                      <w:marBottom w:val="0"/>
                      <w:divBdr>
                        <w:top w:val="none" w:sz="0" w:space="0" w:color="auto"/>
                        <w:left w:val="none" w:sz="0" w:space="0" w:color="auto"/>
                        <w:bottom w:val="none" w:sz="0" w:space="0" w:color="auto"/>
                        <w:right w:val="none" w:sz="0" w:space="0" w:color="auto"/>
                      </w:divBdr>
                    </w:div>
                  </w:divsChild>
                </w:div>
                <w:div w:id="985819540">
                  <w:marLeft w:val="0"/>
                  <w:marRight w:val="0"/>
                  <w:marTop w:val="0"/>
                  <w:marBottom w:val="0"/>
                  <w:divBdr>
                    <w:top w:val="single" w:sz="2" w:space="1" w:color="FFFFFF"/>
                    <w:left w:val="single" w:sz="2" w:space="12" w:color="FFFFFF"/>
                    <w:bottom w:val="single" w:sz="2" w:space="1" w:color="FFFFFF"/>
                    <w:right w:val="single" w:sz="2" w:space="4" w:color="FFFFFF"/>
                  </w:divBdr>
                  <w:divsChild>
                    <w:div w:id="1090272091">
                      <w:marLeft w:val="0"/>
                      <w:marRight w:val="0"/>
                      <w:marTop w:val="0"/>
                      <w:marBottom w:val="0"/>
                      <w:divBdr>
                        <w:top w:val="none" w:sz="0" w:space="0" w:color="auto"/>
                        <w:left w:val="none" w:sz="0" w:space="0" w:color="auto"/>
                        <w:bottom w:val="none" w:sz="0" w:space="0" w:color="auto"/>
                        <w:right w:val="none" w:sz="0" w:space="0" w:color="auto"/>
                      </w:divBdr>
                    </w:div>
                  </w:divsChild>
                </w:div>
                <w:div w:id="1866407444">
                  <w:marLeft w:val="0"/>
                  <w:marRight w:val="0"/>
                  <w:marTop w:val="0"/>
                  <w:marBottom w:val="0"/>
                  <w:divBdr>
                    <w:top w:val="single" w:sz="2" w:space="1" w:color="FFFFFF"/>
                    <w:left w:val="single" w:sz="2" w:space="12" w:color="FFFFFF"/>
                    <w:bottom w:val="single" w:sz="2" w:space="1" w:color="FFFFFF"/>
                    <w:right w:val="single" w:sz="2" w:space="4" w:color="FFFFFF"/>
                  </w:divBdr>
                  <w:divsChild>
                    <w:div w:id="1902405382">
                      <w:marLeft w:val="0"/>
                      <w:marRight w:val="0"/>
                      <w:marTop w:val="0"/>
                      <w:marBottom w:val="0"/>
                      <w:divBdr>
                        <w:top w:val="none" w:sz="0" w:space="0" w:color="auto"/>
                        <w:left w:val="none" w:sz="0" w:space="0" w:color="auto"/>
                        <w:bottom w:val="none" w:sz="0" w:space="0" w:color="auto"/>
                        <w:right w:val="none" w:sz="0" w:space="0" w:color="auto"/>
                      </w:divBdr>
                    </w:div>
                  </w:divsChild>
                </w:div>
                <w:div w:id="327440626">
                  <w:marLeft w:val="0"/>
                  <w:marRight w:val="0"/>
                  <w:marTop w:val="0"/>
                  <w:marBottom w:val="0"/>
                  <w:divBdr>
                    <w:top w:val="single" w:sz="2" w:space="1" w:color="FFFFFF"/>
                    <w:left w:val="single" w:sz="2" w:space="12" w:color="FFFFFF"/>
                    <w:bottom w:val="single" w:sz="2" w:space="1" w:color="FFFFFF"/>
                    <w:right w:val="single" w:sz="2" w:space="4" w:color="FFFFFF"/>
                  </w:divBdr>
                  <w:divsChild>
                    <w:div w:id="2026470359">
                      <w:marLeft w:val="0"/>
                      <w:marRight w:val="0"/>
                      <w:marTop w:val="0"/>
                      <w:marBottom w:val="0"/>
                      <w:divBdr>
                        <w:top w:val="none" w:sz="0" w:space="0" w:color="auto"/>
                        <w:left w:val="none" w:sz="0" w:space="0" w:color="auto"/>
                        <w:bottom w:val="none" w:sz="0" w:space="0" w:color="auto"/>
                        <w:right w:val="none" w:sz="0" w:space="0" w:color="auto"/>
                      </w:divBdr>
                    </w:div>
                  </w:divsChild>
                </w:div>
                <w:div w:id="1499689638">
                  <w:marLeft w:val="0"/>
                  <w:marRight w:val="0"/>
                  <w:marTop w:val="0"/>
                  <w:marBottom w:val="0"/>
                  <w:divBdr>
                    <w:top w:val="single" w:sz="2" w:space="1" w:color="FFFFFF"/>
                    <w:left w:val="single" w:sz="2" w:space="12" w:color="FFFFFF"/>
                    <w:bottom w:val="single" w:sz="2" w:space="1" w:color="FFFFFF"/>
                    <w:right w:val="single" w:sz="2" w:space="4" w:color="FFFFFF"/>
                  </w:divBdr>
                  <w:divsChild>
                    <w:div w:id="1534733070">
                      <w:marLeft w:val="0"/>
                      <w:marRight w:val="0"/>
                      <w:marTop w:val="0"/>
                      <w:marBottom w:val="0"/>
                      <w:divBdr>
                        <w:top w:val="none" w:sz="0" w:space="0" w:color="auto"/>
                        <w:left w:val="none" w:sz="0" w:space="0" w:color="auto"/>
                        <w:bottom w:val="none" w:sz="0" w:space="0" w:color="auto"/>
                        <w:right w:val="none" w:sz="0" w:space="0" w:color="auto"/>
                      </w:divBdr>
                    </w:div>
                  </w:divsChild>
                </w:div>
                <w:div w:id="944195389">
                  <w:marLeft w:val="0"/>
                  <w:marRight w:val="0"/>
                  <w:marTop w:val="0"/>
                  <w:marBottom w:val="0"/>
                  <w:divBdr>
                    <w:top w:val="single" w:sz="2" w:space="1" w:color="FFFFFF"/>
                    <w:left w:val="single" w:sz="2" w:space="12" w:color="FFFFFF"/>
                    <w:bottom w:val="single" w:sz="2" w:space="1" w:color="FFFFFF"/>
                    <w:right w:val="single" w:sz="2" w:space="4" w:color="FFFFFF"/>
                  </w:divBdr>
                  <w:divsChild>
                    <w:div w:id="1949654831">
                      <w:marLeft w:val="0"/>
                      <w:marRight w:val="0"/>
                      <w:marTop w:val="0"/>
                      <w:marBottom w:val="0"/>
                      <w:divBdr>
                        <w:top w:val="none" w:sz="0" w:space="0" w:color="auto"/>
                        <w:left w:val="none" w:sz="0" w:space="0" w:color="auto"/>
                        <w:bottom w:val="none" w:sz="0" w:space="0" w:color="auto"/>
                        <w:right w:val="none" w:sz="0" w:space="0" w:color="auto"/>
                      </w:divBdr>
                    </w:div>
                  </w:divsChild>
                </w:div>
                <w:div w:id="798647161">
                  <w:marLeft w:val="0"/>
                  <w:marRight w:val="0"/>
                  <w:marTop w:val="0"/>
                  <w:marBottom w:val="0"/>
                  <w:divBdr>
                    <w:top w:val="single" w:sz="2" w:space="1" w:color="FFFFFF"/>
                    <w:left w:val="single" w:sz="2" w:space="12" w:color="FFFFFF"/>
                    <w:bottom w:val="single" w:sz="2" w:space="1" w:color="FFFFFF"/>
                    <w:right w:val="single" w:sz="2" w:space="4" w:color="FFFFFF"/>
                  </w:divBdr>
                  <w:divsChild>
                    <w:div w:id="42413057">
                      <w:marLeft w:val="0"/>
                      <w:marRight w:val="0"/>
                      <w:marTop w:val="0"/>
                      <w:marBottom w:val="0"/>
                      <w:divBdr>
                        <w:top w:val="none" w:sz="0" w:space="0" w:color="auto"/>
                        <w:left w:val="none" w:sz="0" w:space="0" w:color="auto"/>
                        <w:bottom w:val="none" w:sz="0" w:space="0" w:color="auto"/>
                        <w:right w:val="none" w:sz="0" w:space="0" w:color="auto"/>
                      </w:divBdr>
                    </w:div>
                  </w:divsChild>
                </w:div>
                <w:div w:id="1241520191">
                  <w:marLeft w:val="0"/>
                  <w:marRight w:val="0"/>
                  <w:marTop w:val="0"/>
                  <w:marBottom w:val="0"/>
                  <w:divBdr>
                    <w:top w:val="single" w:sz="2" w:space="1" w:color="FFFFFF"/>
                    <w:left w:val="single" w:sz="2" w:space="12" w:color="FFFFFF"/>
                    <w:bottom w:val="single" w:sz="2" w:space="1" w:color="FFFFFF"/>
                    <w:right w:val="single" w:sz="2" w:space="4" w:color="FFFFFF"/>
                  </w:divBdr>
                  <w:divsChild>
                    <w:div w:id="1075929514">
                      <w:marLeft w:val="0"/>
                      <w:marRight w:val="0"/>
                      <w:marTop w:val="0"/>
                      <w:marBottom w:val="0"/>
                      <w:divBdr>
                        <w:top w:val="none" w:sz="0" w:space="0" w:color="auto"/>
                        <w:left w:val="none" w:sz="0" w:space="0" w:color="auto"/>
                        <w:bottom w:val="none" w:sz="0" w:space="0" w:color="auto"/>
                        <w:right w:val="none" w:sz="0" w:space="0" w:color="auto"/>
                      </w:divBdr>
                    </w:div>
                  </w:divsChild>
                </w:div>
                <w:div w:id="1379351837">
                  <w:marLeft w:val="0"/>
                  <w:marRight w:val="0"/>
                  <w:marTop w:val="0"/>
                  <w:marBottom w:val="0"/>
                  <w:divBdr>
                    <w:top w:val="single" w:sz="2" w:space="1" w:color="FFFFFF"/>
                    <w:left w:val="single" w:sz="2" w:space="12" w:color="FFFFFF"/>
                    <w:bottom w:val="single" w:sz="2" w:space="1" w:color="FFFFFF"/>
                    <w:right w:val="single" w:sz="2" w:space="4" w:color="FFFFFF"/>
                  </w:divBdr>
                  <w:divsChild>
                    <w:div w:id="675771889">
                      <w:marLeft w:val="0"/>
                      <w:marRight w:val="0"/>
                      <w:marTop w:val="0"/>
                      <w:marBottom w:val="0"/>
                      <w:divBdr>
                        <w:top w:val="none" w:sz="0" w:space="0" w:color="auto"/>
                        <w:left w:val="none" w:sz="0" w:space="0" w:color="auto"/>
                        <w:bottom w:val="none" w:sz="0" w:space="0" w:color="auto"/>
                        <w:right w:val="none" w:sz="0" w:space="0" w:color="auto"/>
                      </w:divBdr>
                    </w:div>
                  </w:divsChild>
                </w:div>
                <w:div w:id="571308211">
                  <w:marLeft w:val="0"/>
                  <w:marRight w:val="0"/>
                  <w:marTop w:val="0"/>
                  <w:marBottom w:val="0"/>
                  <w:divBdr>
                    <w:top w:val="single" w:sz="2" w:space="1" w:color="FFFFFF"/>
                    <w:left w:val="single" w:sz="2" w:space="12" w:color="FFFFFF"/>
                    <w:bottom w:val="single" w:sz="2" w:space="1" w:color="FFFFFF"/>
                    <w:right w:val="single" w:sz="2" w:space="4" w:color="FFFFFF"/>
                  </w:divBdr>
                  <w:divsChild>
                    <w:div w:id="523640051">
                      <w:marLeft w:val="0"/>
                      <w:marRight w:val="0"/>
                      <w:marTop w:val="0"/>
                      <w:marBottom w:val="0"/>
                      <w:divBdr>
                        <w:top w:val="none" w:sz="0" w:space="0" w:color="auto"/>
                        <w:left w:val="none" w:sz="0" w:space="0" w:color="auto"/>
                        <w:bottom w:val="none" w:sz="0" w:space="0" w:color="auto"/>
                        <w:right w:val="none" w:sz="0" w:space="0" w:color="auto"/>
                      </w:divBdr>
                    </w:div>
                  </w:divsChild>
                </w:div>
                <w:div w:id="1298141348">
                  <w:marLeft w:val="0"/>
                  <w:marRight w:val="0"/>
                  <w:marTop w:val="0"/>
                  <w:marBottom w:val="0"/>
                  <w:divBdr>
                    <w:top w:val="single" w:sz="2" w:space="1" w:color="FFFFFF"/>
                    <w:left w:val="single" w:sz="2" w:space="12" w:color="FFFFFF"/>
                    <w:bottom w:val="single" w:sz="2" w:space="1" w:color="FFFFFF"/>
                    <w:right w:val="single" w:sz="2" w:space="4" w:color="FFFFFF"/>
                  </w:divBdr>
                  <w:divsChild>
                    <w:div w:id="484274883">
                      <w:marLeft w:val="0"/>
                      <w:marRight w:val="0"/>
                      <w:marTop w:val="0"/>
                      <w:marBottom w:val="0"/>
                      <w:divBdr>
                        <w:top w:val="none" w:sz="0" w:space="0" w:color="auto"/>
                        <w:left w:val="none" w:sz="0" w:space="0" w:color="auto"/>
                        <w:bottom w:val="none" w:sz="0" w:space="0" w:color="auto"/>
                        <w:right w:val="none" w:sz="0" w:space="0" w:color="auto"/>
                      </w:divBdr>
                    </w:div>
                  </w:divsChild>
                </w:div>
                <w:div w:id="2018579045">
                  <w:marLeft w:val="0"/>
                  <w:marRight w:val="0"/>
                  <w:marTop w:val="0"/>
                  <w:marBottom w:val="0"/>
                  <w:divBdr>
                    <w:top w:val="single" w:sz="2" w:space="1" w:color="FFFFFF"/>
                    <w:left w:val="single" w:sz="2" w:space="12" w:color="FFFFFF"/>
                    <w:bottom w:val="single" w:sz="2" w:space="1" w:color="FFFFFF"/>
                    <w:right w:val="single" w:sz="2" w:space="4" w:color="FFFFFF"/>
                  </w:divBdr>
                  <w:divsChild>
                    <w:div w:id="1632859748">
                      <w:marLeft w:val="0"/>
                      <w:marRight w:val="0"/>
                      <w:marTop w:val="0"/>
                      <w:marBottom w:val="0"/>
                      <w:divBdr>
                        <w:top w:val="none" w:sz="0" w:space="0" w:color="auto"/>
                        <w:left w:val="none" w:sz="0" w:space="0" w:color="auto"/>
                        <w:bottom w:val="none" w:sz="0" w:space="0" w:color="auto"/>
                        <w:right w:val="none" w:sz="0" w:space="0" w:color="auto"/>
                      </w:divBdr>
                    </w:div>
                  </w:divsChild>
                </w:div>
                <w:div w:id="1021512543">
                  <w:marLeft w:val="0"/>
                  <w:marRight w:val="0"/>
                  <w:marTop w:val="0"/>
                  <w:marBottom w:val="0"/>
                  <w:divBdr>
                    <w:top w:val="single" w:sz="2" w:space="1" w:color="FFFFFF"/>
                    <w:left w:val="single" w:sz="2" w:space="12" w:color="FFFFFF"/>
                    <w:bottom w:val="single" w:sz="2" w:space="1" w:color="FFFFFF"/>
                    <w:right w:val="single" w:sz="2" w:space="4" w:color="FFFFFF"/>
                  </w:divBdr>
                  <w:divsChild>
                    <w:div w:id="1102991701">
                      <w:marLeft w:val="0"/>
                      <w:marRight w:val="0"/>
                      <w:marTop w:val="0"/>
                      <w:marBottom w:val="0"/>
                      <w:divBdr>
                        <w:top w:val="none" w:sz="0" w:space="0" w:color="auto"/>
                        <w:left w:val="none" w:sz="0" w:space="0" w:color="auto"/>
                        <w:bottom w:val="none" w:sz="0" w:space="0" w:color="auto"/>
                        <w:right w:val="none" w:sz="0" w:space="0" w:color="auto"/>
                      </w:divBdr>
                    </w:div>
                  </w:divsChild>
                </w:div>
                <w:div w:id="1377268534">
                  <w:marLeft w:val="0"/>
                  <w:marRight w:val="0"/>
                  <w:marTop w:val="0"/>
                  <w:marBottom w:val="0"/>
                  <w:divBdr>
                    <w:top w:val="single" w:sz="2" w:space="1" w:color="FFFFFF"/>
                    <w:left w:val="single" w:sz="2" w:space="12" w:color="FFFFFF"/>
                    <w:bottom w:val="single" w:sz="2" w:space="1" w:color="FFFFFF"/>
                    <w:right w:val="single" w:sz="2" w:space="4" w:color="FFFFFF"/>
                  </w:divBdr>
                  <w:divsChild>
                    <w:div w:id="972178739">
                      <w:marLeft w:val="0"/>
                      <w:marRight w:val="0"/>
                      <w:marTop w:val="0"/>
                      <w:marBottom w:val="0"/>
                      <w:divBdr>
                        <w:top w:val="none" w:sz="0" w:space="0" w:color="auto"/>
                        <w:left w:val="none" w:sz="0" w:space="0" w:color="auto"/>
                        <w:bottom w:val="none" w:sz="0" w:space="0" w:color="auto"/>
                        <w:right w:val="none" w:sz="0" w:space="0" w:color="auto"/>
                      </w:divBdr>
                    </w:div>
                  </w:divsChild>
                </w:div>
                <w:div w:id="860898794">
                  <w:marLeft w:val="0"/>
                  <w:marRight w:val="0"/>
                  <w:marTop w:val="0"/>
                  <w:marBottom w:val="0"/>
                  <w:divBdr>
                    <w:top w:val="single" w:sz="2" w:space="1" w:color="FFFFFF"/>
                    <w:left w:val="single" w:sz="2" w:space="12" w:color="FFFFFF"/>
                    <w:bottom w:val="single" w:sz="2" w:space="1" w:color="FFFFFF"/>
                    <w:right w:val="single" w:sz="2" w:space="4" w:color="FFFFFF"/>
                  </w:divBdr>
                  <w:divsChild>
                    <w:div w:id="2138864887">
                      <w:marLeft w:val="0"/>
                      <w:marRight w:val="0"/>
                      <w:marTop w:val="0"/>
                      <w:marBottom w:val="0"/>
                      <w:divBdr>
                        <w:top w:val="none" w:sz="0" w:space="0" w:color="auto"/>
                        <w:left w:val="none" w:sz="0" w:space="0" w:color="auto"/>
                        <w:bottom w:val="none" w:sz="0" w:space="0" w:color="auto"/>
                        <w:right w:val="none" w:sz="0" w:space="0" w:color="auto"/>
                      </w:divBdr>
                    </w:div>
                  </w:divsChild>
                </w:div>
                <w:div w:id="1610700470">
                  <w:marLeft w:val="0"/>
                  <w:marRight w:val="0"/>
                  <w:marTop w:val="0"/>
                  <w:marBottom w:val="0"/>
                  <w:divBdr>
                    <w:top w:val="single" w:sz="2" w:space="1" w:color="FFFFFF"/>
                    <w:left w:val="single" w:sz="2" w:space="12" w:color="FFFFFF"/>
                    <w:bottom w:val="single" w:sz="2" w:space="1" w:color="FFFFFF"/>
                    <w:right w:val="single" w:sz="2" w:space="4" w:color="FFFFFF"/>
                  </w:divBdr>
                  <w:divsChild>
                    <w:div w:id="891617462">
                      <w:marLeft w:val="0"/>
                      <w:marRight w:val="0"/>
                      <w:marTop w:val="0"/>
                      <w:marBottom w:val="0"/>
                      <w:divBdr>
                        <w:top w:val="none" w:sz="0" w:space="0" w:color="auto"/>
                        <w:left w:val="none" w:sz="0" w:space="0" w:color="auto"/>
                        <w:bottom w:val="none" w:sz="0" w:space="0" w:color="auto"/>
                        <w:right w:val="none" w:sz="0" w:space="0" w:color="auto"/>
                      </w:divBdr>
                    </w:div>
                  </w:divsChild>
                </w:div>
                <w:div w:id="1692946923">
                  <w:marLeft w:val="0"/>
                  <w:marRight w:val="0"/>
                  <w:marTop w:val="0"/>
                  <w:marBottom w:val="0"/>
                  <w:divBdr>
                    <w:top w:val="single" w:sz="2" w:space="1" w:color="FFFFFF"/>
                    <w:left w:val="single" w:sz="2" w:space="12" w:color="FFFFFF"/>
                    <w:bottom w:val="single" w:sz="2" w:space="1" w:color="FFFFFF"/>
                    <w:right w:val="single" w:sz="2" w:space="4" w:color="FFFFFF"/>
                  </w:divBdr>
                  <w:divsChild>
                    <w:div w:id="482087306">
                      <w:marLeft w:val="0"/>
                      <w:marRight w:val="0"/>
                      <w:marTop w:val="0"/>
                      <w:marBottom w:val="0"/>
                      <w:divBdr>
                        <w:top w:val="none" w:sz="0" w:space="0" w:color="auto"/>
                        <w:left w:val="none" w:sz="0" w:space="0" w:color="auto"/>
                        <w:bottom w:val="none" w:sz="0" w:space="0" w:color="auto"/>
                        <w:right w:val="none" w:sz="0" w:space="0" w:color="auto"/>
                      </w:divBdr>
                    </w:div>
                  </w:divsChild>
                </w:div>
                <w:div w:id="916013152">
                  <w:marLeft w:val="0"/>
                  <w:marRight w:val="0"/>
                  <w:marTop w:val="0"/>
                  <w:marBottom w:val="0"/>
                  <w:divBdr>
                    <w:top w:val="single" w:sz="2" w:space="1" w:color="FFFFFF"/>
                    <w:left w:val="single" w:sz="2" w:space="12" w:color="FFFFFF"/>
                    <w:bottom w:val="single" w:sz="2" w:space="1" w:color="FFFFFF"/>
                    <w:right w:val="single" w:sz="2" w:space="4" w:color="FFFFFF"/>
                  </w:divBdr>
                  <w:divsChild>
                    <w:div w:id="1105231001">
                      <w:marLeft w:val="0"/>
                      <w:marRight w:val="0"/>
                      <w:marTop w:val="0"/>
                      <w:marBottom w:val="0"/>
                      <w:divBdr>
                        <w:top w:val="none" w:sz="0" w:space="0" w:color="auto"/>
                        <w:left w:val="none" w:sz="0" w:space="0" w:color="auto"/>
                        <w:bottom w:val="none" w:sz="0" w:space="0" w:color="auto"/>
                        <w:right w:val="none" w:sz="0" w:space="0" w:color="auto"/>
                      </w:divBdr>
                    </w:div>
                  </w:divsChild>
                </w:div>
                <w:div w:id="1192570639">
                  <w:marLeft w:val="0"/>
                  <w:marRight w:val="0"/>
                  <w:marTop w:val="0"/>
                  <w:marBottom w:val="0"/>
                  <w:divBdr>
                    <w:top w:val="single" w:sz="2" w:space="1" w:color="FFFFFF"/>
                    <w:left w:val="single" w:sz="2" w:space="12" w:color="FFFFFF"/>
                    <w:bottom w:val="single" w:sz="2" w:space="1" w:color="FFFFFF"/>
                    <w:right w:val="single" w:sz="2" w:space="4" w:color="FFFFFF"/>
                  </w:divBdr>
                  <w:divsChild>
                    <w:div w:id="1152017817">
                      <w:marLeft w:val="0"/>
                      <w:marRight w:val="0"/>
                      <w:marTop w:val="0"/>
                      <w:marBottom w:val="0"/>
                      <w:divBdr>
                        <w:top w:val="none" w:sz="0" w:space="0" w:color="auto"/>
                        <w:left w:val="none" w:sz="0" w:space="0" w:color="auto"/>
                        <w:bottom w:val="none" w:sz="0" w:space="0" w:color="auto"/>
                        <w:right w:val="none" w:sz="0" w:space="0" w:color="auto"/>
                      </w:divBdr>
                    </w:div>
                  </w:divsChild>
                </w:div>
                <w:div w:id="577979500">
                  <w:marLeft w:val="0"/>
                  <w:marRight w:val="0"/>
                  <w:marTop w:val="0"/>
                  <w:marBottom w:val="0"/>
                  <w:divBdr>
                    <w:top w:val="single" w:sz="2" w:space="1" w:color="FFFFFF"/>
                    <w:left w:val="single" w:sz="2" w:space="12" w:color="FFFFFF"/>
                    <w:bottom w:val="single" w:sz="2" w:space="1" w:color="FFFFFF"/>
                    <w:right w:val="single" w:sz="2" w:space="4" w:color="FFFFFF"/>
                  </w:divBdr>
                  <w:divsChild>
                    <w:div w:id="1543787200">
                      <w:marLeft w:val="0"/>
                      <w:marRight w:val="0"/>
                      <w:marTop w:val="0"/>
                      <w:marBottom w:val="0"/>
                      <w:divBdr>
                        <w:top w:val="none" w:sz="0" w:space="0" w:color="auto"/>
                        <w:left w:val="none" w:sz="0" w:space="0" w:color="auto"/>
                        <w:bottom w:val="none" w:sz="0" w:space="0" w:color="auto"/>
                        <w:right w:val="none" w:sz="0" w:space="0" w:color="auto"/>
                      </w:divBdr>
                    </w:div>
                  </w:divsChild>
                </w:div>
                <w:div w:id="2024673340">
                  <w:marLeft w:val="0"/>
                  <w:marRight w:val="0"/>
                  <w:marTop w:val="0"/>
                  <w:marBottom w:val="0"/>
                  <w:divBdr>
                    <w:top w:val="single" w:sz="2" w:space="1" w:color="FFFFFF"/>
                    <w:left w:val="single" w:sz="2" w:space="12" w:color="FFFFFF"/>
                    <w:bottom w:val="single" w:sz="2" w:space="1" w:color="FFFFFF"/>
                    <w:right w:val="single" w:sz="2" w:space="4" w:color="FFFFFF"/>
                  </w:divBdr>
                  <w:divsChild>
                    <w:div w:id="315037667">
                      <w:marLeft w:val="0"/>
                      <w:marRight w:val="0"/>
                      <w:marTop w:val="0"/>
                      <w:marBottom w:val="0"/>
                      <w:divBdr>
                        <w:top w:val="none" w:sz="0" w:space="0" w:color="auto"/>
                        <w:left w:val="none" w:sz="0" w:space="0" w:color="auto"/>
                        <w:bottom w:val="none" w:sz="0" w:space="0" w:color="auto"/>
                        <w:right w:val="none" w:sz="0" w:space="0" w:color="auto"/>
                      </w:divBdr>
                    </w:div>
                  </w:divsChild>
                </w:div>
                <w:div w:id="752707500">
                  <w:marLeft w:val="0"/>
                  <w:marRight w:val="0"/>
                  <w:marTop w:val="0"/>
                  <w:marBottom w:val="0"/>
                  <w:divBdr>
                    <w:top w:val="single" w:sz="2" w:space="1" w:color="FFFFFF"/>
                    <w:left w:val="single" w:sz="2" w:space="12" w:color="FFFFFF"/>
                    <w:bottom w:val="single" w:sz="2" w:space="4" w:color="FFFFFF"/>
                    <w:right w:val="single" w:sz="2" w:space="4" w:color="FFFFFF"/>
                  </w:divBdr>
                  <w:divsChild>
                    <w:div w:id="151934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59969">
      <w:bodyDiv w:val="1"/>
      <w:marLeft w:val="0"/>
      <w:marRight w:val="0"/>
      <w:marTop w:val="0"/>
      <w:marBottom w:val="0"/>
      <w:divBdr>
        <w:top w:val="none" w:sz="0" w:space="0" w:color="auto"/>
        <w:left w:val="none" w:sz="0" w:space="0" w:color="auto"/>
        <w:bottom w:val="none" w:sz="0" w:space="0" w:color="auto"/>
        <w:right w:val="none" w:sz="0" w:space="0" w:color="auto"/>
      </w:divBdr>
      <w:divsChild>
        <w:div w:id="239994062">
          <w:marLeft w:val="0"/>
          <w:marRight w:val="0"/>
          <w:marTop w:val="0"/>
          <w:marBottom w:val="0"/>
          <w:divBdr>
            <w:top w:val="none" w:sz="0" w:space="0" w:color="auto"/>
            <w:left w:val="none" w:sz="0" w:space="0" w:color="auto"/>
            <w:bottom w:val="none" w:sz="0" w:space="0" w:color="auto"/>
            <w:right w:val="none" w:sz="0" w:space="0" w:color="auto"/>
          </w:divBdr>
        </w:div>
      </w:divsChild>
    </w:div>
    <w:div w:id="1939487727">
      <w:bodyDiv w:val="1"/>
      <w:marLeft w:val="0"/>
      <w:marRight w:val="0"/>
      <w:marTop w:val="0"/>
      <w:marBottom w:val="0"/>
      <w:divBdr>
        <w:top w:val="none" w:sz="0" w:space="0" w:color="auto"/>
        <w:left w:val="none" w:sz="0" w:space="0" w:color="auto"/>
        <w:bottom w:val="none" w:sz="0" w:space="0" w:color="auto"/>
        <w:right w:val="none" w:sz="0" w:space="0" w:color="auto"/>
      </w:divBdr>
      <w:divsChild>
        <w:div w:id="558052855">
          <w:marLeft w:val="0"/>
          <w:marRight w:val="0"/>
          <w:marTop w:val="0"/>
          <w:marBottom w:val="0"/>
          <w:divBdr>
            <w:top w:val="none" w:sz="0" w:space="0" w:color="auto"/>
            <w:left w:val="none" w:sz="0" w:space="0" w:color="auto"/>
            <w:bottom w:val="none" w:sz="0" w:space="0" w:color="auto"/>
            <w:right w:val="none" w:sz="0" w:space="0" w:color="auto"/>
          </w:divBdr>
        </w:div>
        <w:div w:id="507519876">
          <w:marLeft w:val="0"/>
          <w:marRight w:val="0"/>
          <w:marTop w:val="0"/>
          <w:marBottom w:val="335"/>
          <w:divBdr>
            <w:top w:val="none" w:sz="0" w:space="0" w:color="auto"/>
            <w:left w:val="none" w:sz="0" w:space="0" w:color="auto"/>
            <w:bottom w:val="none" w:sz="0" w:space="0" w:color="auto"/>
            <w:right w:val="none" w:sz="0" w:space="0" w:color="auto"/>
          </w:divBdr>
          <w:divsChild>
            <w:div w:id="1700279317">
              <w:marLeft w:val="0"/>
              <w:marRight w:val="0"/>
              <w:marTop w:val="0"/>
              <w:marBottom w:val="0"/>
              <w:divBdr>
                <w:top w:val="none" w:sz="0" w:space="0" w:color="auto"/>
                <w:left w:val="none" w:sz="0" w:space="0" w:color="auto"/>
                <w:bottom w:val="none" w:sz="0" w:space="0" w:color="auto"/>
                <w:right w:val="none" w:sz="0" w:space="0" w:color="auto"/>
              </w:divBdr>
              <w:divsChild>
                <w:div w:id="805709069">
                  <w:marLeft w:val="0"/>
                  <w:marRight w:val="0"/>
                  <w:marTop w:val="0"/>
                  <w:marBottom w:val="0"/>
                  <w:divBdr>
                    <w:top w:val="single" w:sz="2" w:space="4" w:color="FFFFFF"/>
                    <w:left w:val="single" w:sz="2" w:space="12" w:color="FFFFFF"/>
                    <w:bottom w:val="single" w:sz="2" w:space="1" w:color="FFFFFF"/>
                    <w:right w:val="single" w:sz="2" w:space="4" w:color="FFFFFF"/>
                  </w:divBdr>
                  <w:divsChild>
                    <w:div w:id="897589652">
                      <w:marLeft w:val="0"/>
                      <w:marRight w:val="0"/>
                      <w:marTop w:val="0"/>
                      <w:marBottom w:val="0"/>
                      <w:divBdr>
                        <w:top w:val="none" w:sz="0" w:space="0" w:color="auto"/>
                        <w:left w:val="none" w:sz="0" w:space="0" w:color="auto"/>
                        <w:bottom w:val="none" w:sz="0" w:space="0" w:color="auto"/>
                        <w:right w:val="none" w:sz="0" w:space="0" w:color="auto"/>
                      </w:divBdr>
                    </w:div>
                  </w:divsChild>
                </w:div>
                <w:div w:id="415640523">
                  <w:marLeft w:val="0"/>
                  <w:marRight w:val="0"/>
                  <w:marTop w:val="0"/>
                  <w:marBottom w:val="0"/>
                  <w:divBdr>
                    <w:top w:val="single" w:sz="2" w:space="1" w:color="FFFFFF"/>
                    <w:left w:val="single" w:sz="2" w:space="12" w:color="FFFFFF"/>
                    <w:bottom w:val="single" w:sz="2" w:space="1" w:color="FFFFFF"/>
                    <w:right w:val="single" w:sz="2" w:space="4" w:color="FFFFFF"/>
                  </w:divBdr>
                  <w:divsChild>
                    <w:div w:id="1955863921">
                      <w:marLeft w:val="0"/>
                      <w:marRight w:val="0"/>
                      <w:marTop w:val="0"/>
                      <w:marBottom w:val="0"/>
                      <w:divBdr>
                        <w:top w:val="none" w:sz="0" w:space="0" w:color="auto"/>
                        <w:left w:val="none" w:sz="0" w:space="0" w:color="auto"/>
                        <w:bottom w:val="none" w:sz="0" w:space="0" w:color="auto"/>
                        <w:right w:val="none" w:sz="0" w:space="0" w:color="auto"/>
                      </w:divBdr>
                    </w:div>
                  </w:divsChild>
                </w:div>
                <w:div w:id="1687977931">
                  <w:marLeft w:val="0"/>
                  <w:marRight w:val="0"/>
                  <w:marTop w:val="0"/>
                  <w:marBottom w:val="0"/>
                  <w:divBdr>
                    <w:top w:val="single" w:sz="2" w:space="1" w:color="FFFFFF"/>
                    <w:left w:val="single" w:sz="2" w:space="12" w:color="FFFFFF"/>
                    <w:bottom w:val="single" w:sz="2" w:space="1" w:color="FFFFFF"/>
                    <w:right w:val="single" w:sz="2" w:space="4" w:color="FFFFFF"/>
                  </w:divBdr>
                  <w:divsChild>
                    <w:div w:id="602886409">
                      <w:marLeft w:val="0"/>
                      <w:marRight w:val="0"/>
                      <w:marTop w:val="0"/>
                      <w:marBottom w:val="0"/>
                      <w:divBdr>
                        <w:top w:val="none" w:sz="0" w:space="0" w:color="auto"/>
                        <w:left w:val="none" w:sz="0" w:space="0" w:color="auto"/>
                        <w:bottom w:val="none" w:sz="0" w:space="0" w:color="auto"/>
                        <w:right w:val="none" w:sz="0" w:space="0" w:color="auto"/>
                      </w:divBdr>
                    </w:div>
                  </w:divsChild>
                </w:div>
                <w:div w:id="583729689">
                  <w:marLeft w:val="0"/>
                  <w:marRight w:val="0"/>
                  <w:marTop w:val="0"/>
                  <w:marBottom w:val="0"/>
                  <w:divBdr>
                    <w:top w:val="single" w:sz="2" w:space="1" w:color="FFFFFF"/>
                    <w:left w:val="single" w:sz="2" w:space="12" w:color="FFFFFF"/>
                    <w:bottom w:val="single" w:sz="2" w:space="1" w:color="FFFFFF"/>
                    <w:right w:val="single" w:sz="2" w:space="4" w:color="FFFFFF"/>
                  </w:divBdr>
                  <w:divsChild>
                    <w:div w:id="805510944">
                      <w:marLeft w:val="0"/>
                      <w:marRight w:val="0"/>
                      <w:marTop w:val="0"/>
                      <w:marBottom w:val="0"/>
                      <w:divBdr>
                        <w:top w:val="none" w:sz="0" w:space="0" w:color="auto"/>
                        <w:left w:val="none" w:sz="0" w:space="0" w:color="auto"/>
                        <w:bottom w:val="none" w:sz="0" w:space="0" w:color="auto"/>
                        <w:right w:val="none" w:sz="0" w:space="0" w:color="auto"/>
                      </w:divBdr>
                    </w:div>
                  </w:divsChild>
                </w:div>
                <w:div w:id="1660889459">
                  <w:marLeft w:val="0"/>
                  <w:marRight w:val="0"/>
                  <w:marTop w:val="0"/>
                  <w:marBottom w:val="0"/>
                  <w:divBdr>
                    <w:top w:val="single" w:sz="2" w:space="1" w:color="FFFFFF"/>
                    <w:left w:val="single" w:sz="2" w:space="12" w:color="FFFFFF"/>
                    <w:bottom w:val="single" w:sz="2" w:space="1" w:color="FFFFFF"/>
                    <w:right w:val="single" w:sz="2" w:space="4" w:color="FFFFFF"/>
                  </w:divBdr>
                  <w:divsChild>
                    <w:div w:id="1966085678">
                      <w:marLeft w:val="0"/>
                      <w:marRight w:val="0"/>
                      <w:marTop w:val="0"/>
                      <w:marBottom w:val="0"/>
                      <w:divBdr>
                        <w:top w:val="none" w:sz="0" w:space="0" w:color="auto"/>
                        <w:left w:val="none" w:sz="0" w:space="0" w:color="auto"/>
                        <w:bottom w:val="none" w:sz="0" w:space="0" w:color="auto"/>
                        <w:right w:val="none" w:sz="0" w:space="0" w:color="auto"/>
                      </w:divBdr>
                    </w:div>
                  </w:divsChild>
                </w:div>
                <w:div w:id="1137456919">
                  <w:marLeft w:val="0"/>
                  <w:marRight w:val="0"/>
                  <w:marTop w:val="0"/>
                  <w:marBottom w:val="0"/>
                  <w:divBdr>
                    <w:top w:val="single" w:sz="2" w:space="1" w:color="FFFFFF"/>
                    <w:left w:val="single" w:sz="2" w:space="12" w:color="FFFFFF"/>
                    <w:bottom w:val="single" w:sz="2" w:space="1" w:color="FFFFFF"/>
                    <w:right w:val="single" w:sz="2" w:space="4" w:color="FFFFFF"/>
                  </w:divBdr>
                  <w:divsChild>
                    <w:div w:id="588078425">
                      <w:marLeft w:val="0"/>
                      <w:marRight w:val="0"/>
                      <w:marTop w:val="0"/>
                      <w:marBottom w:val="0"/>
                      <w:divBdr>
                        <w:top w:val="none" w:sz="0" w:space="0" w:color="auto"/>
                        <w:left w:val="none" w:sz="0" w:space="0" w:color="auto"/>
                        <w:bottom w:val="none" w:sz="0" w:space="0" w:color="auto"/>
                        <w:right w:val="none" w:sz="0" w:space="0" w:color="auto"/>
                      </w:divBdr>
                    </w:div>
                  </w:divsChild>
                </w:div>
                <w:div w:id="1652253614">
                  <w:marLeft w:val="0"/>
                  <w:marRight w:val="0"/>
                  <w:marTop w:val="0"/>
                  <w:marBottom w:val="0"/>
                  <w:divBdr>
                    <w:top w:val="single" w:sz="2" w:space="1" w:color="FFFFFF"/>
                    <w:left w:val="single" w:sz="2" w:space="12" w:color="FFFFFF"/>
                    <w:bottom w:val="single" w:sz="2" w:space="1" w:color="FFFFFF"/>
                    <w:right w:val="single" w:sz="2" w:space="4" w:color="FFFFFF"/>
                  </w:divBdr>
                  <w:divsChild>
                    <w:div w:id="252208121">
                      <w:marLeft w:val="0"/>
                      <w:marRight w:val="0"/>
                      <w:marTop w:val="0"/>
                      <w:marBottom w:val="0"/>
                      <w:divBdr>
                        <w:top w:val="none" w:sz="0" w:space="0" w:color="auto"/>
                        <w:left w:val="none" w:sz="0" w:space="0" w:color="auto"/>
                        <w:bottom w:val="none" w:sz="0" w:space="0" w:color="auto"/>
                        <w:right w:val="none" w:sz="0" w:space="0" w:color="auto"/>
                      </w:divBdr>
                    </w:div>
                  </w:divsChild>
                </w:div>
                <w:div w:id="19361657">
                  <w:marLeft w:val="0"/>
                  <w:marRight w:val="0"/>
                  <w:marTop w:val="0"/>
                  <w:marBottom w:val="0"/>
                  <w:divBdr>
                    <w:top w:val="single" w:sz="2" w:space="1" w:color="FFFFFF"/>
                    <w:left w:val="single" w:sz="2" w:space="12" w:color="FFFFFF"/>
                    <w:bottom w:val="single" w:sz="2" w:space="1" w:color="FFFFFF"/>
                    <w:right w:val="single" w:sz="2" w:space="4" w:color="FFFFFF"/>
                  </w:divBdr>
                  <w:divsChild>
                    <w:div w:id="507913519">
                      <w:marLeft w:val="0"/>
                      <w:marRight w:val="0"/>
                      <w:marTop w:val="0"/>
                      <w:marBottom w:val="0"/>
                      <w:divBdr>
                        <w:top w:val="none" w:sz="0" w:space="0" w:color="auto"/>
                        <w:left w:val="none" w:sz="0" w:space="0" w:color="auto"/>
                        <w:bottom w:val="none" w:sz="0" w:space="0" w:color="auto"/>
                        <w:right w:val="none" w:sz="0" w:space="0" w:color="auto"/>
                      </w:divBdr>
                    </w:div>
                  </w:divsChild>
                </w:div>
                <w:div w:id="480463529">
                  <w:marLeft w:val="0"/>
                  <w:marRight w:val="0"/>
                  <w:marTop w:val="0"/>
                  <w:marBottom w:val="0"/>
                  <w:divBdr>
                    <w:top w:val="single" w:sz="2" w:space="1" w:color="FFFFFF"/>
                    <w:left w:val="single" w:sz="2" w:space="12" w:color="FFFFFF"/>
                    <w:bottom w:val="single" w:sz="2" w:space="1" w:color="FFFFFF"/>
                    <w:right w:val="single" w:sz="2" w:space="4" w:color="FFFFFF"/>
                  </w:divBdr>
                  <w:divsChild>
                    <w:div w:id="545525445">
                      <w:marLeft w:val="0"/>
                      <w:marRight w:val="0"/>
                      <w:marTop w:val="0"/>
                      <w:marBottom w:val="0"/>
                      <w:divBdr>
                        <w:top w:val="none" w:sz="0" w:space="0" w:color="auto"/>
                        <w:left w:val="none" w:sz="0" w:space="0" w:color="auto"/>
                        <w:bottom w:val="none" w:sz="0" w:space="0" w:color="auto"/>
                        <w:right w:val="none" w:sz="0" w:space="0" w:color="auto"/>
                      </w:divBdr>
                    </w:div>
                  </w:divsChild>
                </w:div>
                <w:div w:id="1446969397">
                  <w:marLeft w:val="0"/>
                  <w:marRight w:val="0"/>
                  <w:marTop w:val="0"/>
                  <w:marBottom w:val="0"/>
                  <w:divBdr>
                    <w:top w:val="single" w:sz="2" w:space="1" w:color="FFFFFF"/>
                    <w:left w:val="single" w:sz="2" w:space="12" w:color="FFFFFF"/>
                    <w:bottom w:val="single" w:sz="2" w:space="1" w:color="FFFFFF"/>
                    <w:right w:val="single" w:sz="2" w:space="4" w:color="FFFFFF"/>
                  </w:divBdr>
                  <w:divsChild>
                    <w:div w:id="1558856951">
                      <w:marLeft w:val="0"/>
                      <w:marRight w:val="0"/>
                      <w:marTop w:val="0"/>
                      <w:marBottom w:val="0"/>
                      <w:divBdr>
                        <w:top w:val="none" w:sz="0" w:space="0" w:color="auto"/>
                        <w:left w:val="none" w:sz="0" w:space="0" w:color="auto"/>
                        <w:bottom w:val="none" w:sz="0" w:space="0" w:color="auto"/>
                        <w:right w:val="none" w:sz="0" w:space="0" w:color="auto"/>
                      </w:divBdr>
                    </w:div>
                  </w:divsChild>
                </w:div>
                <w:div w:id="1343169600">
                  <w:marLeft w:val="0"/>
                  <w:marRight w:val="0"/>
                  <w:marTop w:val="0"/>
                  <w:marBottom w:val="0"/>
                  <w:divBdr>
                    <w:top w:val="single" w:sz="2" w:space="1" w:color="FFFFFF"/>
                    <w:left w:val="single" w:sz="2" w:space="12" w:color="FFFFFF"/>
                    <w:bottom w:val="single" w:sz="2" w:space="1" w:color="FFFFFF"/>
                    <w:right w:val="single" w:sz="2" w:space="4" w:color="FFFFFF"/>
                  </w:divBdr>
                  <w:divsChild>
                    <w:div w:id="102458310">
                      <w:marLeft w:val="0"/>
                      <w:marRight w:val="0"/>
                      <w:marTop w:val="0"/>
                      <w:marBottom w:val="0"/>
                      <w:divBdr>
                        <w:top w:val="none" w:sz="0" w:space="0" w:color="auto"/>
                        <w:left w:val="none" w:sz="0" w:space="0" w:color="auto"/>
                        <w:bottom w:val="none" w:sz="0" w:space="0" w:color="auto"/>
                        <w:right w:val="none" w:sz="0" w:space="0" w:color="auto"/>
                      </w:divBdr>
                    </w:div>
                  </w:divsChild>
                </w:div>
                <w:div w:id="115561459">
                  <w:marLeft w:val="0"/>
                  <w:marRight w:val="0"/>
                  <w:marTop w:val="0"/>
                  <w:marBottom w:val="0"/>
                  <w:divBdr>
                    <w:top w:val="single" w:sz="2" w:space="1" w:color="FFFFFF"/>
                    <w:left w:val="single" w:sz="2" w:space="12" w:color="FFFFFF"/>
                    <w:bottom w:val="single" w:sz="2" w:space="1" w:color="FFFFFF"/>
                    <w:right w:val="single" w:sz="2" w:space="4" w:color="FFFFFF"/>
                  </w:divBdr>
                  <w:divsChild>
                    <w:div w:id="982739502">
                      <w:marLeft w:val="0"/>
                      <w:marRight w:val="0"/>
                      <w:marTop w:val="0"/>
                      <w:marBottom w:val="0"/>
                      <w:divBdr>
                        <w:top w:val="none" w:sz="0" w:space="0" w:color="auto"/>
                        <w:left w:val="none" w:sz="0" w:space="0" w:color="auto"/>
                        <w:bottom w:val="none" w:sz="0" w:space="0" w:color="auto"/>
                        <w:right w:val="none" w:sz="0" w:space="0" w:color="auto"/>
                      </w:divBdr>
                    </w:div>
                  </w:divsChild>
                </w:div>
                <w:div w:id="397634139">
                  <w:marLeft w:val="0"/>
                  <w:marRight w:val="0"/>
                  <w:marTop w:val="0"/>
                  <w:marBottom w:val="0"/>
                  <w:divBdr>
                    <w:top w:val="single" w:sz="2" w:space="1" w:color="FFFFFF"/>
                    <w:left w:val="single" w:sz="2" w:space="12" w:color="FFFFFF"/>
                    <w:bottom w:val="single" w:sz="2" w:space="1" w:color="FFFFFF"/>
                    <w:right w:val="single" w:sz="2" w:space="4" w:color="FFFFFF"/>
                  </w:divBdr>
                  <w:divsChild>
                    <w:div w:id="787161504">
                      <w:marLeft w:val="0"/>
                      <w:marRight w:val="0"/>
                      <w:marTop w:val="0"/>
                      <w:marBottom w:val="0"/>
                      <w:divBdr>
                        <w:top w:val="none" w:sz="0" w:space="0" w:color="auto"/>
                        <w:left w:val="none" w:sz="0" w:space="0" w:color="auto"/>
                        <w:bottom w:val="none" w:sz="0" w:space="0" w:color="auto"/>
                        <w:right w:val="none" w:sz="0" w:space="0" w:color="auto"/>
                      </w:divBdr>
                    </w:div>
                  </w:divsChild>
                </w:div>
                <w:div w:id="601298958">
                  <w:marLeft w:val="0"/>
                  <w:marRight w:val="0"/>
                  <w:marTop w:val="0"/>
                  <w:marBottom w:val="0"/>
                  <w:divBdr>
                    <w:top w:val="single" w:sz="2" w:space="1" w:color="FFFFFF"/>
                    <w:left w:val="single" w:sz="2" w:space="12" w:color="FFFFFF"/>
                    <w:bottom w:val="single" w:sz="2" w:space="1" w:color="FFFFFF"/>
                    <w:right w:val="single" w:sz="2" w:space="4" w:color="FFFFFF"/>
                  </w:divBdr>
                  <w:divsChild>
                    <w:div w:id="1273972171">
                      <w:marLeft w:val="0"/>
                      <w:marRight w:val="0"/>
                      <w:marTop w:val="0"/>
                      <w:marBottom w:val="0"/>
                      <w:divBdr>
                        <w:top w:val="none" w:sz="0" w:space="0" w:color="auto"/>
                        <w:left w:val="none" w:sz="0" w:space="0" w:color="auto"/>
                        <w:bottom w:val="none" w:sz="0" w:space="0" w:color="auto"/>
                        <w:right w:val="none" w:sz="0" w:space="0" w:color="auto"/>
                      </w:divBdr>
                    </w:div>
                  </w:divsChild>
                </w:div>
                <w:div w:id="667633896">
                  <w:marLeft w:val="0"/>
                  <w:marRight w:val="0"/>
                  <w:marTop w:val="0"/>
                  <w:marBottom w:val="0"/>
                  <w:divBdr>
                    <w:top w:val="single" w:sz="2" w:space="1" w:color="FFFFFF"/>
                    <w:left w:val="single" w:sz="2" w:space="12" w:color="FFFFFF"/>
                    <w:bottom w:val="single" w:sz="2" w:space="1" w:color="FFFFFF"/>
                    <w:right w:val="single" w:sz="2" w:space="4" w:color="FFFFFF"/>
                  </w:divBdr>
                  <w:divsChild>
                    <w:div w:id="1810320881">
                      <w:marLeft w:val="0"/>
                      <w:marRight w:val="0"/>
                      <w:marTop w:val="0"/>
                      <w:marBottom w:val="0"/>
                      <w:divBdr>
                        <w:top w:val="none" w:sz="0" w:space="0" w:color="auto"/>
                        <w:left w:val="none" w:sz="0" w:space="0" w:color="auto"/>
                        <w:bottom w:val="none" w:sz="0" w:space="0" w:color="auto"/>
                        <w:right w:val="none" w:sz="0" w:space="0" w:color="auto"/>
                      </w:divBdr>
                    </w:div>
                  </w:divsChild>
                </w:div>
                <w:div w:id="1622418034">
                  <w:marLeft w:val="0"/>
                  <w:marRight w:val="0"/>
                  <w:marTop w:val="0"/>
                  <w:marBottom w:val="0"/>
                  <w:divBdr>
                    <w:top w:val="single" w:sz="2" w:space="1" w:color="FFFFFF"/>
                    <w:left w:val="single" w:sz="2" w:space="12" w:color="FFFFFF"/>
                    <w:bottom w:val="single" w:sz="2" w:space="1" w:color="FFFFFF"/>
                    <w:right w:val="single" w:sz="2" w:space="4" w:color="FFFFFF"/>
                  </w:divBdr>
                  <w:divsChild>
                    <w:div w:id="153496441">
                      <w:marLeft w:val="0"/>
                      <w:marRight w:val="0"/>
                      <w:marTop w:val="0"/>
                      <w:marBottom w:val="0"/>
                      <w:divBdr>
                        <w:top w:val="none" w:sz="0" w:space="0" w:color="auto"/>
                        <w:left w:val="none" w:sz="0" w:space="0" w:color="auto"/>
                        <w:bottom w:val="none" w:sz="0" w:space="0" w:color="auto"/>
                        <w:right w:val="none" w:sz="0" w:space="0" w:color="auto"/>
                      </w:divBdr>
                    </w:div>
                  </w:divsChild>
                </w:div>
                <w:div w:id="300309380">
                  <w:marLeft w:val="0"/>
                  <w:marRight w:val="0"/>
                  <w:marTop w:val="0"/>
                  <w:marBottom w:val="0"/>
                  <w:divBdr>
                    <w:top w:val="single" w:sz="2" w:space="1" w:color="FFFFFF"/>
                    <w:left w:val="single" w:sz="2" w:space="12" w:color="FFFFFF"/>
                    <w:bottom w:val="single" w:sz="2" w:space="1" w:color="FFFFFF"/>
                    <w:right w:val="single" w:sz="2" w:space="4" w:color="FFFFFF"/>
                  </w:divBdr>
                  <w:divsChild>
                    <w:div w:id="109128724">
                      <w:marLeft w:val="0"/>
                      <w:marRight w:val="0"/>
                      <w:marTop w:val="0"/>
                      <w:marBottom w:val="0"/>
                      <w:divBdr>
                        <w:top w:val="none" w:sz="0" w:space="0" w:color="auto"/>
                        <w:left w:val="none" w:sz="0" w:space="0" w:color="auto"/>
                        <w:bottom w:val="none" w:sz="0" w:space="0" w:color="auto"/>
                        <w:right w:val="none" w:sz="0" w:space="0" w:color="auto"/>
                      </w:divBdr>
                    </w:div>
                  </w:divsChild>
                </w:div>
                <w:div w:id="2147041405">
                  <w:marLeft w:val="0"/>
                  <w:marRight w:val="0"/>
                  <w:marTop w:val="0"/>
                  <w:marBottom w:val="0"/>
                  <w:divBdr>
                    <w:top w:val="single" w:sz="2" w:space="1" w:color="FFFFFF"/>
                    <w:left w:val="single" w:sz="2" w:space="12" w:color="FFFFFF"/>
                    <w:bottom w:val="single" w:sz="2" w:space="1" w:color="FFFFFF"/>
                    <w:right w:val="single" w:sz="2" w:space="4" w:color="FFFFFF"/>
                  </w:divBdr>
                  <w:divsChild>
                    <w:div w:id="1885484810">
                      <w:marLeft w:val="0"/>
                      <w:marRight w:val="0"/>
                      <w:marTop w:val="0"/>
                      <w:marBottom w:val="0"/>
                      <w:divBdr>
                        <w:top w:val="none" w:sz="0" w:space="0" w:color="auto"/>
                        <w:left w:val="none" w:sz="0" w:space="0" w:color="auto"/>
                        <w:bottom w:val="none" w:sz="0" w:space="0" w:color="auto"/>
                        <w:right w:val="none" w:sz="0" w:space="0" w:color="auto"/>
                      </w:divBdr>
                    </w:div>
                  </w:divsChild>
                </w:div>
                <w:div w:id="1903175202">
                  <w:marLeft w:val="0"/>
                  <w:marRight w:val="0"/>
                  <w:marTop w:val="0"/>
                  <w:marBottom w:val="0"/>
                  <w:divBdr>
                    <w:top w:val="single" w:sz="2" w:space="1" w:color="FFFFFF"/>
                    <w:left w:val="single" w:sz="2" w:space="12" w:color="FFFFFF"/>
                    <w:bottom w:val="single" w:sz="2" w:space="1" w:color="FFFFFF"/>
                    <w:right w:val="single" w:sz="2" w:space="4" w:color="FFFFFF"/>
                  </w:divBdr>
                  <w:divsChild>
                    <w:div w:id="663968564">
                      <w:marLeft w:val="0"/>
                      <w:marRight w:val="0"/>
                      <w:marTop w:val="0"/>
                      <w:marBottom w:val="0"/>
                      <w:divBdr>
                        <w:top w:val="none" w:sz="0" w:space="0" w:color="auto"/>
                        <w:left w:val="none" w:sz="0" w:space="0" w:color="auto"/>
                        <w:bottom w:val="none" w:sz="0" w:space="0" w:color="auto"/>
                        <w:right w:val="none" w:sz="0" w:space="0" w:color="auto"/>
                      </w:divBdr>
                    </w:div>
                  </w:divsChild>
                </w:div>
                <w:div w:id="1872836100">
                  <w:marLeft w:val="0"/>
                  <w:marRight w:val="0"/>
                  <w:marTop w:val="0"/>
                  <w:marBottom w:val="0"/>
                  <w:divBdr>
                    <w:top w:val="single" w:sz="2" w:space="1" w:color="FFFFFF"/>
                    <w:left w:val="single" w:sz="2" w:space="12" w:color="FFFFFF"/>
                    <w:bottom w:val="single" w:sz="2" w:space="1" w:color="FFFFFF"/>
                    <w:right w:val="single" w:sz="2" w:space="4" w:color="FFFFFF"/>
                  </w:divBdr>
                  <w:divsChild>
                    <w:div w:id="1963997201">
                      <w:marLeft w:val="0"/>
                      <w:marRight w:val="0"/>
                      <w:marTop w:val="0"/>
                      <w:marBottom w:val="0"/>
                      <w:divBdr>
                        <w:top w:val="none" w:sz="0" w:space="0" w:color="auto"/>
                        <w:left w:val="none" w:sz="0" w:space="0" w:color="auto"/>
                        <w:bottom w:val="none" w:sz="0" w:space="0" w:color="auto"/>
                        <w:right w:val="none" w:sz="0" w:space="0" w:color="auto"/>
                      </w:divBdr>
                    </w:div>
                  </w:divsChild>
                </w:div>
                <w:div w:id="1861628431">
                  <w:marLeft w:val="0"/>
                  <w:marRight w:val="0"/>
                  <w:marTop w:val="0"/>
                  <w:marBottom w:val="0"/>
                  <w:divBdr>
                    <w:top w:val="single" w:sz="2" w:space="1" w:color="FFFFFF"/>
                    <w:left w:val="single" w:sz="2" w:space="12" w:color="FFFFFF"/>
                    <w:bottom w:val="single" w:sz="2" w:space="1" w:color="FFFFFF"/>
                    <w:right w:val="single" w:sz="2" w:space="4" w:color="FFFFFF"/>
                  </w:divBdr>
                  <w:divsChild>
                    <w:div w:id="1536043060">
                      <w:marLeft w:val="0"/>
                      <w:marRight w:val="0"/>
                      <w:marTop w:val="0"/>
                      <w:marBottom w:val="0"/>
                      <w:divBdr>
                        <w:top w:val="none" w:sz="0" w:space="0" w:color="auto"/>
                        <w:left w:val="none" w:sz="0" w:space="0" w:color="auto"/>
                        <w:bottom w:val="none" w:sz="0" w:space="0" w:color="auto"/>
                        <w:right w:val="none" w:sz="0" w:space="0" w:color="auto"/>
                      </w:divBdr>
                    </w:div>
                  </w:divsChild>
                </w:div>
                <w:div w:id="1143742560">
                  <w:marLeft w:val="0"/>
                  <w:marRight w:val="0"/>
                  <w:marTop w:val="0"/>
                  <w:marBottom w:val="0"/>
                  <w:divBdr>
                    <w:top w:val="single" w:sz="2" w:space="1" w:color="FFFFFF"/>
                    <w:left w:val="single" w:sz="2" w:space="12" w:color="FFFFFF"/>
                    <w:bottom w:val="single" w:sz="2" w:space="1" w:color="FFFFFF"/>
                    <w:right w:val="single" w:sz="2" w:space="4" w:color="FFFFFF"/>
                  </w:divBdr>
                  <w:divsChild>
                    <w:div w:id="2116636746">
                      <w:marLeft w:val="0"/>
                      <w:marRight w:val="0"/>
                      <w:marTop w:val="0"/>
                      <w:marBottom w:val="0"/>
                      <w:divBdr>
                        <w:top w:val="none" w:sz="0" w:space="0" w:color="auto"/>
                        <w:left w:val="none" w:sz="0" w:space="0" w:color="auto"/>
                        <w:bottom w:val="none" w:sz="0" w:space="0" w:color="auto"/>
                        <w:right w:val="none" w:sz="0" w:space="0" w:color="auto"/>
                      </w:divBdr>
                    </w:div>
                  </w:divsChild>
                </w:div>
                <w:div w:id="1482621562">
                  <w:marLeft w:val="0"/>
                  <w:marRight w:val="0"/>
                  <w:marTop w:val="0"/>
                  <w:marBottom w:val="0"/>
                  <w:divBdr>
                    <w:top w:val="single" w:sz="2" w:space="1" w:color="FFFFFF"/>
                    <w:left w:val="single" w:sz="2" w:space="12" w:color="FFFFFF"/>
                    <w:bottom w:val="single" w:sz="2" w:space="1" w:color="FFFFFF"/>
                    <w:right w:val="single" w:sz="2" w:space="4" w:color="FFFFFF"/>
                  </w:divBdr>
                  <w:divsChild>
                    <w:div w:id="526404595">
                      <w:marLeft w:val="0"/>
                      <w:marRight w:val="0"/>
                      <w:marTop w:val="0"/>
                      <w:marBottom w:val="0"/>
                      <w:divBdr>
                        <w:top w:val="none" w:sz="0" w:space="0" w:color="auto"/>
                        <w:left w:val="none" w:sz="0" w:space="0" w:color="auto"/>
                        <w:bottom w:val="none" w:sz="0" w:space="0" w:color="auto"/>
                        <w:right w:val="none" w:sz="0" w:space="0" w:color="auto"/>
                      </w:divBdr>
                    </w:div>
                  </w:divsChild>
                </w:div>
                <w:div w:id="957762675">
                  <w:marLeft w:val="0"/>
                  <w:marRight w:val="0"/>
                  <w:marTop w:val="0"/>
                  <w:marBottom w:val="0"/>
                  <w:divBdr>
                    <w:top w:val="single" w:sz="2" w:space="1" w:color="FFFFFF"/>
                    <w:left w:val="single" w:sz="2" w:space="12" w:color="FFFFFF"/>
                    <w:bottom w:val="single" w:sz="2" w:space="1" w:color="FFFFFF"/>
                    <w:right w:val="single" w:sz="2" w:space="4" w:color="FFFFFF"/>
                  </w:divBdr>
                  <w:divsChild>
                    <w:div w:id="325594480">
                      <w:marLeft w:val="0"/>
                      <w:marRight w:val="0"/>
                      <w:marTop w:val="0"/>
                      <w:marBottom w:val="0"/>
                      <w:divBdr>
                        <w:top w:val="none" w:sz="0" w:space="0" w:color="auto"/>
                        <w:left w:val="none" w:sz="0" w:space="0" w:color="auto"/>
                        <w:bottom w:val="none" w:sz="0" w:space="0" w:color="auto"/>
                        <w:right w:val="none" w:sz="0" w:space="0" w:color="auto"/>
                      </w:divBdr>
                    </w:div>
                  </w:divsChild>
                </w:div>
                <w:div w:id="355425899">
                  <w:marLeft w:val="0"/>
                  <w:marRight w:val="0"/>
                  <w:marTop w:val="0"/>
                  <w:marBottom w:val="0"/>
                  <w:divBdr>
                    <w:top w:val="single" w:sz="2" w:space="1" w:color="FFFFFF"/>
                    <w:left w:val="single" w:sz="2" w:space="12" w:color="FFFFFF"/>
                    <w:bottom w:val="single" w:sz="2" w:space="1" w:color="FFFFFF"/>
                    <w:right w:val="single" w:sz="2" w:space="4" w:color="FFFFFF"/>
                  </w:divBdr>
                  <w:divsChild>
                    <w:div w:id="1839997755">
                      <w:marLeft w:val="0"/>
                      <w:marRight w:val="0"/>
                      <w:marTop w:val="0"/>
                      <w:marBottom w:val="0"/>
                      <w:divBdr>
                        <w:top w:val="none" w:sz="0" w:space="0" w:color="auto"/>
                        <w:left w:val="none" w:sz="0" w:space="0" w:color="auto"/>
                        <w:bottom w:val="none" w:sz="0" w:space="0" w:color="auto"/>
                        <w:right w:val="none" w:sz="0" w:space="0" w:color="auto"/>
                      </w:divBdr>
                    </w:div>
                  </w:divsChild>
                </w:div>
                <w:div w:id="1622416388">
                  <w:marLeft w:val="0"/>
                  <w:marRight w:val="0"/>
                  <w:marTop w:val="0"/>
                  <w:marBottom w:val="0"/>
                  <w:divBdr>
                    <w:top w:val="single" w:sz="2" w:space="1" w:color="FFFFFF"/>
                    <w:left w:val="single" w:sz="2" w:space="12" w:color="FFFFFF"/>
                    <w:bottom w:val="single" w:sz="2" w:space="4" w:color="FFFFFF"/>
                    <w:right w:val="single" w:sz="2" w:space="4" w:color="FFFFFF"/>
                  </w:divBdr>
                  <w:divsChild>
                    <w:div w:id="160217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77502">
          <w:marLeft w:val="0"/>
          <w:marRight w:val="0"/>
          <w:marTop w:val="0"/>
          <w:marBottom w:val="335"/>
          <w:divBdr>
            <w:top w:val="none" w:sz="0" w:space="0" w:color="auto"/>
            <w:left w:val="none" w:sz="0" w:space="0" w:color="auto"/>
            <w:bottom w:val="none" w:sz="0" w:space="0" w:color="auto"/>
            <w:right w:val="none" w:sz="0" w:space="0" w:color="auto"/>
          </w:divBdr>
          <w:divsChild>
            <w:div w:id="1662269695">
              <w:marLeft w:val="0"/>
              <w:marRight w:val="0"/>
              <w:marTop w:val="0"/>
              <w:marBottom w:val="0"/>
              <w:divBdr>
                <w:top w:val="none" w:sz="0" w:space="0" w:color="auto"/>
                <w:left w:val="none" w:sz="0" w:space="0" w:color="auto"/>
                <w:bottom w:val="none" w:sz="0" w:space="0" w:color="auto"/>
                <w:right w:val="none" w:sz="0" w:space="0" w:color="auto"/>
              </w:divBdr>
              <w:divsChild>
                <w:div w:id="1512641522">
                  <w:marLeft w:val="0"/>
                  <w:marRight w:val="0"/>
                  <w:marTop w:val="0"/>
                  <w:marBottom w:val="0"/>
                  <w:divBdr>
                    <w:top w:val="single" w:sz="2" w:space="4" w:color="FFFFFF"/>
                    <w:left w:val="single" w:sz="2" w:space="12" w:color="FFFFFF"/>
                    <w:bottom w:val="single" w:sz="2" w:space="1" w:color="FFFFFF"/>
                    <w:right w:val="single" w:sz="2" w:space="4" w:color="FFFFFF"/>
                  </w:divBdr>
                  <w:divsChild>
                    <w:div w:id="498425892">
                      <w:marLeft w:val="0"/>
                      <w:marRight w:val="0"/>
                      <w:marTop w:val="0"/>
                      <w:marBottom w:val="0"/>
                      <w:divBdr>
                        <w:top w:val="none" w:sz="0" w:space="0" w:color="auto"/>
                        <w:left w:val="none" w:sz="0" w:space="0" w:color="auto"/>
                        <w:bottom w:val="none" w:sz="0" w:space="0" w:color="auto"/>
                        <w:right w:val="none" w:sz="0" w:space="0" w:color="auto"/>
                      </w:divBdr>
                    </w:div>
                  </w:divsChild>
                </w:div>
                <w:div w:id="773550378">
                  <w:marLeft w:val="0"/>
                  <w:marRight w:val="0"/>
                  <w:marTop w:val="0"/>
                  <w:marBottom w:val="0"/>
                  <w:divBdr>
                    <w:top w:val="single" w:sz="2" w:space="1" w:color="FFFFFF"/>
                    <w:left w:val="single" w:sz="2" w:space="12" w:color="FFFFFF"/>
                    <w:bottom w:val="single" w:sz="2" w:space="1" w:color="FFFFFF"/>
                    <w:right w:val="single" w:sz="2" w:space="4" w:color="FFFFFF"/>
                  </w:divBdr>
                  <w:divsChild>
                    <w:div w:id="1112047473">
                      <w:marLeft w:val="0"/>
                      <w:marRight w:val="0"/>
                      <w:marTop w:val="0"/>
                      <w:marBottom w:val="0"/>
                      <w:divBdr>
                        <w:top w:val="none" w:sz="0" w:space="0" w:color="auto"/>
                        <w:left w:val="none" w:sz="0" w:space="0" w:color="auto"/>
                        <w:bottom w:val="none" w:sz="0" w:space="0" w:color="auto"/>
                        <w:right w:val="none" w:sz="0" w:space="0" w:color="auto"/>
                      </w:divBdr>
                    </w:div>
                  </w:divsChild>
                </w:div>
                <w:div w:id="1475633506">
                  <w:marLeft w:val="0"/>
                  <w:marRight w:val="0"/>
                  <w:marTop w:val="0"/>
                  <w:marBottom w:val="0"/>
                  <w:divBdr>
                    <w:top w:val="single" w:sz="2" w:space="1" w:color="FFFFFF"/>
                    <w:left w:val="single" w:sz="2" w:space="12" w:color="FFFFFF"/>
                    <w:bottom w:val="single" w:sz="2" w:space="1" w:color="FFFFFF"/>
                    <w:right w:val="single" w:sz="2" w:space="4" w:color="FFFFFF"/>
                  </w:divBdr>
                  <w:divsChild>
                    <w:div w:id="2010980803">
                      <w:marLeft w:val="0"/>
                      <w:marRight w:val="0"/>
                      <w:marTop w:val="0"/>
                      <w:marBottom w:val="0"/>
                      <w:divBdr>
                        <w:top w:val="none" w:sz="0" w:space="0" w:color="auto"/>
                        <w:left w:val="none" w:sz="0" w:space="0" w:color="auto"/>
                        <w:bottom w:val="none" w:sz="0" w:space="0" w:color="auto"/>
                        <w:right w:val="none" w:sz="0" w:space="0" w:color="auto"/>
                      </w:divBdr>
                    </w:div>
                  </w:divsChild>
                </w:div>
                <w:div w:id="894971990">
                  <w:marLeft w:val="0"/>
                  <w:marRight w:val="0"/>
                  <w:marTop w:val="0"/>
                  <w:marBottom w:val="0"/>
                  <w:divBdr>
                    <w:top w:val="single" w:sz="2" w:space="1" w:color="FFFFFF"/>
                    <w:left w:val="single" w:sz="2" w:space="12" w:color="FFFFFF"/>
                    <w:bottom w:val="single" w:sz="2" w:space="1" w:color="FFFFFF"/>
                    <w:right w:val="single" w:sz="2" w:space="4" w:color="FFFFFF"/>
                  </w:divBdr>
                  <w:divsChild>
                    <w:div w:id="329449830">
                      <w:marLeft w:val="0"/>
                      <w:marRight w:val="0"/>
                      <w:marTop w:val="0"/>
                      <w:marBottom w:val="0"/>
                      <w:divBdr>
                        <w:top w:val="none" w:sz="0" w:space="0" w:color="auto"/>
                        <w:left w:val="none" w:sz="0" w:space="0" w:color="auto"/>
                        <w:bottom w:val="none" w:sz="0" w:space="0" w:color="auto"/>
                        <w:right w:val="none" w:sz="0" w:space="0" w:color="auto"/>
                      </w:divBdr>
                    </w:div>
                  </w:divsChild>
                </w:div>
                <w:div w:id="615255576">
                  <w:marLeft w:val="0"/>
                  <w:marRight w:val="0"/>
                  <w:marTop w:val="0"/>
                  <w:marBottom w:val="0"/>
                  <w:divBdr>
                    <w:top w:val="single" w:sz="2" w:space="1" w:color="FFFFFF"/>
                    <w:left w:val="single" w:sz="2" w:space="12" w:color="FFFFFF"/>
                    <w:bottom w:val="single" w:sz="2" w:space="1" w:color="FFFFFF"/>
                    <w:right w:val="single" w:sz="2" w:space="4" w:color="FFFFFF"/>
                  </w:divBdr>
                  <w:divsChild>
                    <w:div w:id="1818692379">
                      <w:marLeft w:val="0"/>
                      <w:marRight w:val="0"/>
                      <w:marTop w:val="0"/>
                      <w:marBottom w:val="0"/>
                      <w:divBdr>
                        <w:top w:val="none" w:sz="0" w:space="0" w:color="auto"/>
                        <w:left w:val="none" w:sz="0" w:space="0" w:color="auto"/>
                        <w:bottom w:val="none" w:sz="0" w:space="0" w:color="auto"/>
                        <w:right w:val="none" w:sz="0" w:space="0" w:color="auto"/>
                      </w:divBdr>
                    </w:div>
                  </w:divsChild>
                </w:div>
                <w:div w:id="1051466256">
                  <w:marLeft w:val="0"/>
                  <w:marRight w:val="0"/>
                  <w:marTop w:val="0"/>
                  <w:marBottom w:val="0"/>
                  <w:divBdr>
                    <w:top w:val="single" w:sz="2" w:space="1" w:color="FFFFFF"/>
                    <w:left w:val="single" w:sz="2" w:space="12" w:color="FFFFFF"/>
                    <w:bottom w:val="single" w:sz="2" w:space="1" w:color="FFFFFF"/>
                    <w:right w:val="single" w:sz="2" w:space="4" w:color="FFFFFF"/>
                  </w:divBdr>
                  <w:divsChild>
                    <w:div w:id="1212226667">
                      <w:marLeft w:val="0"/>
                      <w:marRight w:val="0"/>
                      <w:marTop w:val="0"/>
                      <w:marBottom w:val="0"/>
                      <w:divBdr>
                        <w:top w:val="none" w:sz="0" w:space="0" w:color="auto"/>
                        <w:left w:val="none" w:sz="0" w:space="0" w:color="auto"/>
                        <w:bottom w:val="none" w:sz="0" w:space="0" w:color="auto"/>
                        <w:right w:val="none" w:sz="0" w:space="0" w:color="auto"/>
                      </w:divBdr>
                    </w:div>
                  </w:divsChild>
                </w:div>
                <w:div w:id="986978108">
                  <w:marLeft w:val="0"/>
                  <w:marRight w:val="0"/>
                  <w:marTop w:val="0"/>
                  <w:marBottom w:val="0"/>
                  <w:divBdr>
                    <w:top w:val="single" w:sz="2" w:space="1" w:color="FFFFFF"/>
                    <w:left w:val="single" w:sz="2" w:space="12" w:color="FFFFFF"/>
                    <w:bottom w:val="single" w:sz="2" w:space="1" w:color="FFFFFF"/>
                    <w:right w:val="single" w:sz="2" w:space="4" w:color="FFFFFF"/>
                  </w:divBdr>
                  <w:divsChild>
                    <w:div w:id="1659921420">
                      <w:marLeft w:val="0"/>
                      <w:marRight w:val="0"/>
                      <w:marTop w:val="0"/>
                      <w:marBottom w:val="0"/>
                      <w:divBdr>
                        <w:top w:val="none" w:sz="0" w:space="0" w:color="auto"/>
                        <w:left w:val="none" w:sz="0" w:space="0" w:color="auto"/>
                        <w:bottom w:val="none" w:sz="0" w:space="0" w:color="auto"/>
                        <w:right w:val="none" w:sz="0" w:space="0" w:color="auto"/>
                      </w:divBdr>
                    </w:div>
                  </w:divsChild>
                </w:div>
                <w:div w:id="919367833">
                  <w:marLeft w:val="0"/>
                  <w:marRight w:val="0"/>
                  <w:marTop w:val="0"/>
                  <w:marBottom w:val="0"/>
                  <w:divBdr>
                    <w:top w:val="single" w:sz="2" w:space="1" w:color="FFFFFF"/>
                    <w:left w:val="single" w:sz="2" w:space="12" w:color="FFFFFF"/>
                    <w:bottom w:val="single" w:sz="2" w:space="1" w:color="FFFFFF"/>
                    <w:right w:val="single" w:sz="2" w:space="4" w:color="FFFFFF"/>
                  </w:divBdr>
                  <w:divsChild>
                    <w:div w:id="1855995906">
                      <w:marLeft w:val="0"/>
                      <w:marRight w:val="0"/>
                      <w:marTop w:val="0"/>
                      <w:marBottom w:val="0"/>
                      <w:divBdr>
                        <w:top w:val="none" w:sz="0" w:space="0" w:color="auto"/>
                        <w:left w:val="none" w:sz="0" w:space="0" w:color="auto"/>
                        <w:bottom w:val="none" w:sz="0" w:space="0" w:color="auto"/>
                        <w:right w:val="none" w:sz="0" w:space="0" w:color="auto"/>
                      </w:divBdr>
                    </w:div>
                  </w:divsChild>
                </w:div>
                <w:div w:id="1367297484">
                  <w:marLeft w:val="0"/>
                  <w:marRight w:val="0"/>
                  <w:marTop w:val="0"/>
                  <w:marBottom w:val="0"/>
                  <w:divBdr>
                    <w:top w:val="single" w:sz="2" w:space="1" w:color="FFFFFF"/>
                    <w:left w:val="single" w:sz="2" w:space="12" w:color="FFFFFF"/>
                    <w:bottom w:val="single" w:sz="2" w:space="1" w:color="FFFFFF"/>
                    <w:right w:val="single" w:sz="2" w:space="4" w:color="FFFFFF"/>
                  </w:divBdr>
                  <w:divsChild>
                    <w:div w:id="1256749560">
                      <w:marLeft w:val="0"/>
                      <w:marRight w:val="0"/>
                      <w:marTop w:val="0"/>
                      <w:marBottom w:val="0"/>
                      <w:divBdr>
                        <w:top w:val="none" w:sz="0" w:space="0" w:color="auto"/>
                        <w:left w:val="none" w:sz="0" w:space="0" w:color="auto"/>
                        <w:bottom w:val="none" w:sz="0" w:space="0" w:color="auto"/>
                        <w:right w:val="none" w:sz="0" w:space="0" w:color="auto"/>
                      </w:divBdr>
                    </w:div>
                  </w:divsChild>
                </w:div>
                <w:div w:id="1090127077">
                  <w:marLeft w:val="0"/>
                  <w:marRight w:val="0"/>
                  <w:marTop w:val="0"/>
                  <w:marBottom w:val="0"/>
                  <w:divBdr>
                    <w:top w:val="single" w:sz="2" w:space="1" w:color="FFFFFF"/>
                    <w:left w:val="single" w:sz="2" w:space="12" w:color="FFFFFF"/>
                    <w:bottom w:val="single" w:sz="2" w:space="1" w:color="FFFFFF"/>
                    <w:right w:val="single" w:sz="2" w:space="4" w:color="FFFFFF"/>
                  </w:divBdr>
                  <w:divsChild>
                    <w:div w:id="457455051">
                      <w:marLeft w:val="0"/>
                      <w:marRight w:val="0"/>
                      <w:marTop w:val="0"/>
                      <w:marBottom w:val="0"/>
                      <w:divBdr>
                        <w:top w:val="none" w:sz="0" w:space="0" w:color="auto"/>
                        <w:left w:val="none" w:sz="0" w:space="0" w:color="auto"/>
                        <w:bottom w:val="none" w:sz="0" w:space="0" w:color="auto"/>
                        <w:right w:val="none" w:sz="0" w:space="0" w:color="auto"/>
                      </w:divBdr>
                    </w:div>
                  </w:divsChild>
                </w:div>
                <w:div w:id="883175383">
                  <w:marLeft w:val="0"/>
                  <w:marRight w:val="0"/>
                  <w:marTop w:val="0"/>
                  <w:marBottom w:val="0"/>
                  <w:divBdr>
                    <w:top w:val="single" w:sz="2" w:space="1" w:color="FFFFFF"/>
                    <w:left w:val="single" w:sz="2" w:space="12" w:color="FFFFFF"/>
                    <w:bottom w:val="single" w:sz="2" w:space="1" w:color="FFFFFF"/>
                    <w:right w:val="single" w:sz="2" w:space="4" w:color="FFFFFF"/>
                  </w:divBdr>
                  <w:divsChild>
                    <w:div w:id="1151368973">
                      <w:marLeft w:val="0"/>
                      <w:marRight w:val="0"/>
                      <w:marTop w:val="0"/>
                      <w:marBottom w:val="0"/>
                      <w:divBdr>
                        <w:top w:val="none" w:sz="0" w:space="0" w:color="auto"/>
                        <w:left w:val="none" w:sz="0" w:space="0" w:color="auto"/>
                        <w:bottom w:val="none" w:sz="0" w:space="0" w:color="auto"/>
                        <w:right w:val="none" w:sz="0" w:space="0" w:color="auto"/>
                      </w:divBdr>
                    </w:div>
                  </w:divsChild>
                </w:div>
                <w:div w:id="72433680">
                  <w:marLeft w:val="0"/>
                  <w:marRight w:val="0"/>
                  <w:marTop w:val="0"/>
                  <w:marBottom w:val="0"/>
                  <w:divBdr>
                    <w:top w:val="single" w:sz="2" w:space="1" w:color="FFFFFF"/>
                    <w:left w:val="single" w:sz="2" w:space="12" w:color="FFFFFF"/>
                    <w:bottom w:val="single" w:sz="2" w:space="1" w:color="FFFFFF"/>
                    <w:right w:val="single" w:sz="2" w:space="4" w:color="FFFFFF"/>
                  </w:divBdr>
                  <w:divsChild>
                    <w:div w:id="1352344148">
                      <w:marLeft w:val="0"/>
                      <w:marRight w:val="0"/>
                      <w:marTop w:val="0"/>
                      <w:marBottom w:val="0"/>
                      <w:divBdr>
                        <w:top w:val="none" w:sz="0" w:space="0" w:color="auto"/>
                        <w:left w:val="none" w:sz="0" w:space="0" w:color="auto"/>
                        <w:bottom w:val="none" w:sz="0" w:space="0" w:color="auto"/>
                        <w:right w:val="none" w:sz="0" w:space="0" w:color="auto"/>
                      </w:divBdr>
                    </w:div>
                  </w:divsChild>
                </w:div>
                <w:div w:id="779302545">
                  <w:marLeft w:val="0"/>
                  <w:marRight w:val="0"/>
                  <w:marTop w:val="0"/>
                  <w:marBottom w:val="0"/>
                  <w:divBdr>
                    <w:top w:val="single" w:sz="2" w:space="1" w:color="FFFFFF"/>
                    <w:left w:val="single" w:sz="2" w:space="12" w:color="FFFFFF"/>
                    <w:bottom w:val="single" w:sz="2" w:space="1" w:color="FFFFFF"/>
                    <w:right w:val="single" w:sz="2" w:space="4" w:color="FFFFFF"/>
                  </w:divBdr>
                  <w:divsChild>
                    <w:div w:id="974876354">
                      <w:marLeft w:val="0"/>
                      <w:marRight w:val="0"/>
                      <w:marTop w:val="0"/>
                      <w:marBottom w:val="0"/>
                      <w:divBdr>
                        <w:top w:val="none" w:sz="0" w:space="0" w:color="auto"/>
                        <w:left w:val="none" w:sz="0" w:space="0" w:color="auto"/>
                        <w:bottom w:val="none" w:sz="0" w:space="0" w:color="auto"/>
                        <w:right w:val="none" w:sz="0" w:space="0" w:color="auto"/>
                      </w:divBdr>
                    </w:div>
                  </w:divsChild>
                </w:div>
                <w:div w:id="622158009">
                  <w:marLeft w:val="0"/>
                  <w:marRight w:val="0"/>
                  <w:marTop w:val="0"/>
                  <w:marBottom w:val="0"/>
                  <w:divBdr>
                    <w:top w:val="single" w:sz="2" w:space="1" w:color="FFFFFF"/>
                    <w:left w:val="single" w:sz="2" w:space="12" w:color="FFFFFF"/>
                    <w:bottom w:val="single" w:sz="2" w:space="1" w:color="FFFFFF"/>
                    <w:right w:val="single" w:sz="2" w:space="4" w:color="FFFFFF"/>
                  </w:divBdr>
                  <w:divsChild>
                    <w:div w:id="1765950369">
                      <w:marLeft w:val="0"/>
                      <w:marRight w:val="0"/>
                      <w:marTop w:val="0"/>
                      <w:marBottom w:val="0"/>
                      <w:divBdr>
                        <w:top w:val="none" w:sz="0" w:space="0" w:color="auto"/>
                        <w:left w:val="none" w:sz="0" w:space="0" w:color="auto"/>
                        <w:bottom w:val="none" w:sz="0" w:space="0" w:color="auto"/>
                        <w:right w:val="none" w:sz="0" w:space="0" w:color="auto"/>
                      </w:divBdr>
                    </w:div>
                  </w:divsChild>
                </w:div>
                <w:div w:id="321546273">
                  <w:marLeft w:val="0"/>
                  <w:marRight w:val="0"/>
                  <w:marTop w:val="0"/>
                  <w:marBottom w:val="0"/>
                  <w:divBdr>
                    <w:top w:val="single" w:sz="2" w:space="1" w:color="FFFFFF"/>
                    <w:left w:val="single" w:sz="2" w:space="12" w:color="FFFFFF"/>
                    <w:bottom w:val="single" w:sz="2" w:space="1" w:color="FFFFFF"/>
                    <w:right w:val="single" w:sz="2" w:space="4" w:color="FFFFFF"/>
                  </w:divBdr>
                  <w:divsChild>
                    <w:div w:id="1244530375">
                      <w:marLeft w:val="0"/>
                      <w:marRight w:val="0"/>
                      <w:marTop w:val="0"/>
                      <w:marBottom w:val="0"/>
                      <w:divBdr>
                        <w:top w:val="none" w:sz="0" w:space="0" w:color="auto"/>
                        <w:left w:val="none" w:sz="0" w:space="0" w:color="auto"/>
                        <w:bottom w:val="none" w:sz="0" w:space="0" w:color="auto"/>
                        <w:right w:val="none" w:sz="0" w:space="0" w:color="auto"/>
                      </w:divBdr>
                    </w:div>
                  </w:divsChild>
                </w:div>
                <w:div w:id="1108236480">
                  <w:marLeft w:val="0"/>
                  <w:marRight w:val="0"/>
                  <w:marTop w:val="0"/>
                  <w:marBottom w:val="0"/>
                  <w:divBdr>
                    <w:top w:val="single" w:sz="2" w:space="1" w:color="FFFFFF"/>
                    <w:left w:val="single" w:sz="2" w:space="12" w:color="FFFFFF"/>
                    <w:bottom w:val="single" w:sz="2" w:space="1" w:color="FFFFFF"/>
                    <w:right w:val="single" w:sz="2" w:space="4" w:color="FFFFFF"/>
                  </w:divBdr>
                  <w:divsChild>
                    <w:div w:id="1758357957">
                      <w:marLeft w:val="0"/>
                      <w:marRight w:val="0"/>
                      <w:marTop w:val="0"/>
                      <w:marBottom w:val="0"/>
                      <w:divBdr>
                        <w:top w:val="none" w:sz="0" w:space="0" w:color="auto"/>
                        <w:left w:val="none" w:sz="0" w:space="0" w:color="auto"/>
                        <w:bottom w:val="none" w:sz="0" w:space="0" w:color="auto"/>
                        <w:right w:val="none" w:sz="0" w:space="0" w:color="auto"/>
                      </w:divBdr>
                    </w:div>
                  </w:divsChild>
                </w:div>
                <w:div w:id="531378901">
                  <w:marLeft w:val="0"/>
                  <w:marRight w:val="0"/>
                  <w:marTop w:val="0"/>
                  <w:marBottom w:val="0"/>
                  <w:divBdr>
                    <w:top w:val="single" w:sz="2" w:space="1" w:color="FFFFFF"/>
                    <w:left w:val="single" w:sz="2" w:space="12" w:color="FFFFFF"/>
                    <w:bottom w:val="single" w:sz="2" w:space="1" w:color="FFFFFF"/>
                    <w:right w:val="single" w:sz="2" w:space="4" w:color="FFFFFF"/>
                  </w:divBdr>
                  <w:divsChild>
                    <w:div w:id="1604605185">
                      <w:marLeft w:val="0"/>
                      <w:marRight w:val="0"/>
                      <w:marTop w:val="0"/>
                      <w:marBottom w:val="0"/>
                      <w:divBdr>
                        <w:top w:val="none" w:sz="0" w:space="0" w:color="auto"/>
                        <w:left w:val="none" w:sz="0" w:space="0" w:color="auto"/>
                        <w:bottom w:val="none" w:sz="0" w:space="0" w:color="auto"/>
                        <w:right w:val="none" w:sz="0" w:space="0" w:color="auto"/>
                      </w:divBdr>
                    </w:div>
                  </w:divsChild>
                </w:div>
                <w:div w:id="541600275">
                  <w:marLeft w:val="0"/>
                  <w:marRight w:val="0"/>
                  <w:marTop w:val="0"/>
                  <w:marBottom w:val="0"/>
                  <w:divBdr>
                    <w:top w:val="single" w:sz="2" w:space="1" w:color="FFFFFF"/>
                    <w:left w:val="single" w:sz="2" w:space="12" w:color="FFFFFF"/>
                    <w:bottom w:val="single" w:sz="2" w:space="1" w:color="FFFFFF"/>
                    <w:right w:val="single" w:sz="2" w:space="4" w:color="FFFFFF"/>
                  </w:divBdr>
                  <w:divsChild>
                    <w:div w:id="486476518">
                      <w:marLeft w:val="0"/>
                      <w:marRight w:val="0"/>
                      <w:marTop w:val="0"/>
                      <w:marBottom w:val="0"/>
                      <w:divBdr>
                        <w:top w:val="none" w:sz="0" w:space="0" w:color="auto"/>
                        <w:left w:val="none" w:sz="0" w:space="0" w:color="auto"/>
                        <w:bottom w:val="none" w:sz="0" w:space="0" w:color="auto"/>
                        <w:right w:val="none" w:sz="0" w:space="0" w:color="auto"/>
                      </w:divBdr>
                    </w:div>
                  </w:divsChild>
                </w:div>
                <w:div w:id="1941797315">
                  <w:marLeft w:val="0"/>
                  <w:marRight w:val="0"/>
                  <w:marTop w:val="0"/>
                  <w:marBottom w:val="0"/>
                  <w:divBdr>
                    <w:top w:val="single" w:sz="2" w:space="1" w:color="FFFFFF"/>
                    <w:left w:val="single" w:sz="2" w:space="12" w:color="FFFFFF"/>
                    <w:bottom w:val="single" w:sz="2" w:space="1" w:color="FFFFFF"/>
                    <w:right w:val="single" w:sz="2" w:space="4" w:color="FFFFFF"/>
                  </w:divBdr>
                  <w:divsChild>
                    <w:div w:id="701053582">
                      <w:marLeft w:val="0"/>
                      <w:marRight w:val="0"/>
                      <w:marTop w:val="0"/>
                      <w:marBottom w:val="0"/>
                      <w:divBdr>
                        <w:top w:val="none" w:sz="0" w:space="0" w:color="auto"/>
                        <w:left w:val="none" w:sz="0" w:space="0" w:color="auto"/>
                        <w:bottom w:val="none" w:sz="0" w:space="0" w:color="auto"/>
                        <w:right w:val="none" w:sz="0" w:space="0" w:color="auto"/>
                      </w:divBdr>
                    </w:div>
                  </w:divsChild>
                </w:div>
                <w:div w:id="1387218736">
                  <w:marLeft w:val="0"/>
                  <w:marRight w:val="0"/>
                  <w:marTop w:val="0"/>
                  <w:marBottom w:val="0"/>
                  <w:divBdr>
                    <w:top w:val="single" w:sz="2" w:space="1" w:color="FFFFFF"/>
                    <w:left w:val="single" w:sz="2" w:space="12" w:color="FFFFFF"/>
                    <w:bottom w:val="single" w:sz="2" w:space="1" w:color="FFFFFF"/>
                    <w:right w:val="single" w:sz="2" w:space="4" w:color="FFFFFF"/>
                  </w:divBdr>
                  <w:divsChild>
                    <w:div w:id="1454598247">
                      <w:marLeft w:val="0"/>
                      <w:marRight w:val="0"/>
                      <w:marTop w:val="0"/>
                      <w:marBottom w:val="0"/>
                      <w:divBdr>
                        <w:top w:val="none" w:sz="0" w:space="0" w:color="auto"/>
                        <w:left w:val="none" w:sz="0" w:space="0" w:color="auto"/>
                        <w:bottom w:val="none" w:sz="0" w:space="0" w:color="auto"/>
                        <w:right w:val="none" w:sz="0" w:space="0" w:color="auto"/>
                      </w:divBdr>
                    </w:div>
                  </w:divsChild>
                </w:div>
                <w:div w:id="438722411">
                  <w:marLeft w:val="0"/>
                  <w:marRight w:val="0"/>
                  <w:marTop w:val="0"/>
                  <w:marBottom w:val="0"/>
                  <w:divBdr>
                    <w:top w:val="single" w:sz="2" w:space="1" w:color="FFFFFF"/>
                    <w:left w:val="single" w:sz="2" w:space="12" w:color="FFFFFF"/>
                    <w:bottom w:val="single" w:sz="2" w:space="1" w:color="FFFFFF"/>
                    <w:right w:val="single" w:sz="2" w:space="4" w:color="FFFFFF"/>
                  </w:divBdr>
                  <w:divsChild>
                    <w:div w:id="704985937">
                      <w:marLeft w:val="0"/>
                      <w:marRight w:val="0"/>
                      <w:marTop w:val="0"/>
                      <w:marBottom w:val="0"/>
                      <w:divBdr>
                        <w:top w:val="none" w:sz="0" w:space="0" w:color="auto"/>
                        <w:left w:val="none" w:sz="0" w:space="0" w:color="auto"/>
                        <w:bottom w:val="none" w:sz="0" w:space="0" w:color="auto"/>
                        <w:right w:val="none" w:sz="0" w:space="0" w:color="auto"/>
                      </w:divBdr>
                    </w:div>
                  </w:divsChild>
                </w:div>
                <w:div w:id="770052242">
                  <w:marLeft w:val="0"/>
                  <w:marRight w:val="0"/>
                  <w:marTop w:val="0"/>
                  <w:marBottom w:val="0"/>
                  <w:divBdr>
                    <w:top w:val="single" w:sz="2" w:space="1" w:color="FFFFFF"/>
                    <w:left w:val="single" w:sz="2" w:space="12" w:color="FFFFFF"/>
                    <w:bottom w:val="single" w:sz="2" w:space="1" w:color="FFFFFF"/>
                    <w:right w:val="single" w:sz="2" w:space="4" w:color="FFFFFF"/>
                  </w:divBdr>
                  <w:divsChild>
                    <w:div w:id="973218880">
                      <w:marLeft w:val="0"/>
                      <w:marRight w:val="0"/>
                      <w:marTop w:val="0"/>
                      <w:marBottom w:val="0"/>
                      <w:divBdr>
                        <w:top w:val="none" w:sz="0" w:space="0" w:color="auto"/>
                        <w:left w:val="none" w:sz="0" w:space="0" w:color="auto"/>
                        <w:bottom w:val="none" w:sz="0" w:space="0" w:color="auto"/>
                        <w:right w:val="none" w:sz="0" w:space="0" w:color="auto"/>
                      </w:divBdr>
                    </w:div>
                  </w:divsChild>
                </w:div>
                <w:div w:id="804355726">
                  <w:marLeft w:val="0"/>
                  <w:marRight w:val="0"/>
                  <w:marTop w:val="0"/>
                  <w:marBottom w:val="0"/>
                  <w:divBdr>
                    <w:top w:val="single" w:sz="2" w:space="1" w:color="FFFFFF"/>
                    <w:left w:val="single" w:sz="2" w:space="12" w:color="FFFFFF"/>
                    <w:bottom w:val="single" w:sz="2" w:space="1" w:color="FFFFFF"/>
                    <w:right w:val="single" w:sz="2" w:space="4" w:color="FFFFFF"/>
                  </w:divBdr>
                  <w:divsChild>
                    <w:div w:id="1191265760">
                      <w:marLeft w:val="0"/>
                      <w:marRight w:val="0"/>
                      <w:marTop w:val="0"/>
                      <w:marBottom w:val="0"/>
                      <w:divBdr>
                        <w:top w:val="none" w:sz="0" w:space="0" w:color="auto"/>
                        <w:left w:val="none" w:sz="0" w:space="0" w:color="auto"/>
                        <w:bottom w:val="none" w:sz="0" w:space="0" w:color="auto"/>
                        <w:right w:val="none" w:sz="0" w:space="0" w:color="auto"/>
                      </w:divBdr>
                    </w:div>
                  </w:divsChild>
                </w:div>
                <w:div w:id="596644931">
                  <w:marLeft w:val="0"/>
                  <w:marRight w:val="0"/>
                  <w:marTop w:val="0"/>
                  <w:marBottom w:val="0"/>
                  <w:divBdr>
                    <w:top w:val="single" w:sz="2" w:space="1" w:color="FFFFFF"/>
                    <w:left w:val="single" w:sz="2" w:space="12" w:color="FFFFFF"/>
                    <w:bottom w:val="single" w:sz="2" w:space="1" w:color="FFFFFF"/>
                    <w:right w:val="single" w:sz="2" w:space="4" w:color="FFFFFF"/>
                  </w:divBdr>
                  <w:divsChild>
                    <w:div w:id="1055813884">
                      <w:marLeft w:val="0"/>
                      <w:marRight w:val="0"/>
                      <w:marTop w:val="0"/>
                      <w:marBottom w:val="0"/>
                      <w:divBdr>
                        <w:top w:val="none" w:sz="0" w:space="0" w:color="auto"/>
                        <w:left w:val="none" w:sz="0" w:space="0" w:color="auto"/>
                        <w:bottom w:val="none" w:sz="0" w:space="0" w:color="auto"/>
                        <w:right w:val="none" w:sz="0" w:space="0" w:color="auto"/>
                      </w:divBdr>
                    </w:div>
                  </w:divsChild>
                </w:div>
                <w:div w:id="213087254">
                  <w:marLeft w:val="0"/>
                  <w:marRight w:val="0"/>
                  <w:marTop w:val="0"/>
                  <w:marBottom w:val="0"/>
                  <w:divBdr>
                    <w:top w:val="single" w:sz="2" w:space="1" w:color="FFFFFF"/>
                    <w:left w:val="single" w:sz="2" w:space="12" w:color="FFFFFF"/>
                    <w:bottom w:val="single" w:sz="2" w:space="1" w:color="FFFFFF"/>
                    <w:right w:val="single" w:sz="2" w:space="4" w:color="FFFFFF"/>
                  </w:divBdr>
                  <w:divsChild>
                    <w:div w:id="1611470723">
                      <w:marLeft w:val="0"/>
                      <w:marRight w:val="0"/>
                      <w:marTop w:val="0"/>
                      <w:marBottom w:val="0"/>
                      <w:divBdr>
                        <w:top w:val="none" w:sz="0" w:space="0" w:color="auto"/>
                        <w:left w:val="none" w:sz="0" w:space="0" w:color="auto"/>
                        <w:bottom w:val="none" w:sz="0" w:space="0" w:color="auto"/>
                        <w:right w:val="none" w:sz="0" w:space="0" w:color="auto"/>
                      </w:divBdr>
                    </w:div>
                  </w:divsChild>
                </w:div>
                <w:div w:id="1635142030">
                  <w:marLeft w:val="0"/>
                  <w:marRight w:val="0"/>
                  <w:marTop w:val="0"/>
                  <w:marBottom w:val="0"/>
                  <w:divBdr>
                    <w:top w:val="single" w:sz="2" w:space="1" w:color="FFFFFF"/>
                    <w:left w:val="single" w:sz="2" w:space="12" w:color="FFFFFF"/>
                    <w:bottom w:val="single" w:sz="2" w:space="1" w:color="FFFFFF"/>
                    <w:right w:val="single" w:sz="2" w:space="4" w:color="FFFFFF"/>
                  </w:divBdr>
                  <w:divsChild>
                    <w:div w:id="256527848">
                      <w:marLeft w:val="0"/>
                      <w:marRight w:val="0"/>
                      <w:marTop w:val="0"/>
                      <w:marBottom w:val="0"/>
                      <w:divBdr>
                        <w:top w:val="none" w:sz="0" w:space="0" w:color="auto"/>
                        <w:left w:val="none" w:sz="0" w:space="0" w:color="auto"/>
                        <w:bottom w:val="none" w:sz="0" w:space="0" w:color="auto"/>
                        <w:right w:val="none" w:sz="0" w:space="0" w:color="auto"/>
                      </w:divBdr>
                    </w:div>
                  </w:divsChild>
                </w:div>
                <w:div w:id="498428614">
                  <w:marLeft w:val="0"/>
                  <w:marRight w:val="0"/>
                  <w:marTop w:val="0"/>
                  <w:marBottom w:val="0"/>
                  <w:divBdr>
                    <w:top w:val="single" w:sz="2" w:space="1" w:color="FFFFFF"/>
                    <w:left w:val="single" w:sz="2" w:space="12" w:color="FFFFFF"/>
                    <w:bottom w:val="single" w:sz="2" w:space="4" w:color="FFFFFF"/>
                    <w:right w:val="single" w:sz="2" w:space="4" w:color="FFFFFF"/>
                  </w:divBdr>
                  <w:divsChild>
                    <w:div w:id="17958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40874">
          <w:marLeft w:val="0"/>
          <w:marRight w:val="0"/>
          <w:marTop w:val="0"/>
          <w:marBottom w:val="335"/>
          <w:divBdr>
            <w:top w:val="none" w:sz="0" w:space="0" w:color="auto"/>
            <w:left w:val="none" w:sz="0" w:space="0" w:color="auto"/>
            <w:bottom w:val="none" w:sz="0" w:space="0" w:color="auto"/>
            <w:right w:val="none" w:sz="0" w:space="0" w:color="auto"/>
          </w:divBdr>
          <w:divsChild>
            <w:div w:id="295108649">
              <w:marLeft w:val="0"/>
              <w:marRight w:val="0"/>
              <w:marTop w:val="0"/>
              <w:marBottom w:val="0"/>
              <w:divBdr>
                <w:top w:val="none" w:sz="0" w:space="0" w:color="auto"/>
                <w:left w:val="none" w:sz="0" w:space="0" w:color="auto"/>
                <w:bottom w:val="none" w:sz="0" w:space="0" w:color="auto"/>
                <w:right w:val="none" w:sz="0" w:space="0" w:color="auto"/>
              </w:divBdr>
              <w:divsChild>
                <w:div w:id="1629123388">
                  <w:marLeft w:val="0"/>
                  <w:marRight w:val="0"/>
                  <w:marTop w:val="0"/>
                  <w:marBottom w:val="0"/>
                  <w:divBdr>
                    <w:top w:val="single" w:sz="2" w:space="4" w:color="FFFFFF"/>
                    <w:left w:val="single" w:sz="2" w:space="12" w:color="FFFFFF"/>
                    <w:bottom w:val="single" w:sz="2" w:space="1" w:color="FFFFFF"/>
                    <w:right w:val="single" w:sz="2" w:space="4" w:color="FFFFFF"/>
                  </w:divBdr>
                  <w:divsChild>
                    <w:div w:id="65299115">
                      <w:marLeft w:val="0"/>
                      <w:marRight w:val="0"/>
                      <w:marTop w:val="0"/>
                      <w:marBottom w:val="0"/>
                      <w:divBdr>
                        <w:top w:val="none" w:sz="0" w:space="0" w:color="auto"/>
                        <w:left w:val="none" w:sz="0" w:space="0" w:color="auto"/>
                        <w:bottom w:val="none" w:sz="0" w:space="0" w:color="auto"/>
                        <w:right w:val="none" w:sz="0" w:space="0" w:color="auto"/>
                      </w:divBdr>
                    </w:div>
                  </w:divsChild>
                </w:div>
                <w:div w:id="1595817433">
                  <w:marLeft w:val="0"/>
                  <w:marRight w:val="0"/>
                  <w:marTop w:val="0"/>
                  <w:marBottom w:val="0"/>
                  <w:divBdr>
                    <w:top w:val="single" w:sz="2" w:space="1" w:color="FFFFFF"/>
                    <w:left w:val="single" w:sz="2" w:space="12" w:color="FFFFFF"/>
                    <w:bottom w:val="single" w:sz="2" w:space="1" w:color="FFFFFF"/>
                    <w:right w:val="single" w:sz="2" w:space="4" w:color="FFFFFF"/>
                  </w:divBdr>
                  <w:divsChild>
                    <w:div w:id="27147147">
                      <w:marLeft w:val="0"/>
                      <w:marRight w:val="0"/>
                      <w:marTop w:val="0"/>
                      <w:marBottom w:val="0"/>
                      <w:divBdr>
                        <w:top w:val="none" w:sz="0" w:space="0" w:color="auto"/>
                        <w:left w:val="none" w:sz="0" w:space="0" w:color="auto"/>
                        <w:bottom w:val="none" w:sz="0" w:space="0" w:color="auto"/>
                        <w:right w:val="none" w:sz="0" w:space="0" w:color="auto"/>
                      </w:divBdr>
                    </w:div>
                  </w:divsChild>
                </w:div>
                <w:div w:id="1393846079">
                  <w:marLeft w:val="0"/>
                  <w:marRight w:val="0"/>
                  <w:marTop w:val="0"/>
                  <w:marBottom w:val="0"/>
                  <w:divBdr>
                    <w:top w:val="single" w:sz="2" w:space="1" w:color="FFFFFF"/>
                    <w:left w:val="single" w:sz="2" w:space="12" w:color="FFFFFF"/>
                    <w:bottom w:val="single" w:sz="2" w:space="1" w:color="FFFFFF"/>
                    <w:right w:val="single" w:sz="2" w:space="4" w:color="FFFFFF"/>
                  </w:divBdr>
                  <w:divsChild>
                    <w:div w:id="1420442210">
                      <w:marLeft w:val="0"/>
                      <w:marRight w:val="0"/>
                      <w:marTop w:val="0"/>
                      <w:marBottom w:val="0"/>
                      <w:divBdr>
                        <w:top w:val="none" w:sz="0" w:space="0" w:color="auto"/>
                        <w:left w:val="none" w:sz="0" w:space="0" w:color="auto"/>
                        <w:bottom w:val="none" w:sz="0" w:space="0" w:color="auto"/>
                        <w:right w:val="none" w:sz="0" w:space="0" w:color="auto"/>
                      </w:divBdr>
                    </w:div>
                  </w:divsChild>
                </w:div>
                <w:div w:id="584341540">
                  <w:marLeft w:val="0"/>
                  <w:marRight w:val="0"/>
                  <w:marTop w:val="0"/>
                  <w:marBottom w:val="0"/>
                  <w:divBdr>
                    <w:top w:val="single" w:sz="2" w:space="1" w:color="FFFFFF"/>
                    <w:left w:val="single" w:sz="2" w:space="12" w:color="FFFFFF"/>
                    <w:bottom w:val="single" w:sz="2" w:space="1" w:color="FFFFFF"/>
                    <w:right w:val="single" w:sz="2" w:space="4" w:color="FFFFFF"/>
                  </w:divBdr>
                  <w:divsChild>
                    <w:div w:id="54472007">
                      <w:marLeft w:val="0"/>
                      <w:marRight w:val="0"/>
                      <w:marTop w:val="0"/>
                      <w:marBottom w:val="0"/>
                      <w:divBdr>
                        <w:top w:val="none" w:sz="0" w:space="0" w:color="auto"/>
                        <w:left w:val="none" w:sz="0" w:space="0" w:color="auto"/>
                        <w:bottom w:val="none" w:sz="0" w:space="0" w:color="auto"/>
                        <w:right w:val="none" w:sz="0" w:space="0" w:color="auto"/>
                      </w:divBdr>
                    </w:div>
                  </w:divsChild>
                </w:div>
                <w:div w:id="634799194">
                  <w:marLeft w:val="0"/>
                  <w:marRight w:val="0"/>
                  <w:marTop w:val="0"/>
                  <w:marBottom w:val="0"/>
                  <w:divBdr>
                    <w:top w:val="single" w:sz="2" w:space="1" w:color="FFFFFF"/>
                    <w:left w:val="single" w:sz="2" w:space="12" w:color="FFFFFF"/>
                    <w:bottom w:val="single" w:sz="2" w:space="1" w:color="FFFFFF"/>
                    <w:right w:val="single" w:sz="2" w:space="4" w:color="FFFFFF"/>
                  </w:divBdr>
                  <w:divsChild>
                    <w:div w:id="93745868">
                      <w:marLeft w:val="0"/>
                      <w:marRight w:val="0"/>
                      <w:marTop w:val="0"/>
                      <w:marBottom w:val="0"/>
                      <w:divBdr>
                        <w:top w:val="none" w:sz="0" w:space="0" w:color="auto"/>
                        <w:left w:val="none" w:sz="0" w:space="0" w:color="auto"/>
                        <w:bottom w:val="none" w:sz="0" w:space="0" w:color="auto"/>
                        <w:right w:val="none" w:sz="0" w:space="0" w:color="auto"/>
                      </w:divBdr>
                    </w:div>
                  </w:divsChild>
                </w:div>
                <w:div w:id="683556066">
                  <w:marLeft w:val="0"/>
                  <w:marRight w:val="0"/>
                  <w:marTop w:val="0"/>
                  <w:marBottom w:val="0"/>
                  <w:divBdr>
                    <w:top w:val="single" w:sz="2" w:space="1" w:color="FFFFFF"/>
                    <w:left w:val="single" w:sz="2" w:space="12" w:color="FFFFFF"/>
                    <w:bottom w:val="single" w:sz="2" w:space="1" w:color="FFFFFF"/>
                    <w:right w:val="single" w:sz="2" w:space="4" w:color="FFFFFF"/>
                  </w:divBdr>
                  <w:divsChild>
                    <w:div w:id="1553425296">
                      <w:marLeft w:val="0"/>
                      <w:marRight w:val="0"/>
                      <w:marTop w:val="0"/>
                      <w:marBottom w:val="0"/>
                      <w:divBdr>
                        <w:top w:val="none" w:sz="0" w:space="0" w:color="auto"/>
                        <w:left w:val="none" w:sz="0" w:space="0" w:color="auto"/>
                        <w:bottom w:val="none" w:sz="0" w:space="0" w:color="auto"/>
                        <w:right w:val="none" w:sz="0" w:space="0" w:color="auto"/>
                      </w:divBdr>
                    </w:div>
                  </w:divsChild>
                </w:div>
                <w:div w:id="659845140">
                  <w:marLeft w:val="0"/>
                  <w:marRight w:val="0"/>
                  <w:marTop w:val="0"/>
                  <w:marBottom w:val="0"/>
                  <w:divBdr>
                    <w:top w:val="single" w:sz="2" w:space="1" w:color="FFFFFF"/>
                    <w:left w:val="single" w:sz="2" w:space="12" w:color="FFFFFF"/>
                    <w:bottom w:val="single" w:sz="2" w:space="1" w:color="FFFFFF"/>
                    <w:right w:val="single" w:sz="2" w:space="4" w:color="FFFFFF"/>
                  </w:divBdr>
                  <w:divsChild>
                    <w:div w:id="1405101903">
                      <w:marLeft w:val="0"/>
                      <w:marRight w:val="0"/>
                      <w:marTop w:val="0"/>
                      <w:marBottom w:val="0"/>
                      <w:divBdr>
                        <w:top w:val="none" w:sz="0" w:space="0" w:color="auto"/>
                        <w:left w:val="none" w:sz="0" w:space="0" w:color="auto"/>
                        <w:bottom w:val="none" w:sz="0" w:space="0" w:color="auto"/>
                        <w:right w:val="none" w:sz="0" w:space="0" w:color="auto"/>
                      </w:divBdr>
                    </w:div>
                  </w:divsChild>
                </w:div>
                <w:div w:id="722867956">
                  <w:marLeft w:val="0"/>
                  <w:marRight w:val="0"/>
                  <w:marTop w:val="0"/>
                  <w:marBottom w:val="0"/>
                  <w:divBdr>
                    <w:top w:val="single" w:sz="2" w:space="1" w:color="FFFFFF"/>
                    <w:left w:val="single" w:sz="2" w:space="12" w:color="FFFFFF"/>
                    <w:bottom w:val="single" w:sz="2" w:space="1" w:color="FFFFFF"/>
                    <w:right w:val="single" w:sz="2" w:space="4" w:color="FFFFFF"/>
                  </w:divBdr>
                  <w:divsChild>
                    <w:div w:id="1642344736">
                      <w:marLeft w:val="0"/>
                      <w:marRight w:val="0"/>
                      <w:marTop w:val="0"/>
                      <w:marBottom w:val="0"/>
                      <w:divBdr>
                        <w:top w:val="none" w:sz="0" w:space="0" w:color="auto"/>
                        <w:left w:val="none" w:sz="0" w:space="0" w:color="auto"/>
                        <w:bottom w:val="none" w:sz="0" w:space="0" w:color="auto"/>
                        <w:right w:val="none" w:sz="0" w:space="0" w:color="auto"/>
                      </w:divBdr>
                    </w:div>
                  </w:divsChild>
                </w:div>
                <w:div w:id="2053067728">
                  <w:marLeft w:val="0"/>
                  <w:marRight w:val="0"/>
                  <w:marTop w:val="0"/>
                  <w:marBottom w:val="0"/>
                  <w:divBdr>
                    <w:top w:val="single" w:sz="2" w:space="1" w:color="FFFFFF"/>
                    <w:left w:val="single" w:sz="2" w:space="12" w:color="FFFFFF"/>
                    <w:bottom w:val="single" w:sz="2" w:space="1" w:color="FFFFFF"/>
                    <w:right w:val="single" w:sz="2" w:space="4" w:color="FFFFFF"/>
                  </w:divBdr>
                  <w:divsChild>
                    <w:div w:id="339552602">
                      <w:marLeft w:val="0"/>
                      <w:marRight w:val="0"/>
                      <w:marTop w:val="0"/>
                      <w:marBottom w:val="0"/>
                      <w:divBdr>
                        <w:top w:val="none" w:sz="0" w:space="0" w:color="auto"/>
                        <w:left w:val="none" w:sz="0" w:space="0" w:color="auto"/>
                        <w:bottom w:val="none" w:sz="0" w:space="0" w:color="auto"/>
                        <w:right w:val="none" w:sz="0" w:space="0" w:color="auto"/>
                      </w:divBdr>
                    </w:div>
                  </w:divsChild>
                </w:div>
                <w:div w:id="1573736135">
                  <w:marLeft w:val="0"/>
                  <w:marRight w:val="0"/>
                  <w:marTop w:val="0"/>
                  <w:marBottom w:val="0"/>
                  <w:divBdr>
                    <w:top w:val="single" w:sz="2" w:space="1" w:color="FFFFFF"/>
                    <w:left w:val="single" w:sz="2" w:space="12" w:color="FFFFFF"/>
                    <w:bottom w:val="single" w:sz="2" w:space="1" w:color="FFFFFF"/>
                    <w:right w:val="single" w:sz="2" w:space="4" w:color="FFFFFF"/>
                  </w:divBdr>
                  <w:divsChild>
                    <w:div w:id="1673026622">
                      <w:marLeft w:val="0"/>
                      <w:marRight w:val="0"/>
                      <w:marTop w:val="0"/>
                      <w:marBottom w:val="0"/>
                      <w:divBdr>
                        <w:top w:val="none" w:sz="0" w:space="0" w:color="auto"/>
                        <w:left w:val="none" w:sz="0" w:space="0" w:color="auto"/>
                        <w:bottom w:val="none" w:sz="0" w:space="0" w:color="auto"/>
                        <w:right w:val="none" w:sz="0" w:space="0" w:color="auto"/>
                      </w:divBdr>
                    </w:div>
                  </w:divsChild>
                </w:div>
                <w:div w:id="1826314391">
                  <w:marLeft w:val="0"/>
                  <w:marRight w:val="0"/>
                  <w:marTop w:val="0"/>
                  <w:marBottom w:val="0"/>
                  <w:divBdr>
                    <w:top w:val="single" w:sz="2" w:space="1" w:color="FFFFFF"/>
                    <w:left w:val="single" w:sz="2" w:space="12" w:color="FFFFFF"/>
                    <w:bottom w:val="single" w:sz="2" w:space="1" w:color="FFFFFF"/>
                    <w:right w:val="single" w:sz="2" w:space="4" w:color="FFFFFF"/>
                  </w:divBdr>
                  <w:divsChild>
                    <w:div w:id="1121150662">
                      <w:marLeft w:val="0"/>
                      <w:marRight w:val="0"/>
                      <w:marTop w:val="0"/>
                      <w:marBottom w:val="0"/>
                      <w:divBdr>
                        <w:top w:val="none" w:sz="0" w:space="0" w:color="auto"/>
                        <w:left w:val="none" w:sz="0" w:space="0" w:color="auto"/>
                        <w:bottom w:val="none" w:sz="0" w:space="0" w:color="auto"/>
                        <w:right w:val="none" w:sz="0" w:space="0" w:color="auto"/>
                      </w:divBdr>
                    </w:div>
                  </w:divsChild>
                </w:div>
                <w:div w:id="346710197">
                  <w:marLeft w:val="0"/>
                  <w:marRight w:val="0"/>
                  <w:marTop w:val="0"/>
                  <w:marBottom w:val="0"/>
                  <w:divBdr>
                    <w:top w:val="single" w:sz="2" w:space="1" w:color="FFFFFF"/>
                    <w:left w:val="single" w:sz="2" w:space="12" w:color="FFFFFF"/>
                    <w:bottom w:val="single" w:sz="2" w:space="1" w:color="FFFFFF"/>
                    <w:right w:val="single" w:sz="2" w:space="4" w:color="FFFFFF"/>
                  </w:divBdr>
                  <w:divsChild>
                    <w:div w:id="1302464560">
                      <w:marLeft w:val="0"/>
                      <w:marRight w:val="0"/>
                      <w:marTop w:val="0"/>
                      <w:marBottom w:val="0"/>
                      <w:divBdr>
                        <w:top w:val="none" w:sz="0" w:space="0" w:color="auto"/>
                        <w:left w:val="none" w:sz="0" w:space="0" w:color="auto"/>
                        <w:bottom w:val="none" w:sz="0" w:space="0" w:color="auto"/>
                        <w:right w:val="none" w:sz="0" w:space="0" w:color="auto"/>
                      </w:divBdr>
                    </w:div>
                  </w:divsChild>
                </w:div>
                <w:div w:id="587932299">
                  <w:marLeft w:val="0"/>
                  <w:marRight w:val="0"/>
                  <w:marTop w:val="0"/>
                  <w:marBottom w:val="0"/>
                  <w:divBdr>
                    <w:top w:val="single" w:sz="2" w:space="1" w:color="FFFFFF"/>
                    <w:left w:val="single" w:sz="2" w:space="12" w:color="FFFFFF"/>
                    <w:bottom w:val="single" w:sz="2" w:space="1" w:color="FFFFFF"/>
                    <w:right w:val="single" w:sz="2" w:space="4" w:color="FFFFFF"/>
                  </w:divBdr>
                  <w:divsChild>
                    <w:div w:id="894584261">
                      <w:marLeft w:val="0"/>
                      <w:marRight w:val="0"/>
                      <w:marTop w:val="0"/>
                      <w:marBottom w:val="0"/>
                      <w:divBdr>
                        <w:top w:val="none" w:sz="0" w:space="0" w:color="auto"/>
                        <w:left w:val="none" w:sz="0" w:space="0" w:color="auto"/>
                        <w:bottom w:val="none" w:sz="0" w:space="0" w:color="auto"/>
                        <w:right w:val="none" w:sz="0" w:space="0" w:color="auto"/>
                      </w:divBdr>
                    </w:div>
                  </w:divsChild>
                </w:div>
                <w:div w:id="1625572427">
                  <w:marLeft w:val="0"/>
                  <w:marRight w:val="0"/>
                  <w:marTop w:val="0"/>
                  <w:marBottom w:val="0"/>
                  <w:divBdr>
                    <w:top w:val="single" w:sz="2" w:space="1" w:color="FFFFFF"/>
                    <w:left w:val="single" w:sz="2" w:space="12" w:color="FFFFFF"/>
                    <w:bottom w:val="single" w:sz="2" w:space="1" w:color="FFFFFF"/>
                    <w:right w:val="single" w:sz="2" w:space="4" w:color="FFFFFF"/>
                  </w:divBdr>
                  <w:divsChild>
                    <w:div w:id="1001856298">
                      <w:marLeft w:val="0"/>
                      <w:marRight w:val="0"/>
                      <w:marTop w:val="0"/>
                      <w:marBottom w:val="0"/>
                      <w:divBdr>
                        <w:top w:val="none" w:sz="0" w:space="0" w:color="auto"/>
                        <w:left w:val="none" w:sz="0" w:space="0" w:color="auto"/>
                        <w:bottom w:val="none" w:sz="0" w:space="0" w:color="auto"/>
                        <w:right w:val="none" w:sz="0" w:space="0" w:color="auto"/>
                      </w:divBdr>
                    </w:div>
                  </w:divsChild>
                </w:div>
                <w:div w:id="293146354">
                  <w:marLeft w:val="0"/>
                  <w:marRight w:val="0"/>
                  <w:marTop w:val="0"/>
                  <w:marBottom w:val="0"/>
                  <w:divBdr>
                    <w:top w:val="single" w:sz="2" w:space="1" w:color="FFFFFF"/>
                    <w:left w:val="single" w:sz="2" w:space="12" w:color="FFFFFF"/>
                    <w:bottom w:val="single" w:sz="2" w:space="1" w:color="FFFFFF"/>
                    <w:right w:val="single" w:sz="2" w:space="4" w:color="FFFFFF"/>
                  </w:divBdr>
                  <w:divsChild>
                    <w:div w:id="2124179517">
                      <w:marLeft w:val="0"/>
                      <w:marRight w:val="0"/>
                      <w:marTop w:val="0"/>
                      <w:marBottom w:val="0"/>
                      <w:divBdr>
                        <w:top w:val="none" w:sz="0" w:space="0" w:color="auto"/>
                        <w:left w:val="none" w:sz="0" w:space="0" w:color="auto"/>
                        <w:bottom w:val="none" w:sz="0" w:space="0" w:color="auto"/>
                        <w:right w:val="none" w:sz="0" w:space="0" w:color="auto"/>
                      </w:divBdr>
                    </w:div>
                  </w:divsChild>
                </w:div>
                <w:div w:id="1433010557">
                  <w:marLeft w:val="0"/>
                  <w:marRight w:val="0"/>
                  <w:marTop w:val="0"/>
                  <w:marBottom w:val="0"/>
                  <w:divBdr>
                    <w:top w:val="single" w:sz="2" w:space="1" w:color="FFFFFF"/>
                    <w:left w:val="single" w:sz="2" w:space="12" w:color="FFFFFF"/>
                    <w:bottom w:val="single" w:sz="2" w:space="1" w:color="FFFFFF"/>
                    <w:right w:val="single" w:sz="2" w:space="4" w:color="FFFFFF"/>
                  </w:divBdr>
                  <w:divsChild>
                    <w:div w:id="1808668602">
                      <w:marLeft w:val="0"/>
                      <w:marRight w:val="0"/>
                      <w:marTop w:val="0"/>
                      <w:marBottom w:val="0"/>
                      <w:divBdr>
                        <w:top w:val="none" w:sz="0" w:space="0" w:color="auto"/>
                        <w:left w:val="none" w:sz="0" w:space="0" w:color="auto"/>
                        <w:bottom w:val="none" w:sz="0" w:space="0" w:color="auto"/>
                        <w:right w:val="none" w:sz="0" w:space="0" w:color="auto"/>
                      </w:divBdr>
                    </w:div>
                  </w:divsChild>
                </w:div>
                <w:div w:id="2136631901">
                  <w:marLeft w:val="0"/>
                  <w:marRight w:val="0"/>
                  <w:marTop w:val="0"/>
                  <w:marBottom w:val="0"/>
                  <w:divBdr>
                    <w:top w:val="single" w:sz="2" w:space="1" w:color="FFFFFF"/>
                    <w:left w:val="single" w:sz="2" w:space="12" w:color="FFFFFF"/>
                    <w:bottom w:val="single" w:sz="2" w:space="1" w:color="FFFFFF"/>
                    <w:right w:val="single" w:sz="2" w:space="4" w:color="FFFFFF"/>
                  </w:divBdr>
                  <w:divsChild>
                    <w:div w:id="232160271">
                      <w:marLeft w:val="0"/>
                      <w:marRight w:val="0"/>
                      <w:marTop w:val="0"/>
                      <w:marBottom w:val="0"/>
                      <w:divBdr>
                        <w:top w:val="none" w:sz="0" w:space="0" w:color="auto"/>
                        <w:left w:val="none" w:sz="0" w:space="0" w:color="auto"/>
                        <w:bottom w:val="none" w:sz="0" w:space="0" w:color="auto"/>
                        <w:right w:val="none" w:sz="0" w:space="0" w:color="auto"/>
                      </w:divBdr>
                    </w:div>
                  </w:divsChild>
                </w:div>
                <w:div w:id="1396053991">
                  <w:marLeft w:val="0"/>
                  <w:marRight w:val="0"/>
                  <w:marTop w:val="0"/>
                  <w:marBottom w:val="0"/>
                  <w:divBdr>
                    <w:top w:val="single" w:sz="2" w:space="1" w:color="FFFFFF"/>
                    <w:left w:val="single" w:sz="2" w:space="12" w:color="FFFFFF"/>
                    <w:bottom w:val="single" w:sz="2" w:space="1" w:color="FFFFFF"/>
                    <w:right w:val="single" w:sz="2" w:space="4" w:color="FFFFFF"/>
                  </w:divBdr>
                  <w:divsChild>
                    <w:div w:id="216166677">
                      <w:marLeft w:val="0"/>
                      <w:marRight w:val="0"/>
                      <w:marTop w:val="0"/>
                      <w:marBottom w:val="0"/>
                      <w:divBdr>
                        <w:top w:val="none" w:sz="0" w:space="0" w:color="auto"/>
                        <w:left w:val="none" w:sz="0" w:space="0" w:color="auto"/>
                        <w:bottom w:val="none" w:sz="0" w:space="0" w:color="auto"/>
                        <w:right w:val="none" w:sz="0" w:space="0" w:color="auto"/>
                      </w:divBdr>
                    </w:div>
                  </w:divsChild>
                </w:div>
                <w:div w:id="1407336656">
                  <w:marLeft w:val="0"/>
                  <w:marRight w:val="0"/>
                  <w:marTop w:val="0"/>
                  <w:marBottom w:val="0"/>
                  <w:divBdr>
                    <w:top w:val="single" w:sz="2" w:space="1" w:color="FFFFFF"/>
                    <w:left w:val="single" w:sz="2" w:space="12" w:color="FFFFFF"/>
                    <w:bottom w:val="single" w:sz="2" w:space="1" w:color="FFFFFF"/>
                    <w:right w:val="single" w:sz="2" w:space="4" w:color="FFFFFF"/>
                  </w:divBdr>
                  <w:divsChild>
                    <w:div w:id="369649483">
                      <w:marLeft w:val="0"/>
                      <w:marRight w:val="0"/>
                      <w:marTop w:val="0"/>
                      <w:marBottom w:val="0"/>
                      <w:divBdr>
                        <w:top w:val="none" w:sz="0" w:space="0" w:color="auto"/>
                        <w:left w:val="none" w:sz="0" w:space="0" w:color="auto"/>
                        <w:bottom w:val="none" w:sz="0" w:space="0" w:color="auto"/>
                        <w:right w:val="none" w:sz="0" w:space="0" w:color="auto"/>
                      </w:divBdr>
                    </w:div>
                  </w:divsChild>
                </w:div>
                <w:div w:id="1852597320">
                  <w:marLeft w:val="0"/>
                  <w:marRight w:val="0"/>
                  <w:marTop w:val="0"/>
                  <w:marBottom w:val="0"/>
                  <w:divBdr>
                    <w:top w:val="single" w:sz="2" w:space="1" w:color="FFFFFF"/>
                    <w:left w:val="single" w:sz="2" w:space="12" w:color="FFFFFF"/>
                    <w:bottom w:val="single" w:sz="2" w:space="1" w:color="FFFFFF"/>
                    <w:right w:val="single" w:sz="2" w:space="4" w:color="FFFFFF"/>
                  </w:divBdr>
                  <w:divsChild>
                    <w:div w:id="2060396012">
                      <w:marLeft w:val="0"/>
                      <w:marRight w:val="0"/>
                      <w:marTop w:val="0"/>
                      <w:marBottom w:val="0"/>
                      <w:divBdr>
                        <w:top w:val="none" w:sz="0" w:space="0" w:color="auto"/>
                        <w:left w:val="none" w:sz="0" w:space="0" w:color="auto"/>
                        <w:bottom w:val="none" w:sz="0" w:space="0" w:color="auto"/>
                        <w:right w:val="none" w:sz="0" w:space="0" w:color="auto"/>
                      </w:divBdr>
                    </w:div>
                  </w:divsChild>
                </w:div>
                <w:div w:id="1074858901">
                  <w:marLeft w:val="0"/>
                  <w:marRight w:val="0"/>
                  <w:marTop w:val="0"/>
                  <w:marBottom w:val="0"/>
                  <w:divBdr>
                    <w:top w:val="single" w:sz="2" w:space="1" w:color="FFFFFF"/>
                    <w:left w:val="single" w:sz="2" w:space="12" w:color="FFFFFF"/>
                    <w:bottom w:val="single" w:sz="2" w:space="1" w:color="FFFFFF"/>
                    <w:right w:val="single" w:sz="2" w:space="4" w:color="FFFFFF"/>
                  </w:divBdr>
                  <w:divsChild>
                    <w:div w:id="1433939486">
                      <w:marLeft w:val="0"/>
                      <w:marRight w:val="0"/>
                      <w:marTop w:val="0"/>
                      <w:marBottom w:val="0"/>
                      <w:divBdr>
                        <w:top w:val="none" w:sz="0" w:space="0" w:color="auto"/>
                        <w:left w:val="none" w:sz="0" w:space="0" w:color="auto"/>
                        <w:bottom w:val="none" w:sz="0" w:space="0" w:color="auto"/>
                        <w:right w:val="none" w:sz="0" w:space="0" w:color="auto"/>
                      </w:divBdr>
                    </w:div>
                  </w:divsChild>
                </w:div>
                <w:div w:id="2141607414">
                  <w:marLeft w:val="0"/>
                  <w:marRight w:val="0"/>
                  <w:marTop w:val="0"/>
                  <w:marBottom w:val="0"/>
                  <w:divBdr>
                    <w:top w:val="single" w:sz="2" w:space="1" w:color="FFFFFF"/>
                    <w:left w:val="single" w:sz="2" w:space="12" w:color="FFFFFF"/>
                    <w:bottom w:val="single" w:sz="2" w:space="1" w:color="FFFFFF"/>
                    <w:right w:val="single" w:sz="2" w:space="4" w:color="FFFFFF"/>
                  </w:divBdr>
                  <w:divsChild>
                    <w:div w:id="1606645121">
                      <w:marLeft w:val="0"/>
                      <w:marRight w:val="0"/>
                      <w:marTop w:val="0"/>
                      <w:marBottom w:val="0"/>
                      <w:divBdr>
                        <w:top w:val="none" w:sz="0" w:space="0" w:color="auto"/>
                        <w:left w:val="none" w:sz="0" w:space="0" w:color="auto"/>
                        <w:bottom w:val="none" w:sz="0" w:space="0" w:color="auto"/>
                        <w:right w:val="none" w:sz="0" w:space="0" w:color="auto"/>
                      </w:divBdr>
                    </w:div>
                  </w:divsChild>
                </w:div>
                <w:div w:id="1007754100">
                  <w:marLeft w:val="0"/>
                  <w:marRight w:val="0"/>
                  <w:marTop w:val="0"/>
                  <w:marBottom w:val="0"/>
                  <w:divBdr>
                    <w:top w:val="single" w:sz="2" w:space="1" w:color="FFFFFF"/>
                    <w:left w:val="single" w:sz="2" w:space="12" w:color="FFFFFF"/>
                    <w:bottom w:val="single" w:sz="2" w:space="1" w:color="FFFFFF"/>
                    <w:right w:val="single" w:sz="2" w:space="4" w:color="FFFFFF"/>
                  </w:divBdr>
                  <w:divsChild>
                    <w:div w:id="1440369881">
                      <w:marLeft w:val="0"/>
                      <w:marRight w:val="0"/>
                      <w:marTop w:val="0"/>
                      <w:marBottom w:val="0"/>
                      <w:divBdr>
                        <w:top w:val="none" w:sz="0" w:space="0" w:color="auto"/>
                        <w:left w:val="none" w:sz="0" w:space="0" w:color="auto"/>
                        <w:bottom w:val="none" w:sz="0" w:space="0" w:color="auto"/>
                        <w:right w:val="none" w:sz="0" w:space="0" w:color="auto"/>
                      </w:divBdr>
                    </w:div>
                  </w:divsChild>
                </w:div>
                <w:div w:id="1441023020">
                  <w:marLeft w:val="0"/>
                  <w:marRight w:val="0"/>
                  <w:marTop w:val="0"/>
                  <w:marBottom w:val="0"/>
                  <w:divBdr>
                    <w:top w:val="single" w:sz="2" w:space="1" w:color="FFFFFF"/>
                    <w:left w:val="single" w:sz="2" w:space="12" w:color="FFFFFF"/>
                    <w:bottom w:val="single" w:sz="2" w:space="1" w:color="FFFFFF"/>
                    <w:right w:val="single" w:sz="2" w:space="4" w:color="FFFFFF"/>
                  </w:divBdr>
                  <w:divsChild>
                    <w:div w:id="1073091714">
                      <w:marLeft w:val="0"/>
                      <w:marRight w:val="0"/>
                      <w:marTop w:val="0"/>
                      <w:marBottom w:val="0"/>
                      <w:divBdr>
                        <w:top w:val="none" w:sz="0" w:space="0" w:color="auto"/>
                        <w:left w:val="none" w:sz="0" w:space="0" w:color="auto"/>
                        <w:bottom w:val="none" w:sz="0" w:space="0" w:color="auto"/>
                        <w:right w:val="none" w:sz="0" w:space="0" w:color="auto"/>
                      </w:divBdr>
                    </w:div>
                  </w:divsChild>
                </w:div>
                <w:div w:id="1476995779">
                  <w:marLeft w:val="0"/>
                  <w:marRight w:val="0"/>
                  <w:marTop w:val="0"/>
                  <w:marBottom w:val="0"/>
                  <w:divBdr>
                    <w:top w:val="single" w:sz="2" w:space="1" w:color="FFFFFF"/>
                    <w:left w:val="single" w:sz="2" w:space="12" w:color="FFFFFF"/>
                    <w:bottom w:val="single" w:sz="2" w:space="1" w:color="FFFFFF"/>
                    <w:right w:val="single" w:sz="2" w:space="4" w:color="FFFFFF"/>
                  </w:divBdr>
                  <w:divsChild>
                    <w:div w:id="1785033585">
                      <w:marLeft w:val="0"/>
                      <w:marRight w:val="0"/>
                      <w:marTop w:val="0"/>
                      <w:marBottom w:val="0"/>
                      <w:divBdr>
                        <w:top w:val="none" w:sz="0" w:space="0" w:color="auto"/>
                        <w:left w:val="none" w:sz="0" w:space="0" w:color="auto"/>
                        <w:bottom w:val="none" w:sz="0" w:space="0" w:color="auto"/>
                        <w:right w:val="none" w:sz="0" w:space="0" w:color="auto"/>
                      </w:divBdr>
                    </w:div>
                  </w:divsChild>
                </w:div>
                <w:div w:id="1361853106">
                  <w:marLeft w:val="0"/>
                  <w:marRight w:val="0"/>
                  <w:marTop w:val="0"/>
                  <w:marBottom w:val="0"/>
                  <w:divBdr>
                    <w:top w:val="single" w:sz="2" w:space="1" w:color="FFFFFF"/>
                    <w:left w:val="single" w:sz="2" w:space="12" w:color="FFFFFF"/>
                    <w:bottom w:val="single" w:sz="2" w:space="1" w:color="FFFFFF"/>
                    <w:right w:val="single" w:sz="2" w:space="4" w:color="FFFFFF"/>
                  </w:divBdr>
                  <w:divsChild>
                    <w:div w:id="471603157">
                      <w:marLeft w:val="0"/>
                      <w:marRight w:val="0"/>
                      <w:marTop w:val="0"/>
                      <w:marBottom w:val="0"/>
                      <w:divBdr>
                        <w:top w:val="none" w:sz="0" w:space="0" w:color="auto"/>
                        <w:left w:val="none" w:sz="0" w:space="0" w:color="auto"/>
                        <w:bottom w:val="none" w:sz="0" w:space="0" w:color="auto"/>
                        <w:right w:val="none" w:sz="0" w:space="0" w:color="auto"/>
                      </w:divBdr>
                    </w:div>
                  </w:divsChild>
                </w:div>
                <w:div w:id="331033635">
                  <w:marLeft w:val="0"/>
                  <w:marRight w:val="0"/>
                  <w:marTop w:val="0"/>
                  <w:marBottom w:val="0"/>
                  <w:divBdr>
                    <w:top w:val="single" w:sz="2" w:space="1" w:color="FFFFFF"/>
                    <w:left w:val="single" w:sz="2" w:space="12" w:color="FFFFFF"/>
                    <w:bottom w:val="single" w:sz="2" w:space="1" w:color="FFFFFF"/>
                    <w:right w:val="single" w:sz="2" w:space="4" w:color="FFFFFF"/>
                  </w:divBdr>
                  <w:divsChild>
                    <w:div w:id="1428498952">
                      <w:marLeft w:val="0"/>
                      <w:marRight w:val="0"/>
                      <w:marTop w:val="0"/>
                      <w:marBottom w:val="0"/>
                      <w:divBdr>
                        <w:top w:val="none" w:sz="0" w:space="0" w:color="auto"/>
                        <w:left w:val="none" w:sz="0" w:space="0" w:color="auto"/>
                        <w:bottom w:val="none" w:sz="0" w:space="0" w:color="auto"/>
                        <w:right w:val="none" w:sz="0" w:space="0" w:color="auto"/>
                      </w:divBdr>
                    </w:div>
                  </w:divsChild>
                </w:div>
                <w:div w:id="281036454">
                  <w:marLeft w:val="0"/>
                  <w:marRight w:val="0"/>
                  <w:marTop w:val="0"/>
                  <w:marBottom w:val="0"/>
                  <w:divBdr>
                    <w:top w:val="single" w:sz="2" w:space="1" w:color="FFFFFF"/>
                    <w:left w:val="single" w:sz="2" w:space="12" w:color="FFFFFF"/>
                    <w:bottom w:val="single" w:sz="2" w:space="1" w:color="FFFFFF"/>
                    <w:right w:val="single" w:sz="2" w:space="4" w:color="FFFFFF"/>
                  </w:divBdr>
                  <w:divsChild>
                    <w:div w:id="1470973687">
                      <w:marLeft w:val="0"/>
                      <w:marRight w:val="0"/>
                      <w:marTop w:val="0"/>
                      <w:marBottom w:val="0"/>
                      <w:divBdr>
                        <w:top w:val="none" w:sz="0" w:space="0" w:color="auto"/>
                        <w:left w:val="none" w:sz="0" w:space="0" w:color="auto"/>
                        <w:bottom w:val="none" w:sz="0" w:space="0" w:color="auto"/>
                        <w:right w:val="none" w:sz="0" w:space="0" w:color="auto"/>
                      </w:divBdr>
                    </w:div>
                  </w:divsChild>
                </w:div>
                <w:div w:id="2008513678">
                  <w:marLeft w:val="0"/>
                  <w:marRight w:val="0"/>
                  <w:marTop w:val="0"/>
                  <w:marBottom w:val="0"/>
                  <w:divBdr>
                    <w:top w:val="single" w:sz="2" w:space="1" w:color="FFFFFF"/>
                    <w:left w:val="single" w:sz="2" w:space="12" w:color="FFFFFF"/>
                    <w:bottom w:val="single" w:sz="2" w:space="4" w:color="FFFFFF"/>
                    <w:right w:val="single" w:sz="2" w:space="4" w:color="FFFFFF"/>
                  </w:divBdr>
                  <w:divsChild>
                    <w:div w:id="169911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564998">
          <w:marLeft w:val="0"/>
          <w:marRight w:val="0"/>
          <w:marTop w:val="0"/>
          <w:marBottom w:val="335"/>
          <w:divBdr>
            <w:top w:val="none" w:sz="0" w:space="0" w:color="auto"/>
            <w:left w:val="none" w:sz="0" w:space="0" w:color="auto"/>
            <w:bottom w:val="none" w:sz="0" w:space="0" w:color="auto"/>
            <w:right w:val="none" w:sz="0" w:space="0" w:color="auto"/>
          </w:divBdr>
          <w:divsChild>
            <w:div w:id="70393205">
              <w:marLeft w:val="0"/>
              <w:marRight w:val="0"/>
              <w:marTop w:val="0"/>
              <w:marBottom w:val="0"/>
              <w:divBdr>
                <w:top w:val="none" w:sz="0" w:space="0" w:color="auto"/>
                <w:left w:val="none" w:sz="0" w:space="0" w:color="auto"/>
                <w:bottom w:val="none" w:sz="0" w:space="0" w:color="auto"/>
                <w:right w:val="none" w:sz="0" w:space="0" w:color="auto"/>
              </w:divBdr>
              <w:divsChild>
                <w:div w:id="1352881846">
                  <w:marLeft w:val="0"/>
                  <w:marRight w:val="0"/>
                  <w:marTop w:val="0"/>
                  <w:marBottom w:val="0"/>
                  <w:divBdr>
                    <w:top w:val="single" w:sz="2" w:space="4" w:color="FFFFFF"/>
                    <w:left w:val="single" w:sz="2" w:space="12" w:color="FFFFFF"/>
                    <w:bottom w:val="single" w:sz="2" w:space="1" w:color="FFFFFF"/>
                    <w:right w:val="single" w:sz="2" w:space="4" w:color="FFFFFF"/>
                  </w:divBdr>
                  <w:divsChild>
                    <w:div w:id="1007829839">
                      <w:marLeft w:val="0"/>
                      <w:marRight w:val="0"/>
                      <w:marTop w:val="0"/>
                      <w:marBottom w:val="0"/>
                      <w:divBdr>
                        <w:top w:val="none" w:sz="0" w:space="0" w:color="auto"/>
                        <w:left w:val="none" w:sz="0" w:space="0" w:color="auto"/>
                        <w:bottom w:val="none" w:sz="0" w:space="0" w:color="auto"/>
                        <w:right w:val="none" w:sz="0" w:space="0" w:color="auto"/>
                      </w:divBdr>
                    </w:div>
                  </w:divsChild>
                </w:div>
                <w:div w:id="1943996839">
                  <w:marLeft w:val="0"/>
                  <w:marRight w:val="0"/>
                  <w:marTop w:val="0"/>
                  <w:marBottom w:val="0"/>
                  <w:divBdr>
                    <w:top w:val="single" w:sz="2" w:space="1" w:color="FFFFFF"/>
                    <w:left w:val="single" w:sz="2" w:space="12" w:color="FFFFFF"/>
                    <w:bottom w:val="single" w:sz="2" w:space="1" w:color="FFFFFF"/>
                    <w:right w:val="single" w:sz="2" w:space="4" w:color="FFFFFF"/>
                  </w:divBdr>
                  <w:divsChild>
                    <w:div w:id="937248552">
                      <w:marLeft w:val="0"/>
                      <w:marRight w:val="0"/>
                      <w:marTop w:val="0"/>
                      <w:marBottom w:val="0"/>
                      <w:divBdr>
                        <w:top w:val="none" w:sz="0" w:space="0" w:color="auto"/>
                        <w:left w:val="none" w:sz="0" w:space="0" w:color="auto"/>
                        <w:bottom w:val="none" w:sz="0" w:space="0" w:color="auto"/>
                        <w:right w:val="none" w:sz="0" w:space="0" w:color="auto"/>
                      </w:divBdr>
                    </w:div>
                  </w:divsChild>
                </w:div>
                <w:div w:id="47267721">
                  <w:marLeft w:val="0"/>
                  <w:marRight w:val="0"/>
                  <w:marTop w:val="0"/>
                  <w:marBottom w:val="0"/>
                  <w:divBdr>
                    <w:top w:val="single" w:sz="2" w:space="1" w:color="FFFFFF"/>
                    <w:left w:val="single" w:sz="2" w:space="12" w:color="FFFFFF"/>
                    <w:bottom w:val="single" w:sz="2" w:space="1" w:color="FFFFFF"/>
                    <w:right w:val="single" w:sz="2" w:space="4" w:color="FFFFFF"/>
                  </w:divBdr>
                  <w:divsChild>
                    <w:div w:id="1379815676">
                      <w:marLeft w:val="0"/>
                      <w:marRight w:val="0"/>
                      <w:marTop w:val="0"/>
                      <w:marBottom w:val="0"/>
                      <w:divBdr>
                        <w:top w:val="none" w:sz="0" w:space="0" w:color="auto"/>
                        <w:left w:val="none" w:sz="0" w:space="0" w:color="auto"/>
                        <w:bottom w:val="none" w:sz="0" w:space="0" w:color="auto"/>
                        <w:right w:val="none" w:sz="0" w:space="0" w:color="auto"/>
                      </w:divBdr>
                    </w:div>
                  </w:divsChild>
                </w:div>
                <w:div w:id="74011475">
                  <w:marLeft w:val="0"/>
                  <w:marRight w:val="0"/>
                  <w:marTop w:val="0"/>
                  <w:marBottom w:val="0"/>
                  <w:divBdr>
                    <w:top w:val="single" w:sz="2" w:space="1" w:color="FFFFFF"/>
                    <w:left w:val="single" w:sz="2" w:space="12" w:color="FFFFFF"/>
                    <w:bottom w:val="single" w:sz="2" w:space="1" w:color="FFFFFF"/>
                    <w:right w:val="single" w:sz="2" w:space="4" w:color="FFFFFF"/>
                  </w:divBdr>
                  <w:divsChild>
                    <w:div w:id="262499569">
                      <w:marLeft w:val="0"/>
                      <w:marRight w:val="0"/>
                      <w:marTop w:val="0"/>
                      <w:marBottom w:val="0"/>
                      <w:divBdr>
                        <w:top w:val="none" w:sz="0" w:space="0" w:color="auto"/>
                        <w:left w:val="none" w:sz="0" w:space="0" w:color="auto"/>
                        <w:bottom w:val="none" w:sz="0" w:space="0" w:color="auto"/>
                        <w:right w:val="none" w:sz="0" w:space="0" w:color="auto"/>
                      </w:divBdr>
                    </w:div>
                  </w:divsChild>
                </w:div>
                <w:div w:id="623660276">
                  <w:marLeft w:val="0"/>
                  <w:marRight w:val="0"/>
                  <w:marTop w:val="0"/>
                  <w:marBottom w:val="0"/>
                  <w:divBdr>
                    <w:top w:val="single" w:sz="2" w:space="1" w:color="FFFFFF"/>
                    <w:left w:val="single" w:sz="2" w:space="12" w:color="FFFFFF"/>
                    <w:bottom w:val="single" w:sz="2" w:space="1" w:color="FFFFFF"/>
                    <w:right w:val="single" w:sz="2" w:space="4" w:color="FFFFFF"/>
                  </w:divBdr>
                  <w:divsChild>
                    <w:div w:id="1015770978">
                      <w:marLeft w:val="0"/>
                      <w:marRight w:val="0"/>
                      <w:marTop w:val="0"/>
                      <w:marBottom w:val="0"/>
                      <w:divBdr>
                        <w:top w:val="none" w:sz="0" w:space="0" w:color="auto"/>
                        <w:left w:val="none" w:sz="0" w:space="0" w:color="auto"/>
                        <w:bottom w:val="none" w:sz="0" w:space="0" w:color="auto"/>
                        <w:right w:val="none" w:sz="0" w:space="0" w:color="auto"/>
                      </w:divBdr>
                    </w:div>
                  </w:divsChild>
                </w:div>
                <w:div w:id="670988104">
                  <w:marLeft w:val="0"/>
                  <w:marRight w:val="0"/>
                  <w:marTop w:val="0"/>
                  <w:marBottom w:val="0"/>
                  <w:divBdr>
                    <w:top w:val="single" w:sz="2" w:space="1" w:color="FFFFFF"/>
                    <w:left w:val="single" w:sz="2" w:space="12" w:color="FFFFFF"/>
                    <w:bottom w:val="single" w:sz="2" w:space="1" w:color="FFFFFF"/>
                    <w:right w:val="single" w:sz="2" w:space="4" w:color="FFFFFF"/>
                  </w:divBdr>
                  <w:divsChild>
                    <w:div w:id="949166210">
                      <w:marLeft w:val="0"/>
                      <w:marRight w:val="0"/>
                      <w:marTop w:val="0"/>
                      <w:marBottom w:val="0"/>
                      <w:divBdr>
                        <w:top w:val="none" w:sz="0" w:space="0" w:color="auto"/>
                        <w:left w:val="none" w:sz="0" w:space="0" w:color="auto"/>
                        <w:bottom w:val="none" w:sz="0" w:space="0" w:color="auto"/>
                        <w:right w:val="none" w:sz="0" w:space="0" w:color="auto"/>
                      </w:divBdr>
                    </w:div>
                  </w:divsChild>
                </w:div>
                <w:div w:id="1523930222">
                  <w:marLeft w:val="0"/>
                  <w:marRight w:val="0"/>
                  <w:marTop w:val="0"/>
                  <w:marBottom w:val="0"/>
                  <w:divBdr>
                    <w:top w:val="single" w:sz="2" w:space="1" w:color="FFFFFF"/>
                    <w:left w:val="single" w:sz="2" w:space="12" w:color="FFFFFF"/>
                    <w:bottom w:val="single" w:sz="2" w:space="1" w:color="FFFFFF"/>
                    <w:right w:val="single" w:sz="2" w:space="4" w:color="FFFFFF"/>
                  </w:divBdr>
                  <w:divsChild>
                    <w:div w:id="521013274">
                      <w:marLeft w:val="0"/>
                      <w:marRight w:val="0"/>
                      <w:marTop w:val="0"/>
                      <w:marBottom w:val="0"/>
                      <w:divBdr>
                        <w:top w:val="none" w:sz="0" w:space="0" w:color="auto"/>
                        <w:left w:val="none" w:sz="0" w:space="0" w:color="auto"/>
                        <w:bottom w:val="none" w:sz="0" w:space="0" w:color="auto"/>
                        <w:right w:val="none" w:sz="0" w:space="0" w:color="auto"/>
                      </w:divBdr>
                    </w:div>
                  </w:divsChild>
                </w:div>
                <w:div w:id="1594851059">
                  <w:marLeft w:val="0"/>
                  <w:marRight w:val="0"/>
                  <w:marTop w:val="0"/>
                  <w:marBottom w:val="0"/>
                  <w:divBdr>
                    <w:top w:val="single" w:sz="2" w:space="1" w:color="FFFFFF"/>
                    <w:left w:val="single" w:sz="2" w:space="12" w:color="FFFFFF"/>
                    <w:bottom w:val="single" w:sz="2" w:space="1" w:color="FFFFFF"/>
                    <w:right w:val="single" w:sz="2" w:space="4" w:color="FFFFFF"/>
                  </w:divBdr>
                  <w:divsChild>
                    <w:div w:id="459422880">
                      <w:marLeft w:val="0"/>
                      <w:marRight w:val="0"/>
                      <w:marTop w:val="0"/>
                      <w:marBottom w:val="0"/>
                      <w:divBdr>
                        <w:top w:val="none" w:sz="0" w:space="0" w:color="auto"/>
                        <w:left w:val="none" w:sz="0" w:space="0" w:color="auto"/>
                        <w:bottom w:val="none" w:sz="0" w:space="0" w:color="auto"/>
                        <w:right w:val="none" w:sz="0" w:space="0" w:color="auto"/>
                      </w:divBdr>
                    </w:div>
                  </w:divsChild>
                </w:div>
                <w:div w:id="1590456426">
                  <w:marLeft w:val="0"/>
                  <w:marRight w:val="0"/>
                  <w:marTop w:val="0"/>
                  <w:marBottom w:val="0"/>
                  <w:divBdr>
                    <w:top w:val="single" w:sz="2" w:space="1" w:color="FFFFFF"/>
                    <w:left w:val="single" w:sz="2" w:space="12" w:color="FFFFFF"/>
                    <w:bottom w:val="single" w:sz="2" w:space="1" w:color="FFFFFF"/>
                    <w:right w:val="single" w:sz="2" w:space="4" w:color="FFFFFF"/>
                  </w:divBdr>
                  <w:divsChild>
                    <w:div w:id="1406878914">
                      <w:marLeft w:val="0"/>
                      <w:marRight w:val="0"/>
                      <w:marTop w:val="0"/>
                      <w:marBottom w:val="0"/>
                      <w:divBdr>
                        <w:top w:val="none" w:sz="0" w:space="0" w:color="auto"/>
                        <w:left w:val="none" w:sz="0" w:space="0" w:color="auto"/>
                        <w:bottom w:val="none" w:sz="0" w:space="0" w:color="auto"/>
                        <w:right w:val="none" w:sz="0" w:space="0" w:color="auto"/>
                      </w:divBdr>
                    </w:div>
                  </w:divsChild>
                </w:div>
                <w:div w:id="851797618">
                  <w:marLeft w:val="0"/>
                  <w:marRight w:val="0"/>
                  <w:marTop w:val="0"/>
                  <w:marBottom w:val="0"/>
                  <w:divBdr>
                    <w:top w:val="single" w:sz="2" w:space="1" w:color="FFFFFF"/>
                    <w:left w:val="single" w:sz="2" w:space="12" w:color="FFFFFF"/>
                    <w:bottom w:val="single" w:sz="2" w:space="1" w:color="FFFFFF"/>
                    <w:right w:val="single" w:sz="2" w:space="4" w:color="FFFFFF"/>
                  </w:divBdr>
                  <w:divsChild>
                    <w:div w:id="695084299">
                      <w:marLeft w:val="0"/>
                      <w:marRight w:val="0"/>
                      <w:marTop w:val="0"/>
                      <w:marBottom w:val="0"/>
                      <w:divBdr>
                        <w:top w:val="none" w:sz="0" w:space="0" w:color="auto"/>
                        <w:left w:val="none" w:sz="0" w:space="0" w:color="auto"/>
                        <w:bottom w:val="none" w:sz="0" w:space="0" w:color="auto"/>
                        <w:right w:val="none" w:sz="0" w:space="0" w:color="auto"/>
                      </w:divBdr>
                    </w:div>
                  </w:divsChild>
                </w:div>
                <w:div w:id="1474254105">
                  <w:marLeft w:val="0"/>
                  <w:marRight w:val="0"/>
                  <w:marTop w:val="0"/>
                  <w:marBottom w:val="0"/>
                  <w:divBdr>
                    <w:top w:val="single" w:sz="2" w:space="1" w:color="FFFFFF"/>
                    <w:left w:val="single" w:sz="2" w:space="12" w:color="FFFFFF"/>
                    <w:bottom w:val="single" w:sz="2" w:space="1" w:color="FFFFFF"/>
                    <w:right w:val="single" w:sz="2" w:space="4" w:color="FFFFFF"/>
                  </w:divBdr>
                  <w:divsChild>
                    <w:div w:id="1483426336">
                      <w:marLeft w:val="0"/>
                      <w:marRight w:val="0"/>
                      <w:marTop w:val="0"/>
                      <w:marBottom w:val="0"/>
                      <w:divBdr>
                        <w:top w:val="none" w:sz="0" w:space="0" w:color="auto"/>
                        <w:left w:val="none" w:sz="0" w:space="0" w:color="auto"/>
                        <w:bottom w:val="none" w:sz="0" w:space="0" w:color="auto"/>
                        <w:right w:val="none" w:sz="0" w:space="0" w:color="auto"/>
                      </w:divBdr>
                    </w:div>
                  </w:divsChild>
                </w:div>
                <w:div w:id="657072968">
                  <w:marLeft w:val="0"/>
                  <w:marRight w:val="0"/>
                  <w:marTop w:val="0"/>
                  <w:marBottom w:val="0"/>
                  <w:divBdr>
                    <w:top w:val="single" w:sz="2" w:space="1" w:color="FFFFFF"/>
                    <w:left w:val="single" w:sz="2" w:space="12" w:color="FFFFFF"/>
                    <w:bottom w:val="single" w:sz="2" w:space="1" w:color="FFFFFF"/>
                    <w:right w:val="single" w:sz="2" w:space="4" w:color="FFFFFF"/>
                  </w:divBdr>
                  <w:divsChild>
                    <w:div w:id="1168985801">
                      <w:marLeft w:val="0"/>
                      <w:marRight w:val="0"/>
                      <w:marTop w:val="0"/>
                      <w:marBottom w:val="0"/>
                      <w:divBdr>
                        <w:top w:val="none" w:sz="0" w:space="0" w:color="auto"/>
                        <w:left w:val="none" w:sz="0" w:space="0" w:color="auto"/>
                        <w:bottom w:val="none" w:sz="0" w:space="0" w:color="auto"/>
                        <w:right w:val="none" w:sz="0" w:space="0" w:color="auto"/>
                      </w:divBdr>
                    </w:div>
                  </w:divsChild>
                </w:div>
                <w:div w:id="686293180">
                  <w:marLeft w:val="0"/>
                  <w:marRight w:val="0"/>
                  <w:marTop w:val="0"/>
                  <w:marBottom w:val="0"/>
                  <w:divBdr>
                    <w:top w:val="single" w:sz="2" w:space="1" w:color="FFFFFF"/>
                    <w:left w:val="single" w:sz="2" w:space="12" w:color="FFFFFF"/>
                    <w:bottom w:val="single" w:sz="2" w:space="1" w:color="FFFFFF"/>
                    <w:right w:val="single" w:sz="2" w:space="4" w:color="FFFFFF"/>
                  </w:divBdr>
                  <w:divsChild>
                    <w:div w:id="51732204">
                      <w:marLeft w:val="0"/>
                      <w:marRight w:val="0"/>
                      <w:marTop w:val="0"/>
                      <w:marBottom w:val="0"/>
                      <w:divBdr>
                        <w:top w:val="none" w:sz="0" w:space="0" w:color="auto"/>
                        <w:left w:val="none" w:sz="0" w:space="0" w:color="auto"/>
                        <w:bottom w:val="none" w:sz="0" w:space="0" w:color="auto"/>
                        <w:right w:val="none" w:sz="0" w:space="0" w:color="auto"/>
                      </w:divBdr>
                    </w:div>
                  </w:divsChild>
                </w:div>
                <w:div w:id="1958489689">
                  <w:marLeft w:val="0"/>
                  <w:marRight w:val="0"/>
                  <w:marTop w:val="0"/>
                  <w:marBottom w:val="0"/>
                  <w:divBdr>
                    <w:top w:val="single" w:sz="2" w:space="1" w:color="FFFFFF"/>
                    <w:left w:val="single" w:sz="2" w:space="12" w:color="FFFFFF"/>
                    <w:bottom w:val="single" w:sz="2" w:space="1" w:color="FFFFFF"/>
                    <w:right w:val="single" w:sz="2" w:space="4" w:color="FFFFFF"/>
                  </w:divBdr>
                  <w:divsChild>
                    <w:div w:id="959532374">
                      <w:marLeft w:val="0"/>
                      <w:marRight w:val="0"/>
                      <w:marTop w:val="0"/>
                      <w:marBottom w:val="0"/>
                      <w:divBdr>
                        <w:top w:val="none" w:sz="0" w:space="0" w:color="auto"/>
                        <w:left w:val="none" w:sz="0" w:space="0" w:color="auto"/>
                        <w:bottom w:val="none" w:sz="0" w:space="0" w:color="auto"/>
                        <w:right w:val="none" w:sz="0" w:space="0" w:color="auto"/>
                      </w:divBdr>
                    </w:div>
                  </w:divsChild>
                </w:div>
                <w:div w:id="480391619">
                  <w:marLeft w:val="0"/>
                  <w:marRight w:val="0"/>
                  <w:marTop w:val="0"/>
                  <w:marBottom w:val="0"/>
                  <w:divBdr>
                    <w:top w:val="single" w:sz="2" w:space="1" w:color="FFFFFF"/>
                    <w:left w:val="single" w:sz="2" w:space="12" w:color="FFFFFF"/>
                    <w:bottom w:val="single" w:sz="2" w:space="1" w:color="FFFFFF"/>
                    <w:right w:val="single" w:sz="2" w:space="4" w:color="FFFFFF"/>
                  </w:divBdr>
                  <w:divsChild>
                    <w:div w:id="500120904">
                      <w:marLeft w:val="0"/>
                      <w:marRight w:val="0"/>
                      <w:marTop w:val="0"/>
                      <w:marBottom w:val="0"/>
                      <w:divBdr>
                        <w:top w:val="none" w:sz="0" w:space="0" w:color="auto"/>
                        <w:left w:val="none" w:sz="0" w:space="0" w:color="auto"/>
                        <w:bottom w:val="none" w:sz="0" w:space="0" w:color="auto"/>
                        <w:right w:val="none" w:sz="0" w:space="0" w:color="auto"/>
                      </w:divBdr>
                    </w:div>
                  </w:divsChild>
                </w:div>
                <w:div w:id="1597057816">
                  <w:marLeft w:val="0"/>
                  <w:marRight w:val="0"/>
                  <w:marTop w:val="0"/>
                  <w:marBottom w:val="0"/>
                  <w:divBdr>
                    <w:top w:val="single" w:sz="2" w:space="1" w:color="FFFFFF"/>
                    <w:left w:val="single" w:sz="2" w:space="12" w:color="FFFFFF"/>
                    <w:bottom w:val="single" w:sz="2" w:space="1" w:color="FFFFFF"/>
                    <w:right w:val="single" w:sz="2" w:space="4" w:color="FFFFFF"/>
                  </w:divBdr>
                  <w:divsChild>
                    <w:div w:id="486674055">
                      <w:marLeft w:val="0"/>
                      <w:marRight w:val="0"/>
                      <w:marTop w:val="0"/>
                      <w:marBottom w:val="0"/>
                      <w:divBdr>
                        <w:top w:val="none" w:sz="0" w:space="0" w:color="auto"/>
                        <w:left w:val="none" w:sz="0" w:space="0" w:color="auto"/>
                        <w:bottom w:val="none" w:sz="0" w:space="0" w:color="auto"/>
                        <w:right w:val="none" w:sz="0" w:space="0" w:color="auto"/>
                      </w:divBdr>
                    </w:div>
                  </w:divsChild>
                </w:div>
                <w:div w:id="468397965">
                  <w:marLeft w:val="0"/>
                  <w:marRight w:val="0"/>
                  <w:marTop w:val="0"/>
                  <w:marBottom w:val="0"/>
                  <w:divBdr>
                    <w:top w:val="single" w:sz="2" w:space="1" w:color="FFFFFF"/>
                    <w:left w:val="single" w:sz="2" w:space="12" w:color="FFFFFF"/>
                    <w:bottom w:val="single" w:sz="2" w:space="1" w:color="FFFFFF"/>
                    <w:right w:val="single" w:sz="2" w:space="4" w:color="FFFFFF"/>
                  </w:divBdr>
                  <w:divsChild>
                    <w:div w:id="1182666800">
                      <w:marLeft w:val="0"/>
                      <w:marRight w:val="0"/>
                      <w:marTop w:val="0"/>
                      <w:marBottom w:val="0"/>
                      <w:divBdr>
                        <w:top w:val="none" w:sz="0" w:space="0" w:color="auto"/>
                        <w:left w:val="none" w:sz="0" w:space="0" w:color="auto"/>
                        <w:bottom w:val="none" w:sz="0" w:space="0" w:color="auto"/>
                        <w:right w:val="none" w:sz="0" w:space="0" w:color="auto"/>
                      </w:divBdr>
                    </w:div>
                  </w:divsChild>
                </w:div>
                <w:div w:id="1188133594">
                  <w:marLeft w:val="0"/>
                  <w:marRight w:val="0"/>
                  <w:marTop w:val="0"/>
                  <w:marBottom w:val="0"/>
                  <w:divBdr>
                    <w:top w:val="single" w:sz="2" w:space="1" w:color="FFFFFF"/>
                    <w:left w:val="single" w:sz="2" w:space="12" w:color="FFFFFF"/>
                    <w:bottom w:val="single" w:sz="2" w:space="1" w:color="FFFFFF"/>
                    <w:right w:val="single" w:sz="2" w:space="4" w:color="FFFFFF"/>
                  </w:divBdr>
                  <w:divsChild>
                    <w:div w:id="1312252726">
                      <w:marLeft w:val="0"/>
                      <w:marRight w:val="0"/>
                      <w:marTop w:val="0"/>
                      <w:marBottom w:val="0"/>
                      <w:divBdr>
                        <w:top w:val="none" w:sz="0" w:space="0" w:color="auto"/>
                        <w:left w:val="none" w:sz="0" w:space="0" w:color="auto"/>
                        <w:bottom w:val="none" w:sz="0" w:space="0" w:color="auto"/>
                        <w:right w:val="none" w:sz="0" w:space="0" w:color="auto"/>
                      </w:divBdr>
                    </w:div>
                  </w:divsChild>
                </w:div>
                <w:div w:id="1622758521">
                  <w:marLeft w:val="0"/>
                  <w:marRight w:val="0"/>
                  <w:marTop w:val="0"/>
                  <w:marBottom w:val="0"/>
                  <w:divBdr>
                    <w:top w:val="single" w:sz="2" w:space="1" w:color="FFFFFF"/>
                    <w:left w:val="single" w:sz="2" w:space="12" w:color="FFFFFF"/>
                    <w:bottom w:val="single" w:sz="2" w:space="1" w:color="FFFFFF"/>
                    <w:right w:val="single" w:sz="2" w:space="4" w:color="FFFFFF"/>
                  </w:divBdr>
                  <w:divsChild>
                    <w:div w:id="600919551">
                      <w:marLeft w:val="0"/>
                      <w:marRight w:val="0"/>
                      <w:marTop w:val="0"/>
                      <w:marBottom w:val="0"/>
                      <w:divBdr>
                        <w:top w:val="none" w:sz="0" w:space="0" w:color="auto"/>
                        <w:left w:val="none" w:sz="0" w:space="0" w:color="auto"/>
                        <w:bottom w:val="none" w:sz="0" w:space="0" w:color="auto"/>
                        <w:right w:val="none" w:sz="0" w:space="0" w:color="auto"/>
                      </w:divBdr>
                    </w:div>
                  </w:divsChild>
                </w:div>
                <w:div w:id="1301304774">
                  <w:marLeft w:val="0"/>
                  <w:marRight w:val="0"/>
                  <w:marTop w:val="0"/>
                  <w:marBottom w:val="0"/>
                  <w:divBdr>
                    <w:top w:val="single" w:sz="2" w:space="1" w:color="FFFFFF"/>
                    <w:left w:val="single" w:sz="2" w:space="12" w:color="FFFFFF"/>
                    <w:bottom w:val="single" w:sz="2" w:space="1" w:color="FFFFFF"/>
                    <w:right w:val="single" w:sz="2" w:space="4" w:color="FFFFFF"/>
                  </w:divBdr>
                  <w:divsChild>
                    <w:div w:id="1218593515">
                      <w:marLeft w:val="0"/>
                      <w:marRight w:val="0"/>
                      <w:marTop w:val="0"/>
                      <w:marBottom w:val="0"/>
                      <w:divBdr>
                        <w:top w:val="none" w:sz="0" w:space="0" w:color="auto"/>
                        <w:left w:val="none" w:sz="0" w:space="0" w:color="auto"/>
                        <w:bottom w:val="none" w:sz="0" w:space="0" w:color="auto"/>
                        <w:right w:val="none" w:sz="0" w:space="0" w:color="auto"/>
                      </w:divBdr>
                    </w:div>
                  </w:divsChild>
                </w:div>
                <w:div w:id="1921405423">
                  <w:marLeft w:val="0"/>
                  <w:marRight w:val="0"/>
                  <w:marTop w:val="0"/>
                  <w:marBottom w:val="0"/>
                  <w:divBdr>
                    <w:top w:val="single" w:sz="2" w:space="1" w:color="FFFFFF"/>
                    <w:left w:val="single" w:sz="2" w:space="12" w:color="FFFFFF"/>
                    <w:bottom w:val="single" w:sz="2" w:space="1" w:color="FFFFFF"/>
                    <w:right w:val="single" w:sz="2" w:space="4" w:color="FFFFFF"/>
                  </w:divBdr>
                  <w:divsChild>
                    <w:div w:id="963003543">
                      <w:marLeft w:val="0"/>
                      <w:marRight w:val="0"/>
                      <w:marTop w:val="0"/>
                      <w:marBottom w:val="0"/>
                      <w:divBdr>
                        <w:top w:val="none" w:sz="0" w:space="0" w:color="auto"/>
                        <w:left w:val="none" w:sz="0" w:space="0" w:color="auto"/>
                        <w:bottom w:val="none" w:sz="0" w:space="0" w:color="auto"/>
                        <w:right w:val="none" w:sz="0" w:space="0" w:color="auto"/>
                      </w:divBdr>
                    </w:div>
                  </w:divsChild>
                </w:div>
                <w:div w:id="684986742">
                  <w:marLeft w:val="0"/>
                  <w:marRight w:val="0"/>
                  <w:marTop w:val="0"/>
                  <w:marBottom w:val="0"/>
                  <w:divBdr>
                    <w:top w:val="single" w:sz="2" w:space="1" w:color="FFFFFF"/>
                    <w:left w:val="single" w:sz="2" w:space="12" w:color="FFFFFF"/>
                    <w:bottom w:val="single" w:sz="2" w:space="1" w:color="FFFFFF"/>
                    <w:right w:val="single" w:sz="2" w:space="4" w:color="FFFFFF"/>
                  </w:divBdr>
                  <w:divsChild>
                    <w:div w:id="1518275492">
                      <w:marLeft w:val="0"/>
                      <w:marRight w:val="0"/>
                      <w:marTop w:val="0"/>
                      <w:marBottom w:val="0"/>
                      <w:divBdr>
                        <w:top w:val="none" w:sz="0" w:space="0" w:color="auto"/>
                        <w:left w:val="none" w:sz="0" w:space="0" w:color="auto"/>
                        <w:bottom w:val="none" w:sz="0" w:space="0" w:color="auto"/>
                        <w:right w:val="none" w:sz="0" w:space="0" w:color="auto"/>
                      </w:divBdr>
                    </w:div>
                  </w:divsChild>
                </w:div>
                <w:div w:id="262615005">
                  <w:marLeft w:val="0"/>
                  <w:marRight w:val="0"/>
                  <w:marTop w:val="0"/>
                  <w:marBottom w:val="0"/>
                  <w:divBdr>
                    <w:top w:val="single" w:sz="2" w:space="1" w:color="FFFFFF"/>
                    <w:left w:val="single" w:sz="2" w:space="12" w:color="FFFFFF"/>
                    <w:bottom w:val="single" w:sz="2" w:space="1" w:color="FFFFFF"/>
                    <w:right w:val="single" w:sz="2" w:space="4" w:color="FFFFFF"/>
                  </w:divBdr>
                  <w:divsChild>
                    <w:div w:id="1833369624">
                      <w:marLeft w:val="0"/>
                      <w:marRight w:val="0"/>
                      <w:marTop w:val="0"/>
                      <w:marBottom w:val="0"/>
                      <w:divBdr>
                        <w:top w:val="none" w:sz="0" w:space="0" w:color="auto"/>
                        <w:left w:val="none" w:sz="0" w:space="0" w:color="auto"/>
                        <w:bottom w:val="none" w:sz="0" w:space="0" w:color="auto"/>
                        <w:right w:val="none" w:sz="0" w:space="0" w:color="auto"/>
                      </w:divBdr>
                    </w:div>
                  </w:divsChild>
                </w:div>
                <w:div w:id="1919291997">
                  <w:marLeft w:val="0"/>
                  <w:marRight w:val="0"/>
                  <w:marTop w:val="0"/>
                  <w:marBottom w:val="0"/>
                  <w:divBdr>
                    <w:top w:val="single" w:sz="2" w:space="1" w:color="FFFFFF"/>
                    <w:left w:val="single" w:sz="2" w:space="12" w:color="FFFFFF"/>
                    <w:bottom w:val="single" w:sz="2" w:space="1" w:color="FFFFFF"/>
                    <w:right w:val="single" w:sz="2" w:space="4" w:color="FFFFFF"/>
                  </w:divBdr>
                  <w:divsChild>
                    <w:div w:id="1244803759">
                      <w:marLeft w:val="0"/>
                      <w:marRight w:val="0"/>
                      <w:marTop w:val="0"/>
                      <w:marBottom w:val="0"/>
                      <w:divBdr>
                        <w:top w:val="none" w:sz="0" w:space="0" w:color="auto"/>
                        <w:left w:val="none" w:sz="0" w:space="0" w:color="auto"/>
                        <w:bottom w:val="none" w:sz="0" w:space="0" w:color="auto"/>
                        <w:right w:val="none" w:sz="0" w:space="0" w:color="auto"/>
                      </w:divBdr>
                    </w:div>
                  </w:divsChild>
                </w:div>
                <w:div w:id="1672029577">
                  <w:marLeft w:val="0"/>
                  <w:marRight w:val="0"/>
                  <w:marTop w:val="0"/>
                  <w:marBottom w:val="0"/>
                  <w:divBdr>
                    <w:top w:val="single" w:sz="2" w:space="1" w:color="FFFFFF"/>
                    <w:left w:val="single" w:sz="2" w:space="12" w:color="FFFFFF"/>
                    <w:bottom w:val="single" w:sz="2" w:space="1" w:color="FFFFFF"/>
                    <w:right w:val="single" w:sz="2" w:space="4" w:color="FFFFFF"/>
                  </w:divBdr>
                  <w:divsChild>
                    <w:div w:id="2035108932">
                      <w:marLeft w:val="0"/>
                      <w:marRight w:val="0"/>
                      <w:marTop w:val="0"/>
                      <w:marBottom w:val="0"/>
                      <w:divBdr>
                        <w:top w:val="none" w:sz="0" w:space="0" w:color="auto"/>
                        <w:left w:val="none" w:sz="0" w:space="0" w:color="auto"/>
                        <w:bottom w:val="none" w:sz="0" w:space="0" w:color="auto"/>
                        <w:right w:val="none" w:sz="0" w:space="0" w:color="auto"/>
                      </w:divBdr>
                    </w:div>
                  </w:divsChild>
                </w:div>
                <w:div w:id="1290430937">
                  <w:marLeft w:val="0"/>
                  <w:marRight w:val="0"/>
                  <w:marTop w:val="0"/>
                  <w:marBottom w:val="0"/>
                  <w:divBdr>
                    <w:top w:val="single" w:sz="2" w:space="1" w:color="FFFFFF"/>
                    <w:left w:val="single" w:sz="2" w:space="12" w:color="FFFFFF"/>
                    <w:bottom w:val="single" w:sz="2" w:space="1" w:color="FFFFFF"/>
                    <w:right w:val="single" w:sz="2" w:space="4" w:color="FFFFFF"/>
                  </w:divBdr>
                  <w:divsChild>
                    <w:div w:id="379204854">
                      <w:marLeft w:val="0"/>
                      <w:marRight w:val="0"/>
                      <w:marTop w:val="0"/>
                      <w:marBottom w:val="0"/>
                      <w:divBdr>
                        <w:top w:val="none" w:sz="0" w:space="0" w:color="auto"/>
                        <w:left w:val="none" w:sz="0" w:space="0" w:color="auto"/>
                        <w:bottom w:val="none" w:sz="0" w:space="0" w:color="auto"/>
                        <w:right w:val="none" w:sz="0" w:space="0" w:color="auto"/>
                      </w:divBdr>
                    </w:div>
                  </w:divsChild>
                </w:div>
                <w:div w:id="1454978685">
                  <w:marLeft w:val="0"/>
                  <w:marRight w:val="0"/>
                  <w:marTop w:val="0"/>
                  <w:marBottom w:val="0"/>
                  <w:divBdr>
                    <w:top w:val="single" w:sz="2" w:space="1" w:color="FFFFFF"/>
                    <w:left w:val="single" w:sz="2" w:space="12" w:color="FFFFFF"/>
                    <w:bottom w:val="single" w:sz="2" w:space="4" w:color="FFFFFF"/>
                    <w:right w:val="single" w:sz="2" w:space="4" w:color="FFFFFF"/>
                  </w:divBdr>
                  <w:divsChild>
                    <w:div w:id="152116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60836">
      <w:bodyDiv w:val="1"/>
      <w:marLeft w:val="0"/>
      <w:marRight w:val="0"/>
      <w:marTop w:val="0"/>
      <w:marBottom w:val="0"/>
      <w:divBdr>
        <w:top w:val="none" w:sz="0" w:space="0" w:color="auto"/>
        <w:left w:val="none" w:sz="0" w:space="0" w:color="auto"/>
        <w:bottom w:val="none" w:sz="0" w:space="0" w:color="auto"/>
        <w:right w:val="none" w:sz="0" w:space="0" w:color="auto"/>
      </w:divBdr>
      <w:divsChild>
        <w:div w:id="746457712">
          <w:marLeft w:val="0"/>
          <w:marRight w:val="0"/>
          <w:marTop w:val="0"/>
          <w:marBottom w:val="0"/>
          <w:divBdr>
            <w:top w:val="none" w:sz="0" w:space="0" w:color="auto"/>
            <w:left w:val="none" w:sz="0" w:space="0" w:color="auto"/>
            <w:bottom w:val="none" w:sz="0" w:space="0" w:color="auto"/>
            <w:right w:val="none" w:sz="0" w:space="0" w:color="auto"/>
          </w:divBdr>
        </w:div>
        <w:div w:id="421266782">
          <w:marLeft w:val="0"/>
          <w:marRight w:val="0"/>
          <w:marTop w:val="0"/>
          <w:marBottom w:val="335"/>
          <w:divBdr>
            <w:top w:val="none" w:sz="0" w:space="0" w:color="auto"/>
            <w:left w:val="none" w:sz="0" w:space="0" w:color="auto"/>
            <w:bottom w:val="none" w:sz="0" w:space="0" w:color="auto"/>
            <w:right w:val="none" w:sz="0" w:space="0" w:color="auto"/>
          </w:divBdr>
          <w:divsChild>
            <w:div w:id="1713461358">
              <w:marLeft w:val="0"/>
              <w:marRight w:val="0"/>
              <w:marTop w:val="0"/>
              <w:marBottom w:val="0"/>
              <w:divBdr>
                <w:top w:val="none" w:sz="0" w:space="0" w:color="auto"/>
                <w:left w:val="none" w:sz="0" w:space="0" w:color="auto"/>
                <w:bottom w:val="none" w:sz="0" w:space="0" w:color="auto"/>
                <w:right w:val="none" w:sz="0" w:space="0" w:color="auto"/>
              </w:divBdr>
              <w:divsChild>
                <w:div w:id="1561163161">
                  <w:marLeft w:val="0"/>
                  <w:marRight w:val="0"/>
                  <w:marTop w:val="0"/>
                  <w:marBottom w:val="0"/>
                  <w:divBdr>
                    <w:top w:val="single" w:sz="2" w:space="4" w:color="FFFFFF"/>
                    <w:left w:val="single" w:sz="2" w:space="12" w:color="FFFFFF"/>
                    <w:bottom w:val="single" w:sz="2" w:space="1" w:color="FFFFFF"/>
                    <w:right w:val="single" w:sz="2" w:space="4" w:color="FFFFFF"/>
                  </w:divBdr>
                  <w:divsChild>
                    <w:div w:id="520558976">
                      <w:marLeft w:val="0"/>
                      <w:marRight w:val="0"/>
                      <w:marTop w:val="0"/>
                      <w:marBottom w:val="0"/>
                      <w:divBdr>
                        <w:top w:val="none" w:sz="0" w:space="0" w:color="auto"/>
                        <w:left w:val="none" w:sz="0" w:space="0" w:color="auto"/>
                        <w:bottom w:val="none" w:sz="0" w:space="0" w:color="auto"/>
                        <w:right w:val="none" w:sz="0" w:space="0" w:color="auto"/>
                      </w:divBdr>
                    </w:div>
                  </w:divsChild>
                </w:div>
                <w:div w:id="1082871790">
                  <w:marLeft w:val="0"/>
                  <w:marRight w:val="0"/>
                  <w:marTop w:val="0"/>
                  <w:marBottom w:val="0"/>
                  <w:divBdr>
                    <w:top w:val="single" w:sz="2" w:space="1" w:color="FFFFFF"/>
                    <w:left w:val="single" w:sz="2" w:space="12" w:color="FFFFFF"/>
                    <w:bottom w:val="single" w:sz="2" w:space="1" w:color="FFFFFF"/>
                    <w:right w:val="single" w:sz="2" w:space="4" w:color="FFFFFF"/>
                  </w:divBdr>
                  <w:divsChild>
                    <w:div w:id="166943095">
                      <w:marLeft w:val="0"/>
                      <w:marRight w:val="0"/>
                      <w:marTop w:val="0"/>
                      <w:marBottom w:val="0"/>
                      <w:divBdr>
                        <w:top w:val="none" w:sz="0" w:space="0" w:color="auto"/>
                        <w:left w:val="none" w:sz="0" w:space="0" w:color="auto"/>
                        <w:bottom w:val="none" w:sz="0" w:space="0" w:color="auto"/>
                        <w:right w:val="none" w:sz="0" w:space="0" w:color="auto"/>
                      </w:divBdr>
                    </w:div>
                  </w:divsChild>
                </w:div>
                <w:div w:id="727727484">
                  <w:marLeft w:val="0"/>
                  <w:marRight w:val="0"/>
                  <w:marTop w:val="0"/>
                  <w:marBottom w:val="0"/>
                  <w:divBdr>
                    <w:top w:val="single" w:sz="2" w:space="1" w:color="FFFFFF"/>
                    <w:left w:val="single" w:sz="2" w:space="12" w:color="FFFFFF"/>
                    <w:bottom w:val="single" w:sz="2" w:space="1" w:color="FFFFFF"/>
                    <w:right w:val="single" w:sz="2" w:space="4" w:color="FFFFFF"/>
                  </w:divBdr>
                  <w:divsChild>
                    <w:div w:id="1805081561">
                      <w:marLeft w:val="0"/>
                      <w:marRight w:val="0"/>
                      <w:marTop w:val="0"/>
                      <w:marBottom w:val="0"/>
                      <w:divBdr>
                        <w:top w:val="none" w:sz="0" w:space="0" w:color="auto"/>
                        <w:left w:val="none" w:sz="0" w:space="0" w:color="auto"/>
                        <w:bottom w:val="none" w:sz="0" w:space="0" w:color="auto"/>
                        <w:right w:val="none" w:sz="0" w:space="0" w:color="auto"/>
                      </w:divBdr>
                    </w:div>
                  </w:divsChild>
                </w:div>
                <w:div w:id="873421865">
                  <w:marLeft w:val="0"/>
                  <w:marRight w:val="0"/>
                  <w:marTop w:val="0"/>
                  <w:marBottom w:val="0"/>
                  <w:divBdr>
                    <w:top w:val="single" w:sz="2" w:space="1" w:color="FFFFFF"/>
                    <w:left w:val="single" w:sz="2" w:space="12" w:color="FFFFFF"/>
                    <w:bottom w:val="single" w:sz="2" w:space="1" w:color="FFFFFF"/>
                    <w:right w:val="single" w:sz="2" w:space="4" w:color="FFFFFF"/>
                  </w:divBdr>
                  <w:divsChild>
                    <w:div w:id="1714697778">
                      <w:marLeft w:val="0"/>
                      <w:marRight w:val="0"/>
                      <w:marTop w:val="0"/>
                      <w:marBottom w:val="0"/>
                      <w:divBdr>
                        <w:top w:val="none" w:sz="0" w:space="0" w:color="auto"/>
                        <w:left w:val="none" w:sz="0" w:space="0" w:color="auto"/>
                        <w:bottom w:val="none" w:sz="0" w:space="0" w:color="auto"/>
                        <w:right w:val="none" w:sz="0" w:space="0" w:color="auto"/>
                      </w:divBdr>
                    </w:div>
                  </w:divsChild>
                </w:div>
                <w:div w:id="345835228">
                  <w:marLeft w:val="0"/>
                  <w:marRight w:val="0"/>
                  <w:marTop w:val="0"/>
                  <w:marBottom w:val="0"/>
                  <w:divBdr>
                    <w:top w:val="single" w:sz="2" w:space="1" w:color="FFFFFF"/>
                    <w:left w:val="single" w:sz="2" w:space="12" w:color="FFFFFF"/>
                    <w:bottom w:val="single" w:sz="2" w:space="1" w:color="FFFFFF"/>
                    <w:right w:val="single" w:sz="2" w:space="4" w:color="FFFFFF"/>
                  </w:divBdr>
                  <w:divsChild>
                    <w:div w:id="1144354441">
                      <w:marLeft w:val="0"/>
                      <w:marRight w:val="0"/>
                      <w:marTop w:val="0"/>
                      <w:marBottom w:val="0"/>
                      <w:divBdr>
                        <w:top w:val="none" w:sz="0" w:space="0" w:color="auto"/>
                        <w:left w:val="none" w:sz="0" w:space="0" w:color="auto"/>
                        <w:bottom w:val="none" w:sz="0" w:space="0" w:color="auto"/>
                        <w:right w:val="none" w:sz="0" w:space="0" w:color="auto"/>
                      </w:divBdr>
                    </w:div>
                  </w:divsChild>
                </w:div>
                <w:div w:id="1872523360">
                  <w:marLeft w:val="0"/>
                  <w:marRight w:val="0"/>
                  <w:marTop w:val="0"/>
                  <w:marBottom w:val="0"/>
                  <w:divBdr>
                    <w:top w:val="single" w:sz="2" w:space="1" w:color="FFFFFF"/>
                    <w:left w:val="single" w:sz="2" w:space="12" w:color="FFFFFF"/>
                    <w:bottom w:val="single" w:sz="2" w:space="1" w:color="FFFFFF"/>
                    <w:right w:val="single" w:sz="2" w:space="4" w:color="FFFFFF"/>
                  </w:divBdr>
                  <w:divsChild>
                    <w:div w:id="942299025">
                      <w:marLeft w:val="0"/>
                      <w:marRight w:val="0"/>
                      <w:marTop w:val="0"/>
                      <w:marBottom w:val="0"/>
                      <w:divBdr>
                        <w:top w:val="none" w:sz="0" w:space="0" w:color="auto"/>
                        <w:left w:val="none" w:sz="0" w:space="0" w:color="auto"/>
                        <w:bottom w:val="none" w:sz="0" w:space="0" w:color="auto"/>
                        <w:right w:val="none" w:sz="0" w:space="0" w:color="auto"/>
                      </w:divBdr>
                    </w:div>
                  </w:divsChild>
                </w:div>
                <w:div w:id="1746339075">
                  <w:marLeft w:val="0"/>
                  <w:marRight w:val="0"/>
                  <w:marTop w:val="0"/>
                  <w:marBottom w:val="0"/>
                  <w:divBdr>
                    <w:top w:val="single" w:sz="2" w:space="1" w:color="FFFFFF"/>
                    <w:left w:val="single" w:sz="2" w:space="12" w:color="FFFFFF"/>
                    <w:bottom w:val="single" w:sz="2" w:space="1" w:color="FFFFFF"/>
                    <w:right w:val="single" w:sz="2" w:space="4" w:color="FFFFFF"/>
                  </w:divBdr>
                  <w:divsChild>
                    <w:div w:id="1322926080">
                      <w:marLeft w:val="0"/>
                      <w:marRight w:val="0"/>
                      <w:marTop w:val="0"/>
                      <w:marBottom w:val="0"/>
                      <w:divBdr>
                        <w:top w:val="none" w:sz="0" w:space="0" w:color="auto"/>
                        <w:left w:val="none" w:sz="0" w:space="0" w:color="auto"/>
                        <w:bottom w:val="none" w:sz="0" w:space="0" w:color="auto"/>
                        <w:right w:val="none" w:sz="0" w:space="0" w:color="auto"/>
                      </w:divBdr>
                    </w:div>
                  </w:divsChild>
                </w:div>
                <w:div w:id="783615126">
                  <w:marLeft w:val="0"/>
                  <w:marRight w:val="0"/>
                  <w:marTop w:val="0"/>
                  <w:marBottom w:val="0"/>
                  <w:divBdr>
                    <w:top w:val="single" w:sz="2" w:space="1" w:color="FFFFFF"/>
                    <w:left w:val="single" w:sz="2" w:space="12" w:color="FFFFFF"/>
                    <w:bottom w:val="single" w:sz="2" w:space="1" w:color="FFFFFF"/>
                    <w:right w:val="single" w:sz="2" w:space="4" w:color="FFFFFF"/>
                  </w:divBdr>
                  <w:divsChild>
                    <w:div w:id="1579243420">
                      <w:marLeft w:val="0"/>
                      <w:marRight w:val="0"/>
                      <w:marTop w:val="0"/>
                      <w:marBottom w:val="0"/>
                      <w:divBdr>
                        <w:top w:val="none" w:sz="0" w:space="0" w:color="auto"/>
                        <w:left w:val="none" w:sz="0" w:space="0" w:color="auto"/>
                        <w:bottom w:val="none" w:sz="0" w:space="0" w:color="auto"/>
                        <w:right w:val="none" w:sz="0" w:space="0" w:color="auto"/>
                      </w:divBdr>
                    </w:div>
                  </w:divsChild>
                </w:div>
                <w:div w:id="989553094">
                  <w:marLeft w:val="0"/>
                  <w:marRight w:val="0"/>
                  <w:marTop w:val="0"/>
                  <w:marBottom w:val="0"/>
                  <w:divBdr>
                    <w:top w:val="single" w:sz="2" w:space="1" w:color="FFFFFF"/>
                    <w:left w:val="single" w:sz="2" w:space="12" w:color="FFFFFF"/>
                    <w:bottom w:val="single" w:sz="2" w:space="1" w:color="FFFFFF"/>
                    <w:right w:val="single" w:sz="2" w:space="4" w:color="FFFFFF"/>
                  </w:divBdr>
                  <w:divsChild>
                    <w:div w:id="1977179307">
                      <w:marLeft w:val="0"/>
                      <w:marRight w:val="0"/>
                      <w:marTop w:val="0"/>
                      <w:marBottom w:val="0"/>
                      <w:divBdr>
                        <w:top w:val="none" w:sz="0" w:space="0" w:color="auto"/>
                        <w:left w:val="none" w:sz="0" w:space="0" w:color="auto"/>
                        <w:bottom w:val="none" w:sz="0" w:space="0" w:color="auto"/>
                        <w:right w:val="none" w:sz="0" w:space="0" w:color="auto"/>
                      </w:divBdr>
                    </w:div>
                  </w:divsChild>
                </w:div>
                <w:div w:id="2139057596">
                  <w:marLeft w:val="0"/>
                  <w:marRight w:val="0"/>
                  <w:marTop w:val="0"/>
                  <w:marBottom w:val="0"/>
                  <w:divBdr>
                    <w:top w:val="single" w:sz="2" w:space="1" w:color="FFFFFF"/>
                    <w:left w:val="single" w:sz="2" w:space="12" w:color="FFFFFF"/>
                    <w:bottom w:val="single" w:sz="2" w:space="1" w:color="FFFFFF"/>
                    <w:right w:val="single" w:sz="2" w:space="4" w:color="FFFFFF"/>
                  </w:divBdr>
                  <w:divsChild>
                    <w:div w:id="2073653716">
                      <w:marLeft w:val="0"/>
                      <w:marRight w:val="0"/>
                      <w:marTop w:val="0"/>
                      <w:marBottom w:val="0"/>
                      <w:divBdr>
                        <w:top w:val="none" w:sz="0" w:space="0" w:color="auto"/>
                        <w:left w:val="none" w:sz="0" w:space="0" w:color="auto"/>
                        <w:bottom w:val="none" w:sz="0" w:space="0" w:color="auto"/>
                        <w:right w:val="none" w:sz="0" w:space="0" w:color="auto"/>
                      </w:divBdr>
                    </w:div>
                  </w:divsChild>
                </w:div>
                <w:div w:id="285820351">
                  <w:marLeft w:val="0"/>
                  <w:marRight w:val="0"/>
                  <w:marTop w:val="0"/>
                  <w:marBottom w:val="0"/>
                  <w:divBdr>
                    <w:top w:val="single" w:sz="2" w:space="1" w:color="FFFFFF"/>
                    <w:left w:val="single" w:sz="2" w:space="12" w:color="FFFFFF"/>
                    <w:bottom w:val="single" w:sz="2" w:space="1" w:color="FFFFFF"/>
                    <w:right w:val="single" w:sz="2" w:space="4" w:color="FFFFFF"/>
                  </w:divBdr>
                  <w:divsChild>
                    <w:div w:id="1994791845">
                      <w:marLeft w:val="0"/>
                      <w:marRight w:val="0"/>
                      <w:marTop w:val="0"/>
                      <w:marBottom w:val="0"/>
                      <w:divBdr>
                        <w:top w:val="none" w:sz="0" w:space="0" w:color="auto"/>
                        <w:left w:val="none" w:sz="0" w:space="0" w:color="auto"/>
                        <w:bottom w:val="none" w:sz="0" w:space="0" w:color="auto"/>
                        <w:right w:val="none" w:sz="0" w:space="0" w:color="auto"/>
                      </w:divBdr>
                    </w:div>
                  </w:divsChild>
                </w:div>
                <w:div w:id="1360085299">
                  <w:marLeft w:val="0"/>
                  <w:marRight w:val="0"/>
                  <w:marTop w:val="0"/>
                  <w:marBottom w:val="0"/>
                  <w:divBdr>
                    <w:top w:val="single" w:sz="2" w:space="1" w:color="FFFFFF"/>
                    <w:left w:val="single" w:sz="2" w:space="12" w:color="FFFFFF"/>
                    <w:bottom w:val="single" w:sz="2" w:space="1" w:color="FFFFFF"/>
                    <w:right w:val="single" w:sz="2" w:space="4" w:color="FFFFFF"/>
                  </w:divBdr>
                  <w:divsChild>
                    <w:div w:id="1413159523">
                      <w:marLeft w:val="0"/>
                      <w:marRight w:val="0"/>
                      <w:marTop w:val="0"/>
                      <w:marBottom w:val="0"/>
                      <w:divBdr>
                        <w:top w:val="none" w:sz="0" w:space="0" w:color="auto"/>
                        <w:left w:val="none" w:sz="0" w:space="0" w:color="auto"/>
                        <w:bottom w:val="none" w:sz="0" w:space="0" w:color="auto"/>
                        <w:right w:val="none" w:sz="0" w:space="0" w:color="auto"/>
                      </w:divBdr>
                    </w:div>
                  </w:divsChild>
                </w:div>
                <w:div w:id="79840650">
                  <w:marLeft w:val="0"/>
                  <w:marRight w:val="0"/>
                  <w:marTop w:val="0"/>
                  <w:marBottom w:val="0"/>
                  <w:divBdr>
                    <w:top w:val="single" w:sz="2" w:space="1" w:color="FFFFFF"/>
                    <w:left w:val="single" w:sz="2" w:space="12" w:color="FFFFFF"/>
                    <w:bottom w:val="single" w:sz="2" w:space="1" w:color="FFFFFF"/>
                    <w:right w:val="single" w:sz="2" w:space="4" w:color="FFFFFF"/>
                  </w:divBdr>
                  <w:divsChild>
                    <w:div w:id="1577592161">
                      <w:marLeft w:val="0"/>
                      <w:marRight w:val="0"/>
                      <w:marTop w:val="0"/>
                      <w:marBottom w:val="0"/>
                      <w:divBdr>
                        <w:top w:val="none" w:sz="0" w:space="0" w:color="auto"/>
                        <w:left w:val="none" w:sz="0" w:space="0" w:color="auto"/>
                        <w:bottom w:val="none" w:sz="0" w:space="0" w:color="auto"/>
                        <w:right w:val="none" w:sz="0" w:space="0" w:color="auto"/>
                      </w:divBdr>
                    </w:div>
                  </w:divsChild>
                </w:div>
                <w:div w:id="763384905">
                  <w:marLeft w:val="0"/>
                  <w:marRight w:val="0"/>
                  <w:marTop w:val="0"/>
                  <w:marBottom w:val="0"/>
                  <w:divBdr>
                    <w:top w:val="single" w:sz="2" w:space="1" w:color="FFFFFF"/>
                    <w:left w:val="single" w:sz="2" w:space="12" w:color="FFFFFF"/>
                    <w:bottom w:val="single" w:sz="2" w:space="1" w:color="FFFFFF"/>
                    <w:right w:val="single" w:sz="2" w:space="4" w:color="FFFFFF"/>
                  </w:divBdr>
                  <w:divsChild>
                    <w:div w:id="1773477054">
                      <w:marLeft w:val="0"/>
                      <w:marRight w:val="0"/>
                      <w:marTop w:val="0"/>
                      <w:marBottom w:val="0"/>
                      <w:divBdr>
                        <w:top w:val="none" w:sz="0" w:space="0" w:color="auto"/>
                        <w:left w:val="none" w:sz="0" w:space="0" w:color="auto"/>
                        <w:bottom w:val="none" w:sz="0" w:space="0" w:color="auto"/>
                        <w:right w:val="none" w:sz="0" w:space="0" w:color="auto"/>
                      </w:divBdr>
                    </w:div>
                  </w:divsChild>
                </w:div>
                <w:div w:id="552622966">
                  <w:marLeft w:val="0"/>
                  <w:marRight w:val="0"/>
                  <w:marTop w:val="0"/>
                  <w:marBottom w:val="0"/>
                  <w:divBdr>
                    <w:top w:val="single" w:sz="2" w:space="1" w:color="FFFFFF"/>
                    <w:left w:val="single" w:sz="2" w:space="12" w:color="FFFFFF"/>
                    <w:bottom w:val="single" w:sz="2" w:space="1" w:color="FFFFFF"/>
                    <w:right w:val="single" w:sz="2" w:space="4" w:color="FFFFFF"/>
                  </w:divBdr>
                  <w:divsChild>
                    <w:div w:id="250312593">
                      <w:marLeft w:val="0"/>
                      <w:marRight w:val="0"/>
                      <w:marTop w:val="0"/>
                      <w:marBottom w:val="0"/>
                      <w:divBdr>
                        <w:top w:val="none" w:sz="0" w:space="0" w:color="auto"/>
                        <w:left w:val="none" w:sz="0" w:space="0" w:color="auto"/>
                        <w:bottom w:val="none" w:sz="0" w:space="0" w:color="auto"/>
                        <w:right w:val="none" w:sz="0" w:space="0" w:color="auto"/>
                      </w:divBdr>
                    </w:div>
                  </w:divsChild>
                </w:div>
                <w:div w:id="1439174288">
                  <w:marLeft w:val="0"/>
                  <w:marRight w:val="0"/>
                  <w:marTop w:val="0"/>
                  <w:marBottom w:val="0"/>
                  <w:divBdr>
                    <w:top w:val="single" w:sz="2" w:space="1" w:color="FFFFFF"/>
                    <w:left w:val="single" w:sz="2" w:space="12" w:color="FFFFFF"/>
                    <w:bottom w:val="single" w:sz="2" w:space="1" w:color="FFFFFF"/>
                    <w:right w:val="single" w:sz="2" w:space="4" w:color="FFFFFF"/>
                  </w:divBdr>
                  <w:divsChild>
                    <w:div w:id="1413234478">
                      <w:marLeft w:val="0"/>
                      <w:marRight w:val="0"/>
                      <w:marTop w:val="0"/>
                      <w:marBottom w:val="0"/>
                      <w:divBdr>
                        <w:top w:val="none" w:sz="0" w:space="0" w:color="auto"/>
                        <w:left w:val="none" w:sz="0" w:space="0" w:color="auto"/>
                        <w:bottom w:val="none" w:sz="0" w:space="0" w:color="auto"/>
                        <w:right w:val="none" w:sz="0" w:space="0" w:color="auto"/>
                      </w:divBdr>
                    </w:div>
                  </w:divsChild>
                </w:div>
                <w:div w:id="1746033098">
                  <w:marLeft w:val="0"/>
                  <w:marRight w:val="0"/>
                  <w:marTop w:val="0"/>
                  <w:marBottom w:val="0"/>
                  <w:divBdr>
                    <w:top w:val="single" w:sz="2" w:space="1" w:color="FFFFFF"/>
                    <w:left w:val="single" w:sz="2" w:space="12" w:color="FFFFFF"/>
                    <w:bottom w:val="single" w:sz="2" w:space="1" w:color="FFFFFF"/>
                    <w:right w:val="single" w:sz="2" w:space="4" w:color="FFFFFF"/>
                  </w:divBdr>
                  <w:divsChild>
                    <w:div w:id="1039546311">
                      <w:marLeft w:val="0"/>
                      <w:marRight w:val="0"/>
                      <w:marTop w:val="0"/>
                      <w:marBottom w:val="0"/>
                      <w:divBdr>
                        <w:top w:val="none" w:sz="0" w:space="0" w:color="auto"/>
                        <w:left w:val="none" w:sz="0" w:space="0" w:color="auto"/>
                        <w:bottom w:val="none" w:sz="0" w:space="0" w:color="auto"/>
                        <w:right w:val="none" w:sz="0" w:space="0" w:color="auto"/>
                      </w:divBdr>
                    </w:div>
                  </w:divsChild>
                </w:div>
                <w:div w:id="383868969">
                  <w:marLeft w:val="0"/>
                  <w:marRight w:val="0"/>
                  <w:marTop w:val="0"/>
                  <w:marBottom w:val="0"/>
                  <w:divBdr>
                    <w:top w:val="single" w:sz="2" w:space="1" w:color="FFFFFF"/>
                    <w:left w:val="single" w:sz="2" w:space="12" w:color="FFFFFF"/>
                    <w:bottom w:val="single" w:sz="2" w:space="1" w:color="FFFFFF"/>
                    <w:right w:val="single" w:sz="2" w:space="4" w:color="FFFFFF"/>
                  </w:divBdr>
                  <w:divsChild>
                    <w:div w:id="728647108">
                      <w:marLeft w:val="0"/>
                      <w:marRight w:val="0"/>
                      <w:marTop w:val="0"/>
                      <w:marBottom w:val="0"/>
                      <w:divBdr>
                        <w:top w:val="none" w:sz="0" w:space="0" w:color="auto"/>
                        <w:left w:val="none" w:sz="0" w:space="0" w:color="auto"/>
                        <w:bottom w:val="none" w:sz="0" w:space="0" w:color="auto"/>
                        <w:right w:val="none" w:sz="0" w:space="0" w:color="auto"/>
                      </w:divBdr>
                    </w:div>
                  </w:divsChild>
                </w:div>
                <w:div w:id="2067559455">
                  <w:marLeft w:val="0"/>
                  <w:marRight w:val="0"/>
                  <w:marTop w:val="0"/>
                  <w:marBottom w:val="0"/>
                  <w:divBdr>
                    <w:top w:val="single" w:sz="2" w:space="1" w:color="FFFFFF"/>
                    <w:left w:val="single" w:sz="2" w:space="12" w:color="FFFFFF"/>
                    <w:bottom w:val="single" w:sz="2" w:space="4" w:color="FFFFFF"/>
                    <w:right w:val="single" w:sz="2" w:space="4" w:color="FFFFFF"/>
                  </w:divBdr>
                  <w:divsChild>
                    <w:div w:id="68671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26365">
          <w:marLeft w:val="0"/>
          <w:marRight w:val="0"/>
          <w:marTop w:val="0"/>
          <w:marBottom w:val="335"/>
          <w:divBdr>
            <w:top w:val="none" w:sz="0" w:space="0" w:color="auto"/>
            <w:left w:val="none" w:sz="0" w:space="0" w:color="auto"/>
            <w:bottom w:val="none" w:sz="0" w:space="0" w:color="auto"/>
            <w:right w:val="none" w:sz="0" w:space="0" w:color="auto"/>
          </w:divBdr>
          <w:divsChild>
            <w:div w:id="758989280">
              <w:marLeft w:val="0"/>
              <w:marRight w:val="0"/>
              <w:marTop w:val="0"/>
              <w:marBottom w:val="0"/>
              <w:divBdr>
                <w:top w:val="none" w:sz="0" w:space="0" w:color="auto"/>
                <w:left w:val="none" w:sz="0" w:space="0" w:color="auto"/>
                <w:bottom w:val="none" w:sz="0" w:space="0" w:color="auto"/>
                <w:right w:val="none" w:sz="0" w:space="0" w:color="auto"/>
              </w:divBdr>
              <w:divsChild>
                <w:div w:id="655299913">
                  <w:marLeft w:val="0"/>
                  <w:marRight w:val="0"/>
                  <w:marTop w:val="0"/>
                  <w:marBottom w:val="0"/>
                  <w:divBdr>
                    <w:top w:val="single" w:sz="2" w:space="4" w:color="FFFFFF"/>
                    <w:left w:val="single" w:sz="2" w:space="12" w:color="FFFFFF"/>
                    <w:bottom w:val="single" w:sz="2" w:space="1" w:color="FFFFFF"/>
                    <w:right w:val="single" w:sz="2" w:space="4" w:color="FFFFFF"/>
                  </w:divBdr>
                  <w:divsChild>
                    <w:div w:id="1836065729">
                      <w:marLeft w:val="0"/>
                      <w:marRight w:val="0"/>
                      <w:marTop w:val="0"/>
                      <w:marBottom w:val="0"/>
                      <w:divBdr>
                        <w:top w:val="none" w:sz="0" w:space="0" w:color="auto"/>
                        <w:left w:val="none" w:sz="0" w:space="0" w:color="auto"/>
                        <w:bottom w:val="none" w:sz="0" w:space="0" w:color="auto"/>
                        <w:right w:val="none" w:sz="0" w:space="0" w:color="auto"/>
                      </w:divBdr>
                    </w:div>
                  </w:divsChild>
                </w:div>
                <w:div w:id="1802653400">
                  <w:marLeft w:val="0"/>
                  <w:marRight w:val="0"/>
                  <w:marTop w:val="0"/>
                  <w:marBottom w:val="0"/>
                  <w:divBdr>
                    <w:top w:val="single" w:sz="2" w:space="1" w:color="FFFFFF"/>
                    <w:left w:val="single" w:sz="2" w:space="12" w:color="FFFFFF"/>
                    <w:bottom w:val="single" w:sz="2" w:space="1" w:color="FFFFFF"/>
                    <w:right w:val="single" w:sz="2" w:space="4" w:color="FFFFFF"/>
                  </w:divBdr>
                  <w:divsChild>
                    <w:div w:id="532154041">
                      <w:marLeft w:val="0"/>
                      <w:marRight w:val="0"/>
                      <w:marTop w:val="0"/>
                      <w:marBottom w:val="0"/>
                      <w:divBdr>
                        <w:top w:val="none" w:sz="0" w:space="0" w:color="auto"/>
                        <w:left w:val="none" w:sz="0" w:space="0" w:color="auto"/>
                        <w:bottom w:val="none" w:sz="0" w:space="0" w:color="auto"/>
                        <w:right w:val="none" w:sz="0" w:space="0" w:color="auto"/>
                      </w:divBdr>
                    </w:div>
                  </w:divsChild>
                </w:div>
                <w:div w:id="1780225072">
                  <w:marLeft w:val="0"/>
                  <w:marRight w:val="0"/>
                  <w:marTop w:val="0"/>
                  <w:marBottom w:val="0"/>
                  <w:divBdr>
                    <w:top w:val="single" w:sz="2" w:space="1" w:color="FFFFFF"/>
                    <w:left w:val="single" w:sz="2" w:space="12" w:color="FFFFFF"/>
                    <w:bottom w:val="single" w:sz="2" w:space="1" w:color="FFFFFF"/>
                    <w:right w:val="single" w:sz="2" w:space="4" w:color="FFFFFF"/>
                  </w:divBdr>
                  <w:divsChild>
                    <w:div w:id="1703508269">
                      <w:marLeft w:val="0"/>
                      <w:marRight w:val="0"/>
                      <w:marTop w:val="0"/>
                      <w:marBottom w:val="0"/>
                      <w:divBdr>
                        <w:top w:val="none" w:sz="0" w:space="0" w:color="auto"/>
                        <w:left w:val="none" w:sz="0" w:space="0" w:color="auto"/>
                        <w:bottom w:val="none" w:sz="0" w:space="0" w:color="auto"/>
                        <w:right w:val="none" w:sz="0" w:space="0" w:color="auto"/>
                      </w:divBdr>
                    </w:div>
                  </w:divsChild>
                </w:div>
                <w:div w:id="921523895">
                  <w:marLeft w:val="0"/>
                  <w:marRight w:val="0"/>
                  <w:marTop w:val="0"/>
                  <w:marBottom w:val="0"/>
                  <w:divBdr>
                    <w:top w:val="single" w:sz="2" w:space="1" w:color="FFFFFF"/>
                    <w:left w:val="single" w:sz="2" w:space="12" w:color="FFFFFF"/>
                    <w:bottom w:val="single" w:sz="2" w:space="1" w:color="FFFFFF"/>
                    <w:right w:val="single" w:sz="2" w:space="4" w:color="FFFFFF"/>
                  </w:divBdr>
                  <w:divsChild>
                    <w:div w:id="2134208574">
                      <w:marLeft w:val="0"/>
                      <w:marRight w:val="0"/>
                      <w:marTop w:val="0"/>
                      <w:marBottom w:val="0"/>
                      <w:divBdr>
                        <w:top w:val="none" w:sz="0" w:space="0" w:color="auto"/>
                        <w:left w:val="none" w:sz="0" w:space="0" w:color="auto"/>
                        <w:bottom w:val="none" w:sz="0" w:space="0" w:color="auto"/>
                        <w:right w:val="none" w:sz="0" w:space="0" w:color="auto"/>
                      </w:divBdr>
                    </w:div>
                  </w:divsChild>
                </w:div>
                <w:div w:id="474108900">
                  <w:marLeft w:val="0"/>
                  <w:marRight w:val="0"/>
                  <w:marTop w:val="0"/>
                  <w:marBottom w:val="0"/>
                  <w:divBdr>
                    <w:top w:val="single" w:sz="2" w:space="1" w:color="FFFFFF"/>
                    <w:left w:val="single" w:sz="2" w:space="12" w:color="FFFFFF"/>
                    <w:bottom w:val="single" w:sz="2" w:space="1" w:color="FFFFFF"/>
                    <w:right w:val="single" w:sz="2" w:space="4" w:color="FFFFFF"/>
                  </w:divBdr>
                  <w:divsChild>
                    <w:div w:id="1111776653">
                      <w:marLeft w:val="0"/>
                      <w:marRight w:val="0"/>
                      <w:marTop w:val="0"/>
                      <w:marBottom w:val="0"/>
                      <w:divBdr>
                        <w:top w:val="none" w:sz="0" w:space="0" w:color="auto"/>
                        <w:left w:val="none" w:sz="0" w:space="0" w:color="auto"/>
                        <w:bottom w:val="none" w:sz="0" w:space="0" w:color="auto"/>
                        <w:right w:val="none" w:sz="0" w:space="0" w:color="auto"/>
                      </w:divBdr>
                    </w:div>
                  </w:divsChild>
                </w:div>
                <w:div w:id="544098862">
                  <w:marLeft w:val="0"/>
                  <w:marRight w:val="0"/>
                  <w:marTop w:val="0"/>
                  <w:marBottom w:val="0"/>
                  <w:divBdr>
                    <w:top w:val="single" w:sz="2" w:space="1" w:color="FFFFFF"/>
                    <w:left w:val="single" w:sz="2" w:space="12" w:color="FFFFFF"/>
                    <w:bottom w:val="single" w:sz="2" w:space="1" w:color="FFFFFF"/>
                    <w:right w:val="single" w:sz="2" w:space="4" w:color="FFFFFF"/>
                  </w:divBdr>
                  <w:divsChild>
                    <w:div w:id="1757746468">
                      <w:marLeft w:val="0"/>
                      <w:marRight w:val="0"/>
                      <w:marTop w:val="0"/>
                      <w:marBottom w:val="0"/>
                      <w:divBdr>
                        <w:top w:val="none" w:sz="0" w:space="0" w:color="auto"/>
                        <w:left w:val="none" w:sz="0" w:space="0" w:color="auto"/>
                        <w:bottom w:val="none" w:sz="0" w:space="0" w:color="auto"/>
                        <w:right w:val="none" w:sz="0" w:space="0" w:color="auto"/>
                      </w:divBdr>
                    </w:div>
                  </w:divsChild>
                </w:div>
                <w:div w:id="1858692070">
                  <w:marLeft w:val="0"/>
                  <w:marRight w:val="0"/>
                  <w:marTop w:val="0"/>
                  <w:marBottom w:val="0"/>
                  <w:divBdr>
                    <w:top w:val="single" w:sz="2" w:space="1" w:color="FFFFFF"/>
                    <w:left w:val="single" w:sz="2" w:space="12" w:color="FFFFFF"/>
                    <w:bottom w:val="single" w:sz="2" w:space="1" w:color="FFFFFF"/>
                    <w:right w:val="single" w:sz="2" w:space="4" w:color="FFFFFF"/>
                  </w:divBdr>
                  <w:divsChild>
                    <w:div w:id="1690719544">
                      <w:marLeft w:val="0"/>
                      <w:marRight w:val="0"/>
                      <w:marTop w:val="0"/>
                      <w:marBottom w:val="0"/>
                      <w:divBdr>
                        <w:top w:val="none" w:sz="0" w:space="0" w:color="auto"/>
                        <w:left w:val="none" w:sz="0" w:space="0" w:color="auto"/>
                        <w:bottom w:val="none" w:sz="0" w:space="0" w:color="auto"/>
                        <w:right w:val="none" w:sz="0" w:space="0" w:color="auto"/>
                      </w:divBdr>
                    </w:div>
                  </w:divsChild>
                </w:div>
                <w:div w:id="1659308522">
                  <w:marLeft w:val="0"/>
                  <w:marRight w:val="0"/>
                  <w:marTop w:val="0"/>
                  <w:marBottom w:val="0"/>
                  <w:divBdr>
                    <w:top w:val="single" w:sz="2" w:space="1" w:color="FFFFFF"/>
                    <w:left w:val="single" w:sz="2" w:space="12" w:color="FFFFFF"/>
                    <w:bottom w:val="single" w:sz="2" w:space="1" w:color="FFFFFF"/>
                    <w:right w:val="single" w:sz="2" w:space="4" w:color="FFFFFF"/>
                  </w:divBdr>
                  <w:divsChild>
                    <w:div w:id="540366369">
                      <w:marLeft w:val="0"/>
                      <w:marRight w:val="0"/>
                      <w:marTop w:val="0"/>
                      <w:marBottom w:val="0"/>
                      <w:divBdr>
                        <w:top w:val="none" w:sz="0" w:space="0" w:color="auto"/>
                        <w:left w:val="none" w:sz="0" w:space="0" w:color="auto"/>
                        <w:bottom w:val="none" w:sz="0" w:space="0" w:color="auto"/>
                        <w:right w:val="none" w:sz="0" w:space="0" w:color="auto"/>
                      </w:divBdr>
                    </w:div>
                  </w:divsChild>
                </w:div>
                <w:div w:id="1291203383">
                  <w:marLeft w:val="0"/>
                  <w:marRight w:val="0"/>
                  <w:marTop w:val="0"/>
                  <w:marBottom w:val="0"/>
                  <w:divBdr>
                    <w:top w:val="single" w:sz="2" w:space="1" w:color="FFFFFF"/>
                    <w:left w:val="single" w:sz="2" w:space="12" w:color="FFFFFF"/>
                    <w:bottom w:val="single" w:sz="2" w:space="1" w:color="FFFFFF"/>
                    <w:right w:val="single" w:sz="2" w:space="4" w:color="FFFFFF"/>
                  </w:divBdr>
                  <w:divsChild>
                    <w:div w:id="1436974531">
                      <w:marLeft w:val="0"/>
                      <w:marRight w:val="0"/>
                      <w:marTop w:val="0"/>
                      <w:marBottom w:val="0"/>
                      <w:divBdr>
                        <w:top w:val="none" w:sz="0" w:space="0" w:color="auto"/>
                        <w:left w:val="none" w:sz="0" w:space="0" w:color="auto"/>
                        <w:bottom w:val="none" w:sz="0" w:space="0" w:color="auto"/>
                        <w:right w:val="none" w:sz="0" w:space="0" w:color="auto"/>
                      </w:divBdr>
                    </w:div>
                  </w:divsChild>
                </w:div>
                <w:div w:id="554777129">
                  <w:marLeft w:val="0"/>
                  <w:marRight w:val="0"/>
                  <w:marTop w:val="0"/>
                  <w:marBottom w:val="0"/>
                  <w:divBdr>
                    <w:top w:val="single" w:sz="2" w:space="1" w:color="FFFFFF"/>
                    <w:left w:val="single" w:sz="2" w:space="12" w:color="FFFFFF"/>
                    <w:bottom w:val="single" w:sz="2" w:space="1" w:color="FFFFFF"/>
                    <w:right w:val="single" w:sz="2" w:space="4" w:color="FFFFFF"/>
                  </w:divBdr>
                  <w:divsChild>
                    <w:div w:id="1760910286">
                      <w:marLeft w:val="0"/>
                      <w:marRight w:val="0"/>
                      <w:marTop w:val="0"/>
                      <w:marBottom w:val="0"/>
                      <w:divBdr>
                        <w:top w:val="none" w:sz="0" w:space="0" w:color="auto"/>
                        <w:left w:val="none" w:sz="0" w:space="0" w:color="auto"/>
                        <w:bottom w:val="none" w:sz="0" w:space="0" w:color="auto"/>
                        <w:right w:val="none" w:sz="0" w:space="0" w:color="auto"/>
                      </w:divBdr>
                    </w:div>
                  </w:divsChild>
                </w:div>
                <w:div w:id="1678456530">
                  <w:marLeft w:val="0"/>
                  <w:marRight w:val="0"/>
                  <w:marTop w:val="0"/>
                  <w:marBottom w:val="0"/>
                  <w:divBdr>
                    <w:top w:val="single" w:sz="2" w:space="1" w:color="FFFFFF"/>
                    <w:left w:val="single" w:sz="2" w:space="12" w:color="FFFFFF"/>
                    <w:bottom w:val="single" w:sz="2" w:space="1" w:color="FFFFFF"/>
                    <w:right w:val="single" w:sz="2" w:space="4" w:color="FFFFFF"/>
                  </w:divBdr>
                  <w:divsChild>
                    <w:div w:id="1593587441">
                      <w:marLeft w:val="0"/>
                      <w:marRight w:val="0"/>
                      <w:marTop w:val="0"/>
                      <w:marBottom w:val="0"/>
                      <w:divBdr>
                        <w:top w:val="none" w:sz="0" w:space="0" w:color="auto"/>
                        <w:left w:val="none" w:sz="0" w:space="0" w:color="auto"/>
                        <w:bottom w:val="none" w:sz="0" w:space="0" w:color="auto"/>
                        <w:right w:val="none" w:sz="0" w:space="0" w:color="auto"/>
                      </w:divBdr>
                    </w:div>
                  </w:divsChild>
                </w:div>
                <w:div w:id="1912427365">
                  <w:marLeft w:val="0"/>
                  <w:marRight w:val="0"/>
                  <w:marTop w:val="0"/>
                  <w:marBottom w:val="0"/>
                  <w:divBdr>
                    <w:top w:val="single" w:sz="2" w:space="1" w:color="FFFFFF"/>
                    <w:left w:val="single" w:sz="2" w:space="12" w:color="FFFFFF"/>
                    <w:bottom w:val="single" w:sz="2" w:space="1" w:color="FFFFFF"/>
                    <w:right w:val="single" w:sz="2" w:space="4" w:color="FFFFFF"/>
                  </w:divBdr>
                  <w:divsChild>
                    <w:div w:id="871842830">
                      <w:marLeft w:val="0"/>
                      <w:marRight w:val="0"/>
                      <w:marTop w:val="0"/>
                      <w:marBottom w:val="0"/>
                      <w:divBdr>
                        <w:top w:val="none" w:sz="0" w:space="0" w:color="auto"/>
                        <w:left w:val="none" w:sz="0" w:space="0" w:color="auto"/>
                        <w:bottom w:val="none" w:sz="0" w:space="0" w:color="auto"/>
                        <w:right w:val="none" w:sz="0" w:space="0" w:color="auto"/>
                      </w:divBdr>
                    </w:div>
                  </w:divsChild>
                </w:div>
                <w:div w:id="2071417628">
                  <w:marLeft w:val="0"/>
                  <w:marRight w:val="0"/>
                  <w:marTop w:val="0"/>
                  <w:marBottom w:val="0"/>
                  <w:divBdr>
                    <w:top w:val="single" w:sz="2" w:space="1" w:color="FFFFFF"/>
                    <w:left w:val="single" w:sz="2" w:space="12" w:color="FFFFFF"/>
                    <w:bottom w:val="single" w:sz="2" w:space="1" w:color="FFFFFF"/>
                    <w:right w:val="single" w:sz="2" w:space="4" w:color="FFFFFF"/>
                  </w:divBdr>
                  <w:divsChild>
                    <w:div w:id="1904874774">
                      <w:marLeft w:val="0"/>
                      <w:marRight w:val="0"/>
                      <w:marTop w:val="0"/>
                      <w:marBottom w:val="0"/>
                      <w:divBdr>
                        <w:top w:val="none" w:sz="0" w:space="0" w:color="auto"/>
                        <w:left w:val="none" w:sz="0" w:space="0" w:color="auto"/>
                        <w:bottom w:val="none" w:sz="0" w:space="0" w:color="auto"/>
                        <w:right w:val="none" w:sz="0" w:space="0" w:color="auto"/>
                      </w:divBdr>
                    </w:div>
                  </w:divsChild>
                </w:div>
                <w:div w:id="534394220">
                  <w:marLeft w:val="0"/>
                  <w:marRight w:val="0"/>
                  <w:marTop w:val="0"/>
                  <w:marBottom w:val="0"/>
                  <w:divBdr>
                    <w:top w:val="single" w:sz="2" w:space="1" w:color="FFFFFF"/>
                    <w:left w:val="single" w:sz="2" w:space="12" w:color="FFFFFF"/>
                    <w:bottom w:val="single" w:sz="2" w:space="1" w:color="FFFFFF"/>
                    <w:right w:val="single" w:sz="2" w:space="4" w:color="FFFFFF"/>
                  </w:divBdr>
                  <w:divsChild>
                    <w:div w:id="1940797608">
                      <w:marLeft w:val="0"/>
                      <w:marRight w:val="0"/>
                      <w:marTop w:val="0"/>
                      <w:marBottom w:val="0"/>
                      <w:divBdr>
                        <w:top w:val="none" w:sz="0" w:space="0" w:color="auto"/>
                        <w:left w:val="none" w:sz="0" w:space="0" w:color="auto"/>
                        <w:bottom w:val="none" w:sz="0" w:space="0" w:color="auto"/>
                        <w:right w:val="none" w:sz="0" w:space="0" w:color="auto"/>
                      </w:divBdr>
                    </w:div>
                  </w:divsChild>
                </w:div>
                <w:div w:id="1367829539">
                  <w:marLeft w:val="0"/>
                  <w:marRight w:val="0"/>
                  <w:marTop w:val="0"/>
                  <w:marBottom w:val="0"/>
                  <w:divBdr>
                    <w:top w:val="single" w:sz="2" w:space="1" w:color="FFFFFF"/>
                    <w:left w:val="single" w:sz="2" w:space="12" w:color="FFFFFF"/>
                    <w:bottom w:val="single" w:sz="2" w:space="1" w:color="FFFFFF"/>
                    <w:right w:val="single" w:sz="2" w:space="4" w:color="FFFFFF"/>
                  </w:divBdr>
                  <w:divsChild>
                    <w:div w:id="1988633338">
                      <w:marLeft w:val="0"/>
                      <w:marRight w:val="0"/>
                      <w:marTop w:val="0"/>
                      <w:marBottom w:val="0"/>
                      <w:divBdr>
                        <w:top w:val="none" w:sz="0" w:space="0" w:color="auto"/>
                        <w:left w:val="none" w:sz="0" w:space="0" w:color="auto"/>
                        <w:bottom w:val="none" w:sz="0" w:space="0" w:color="auto"/>
                        <w:right w:val="none" w:sz="0" w:space="0" w:color="auto"/>
                      </w:divBdr>
                    </w:div>
                  </w:divsChild>
                </w:div>
                <w:div w:id="112748965">
                  <w:marLeft w:val="0"/>
                  <w:marRight w:val="0"/>
                  <w:marTop w:val="0"/>
                  <w:marBottom w:val="0"/>
                  <w:divBdr>
                    <w:top w:val="single" w:sz="2" w:space="1" w:color="FFFFFF"/>
                    <w:left w:val="single" w:sz="2" w:space="12" w:color="FFFFFF"/>
                    <w:bottom w:val="single" w:sz="2" w:space="1" w:color="FFFFFF"/>
                    <w:right w:val="single" w:sz="2" w:space="4" w:color="FFFFFF"/>
                  </w:divBdr>
                  <w:divsChild>
                    <w:div w:id="608857669">
                      <w:marLeft w:val="0"/>
                      <w:marRight w:val="0"/>
                      <w:marTop w:val="0"/>
                      <w:marBottom w:val="0"/>
                      <w:divBdr>
                        <w:top w:val="none" w:sz="0" w:space="0" w:color="auto"/>
                        <w:left w:val="none" w:sz="0" w:space="0" w:color="auto"/>
                        <w:bottom w:val="none" w:sz="0" w:space="0" w:color="auto"/>
                        <w:right w:val="none" w:sz="0" w:space="0" w:color="auto"/>
                      </w:divBdr>
                    </w:div>
                  </w:divsChild>
                </w:div>
                <w:div w:id="430973851">
                  <w:marLeft w:val="0"/>
                  <w:marRight w:val="0"/>
                  <w:marTop w:val="0"/>
                  <w:marBottom w:val="0"/>
                  <w:divBdr>
                    <w:top w:val="single" w:sz="2" w:space="1" w:color="FFFFFF"/>
                    <w:left w:val="single" w:sz="2" w:space="12" w:color="FFFFFF"/>
                    <w:bottom w:val="single" w:sz="2" w:space="1" w:color="FFFFFF"/>
                    <w:right w:val="single" w:sz="2" w:space="4" w:color="FFFFFF"/>
                  </w:divBdr>
                  <w:divsChild>
                    <w:div w:id="1996377147">
                      <w:marLeft w:val="0"/>
                      <w:marRight w:val="0"/>
                      <w:marTop w:val="0"/>
                      <w:marBottom w:val="0"/>
                      <w:divBdr>
                        <w:top w:val="none" w:sz="0" w:space="0" w:color="auto"/>
                        <w:left w:val="none" w:sz="0" w:space="0" w:color="auto"/>
                        <w:bottom w:val="none" w:sz="0" w:space="0" w:color="auto"/>
                        <w:right w:val="none" w:sz="0" w:space="0" w:color="auto"/>
                      </w:divBdr>
                    </w:div>
                  </w:divsChild>
                </w:div>
                <w:div w:id="1168711527">
                  <w:marLeft w:val="0"/>
                  <w:marRight w:val="0"/>
                  <w:marTop w:val="0"/>
                  <w:marBottom w:val="0"/>
                  <w:divBdr>
                    <w:top w:val="single" w:sz="2" w:space="1" w:color="FFFFFF"/>
                    <w:left w:val="single" w:sz="2" w:space="12" w:color="FFFFFF"/>
                    <w:bottom w:val="single" w:sz="2" w:space="1" w:color="FFFFFF"/>
                    <w:right w:val="single" w:sz="2" w:space="4" w:color="FFFFFF"/>
                  </w:divBdr>
                  <w:divsChild>
                    <w:div w:id="1920865530">
                      <w:marLeft w:val="0"/>
                      <w:marRight w:val="0"/>
                      <w:marTop w:val="0"/>
                      <w:marBottom w:val="0"/>
                      <w:divBdr>
                        <w:top w:val="none" w:sz="0" w:space="0" w:color="auto"/>
                        <w:left w:val="none" w:sz="0" w:space="0" w:color="auto"/>
                        <w:bottom w:val="none" w:sz="0" w:space="0" w:color="auto"/>
                        <w:right w:val="none" w:sz="0" w:space="0" w:color="auto"/>
                      </w:divBdr>
                    </w:div>
                  </w:divsChild>
                </w:div>
                <w:div w:id="1554342576">
                  <w:marLeft w:val="0"/>
                  <w:marRight w:val="0"/>
                  <w:marTop w:val="0"/>
                  <w:marBottom w:val="0"/>
                  <w:divBdr>
                    <w:top w:val="single" w:sz="2" w:space="1" w:color="FFFFFF"/>
                    <w:left w:val="single" w:sz="2" w:space="12" w:color="FFFFFF"/>
                    <w:bottom w:val="single" w:sz="2" w:space="4" w:color="FFFFFF"/>
                    <w:right w:val="single" w:sz="2" w:space="4" w:color="FFFFFF"/>
                  </w:divBdr>
                  <w:divsChild>
                    <w:div w:id="13355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5774">
          <w:marLeft w:val="0"/>
          <w:marRight w:val="0"/>
          <w:marTop w:val="0"/>
          <w:marBottom w:val="335"/>
          <w:divBdr>
            <w:top w:val="none" w:sz="0" w:space="0" w:color="auto"/>
            <w:left w:val="none" w:sz="0" w:space="0" w:color="auto"/>
            <w:bottom w:val="none" w:sz="0" w:space="0" w:color="auto"/>
            <w:right w:val="none" w:sz="0" w:space="0" w:color="auto"/>
          </w:divBdr>
          <w:divsChild>
            <w:div w:id="1231111168">
              <w:marLeft w:val="0"/>
              <w:marRight w:val="0"/>
              <w:marTop w:val="0"/>
              <w:marBottom w:val="0"/>
              <w:divBdr>
                <w:top w:val="none" w:sz="0" w:space="0" w:color="auto"/>
                <w:left w:val="none" w:sz="0" w:space="0" w:color="auto"/>
                <w:bottom w:val="none" w:sz="0" w:space="0" w:color="auto"/>
                <w:right w:val="none" w:sz="0" w:space="0" w:color="auto"/>
              </w:divBdr>
              <w:divsChild>
                <w:div w:id="299463040">
                  <w:marLeft w:val="0"/>
                  <w:marRight w:val="0"/>
                  <w:marTop w:val="0"/>
                  <w:marBottom w:val="0"/>
                  <w:divBdr>
                    <w:top w:val="single" w:sz="2" w:space="4" w:color="FFFFFF"/>
                    <w:left w:val="single" w:sz="2" w:space="12" w:color="FFFFFF"/>
                    <w:bottom w:val="single" w:sz="2" w:space="1" w:color="FFFFFF"/>
                    <w:right w:val="single" w:sz="2" w:space="4" w:color="FFFFFF"/>
                  </w:divBdr>
                  <w:divsChild>
                    <w:div w:id="170293000">
                      <w:marLeft w:val="0"/>
                      <w:marRight w:val="0"/>
                      <w:marTop w:val="0"/>
                      <w:marBottom w:val="0"/>
                      <w:divBdr>
                        <w:top w:val="none" w:sz="0" w:space="0" w:color="auto"/>
                        <w:left w:val="none" w:sz="0" w:space="0" w:color="auto"/>
                        <w:bottom w:val="none" w:sz="0" w:space="0" w:color="auto"/>
                        <w:right w:val="none" w:sz="0" w:space="0" w:color="auto"/>
                      </w:divBdr>
                    </w:div>
                  </w:divsChild>
                </w:div>
                <w:div w:id="1307278172">
                  <w:marLeft w:val="0"/>
                  <w:marRight w:val="0"/>
                  <w:marTop w:val="0"/>
                  <w:marBottom w:val="0"/>
                  <w:divBdr>
                    <w:top w:val="single" w:sz="2" w:space="1" w:color="FFFFFF"/>
                    <w:left w:val="single" w:sz="2" w:space="12" w:color="FFFFFF"/>
                    <w:bottom w:val="single" w:sz="2" w:space="1" w:color="FFFFFF"/>
                    <w:right w:val="single" w:sz="2" w:space="4" w:color="FFFFFF"/>
                  </w:divBdr>
                  <w:divsChild>
                    <w:div w:id="1757747964">
                      <w:marLeft w:val="0"/>
                      <w:marRight w:val="0"/>
                      <w:marTop w:val="0"/>
                      <w:marBottom w:val="0"/>
                      <w:divBdr>
                        <w:top w:val="none" w:sz="0" w:space="0" w:color="auto"/>
                        <w:left w:val="none" w:sz="0" w:space="0" w:color="auto"/>
                        <w:bottom w:val="none" w:sz="0" w:space="0" w:color="auto"/>
                        <w:right w:val="none" w:sz="0" w:space="0" w:color="auto"/>
                      </w:divBdr>
                    </w:div>
                  </w:divsChild>
                </w:div>
                <w:div w:id="904223016">
                  <w:marLeft w:val="0"/>
                  <w:marRight w:val="0"/>
                  <w:marTop w:val="0"/>
                  <w:marBottom w:val="0"/>
                  <w:divBdr>
                    <w:top w:val="single" w:sz="2" w:space="1" w:color="FFFFFF"/>
                    <w:left w:val="single" w:sz="2" w:space="12" w:color="FFFFFF"/>
                    <w:bottom w:val="single" w:sz="2" w:space="1" w:color="FFFFFF"/>
                    <w:right w:val="single" w:sz="2" w:space="4" w:color="FFFFFF"/>
                  </w:divBdr>
                  <w:divsChild>
                    <w:div w:id="721750218">
                      <w:marLeft w:val="0"/>
                      <w:marRight w:val="0"/>
                      <w:marTop w:val="0"/>
                      <w:marBottom w:val="0"/>
                      <w:divBdr>
                        <w:top w:val="none" w:sz="0" w:space="0" w:color="auto"/>
                        <w:left w:val="none" w:sz="0" w:space="0" w:color="auto"/>
                        <w:bottom w:val="none" w:sz="0" w:space="0" w:color="auto"/>
                        <w:right w:val="none" w:sz="0" w:space="0" w:color="auto"/>
                      </w:divBdr>
                    </w:div>
                  </w:divsChild>
                </w:div>
                <w:div w:id="868568233">
                  <w:marLeft w:val="0"/>
                  <w:marRight w:val="0"/>
                  <w:marTop w:val="0"/>
                  <w:marBottom w:val="0"/>
                  <w:divBdr>
                    <w:top w:val="single" w:sz="2" w:space="1" w:color="FFFFFF"/>
                    <w:left w:val="single" w:sz="2" w:space="12" w:color="FFFFFF"/>
                    <w:bottom w:val="single" w:sz="2" w:space="1" w:color="FFFFFF"/>
                    <w:right w:val="single" w:sz="2" w:space="4" w:color="FFFFFF"/>
                  </w:divBdr>
                  <w:divsChild>
                    <w:div w:id="1749645872">
                      <w:marLeft w:val="0"/>
                      <w:marRight w:val="0"/>
                      <w:marTop w:val="0"/>
                      <w:marBottom w:val="0"/>
                      <w:divBdr>
                        <w:top w:val="none" w:sz="0" w:space="0" w:color="auto"/>
                        <w:left w:val="none" w:sz="0" w:space="0" w:color="auto"/>
                        <w:bottom w:val="none" w:sz="0" w:space="0" w:color="auto"/>
                        <w:right w:val="none" w:sz="0" w:space="0" w:color="auto"/>
                      </w:divBdr>
                    </w:div>
                  </w:divsChild>
                </w:div>
                <w:div w:id="1026904860">
                  <w:marLeft w:val="0"/>
                  <w:marRight w:val="0"/>
                  <w:marTop w:val="0"/>
                  <w:marBottom w:val="0"/>
                  <w:divBdr>
                    <w:top w:val="single" w:sz="2" w:space="1" w:color="FFFFFF"/>
                    <w:left w:val="single" w:sz="2" w:space="12" w:color="FFFFFF"/>
                    <w:bottom w:val="single" w:sz="2" w:space="1" w:color="FFFFFF"/>
                    <w:right w:val="single" w:sz="2" w:space="4" w:color="FFFFFF"/>
                  </w:divBdr>
                  <w:divsChild>
                    <w:div w:id="78330142">
                      <w:marLeft w:val="0"/>
                      <w:marRight w:val="0"/>
                      <w:marTop w:val="0"/>
                      <w:marBottom w:val="0"/>
                      <w:divBdr>
                        <w:top w:val="none" w:sz="0" w:space="0" w:color="auto"/>
                        <w:left w:val="none" w:sz="0" w:space="0" w:color="auto"/>
                        <w:bottom w:val="none" w:sz="0" w:space="0" w:color="auto"/>
                        <w:right w:val="none" w:sz="0" w:space="0" w:color="auto"/>
                      </w:divBdr>
                    </w:div>
                  </w:divsChild>
                </w:div>
                <w:div w:id="1260679187">
                  <w:marLeft w:val="0"/>
                  <w:marRight w:val="0"/>
                  <w:marTop w:val="0"/>
                  <w:marBottom w:val="0"/>
                  <w:divBdr>
                    <w:top w:val="single" w:sz="2" w:space="1" w:color="FFFFFF"/>
                    <w:left w:val="single" w:sz="2" w:space="12" w:color="FFFFFF"/>
                    <w:bottom w:val="single" w:sz="2" w:space="1" w:color="FFFFFF"/>
                    <w:right w:val="single" w:sz="2" w:space="4" w:color="FFFFFF"/>
                  </w:divBdr>
                  <w:divsChild>
                    <w:div w:id="2025551115">
                      <w:marLeft w:val="0"/>
                      <w:marRight w:val="0"/>
                      <w:marTop w:val="0"/>
                      <w:marBottom w:val="0"/>
                      <w:divBdr>
                        <w:top w:val="none" w:sz="0" w:space="0" w:color="auto"/>
                        <w:left w:val="none" w:sz="0" w:space="0" w:color="auto"/>
                        <w:bottom w:val="none" w:sz="0" w:space="0" w:color="auto"/>
                        <w:right w:val="none" w:sz="0" w:space="0" w:color="auto"/>
                      </w:divBdr>
                    </w:div>
                  </w:divsChild>
                </w:div>
                <w:div w:id="487480145">
                  <w:marLeft w:val="0"/>
                  <w:marRight w:val="0"/>
                  <w:marTop w:val="0"/>
                  <w:marBottom w:val="0"/>
                  <w:divBdr>
                    <w:top w:val="single" w:sz="2" w:space="1" w:color="FFFFFF"/>
                    <w:left w:val="single" w:sz="2" w:space="12" w:color="FFFFFF"/>
                    <w:bottom w:val="single" w:sz="2" w:space="1" w:color="FFFFFF"/>
                    <w:right w:val="single" w:sz="2" w:space="4" w:color="FFFFFF"/>
                  </w:divBdr>
                  <w:divsChild>
                    <w:div w:id="631448102">
                      <w:marLeft w:val="0"/>
                      <w:marRight w:val="0"/>
                      <w:marTop w:val="0"/>
                      <w:marBottom w:val="0"/>
                      <w:divBdr>
                        <w:top w:val="none" w:sz="0" w:space="0" w:color="auto"/>
                        <w:left w:val="none" w:sz="0" w:space="0" w:color="auto"/>
                        <w:bottom w:val="none" w:sz="0" w:space="0" w:color="auto"/>
                        <w:right w:val="none" w:sz="0" w:space="0" w:color="auto"/>
                      </w:divBdr>
                    </w:div>
                  </w:divsChild>
                </w:div>
                <w:div w:id="2091583688">
                  <w:marLeft w:val="0"/>
                  <w:marRight w:val="0"/>
                  <w:marTop w:val="0"/>
                  <w:marBottom w:val="0"/>
                  <w:divBdr>
                    <w:top w:val="single" w:sz="2" w:space="1" w:color="FFFFFF"/>
                    <w:left w:val="single" w:sz="2" w:space="12" w:color="FFFFFF"/>
                    <w:bottom w:val="single" w:sz="2" w:space="1" w:color="FFFFFF"/>
                    <w:right w:val="single" w:sz="2" w:space="4" w:color="FFFFFF"/>
                  </w:divBdr>
                  <w:divsChild>
                    <w:div w:id="1558668148">
                      <w:marLeft w:val="0"/>
                      <w:marRight w:val="0"/>
                      <w:marTop w:val="0"/>
                      <w:marBottom w:val="0"/>
                      <w:divBdr>
                        <w:top w:val="none" w:sz="0" w:space="0" w:color="auto"/>
                        <w:left w:val="none" w:sz="0" w:space="0" w:color="auto"/>
                        <w:bottom w:val="none" w:sz="0" w:space="0" w:color="auto"/>
                        <w:right w:val="none" w:sz="0" w:space="0" w:color="auto"/>
                      </w:divBdr>
                    </w:div>
                  </w:divsChild>
                </w:div>
                <w:div w:id="1379669044">
                  <w:marLeft w:val="0"/>
                  <w:marRight w:val="0"/>
                  <w:marTop w:val="0"/>
                  <w:marBottom w:val="0"/>
                  <w:divBdr>
                    <w:top w:val="single" w:sz="2" w:space="1" w:color="FFFFFF"/>
                    <w:left w:val="single" w:sz="2" w:space="12" w:color="FFFFFF"/>
                    <w:bottom w:val="single" w:sz="2" w:space="1" w:color="FFFFFF"/>
                    <w:right w:val="single" w:sz="2" w:space="4" w:color="FFFFFF"/>
                  </w:divBdr>
                  <w:divsChild>
                    <w:div w:id="1673989990">
                      <w:marLeft w:val="0"/>
                      <w:marRight w:val="0"/>
                      <w:marTop w:val="0"/>
                      <w:marBottom w:val="0"/>
                      <w:divBdr>
                        <w:top w:val="none" w:sz="0" w:space="0" w:color="auto"/>
                        <w:left w:val="none" w:sz="0" w:space="0" w:color="auto"/>
                        <w:bottom w:val="none" w:sz="0" w:space="0" w:color="auto"/>
                        <w:right w:val="none" w:sz="0" w:space="0" w:color="auto"/>
                      </w:divBdr>
                    </w:div>
                  </w:divsChild>
                </w:div>
                <w:div w:id="213590710">
                  <w:marLeft w:val="0"/>
                  <w:marRight w:val="0"/>
                  <w:marTop w:val="0"/>
                  <w:marBottom w:val="0"/>
                  <w:divBdr>
                    <w:top w:val="single" w:sz="2" w:space="1" w:color="FFFFFF"/>
                    <w:left w:val="single" w:sz="2" w:space="12" w:color="FFFFFF"/>
                    <w:bottom w:val="single" w:sz="2" w:space="1" w:color="FFFFFF"/>
                    <w:right w:val="single" w:sz="2" w:space="4" w:color="FFFFFF"/>
                  </w:divBdr>
                  <w:divsChild>
                    <w:div w:id="194343948">
                      <w:marLeft w:val="0"/>
                      <w:marRight w:val="0"/>
                      <w:marTop w:val="0"/>
                      <w:marBottom w:val="0"/>
                      <w:divBdr>
                        <w:top w:val="none" w:sz="0" w:space="0" w:color="auto"/>
                        <w:left w:val="none" w:sz="0" w:space="0" w:color="auto"/>
                        <w:bottom w:val="none" w:sz="0" w:space="0" w:color="auto"/>
                        <w:right w:val="none" w:sz="0" w:space="0" w:color="auto"/>
                      </w:divBdr>
                    </w:div>
                  </w:divsChild>
                </w:div>
                <w:div w:id="821778339">
                  <w:marLeft w:val="0"/>
                  <w:marRight w:val="0"/>
                  <w:marTop w:val="0"/>
                  <w:marBottom w:val="0"/>
                  <w:divBdr>
                    <w:top w:val="single" w:sz="2" w:space="1" w:color="FFFFFF"/>
                    <w:left w:val="single" w:sz="2" w:space="12" w:color="FFFFFF"/>
                    <w:bottom w:val="single" w:sz="2" w:space="1" w:color="FFFFFF"/>
                    <w:right w:val="single" w:sz="2" w:space="4" w:color="FFFFFF"/>
                  </w:divBdr>
                  <w:divsChild>
                    <w:div w:id="689768707">
                      <w:marLeft w:val="0"/>
                      <w:marRight w:val="0"/>
                      <w:marTop w:val="0"/>
                      <w:marBottom w:val="0"/>
                      <w:divBdr>
                        <w:top w:val="none" w:sz="0" w:space="0" w:color="auto"/>
                        <w:left w:val="none" w:sz="0" w:space="0" w:color="auto"/>
                        <w:bottom w:val="none" w:sz="0" w:space="0" w:color="auto"/>
                        <w:right w:val="none" w:sz="0" w:space="0" w:color="auto"/>
                      </w:divBdr>
                    </w:div>
                  </w:divsChild>
                </w:div>
                <w:div w:id="1376586798">
                  <w:marLeft w:val="0"/>
                  <w:marRight w:val="0"/>
                  <w:marTop w:val="0"/>
                  <w:marBottom w:val="0"/>
                  <w:divBdr>
                    <w:top w:val="single" w:sz="2" w:space="1" w:color="FFFFFF"/>
                    <w:left w:val="single" w:sz="2" w:space="12" w:color="FFFFFF"/>
                    <w:bottom w:val="single" w:sz="2" w:space="1" w:color="FFFFFF"/>
                    <w:right w:val="single" w:sz="2" w:space="4" w:color="FFFFFF"/>
                  </w:divBdr>
                  <w:divsChild>
                    <w:div w:id="710223627">
                      <w:marLeft w:val="0"/>
                      <w:marRight w:val="0"/>
                      <w:marTop w:val="0"/>
                      <w:marBottom w:val="0"/>
                      <w:divBdr>
                        <w:top w:val="none" w:sz="0" w:space="0" w:color="auto"/>
                        <w:left w:val="none" w:sz="0" w:space="0" w:color="auto"/>
                        <w:bottom w:val="none" w:sz="0" w:space="0" w:color="auto"/>
                        <w:right w:val="none" w:sz="0" w:space="0" w:color="auto"/>
                      </w:divBdr>
                    </w:div>
                  </w:divsChild>
                </w:div>
                <w:div w:id="262997862">
                  <w:marLeft w:val="0"/>
                  <w:marRight w:val="0"/>
                  <w:marTop w:val="0"/>
                  <w:marBottom w:val="0"/>
                  <w:divBdr>
                    <w:top w:val="single" w:sz="2" w:space="1" w:color="FFFFFF"/>
                    <w:left w:val="single" w:sz="2" w:space="12" w:color="FFFFFF"/>
                    <w:bottom w:val="single" w:sz="2" w:space="1" w:color="FFFFFF"/>
                    <w:right w:val="single" w:sz="2" w:space="4" w:color="FFFFFF"/>
                  </w:divBdr>
                  <w:divsChild>
                    <w:div w:id="978918609">
                      <w:marLeft w:val="0"/>
                      <w:marRight w:val="0"/>
                      <w:marTop w:val="0"/>
                      <w:marBottom w:val="0"/>
                      <w:divBdr>
                        <w:top w:val="none" w:sz="0" w:space="0" w:color="auto"/>
                        <w:left w:val="none" w:sz="0" w:space="0" w:color="auto"/>
                        <w:bottom w:val="none" w:sz="0" w:space="0" w:color="auto"/>
                        <w:right w:val="none" w:sz="0" w:space="0" w:color="auto"/>
                      </w:divBdr>
                    </w:div>
                  </w:divsChild>
                </w:div>
                <w:div w:id="1958220667">
                  <w:marLeft w:val="0"/>
                  <w:marRight w:val="0"/>
                  <w:marTop w:val="0"/>
                  <w:marBottom w:val="0"/>
                  <w:divBdr>
                    <w:top w:val="single" w:sz="2" w:space="1" w:color="FFFFFF"/>
                    <w:left w:val="single" w:sz="2" w:space="12" w:color="FFFFFF"/>
                    <w:bottom w:val="single" w:sz="2" w:space="1" w:color="FFFFFF"/>
                    <w:right w:val="single" w:sz="2" w:space="4" w:color="FFFFFF"/>
                  </w:divBdr>
                  <w:divsChild>
                    <w:div w:id="1555312796">
                      <w:marLeft w:val="0"/>
                      <w:marRight w:val="0"/>
                      <w:marTop w:val="0"/>
                      <w:marBottom w:val="0"/>
                      <w:divBdr>
                        <w:top w:val="none" w:sz="0" w:space="0" w:color="auto"/>
                        <w:left w:val="none" w:sz="0" w:space="0" w:color="auto"/>
                        <w:bottom w:val="none" w:sz="0" w:space="0" w:color="auto"/>
                        <w:right w:val="none" w:sz="0" w:space="0" w:color="auto"/>
                      </w:divBdr>
                    </w:div>
                  </w:divsChild>
                </w:div>
                <w:div w:id="2102483309">
                  <w:marLeft w:val="0"/>
                  <w:marRight w:val="0"/>
                  <w:marTop w:val="0"/>
                  <w:marBottom w:val="0"/>
                  <w:divBdr>
                    <w:top w:val="single" w:sz="2" w:space="1" w:color="FFFFFF"/>
                    <w:left w:val="single" w:sz="2" w:space="12" w:color="FFFFFF"/>
                    <w:bottom w:val="single" w:sz="2" w:space="1" w:color="FFFFFF"/>
                    <w:right w:val="single" w:sz="2" w:space="4" w:color="FFFFFF"/>
                  </w:divBdr>
                  <w:divsChild>
                    <w:div w:id="1936283887">
                      <w:marLeft w:val="0"/>
                      <w:marRight w:val="0"/>
                      <w:marTop w:val="0"/>
                      <w:marBottom w:val="0"/>
                      <w:divBdr>
                        <w:top w:val="none" w:sz="0" w:space="0" w:color="auto"/>
                        <w:left w:val="none" w:sz="0" w:space="0" w:color="auto"/>
                        <w:bottom w:val="none" w:sz="0" w:space="0" w:color="auto"/>
                        <w:right w:val="none" w:sz="0" w:space="0" w:color="auto"/>
                      </w:divBdr>
                    </w:div>
                  </w:divsChild>
                </w:div>
                <w:div w:id="311569769">
                  <w:marLeft w:val="0"/>
                  <w:marRight w:val="0"/>
                  <w:marTop w:val="0"/>
                  <w:marBottom w:val="0"/>
                  <w:divBdr>
                    <w:top w:val="single" w:sz="2" w:space="1" w:color="FFFFFF"/>
                    <w:left w:val="single" w:sz="2" w:space="12" w:color="FFFFFF"/>
                    <w:bottom w:val="single" w:sz="2" w:space="1" w:color="FFFFFF"/>
                    <w:right w:val="single" w:sz="2" w:space="4" w:color="FFFFFF"/>
                  </w:divBdr>
                  <w:divsChild>
                    <w:div w:id="1463235371">
                      <w:marLeft w:val="0"/>
                      <w:marRight w:val="0"/>
                      <w:marTop w:val="0"/>
                      <w:marBottom w:val="0"/>
                      <w:divBdr>
                        <w:top w:val="none" w:sz="0" w:space="0" w:color="auto"/>
                        <w:left w:val="none" w:sz="0" w:space="0" w:color="auto"/>
                        <w:bottom w:val="none" w:sz="0" w:space="0" w:color="auto"/>
                        <w:right w:val="none" w:sz="0" w:space="0" w:color="auto"/>
                      </w:divBdr>
                    </w:div>
                  </w:divsChild>
                </w:div>
                <w:div w:id="1221745204">
                  <w:marLeft w:val="0"/>
                  <w:marRight w:val="0"/>
                  <w:marTop w:val="0"/>
                  <w:marBottom w:val="0"/>
                  <w:divBdr>
                    <w:top w:val="single" w:sz="2" w:space="1" w:color="FFFFFF"/>
                    <w:left w:val="single" w:sz="2" w:space="12" w:color="FFFFFF"/>
                    <w:bottom w:val="single" w:sz="2" w:space="1" w:color="FFFFFF"/>
                    <w:right w:val="single" w:sz="2" w:space="4" w:color="FFFFFF"/>
                  </w:divBdr>
                  <w:divsChild>
                    <w:div w:id="1017384980">
                      <w:marLeft w:val="0"/>
                      <w:marRight w:val="0"/>
                      <w:marTop w:val="0"/>
                      <w:marBottom w:val="0"/>
                      <w:divBdr>
                        <w:top w:val="none" w:sz="0" w:space="0" w:color="auto"/>
                        <w:left w:val="none" w:sz="0" w:space="0" w:color="auto"/>
                        <w:bottom w:val="none" w:sz="0" w:space="0" w:color="auto"/>
                        <w:right w:val="none" w:sz="0" w:space="0" w:color="auto"/>
                      </w:divBdr>
                    </w:div>
                  </w:divsChild>
                </w:div>
                <w:div w:id="869299882">
                  <w:marLeft w:val="0"/>
                  <w:marRight w:val="0"/>
                  <w:marTop w:val="0"/>
                  <w:marBottom w:val="0"/>
                  <w:divBdr>
                    <w:top w:val="single" w:sz="2" w:space="1" w:color="FFFFFF"/>
                    <w:left w:val="single" w:sz="2" w:space="12" w:color="FFFFFF"/>
                    <w:bottom w:val="single" w:sz="2" w:space="1" w:color="FFFFFF"/>
                    <w:right w:val="single" w:sz="2" w:space="4" w:color="FFFFFF"/>
                  </w:divBdr>
                  <w:divsChild>
                    <w:div w:id="327098665">
                      <w:marLeft w:val="0"/>
                      <w:marRight w:val="0"/>
                      <w:marTop w:val="0"/>
                      <w:marBottom w:val="0"/>
                      <w:divBdr>
                        <w:top w:val="none" w:sz="0" w:space="0" w:color="auto"/>
                        <w:left w:val="none" w:sz="0" w:space="0" w:color="auto"/>
                        <w:bottom w:val="none" w:sz="0" w:space="0" w:color="auto"/>
                        <w:right w:val="none" w:sz="0" w:space="0" w:color="auto"/>
                      </w:divBdr>
                    </w:div>
                  </w:divsChild>
                </w:div>
                <w:div w:id="1308322868">
                  <w:marLeft w:val="0"/>
                  <w:marRight w:val="0"/>
                  <w:marTop w:val="0"/>
                  <w:marBottom w:val="0"/>
                  <w:divBdr>
                    <w:top w:val="single" w:sz="2" w:space="1" w:color="FFFFFF"/>
                    <w:left w:val="single" w:sz="2" w:space="12" w:color="FFFFFF"/>
                    <w:bottom w:val="single" w:sz="2" w:space="1" w:color="FFFFFF"/>
                    <w:right w:val="single" w:sz="2" w:space="4" w:color="FFFFFF"/>
                  </w:divBdr>
                  <w:divsChild>
                    <w:div w:id="353312872">
                      <w:marLeft w:val="0"/>
                      <w:marRight w:val="0"/>
                      <w:marTop w:val="0"/>
                      <w:marBottom w:val="0"/>
                      <w:divBdr>
                        <w:top w:val="none" w:sz="0" w:space="0" w:color="auto"/>
                        <w:left w:val="none" w:sz="0" w:space="0" w:color="auto"/>
                        <w:bottom w:val="none" w:sz="0" w:space="0" w:color="auto"/>
                        <w:right w:val="none" w:sz="0" w:space="0" w:color="auto"/>
                      </w:divBdr>
                    </w:div>
                  </w:divsChild>
                </w:div>
                <w:div w:id="697661027">
                  <w:marLeft w:val="0"/>
                  <w:marRight w:val="0"/>
                  <w:marTop w:val="0"/>
                  <w:marBottom w:val="0"/>
                  <w:divBdr>
                    <w:top w:val="single" w:sz="2" w:space="1" w:color="FFFFFF"/>
                    <w:left w:val="single" w:sz="2" w:space="12" w:color="FFFFFF"/>
                    <w:bottom w:val="single" w:sz="2" w:space="1" w:color="FFFFFF"/>
                    <w:right w:val="single" w:sz="2" w:space="4" w:color="FFFFFF"/>
                  </w:divBdr>
                  <w:divsChild>
                    <w:div w:id="930698624">
                      <w:marLeft w:val="0"/>
                      <w:marRight w:val="0"/>
                      <w:marTop w:val="0"/>
                      <w:marBottom w:val="0"/>
                      <w:divBdr>
                        <w:top w:val="none" w:sz="0" w:space="0" w:color="auto"/>
                        <w:left w:val="none" w:sz="0" w:space="0" w:color="auto"/>
                        <w:bottom w:val="none" w:sz="0" w:space="0" w:color="auto"/>
                        <w:right w:val="none" w:sz="0" w:space="0" w:color="auto"/>
                      </w:divBdr>
                    </w:div>
                  </w:divsChild>
                </w:div>
                <w:div w:id="1709406575">
                  <w:marLeft w:val="0"/>
                  <w:marRight w:val="0"/>
                  <w:marTop w:val="0"/>
                  <w:marBottom w:val="0"/>
                  <w:divBdr>
                    <w:top w:val="single" w:sz="2" w:space="1" w:color="FFFFFF"/>
                    <w:left w:val="single" w:sz="2" w:space="12" w:color="FFFFFF"/>
                    <w:bottom w:val="single" w:sz="2" w:space="1" w:color="FFFFFF"/>
                    <w:right w:val="single" w:sz="2" w:space="4" w:color="FFFFFF"/>
                  </w:divBdr>
                  <w:divsChild>
                    <w:div w:id="1483767342">
                      <w:marLeft w:val="0"/>
                      <w:marRight w:val="0"/>
                      <w:marTop w:val="0"/>
                      <w:marBottom w:val="0"/>
                      <w:divBdr>
                        <w:top w:val="none" w:sz="0" w:space="0" w:color="auto"/>
                        <w:left w:val="none" w:sz="0" w:space="0" w:color="auto"/>
                        <w:bottom w:val="none" w:sz="0" w:space="0" w:color="auto"/>
                        <w:right w:val="none" w:sz="0" w:space="0" w:color="auto"/>
                      </w:divBdr>
                    </w:div>
                  </w:divsChild>
                </w:div>
                <w:div w:id="848645578">
                  <w:marLeft w:val="0"/>
                  <w:marRight w:val="0"/>
                  <w:marTop w:val="0"/>
                  <w:marBottom w:val="0"/>
                  <w:divBdr>
                    <w:top w:val="single" w:sz="2" w:space="1" w:color="FFFFFF"/>
                    <w:left w:val="single" w:sz="2" w:space="12" w:color="FFFFFF"/>
                    <w:bottom w:val="single" w:sz="2" w:space="1" w:color="FFFFFF"/>
                    <w:right w:val="single" w:sz="2" w:space="4" w:color="FFFFFF"/>
                  </w:divBdr>
                  <w:divsChild>
                    <w:div w:id="1367677261">
                      <w:marLeft w:val="0"/>
                      <w:marRight w:val="0"/>
                      <w:marTop w:val="0"/>
                      <w:marBottom w:val="0"/>
                      <w:divBdr>
                        <w:top w:val="none" w:sz="0" w:space="0" w:color="auto"/>
                        <w:left w:val="none" w:sz="0" w:space="0" w:color="auto"/>
                        <w:bottom w:val="none" w:sz="0" w:space="0" w:color="auto"/>
                        <w:right w:val="none" w:sz="0" w:space="0" w:color="auto"/>
                      </w:divBdr>
                    </w:div>
                  </w:divsChild>
                </w:div>
                <w:div w:id="184174200">
                  <w:marLeft w:val="0"/>
                  <w:marRight w:val="0"/>
                  <w:marTop w:val="0"/>
                  <w:marBottom w:val="0"/>
                  <w:divBdr>
                    <w:top w:val="single" w:sz="2" w:space="1" w:color="FFFFFF"/>
                    <w:left w:val="single" w:sz="2" w:space="12" w:color="FFFFFF"/>
                    <w:bottom w:val="single" w:sz="2" w:space="1" w:color="FFFFFF"/>
                    <w:right w:val="single" w:sz="2" w:space="4" w:color="FFFFFF"/>
                  </w:divBdr>
                  <w:divsChild>
                    <w:div w:id="1430926163">
                      <w:marLeft w:val="0"/>
                      <w:marRight w:val="0"/>
                      <w:marTop w:val="0"/>
                      <w:marBottom w:val="0"/>
                      <w:divBdr>
                        <w:top w:val="none" w:sz="0" w:space="0" w:color="auto"/>
                        <w:left w:val="none" w:sz="0" w:space="0" w:color="auto"/>
                        <w:bottom w:val="none" w:sz="0" w:space="0" w:color="auto"/>
                        <w:right w:val="none" w:sz="0" w:space="0" w:color="auto"/>
                      </w:divBdr>
                    </w:div>
                  </w:divsChild>
                </w:div>
                <w:div w:id="43798150">
                  <w:marLeft w:val="0"/>
                  <w:marRight w:val="0"/>
                  <w:marTop w:val="0"/>
                  <w:marBottom w:val="0"/>
                  <w:divBdr>
                    <w:top w:val="single" w:sz="2" w:space="1" w:color="FFFFFF"/>
                    <w:left w:val="single" w:sz="2" w:space="12" w:color="FFFFFF"/>
                    <w:bottom w:val="single" w:sz="2" w:space="1" w:color="FFFFFF"/>
                    <w:right w:val="single" w:sz="2" w:space="4" w:color="FFFFFF"/>
                  </w:divBdr>
                  <w:divsChild>
                    <w:div w:id="73089515">
                      <w:marLeft w:val="0"/>
                      <w:marRight w:val="0"/>
                      <w:marTop w:val="0"/>
                      <w:marBottom w:val="0"/>
                      <w:divBdr>
                        <w:top w:val="none" w:sz="0" w:space="0" w:color="auto"/>
                        <w:left w:val="none" w:sz="0" w:space="0" w:color="auto"/>
                        <w:bottom w:val="none" w:sz="0" w:space="0" w:color="auto"/>
                        <w:right w:val="none" w:sz="0" w:space="0" w:color="auto"/>
                      </w:divBdr>
                    </w:div>
                  </w:divsChild>
                </w:div>
                <w:div w:id="1039473346">
                  <w:marLeft w:val="0"/>
                  <w:marRight w:val="0"/>
                  <w:marTop w:val="0"/>
                  <w:marBottom w:val="0"/>
                  <w:divBdr>
                    <w:top w:val="single" w:sz="2" w:space="1" w:color="FFFFFF"/>
                    <w:left w:val="single" w:sz="2" w:space="12" w:color="FFFFFF"/>
                    <w:bottom w:val="single" w:sz="2" w:space="1" w:color="FFFFFF"/>
                    <w:right w:val="single" w:sz="2" w:space="4" w:color="FFFFFF"/>
                  </w:divBdr>
                  <w:divsChild>
                    <w:div w:id="117384339">
                      <w:marLeft w:val="0"/>
                      <w:marRight w:val="0"/>
                      <w:marTop w:val="0"/>
                      <w:marBottom w:val="0"/>
                      <w:divBdr>
                        <w:top w:val="none" w:sz="0" w:space="0" w:color="auto"/>
                        <w:left w:val="none" w:sz="0" w:space="0" w:color="auto"/>
                        <w:bottom w:val="none" w:sz="0" w:space="0" w:color="auto"/>
                        <w:right w:val="none" w:sz="0" w:space="0" w:color="auto"/>
                      </w:divBdr>
                    </w:div>
                  </w:divsChild>
                </w:div>
                <w:div w:id="1247766044">
                  <w:marLeft w:val="0"/>
                  <w:marRight w:val="0"/>
                  <w:marTop w:val="0"/>
                  <w:marBottom w:val="0"/>
                  <w:divBdr>
                    <w:top w:val="single" w:sz="2" w:space="1" w:color="FFFFFF"/>
                    <w:left w:val="single" w:sz="2" w:space="12" w:color="FFFFFF"/>
                    <w:bottom w:val="single" w:sz="2" w:space="1" w:color="FFFFFF"/>
                    <w:right w:val="single" w:sz="2" w:space="4" w:color="FFFFFF"/>
                  </w:divBdr>
                  <w:divsChild>
                    <w:div w:id="399909108">
                      <w:marLeft w:val="0"/>
                      <w:marRight w:val="0"/>
                      <w:marTop w:val="0"/>
                      <w:marBottom w:val="0"/>
                      <w:divBdr>
                        <w:top w:val="none" w:sz="0" w:space="0" w:color="auto"/>
                        <w:left w:val="none" w:sz="0" w:space="0" w:color="auto"/>
                        <w:bottom w:val="none" w:sz="0" w:space="0" w:color="auto"/>
                        <w:right w:val="none" w:sz="0" w:space="0" w:color="auto"/>
                      </w:divBdr>
                    </w:div>
                  </w:divsChild>
                </w:div>
                <w:div w:id="984354976">
                  <w:marLeft w:val="0"/>
                  <w:marRight w:val="0"/>
                  <w:marTop w:val="0"/>
                  <w:marBottom w:val="0"/>
                  <w:divBdr>
                    <w:top w:val="single" w:sz="2" w:space="1" w:color="FFFFFF"/>
                    <w:left w:val="single" w:sz="2" w:space="12" w:color="FFFFFF"/>
                    <w:bottom w:val="single" w:sz="2" w:space="1" w:color="FFFFFF"/>
                    <w:right w:val="single" w:sz="2" w:space="4" w:color="FFFFFF"/>
                  </w:divBdr>
                  <w:divsChild>
                    <w:div w:id="2009866200">
                      <w:marLeft w:val="0"/>
                      <w:marRight w:val="0"/>
                      <w:marTop w:val="0"/>
                      <w:marBottom w:val="0"/>
                      <w:divBdr>
                        <w:top w:val="none" w:sz="0" w:space="0" w:color="auto"/>
                        <w:left w:val="none" w:sz="0" w:space="0" w:color="auto"/>
                        <w:bottom w:val="none" w:sz="0" w:space="0" w:color="auto"/>
                        <w:right w:val="none" w:sz="0" w:space="0" w:color="auto"/>
                      </w:divBdr>
                    </w:div>
                  </w:divsChild>
                </w:div>
                <w:div w:id="657852472">
                  <w:marLeft w:val="0"/>
                  <w:marRight w:val="0"/>
                  <w:marTop w:val="0"/>
                  <w:marBottom w:val="0"/>
                  <w:divBdr>
                    <w:top w:val="single" w:sz="2" w:space="1" w:color="FFFFFF"/>
                    <w:left w:val="single" w:sz="2" w:space="12" w:color="FFFFFF"/>
                    <w:bottom w:val="single" w:sz="2" w:space="4" w:color="FFFFFF"/>
                    <w:right w:val="single" w:sz="2" w:space="4" w:color="FFFFFF"/>
                  </w:divBdr>
                  <w:divsChild>
                    <w:div w:id="15042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04149">
          <w:marLeft w:val="0"/>
          <w:marRight w:val="0"/>
          <w:marTop w:val="0"/>
          <w:marBottom w:val="335"/>
          <w:divBdr>
            <w:top w:val="none" w:sz="0" w:space="0" w:color="auto"/>
            <w:left w:val="none" w:sz="0" w:space="0" w:color="auto"/>
            <w:bottom w:val="none" w:sz="0" w:space="0" w:color="auto"/>
            <w:right w:val="none" w:sz="0" w:space="0" w:color="auto"/>
          </w:divBdr>
          <w:divsChild>
            <w:div w:id="2039963622">
              <w:marLeft w:val="0"/>
              <w:marRight w:val="0"/>
              <w:marTop w:val="0"/>
              <w:marBottom w:val="0"/>
              <w:divBdr>
                <w:top w:val="none" w:sz="0" w:space="0" w:color="auto"/>
                <w:left w:val="none" w:sz="0" w:space="0" w:color="auto"/>
                <w:bottom w:val="none" w:sz="0" w:space="0" w:color="auto"/>
                <w:right w:val="none" w:sz="0" w:space="0" w:color="auto"/>
              </w:divBdr>
              <w:divsChild>
                <w:div w:id="774179418">
                  <w:marLeft w:val="0"/>
                  <w:marRight w:val="0"/>
                  <w:marTop w:val="0"/>
                  <w:marBottom w:val="0"/>
                  <w:divBdr>
                    <w:top w:val="single" w:sz="2" w:space="4" w:color="FFFFFF"/>
                    <w:left w:val="single" w:sz="2" w:space="12" w:color="FFFFFF"/>
                    <w:bottom w:val="single" w:sz="2" w:space="1" w:color="FFFFFF"/>
                    <w:right w:val="single" w:sz="2" w:space="4" w:color="FFFFFF"/>
                  </w:divBdr>
                  <w:divsChild>
                    <w:div w:id="840311318">
                      <w:marLeft w:val="0"/>
                      <w:marRight w:val="0"/>
                      <w:marTop w:val="0"/>
                      <w:marBottom w:val="0"/>
                      <w:divBdr>
                        <w:top w:val="none" w:sz="0" w:space="0" w:color="auto"/>
                        <w:left w:val="none" w:sz="0" w:space="0" w:color="auto"/>
                        <w:bottom w:val="none" w:sz="0" w:space="0" w:color="auto"/>
                        <w:right w:val="none" w:sz="0" w:space="0" w:color="auto"/>
                      </w:divBdr>
                    </w:div>
                  </w:divsChild>
                </w:div>
                <w:div w:id="1887109536">
                  <w:marLeft w:val="0"/>
                  <w:marRight w:val="0"/>
                  <w:marTop w:val="0"/>
                  <w:marBottom w:val="0"/>
                  <w:divBdr>
                    <w:top w:val="single" w:sz="2" w:space="1" w:color="FFFFFF"/>
                    <w:left w:val="single" w:sz="2" w:space="12" w:color="FFFFFF"/>
                    <w:bottom w:val="single" w:sz="2" w:space="1" w:color="FFFFFF"/>
                    <w:right w:val="single" w:sz="2" w:space="4" w:color="FFFFFF"/>
                  </w:divBdr>
                  <w:divsChild>
                    <w:div w:id="833644110">
                      <w:marLeft w:val="0"/>
                      <w:marRight w:val="0"/>
                      <w:marTop w:val="0"/>
                      <w:marBottom w:val="0"/>
                      <w:divBdr>
                        <w:top w:val="none" w:sz="0" w:space="0" w:color="auto"/>
                        <w:left w:val="none" w:sz="0" w:space="0" w:color="auto"/>
                        <w:bottom w:val="none" w:sz="0" w:space="0" w:color="auto"/>
                        <w:right w:val="none" w:sz="0" w:space="0" w:color="auto"/>
                      </w:divBdr>
                    </w:div>
                  </w:divsChild>
                </w:div>
                <w:div w:id="1582788591">
                  <w:marLeft w:val="0"/>
                  <w:marRight w:val="0"/>
                  <w:marTop w:val="0"/>
                  <w:marBottom w:val="0"/>
                  <w:divBdr>
                    <w:top w:val="single" w:sz="2" w:space="1" w:color="FFFFFF"/>
                    <w:left w:val="single" w:sz="2" w:space="12" w:color="FFFFFF"/>
                    <w:bottom w:val="single" w:sz="2" w:space="1" w:color="FFFFFF"/>
                    <w:right w:val="single" w:sz="2" w:space="4" w:color="FFFFFF"/>
                  </w:divBdr>
                  <w:divsChild>
                    <w:div w:id="1702589180">
                      <w:marLeft w:val="0"/>
                      <w:marRight w:val="0"/>
                      <w:marTop w:val="0"/>
                      <w:marBottom w:val="0"/>
                      <w:divBdr>
                        <w:top w:val="none" w:sz="0" w:space="0" w:color="auto"/>
                        <w:left w:val="none" w:sz="0" w:space="0" w:color="auto"/>
                        <w:bottom w:val="none" w:sz="0" w:space="0" w:color="auto"/>
                        <w:right w:val="none" w:sz="0" w:space="0" w:color="auto"/>
                      </w:divBdr>
                    </w:div>
                  </w:divsChild>
                </w:div>
                <w:div w:id="1787574585">
                  <w:marLeft w:val="0"/>
                  <w:marRight w:val="0"/>
                  <w:marTop w:val="0"/>
                  <w:marBottom w:val="0"/>
                  <w:divBdr>
                    <w:top w:val="single" w:sz="2" w:space="1" w:color="FFFFFF"/>
                    <w:left w:val="single" w:sz="2" w:space="12" w:color="FFFFFF"/>
                    <w:bottom w:val="single" w:sz="2" w:space="1" w:color="FFFFFF"/>
                    <w:right w:val="single" w:sz="2" w:space="4" w:color="FFFFFF"/>
                  </w:divBdr>
                  <w:divsChild>
                    <w:div w:id="1486891811">
                      <w:marLeft w:val="0"/>
                      <w:marRight w:val="0"/>
                      <w:marTop w:val="0"/>
                      <w:marBottom w:val="0"/>
                      <w:divBdr>
                        <w:top w:val="none" w:sz="0" w:space="0" w:color="auto"/>
                        <w:left w:val="none" w:sz="0" w:space="0" w:color="auto"/>
                        <w:bottom w:val="none" w:sz="0" w:space="0" w:color="auto"/>
                        <w:right w:val="none" w:sz="0" w:space="0" w:color="auto"/>
                      </w:divBdr>
                    </w:div>
                  </w:divsChild>
                </w:div>
                <w:div w:id="437718971">
                  <w:marLeft w:val="0"/>
                  <w:marRight w:val="0"/>
                  <w:marTop w:val="0"/>
                  <w:marBottom w:val="0"/>
                  <w:divBdr>
                    <w:top w:val="single" w:sz="2" w:space="1" w:color="FFFFFF"/>
                    <w:left w:val="single" w:sz="2" w:space="12" w:color="FFFFFF"/>
                    <w:bottom w:val="single" w:sz="2" w:space="1" w:color="FFFFFF"/>
                    <w:right w:val="single" w:sz="2" w:space="4" w:color="FFFFFF"/>
                  </w:divBdr>
                  <w:divsChild>
                    <w:div w:id="1755590209">
                      <w:marLeft w:val="0"/>
                      <w:marRight w:val="0"/>
                      <w:marTop w:val="0"/>
                      <w:marBottom w:val="0"/>
                      <w:divBdr>
                        <w:top w:val="none" w:sz="0" w:space="0" w:color="auto"/>
                        <w:left w:val="none" w:sz="0" w:space="0" w:color="auto"/>
                        <w:bottom w:val="none" w:sz="0" w:space="0" w:color="auto"/>
                        <w:right w:val="none" w:sz="0" w:space="0" w:color="auto"/>
                      </w:divBdr>
                    </w:div>
                  </w:divsChild>
                </w:div>
                <w:div w:id="660432349">
                  <w:marLeft w:val="0"/>
                  <w:marRight w:val="0"/>
                  <w:marTop w:val="0"/>
                  <w:marBottom w:val="0"/>
                  <w:divBdr>
                    <w:top w:val="single" w:sz="2" w:space="1" w:color="FFFFFF"/>
                    <w:left w:val="single" w:sz="2" w:space="12" w:color="FFFFFF"/>
                    <w:bottom w:val="single" w:sz="2" w:space="1" w:color="FFFFFF"/>
                    <w:right w:val="single" w:sz="2" w:space="4" w:color="FFFFFF"/>
                  </w:divBdr>
                  <w:divsChild>
                    <w:div w:id="2139763476">
                      <w:marLeft w:val="0"/>
                      <w:marRight w:val="0"/>
                      <w:marTop w:val="0"/>
                      <w:marBottom w:val="0"/>
                      <w:divBdr>
                        <w:top w:val="none" w:sz="0" w:space="0" w:color="auto"/>
                        <w:left w:val="none" w:sz="0" w:space="0" w:color="auto"/>
                        <w:bottom w:val="none" w:sz="0" w:space="0" w:color="auto"/>
                        <w:right w:val="none" w:sz="0" w:space="0" w:color="auto"/>
                      </w:divBdr>
                    </w:div>
                  </w:divsChild>
                </w:div>
                <w:div w:id="1582566124">
                  <w:marLeft w:val="0"/>
                  <w:marRight w:val="0"/>
                  <w:marTop w:val="0"/>
                  <w:marBottom w:val="0"/>
                  <w:divBdr>
                    <w:top w:val="single" w:sz="2" w:space="1" w:color="FFFFFF"/>
                    <w:left w:val="single" w:sz="2" w:space="12" w:color="FFFFFF"/>
                    <w:bottom w:val="single" w:sz="2" w:space="1" w:color="FFFFFF"/>
                    <w:right w:val="single" w:sz="2" w:space="4" w:color="FFFFFF"/>
                  </w:divBdr>
                  <w:divsChild>
                    <w:div w:id="1855609851">
                      <w:marLeft w:val="0"/>
                      <w:marRight w:val="0"/>
                      <w:marTop w:val="0"/>
                      <w:marBottom w:val="0"/>
                      <w:divBdr>
                        <w:top w:val="none" w:sz="0" w:space="0" w:color="auto"/>
                        <w:left w:val="none" w:sz="0" w:space="0" w:color="auto"/>
                        <w:bottom w:val="none" w:sz="0" w:space="0" w:color="auto"/>
                        <w:right w:val="none" w:sz="0" w:space="0" w:color="auto"/>
                      </w:divBdr>
                    </w:div>
                  </w:divsChild>
                </w:div>
                <w:div w:id="303511093">
                  <w:marLeft w:val="0"/>
                  <w:marRight w:val="0"/>
                  <w:marTop w:val="0"/>
                  <w:marBottom w:val="0"/>
                  <w:divBdr>
                    <w:top w:val="single" w:sz="2" w:space="1" w:color="FFFFFF"/>
                    <w:left w:val="single" w:sz="2" w:space="12" w:color="FFFFFF"/>
                    <w:bottom w:val="single" w:sz="2" w:space="1" w:color="FFFFFF"/>
                    <w:right w:val="single" w:sz="2" w:space="4" w:color="FFFFFF"/>
                  </w:divBdr>
                  <w:divsChild>
                    <w:div w:id="2093551614">
                      <w:marLeft w:val="0"/>
                      <w:marRight w:val="0"/>
                      <w:marTop w:val="0"/>
                      <w:marBottom w:val="0"/>
                      <w:divBdr>
                        <w:top w:val="none" w:sz="0" w:space="0" w:color="auto"/>
                        <w:left w:val="none" w:sz="0" w:space="0" w:color="auto"/>
                        <w:bottom w:val="none" w:sz="0" w:space="0" w:color="auto"/>
                        <w:right w:val="none" w:sz="0" w:space="0" w:color="auto"/>
                      </w:divBdr>
                    </w:div>
                  </w:divsChild>
                </w:div>
                <w:div w:id="276564183">
                  <w:marLeft w:val="0"/>
                  <w:marRight w:val="0"/>
                  <w:marTop w:val="0"/>
                  <w:marBottom w:val="0"/>
                  <w:divBdr>
                    <w:top w:val="single" w:sz="2" w:space="1" w:color="FFFFFF"/>
                    <w:left w:val="single" w:sz="2" w:space="12" w:color="FFFFFF"/>
                    <w:bottom w:val="single" w:sz="2" w:space="1" w:color="FFFFFF"/>
                    <w:right w:val="single" w:sz="2" w:space="4" w:color="FFFFFF"/>
                  </w:divBdr>
                  <w:divsChild>
                    <w:div w:id="416563298">
                      <w:marLeft w:val="0"/>
                      <w:marRight w:val="0"/>
                      <w:marTop w:val="0"/>
                      <w:marBottom w:val="0"/>
                      <w:divBdr>
                        <w:top w:val="none" w:sz="0" w:space="0" w:color="auto"/>
                        <w:left w:val="none" w:sz="0" w:space="0" w:color="auto"/>
                        <w:bottom w:val="none" w:sz="0" w:space="0" w:color="auto"/>
                        <w:right w:val="none" w:sz="0" w:space="0" w:color="auto"/>
                      </w:divBdr>
                    </w:div>
                  </w:divsChild>
                </w:div>
                <w:div w:id="2046978663">
                  <w:marLeft w:val="0"/>
                  <w:marRight w:val="0"/>
                  <w:marTop w:val="0"/>
                  <w:marBottom w:val="0"/>
                  <w:divBdr>
                    <w:top w:val="single" w:sz="2" w:space="1" w:color="FFFFFF"/>
                    <w:left w:val="single" w:sz="2" w:space="12" w:color="FFFFFF"/>
                    <w:bottom w:val="single" w:sz="2" w:space="1" w:color="FFFFFF"/>
                    <w:right w:val="single" w:sz="2" w:space="4" w:color="FFFFFF"/>
                  </w:divBdr>
                  <w:divsChild>
                    <w:div w:id="547494650">
                      <w:marLeft w:val="0"/>
                      <w:marRight w:val="0"/>
                      <w:marTop w:val="0"/>
                      <w:marBottom w:val="0"/>
                      <w:divBdr>
                        <w:top w:val="none" w:sz="0" w:space="0" w:color="auto"/>
                        <w:left w:val="none" w:sz="0" w:space="0" w:color="auto"/>
                        <w:bottom w:val="none" w:sz="0" w:space="0" w:color="auto"/>
                        <w:right w:val="none" w:sz="0" w:space="0" w:color="auto"/>
                      </w:divBdr>
                    </w:div>
                  </w:divsChild>
                </w:div>
                <w:div w:id="165488536">
                  <w:marLeft w:val="0"/>
                  <w:marRight w:val="0"/>
                  <w:marTop w:val="0"/>
                  <w:marBottom w:val="0"/>
                  <w:divBdr>
                    <w:top w:val="single" w:sz="2" w:space="1" w:color="FFFFFF"/>
                    <w:left w:val="single" w:sz="2" w:space="12" w:color="FFFFFF"/>
                    <w:bottom w:val="single" w:sz="2" w:space="1" w:color="FFFFFF"/>
                    <w:right w:val="single" w:sz="2" w:space="4" w:color="FFFFFF"/>
                  </w:divBdr>
                  <w:divsChild>
                    <w:div w:id="249969014">
                      <w:marLeft w:val="0"/>
                      <w:marRight w:val="0"/>
                      <w:marTop w:val="0"/>
                      <w:marBottom w:val="0"/>
                      <w:divBdr>
                        <w:top w:val="none" w:sz="0" w:space="0" w:color="auto"/>
                        <w:left w:val="none" w:sz="0" w:space="0" w:color="auto"/>
                        <w:bottom w:val="none" w:sz="0" w:space="0" w:color="auto"/>
                        <w:right w:val="none" w:sz="0" w:space="0" w:color="auto"/>
                      </w:divBdr>
                    </w:div>
                  </w:divsChild>
                </w:div>
                <w:div w:id="680812550">
                  <w:marLeft w:val="0"/>
                  <w:marRight w:val="0"/>
                  <w:marTop w:val="0"/>
                  <w:marBottom w:val="0"/>
                  <w:divBdr>
                    <w:top w:val="single" w:sz="2" w:space="1" w:color="FFFFFF"/>
                    <w:left w:val="single" w:sz="2" w:space="12" w:color="FFFFFF"/>
                    <w:bottom w:val="single" w:sz="2" w:space="1" w:color="FFFFFF"/>
                    <w:right w:val="single" w:sz="2" w:space="4" w:color="FFFFFF"/>
                  </w:divBdr>
                  <w:divsChild>
                    <w:div w:id="394934731">
                      <w:marLeft w:val="0"/>
                      <w:marRight w:val="0"/>
                      <w:marTop w:val="0"/>
                      <w:marBottom w:val="0"/>
                      <w:divBdr>
                        <w:top w:val="none" w:sz="0" w:space="0" w:color="auto"/>
                        <w:left w:val="none" w:sz="0" w:space="0" w:color="auto"/>
                        <w:bottom w:val="none" w:sz="0" w:space="0" w:color="auto"/>
                        <w:right w:val="none" w:sz="0" w:space="0" w:color="auto"/>
                      </w:divBdr>
                    </w:div>
                  </w:divsChild>
                </w:div>
                <w:div w:id="1149591324">
                  <w:marLeft w:val="0"/>
                  <w:marRight w:val="0"/>
                  <w:marTop w:val="0"/>
                  <w:marBottom w:val="0"/>
                  <w:divBdr>
                    <w:top w:val="single" w:sz="2" w:space="1" w:color="FFFFFF"/>
                    <w:left w:val="single" w:sz="2" w:space="12" w:color="FFFFFF"/>
                    <w:bottom w:val="single" w:sz="2" w:space="1" w:color="FFFFFF"/>
                    <w:right w:val="single" w:sz="2" w:space="4" w:color="FFFFFF"/>
                  </w:divBdr>
                  <w:divsChild>
                    <w:div w:id="1679886749">
                      <w:marLeft w:val="0"/>
                      <w:marRight w:val="0"/>
                      <w:marTop w:val="0"/>
                      <w:marBottom w:val="0"/>
                      <w:divBdr>
                        <w:top w:val="none" w:sz="0" w:space="0" w:color="auto"/>
                        <w:left w:val="none" w:sz="0" w:space="0" w:color="auto"/>
                        <w:bottom w:val="none" w:sz="0" w:space="0" w:color="auto"/>
                        <w:right w:val="none" w:sz="0" w:space="0" w:color="auto"/>
                      </w:divBdr>
                    </w:div>
                  </w:divsChild>
                </w:div>
                <w:div w:id="1938631454">
                  <w:marLeft w:val="0"/>
                  <w:marRight w:val="0"/>
                  <w:marTop w:val="0"/>
                  <w:marBottom w:val="0"/>
                  <w:divBdr>
                    <w:top w:val="single" w:sz="2" w:space="1" w:color="FFFFFF"/>
                    <w:left w:val="single" w:sz="2" w:space="12" w:color="FFFFFF"/>
                    <w:bottom w:val="single" w:sz="2" w:space="1" w:color="FFFFFF"/>
                    <w:right w:val="single" w:sz="2" w:space="4" w:color="FFFFFF"/>
                  </w:divBdr>
                  <w:divsChild>
                    <w:div w:id="1459957946">
                      <w:marLeft w:val="0"/>
                      <w:marRight w:val="0"/>
                      <w:marTop w:val="0"/>
                      <w:marBottom w:val="0"/>
                      <w:divBdr>
                        <w:top w:val="none" w:sz="0" w:space="0" w:color="auto"/>
                        <w:left w:val="none" w:sz="0" w:space="0" w:color="auto"/>
                        <w:bottom w:val="none" w:sz="0" w:space="0" w:color="auto"/>
                        <w:right w:val="none" w:sz="0" w:space="0" w:color="auto"/>
                      </w:divBdr>
                    </w:div>
                  </w:divsChild>
                </w:div>
                <w:div w:id="2080902077">
                  <w:marLeft w:val="0"/>
                  <w:marRight w:val="0"/>
                  <w:marTop w:val="0"/>
                  <w:marBottom w:val="0"/>
                  <w:divBdr>
                    <w:top w:val="single" w:sz="2" w:space="1" w:color="FFFFFF"/>
                    <w:left w:val="single" w:sz="2" w:space="12" w:color="FFFFFF"/>
                    <w:bottom w:val="single" w:sz="2" w:space="1" w:color="FFFFFF"/>
                    <w:right w:val="single" w:sz="2" w:space="4" w:color="FFFFFF"/>
                  </w:divBdr>
                  <w:divsChild>
                    <w:div w:id="598290612">
                      <w:marLeft w:val="0"/>
                      <w:marRight w:val="0"/>
                      <w:marTop w:val="0"/>
                      <w:marBottom w:val="0"/>
                      <w:divBdr>
                        <w:top w:val="none" w:sz="0" w:space="0" w:color="auto"/>
                        <w:left w:val="none" w:sz="0" w:space="0" w:color="auto"/>
                        <w:bottom w:val="none" w:sz="0" w:space="0" w:color="auto"/>
                        <w:right w:val="none" w:sz="0" w:space="0" w:color="auto"/>
                      </w:divBdr>
                    </w:div>
                  </w:divsChild>
                </w:div>
                <w:div w:id="1331523318">
                  <w:marLeft w:val="0"/>
                  <w:marRight w:val="0"/>
                  <w:marTop w:val="0"/>
                  <w:marBottom w:val="0"/>
                  <w:divBdr>
                    <w:top w:val="single" w:sz="2" w:space="1" w:color="FFFFFF"/>
                    <w:left w:val="single" w:sz="2" w:space="12" w:color="FFFFFF"/>
                    <w:bottom w:val="single" w:sz="2" w:space="1" w:color="FFFFFF"/>
                    <w:right w:val="single" w:sz="2" w:space="4" w:color="FFFFFF"/>
                  </w:divBdr>
                  <w:divsChild>
                    <w:div w:id="1303271709">
                      <w:marLeft w:val="0"/>
                      <w:marRight w:val="0"/>
                      <w:marTop w:val="0"/>
                      <w:marBottom w:val="0"/>
                      <w:divBdr>
                        <w:top w:val="none" w:sz="0" w:space="0" w:color="auto"/>
                        <w:left w:val="none" w:sz="0" w:space="0" w:color="auto"/>
                        <w:bottom w:val="none" w:sz="0" w:space="0" w:color="auto"/>
                        <w:right w:val="none" w:sz="0" w:space="0" w:color="auto"/>
                      </w:divBdr>
                    </w:div>
                  </w:divsChild>
                </w:div>
                <w:div w:id="282814158">
                  <w:marLeft w:val="0"/>
                  <w:marRight w:val="0"/>
                  <w:marTop w:val="0"/>
                  <w:marBottom w:val="0"/>
                  <w:divBdr>
                    <w:top w:val="single" w:sz="2" w:space="1" w:color="FFFFFF"/>
                    <w:left w:val="single" w:sz="2" w:space="12" w:color="FFFFFF"/>
                    <w:bottom w:val="single" w:sz="2" w:space="1" w:color="FFFFFF"/>
                    <w:right w:val="single" w:sz="2" w:space="4" w:color="FFFFFF"/>
                  </w:divBdr>
                  <w:divsChild>
                    <w:div w:id="1885170703">
                      <w:marLeft w:val="0"/>
                      <w:marRight w:val="0"/>
                      <w:marTop w:val="0"/>
                      <w:marBottom w:val="0"/>
                      <w:divBdr>
                        <w:top w:val="none" w:sz="0" w:space="0" w:color="auto"/>
                        <w:left w:val="none" w:sz="0" w:space="0" w:color="auto"/>
                        <w:bottom w:val="none" w:sz="0" w:space="0" w:color="auto"/>
                        <w:right w:val="none" w:sz="0" w:space="0" w:color="auto"/>
                      </w:divBdr>
                    </w:div>
                  </w:divsChild>
                </w:div>
                <w:div w:id="147215095">
                  <w:marLeft w:val="0"/>
                  <w:marRight w:val="0"/>
                  <w:marTop w:val="0"/>
                  <w:marBottom w:val="0"/>
                  <w:divBdr>
                    <w:top w:val="single" w:sz="2" w:space="1" w:color="FFFFFF"/>
                    <w:left w:val="single" w:sz="2" w:space="12" w:color="FFFFFF"/>
                    <w:bottom w:val="single" w:sz="2" w:space="1" w:color="FFFFFF"/>
                    <w:right w:val="single" w:sz="2" w:space="4" w:color="FFFFFF"/>
                  </w:divBdr>
                  <w:divsChild>
                    <w:div w:id="632947058">
                      <w:marLeft w:val="0"/>
                      <w:marRight w:val="0"/>
                      <w:marTop w:val="0"/>
                      <w:marBottom w:val="0"/>
                      <w:divBdr>
                        <w:top w:val="none" w:sz="0" w:space="0" w:color="auto"/>
                        <w:left w:val="none" w:sz="0" w:space="0" w:color="auto"/>
                        <w:bottom w:val="none" w:sz="0" w:space="0" w:color="auto"/>
                        <w:right w:val="none" w:sz="0" w:space="0" w:color="auto"/>
                      </w:divBdr>
                    </w:div>
                  </w:divsChild>
                </w:div>
                <w:div w:id="2059358650">
                  <w:marLeft w:val="0"/>
                  <w:marRight w:val="0"/>
                  <w:marTop w:val="0"/>
                  <w:marBottom w:val="0"/>
                  <w:divBdr>
                    <w:top w:val="single" w:sz="2" w:space="1" w:color="FFFFFF"/>
                    <w:left w:val="single" w:sz="2" w:space="12" w:color="FFFFFF"/>
                    <w:bottom w:val="single" w:sz="2" w:space="4" w:color="FFFFFF"/>
                    <w:right w:val="single" w:sz="2" w:space="4" w:color="FFFFFF"/>
                  </w:divBdr>
                  <w:divsChild>
                    <w:div w:id="162229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45602">
          <w:marLeft w:val="0"/>
          <w:marRight w:val="0"/>
          <w:marTop w:val="0"/>
          <w:marBottom w:val="335"/>
          <w:divBdr>
            <w:top w:val="none" w:sz="0" w:space="0" w:color="auto"/>
            <w:left w:val="none" w:sz="0" w:space="0" w:color="auto"/>
            <w:bottom w:val="none" w:sz="0" w:space="0" w:color="auto"/>
            <w:right w:val="none" w:sz="0" w:space="0" w:color="auto"/>
          </w:divBdr>
          <w:divsChild>
            <w:div w:id="1751779953">
              <w:marLeft w:val="0"/>
              <w:marRight w:val="0"/>
              <w:marTop w:val="0"/>
              <w:marBottom w:val="0"/>
              <w:divBdr>
                <w:top w:val="none" w:sz="0" w:space="0" w:color="auto"/>
                <w:left w:val="none" w:sz="0" w:space="0" w:color="auto"/>
                <w:bottom w:val="none" w:sz="0" w:space="0" w:color="auto"/>
                <w:right w:val="none" w:sz="0" w:space="0" w:color="auto"/>
              </w:divBdr>
              <w:divsChild>
                <w:div w:id="1201551271">
                  <w:marLeft w:val="0"/>
                  <w:marRight w:val="0"/>
                  <w:marTop w:val="0"/>
                  <w:marBottom w:val="0"/>
                  <w:divBdr>
                    <w:top w:val="single" w:sz="2" w:space="4" w:color="FFFFFF"/>
                    <w:left w:val="single" w:sz="2" w:space="12" w:color="FFFFFF"/>
                    <w:bottom w:val="single" w:sz="2" w:space="1" w:color="FFFFFF"/>
                    <w:right w:val="single" w:sz="2" w:space="4" w:color="FFFFFF"/>
                  </w:divBdr>
                  <w:divsChild>
                    <w:div w:id="1496843566">
                      <w:marLeft w:val="0"/>
                      <w:marRight w:val="0"/>
                      <w:marTop w:val="0"/>
                      <w:marBottom w:val="0"/>
                      <w:divBdr>
                        <w:top w:val="none" w:sz="0" w:space="0" w:color="auto"/>
                        <w:left w:val="none" w:sz="0" w:space="0" w:color="auto"/>
                        <w:bottom w:val="none" w:sz="0" w:space="0" w:color="auto"/>
                        <w:right w:val="none" w:sz="0" w:space="0" w:color="auto"/>
                      </w:divBdr>
                    </w:div>
                  </w:divsChild>
                </w:div>
                <w:div w:id="2134857575">
                  <w:marLeft w:val="0"/>
                  <w:marRight w:val="0"/>
                  <w:marTop w:val="0"/>
                  <w:marBottom w:val="0"/>
                  <w:divBdr>
                    <w:top w:val="single" w:sz="2" w:space="1" w:color="FFFFFF"/>
                    <w:left w:val="single" w:sz="2" w:space="12" w:color="FFFFFF"/>
                    <w:bottom w:val="single" w:sz="2" w:space="1" w:color="FFFFFF"/>
                    <w:right w:val="single" w:sz="2" w:space="4" w:color="FFFFFF"/>
                  </w:divBdr>
                  <w:divsChild>
                    <w:div w:id="185216306">
                      <w:marLeft w:val="0"/>
                      <w:marRight w:val="0"/>
                      <w:marTop w:val="0"/>
                      <w:marBottom w:val="0"/>
                      <w:divBdr>
                        <w:top w:val="none" w:sz="0" w:space="0" w:color="auto"/>
                        <w:left w:val="none" w:sz="0" w:space="0" w:color="auto"/>
                        <w:bottom w:val="none" w:sz="0" w:space="0" w:color="auto"/>
                        <w:right w:val="none" w:sz="0" w:space="0" w:color="auto"/>
                      </w:divBdr>
                    </w:div>
                  </w:divsChild>
                </w:div>
                <w:div w:id="2011104643">
                  <w:marLeft w:val="0"/>
                  <w:marRight w:val="0"/>
                  <w:marTop w:val="0"/>
                  <w:marBottom w:val="0"/>
                  <w:divBdr>
                    <w:top w:val="single" w:sz="2" w:space="1" w:color="FFFFFF"/>
                    <w:left w:val="single" w:sz="2" w:space="12" w:color="FFFFFF"/>
                    <w:bottom w:val="single" w:sz="2" w:space="1" w:color="FFFFFF"/>
                    <w:right w:val="single" w:sz="2" w:space="4" w:color="FFFFFF"/>
                  </w:divBdr>
                  <w:divsChild>
                    <w:div w:id="867983860">
                      <w:marLeft w:val="0"/>
                      <w:marRight w:val="0"/>
                      <w:marTop w:val="0"/>
                      <w:marBottom w:val="0"/>
                      <w:divBdr>
                        <w:top w:val="none" w:sz="0" w:space="0" w:color="auto"/>
                        <w:left w:val="none" w:sz="0" w:space="0" w:color="auto"/>
                        <w:bottom w:val="none" w:sz="0" w:space="0" w:color="auto"/>
                        <w:right w:val="none" w:sz="0" w:space="0" w:color="auto"/>
                      </w:divBdr>
                    </w:div>
                  </w:divsChild>
                </w:div>
                <w:div w:id="1680933784">
                  <w:marLeft w:val="0"/>
                  <w:marRight w:val="0"/>
                  <w:marTop w:val="0"/>
                  <w:marBottom w:val="0"/>
                  <w:divBdr>
                    <w:top w:val="single" w:sz="2" w:space="1" w:color="FFFFFF"/>
                    <w:left w:val="single" w:sz="2" w:space="12" w:color="FFFFFF"/>
                    <w:bottom w:val="single" w:sz="2" w:space="1" w:color="FFFFFF"/>
                    <w:right w:val="single" w:sz="2" w:space="4" w:color="FFFFFF"/>
                  </w:divBdr>
                  <w:divsChild>
                    <w:div w:id="1774932370">
                      <w:marLeft w:val="0"/>
                      <w:marRight w:val="0"/>
                      <w:marTop w:val="0"/>
                      <w:marBottom w:val="0"/>
                      <w:divBdr>
                        <w:top w:val="none" w:sz="0" w:space="0" w:color="auto"/>
                        <w:left w:val="none" w:sz="0" w:space="0" w:color="auto"/>
                        <w:bottom w:val="none" w:sz="0" w:space="0" w:color="auto"/>
                        <w:right w:val="none" w:sz="0" w:space="0" w:color="auto"/>
                      </w:divBdr>
                    </w:div>
                  </w:divsChild>
                </w:div>
                <w:div w:id="645164188">
                  <w:marLeft w:val="0"/>
                  <w:marRight w:val="0"/>
                  <w:marTop w:val="0"/>
                  <w:marBottom w:val="0"/>
                  <w:divBdr>
                    <w:top w:val="single" w:sz="2" w:space="1" w:color="FFFFFF"/>
                    <w:left w:val="single" w:sz="2" w:space="12" w:color="FFFFFF"/>
                    <w:bottom w:val="single" w:sz="2" w:space="1" w:color="FFFFFF"/>
                    <w:right w:val="single" w:sz="2" w:space="4" w:color="FFFFFF"/>
                  </w:divBdr>
                  <w:divsChild>
                    <w:div w:id="1730879721">
                      <w:marLeft w:val="0"/>
                      <w:marRight w:val="0"/>
                      <w:marTop w:val="0"/>
                      <w:marBottom w:val="0"/>
                      <w:divBdr>
                        <w:top w:val="none" w:sz="0" w:space="0" w:color="auto"/>
                        <w:left w:val="none" w:sz="0" w:space="0" w:color="auto"/>
                        <w:bottom w:val="none" w:sz="0" w:space="0" w:color="auto"/>
                        <w:right w:val="none" w:sz="0" w:space="0" w:color="auto"/>
                      </w:divBdr>
                    </w:div>
                  </w:divsChild>
                </w:div>
                <w:div w:id="376976878">
                  <w:marLeft w:val="0"/>
                  <w:marRight w:val="0"/>
                  <w:marTop w:val="0"/>
                  <w:marBottom w:val="0"/>
                  <w:divBdr>
                    <w:top w:val="single" w:sz="2" w:space="1" w:color="FFFFFF"/>
                    <w:left w:val="single" w:sz="2" w:space="12" w:color="FFFFFF"/>
                    <w:bottom w:val="single" w:sz="2" w:space="1" w:color="FFFFFF"/>
                    <w:right w:val="single" w:sz="2" w:space="4" w:color="FFFFFF"/>
                  </w:divBdr>
                  <w:divsChild>
                    <w:div w:id="945310736">
                      <w:marLeft w:val="0"/>
                      <w:marRight w:val="0"/>
                      <w:marTop w:val="0"/>
                      <w:marBottom w:val="0"/>
                      <w:divBdr>
                        <w:top w:val="none" w:sz="0" w:space="0" w:color="auto"/>
                        <w:left w:val="none" w:sz="0" w:space="0" w:color="auto"/>
                        <w:bottom w:val="none" w:sz="0" w:space="0" w:color="auto"/>
                        <w:right w:val="none" w:sz="0" w:space="0" w:color="auto"/>
                      </w:divBdr>
                    </w:div>
                  </w:divsChild>
                </w:div>
                <w:div w:id="1844084669">
                  <w:marLeft w:val="0"/>
                  <w:marRight w:val="0"/>
                  <w:marTop w:val="0"/>
                  <w:marBottom w:val="0"/>
                  <w:divBdr>
                    <w:top w:val="single" w:sz="2" w:space="1" w:color="FFFFFF"/>
                    <w:left w:val="single" w:sz="2" w:space="12" w:color="FFFFFF"/>
                    <w:bottom w:val="single" w:sz="2" w:space="1" w:color="FFFFFF"/>
                    <w:right w:val="single" w:sz="2" w:space="4" w:color="FFFFFF"/>
                  </w:divBdr>
                  <w:divsChild>
                    <w:div w:id="234515036">
                      <w:marLeft w:val="0"/>
                      <w:marRight w:val="0"/>
                      <w:marTop w:val="0"/>
                      <w:marBottom w:val="0"/>
                      <w:divBdr>
                        <w:top w:val="none" w:sz="0" w:space="0" w:color="auto"/>
                        <w:left w:val="none" w:sz="0" w:space="0" w:color="auto"/>
                        <w:bottom w:val="none" w:sz="0" w:space="0" w:color="auto"/>
                        <w:right w:val="none" w:sz="0" w:space="0" w:color="auto"/>
                      </w:divBdr>
                    </w:div>
                  </w:divsChild>
                </w:div>
                <w:div w:id="1100837739">
                  <w:marLeft w:val="0"/>
                  <w:marRight w:val="0"/>
                  <w:marTop w:val="0"/>
                  <w:marBottom w:val="0"/>
                  <w:divBdr>
                    <w:top w:val="single" w:sz="2" w:space="1" w:color="FFFFFF"/>
                    <w:left w:val="single" w:sz="2" w:space="12" w:color="FFFFFF"/>
                    <w:bottom w:val="single" w:sz="2" w:space="1" w:color="FFFFFF"/>
                    <w:right w:val="single" w:sz="2" w:space="4" w:color="FFFFFF"/>
                  </w:divBdr>
                  <w:divsChild>
                    <w:div w:id="329721990">
                      <w:marLeft w:val="0"/>
                      <w:marRight w:val="0"/>
                      <w:marTop w:val="0"/>
                      <w:marBottom w:val="0"/>
                      <w:divBdr>
                        <w:top w:val="none" w:sz="0" w:space="0" w:color="auto"/>
                        <w:left w:val="none" w:sz="0" w:space="0" w:color="auto"/>
                        <w:bottom w:val="none" w:sz="0" w:space="0" w:color="auto"/>
                        <w:right w:val="none" w:sz="0" w:space="0" w:color="auto"/>
                      </w:divBdr>
                    </w:div>
                  </w:divsChild>
                </w:div>
                <w:div w:id="738984018">
                  <w:marLeft w:val="0"/>
                  <w:marRight w:val="0"/>
                  <w:marTop w:val="0"/>
                  <w:marBottom w:val="0"/>
                  <w:divBdr>
                    <w:top w:val="single" w:sz="2" w:space="1" w:color="FFFFFF"/>
                    <w:left w:val="single" w:sz="2" w:space="12" w:color="FFFFFF"/>
                    <w:bottom w:val="single" w:sz="2" w:space="1" w:color="FFFFFF"/>
                    <w:right w:val="single" w:sz="2" w:space="4" w:color="FFFFFF"/>
                  </w:divBdr>
                  <w:divsChild>
                    <w:div w:id="2028829976">
                      <w:marLeft w:val="0"/>
                      <w:marRight w:val="0"/>
                      <w:marTop w:val="0"/>
                      <w:marBottom w:val="0"/>
                      <w:divBdr>
                        <w:top w:val="none" w:sz="0" w:space="0" w:color="auto"/>
                        <w:left w:val="none" w:sz="0" w:space="0" w:color="auto"/>
                        <w:bottom w:val="none" w:sz="0" w:space="0" w:color="auto"/>
                        <w:right w:val="none" w:sz="0" w:space="0" w:color="auto"/>
                      </w:divBdr>
                    </w:div>
                  </w:divsChild>
                </w:div>
                <w:div w:id="1488088099">
                  <w:marLeft w:val="0"/>
                  <w:marRight w:val="0"/>
                  <w:marTop w:val="0"/>
                  <w:marBottom w:val="0"/>
                  <w:divBdr>
                    <w:top w:val="single" w:sz="2" w:space="1" w:color="FFFFFF"/>
                    <w:left w:val="single" w:sz="2" w:space="12" w:color="FFFFFF"/>
                    <w:bottom w:val="single" w:sz="2" w:space="1" w:color="FFFFFF"/>
                    <w:right w:val="single" w:sz="2" w:space="4" w:color="FFFFFF"/>
                  </w:divBdr>
                  <w:divsChild>
                    <w:div w:id="1656255165">
                      <w:marLeft w:val="0"/>
                      <w:marRight w:val="0"/>
                      <w:marTop w:val="0"/>
                      <w:marBottom w:val="0"/>
                      <w:divBdr>
                        <w:top w:val="none" w:sz="0" w:space="0" w:color="auto"/>
                        <w:left w:val="none" w:sz="0" w:space="0" w:color="auto"/>
                        <w:bottom w:val="none" w:sz="0" w:space="0" w:color="auto"/>
                        <w:right w:val="none" w:sz="0" w:space="0" w:color="auto"/>
                      </w:divBdr>
                    </w:div>
                  </w:divsChild>
                </w:div>
                <w:div w:id="814683970">
                  <w:marLeft w:val="0"/>
                  <w:marRight w:val="0"/>
                  <w:marTop w:val="0"/>
                  <w:marBottom w:val="0"/>
                  <w:divBdr>
                    <w:top w:val="single" w:sz="2" w:space="1" w:color="FFFFFF"/>
                    <w:left w:val="single" w:sz="2" w:space="12" w:color="FFFFFF"/>
                    <w:bottom w:val="single" w:sz="2" w:space="1" w:color="FFFFFF"/>
                    <w:right w:val="single" w:sz="2" w:space="4" w:color="FFFFFF"/>
                  </w:divBdr>
                  <w:divsChild>
                    <w:div w:id="711688045">
                      <w:marLeft w:val="0"/>
                      <w:marRight w:val="0"/>
                      <w:marTop w:val="0"/>
                      <w:marBottom w:val="0"/>
                      <w:divBdr>
                        <w:top w:val="none" w:sz="0" w:space="0" w:color="auto"/>
                        <w:left w:val="none" w:sz="0" w:space="0" w:color="auto"/>
                        <w:bottom w:val="none" w:sz="0" w:space="0" w:color="auto"/>
                        <w:right w:val="none" w:sz="0" w:space="0" w:color="auto"/>
                      </w:divBdr>
                    </w:div>
                  </w:divsChild>
                </w:div>
                <w:div w:id="45764346">
                  <w:marLeft w:val="0"/>
                  <w:marRight w:val="0"/>
                  <w:marTop w:val="0"/>
                  <w:marBottom w:val="0"/>
                  <w:divBdr>
                    <w:top w:val="single" w:sz="2" w:space="1" w:color="FFFFFF"/>
                    <w:left w:val="single" w:sz="2" w:space="12" w:color="FFFFFF"/>
                    <w:bottom w:val="single" w:sz="2" w:space="1" w:color="FFFFFF"/>
                    <w:right w:val="single" w:sz="2" w:space="4" w:color="FFFFFF"/>
                  </w:divBdr>
                  <w:divsChild>
                    <w:div w:id="1050768092">
                      <w:marLeft w:val="0"/>
                      <w:marRight w:val="0"/>
                      <w:marTop w:val="0"/>
                      <w:marBottom w:val="0"/>
                      <w:divBdr>
                        <w:top w:val="none" w:sz="0" w:space="0" w:color="auto"/>
                        <w:left w:val="none" w:sz="0" w:space="0" w:color="auto"/>
                        <w:bottom w:val="none" w:sz="0" w:space="0" w:color="auto"/>
                        <w:right w:val="none" w:sz="0" w:space="0" w:color="auto"/>
                      </w:divBdr>
                    </w:div>
                  </w:divsChild>
                </w:div>
                <w:div w:id="874541495">
                  <w:marLeft w:val="0"/>
                  <w:marRight w:val="0"/>
                  <w:marTop w:val="0"/>
                  <w:marBottom w:val="0"/>
                  <w:divBdr>
                    <w:top w:val="single" w:sz="2" w:space="1" w:color="FFFFFF"/>
                    <w:left w:val="single" w:sz="2" w:space="12" w:color="FFFFFF"/>
                    <w:bottom w:val="single" w:sz="2" w:space="1" w:color="FFFFFF"/>
                    <w:right w:val="single" w:sz="2" w:space="4" w:color="FFFFFF"/>
                  </w:divBdr>
                  <w:divsChild>
                    <w:div w:id="2007123867">
                      <w:marLeft w:val="0"/>
                      <w:marRight w:val="0"/>
                      <w:marTop w:val="0"/>
                      <w:marBottom w:val="0"/>
                      <w:divBdr>
                        <w:top w:val="none" w:sz="0" w:space="0" w:color="auto"/>
                        <w:left w:val="none" w:sz="0" w:space="0" w:color="auto"/>
                        <w:bottom w:val="none" w:sz="0" w:space="0" w:color="auto"/>
                        <w:right w:val="none" w:sz="0" w:space="0" w:color="auto"/>
                      </w:divBdr>
                    </w:div>
                  </w:divsChild>
                </w:div>
                <w:div w:id="1786314812">
                  <w:marLeft w:val="0"/>
                  <w:marRight w:val="0"/>
                  <w:marTop w:val="0"/>
                  <w:marBottom w:val="0"/>
                  <w:divBdr>
                    <w:top w:val="single" w:sz="2" w:space="1" w:color="FFFFFF"/>
                    <w:left w:val="single" w:sz="2" w:space="12" w:color="FFFFFF"/>
                    <w:bottom w:val="single" w:sz="2" w:space="1" w:color="FFFFFF"/>
                    <w:right w:val="single" w:sz="2" w:space="4" w:color="FFFFFF"/>
                  </w:divBdr>
                  <w:divsChild>
                    <w:div w:id="550463998">
                      <w:marLeft w:val="0"/>
                      <w:marRight w:val="0"/>
                      <w:marTop w:val="0"/>
                      <w:marBottom w:val="0"/>
                      <w:divBdr>
                        <w:top w:val="none" w:sz="0" w:space="0" w:color="auto"/>
                        <w:left w:val="none" w:sz="0" w:space="0" w:color="auto"/>
                        <w:bottom w:val="none" w:sz="0" w:space="0" w:color="auto"/>
                        <w:right w:val="none" w:sz="0" w:space="0" w:color="auto"/>
                      </w:divBdr>
                    </w:div>
                  </w:divsChild>
                </w:div>
                <w:div w:id="1354726854">
                  <w:marLeft w:val="0"/>
                  <w:marRight w:val="0"/>
                  <w:marTop w:val="0"/>
                  <w:marBottom w:val="0"/>
                  <w:divBdr>
                    <w:top w:val="single" w:sz="2" w:space="1" w:color="FFFFFF"/>
                    <w:left w:val="single" w:sz="2" w:space="12" w:color="FFFFFF"/>
                    <w:bottom w:val="single" w:sz="2" w:space="1" w:color="FFFFFF"/>
                    <w:right w:val="single" w:sz="2" w:space="4" w:color="FFFFFF"/>
                  </w:divBdr>
                  <w:divsChild>
                    <w:div w:id="249968536">
                      <w:marLeft w:val="0"/>
                      <w:marRight w:val="0"/>
                      <w:marTop w:val="0"/>
                      <w:marBottom w:val="0"/>
                      <w:divBdr>
                        <w:top w:val="none" w:sz="0" w:space="0" w:color="auto"/>
                        <w:left w:val="none" w:sz="0" w:space="0" w:color="auto"/>
                        <w:bottom w:val="none" w:sz="0" w:space="0" w:color="auto"/>
                        <w:right w:val="none" w:sz="0" w:space="0" w:color="auto"/>
                      </w:divBdr>
                    </w:div>
                  </w:divsChild>
                </w:div>
                <w:div w:id="1677804812">
                  <w:marLeft w:val="0"/>
                  <w:marRight w:val="0"/>
                  <w:marTop w:val="0"/>
                  <w:marBottom w:val="0"/>
                  <w:divBdr>
                    <w:top w:val="single" w:sz="2" w:space="1" w:color="FFFFFF"/>
                    <w:left w:val="single" w:sz="2" w:space="12" w:color="FFFFFF"/>
                    <w:bottom w:val="single" w:sz="2" w:space="1" w:color="FFFFFF"/>
                    <w:right w:val="single" w:sz="2" w:space="4" w:color="FFFFFF"/>
                  </w:divBdr>
                  <w:divsChild>
                    <w:div w:id="1127045722">
                      <w:marLeft w:val="0"/>
                      <w:marRight w:val="0"/>
                      <w:marTop w:val="0"/>
                      <w:marBottom w:val="0"/>
                      <w:divBdr>
                        <w:top w:val="none" w:sz="0" w:space="0" w:color="auto"/>
                        <w:left w:val="none" w:sz="0" w:space="0" w:color="auto"/>
                        <w:bottom w:val="none" w:sz="0" w:space="0" w:color="auto"/>
                        <w:right w:val="none" w:sz="0" w:space="0" w:color="auto"/>
                      </w:divBdr>
                    </w:div>
                  </w:divsChild>
                </w:div>
                <w:div w:id="1114052827">
                  <w:marLeft w:val="0"/>
                  <w:marRight w:val="0"/>
                  <w:marTop w:val="0"/>
                  <w:marBottom w:val="0"/>
                  <w:divBdr>
                    <w:top w:val="single" w:sz="2" w:space="1" w:color="FFFFFF"/>
                    <w:left w:val="single" w:sz="2" w:space="12" w:color="FFFFFF"/>
                    <w:bottom w:val="single" w:sz="2" w:space="1" w:color="FFFFFF"/>
                    <w:right w:val="single" w:sz="2" w:space="4" w:color="FFFFFF"/>
                  </w:divBdr>
                  <w:divsChild>
                    <w:div w:id="1990672180">
                      <w:marLeft w:val="0"/>
                      <w:marRight w:val="0"/>
                      <w:marTop w:val="0"/>
                      <w:marBottom w:val="0"/>
                      <w:divBdr>
                        <w:top w:val="none" w:sz="0" w:space="0" w:color="auto"/>
                        <w:left w:val="none" w:sz="0" w:space="0" w:color="auto"/>
                        <w:bottom w:val="none" w:sz="0" w:space="0" w:color="auto"/>
                        <w:right w:val="none" w:sz="0" w:space="0" w:color="auto"/>
                      </w:divBdr>
                    </w:div>
                  </w:divsChild>
                </w:div>
                <w:div w:id="573200932">
                  <w:marLeft w:val="0"/>
                  <w:marRight w:val="0"/>
                  <w:marTop w:val="0"/>
                  <w:marBottom w:val="0"/>
                  <w:divBdr>
                    <w:top w:val="single" w:sz="2" w:space="1" w:color="FFFFFF"/>
                    <w:left w:val="single" w:sz="2" w:space="12" w:color="FFFFFF"/>
                    <w:bottom w:val="single" w:sz="2" w:space="1" w:color="FFFFFF"/>
                    <w:right w:val="single" w:sz="2" w:space="4" w:color="FFFFFF"/>
                  </w:divBdr>
                  <w:divsChild>
                    <w:div w:id="621771615">
                      <w:marLeft w:val="0"/>
                      <w:marRight w:val="0"/>
                      <w:marTop w:val="0"/>
                      <w:marBottom w:val="0"/>
                      <w:divBdr>
                        <w:top w:val="none" w:sz="0" w:space="0" w:color="auto"/>
                        <w:left w:val="none" w:sz="0" w:space="0" w:color="auto"/>
                        <w:bottom w:val="none" w:sz="0" w:space="0" w:color="auto"/>
                        <w:right w:val="none" w:sz="0" w:space="0" w:color="auto"/>
                      </w:divBdr>
                    </w:div>
                  </w:divsChild>
                </w:div>
                <w:div w:id="351688980">
                  <w:marLeft w:val="0"/>
                  <w:marRight w:val="0"/>
                  <w:marTop w:val="0"/>
                  <w:marBottom w:val="0"/>
                  <w:divBdr>
                    <w:top w:val="single" w:sz="2" w:space="1" w:color="FFFFFF"/>
                    <w:left w:val="single" w:sz="2" w:space="12" w:color="FFFFFF"/>
                    <w:bottom w:val="single" w:sz="2" w:space="4" w:color="FFFFFF"/>
                    <w:right w:val="single" w:sz="2" w:space="4" w:color="FFFFFF"/>
                  </w:divBdr>
                  <w:divsChild>
                    <w:div w:id="8848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07475">
      <w:bodyDiv w:val="1"/>
      <w:marLeft w:val="0"/>
      <w:marRight w:val="0"/>
      <w:marTop w:val="0"/>
      <w:marBottom w:val="0"/>
      <w:divBdr>
        <w:top w:val="none" w:sz="0" w:space="0" w:color="auto"/>
        <w:left w:val="none" w:sz="0" w:space="0" w:color="auto"/>
        <w:bottom w:val="none" w:sz="0" w:space="0" w:color="auto"/>
        <w:right w:val="none" w:sz="0" w:space="0" w:color="auto"/>
      </w:divBdr>
    </w:div>
    <w:div w:id="2075853047">
      <w:bodyDiv w:val="1"/>
      <w:marLeft w:val="0"/>
      <w:marRight w:val="0"/>
      <w:marTop w:val="0"/>
      <w:marBottom w:val="0"/>
      <w:divBdr>
        <w:top w:val="none" w:sz="0" w:space="0" w:color="auto"/>
        <w:left w:val="none" w:sz="0" w:space="0" w:color="auto"/>
        <w:bottom w:val="none" w:sz="0" w:space="0" w:color="auto"/>
        <w:right w:val="none" w:sz="0" w:space="0" w:color="auto"/>
      </w:divBdr>
      <w:divsChild>
        <w:div w:id="90706206">
          <w:marLeft w:val="0"/>
          <w:marRight w:val="0"/>
          <w:marTop w:val="0"/>
          <w:marBottom w:val="0"/>
          <w:divBdr>
            <w:top w:val="none" w:sz="0" w:space="0" w:color="auto"/>
            <w:left w:val="none" w:sz="0" w:space="0" w:color="auto"/>
            <w:bottom w:val="none" w:sz="0" w:space="0" w:color="auto"/>
            <w:right w:val="none" w:sz="0" w:space="0" w:color="auto"/>
          </w:divBdr>
        </w:div>
        <w:div w:id="357316099">
          <w:marLeft w:val="0"/>
          <w:marRight w:val="0"/>
          <w:marTop w:val="0"/>
          <w:marBottom w:val="335"/>
          <w:divBdr>
            <w:top w:val="none" w:sz="0" w:space="0" w:color="auto"/>
            <w:left w:val="none" w:sz="0" w:space="0" w:color="auto"/>
            <w:bottom w:val="none" w:sz="0" w:space="0" w:color="auto"/>
            <w:right w:val="none" w:sz="0" w:space="0" w:color="auto"/>
          </w:divBdr>
          <w:divsChild>
            <w:div w:id="726152656">
              <w:marLeft w:val="0"/>
              <w:marRight w:val="0"/>
              <w:marTop w:val="0"/>
              <w:marBottom w:val="0"/>
              <w:divBdr>
                <w:top w:val="none" w:sz="0" w:space="0" w:color="auto"/>
                <w:left w:val="none" w:sz="0" w:space="0" w:color="auto"/>
                <w:bottom w:val="none" w:sz="0" w:space="0" w:color="auto"/>
                <w:right w:val="none" w:sz="0" w:space="0" w:color="auto"/>
              </w:divBdr>
              <w:divsChild>
                <w:div w:id="1601983328">
                  <w:marLeft w:val="0"/>
                  <w:marRight w:val="0"/>
                  <w:marTop w:val="0"/>
                  <w:marBottom w:val="0"/>
                  <w:divBdr>
                    <w:top w:val="single" w:sz="2" w:space="4" w:color="FFFFFF"/>
                    <w:left w:val="single" w:sz="2" w:space="12" w:color="FFFFFF"/>
                    <w:bottom w:val="single" w:sz="2" w:space="1" w:color="FFFFFF"/>
                    <w:right w:val="single" w:sz="2" w:space="4" w:color="FFFFFF"/>
                  </w:divBdr>
                  <w:divsChild>
                    <w:div w:id="498927896">
                      <w:marLeft w:val="0"/>
                      <w:marRight w:val="0"/>
                      <w:marTop w:val="0"/>
                      <w:marBottom w:val="0"/>
                      <w:divBdr>
                        <w:top w:val="none" w:sz="0" w:space="0" w:color="auto"/>
                        <w:left w:val="none" w:sz="0" w:space="0" w:color="auto"/>
                        <w:bottom w:val="none" w:sz="0" w:space="0" w:color="auto"/>
                        <w:right w:val="none" w:sz="0" w:space="0" w:color="auto"/>
                      </w:divBdr>
                    </w:div>
                  </w:divsChild>
                </w:div>
                <w:div w:id="57364087">
                  <w:marLeft w:val="0"/>
                  <w:marRight w:val="0"/>
                  <w:marTop w:val="0"/>
                  <w:marBottom w:val="0"/>
                  <w:divBdr>
                    <w:top w:val="single" w:sz="2" w:space="1" w:color="FFFFFF"/>
                    <w:left w:val="single" w:sz="2" w:space="12" w:color="FFFFFF"/>
                    <w:bottom w:val="single" w:sz="2" w:space="1" w:color="FFFFFF"/>
                    <w:right w:val="single" w:sz="2" w:space="4" w:color="FFFFFF"/>
                  </w:divBdr>
                  <w:divsChild>
                    <w:div w:id="798644564">
                      <w:marLeft w:val="0"/>
                      <w:marRight w:val="0"/>
                      <w:marTop w:val="0"/>
                      <w:marBottom w:val="0"/>
                      <w:divBdr>
                        <w:top w:val="none" w:sz="0" w:space="0" w:color="auto"/>
                        <w:left w:val="none" w:sz="0" w:space="0" w:color="auto"/>
                        <w:bottom w:val="none" w:sz="0" w:space="0" w:color="auto"/>
                        <w:right w:val="none" w:sz="0" w:space="0" w:color="auto"/>
                      </w:divBdr>
                    </w:div>
                  </w:divsChild>
                </w:div>
                <w:div w:id="706098884">
                  <w:marLeft w:val="0"/>
                  <w:marRight w:val="0"/>
                  <w:marTop w:val="0"/>
                  <w:marBottom w:val="0"/>
                  <w:divBdr>
                    <w:top w:val="single" w:sz="2" w:space="1" w:color="FFFFFF"/>
                    <w:left w:val="single" w:sz="2" w:space="12" w:color="FFFFFF"/>
                    <w:bottom w:val="single" w:sz="2" w:space="1" w:color="FFFFFF"/>
                    <w:right w:val="single" w:sz="2" w:space="4" w:color="FFFFFF"/>
                  </w:divBdr>
                  <w:divsChild>
                    <w:div w:id="1266499486">
                      <w:marLeft w:val="0"/>
                      <w:marRight w:val="0"/>
                      <w:marTop w:val="0"/>
                      <w:marBottom w:val="0"/>
                      <w:divBdr>
                        <w:top w:val="none" w:sz="0" w:space="0" w:color="auto"/>
                        <w:left w:val="none" w:sz="0" w:space="0" w:color="auto"/>
                        <w:bottom w:val="none" w:sz="0" w:space="0" w:color="auto"/>
                        <w:right w:val="none" w:sz="0" w:space="0" w:color="auto"/>
                      </w:divBdr>
                    </w:div>
                  </w:divsChild>
                </w:div>
                <w:div w:id="1283850713">
                  <w:marLeft w:val="0"/>
                  <w:marRight w:val="0"/>
                  <w:marTop w:val="0"/>
                  <w:marBottom w:val="0"/>
                  <w:divBdr>
                    <w:top w:val="single" w:sz="2" w:space="1" w:color="FFFFFF"/>
                    <w:left w:val="single" w:sz="2" w:space="12" w:color="FFFFFF"/>
                    <w:bottom w:val="single" w:sz="2" w:space="1" w:color="FFFFFF"/>
                    <w:right w:val="single" w:sz="2" w:space="4" w:color="FFFFFF"/>
                  </w:divBdr>
                  <w:divsChild>
                    <w:div w:id="482738408">
                      <w:marLeft w:val="0"/>
                      <w:marRight w:val="0"/>
                      <w:marTop w:val="0"/>
                      <w:marBottom w:val="0"/>
                      <w:divBdr>
                        <w:top w:val="none" w:sz="0" w:space="0" w:color="auto"/>
                        <w:left w:val="none" w:sz="0" w:space="0" w:color="auto"/>
                        <w:bottom w:val="none" w:sz="0" w:space="0" w:color="auto"/>
                        <w:right w:val="none" w:sz="0" w:space="0" w:color="auto"/>
                      </w:divBdr>
                    </w:div>
                  </w:divsChild>
                </w:div>
                <w:div w:id="12848136">
                  <w:marLeft w:val="0"/>
                  <w:marRight w:val="0"/>
                  <w:marTop w:val="0"/>
                  <w:marBottom w:val="0"/>
                  <w:divBdr>
                    <w:top w:val="single" w:sz="2" w:space="1" w:color="FFFFFF"/>
                    <w:left w:val="single" w:sz="2" w:space="12" w:color="FFFFFF"/>
                    <w:bottom w:val="single" w:sz="2" w:space="1" w:color="FFFFFF"/>
                    <w:right w:val="single" w:sz="2" w:space="4" w:color="FFFFFF"/>
                  </w:divBdr>
                  <w:divsChild>
                    <w:div w:id="1513106118">
                      <w:marLeft w:val="0"/>
                      <w:marRight w:val="0"/>
                      <w:marTop w:val="0"/>
                      <w:marBottom w:val="0"/>
                      <w:divBdr>
                        <w:top w:val="none" w:sz="0" w:space="0" w:color="auto"/>
                        <w:left w:val="none" w:sz="0" w:space="0" w:color="auto"/>
                        <w:bottom w:val="none" w:sz="0" w:space="0" w:color="auto"/>
                        <w:right w:val="none" w:sz="0" w:space="0" w:color="auto"/>
                      </w:divBdr>
                    </w:div>
                  </w:divsChild>
                </w:div>
                <w:div w:id="1464276727">
                  <w:marLeft w:val="0"/>
                  <w:marRight w:val="0"/>
                  <w:marTop w:val="0"/>
                  <w:marBottom w:val="0"/>
                  <w:divBdr>
                    <w:top w:val="single" w:sz="2" w:space="1" w:color="FFFFFF"/>
                    <w:left w:val="single" w:sz="2" w:space="12" w:color="FFFFFF"/>
                    <w:bottom w:val="single" w:sz="2" w:space="1" w:color="FFFFFF"/>
                    <w:right w:val="single" w:sz="2" w:space="4" w:color="FFFFFF"/>
                  </w:divBdr>
                  <w:divsChild>
                    <w:div w:id="595287666">
                      <w:marLeft w:val="0"/>
                      <w:marRight w:val="0"/>
                      <w:marTop w:val="0"/>
                      <w:marBottom w:val="0"/>
                      <w:divBdr>
                        <w:top w:val="none" w:sz="0" w:space="0" w:color="auto"/>
                        <w:left w:val="none" w:sz="0" w:space="0" w:color="auto"/>
                        <w:bottom w:val="none" w:sz="0" w:space="0" w:color="auto"/>
                        <w:right w:val="none" w:sz="0" w:space="0" w:color="auto"/>
                      </w:divBdr>
                    </w:div>
                  </w:divsChild>
                </w:div>
                <w:div w:id="1131173352">
                  <w:marLeft w:val="0"/>
                  <w:marRight w:val="0"/>
                  <w:marTop w:val="0"/>
                  <w:marBottom w:val="0"/>
                  <w:divBdr>
                    <w:top w:val="single" w:sz="2" w:space="1" w:color="FFFFFF"/>
                    <w:left w:val="single" w:sz="2" w:space="12" w:color="FFFFFF"/>
                    <w:bottom w:val="single" w:sz="2" w:space="1" w:color="FFFFFF"/>
                    <w:right w:val="single" w:sz="2" w:space="4" w:color="FFFFFF"/>
                  </w:divBdr>
                  <w:divsChild>
                    <w:div w:id="269624261">
                      <w:marLeft w:val="0"/>
                      <w:marRight w:val="0"/>
                      <w:marTop w:val="0"/>
                      <w:marBottom w:val="0"/>
                      <w:divBdr>
                        <w:top w:val="none" w:sz="0" w:space="0" w:color="auto"/>
                        <w:left w:val="none" w:sz="0" w:space="0" w:color="auto"/>
                        <w:bottom w:val="none" w:sz="0" w:space="0" w:color="auto"/>
                        <w:right w:val="none" w:sz="0" w:space="0" w:color="auto"/>
                      </w:divBdr>
                    </w:div>
                  </w:divsChild>
                </w:div>
                <w:div w:id="1337077278">
                  <w:marLeft w:val="0"/>
                  <w:marRight w:val="0"/>
                  <w:marTop w:val="0"/>
                  <w:marBottom w:val="0"/>
                  <w:divBdr>
                    <w:top w:val="single" w:sz="2" w:space="1" w:color="FFFFFF"/>
                    <w:left w:val="single" w:sz="2" w:space="12" w:color="FFFFFF"/>
                    <w:bottom w:val="single" w:sz="2" w:space="1" w:color="FFFFFF"/>
                    <w:right w:val="single" w:sz="2" w:space="4" w:color="FFFFFF"/>
                  </w:divBdr>
                  <w:divsChild>
                    <w:div w:id="1170170595">
                      <w:marLeft w:val="0"/>
                      <w:marRight w:val="0"/>
                      <w:marTop w:val="0"/>
                      <w:marBottom w:val="0"/>
                      <w:divBdr>
                        <w:top w:val="none" w:sz="0" w:space="0" w:color="auto"/>
                        <w:left w:val="none" w:sz="0" w:space="0" w:color="auto"/>
                        <w:bottom w:val="none" w:sz="0" w:space="0" w:color="auto"/>
                        <w:right w:val="none" w:sz="0" w:space="0" w:color="auto"/>
                      </w:divBdr>
                    </w:div>
                  </w:divsChild>
                </w:div>
                <w:div w:id="1754276826">
                  <w:marLeft w:val="0"/>
                  <w:marRight w:val="0"/>
                  <w:marTop w:val="0"/>
                  <w:marBottom w:val="0"/>
                  <w:divBdr>
                    <w:top w:val="single" w:sz="2" w:space="1" w:color="FFFFFF"/>
                    <w:left w:val="single" w:sz="2" w:space="12" w:color="FFFFFF"/>
                    <w:bottom w:val="single" w:sz="2" w:space="1" w:color="FFFFFF"/>
                    <w:right w:val="single" w:sz="2" w:space="4" w:color="FFFFFF"/>
                  </w:divBdr>
                  <w:divsChild>
                    <w:div w:id="1404907359">
                      <w:marLeft w:val="0"/>
                      <w:marRight w:val="0"/>
                      <w:marTop w:val="0"/>
                      <w:marBottom w:val="0"/>
                      <w:divBdr>
                        <w:top w:val="none" w:sz="0" w:space="0" w:color="auto"/>
                        <w:left w:val="none" w:sz="0" w:space="0" w:color="auto"/>
                        <w:bottom w:val="none" w:sz="0" w:space="0" w:color="auto"/>
                        <w:right w:val="none" w:sz="0" w:space="0" w:color="auto"/>
                      </w:divBdr>
                    </w:div>
                  </w:divsChild>
                </w:div>
                <w:div w:id="726685036">
                  <w:marLeft w:val="0"/>
                  <w:marRight w:val="0"/>
                  <w:marTop w:val="0"/>
                  <w:marBottom w:val="0"/>
                  <w:divBdr>
                    <w:top w:val="single" w:sz="2" w:space="1" w:color="FFFFFF"/>
                    <w:left w:val="single" w:sz="2" w:space="12" w:color="FFFFFF"/>
                    <w:bottom w:val="single" w:sz="2" w:space="1" w:color="FFFFFF"/>
                    <w:right w:val="single" w:sz="2" w:space="4" w:color="FFFFFF"/>
                  </w:divBdr>
                  <w:divsChild>
                    <w:div w:id="1985967680">
                      <w:marLeft w:val="0"/>
                      <w:marRight w:val="0"/>
                      <w:marTop w:val="0"/>
                      <w:marBottom w:val="0"/>
                      <w:divBdr>
                        <w:top w:val="none" w:sz="0" w:space="0" w:color="auto"/>
                        <w:left w:val="none" w:sz="0" w:space="0" w:color="auto"/>
                        <w:bottom w:val="none" w:sz="0" w:space="0" w:color="auto"/>
                        <w:right w:val="none" w:sz="0" w:space="0" w:color="auto"/>
                      </w:divBdr>
                    </w:div>
                  </w:divsChild>
                </w:div>
                <w:div w:id="749348107">
                  <w:marLeft w:val="0"/>
                  <w:marRight w:val="0"/>
                  <w:marTop w:val="0"/>
                  <w:marBottom w:val="0"/>
                  <w:divBdr>
                    <w:top w:val="single" w:sz="2" w:space="1" w:color="FFFFFF"/>
                    <w:left w:val="single" w:sz="2" w:space="12" w:color="FFFFFF"/>
                    <w:bottom w:val="single" w:sz="2" w:space="1" w:color="FFFFFF"/>
                    <w:right w:val="single" w:sz="2" w:space="4" w:color="FFFFFF"/>
                  </w:divBdr>
                  <w:divsChild>
                    <w:div w:id="720984275">
                      <w:marLeft w:val="0"/>
                      <w:marRight w:val="0"/>
                      <w:marTop w:val="0"/>
                      <w:marBottom w:val="0"/>
                      <w:divBdr>
                        <w:top w:val="none" w:sz="0" w:space="0" w:color="auto"/>
                        <w:left w:val="none" w:sz="0" w:space="0" w:color="auto"/>
                        <w:bottom w:val="none" w:sz="0" w:space="0" w:color="auto"/>
                        <w:right w:val="none" w:sz="0" w:space="0" w:color="auto"/>
                      </w:divBdr>
                    </w:div>
                  </w:divsChild>
                </w:div>
                <w:div w:id="326253702">
                  <w:marLeft w:val="0"/>
                  <w:marRight w:val="0"/>
                  <w:marTop w:val="0"/>
                  <w:marBottom w:val="0"/>
                  <w:divBdr>
                    <w:top w:val="single" w:sz="2" w:space="1" w:color="FFFFFF"/>
                    <w:left w:val="single" w:sz="2" w:space="12" w:color="FFFFFF"/>
                    <w:bottom w:val="single" w:sz="2" w:space="1" w:color="FFFFFF"/>
                    <w:right w:val="single" w:sz="2" w:space="4" w:color="FFFFFF"/>
                  </w:divBdr>
                  <w:divsChild>
                    <w:div w:id="911351854">
                      <w:marLeft w:val="0"/>
                      <w:marRight w:val="0"/>
                      <w:marTop w:val="0"/>
                      <w:marBottom w:val="0"/>
                      <w:divBdr>
                        <w:top w:val="none" w:sz="0" w:space="0" w:color="auto"/>
                        <w:left w:val="none" w:sz="0" w:space="0" w:color="auto"/>
                        <w:bottom w:val="none" w:sz="0" w:space="0" w:color="auto"/>
                        <w:right w:val="none" w:sz="0" w:space="0" w:color="auto"/>
                      </w:divBdr>
                    </w:div>
                  </w:divsChild>
                </w:div>
                <w:div w:id="177737647">
                  <w:marLeft w:val="0"/>
                  <w:marRight w:val="0"/>
                  <w:marTop w:val="0"/>
                  <w:marBottom w:val="0"/>
                  <w:divBdr>
                    <w:top w:val="single" w:sz="2" w:space="1" w:color="FFFFFF"/>
                    <w:left w:val="single" w:sz="2" w:space="12" w:color="FFFFFF"/>
                    <w:bottom w:val="single" w:sz="2" w:space="1" w:color="FFFFFF"/>
                    <w:right w:val="single" w:sz="2" w:space="4" w:color="FFFFFF"/>
                  </w:divBdr>
                  <w:divsChild>
                    <w:div w:id="175316127">
                      <w:marLeft w:val="0"/>
                      <w:marRight w:val="0"/>
                      <w:marTop w:val="0"/>
                      <w:marBottom w:val="0"/>
                      <w:divBdr>
                        <w:top w:val="none" w:sz="0" w:space="0" w:color="auto"/>
                        <w:left w:val="none" w:sz="0" w:space="0" w:color="auto"/>
                        <w:bottom w:val="none" w:sz="0" w:space="0" w:color="auto"/>
                        <w:right w:val="none" w:sz="0" w:space="0" w:color="auto"/>
                      </w:divBdr>
                    </w:div>
                  </w:divsChild>
                </w:div>
                <w:div w:id="1334719820">
                  <w:marLeft w:val="0"/>
                  <w:marRight w:val="0"/>
                  <w:marTop w:val="0"/>
                  <w:marBottom w:val="0"/>
                  <w:divBdr>
                    <w:top w:val="single" w:sz="2" w:space="1" w:color="FFFFFF"/>
                    <w:left w:val="single" w:sz="2" w:space="12" w:color="FFFFFF"/>
                    <w:bottom w:val="single" w:sz="2" w:space="1" w:color="FFFFFF"/>
                    <w:right w:val="single" w:sz="2" w:space="4" w:color="FFFFFF"/>
                  </w:divBdr>
                  <w:divsChild>
                    <w:div w:id="755631353">
                      <w:marLeft w:val="0"/>
                      <w:marRight w:val="0"/>
                      <w:marTop w:val="0"/>
                      <w:marBottom w:val="0"/>
                      <w:divBdr>
                        <w:top w:val="none" w:sz="0" w:space="0" w:color="auto"/>
                        <w:left w:val="none" w:sz="0" w:space="0" w:color="auto"/>
                        <w:bottom w:val="none" w:sz="0" w:space="0" w:color="auto"/>
                        <w:right w:val="none" w:sz="0" w:space="0" w:color="auto"/>
                      </w:divBdr>
                    </w:div>
                  </w:divsChild>
                </w:div>
                <w:div w:id="416054292">
                  <w:marLeft w:val="0"/>
                  <w:marRight w:val="0"/>
                  <w:marTop w:val="0"/>
                  <w:marBottom w:val="0"/>
                  <w:divBdr>
                    <w:top w:val="single" w:sz="2" w:space="1" w:color="FFFFFF"/>
                    <w:left w:val="single" w:sz="2" w:space="12" w:color="FFFFFF"/>
                    <w:bottom w:val="single" w:sz="2" w:space="1" w:color="FFFFFF"/>
                    <w:right w:val="single" w:sz="2" w:space="4" w:color="FFFFFF"/>
                  </w:divBdr>
                  <w:divsChild>
                    <w:div w:id="764496618">
                      <w:marLeft w:val="0"/>
                      <w:marRight w:val="0"/>
                      <w:marTop w:val="0"/>
                      <w:marBottom w:val="0"/>
                      <w:divBdr>
                        <w:top w:val="none" w:sz="0" w:space="0" w:color="auto"/>
                        <w:left w:val="none" w:sz="0" w:space="0" w:color="auto"/>
                        <w:bottom w:val="none" w:sz="0" w:space="0" w:color="auto"/>
                        <w:right w:val="none" w:sz="0" w:space="0" w:color="auto"/>
                      </w:divBdr>
                    </w:div>
                  </w:divsChild>
                </w:div>
                <w:div w:id="1055592105">
                  <w:marLeft w:val="0"/>
                  <w:marRight w:val="0"/>
                  <w:marTop w:val="0"/>
                  <w:marBottom w:val="0"/>
                  <w:divBdr>
                    <w:top w:val="single" w:sz="2" w:space="1" w:color="FFFFFF"/>
                    <w:left w:val="single" w:sz="2" w:space="12" w:color="FFFFFF"/>
                    <w:bottom w:val="single" w:sz="2" w:space="1" w:color="FFFFFF"/>
                    <w:right w:val="single" w:sz="2" w:space="4" w:color="FFFFFF"/>
                  </w:divBdr>
                  <w:divsChild>
                    <w:div w:id="1090467832">
                      <w:marLeft w:val="0"/>
                      <w:marRight w:val="0"/>
                      <w:marTop w:val="0"/>
                      <w:marBottom w:val="0"/>
                      <w:divBdr>
                        <w:top w:val="none" w:sz="0" w:space="0" w:color="auto"/>
                        <w:left w:val="none" w:sz="0" w:space="0" w:color="auto"/>
                        <w:bottom w:val="none" w:sz="0" w:space="0" w:color="auto"/>
                        <w:right w:val="none" w:sz="0" w:space="0" w:color="auto"/>
                      </w:divBdr>
                    </w:div>
                  </w:divsChild>
                </w:div>
                <w:div w:id="1674380164">
                  <w:marLeft w:val="0"/>
                  <w:marRight w:val="0"/>
                  <w:marTop w:val="0"/>
                  <w:marBottom w:val="0"/>
                  <w:divBdr>
                    <w:top w:val="single" w:sz="2" w:space="1" w:color="FFFFFF"/>
                    <w:left w:val="single" w:sz="2" w:space="12" w:color="FFFFFF"/>
                    <w:bottom w:val="single" w:sz="2" w:space="1" w:color="FFFFFF"/>
                    <w:right w:val="single" w:sz="2" w:space="4" w:color="FFFFFF"/>
                  </w:divBdr>
                  <w:divsChild>
                    <w:div w:id="1745881568">
                      <w:marLeft w:val="0"/>
                      <w:marRight w:val="0"/>
                      <w:marTop w:val="0"/>
                      <w:marBottom w:val="0"/>
                      <w:divBdr>
                        <w:top w:val="none" w:sz="0" w:space="0" w:color="auto"/>
                        <w:left w:val="none" w:sz="0" w:space="0" w:color="auto"/>
                        <w:bottom w:val="none" w:sz="0" w:space="0" w:color="auto"/>
                        <w:right w:val="none" w:sz="0" w:space="0" w:color="auto"/>
                      </w:divBdr>
                    </w:div>
                  </w:divsChild>
                </w:div>
                <w:div w:id="1671447192">
                  <w:marLeft w:val="0"/>
                  <w:marRight w:val="0"/>
                  <w:marTop w:val="0"/>
                  <w:marBottom w:val="0"/>
                  <w:divBdr>
                    <w:top w:val="single" w:sz="2" w:space="1" w:color="FFFFFF"/>
                    <w:left w:val="single" w:sz="2" w:space="12" w:color="FFFFFF"/>
                    <w:bottom w:val="single" w:sz="2" w:space="1" w:color="FFFFFF"/>
                    <w:right w:val="single" w:sz="2" w:space="4" w:color="FFFFFF"/>
                  </w:divBdr>
                  <w:divsChild>
                    <w:div w:id="2011711439">
                      <w:marLeft w:val="0"/>
                      <w:marRight w:val="0"/>
                      <w:marTop w:val="0"/>
                      <w:marBottom w:val="0"/>
                      <w:divBdr>
                        <w:top w:val="none" w:sz="0" w:space="0" w:color="auto"/>
                        <w:left w:val="none" w:sz="0" w:space="0" w:color="auto"/>
                        <w:bottom w:val="none" w:sz="0" w:space="0" w:color="auto"/>
                        <w:right w:val="none" w:sz="0" w:space="0" w:color="auto"/>
                      </w:divBdr>
                    </w:div>
                  </w:divsChild>
                </w:div>
                <w:div w:id="172378226">
                  <w:marLeft w:val="0"/>
                  <w:marRight w:val="0"/>
                  <w:marTop w:val="0"/>
                  <w:marBottom w:val="0"/>
                  <w:divBdr>
                    <w:top w:val="single" w:sz="2" w:space="1" w:color="FFFFFF"/>
                    <w:left w:val="single" w:sz="2" w:space="12" w:color="FFFFFF"/>
                    <w:bottom w:val="single" w:sz="2" w:space="1" w:color="FFFFFF"/>
                    <w:right w:val="single" w:sz="2" w:space="4" w:color="FFFFFF"/>
                  </w:divBdr>
                  <w:divsChild>
                    <w:div w:id="1745830847">
                      <w:marLeft w:val="0"/>
                      <w:marRight w:val="0"/>
                      <w:marTop w:val="0"/>
                      <w:marBottom w:val="0"/>
                      <w:divBdr>
                        <w:top w:val="none" w:sz="0" w:space="0" w:color="auto"/>
                        <w:left w:val="none" w:sz="0" w:space="0" w:color="auto"/>
                        <w:bottom w:val="none" w:sz="0" w:space="0" w:color="auto"/>
                        <w:right w:val="none" w:sz="0" w:space="0" w:color="auto"/>
                      </w:divBdr>
                    </w:div>
                  </w:divsChild>
                </w:div>
                <w:div w:id="990017763">
                  <w:marLeft w:val="0"/>
                  <w:marRight w:val="0"/>
                  <w:marTop w:val="0"/>
                  <w:marBottom w:val="0"/>
                  <w:divBdr>
                    <w:top w:val="single" w:sz="2" w:space="1" w:color="FFFFFF"/>
                    <w:left w:val="single" w:sz="2" w:space="12" w:color="FFFFFF"/>
                    <w:bottom w:val="single" w:sz="2" w:space="1" w:color="FFFFFF"/>
                    <w:right w:val="single" w:sz="2" w:space="4" w:color="FFFFFF"/>
                  </w:divBdr>
                  <w:divsChild>
                    <w:div w:id="1458377177">
                      <w:marLeft w:val="0"/>
                      <w:marRight w:val="0"/>
                      <w:marTop w:val="0"/>
                      <w:marBottom w:val="0"/>
                      <w:divBdr>
                        <w:top w:val="none" w:sz="0" w:space="0" w:color="auto"/>
                        <w:left w:val="none" w:sz="0" w:space="0" w:color="auto"/>
                        <w:bottom w:val="none" w:sz="0" w:space="0" w:color="auto"/>
                        <w:right w:val="none" w:sz="0" w:space="0" w:color="auto"/>
                      </w:divBdr>
                    </w:div>
                  </w:divsChild>
                </w:div>
                <w:div w:id="2125031144">
                  <w:marLeft w:val="0"/>
                  <w:marRight w:val="0"/>
                  <w:marTop w:val="0"/>
                  <w:marBottom w:val="0"/>
                  <w:divBdr>
                    <w:top w:val="single" w:sz="2" w:space="1" w:color="FFFFFF"/>
                    <w:left w:val="single" w:sz="2" w:space="12" w:color="FFFFFF"/>
                    <w:bottom w:val="single" w:sz="2" w:space="1" w:color="FFFFFF"/>
                    <w:right w:val="single" w:sz="2" w:space="4" w:color="FFFFFF"/>
                  </w:divBdr>
                  <w:divsChild>
                    <w:div w:id="1081147785">
                      <w:marLeft w:val="0"/>
                      <w:marRight w:val="0"/>
                      <w:marTop w:val="0"/>
                      <w:marBottom w:val="0"/>
                      <w:divBdr>
                        <w:top w:val="none" w:sz="0" w:space="0" w:color="auto"/>
                        <w:left w:val="none" w:sz="0" w:space="0" w:color="auto"/>
                        <w:bottom w:val="none" w:sz="0" w:space="0" w:color="auto"/>
                        <w:right w:val="none" w:sz="0" w:space="0" w:color="auto"/>
                      </w:divBdr>
                    </w:div>
                  </w:divsChild>
                </w:div>
                <w:div w:id="1689332994">
                  <w:marLeft w:val="0"/>
                  <w:marRight w:val="0"/>
                  <w:marTop w:val="0"/>
                  <w:marBottom w:val="0"/>
                  <w:divBdr>
                    <w:top w:val="single" w:sz="2" w:space="1" w:color="FFFFFF"/>
                    <w:left w:val="single" w:sz="2" w:space="12" w:color="FFFFFF"/>
                    <w:bottom w:val="single" w:sz="2" w:space="1" w:color="FFFFFF"/>
                    <w:right w:val="single" w:sz="2" w:space="4" w:color="FFFFFF"/>
                  </w:divBdr>
                  <w:divsChild>
                    <w:div w:id="1730110977">
                      <w:marLeft w:val="0"/>
                      <w:marRight w:val="0"/>
                      <w:marTop w:val="0"/>
                      <w:marBottom w:val="0"/>
                      <w:divBdr>
                        <w:top w:val="none" w:sz="0" w:space="0" w:color="auto"/>
                        <w:left w:val="none" w:sz="0" w:space="0" w:color="auto"/>
                        <w:bottom w:val="none" w:sz="0" w:space="0" w:color="auto"/>
                        <w:right w:val="none" w:sz="0" w:space="0" w:color="auto"/>
                      </w:divBdr>
                    </w:div>
                  </w:divsChild>
                </w:div>
                <w:div w:id="2012292766">
                  <w:marLeft w:val="0"/>
                  <w:marRight w:val="0"/>
                  <w:marTop w:val="0"/>
                  <w:marBottom w:val="0"/>
                  <w:divBdr>
                    <w:top w:val="single" w:sz="2" w:space="1" w:color="FFFFFF"/>
                    <w:left w:val="single" w:sz="2" w:space="12" w:color="FFFFFF"/>
                    <w:bottom w:val="single" w:sz="2" w:space="1" w:color="FFFFFF"/>
                    <w:right w:val="single" w:sz="2" w:space="4" w:color="FFFFFF"/>
                  </w:divBdr>
                  <w:divsChild>
                    <w:div w:id="837308375">
                      <w:marLeft w:val="0"/>
                      <w:marRight w:val="0"/>
                      <w:marTop w:val="0"/>
                      <w:marBottom w:val="0"/>
                      <w:divBdr>
                        <w:top w:val="none" w:sz="0" w:space="0" w:color="auto"/>
                        <w:left w:val="none" w:sz="0" w:space="0" w:color="auto"/>
                        <w:bottom w:val="none" w:sz="0" w:space="0" w:color="auto"/>
                        <w:right w:val="none" w:sz="0" w:space="0" w:color="auto"/>
                      </w:divBdr>
                    </w:div>
                  </w:divsChild>
                </w:div>
                <w:div w:id="1750040166">
                  <w:marLeft w:val="0"/>
                  <w:marRight w:val="0"/>
                  <w:marTop w:val="0"/>
                  <w:marBottom w:val="0"/>
                  <w:divBdr>
                    <w:top w:val="single" w:sz="2" w:space="1" w:color="FFFFFF"/>
                    <w:left w:val="single" w:sz="2" w:space="12" w:color="FFFFFF"/>
                    <w:bottom w:val="single" w:sz="2" w:space="4" w:color="FFFFFF"/>
                    <w:right w:val="single" w:sz="2" w:space="4" w:color="FFFFFF"/>
                  </w:divBdr>
                  <w:divsChild>
                    <w:div w:id="1929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778931">
          <w:marLeft w:val="0"/>
          <w:marRight w:val="0"/>
          <w:marTop w:val="0"/>
          <w:marBottom w:val="335"/>
          <w:divBdr>
            <w:top w:val="none" w:sz="0" w:space="0" w:color="auto"/>
            <w:left w:val="none" w:sz="0" w:space="0" w:color="auto"/>
            <w:bottom w:val="none" w:sz="0" w:space="0" w:color="auto"/>
            <w:right w:val="none" w:sz="0" w:space="0" w:color="auto"/>
          </w:divBdr>
          <w:divsChild>
            <w:div w:id="2086370795">
              <w:marLeft w:val="0"/>
              <w:marRight w:val="0"/>
              <w:marTop w:val="0"/>
              <w:marBottom w:val="0"/>
              <w:divBdr>
                <w:top w:val="none" w:sz="0" w:space="0" w:color="auto"/>
                <w:left w:val="none" w:sz="0" w:space="0" w:color="auto"/>
                <w:bottom w:val="none" w:sz="0" w:space="0" w:color="auto"/>
                <w:right w:val="none" w:sz="0" w:space="0" w:color="auto"/>
              </w:divBdr>
              <w:divsChild>
                <w:div w:id="1958296013">
                  <w:marLeft w:val="0"/>
                  <w:marRight w:val="0"/>
                  <w:marTop w:val="0"/>
                  <w:marBottom w:val="0"/>
                  <w:divBdr>
                    <w:top w:val="single" w:sz="2" w:space="4" w:color="FFFFFF"/>
                    <w:left w:val="single" w:sz="2" w:space="12" w:color="FFFFFF"/>
                    <w:bottom w:val="single" w:sz="2" w:space="1" w:color="FFFFFF"/>
                    <w:right w:val="single" w:sz="2" w:space="4" w:color="FFFFFF"/>
                  </w:divBdr>
                  <w:divsChild>
                    <w:div w:id="786005994">
                      <w:marLeft w:val="0"/>
                      <w:marRight w:val="0"/>
                      <w:marTop w:val="0"/>
                      <w:marBottom w:val="0"/>
                      <w:divBdr>
                        <w:top w:val="none" w:sz="0" w:space="0" w:color="auto"/>
                        <w:left w:val="none" w:sz="0" w:space="0" w:color="auto"/>
                        <w:bottom w:val="none" w:sz="0" w:space="0" w:color="auto"/>
                        <w:right w:val="none" w:sz="0" w:space="0" w:color="auto"/>
                      </w:divBdr>
                    </w:div>
                  </w:divsChild>
                </w:div>
                <w:div w:id="1354109869">
                  <w:marLeft w:val="0"/>
                  <w:marRight w:val="0"/>
                  <w:marTop w:val="0"/>
                  <w:marBottom w:val="0"/>
                  <w:divBdr>
                    <w:top w:val="single" w:sz="2" w:space="1" w:color="FFFFFF"/>
                    <w:left w:val="single" w:sz="2" w:space="12" w:color="FFFFFF"/>
                    <w:bottom w:val="single" w:sz="2" w:space="1" w:color="FFFFFF"/>
                    <w:right w:val="single" w:sz="2" w:space="4" w:color="FFFFFF"/>
                  </w:divBdr>
                  <w:divsChild>
                    <w:div w:id="2124883045">
                      <w:marLeft w:val="0"/>
                      <w:marRight w:val="0"/>
                      <w:marTop w:val="0"/>
                      <w:marBottom w:val="0"/>
                      <w:divBdr>
                        <w:top w:val="none" w:sz="0" w:space="0" w:color="auto"/>
                        <w:left w:val="none" w:sz="0" w:space="0" w:color="auto"/>
                        <w:bottom w:val="none" w:sz="0" w:space="0" w:color="auto"/>
                        <w:right w:val="none" w:sz="0" w:space="0" w:color="auto"/>
                      </w:divBdr>
                    </w:div>
                  </w:divsChild>
                </w:div>
                <w:div w:id="1760904139">
                  <w:marLeft w:val="0"/>
                  <w:marRight w:val="0"/>
                  <w:marTop w:val="0"/>
                  <w:marBottom w:val="0"/>
                  <w:divBdr>
                    <w:top w:val="single" w:sz="2" w:space="1" w:color="FFFFFF"/>
                    <w:left w:val="single" w:sz="2" w:space="12" w:color="FFFFFF"/>
                    <w:bottom w:val="single" w:sz="2" w:space="1" w:color="FFFFFF"/>
                    <w:right w:val="single" w:sz="2" w:space="4" w:color="FFFFFF"/>
                  </w:divBdr>
                  <w:divsChild>
                    <w:div w:id="1682316626">
                      <w:marLeft w:val="0"/>
                      <w:marRight w:val="0"/>
                      <w:marTop w:val="0"/>
                      <w:marBottom w:val="0"/>
                      <w:divBdr>
                        <w:top w:val="none" w:sz="0" w:space="0" w:color="auto"/>
                        <w:left w:val="none" w:sz="0" w:space="0" w:color="auto"/>
                        <w:bottom w:val="none" w:sz="0" w:space="0" w:color="auto"/>
                        <w:right w:val="none" w:sz="0" w:space="0" w:color="auto"/>
                      </w:divBdr>
                    </w:div>
                  </w:divsChild>
                </w:div>
                <w:div w:id="1313681786">
                  <w:marLeft w:val="0"/>
                  <w:marRight w:val="0"/>
                  <w:marTop w:val="0"/>
                  <w:marBottom w:val="0"/>
                  <w:divBdr>
                    <w:top w:val="single" w:sz="2" w:space="1" w:color="FFFFFF"/>
                    <w:left w:val="single" w:sz="2" w:space="12" w:color="FFFFFF"/>
                    <w:bottom w:val="single" w:sz="2" w:space="1" w:color="FFFFFF"/>
                    <w:right w:val="single" w:sz="2" w:space="4" w:color="FFFFFF"/>
                  </w:divBdr>
                  <w:divsChild>
                    <w:div w:id="1399356440">
                      <w:marLeft w:val="0"/>
                      <w:marRight w:val="0"/>
                      <w:marTop w:val="0"/>
                      <w:marBottom w:val="0"/>
                      <w:divBdr>
                        <w:top w:val="none" w:sz="0" w:space="0" w:color="auto"/>
                        <w:left w:val="none" w:sz="0" w:space="0" w:color="auto"/>
                        <w:bottom w:val="none" w:sz="0" w:space="0" w:color="auto"/>
                        <w:right w:val="none" w:sz="0" w:space="0" w:color="auto"/>
                      </w:divBdr>
                    </w:div>
                  </w:divsChild>
                </w:div>
                <w:div w:id="530995910">
                  <w:marLeft w:val="0"/>
                  <w:marRight w:val="0"/>
                  <w:marTop w:val="0"/>
                  <w:marBottom w:val="0"/>
                  <w:divBdr>
                    <w:top w:val="single" w:sz="2" w:space="1" w:color="FFFFFF"/>
                    <w:left w:val="single" w:sz="2" w:space="12" w:color="FFFFFF"/>
                    <w:bottom w:val="single" w:sz="2" w:space="1" w:color="FFFFFF"/>
                    <w:right w:val="single" w:sz="2" w:space="4" w:color="FFFFFF"/>
                  </w:divBdr>
                  <w:divsChild>
                    <w:div w:id="464469320">
                      <w:marLeft w:val="0"/>
                      <w:marRight w:val="0"/>
                      <w:marTop w:val="0"/>
                      <w:marBottom w:val="0"/>
                      <w:divBdr>
                        <w:top w:val="none" w:sz="0" w:space="0" w:color="auto"/>
                        <w:left w:val="none" w:sz="0" w:space="0" w:color="auto"/>
                        <w:bottom w:val="none" w:sz="0" w:space="0" w:color="auto"/>
                        <w:right w:val="none" w:sz="0" w:space="0" w:color="auto"/>
                      </w:divBdr>
                    </w:div>
                  </w:divsChild>
                </w:div>
                <w:div w:id="781147174">
                  <w:marLeft w:val="0"/>
                  <w:marRight w:val="0"/>
                  <w:marTop w:val="0"/>
                  <w:marBottom w:val="0"/>
                  <w:divBdr>
                    <w:top w:val="single" w:sz="2" w:space="1" w:color="FFFFFF"/>
                    <w:left w:val="single" w:sz="2" w:space="12" w:color="FFFFFF"/>
                    <w:bottom w:val="single" w:sz="2" w:space="1" w:color="FFFFFF"/>
                    <w:right w:val="single" w:sz="2" w:space="4" w:color="FFFFFF"/>
                  </w:divBdr>
                  <w:divsChild>
                    <w:div w:id="294220299">
                      <w:marLeft w:val="0"/>
                      <w:marRight w:val="0"/>
                      <w:marTop w:val="0"/>
                      <w:marBottom w:val="0"/>
                      <w:divBdr>
                        <w:top w:val="none" w:sz="0" w:space="0" w:color="auto"/>
                        <w:left w:val="none" w:sz="0" w:space="0" w:color="auto"/>
                        <w:bottom w:val="none" w:sz="0" w:space="0" w:color="auto"/>
                        <w:right w:val="none" w:sz="0" w:space="0" w:color="auto"/>
                      </w:divBdr>
                    </w:div>
                  </w:divsChild>
                </w:div>
                <w:div w:id="1496650971">
                  <w:marLeft w:val="0"/>
                  <w:marRight w:val="0"/>
                  <w:marTop w:val="0"/>
                  <w:marBottom w:val="0"/>
                  <w:divBdr>
                    <w:top w:val="single" w:sz="2" w:space="1" w:color="FFFFFF"/>
                    <w:left w:val="single" w:sz="2" w:space="12" w:color="FFFFFF"/>
                    <w:bottom w:val="single" w:sz="2" w:space="1" w:color="FFFFFF"/>
                    <w:right w:val="single" w:sz="2" w:space="4" w:color="FFFFFF"/>
                  </w:divBdr>
                  <w:divsChild>
                    <w:div w:id="958144003">
                      <w:marLeft w:val="0"/>
                      <w:marRight w:val="0"/>
                      <w:marTop w:val="0"/>
                      <w:marBottom w:val="0"/>
                      <w:divBdr>
                        <w:top w:val="none" w:sz="0" w:space="0" w:color="auto"/>
                        <w:left w:val="none" w:sz="0" w:space="0" w:color="auto"/>
                        <w:bottom w:val="none" w:sz="0" w:space="0" w:color="auto"/>
                        <w:right w:val="none" w:sz="0" w:space="0" w:color="auto"/>
                      </w:divBdr>
                    </w:div>
                  </w:divsChild>
                </w:div>
                <w:div w:id="181676480">
                  <w:marLeft w:val="0"/>
                  <w:marRight w:val="0"/>
                  <w:marTop w:val="0"/>
                  <w:marBottom w:val="0"/>
                  <w:divBdr>
                    <w:top w:val="single" w:sz="2" w:space="1" w:color="FFFFFF"/>
                    <w:left w:val="single" w:sz="2" w:space="12" w:color="FFFFFF"/>
                    <w:bottom w:val="single" w:sz="2" w:space="1" w:color="FFFFFF"/>
                    <w:right w:val="single" w:sz="2" w:space="4" w:color="FFFFFF"/>
                  </w:divBdr>
                  <w:divsChild>
                    <w:div w:id="755172963">
                      <w:marLeft w:val="0"/>
                      <w:marRight w:val="0"/>
                      <w:marTop w:val="0"/>
                      <w:marBottom w:val="0"/>
                      <w:divBdr>
                        <w:top w:val="none" w:sz="0" w:space="0" w:color="auto"/>
                        <w:left w:val="none" w:sz="0" w:space="0" w:color="auto"/>
                        <w:bottom w:val="none" w:sz="0" w:space="0" w:color="auto"/>
                        <w:right w:val="none" w:sz="0" w:space="0" w:color="auto"/>
                      </w:divBdr>
                    </w:div>
                  </w:divsChild>
                </w:div>
                <w:div w:id="994333919">
                  <w:marLeft w:val="0"/>
                  <w:marRight w:val="0"/>
                  <w:marTop w:val="0"/>
                  <w:marBottom w:val="0"/>
                  <w:divBdr>
                    <w:top w:val="single" w:sz="2" w:space="1" w:color="FFFFFF"/>
                    <w:left w:val="single" w:sz="2" w:space="12" w:color="FFFFFF"/>
                    <w:bottom w:val="single" w:sz="2" w:space="1" w:color="FFFFFF"/>
                    <w:right w:val="single" w:sz="2" w:space="4" w:color="FFFFFF"/>
                  </w:divBdr>
                  <w:divsChild>
                    <w:div w:id="1265117282">
                      <w:marLeft w:val="0"/>
                      <w:marRight w:val="0"/>
                      <w:marTop w:val="0"/>
                      <w:marBottom w:val="0"/>
                      <w:divBdr>
                        <w:top w:val="none" w:sz="0" w:space="0" w:color="auto"/>
                        <w:left w:val="none" w:sz="0" w:space="0" w:color="auto"/>
                        <w:bottom w:val="none" w:sz="0" w:space="0" w:color="auto"/>
                        <w:right w:val="none" w:sz="0" w:space="0" w:color="auto"/>
                      </w:divBdr>
                    </w:div>
                  </w:divsChild>
                </w:div>
                <w:div w:id="87970124">
                  <w:marLeft w:val="0"/>
                  <w:marRight w:val="0"/>
                  <w:marTop w:val="0"/>
                  <w:marBottom w:val="0"/>
                  <w:divBdr>
                    <w:top w:val="single" w:sz="2" w:space="1" w:color="FFFFFF"/>
                    <w:left w:val="single" w:sz="2" w:space="12" w:color="FFFFFF"/>
                    <w:bottom w:val="single" w:sz="2" w:space="1" w:color="FFFFFF"/>
                    <w:right w:val="single" w:sz="2" w:space="4" w:color="FFFFFF"/>
                  </w:divBdr>
                  <w:divsChild>
                    <w:div w:id="70204313">
                      <w:marLeft w:val="0"/>
                      <w:marRight w:val="0"/>
                      <w:marTop w:val="0"/>
                      <w:marBottom w:val="0"/>
                      <w:divBdr>
                        <w:top w:val="none" w:sz="0" w:space="0" w:color="auto"/>
                        <w:left w:val="none" w:sz="0" w:space="0" w:color="auto"/>
                        <w:bottom w:val="none" w:sz="0" w:space="0" w:color="auto"/>
                        <w:right w:val="none" w:sz="0" w:space="0" w:color="auto"/>
                      </w:divBdr>
                    </w:div>
                  </w:divsChild>
                </w:div>
                <w:div w:id="990018300">
                  <w:marLeft w:val="0"/>
                  <w:marRight w:val="0"/>
                  <w:marTop w:val="0"/>
                  <w:marBottom w:val="0"/>
                  <w:divBdr>
                    <w:top w:val="single" w:sz="2" w:space="1" w:color="FFFFFF"/>
                    <w:left w:val="single" w:sz="2" w:space="12" w:color="FFFFFF"/>
                    <w:bottom w:val="single" w:sz="2" w:space="1" w:color="FFFFFF"/>
                    <w:right w:val="single" w:sz="2" w:space="4" w:color="FFFFFF"/>
                  </w:divBdr>
                  <w:divsChild>
                    <w:div w:id="2075085540">
                      <w:marLeft w:val="0"/>
                      <w:marRight w:val="0"/>
                      <w:marTop w:val="0"/>
                      <w:marBottom w:val="0"/>
                      <w:divBdr>
                        <w:top w:val="none" w:sz="0" w:space="0" w:color="auto"/>
                        <w:left w:val="none" w:sz="0" w:space="0" w:color="auto"/>
                        <w:bottom w:val="none" w:sz="0" w:space="0" w:color="auto"/>
                        <w:right w:val="none" w:sz="0" w:space="0" w:color="auto"/>
                      </w:divBdr>
                    </w:div>
                  </w:divsChild>
                </w:div>
                <w:div w:id="1180045546">
                  <w:marLeft w:val="0"/>
                  <w:marRight w:val="0"/>
                  <w:marTop w:val="0"/>
                  <w:marBottom w:val="0"/>
                  <w:divBdr>
                    <w:top w:val="single" w:sz="2" w:space="1" w:color="FFFFFF"/>
                    <w:left w:val="single" w:sz="2" w:space="12" w:color="FFFFFF"/>
                    <w:bottom w:val="single" w:sz="2" w:space="1" w:color="FFFFFF"/>
                    <w:right w:val="single" w:sz="2" w:space="4" w:color="FFFFFF"/>
                  </w:divBdr>
                  <w:divsChild>
                    <w:div w:id="1159495030">
                      <w:marLeft w:val="0"/>
                      <w:marRight w:val="0"/>
                      <w:marTop w:val="0"/>
                      <w:marBottom w:val="0"/>
                      <w:divBdr>
                        <w:top w:val="none" w:sz="0" w:space="0" w:color="auto"/>
                        <w:left w:val="none" w:sz="0" w:space="0" w:color="auto"/>
                        <w:bottom w:val="none" w:sz="0" w:space="0" w:color="auto"/>
                        <w:right w:val="none" w:sz="0" w:space="0" w:color="auto"/>
                      </w:divBdr>
                    </w:div>
                  </w:divsChild>
                </w:div>
                <w:div w:id="1940986167">
                  <w:marLeft w:val="0"/>
                  <w:marRight w:val="0"/>
                  <w:marTop w:val="0"/>
                  <w:marBottom w:val="0"/>
                  <w:divBdr>
                    <w:top w:val="single" w:sz="2" w:space="1" w:color="FFFFFF"/>
                    <w:left w:val="single" w:sz="2" w:space="12" w:color="FFFFFF"/>
                    <w:bottom w:val="single" w:sz="2" w:space="1" w:color="FFFFFF"/>
                    <w:right w:val="single" w:sz="2" w:space="4" w:color="FFFFFF"/>
                  </w:divBdr>
                  <w:divsChild>
                    <w:div w:id="1867716342">
                      <w:marLeft w:val="0"/>
                      <w:marRight w:val="0"/>
                      <w:marTop w:val="0"/>
                      <w:marBottom w:val="0"/>
                      <w:divBdr>
                        <w:top w:val="none" w:sz="0" w:space="0" w:color="auto"/>
                        <w:left w:val="none" w:sz="0" w:space="0" w:color="auto"/>
                        <w:bottom w:val="none" w:sz="0" w:space="0" w:color="auto"/>
                        <w:right w:val="none" w:sz="0" w:space="0" w:color="auto"/>
                      </w:divBdr>
                    </w:div>
                  </w:divsChild>
                </w:div>
                <w:div w:id="717247470">
                  <w:marLeft w:val="0"/>
                  <w:marRight w:val="0"/>
                  <w:marTop w:val="0"/>
                  <w:marBottom w:val="0"/>
                  <w:divBdr>
                    <w:top w:val="single" w:sz="2" w:space="1" w:color="FFFFFF"/>
                    <w:left w:val="single" w:sz="2" w:space="12" w:color="FFFFFF"/>
                    <w:bottom w:val="single" w:sz="2" w:space="1" w:color="FFFFFF"/>
                    <w:right w:val="single" w:sz="2" w:space="4" w:color="FFFFFF"/>
                  </w:divBdr>
                  <w:divsChild>
                    <w:div w:id="1787507093">
                      <w:marLeft w:val="0"/>
                      <w:marRight w:val="0"/>
                      <w:marTop w:val="0"/>
                      <w:marBottom w:val="0"/>
                      <w:divBdr>
                        <w:top w:val="none" w:sz="0" w:space="0" w:color="auto"/>
                        <w:left w:val="none" w:sz="0" w:space="0" w:color="auto"/>
                        <w:bottom w:val="none" w:sz="0" w:space="0" w:color="auto"/>
                        <w:right w:val="none" w:sz="0" w:space="0" w:color="auto"/>
                      </w:divBdr>
                    </w:div>
                  </w:divsChild>
                </w:div>
                <w:div w:id="886184536">
                  <w:marLeft w:val="0"/>
                  <w:marRight w:val="0"/>
                  <w:marTop w:val="0"/>
                  <w:marBottom w:val="0"/>
                  <w:divBdr>
                    <w:top w:val="single" w:sz="2" w:space="1" w:color="FFFFFF"/>
                    <w:left w:val="single" w:sz="2" w:space="12" w:color="FFFFFF"/>
                    <w:bottom w:val="single" w:sz="2" w:space="1" w:color="FFFFFF"/>
                    <w:right w:val="single" w:sz="2" w:space="4" w:color="FFFFFF"/>
                  </w:divBdr>
                  <w:divsChild>
                    <w:div w:id="1848521209">
                      <w:marLeft w:val="0"/>
                      <w:marRight w:val="0"/>
                      <w:marTop w:val="0"/>
                      <w:marBottom w:val="0"/>
                      <w:divBdr>
                        <w:top w:val="none" w:sz="0" w:space="0" w:color="auto"/>
                        <w:left w:val="none" w:sz="0" w:space="0" w:color="auto"/>
                        <w:bottom w:val="none" w:sz="0" w:space="0" w:color="auto"/>
                        <w:right w:val="none" w:sz="0" w:space="0" w:color="auto"/>
                      </w:divBdr>
                    </w:div>
                  </w:divsChild>
                </w:div>
                <w:div w:id="1420447715">
                  <w:marLeft w:val="0"/>
                  <w:marRight w:val="0"/>
                  <w:marTop w:val="0"/>
                  <w:marBottom w:val="0"/>
                  <w:divBdr>
                    <w:top w:val="single" w:sz="2" w:space="1" w:color="FFFFFF"/>
                    <w:left w:val="single" w:sz="2" w:space="12" w:color="FFFFFF"/>
                    <w:bottom w:val="single" w:sz="2" w:space="1" w:color="FFFFFF"/>
                    <w:right w:val="single" w:sz="2" w:space="4" w:color="FFFFFF"/>
                  </w:divBdr>
                  <w:divsChild>
                    <w:div w:id="944926440">
                      <w:marLeft w:val="0"/>
                      <w:marRight w:val="0"/>
                      <w:marTop w:val="0"/>
                      <w:marBottom w:val="0"/>
                      <w:divBdr>
                        <w:top w:val="none" w:sz="0" w:space="0" w:color="auto"/>
                        <w:left w:val="none" w:sz="0" w:space="0" w:color="auto"/>
                        <w:bottom w:val="none" w:sz="0" w:space="0" w:color="auto"/>
                        <w:right w:val="none" w:sz="0" w:space="0" w:color="auto"/>
                      </w:divBdr>
                    </w:div>
                  </w:divsChild>
                </w:div>
                <w:div w:id="2092853896">
                  <w:marLeft w:val="0"/>
                  <w:marRight w:val="0"/>
                  <w:marTop w:val="0"/>
                  <w:marBottom w:val="0"/>
                  <w:divBdr>
                    <w:top w:val="single" w:sz="2" w:space="1" w:color="FFFFFF"/>
                    <w:left w:val="single" w:sz="2" w:space="12" w:color="FFFFFF"/>
                    <w:bottom w:val="single" w:sz="2" w:space="1" w:color="FFFFFF"/>
                    <w:right w:val="single" w:sz="2" w:space="4" w:color="FFFFFF"/>
                  </w:divBdr>
                  <w:divsChild>
                    <w:div w:id="1564753604">
                      <w:marLeft w:val="0"/>
                      <w:marRight w:val="0"/>
                      <w:marTop w:val="0"/>
                      <w:marBottom w:val="0"/>
                      <w:divBdr>
                        <w:top w:val="none" w:sz="0" w:space="0" w:color="auto"/>
                        <w:left w:val="none" w:sz="0" w:space="0" w:color="auto"/>
                        <w:bottom w:val="none" w:sz="0" w:space="0" w:color="auto"/>
                        <w:right w:val="none" w:sz="0" w:space="0" w:color="auto"/>
                      </w:divBdr>
                    </w:div>
                  </w:divsChild>
                </w:div>
                <w:div w:id="1909263934">
                  <w:marLeft w:val="0"/>
                  <w:marRight w:val="0"/>
                  <w:marTop w:val="0"/>
                  <w:marBottom w:val="0"/>
                  <w:divBdr>
                    <w:top w:val="single" w:sz="2" w:space="1" w:color="FFFFFF"/>
                    <w:left w:val="single" w:sz="2" w:space="12" w:color="FFFFFF"/>
                    <w:bottom w:val="single" w:sz="2" w:space="1" w:color="FFFFFF"/>
                    <w:right w:val="single" w:sz="2" w:space="4" w:color="FFFFFF"/>
                  </w:divBdr>
                  <w:divsChild>
                    <w:div w:id="493884407">
                      <w:marLeft w:val="0"/>
                      <w:marRight w:val="0"/>
                      <w:marTop w:val="0"/>
                      <w:marBottom w:val="0"/>
                      <w:divBdr>
                        <w:top w:val="none" w:sz="0" w:space="0" w:color="auto"/>
                        <w:left w:val="none" w:sz="0" w:space="0" w:color="auto"/>
                        <w:bottom w:val="none" w:sz="0" w:space="0" w:color="auto"/>
                        <w:right w:val="none" w:sz="0" w:space="0" w:color="auto"/>
                      </w:divBdr>
                    </w:div>
                  </w:divsChild>
                </w:div>
                <w:div w:id="1589580995">
                  <w:marLeft w:val="0"/>
                  <w:marRight w:val="0"/>
                  <w:marTop w:val="0"/>
                  <w:marBottom w:val="0"/>
                  <w:divBdr>
                    <w:top w:val="single" w:sz="2" w:space="1" w:color="FFFFFF"/>
                    <w:left w:val="single" w:sz="2" w:space="12" w:color="FFFFFF"/>
                    <w:bottom w:val="single" w:sz="2" w:space="1" w:color="FFFFFF"/>
                    <w:right w:val="single" w:sz="2" w:space="4" w:color="FFFFFF"/>
                  </w:divBdr>
                  <w:divsChild>
                    <w:div w:id="1604655365">
                      <w:marLeft w:val="0"/>
                      <w:marRight w:val="0"/>
                      <w:marTop w:val="0"/>
                      <w:marBottom w:val="0"/>
                      <w:divBdr>
                        <w:top w:val="none" w:sz="0" w:space="0" w:color="auto"/>
                        <w:left w:val="none" w:sz="0" w:space="0" w:color="auto"/>
                        <w:bottom w:val="none" w:sz="0" w:space="0" w:color="auto"/>
                        <w:right w:val="none" w:sz="0" w:space="0" w:color="auto"/>
                      </w:divBdr>
                    </w:div>
                  </w:divsChild>
                </w:div>
                <w:div w:id="267546706">
                  <w:marLeft w:val="0"/>
                  <w:marRight w:val="0"/>
                  <w:marTop w:val="0"/>
                  <w:marBottom w:val="0"/>
                  <w:divBdr>
                    <w:top w:val="single" w:sz="2" w:space="1" w:color="FFFFFF"/>
                    <w:left w:val="single" w:sz="2" w:space="12" w:color="FFFFFF"/>
                    <w:bottom w:val="single" w:sz="2" w:space="1" w:color="FFFFFF"/>
                    <w:right w:val="single" w:sz="2" w:space="4" w:color="FFFFFF"/>
                  </w:divBdr>
                  <w:divsChild>
                    <w:div w:id="430584195">
                      <w:marLeft w:val="0"/>
                      <w:marRight w:val="0"/>
                      <w:marTop w:val="0"/>
                      <w:marBottom w:val="0"/>
                      <w:divBdr>
                        <w:top w:val="none" w:sz="0" w:space="0" w:color="auto"/>
                        <w:left w:val="none" w:sz="0" w:space="0" w:color="auto"/>
                        <w:bottom w:val="none" w:sz="0" w:space="0" w:color="auto"/>
                        <w:right w:val="none" w:sz="0" w:space="0" w:color="auto"/>
                      </w:divBdr>
                    </w:div>
                  </w:divsChild>
                </w:div>
                <w:div w:id="708409743">
                  <w:marLeft w:val="0"/>
                  <w:marRight w:val="0"/>
                  <w:marTop w:val="0"/>
                  <w:marBottom w:val="0"/>
                  <w:divBdr>
                    <w:top w:val="single" w:sz="2" w:space="1" w:color="FFFFFF"/>
                    <w:left w:val="single" w:sz="2" w:space="12" w:color="FFFFFF"/>
                    <w:bottom w:val="single" w:sz="2" w:space="1" w:color="FFFFFF"/>
                    <w:right w:val="single" w:sz="2" w:space="4" w:color="FFFFFF"/>
                  </w:divBdr>
                  <w:divsChild>
                    <w:div w:id="826282620">
                      <w:marLeft w:val="0"/>
                      <w:marRight w:val="0"/>
                      <w:marTop w:val="0"/>
                      <w:marBottom w:val="0"/>
                      <w:divBdr>
                        <w:top w:val="none" w:sz="0" w:space="0" w:color="auto"/>
                        <w:left w:val="none" w:sz="0" w:space="0" w:color="auto"/>
                        <w:bottom w:val="none" w:sz="0" w:space="0" w:color="auto"/>
                        <w:right w:val="none" w:sz="0" w:space="0" w:color="auto"/>
                      </w:divBdr>
                    </w:div>
                  </w:divsChild>
                </w:div>
                <w:div w:id="399720636">
                  <w:marLeft w:val="0"/>
                  <w:marRight w:val="0"/>
                  <w:marTop w:val="0"/>
                  <w:marBottom w:val="0"/>
                  <w:divBdr>
                    <w:top w:val="single" w:sz="2" w:space="1" w:color="FFFFFF"/>
                    <w:left w:val="single" w:sz="2" w:space="12" w:color="FFFFFF"/>
                    <w:bottom w:val="single" w:sz="2" w:space="1" w:color="FFFFFF"/>
                    <w:right w:val="single" w:sz="2" w:space="4" w:color="FFFFFF"/>
                  </w:divBdr>
                  <w:divsChild>
                    <w:div w:id="212236210">
                      <w:marLeft w:val="0"/>
                      <w:marRight w:val="0"/>
                      <w:marTop w:val="0"/>
                      <w:marBottom w:val="0"/>
                      <w:divBdr>
                        <w:top w:val="none" w:sz="0" w:space="0" w:color="auto"/>
                        <w:left w:val="none" w:sz="0" w:space="0" w:color="auto"/>
                        <w:bottom w:val="none" w:sz="0" w:space="0" w:color="auto"/>
                        <w:right w:val="none" w:sz="0" w:space="0" w:color="auto"/>
                      </w:divBdr>
                    </w:div>
                  </w:divsChild>
                </w:div>
                <w:div w:id="856963759">
                  <w:marLeft w:val="0"/>
                  <w:marRight w:val="0"/>
                  <w:marTop w:val="0"/>
                  <w:marBottom w:val="0"/>
                  <w:divBdr>
                    <w:top w:val="single" w:sz="2" w:space="1" w:color="FFFFFF"/>
                    <w:left w:val="single" w:sz="2" w:space="12" w:color="FFFFFF"/>
                    <w:bottom w:val="single" w:sz="2" w:space="1" w:color="FFFFFF"/>
                    <w:right w:val="single" w:sz="2" w:space="4" w:color="FFFFFF"/>
                  </w:divBdr>
                  <w:divsChild>
                    <w:div w:id="109594233">
                      <w:marLeft w:val="0"/>
                      <w:marRight w:val="0"/>
                      <w:marTop w:val="0"/>
                      <w:marBottom w:val="0"/>
                      <w:divBdr>
                        <w:top w:val="none" w:sz="0" w:space="0" w:color="auto"/>
                        <w:left w:val="none" w:sz="0" w:space="0" w:color="auto"/>
                        <w:bottom w:val="none" w:sz="0" w:space="0" w:color="auto"/>
                        <w:right w:val="none" w:sz="0" w:space="0" w:color="auto"/>
                      </w:divBdr>
                    </w:div>
                  </w:divsChild>
                </w:div>
                <w:div w:id="1834832584">
                  <w:marLeft w:val="0"/>
                  <w:marRight w:val="0"/>
                  <w:marTop w:val="0"/>
                  <w:marBottom w:val="0"/>
                  <w:divBdr>
                    <w:top w:val="single" w:sz="2" w:space="1" w:color="FFFFFF"/>
                    <w:left w:val="single" w:sz="2" w:space="12" w:color="FFFFFF"/>
                    <w:bottom w:val="single" w:sz="2" w:space="1" w:color="FFFFFF"/>
                    <w:right w:val="single" w:sz="2" w:space="4" w:color="FFFFFF"/>
                  </w:divBdr>
                  <w:divsChild>
                    <w:div w:id="2005008597">
                      <w:marLeft w:val="0"/>
                      <w:marRight w:val="0"/>
                      <w:marTop w:val="0"/>
                      <w:marBottom w:val="0"/>
                      <w:divBdr>
                        <w:top w:val="none" w:sz="0" w:space="0" w:color="auto"/>
                        <w:left w:val="none" w:sz="0" w:space="0" w:color="auto"/>
                        <w:bottom w:val="none" w:sz="0" w:space="0" w:color="auto"/>
                        <w:right w:val="none" w:sz="0" w:space="0" w:color="auto"/>
                      </w:divBdr>
                    </w:div>
                  </w:divsChild>
                </w:div>
                <w:div w:id="776798695">
                  <w:marLeft w:val="0"/>
                  <w:marRight w:val="0"/>
                  <w:marTop w:val="0"/>
                  <w:marBottom w:val="0"/>
                  <w:divBdr>
                    <w:top w:val="single" w:sz="2" w:space="1" w:color="FFFFFF"/>
                    <w:left w:val="single" w:sz="2" w:space="12" w:color="FFFFFF"/>
                    <w:bottom w:val="single" w:sz="2" w:space="1" w:color="FFFFFF"/>
                    <w:right w:val="single" w:sz="2" w:space="4" w:color="FFFFFF"/>
                  </w:divBdr>
                  <w:divsChild>
                    <w:div w:id="1869835243">
                      <w:marLeft w:val="0"/>
                      <w:marRight w:val="0"/>
                      <w:marTop w:val="0"/>
                      <w:marBottom w:val="0"/>
                      <w:divBdr>
                        <w:top w:val="none" w:sz="0" w:space="0" w:color="auto"/>
                        <w:left w:val="none" w:sz="0" w:space="0" w:color="auto"/>
                        <w:bottom w:val="none" w:sz="0" w:space="0" w:color="auto"/>
                        <w:right w:val="none" w:sz="0" w:space="0" w:color="auto"/>
                      </w:divBdr>
                    </w:div>
                  </w:divsChild>
                </w:div>
                <w:div w:id="388920038">
                  <w:marLeft w:val="0"/>
                  <w:marRight w:val="0"/>
                  <w:marTop w:val="0"/>
                  <w:marBottom w:val="0"/>
                  <w:divBdr>
                    <w:top w:val="single" w:sz="2" w:space="1" w:color="FFFFFF"/>
                    <w:left w:val="single" w:sz="2" w:space="12" w:color="FFFFFF"/>
                    <w:bottom w:val="single" w:sz="2" w:space="1" w:color="FFFFFF"/>
                    <w:right w:val="single" w:sz="2" w:space="4" w:color="FFFFFF"/>
                  </w:divBdr>
                  <w:divsChild>
                    <w:div w:id="4483283">
                      <w:marLeft w:val="0"/>
                      <w:marRight w:val="0"/>
                      <w:marTop w:val="0"/>
                      <w:marBottom w:val="0"/>
                      <w:divBdr>
                        <w:top w:val="none" w:sz="0" w:space="0" w:color="auto"/>
                        <w:left w:val="none" w:sz="0" w:space="0" w:color="auto"/>
                        <w:bottom w:val="none" w:sz="0" w:space="0" w:color="auto"/>
                        <w:right w:val="none" w:sz="0" w:space="0" w:color="auto"/>
                      </w:divBdr>
                    </w:div>
                  </w:divsChild>
                </w:div>
                <w:div w:id="1232154689">
                  <w:marLeft w:val="0"/>
                  <w:marRight w:val="0"/>
                  <w:marTop w:val="0"/>
                  <w:marBottom w:val="0"/>
                  <w:divBdr>
                    <w:top w:val="single" w:sz="2" w:space="1" w:color="FFFFFF"/>
                    <w:left w:val="single" w:sz="2" w:space="12" w:color="FFFFFF"/>
                    <w:bottom w:val="single" w:sz="2" w:space="1" w:color="FFFFFF"/>
                    <w:right w:val="single" w:sz="2" w:space="4" w:color="FFFFFF"/>
                  </w:divBdr>
                  <w:divsChild>
                    <w:div w:id="452216532">
                      <w:marLeft w:val="0"/>
                      <w:marRight w:val="0"/>
                      <w:marTop w:val="0"/>
                      <w:marBottom w:val="0"/>
                      <w:divBdr>
                        <w:top w:val="none" w:sz="0" w:space="0" w:color="auto"/>
                        <w:left w:val="none" w:sz="0" w:space="0" w:color="auto"/>
                        <w:bottom w:val="none" w:sz="0" w:space="0" w:color="auto"/>
                        <w:right w:val="none" w:sz="0" w:space="0" w:color="auto"/>
                      </w:divBdr>
                    </w:div>
                  </w:divsChild>
                </w:div>
                <w:div w:id="1628316124">
                  <w:marLeft w:val="0"/>
                  <w:marRight w:val="0"/>
                  <w:marTop w:val="0"/>
                  <w:marBottom w:val="0"/>
                  <w:divBdr>
                    <w:top w:val="single" w:sz="2" w:space="1" w:color="FFFFFF"/>
                    <w:left w:val="single" w:sz="2" w:space="12" w:color="FFFFFF"/>
                    <w:bottom w:val="single" w:sz="2" w:space="1" w:color="FFFFFF"/>
                    <w:right w:val="single" w:sz="2" w:space="4" w:color="FFFFFF"/>
                  </w:divBdr>
                  <w:divsChild>
                    <w:div w:id="1106341444">
                      <w:marLeft w:val="0"/>
                      <w:marRight w:val="0"/>
                      <w:marTop w:val="0"/>
                      <w:marBottom w:val="0"/>
                      <w:divBdr>
                        <w:top w:val="none" w:sz="0" w:space="0" w:color="auto"/>
                        <w:left w:val="none" w:sz="0" w:space="0" w:color="auto"/>
                        <w:bottom w:val="none" w:sz="0" w:space="0" w:color="auto"/>
                        <w:right w:val="none" w:sz="0" w:space="0" w:color="auto"/>
                      </w:divBdr>
                    </w:div>
                  </w:divsChild>
                </w:div>
                <w:div w:id="773944894">
                  <w:marLeft w:val="0"/>
                  <w:marRight w:val="0"/>
                  <w:marTop w:val="0"/>
                  <w:marBottom w:val="0"/>
                  <w:divBdr>
                    <w:top w:val="single" w:sz="2" w:space="1" w:color="FFFFFF"/>
                    <w:left w:val="single" w:sz="2" w:space="12" w:color="FFFFFF"/>
                    <w:bottom w:val="single" w:sz="2" w:space="1" w:color="FFFFFF"/>
                    <w:right w:val="single" w:sz="2" w:space="4" w:color="FFFFFF"/>
                  </w:divBdr>
                  <w:divsChild>
                    <w:div w:id="40132639">
                      <w:marLeft w:val="0"/>
                      <w:marRight w:val="0"/>
                      <w:marTop w:val="0"/>
                      <w:marBottom w:val="0"/>
                      <w:divBdr>
                        <w:top w:val="none" w:sz="0" w:space="0" w:color="auto"/>
                        <w:left w:val="none" w:sz="0" w:space="0" w:color="auto"/>
                        <w:bottom w:val="none" w:sz="0" w:space="0" w:color="auto"/>
                        <w:right w:val="none" w:sz="0" w:space="0" w:color="auto"/>
                      </w:divBdr>
                    </w:div>
                  </w:divsChild>
                </w:div>
                <w:div w:id="1398088184">
                  <w:marLeft w:val="0"/>
                  <w:marRight w:val="0"/>
                  <w:marTop w:val="0"/>
                  <w:marBottom w:val="0"/>
                  <w:divBdr>
                    <w:top w:val="single" w:sz="2" w:space="1" w:color="FFFFFF"/>
                    <w:left w:val="single" w:sz="2" w:space="12" w:color="FFFFFF"/>
                    <w:bottom w:val="single" w:sz="2" w:space="1" w:color="FFFFFF"/>
                    <w:right w:val="single" w:sz="2" w:space="4" w:color="FFFFFF"/>
                  </w:divBdr>
                  <w:divsChild>
                    <w:div w:id="1409498705">
                      <w:marLeft w:val="0"/>
                      <w:marRight w:val="0"/>
                      <w:marTop w:val="0"/>
                      <w:marBottom w:val="0"/>
                      <w:divBdr>
                        <w:top w:val="none" w:sz="0" w:space="0" w:color="auto"/>
                        <w:left w:val="none" w:sz="0" w:space="0" w:color="auto"/>
                        <w:bottom w:val="none" w:sz="0" w:space="0" w:color="auto"/>
                        <w:right w:val="none" w:sz="0" w:space="0" w:color="auto"/>
                      </w:divBdr>
                    </w:div>
                  </w:divsChild>
                </w:div>
                <w:div w:id="1459252907">
                  <w:marLeft w:val="0"/>
                  <w:marRight w:val="0"/>
                  <w:marTop w:val="0"/>
                  <w:marBottom w:val="0"/>
                  <w:divBdr>
                    <w:top w:val="single" w:sz="2" w:space="1" w:color="FFFFFF"/>
                    <w:left w:val="single" w:sz="2" w:space="12" w:color="FFFFFF"/>
                    <w:bottom w:val="single" w:sz="2" w:space="1" w:color="FFFFFF"/>
                    <w:right w:val="single" w:sz="2" w:space="4" w:color="FFFFFF"/>
                  </w:divBdr>
                  <w:divsChild>
                    <w:div w:id="1078357092">
                      <w:marLeft w:val="0"/>
                      <w:marRight w:val="0"/>
                      <w:marTop w:val="0"/>
                      <w:marBottom w:val="0"/>
                      <w:divBdr>
                        <w:top w:val="none" w:sz="0" w:space="0" w:color="auto"/>
                        <w:left w:val="none" w:sz="0" w:space="0" w:color="auto"/>
                        <w:bottom w:val="none" w:sz="0" w:space="0" w:color="auto"/>
                        <w:right w:val="none" w:sz="0" w:space="0" w:color="auto"/>
                      </w:divBdr>
                    </w:div>
                  </w:divsChild>
                </w:div>
                <w:div w:id="1864316956">
                  <w:marLeft w:val="0"/>
                  <w:marRight w:val="0"/>
                  <w:marTop w:val="0"/>
                  <w:marBottom w:val="0"/>
                  <w:divBdr>
                    <w:top w:val="single" w:sz="2" w:space="1" w:color="FFFFFF"/>
                    <w:left w:val="single" w:sz="2" w:space="12" w:color="FFFFFF"/>
                    <w:bottom w:val="single" w:sz="2" w:space="1" w:color="FFFFFF"/>
                    <w:right w:val="single" w:sz="2" w:space="4" w:color="FFFFFF"/>
                  </w:divBdr>
                  <w:divsChild>
                    <w:div w:id="799609366">
                      <w:marLeft w:val="0"/>
                      <w:marRight w:val="0"/>
                      <w:marTop w:val="0"/>
                      <w:marBottom w:val="0"/>
                      <w:divBdr>
                        <w:top w:val="none" w:sz="0" w:space="0" w:color="auto"/>
                        <w:left w:val="none" w:sz="0" w:space="0" w:color="auto"/>
                        <w:bottom w:val="none" w:sz="0" w:space="0" w:color="auto"/>
                        <w:right w:val="none" w:sz="0" w:space="0" w:color="auto"/>
                      </w:divBdr>
                    </w:div>
                  </w:divsChild>
                </w:div>
                <w:div w:id="1622110913">
                  <w:marLeft w:val="0"/>
                  <w:marRight w:val="0"/>
                  <w:marTop w:val="0"/>
                  <w:marBottom w:val="0"/>
                  <w:divBdr>
                    <w:top w:val="single" w:sz="2" w:space="1" w:color="FFFFFF"/>
                    <w:left w:val="single" w:sz="2" w:space="12" w:color="FFFFFF"/>
                    <w:bottom w:val="single" w:sz="2" w:space="1" w:color="FFFFFF"/>
                    <w:right w:val="single" w:sz="2" w:space="4" w:color="FFFFFF"/>
                  </w:divBdr>
                  <w:divsChild>
                    <w:div w:id="477770024">
                      <w:marLeft w:val="0"/>
                      <w:marRight w:val="0"/>
                      <w:marTop w:val="0"/>
                      <w:marBottom w:val="0"/>
                      <w:divBdr>
                        <w:top w:val="none" w:sz="0" w:space="0" w:color="auto"/>
                        <w:left w:val="none" w:sz="0" w:space="0" w:color="auto"/>
                        <w:bottom w:val="none" w:sz="0" w:space="0" w:color="auto"/>
                        <w:right w:val="none" w:sz="0" w:space="0" w:color="auto"/>
                      </w:divBdr>
                    </w:div>
                  </w:divsChild>
                </w:div>
                <w:div w:id="1269237704">
                  <w:marLeft w:val="0"/>
                  <w:marRight w:val="0"/>
                  <w:marTop w:val="0"/>
                  <w:marBottom w:val="0"/>
                  <w:divBdr>
                    <w:top w:val="single" w:sz="2" w:space="1" w:color="FFFFFF"/>
                    <w:left w:val="single" w:sz="2" w:space="12" w:color="FFFFFF"/>
                    <w:bottom w:val="single" w:sz="2" w:space="1" w:color="FFFFFF"/>
                    <w:right w:val="single" w:sz="2" w:space="4" w:color="FFFFFF"/>
                  </w:divBdr>
                  <w:divsChild>
                    <w:div w:id="1943950137">
                      <w:marLeft w:val="0"/>
                      <w:marRight w:val="0"/>
                      <w:marTop w:val="0"/>
                      <w:marBottom w:val="0"/>
                      <w:divBdr>
                        <w:top w:val="none" w:sz="0" w:space="0" w:color="auto"/>
                        <w:left w:val="none" w:sz="0" w:space="0" w:color="auto"/>
                        <w:bottom w:val="none" w:sz="0" w:space="0" w:color="auto"/>
                        <w:right w:val="none" w:sz="0" w:space="0" w:color="auto"/>
                      </w:divBdr>
                    </w:div>
                  </w:divsChild>
                </w:div>
                <w:div w:id="746225012">
                  <w:marLeft w:val="0"/>
                  <w:marRight w:val="0"/>
                  <w:marTop w:val="0"/>
                  <w:marBottom w:val="0"/>
                  <w:divBdr>
                    <w:top w:val="single" w:sz="2" w:space="1" w:color="FFFFFF"/>
                    <w:left w:val="single" w:sz="2" w:space="12" w:color="FFFFFF"/>
                    <w:bottom w:val="single" w:sz="2" w:space="4" w:color="FFFFFF"/>
                    <w:right w:val="single" w:sz="2" w:space="4" w:color="FFFFFF"/>
                  </w:divBdr>
                  <w:divsChild>
                    <w:div w:id="205901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5369">
          <w:marLeft w:val="0"/>
          <w:marRight w:val="0"/>
          <w:marTop w:val="0"/>
          <w:marBottom w:val="335"/>
          <w:divBdr>
            <w:top w:val="none" w:sz="0" w:space="0" w:color="auto"/>
            <w:left w:val="none" w:sz="0" w:space="0" w:color="auto"/>
            <w:bottom w:val="none" w:sz="0" w:space="0" w:color="auto"/>
            <w:right w:val="none" w:sz="0" w:space="0" w:color="auto"/>
          </w:divBdr>
          <w:divsChild>
            <w:div w:id="884411083">
              <w:marLeft w:val="0"/>
              <w:marRight w:val="0"/>
              <w:marTop w:val="0"/>
              <w:marBottom w:val="0"/>
              <w:divBdr>
                <w:top w:val="none" w:sz="0" w:space="0" w:color="auto"/>
                <w:left w:val="none" w:sz="0" w:space="0" w:color="auto"/>
                <w:bottom w:val="none" w:sz="0" w:space="0" w:color="auto"/>
                <w:right w:val="none" w:sz="0" w:space="0" w:color="auto"/>
              </w:divBdr>
              <w:divsChild>
                <w:div w:id="449470708">
                  <w:marLeft w:val="0"/>
                  <w:marRight w:val="0"/>
                  <w:marTop w:val="0"/>
                  <w:marBottom w:val="0"/>
                  <w:divBdr>
                    <w:top w:val="single" w:sz="2" w:space="4" w:color="FFFFFF"/>
                    <w:left w:val="single" w:sz="2" w:space="12" w:color="FFFFFF"/>
                    <w:bottom w:val="single" w:sz="2" w:space="1" w:color="FFFFFF"/>
                    <w:right w:val="single" w:sz="2" w:space="4" w:color="FFFFFF"/>
                  </w:divBdr>
                  <w:divsChild>
                    <w:div w:id="114839448">
                      <w:marLeft w:val="0"/>
                      <w:marRight w:val="0"/>
                      <w:marTop w:val="0"/>
                      <w:marBottom w:val="0"/>
                      <w:divBdr>
                        <w:top w:val="none" w:sz="0" w:space="0" w:color="auto"/>
                        <w:left w:val="none" w:sz="0" w:space="0" w:color="auto"/>
                        <w:bottom w:val="none" w:sz="0" w:space="0" w:color="auto"/>
                        <w:right w:val="none" w:sz="0" w:space="0" w:color="auto"/>
                      </w:divBdr>
                    </w:div>
                  </w:divsChild>
                </w:div>
                <w:div w:id="475491642">
                  <w:marLeft w:val="0"/>
                  <w:marRight w:val="0"/>
                  <w:marTop w:val="0"/>
                  <w:marBottom w:val="0"/>
                  <w:divBdr>
                    <w:top w:val="single" w:sz="2" w:space="1" w:color="FFFFFF"/>
                    <w:left w:val="single" w:sz="2" w:space="12" w:color="FFFFFF"/>
                    <w:bottom w:val="single" w:sz="2" w:space="1" w:color="FFFFFF"/>
                    <w:right w:val="single" w:sz="2" w:space="4" w:color="FFFFFF"/>
                  </w:divBdr>
                  <w:divsChild>
                    <w:div w:id="680856534">
                      <w:marLeft w:val="0"/>
                      <w:marRight w:val="0"/>
                      <w:marTop w:val="0"/>
                      <w:marBottom w:val="0"/>
                      <w:divBdr>
                        <w:top w:val="none" w:sz="0" w:space="0" w:color="auto"/>
                        <w:left w:val="none" w:sz="0" w:space="0" w:color="auto"/>
                        <w:bottom w:val="none" w:sz="0" w:space="0" w:color="auto"/>
                        <w:right w:val="none" w:sz="0" w:space="0" w:color="auto"/>
                      </w:divBdr>
                    </w:div>
                  </w:divsChild>
                </w:div>
                <w:div w:id="1005092601">
                  <w:marLeft w:val="0"/>
                  <w:marRight w:val="0"/>
                  <w:marTop w:val="0"/>
                  <w:marBottom w:val="0"/>
                  <w:divBdr>
                    <w:top w:val="single" w:sz="2" w:space="1" w:color="FFFFFF"/>
                    <w:left w:val="single" w:sz="2" w:space="12" w:color="FFFFFF"/>
                    <w:bottom w:val="single" w:sz="2" w:space="1" w:color="FFFFFF"/>
                    <w:right w:val="single" w:sz="2" w:space="4" w:color="FFFFFF"/>
                  </w:divBdr>
                  <w:divsChild>
                    <w:div w:id="2011785835">
                      <w:marLeft w:val="0"/>
                      <w:marRight w:val="0"/>
                      <w:marTop w:val="0"/>
                      <w:marBottom w:val="0"/>
                      <w:divBdr>
                        <w:top w:val="none" w:sz="0" w:space="0" w:color="auto"/>
                        <w:left w:val="none" w:sz="0" w:space="0" w:color="auto"/>
                        <w:bottom w:val="none" w:sz="0" w:space="0" w:color="auto"/>
                        <w:right w:val="none" w:sz="0" w:space="0" w:color="auto"/>
                      </w:divBdr>
                    </w:div>
                  </w:divsChild>
                </w:div>
                <w:div w:id="1288125609">
                  <w:marLeft w:val="0"/>
                  <w:marRight w:val="0"/>
                  <w:marTop w:val="0"/>
                  <w:marBottom w:val="0"/>
                  <w:divBdr>
                    <w:top w:val="single" w:sz="2" w:space="1" w:color="FFFFFF"/>
                    <w:left w:val="single" w:sz="2" w:space="12" w:color="FFFFFF"/>
                    <w:bottom w:val="single" w:sz="2" w:space="1" w:color="FFFFFF"/>
                    <w:right w:val="single" w:sz="2" w:space="4" w:color="FFFFFF"/>
                  </w:divBdr>
                  <w:divsChild>
                    <w:div w:id="845286363">
                      <w:marLeft w:val="0"/>
                      <w:marRight w:val="0"/>
                      <w:marTop w:val="0"/>
                      <w:marBottom w:val="0"/>
                      <w:divBdr>
                        <w:top w:val="none" w:sz="0" w:space="0" w:color="auto"/>
                        <w:left w:val="none" w:sz="0" w:space="0" w:color="auto"/>
                        <w:bottom w:val="none" w:sz="0" w:space="0" w:color="auto"/>
                        <w:right w:val="none" w:sz="0" w:space="0" w:color="auto"/>
                      </w:divBdr>
                    </w:div>
                  </w:divsChild>
                </w:div>
                <w:div w:id="13725528">
                  <w:marLeft w:val="0"/>
                  <w:marRight w:val="0"/>
                  <w:marTop w:val="0"/>
                  <w:marBottom w:val="0"/>
                  <w:divBdr>
                    <w:top w:val="single" w:sz="2" w:space="1" w:color="FFFFFF"/>
                    <w:left w:val="single" w:sz="2" w:space="12" w:color="FFFFFF"/>
                    <w:bottom w:val="single" w:sz="2" w:space="1" w:color="FFFFFF"/>
                    <w:right w:val="single" w:sz="2" w:space="4" w:color="FFFFFF"/>
                  </w:divBdr>
                  <w:divsChild>
                    <w:div w:id="954868231">
                      <w:marLeft w:val="0"/>
                      <w:marRight w:val="0"/>
                      <w:marTop w:val="0"/>
                      <w:marBottom w:val="0"/>
                      <w:divBdr>
                        <w:top w:val="none" w:sz="0" w:space="0" w:color="auto"/>
                        <w:left w:val="none" w:sz="0" w:space="0" w:color="auto"/>
                        <w:bottom w:val="none" w:sz="0" w:space="0" w:color="auto"/>
                        <w:right w:val="none" w:sz="0" w:space="0" w:color="auto"/>
                      </w:divBdr>
                    </w:div>
                  </w:divsChild>
                </w:div>
                <w:div w:id="447895307">
                  <w:marLeft w:val="0"/>
                  <w:marRight w:val="0"/>
                  <w:marTop w:val="0"/>
                  <w:marBottom w:val="0"/>
                  <w:divBdr>
                    <w:top w:val="single" w:sz="2" w:space="1" w:color="FFFFFF"/>
                    <w:left w:val="single" w:sz="2" w:space="12" w:color="FFFFFF"/>
                    <w:bottom w:val="single" w:sz="2" w:space="1" w:color="FFFFFF"/>
                    <w:right w:val="single" w:sz="2" w:space="4" w:color="FFFFFF"/>
                  </w:divBdr>
                  <w:divsChild>
                    <w:div w:id="1053430759">
                      <w:marLeft w:val="0"/>
                      <w:marRight w:val="0"/>
                      <w:marTop w:val="0"/>
                      <w:marBottom w:val="0"/>
                      <w:divBdr>
                        <w:top w:val="none" w:sz="0" w:space="0" w:color="auto"/>
                        <w:left w:val="none" w:sz="0" w:space="0" w:color="auto"/>
                        <w:bottom w:val="none" w:sz="0" w:space="0" w:color="auto"/>
                        <w:right w:val="none" w:sz="0" w:space="0" w:color="auto"/>
                      </w:divBdr>
                    </w:div>
                  </w:divsChild>
                </w:div>
                <w:div w:id="968054188">
                  <w:marLeft w:val="0"/>
                  <w:marRight w:val="0"/>
                  <w:marTop w:val="0"/>
                  <w:marBottom w:val="0"/>
                  <w:divBdr>
                    <w:top w:val="single" w:sz="2" w:space="1" w:color="FFFFFF"/>
                    <w:left w:val="single" w:sz="2" w:space="12" w:color="FFFFFF"/>
                    <w:bottom w:val="single" w:sz="2" w:space="1" w:color="FFFFFF"/>
                    <w:right w:val="single" w:sz="2" w:space="4" w:color="FFFFFF"/>
                  </w:divBdr>
                  <w:divsChild>
                    <w:div w:id="1873761768">
                      <w:marLeft w:val="0"/>
                      <w:marRight w:val="0"/>
                      <w:marTop w:val="0"/>
                      <w:marBottom w:val="0"/>
                      <w:divBdr>
                        <w:top w:val="none" w:sz="0" w:space="0" w:color="auto"/>
                        <w:left w:val="none" w:sz="0" w:space="0" w:color="auto"/>
                        <w:bottom w:val="none" w:sz="0" w:space="0" w:color="auto"/>
                        <w:right w:val="none" w:sz="0" w:space="0" w:color="auto"/>
                      </w:divBdr>
                    </w:div>
                  </w:divsChild>
                </w:div>
                <w:div w:id="1789735289">
                  <w:marLeft w:val="0"/>
                  <w:marRight w:val="0"/>
                  <w:marTop w:val="0"/>
                  <w:marBottom w:val="0"/>
                  <w:divBdr>
                    <w:top w:val="single" w:sz="2" w:space="1" w:color="FFFFFF"/>
                    <w:left w:val="single" w:sz="2" w:space="12" w:color="FFFFFF"/>
                    <w:bottom w:val="single" w:sz="2" w:space="1" w:color="FFFFFF"/>
                    <w:right w:val="single" w:sz="2" w:space="4" w:color="FFFFFF"/>
                  </w:divBdr>
                  <w:divsChild>
                    <w:div w:id="1487286965">
                      <w:marLeft w:val="0"/>
                      <w:marRight w:val="0"/>
                      <w:marTop w:val="0"/>
                      <w:marBottom w:val="0"/>
                      <w:divBdr>
                        <w:top w:val="none" w:sz="0" w:space="0" w:color="auto"/>
                        <w:left w:val="none" w:sz="0" w:space="0" w:color="auto"/>
                        <w:bottom w:val="none" w:sz="0" w:space="0" w:color="auto"/>
                        <w:right w:val="none" w:sz="0" w:space="0" w:color="auto"/>
                      </w:divBdr>
                    </w:div>
                  </w:divsChild>
                </w:div>
                <w:div w:id="2082872657">
                  <w:marLeft w:val="0"/>
                  <w:marRight w:val="0"/>
                  <w:marTop w:val="0"/>
                  <w:marBottom w:val="0"/>
                  <w:divBdr>
                    <w:top w:val="single" w:sz="2" w:space="1" w:color="FFFFFF"/>
                    <w:left w:val="single" w:sz="2" w:space="12" w:color="FFFFFF"/>
                    <w:bottom w:val="single" w:sz="2" w:space="1" w:color="FFFFFF"/>
                    <w:right w:val="single" w:sz="2" w:space="4" w:color="FFFFFF"/>
                  </w:divBdr>
                  <w:divsChild>
                    <w:div w:id="2097439017">
                      <w:marLeft w:val="0"/>
                      <w:marRight w:val="0"/>
                      <w:marTop w:val="0"/>
                      <w:marBottom w:val="0"/>
                      <w:divBdr>
                        <w:top w:val="none" w:sz="0" w:space="0" w:color="auto"/>
                        <w:left w:val="none" w:sz="0" w:space="0" w:color="auto"/>
                        <w:bottom w:val="none" w:sz="0" w:space="0" w:color="auto"/>
                        <w:right w:val="none" w:sz="0" w:space="0" w:color="auto"/>
                      </w:divBdr>
                    </w:div>
                  </w:divsChild>
                </w:div>
                <w:div w:id="1997680862">
                  <w:marLeft w:val="0"/>
                  <w:marRight w:val="0"/>
                  <w:marTop w:val="0"/>
                  <w:marBottom w:val="0"/>
                  <w:divBdr>
                    <w:top w:val="single" w:sz="2" w:space="1" w:color="FFFFFF"/>
                    <w:left w:val="single" w:sz="2" w:space="12" w:color="FFFFFF"/>
                    <w:bottom w:val="single" w:sz="2" w:space="1" w:color="FFFFFF"/>
                    <w:right w:val="single" w:sz="2" w:space="4" w:color="FFFFFF"/>
                  </w:divBdr>
                  <w:divsChild>
                    <w:div w:id="1286540255">
                      <w:marLeft w:val="0"/>
                      <w:marRight w:val="0"/>
                      <w:marTop w:val="0"/>
                      <w:marBottom w:val="0"/>
                      <w:divBdr>
                        <w:top w:val="none" w:sz="0" w:space="0" w:color="auto"/>
                        <w:left w:val="none" w:sz="0" w:space="0" w:color="auto"/>
                        <w:bottom w:val="none" w:sz="0" w:space="0" w:color="auto"/>
                        <w:right w:val="none" w:sz="0" w:space="0" w:color="auto"/>
                      </w:divBdr>
                    </w:div>
                  </w:divsChild>
                </w:div>
                <w:div w:id="247736225">
                  <w:marLeft w:val="0"/>
                  <w:marRight w:val="0"/>
                  <w:marTop w:val="0"/>
                  <w:marBottom w:val="0"/>
                  <w:divBdr>
                    <w:top w:val="single" w:sz="2" w:space="1" w:color="FFFFFF"/>
                    <w:left w:val="single" w:sz="2" w:space="12" w:color="FFFFFF"/>
                    <w:bottom w:val="single" w:sz="2" w:space="1" w:color="FFFFFF"/>
                    <w:right w:val="single" w:sz="2" w:space="4" w:color="FFFFFF"/>
                  </w:divBdr>
                  <w:divsChild>
                    <w:div w:id="1379549622">
                      <w:marLeft w:val="0"/>
                      <w:marRight w:val="0"/>
                      <w:marTop w:val="0"/>
                      <w:marBottom w:val="0"/>
                      <w:divBdr>
                        <w:top w:val="none" w:sz="0" w:space="0" w:color="auto"/>
                        <w:left w:val="none" w:sz="0" w:space="0" w:color="auto"/>
                        <w:bottom w:val="none" w:sz="0" w:space="0" w:color="auto"/>
                        <w:right w:val="none" w:sz="0" w:space="0" w:color="auto"/>
                      </w:divBdr>
                    </w:div>
                  </w:divsChild>
                </w:div>
                <w:div w:id="835851474">
                  <w:marLeft w:val="0"/>
                  <w:marRight w:val="0"/>
                  <w:marTop w:val="0"/>
                  <w:marBottom w:val="0"/>
                  <w:divBdr>
                    <w:top w:val="single" w:sz="2" w:space="1" w:color="FFFFFF"/>
                    <w:left w:val="single" w:sz="2" w:space="12" w:color="FFFFFF"/>
                    <w:bottom w:val="single" w:sz="2" w:space="1" w:color="FFFFFF"/>
                    <w:right w:val="single" w:sz="2" w:space="4" w:color="FFFFFF"/>
                  </w:divBdr>
                  <w:divsChild>
                    <w:div w:id="1757047363">
                      <w:marLeft w:val="0"/>
                      <w:marRight w:val="0"/>
                      <w:marTop w:val="0"/>
                      <w:marBottom w:val="0"/>
                      <w:divBdr>
                        <w:top w:val="none" w:sz="0" w:space="0" w:color="auto"/>
                        <w:left w:val="none" w:sz="0" w:space="0" w:color="auto"/>
                        <w:bottom w:val="none" w:sz="0" w:space="0" w:color="auto"/>
                        <w:right w:val="none" w:sz="0" w:space="0" w:color="auto"/>
                      </w:divBdr>
                    </w:div>
                  </w:divsChild>
                </w:div>
                <w:div w:id="1318144756">
                  <w:marLeft w:val="0"/>
                  <w:marRight w:val="0"/>
                  <w:marTop w:val="0"/>
                  <w:marBottom w:val="0"/>
                  <w:divBdr>
                    <w:top w:val="single" w:sz="2" w:space="1" w:color="FFFFFF"/>
                    <w:left w:val="single" w:sz="2" w:space="12" w:color="FFFFFF"/>
                    <w:bottom w:val="single" w:sz="2" w:space="1" w:color="FFFFFF"/>
                    <w:right w:val="single" w:sz="2" w:space="4" w:color="FFFFFF"/>
                  </w:divBdr>
                  <w:divsChild>
                    <w:div w:id="1204172309">
                      <w:marLeft w:val="0"/>
                      <w:marRight w:val="0"/>
                      <w:marTop w:val="0"/>
                      <w:marBottom w:val="0"/>
                      <w:divBdr>
                        <w:top w:val="none" w:sz="0" w:space="0" w:color="auto"/>
                        <w:left w:val="none" w:sz="0" w:space="0" w:color="auto"/>
                        <w:bottom w:val="none" w:sz="0" w:space="0" w:color="auto"/>
                        <w:right w:val="none" w:sz="0" w:space="0" w:color="auto"/>
                      </w:divBdr>
                    </w:div>
                  </w:divsChild>
                </w:div>
                <w:div w:id="853568538">
                  <w:marLeft w:val="0"/>
                  <w:marRight w:val="0"/>
                  <w:marTop w:val="0"/>
                  <w:marBottom w:val="0"/>
                  <w:divBdr>
                    <w:top w:val="single" w:sz="2" w:space="1" w:color="FFFFFF"/>
                    <w:left w:val="single" w:sz="2" w:space="12" w:color="FFFFFF"/>
                    <w:bottom w:val="single" w:sz="2" w:space="1" w:color="FFFFFF"/>
                    <w:right w:val="single" w:sz="2" w:space="4" w:color="FFFFFF"/>
                  </w:divBdr>
                  <w:divsChild>
                    <w:div w:id="351107192">
                      <w:marLeft w:val="0"/>
                      <w:marRight w:val="0"/>
                      <w:marTop w:val="0"/>
                      <w:marBottom w:val="0"/>
                      <w:divBdr>
                        <w:top w:val="none" w:sz="0" w:space="0" w:color="auto"/>
                        <w:left w:val="none" w:sz="0" w:space="0" w:color="auto"/>
                        <w:bottom w:val="none" w:sz="0" w:space="0" w:color="auto"/>
                        <w:right w:val="none" w:sz="0" w:space="0" w:color="auto"/>
                      </w:divBdr>
                    </w:div>
                  </w:divsChild>
                </w:div>
                <w:div w:id="373889950">
                  <w:marLeft w:val="0"/>
                  <w:marRight w:val="0"/>
                  <w:marTop w:val="0"/>
                  <w:marBottom w:val="0"/>
                  <w:divBdr>
                    <w:top w:val="single" w:sz="2" w:space="1" w:color="FFFFFF"/>
                    <w:left w:val="single" w:sz="2" w:space="12" w:color="FFFFFF"/>
                    <w:bottom w:val="single" w:sz="2" w:space="1" w:color="FFFFFF"/>
                    <w:right w:val="single" w:sz="2" w:space="4" w:color="FFFFFF"/>
                  </w:divBdr>
                  <w:divsChild>
                    <w:div w:id="1101801482">
                      <w:marLeft w:val="0"/>
                      <w:marRight w:val="0"/>
                      <w:marTop w:val="0"/>
                      <w:marBottom w:val="0"/>
                      <w:divBdr>
                        <w:top w:val="none" w:sz="0" w:space="0" w:color="auto"/>
                        <w:left w:val="none" w:sz="0" w:space="0" w:color="auto"/>
                        <w:bottom w:val="none" w:sz="0" w:space="0" w:color="auto"/>
                        <w:right w:val="none" w:sz="0" w:space="0" w:color="auto"/>
                      </w:divBdr>
                    </w:div>
                  </w:divsChild>
                </w:div>
                <w:div w:id="1453943588">
                  <w:marLeft w:val="0"/>
                  <w:marRight w:val="0"/>
                  <w:marTop w:val="0"/>
                  <w:marBottom w:val="0"/>
                  <w:divBdr>
                    <w:top w:val="single" w:sz="2" w:space="1" w:color="FFFFFF"/>
                    <w:left w:val="single" w:sz="2" w:space="12" w:color="FFFFFF"/>
                    <w:bottom w:val="single" w:sz="2" w:space="1" w:color="FFFFFF"/>
                    <w:right w:val="single" w:sz="2" w:space="4" w:color="FFFFFF"/>
                  </w:divBdr>
                  <w:divsChild>
                    <w:div w:id="222912578">
                      <w:marLeft w:val="0"/>
                      <w:marRight w:val="0"/>
                      <w:marTop w:val="0"/>
                      <w:marBottom w:val="0"/>
                      <w:divBdr>
                        <w:top w:val="none" w:sz="0" w:space="0" w:color="auto"/>
                        <w:left w:val="none" w:sz="0" w:space="0" w:color="auto"/>
                        <w:bottom w:val="none" w:sz="0" w:space="0" w:color="auto"/>
                        <w:right w:val="none" w:sz="0" w:space="0" w:color="auto"/>
                      </w:divBdr>
                    </w:div>
                  </w:divsChild>
                </w:div>
                <w:div w:id="2067532813">
                  <w:marLeft w:val="0"/>
                  <w:marRight w:val="0"/>
                  <w:marTop w:val="0"/>
                  <w:marBottom w:val="0"/>
                  <w:divBdr>
                    <w:top w:val="single" w:sz="2" w:space="1" w:color="FFFFFF"/>
                    <w:left w:val="single" w:sz="2" w:space="12" w:color="FFFFFF"/>
                    <w:bottom w:val="single" w:sz="2" w:space="1" w:color="FFFFFF"/>
                    <w:right w:val="single" w:sz="2" w:space="4" w:color="FFFFFF"/>
                  </w:divBdr>
                  <w:divsChild>
                    <w:div w:id="1595363150">
                      <w:marLeft w:val="0"/>
                      <w:marRight w:val="0"/>
                      <w:marTop w:val="0"/>
                      <w:marBottom w:val="0"/>
                      <w:divBdr>
                        <w:top w:val="none" w:sz="0" w:space="0" w:color="auto"/>
                        <w:left w:val="none" w:sz="0" w:space="0" w:color="auto"/>
                        <w:bottom w:val="none" w:sz="0" w:space="0" w:color="auto"/>
                        <w:right w:val="none" w:sz="0" w:space="0" w:color="auto"/>
                      </w:divBdr>
                    </w:div>
                  </w:divsChild>
                </w:div>
                <w:div w:id="653342152">
                  <w:marLeft w:val="0"/>
                  <w:marRight w:val="0"/>
                  <w:marTop w:val="0"/>
                  <w:marBottom w:val="0"/>
                  <w:divBdr>
                    <w:top w:val="single" w:sz="2" w:space="1" w:color="FFFFFF"/>
                    <w:left w:val="single" w:sz="2" w:space="12" w:color="FFFFFF"/>
                    <w:bottom w:val="single" w:sz="2" w:space="1" w:color="FFFFFF"/>
                    <w:right w:val="single" w:sz="2" w:space="4" w:color="FFFFFF"/>
                  </w:divBdr>
                  <w:divsChild>
                    <w:div w:id="1805154070">
                      <w:marLeft w:val="0"/>
                      <w:marRight w:val="0"/>
                      <w:marTop w:val="0"/>
                      <w:marBottom w:val="0"/>
                      <w:divBdr>
                        <w:top w:val="none" w:sz="0" w:space="0" w:color="auto"/>
                        <w:left w:val="none" w:sz="0" w:space="0" w:color="auto"/>
                        <w:bottom w:val="none" w:sz="0" w:space="0" w:color="auto"/>
                        <w:right w:val="none" w:sz="0" w:space="0" w:color="auto"/>
                      </w:divBdr>
                    </w:div>
                  </w:divsChild>
                </w:div>
                <w:div w:id="448624486">
                  <w:marLeft w:val="0"/>
                  <w:marRight w:val="0"/>
                  <w:marTop w:val="0"/>
                  <w:marBottom w:val="0"/>
                  <w:divBdr>
                    <w:top w:val="single" w:sz="2" w:space="1" w:color="FFFFFF"/>
                    <w:left w:val="single" w:sz="2" w:space="12" w:color="FFFFFF"/>
                    <w:bottom w:val="single" w:sz="2" w:space="1" w:color="FFFFFF"/>
                    <w:right w:val="single" w:sz="2" w:space="4" w:color="FFFFFF"/>
                  </w:divBdr>
                  <w:divsChild>
                    <w:div w:id="1480538357">
                      <w:marLeft w:val="0"/>
                      <w:marRight w:val="0"/>
                      <w:marTop w:val="0"/>
                      <w:marBottom w:val="0"/>
                      <w:divBdr>
                        <w:top w:val="none" w:sz="0" w:space="0" w:color="auto"/>
                        <w:left w:val="none" w:sz="0" w:space="0" w:color="auto"/>
                        <w:bottom w:val="none" w:sz="0" w:space="0" w:color="auto"/>
                        <w:right w:val="none" w:sz="0" w:space="0" w:color="auto"/>
                      </w:divBdr>
                    </w:div>
                  </w:divsChild>
                </w:div>
                <w:div w:id="728575337">
                  <w:marLeft w:val="0"/>
                  <w:marRight w:val="0"/>
                  <w:marTop w:val="0"/>
                  <w:marBottom w:val="0"/>
                  <w:divBdr>
                    <w:top w:val="single" w:sz="2" w:space="1" w:color="FFFFFF"/>
                    <w:left w:val="single" w:sz="2" w:space="12" w:color="FFFFFF"/>
                    <w:bottom w:val="single" w:sz="2" w:space="1" w:color="FFFFFF"/>
                    <w:right w:val="single" w:sz="2" w:space="4" w:color="FFFFFF"/>
                  </w:divBdr>
                  <w:divsChild>
                    <w:div w:id="553858306">
                      <w:marLeft w:val="0"/>
                      <w:marRight w:val="0"/>
                      <w:marTop w:val="0"/>
                      <w:marBottom w:val="0"/>
                      <w:divBdr>
                        <w:top w:val="none" w:sz="0" w:space="0" w:color="auto"/>
                        <w:left w:val="none" w:sz="0" w:space="0" w:color="auto"/>
                        <w:bottom w:val="none" w:sz="0" w:space="0" w:color="auto"/>
                        <w:right w:val="none" w:sz="0" w:space="0" w:color="auto"/>
                      </w:divBdr>
                    </w:div>
                  </w:divsChild>
                </w:div>
                <w:div w:id="452133449">
                  <w:marLeft w:val="0"/>
                  <w:marRight w:val="0"/>
                  <w:marTop w:val="0"/>
                  <w:marBottom w:val="0"/>
                  <w:divBdr>
                    <w:top w:val="single" w:sz="2" w:space="1" w:color="FFFFFF"/>
                    <w:left w:val="single" w:sz="2" w:space="12" w:color="FFFFFF"/>
                    <w:bottom w:val="single" w:sz="2" w:space="1" w:color="FFFFFF"/>
                    <w:right w:val="single" w:sz="2" w:space="4" w:color="FFFFFF"/>
                  </w:divBdr>
                  <w:divsChild>
                    <w:div w:id="920529894">
                      <w:marLeft w:val="0"/>
                      <w:marRight w:val="0"/>
                      <w:marTop w:val="0"/>
                      <w:marBottom w:val="0"/>
                      <w:divBdr>
                        <w:top w:val="none" w:sz="0" w:space="0" w:color="auto"/>
                        <w:left w:val="none" w:sz="0" w:space="0" w:color="auto"/>
                        <w:bottom w:val="none" w:sz="0" w:space="0" w:color="auto"/>
                        <w:right w:val="none" w:sz="0" w:space="0" w:color="auto"/>
                      </w:divBdr>
                    </w:div>
                  </w:divsChild>
                </w:div>
                <w:div w:id="417288434">
                  <w:marLeft w:val="0"/>
                  <w:marRight w:val="0"/>
                  <w:marTop w:val="0"/>
                  <w:marBottom w:val="0"/>
                  <w:divBdr>
                    <w:top w:val="single" w:sz="2" w:space="1" w:color="FFFFFF"/>
                    <w:left w:val="single" w:sz="2" w:space="12" w:color="FFFFFF"/>
                    <w:bottom w:val="single" w:sz="2" w:space="1" w:color="FFFFFF"/>
                    <w:right w:val="single" w:sz="2" w:space="4" w:color="FFFFFF"/>
                  </w:divBdr>
                  <w:divsChild>
                    <w:div w:id="856846962">
                      <w:marLeft w:val="0"/>
                      <w:marRight w:val="0"/>
                      <w:marTop w:val="0"/>
                      <w:marBottom w:val="0"/>
                      <w:divBdr>
                        <w:top w:val="none" w:sz="0" w:space="0" w:color="auto"/>
                        <w:left w:val="none" w:sz="0" w:space="0" w:color="auto"/>
                        <w:bottom w:val="none" w:sz="0" w:space="0" w:color="auto"/>
                        <w:right w:val="none" w:sz="0" w:space="0" w:color="auto"/>
                      </w:divBdr>
                    </w:div>
                  </w:divsChild>
                </w:div>
                <w:div w:id="891841561">
                  <w:marLeft w:val="0"/>
                  <w:marRight w:val="0"/>
                  <w:marTop w:val="0"/>
                  <w:marBottom w:val="0"/>
                  <w:divBdr>
                    <w:top w:val="single" w:sz="2" w:space="1" w:color="FFFFFF"/>
                    <w:left w:val="single" w:sz="2" w:space="12" w:color="FFFFFF"/>
                    <w:bottom w:val="single" w:sz="2" w:space="1" w:color="FFFFFF"/>
                    <w:right w:val="single" w:sz="2" w:space="4" w:color="FFFFFF"/>
                  </w:divBdr>
                  <w:divsChild>
                    <w:div w:id="1681270945">
                      <w:marLeft w:val="0"/>
                      <w:marRight w:val="0"/>
                      <w:marTop w:val="0"/>
                      <w:marBottom w:val="0"/>
                      <w:divBdr>
                        <w:top w:val="none" w:sz="0" w:space="0" w:color="auto"/>
                        <w:left w:val="none" w:sz="0" w:space="0" w:color="auto"/>
                        <w:bottom w:val="none" w:sz="0" w:space="0" w:color="auto"/>
                        <w:right w:val="none" w:sz="0" w:space="0" w:color="auto"/>
                      </w:divBdr>
                    </w:div>
                  </w:divsChild>
                </w:div>
                <w:div w:id="2122995177">
                  <w:marLeft w:val="0"/>
                  <w:marRight w:val="0"/>
                  <w:marTop w:val="0"/>
                  <w:marBottom w:val="0"/>
                  <w:divBdr>
                    <w:top w:val="single" w:sz="2" w:space="1" w:color="FFFFFF"/>
                    <w:left w:val="single" w:sz="2" w:space="12" w:color="FFFFFF"/>
                    <w:bottom w:val="single" w:sz="2" w:space="1" w:color="FFFFFF"/>
                    <w:right w:val="single" w:sz="2" w:space="4" w:color="FFFFFF"/>
                  </w:divBdr>
                  <w:divsChild>
                    <w:div w:id="734593131">
                      <w:marLeft w:val="0"/>
                      <w:marRight w:val="0"/>
                      <w:marTop w:val="0"/>
                      <w:marBottom w:val="0"/>
                      <w:divBdr>
                        <w:top w:val="none" w:sz="0" w:space="0" w:color="auto"/>
                        <w:left w:val="none" w:sz="0" w:space="0" w:color="auto"/>
                        <w:bottom w:val="none" w:sz="0" w:space="0" w:color="auto"/>
                        <w:right w:val="none" w:sz="0" w:space="0" w:color="auto"/>
                      </w:divBdr>
                    </w:div>
                  </w:divsChild>
                </w:div>
                <w:div w:id="973103133">
                  <w:marLeft w:val="0"/>
                  <w:marRight w:val="0"/>
                  <w:marTop w:val="0"/>
                  <w:marBottom w:val="0"/>
                  <w:divBdr>
                    <w:top w:val="single" w:sz="2" w:space="1" w:color="FFFFFF"/>
                    <w:left w:val="single" w:sz="2" w:space="12" w:color="FFFFFF"/>
                    <w:bottom w:val="single" w:sz="2" w:space="1" w:color="FFFFFF"/>
                    <w:right w:val="single" w:sz="2" w:space="4" w:color="FFFFFF"/>
                  </w:divBdr>
                  <w:divsChild>
                    <w:div w:id="1935896749">
                      <w:marLeft w:val="0"/>
                      <w:marRight w:val="0"/>
                      <w:marTop w:val="0"/>
                      <w:marBottom w:val="0"/>
                      <w:divBdr>
                        <w:top w:val="none" w:sz="0" w:space="0" w:color="auto"/>
                        <w:left w:val="none" w:sz="0" w:space="0" w:color="auto"/>
                        <w:bottom w:val="none" w:sz="0" w:space="0" w:color="auto"/>
                        <w:right w:val="none" w:sz="0" w:space="0" w:color="auto"/>
                      </w:divBdr>
                    </w:div>
                  </w:divsChild>
                </w:div>
                <w:div w:id="1761758167">
                  <w:marLeft w:val="0"/>
                  <w:marRight w:val="0"/>
                  <w:marTop w:val="0"/>
                  <w:marBottom w:val="0"/>
                  <w:divBdr>
                    <w:top w:val="single" w:sz="2" w:space="1" w:color="FFFFFF"/>
                    <w:left w:val="single" w:sz="2" w:space="12" w:color="FFFFFF"/>
                    <w:bottom w:val="single" w:sz="2" w:space="1" w:color="FFFFFF"/>
                    <w:right w:val="single" w:sz="2" w:space="4" w:color="FFFFFF"/>
                  </w:divBdr>
                  <w:divsChild>
                    <w:div w:id="1550530166">
                      <w:marLeft w:val="0"/>
                      <w:marRight w:val="0"/>
                      <w:marTop w:val="0"/>
                      <w:marBottom w:val="0"/>
                      <w:divBdr>
                        <w:top w:val="none" w:sz="0" w:space="0" w:color="auto"/>
                        <w:left w:val="none" w:sz="0" w:space="0" w:color="auto"/>
                        <w:bottom w:val="none" w:sz="0" w:space="0" w:color="auto"/>
                        <w:right w:val="none" w:sz="0" w:space="0" w:color="auto"/>
                      </w:divBdr>
                    </w:div>
                  </w:divsChild>
                </w:div>
                <w:div w:id="803885085">
                  <w:marLeft w:val="0"/>
                  <w:marRight w:val="0"/>
                  <w:marTop w:val="0"/>
                  <w:marBottom w:val="0"/>
                  <w:divBdr>
                    <w:top w:val="single" w:sz="2" w:space="1" w:color="FFFFFF"/>
                    <w:left w:val="single" w:sz="2" w:space="12" w:color="FFFFFF"/>
                    <w:bottom w:val="single" w:sz="2" w:space="1" w:color="FFFFFF"/>
                    <w:right w:val="single" w:sz="2" w:space="4" w:color="FFFFFF"/>
                  </w:divBdr>
                  <w:divsChild>
                    <w:div w:id="45878868">
                      <w:marLeft w:val="0"/>
                      <w:marRight w:val="0"/>
                      <w:marTop w:val="0"/>
                      <w:marBottom w:val="0"/>
                      <w:divBdr>
                        <w:top w:val="none" w:sz="0" w:space="0" w:color="auto"/>
                        <w:left w:val="none" w:sz="0" w:space="0" w:color="auto"/>
                        <w:bottom w:val="none" w:sz="0" w:space="0" w:color="auto"/>
                        <w:right w:val="none" w:sz="0" w:space="0" w:color="auto"/>
                      </w:divBdr>
                    </w:div>
                  </w:divsChild>
                </w:div>
                <w:div w:id="1185288366">
                  <w:marLeft w:val="0"/>
                  <w:marRight w:val="0"/>
                  <w:marTop w:val="0"/>
                  <w:marBottom w:val="0"/>
                  <w:divBdr>
                    <w:top w:val="single" w:sz="2" w:space="1" w:color="FFFFFF"/>
                    <w:left w:val="single" w:sz="2" w:space="12" w:color="FFFFFF"/>
                    <w:bottom w:val="single" w:sz="2" w:space="1" w:color="FFFFFF"/>
                    <w:right w:val="single" w:sz="2" w:space="4" w:color="FFFFFF"/>
                  </w:divBdr>
                  <w:divsChild>
                    <w:div w:id="2022312205">
                      <w:marLeft w:val="0"/>
                      <w:marRight w:val="0"/>
                      <w:marTop w:val="0"/>
                      <w:marBottom w:val="0"/>
                      <w:divBdr>
                        <w:top w:val="none" w:sz="0" w:space="0" w:color="auto"/>
                        <w:left w:val="none" w:sz="0" w:space="0" w:color="auto"/>
                        <w:bottom w:val="none" w:sz="0" w:space="0" w:color="auto"/>
                        <w:right w:val="none" w:sz="0" w:space="0" w:color="auto"/>
                      </w:divBdr>
                    </w:div>
                  </w:divsChild>
                </w:div>
                <w:div w:id="1027489966">
                  <w:marLeft w:val="0"/>
                  <w:marRight w:val="0"/>
                  <w:marTop w:val="0"/>
                  <w:marBottom w:val="0"/>
                  <w:divBdr>
                    <w:top w:val="single" w:sz="2" w:space="1" w:color="FFFFFF"/>
                    <w:left w:val="single" w:sz="2" w:space="12" w:color="FFFFFF"/>
                    <w:bottom w:val="single" w:sz="2" w:space="1" w:color="FFFFFF"/>
                    <w:right w:val="single" w:sz="2" w:space="4" w:color="FFFFFF"/>
                  </w:divBdr>
                  <w:divsChild>
                    <w:div w:id="2010865282">
                      <w:marLeft w:val="0"/>
                      <w:marRight w:val="0"/>
                      <w:marTop w:val="0"/>
                      <w:marBottom w:val="0"/>
                      <w:divBdr>
                        <w:top w:val="none" w:sz="0" w:space="0" w:color="auto"/>
                        <w:left w:val="none" w:sz="0" w:space="0" w:color="auto"/>
                        <w:bottom w:val="none" w:sz="0" w:space="0" w:color="auto"/>
                        <w:right w:val="none" w:sz="0" w:space="0" w:color="auto"/>
                      </w:divBdr>
                    </w:div>
                  </w:divsChild>
                </w:div>
                <w:div w:id="1825581855">
                  <w:marLeft w:val="0"/>
                  <w:marRight w:val="0"/>
                  <w:marTop w:val="0"/>
                  <w:marBottom w:val="0"/>
                  <w:divBdr>
                    <w:top w:val="single" w:sz="2" w:space="1" w:color="FFFFFF"/>
                    <w:left w:val="single" w:sz="2" w:space="12" w:color="FFFFFF"/>
                    <w:bottom w:val="single" w:sz="2" w:space="1" w:color="FFFFFF"/>
                    <w:right w:val="single" w:sz="2" w:space="4" w:color="FFFFFF"/>
                  </w:divBdr>
                  <w:divsChild>
                    <w:div w:id="1874079149">
                      <w:marLeft w:val="0"/>
                      <w:marRight w:val="0"/>
                      <w:marTop w:val="0"/>
                      <w:marBottom w:val="0"/>
                      <w:divBdr>
                        <w:top w:val="none" w:sz="0" w:space="0" w:color="auto"/>
                        <w:left w:val="none" w:sz="0" w:space="0" w:color="auto"/>
                        <w:bottom w:val="none" w:sz="0" w:space="0" w:color="auto"/>
                        <w:right w:val="none" w:sz="0" w:space="0" w:color="auto"/>
                      </w:divBdr>
                    </w:div>
                  </w:divsChild>
                </w:div>
                <w:div w:id="1201015074">
                  <w:marLeft w:val="0"/>
                  <w:marRight w:val="0"/>
                  <w:marTop w:val="0"/>
                  <w:marBottom w:val="0"/>
                  <w:divBdr>
                    <w:top w:val="single" w:sz="2" w:space="1" w:color="FFFFFF"/>
                    <w:left w:val="single" w:sz="2" w:space="12" w:color="FFFFFF"/>
                    <w:bottom w:val="single" w:sz="2" w:space="1" w:color="FFFFFF"/>
                    <w:right w:val="single" w:sz="2" w:space="4" w:color="FFFFFF"/>
                  </w:divBdr>
                  <w:divsChild>
                    <w:div w:id="1602029036">
                      <w:marLeft w:val="0"/>
                      <w:marRight w:val="0"/>
                      <w:marTop w:val="0"/>
                      <w:marBottom w:val="0"/>
                      <w:divBdr>
                        <w:top w:val="none" w:sz="0" w:space="0" w:color="auto"/>
                        <w:left w:val="none" w:sz="0" w:space="0" w:color="auto"/>
                        <w:bottom w:val="none" w:sz="0" w:space="0" w:color="auto"/>
                        <w:right w:val="none" w:sz="0" w:space="0" w:color="auto"/>
                      </w:divBdr>
                    </w:div>
                  </w:divsChild>
                </w:div>
                <w:div w:id="1289050662">
                  <w:marLeft w:val="0"/>
                  <w:marRight w:val="0"/>
                  <w:marTop w:val="0"/>
                  <w:marBottom w:val="0"/>
                  <w:divBdr>
                    <w:top w:val="single" w:sz="2" w:space="1" w:color="FFFFFF"/>
                    <w:left w:val="single" w:sz="2" w:space="12" w:color="FFFFFF"/>
                    <w:bottom w:val="single" w:sz="2" w:space="1" w:color="FFFFFF"/>
                    <w:right w:val="single" w:sz="2" w:space="4" w:color="FFFFFF"/>
                  </w:divBdr>
                  <w:divsChild>
                    <w:div w:id="1551500827">
                      <w:marLeft w:val="0"/>
                      <w:marRight w:val="0"/>
                      <w:marTop w:val="0"/>
                      <w:marBottom w:val="0"/>
                      <w:divBdr>
                        <w:top w:val="none" w:sz="0" w:space="0" w:color="auto"/>
                        <w:left w:val="none" w:sz="0" w:space="0" w:color="auto"/>
                        <w:bottom w:val="none" w:sz="0" w:space="0" w:color="auto"/>
                        <w:right w:val="none" w:sz="0" w:space="0" w:color="auto"/>
                      </w:divBdr>
                    </w:div>
                  </w:divsChild>
                </w:div>
                <w:div w:id="2001346252">
                  <w:marLeft w:val="0"/>
                  <w:marRight w:val="0"/>
                  <w:marTop w:val="0"/>
                  <w:marBottom w:val="0"/>
                  <w:divBdr>
                    <w:top w:val="single" w:sz="2" w:space="1" w:color="FFFFFF"/>
                    <w:left w:val="single" w:sz="2" w:space="12" w:color="FFFFFF"/>
                    <w:bottom w:val="single" w:sz="2" w:space="1" w:color="FFFFFF"/>
                    <w:right w:val="single" w:sz="2" w:space="4" w:color="FFFFFF"/>
                  </w:divBdr>
                  <w:divsChild>
                    <w:div w:id="158693484">
                      <w:marLeft w:val="0"/>
                      <w:marRight w:val="0"/>
                      <w:marTop w:val="0"/>
                      <w:marBottom w:val="0"/>
                      <w:divBdr>
                        <w:top w:val="none" w:sz="0" w:space="0" w:color="auto"/>
                        <w:left w:val="none" w:sz="0" w:space="0" w:color="auto"/>
                        <w:bottom w:val="none" w:sz="0" w:space="0" w:color="auto"/>
                        <w:right w:val="none" w:sz="0" w:space="0" w:color="auto"/>
                      </w:divBdr>
                    </w:div>
                  </w:divsChild>
                </w:div>
                <w:div w:id="1546485657">
                  <w:marLeft w:val="0"/>
                  <w:marRight w:val="0"/>
                  <w:marTop w:val="0"/>
                  <w:marBottom w:val="0"/>
                  <w:divBdr>
                    <w:top w:val="single" w:sz="2" w:space="1" w:color="FFFFFF"/>
                    <w:left w:val="single" w:sz="2" w:space="12" w:color="FFFFFF"/>
                    <w:bottom w:val="single" w:sz="2" w:space="4" w:color="FFFFFF"/>
                    <w:right w:val="single" w:sz="2" w:space="4" w:color="FFFFFF"/>
                  </w:divBdr>
                  <w:divsChild>
                    <w:div w:id="21103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552525">
      <w:bodyDiv w:val="1"/>
      <w:marLeft w:val="0"/>
      <w:marRight w:val="0"/>
      <w:marTop w:val="0"/>
      <w:marBottom w:val="0"/>
      <w:divBdr>
        <w:top w:val="none" w:sz="0" w:space="0" w:color="auto"/>
        <w:left w:val="none" w:sz="0" w:space="0" w:color="auto"/>
        <w:bottom w:val="none" w:sz="0" w:space="0" w:color="auto"/>
        <w:right w:val="none" w:sz="0" w:space="0" w:color="auto"/>
      </w:divBdr>
      <w:divsChild>
        <w:div w:id="11105229">
          <w:marLeft w:val="0"/>
          <w:marRight w:val="0"/>
          <w:marTop w:val="0"/>
          <w:marBottom w:val="0"/>
          <w:divBdr>
            <w:top w:val="none" w:sz="0" w:space="0" w:color="auto"/>
            <w:left w:val="none" w:sz="0" w:space="0" w:color="auto"/>
            <w:bottom w:val="none" w:sz="0" w:space="0" w:color="auto"/>
            <w:right w:val="none" w:sz="0" w:space="0" w:color="auto"/>
          </w:divBdr>
        </w:div>
        <w:div w:id="1871650703">
          <w:marLeft w:val="0"/>
          <w:marRight w:val="0"/>
          <w:marTop w:val="0"/>
          <w:marBottom w:val="335"/>
          <w:divBdr>
            <w:top w:val="none" w:sz="0" w:space="0" w:color="auto"/>
            <w:left w:val="none" w:sz="0" w:space="0" w:color="auto"/>
            <w:bottom w:val="none" w:sz="0" w:space="0" w:color="auto"/>
            <w:right w:val="none" w:sz="0" w:space="0" w:color="auto"/>
          </w:divBdr>
          <w:divsChild>
            <w:div w:id="619922713">
              <w:marLeft w:val="0"/>
              <w:marRight w:val="0"/>
              <w:marTop w:val="0"/>
              <w:marBottom w:val="0"/>
              <w:divBdr>
                <w:top w:val="none" w:sz="0" w:space="0" w:color="auto"/>
                <w:left w:val="none" w:sz="0" w:space="0" w:color="auto"/>
                <w:bottom w:val="none" w:sz="0" w:space="0" w:color="auto"/>
                <w:right w:val="none" w:sz="0" w:space="0" w:color="auto"/>
              </w:divBdr>
              <w:divsChild>
                <w:div w:id="615528531">
                  <w:marLeft w:val="0"/>
                  <w:marRight w:val="0"/>
                  <w:marTop w:val="0"/>
                  <w:marBottom w:val="0"/>
                  <w:divBdr>
                    <w:top w:val="single" w:sz="2" w:space="4" w:color="FFFFFF"/>
                    <w:left w:val="single" w:sz="2" w:space="12" w:color="FFFFFF"/>
                    <w:bottom w:val="single" w:sz="2" w:space="1" w:color="FFFFFF"/>
                    <w:right w:val="single" w:sz="2" w:space="4" w:color="FFFFFF"/>
                  </w:divBdr>
                  <w:divsChild>
                    <w:div w:id="635911573">
                      <w:marLeft w:val="0"/>
                      <w:marRight w:val="0"/>
                      <w:marTop w:val="0"/>
                      <w:marBottom w:val="0"/>
                      <w:divBdr>
                        <w:top w:val="none" w:sz="0" w:space="0" w:color="auto"/>
                        <w:left w:val="none" w:sz="0" w:space="0" w:color="auto"/>
                        <w:bottom w:val="none" w:sz="0" w:space="0" w:color="auto"/>
                        <w:right w:val="none" w:sz="0" w:space="0" w:color="auto"/>
                      </w:divBdr>
                    </w:div>
                  </w:divsChild>
                </w:div>
                <w:div w:id="483552688">
                  <w:marLeft w:val="0"/>
                  <w:marRight w:val="0"/>
                  <w:marTop w:val="0"/>
                  <w:marBottom w:val="0"/>
                  <w:divBdr>
                    <w:top w:val="single" w:sz="2" w:space="1" w:color="FFFFFF"/>
                    <w:left w:val="single" w:sz="2" w:space="12" w:color="FFFFFF"/>
                    <w:bottom w:val="single" w:sz="2" w:space="1" w:color="FFFFFF"/>
                    <w:right w:val="single" w:sz="2" w:space="4" w:color="FFFFFF"/>
                  </w:divBdr>
                  <w:divsChild>
                    <w:div w:id="1658607853">
                      <w:marLeft w:val="0"/>
                      <w:marRight w:val="0"/>
                      <w:marTop w:val="0"/>
                      <w:marBottom w:val="0"/>
                      <w:divBdr>
                        <w:top w:val="none" w:sz="0" w:space="0" w:color="auto"/>
                        <w:left w:val="none" w:sz="0" w:space="0" w:color="auto"/>
                        <w:bottom w:val="none" w:sz="0" w:space="0" w:color="auto"/>
                        <w:right w:val="none" w:sz="0" w:space="0" w:color="auto"/>
                      </w:divBdr>
                    </w:div>
                  </w:divsChild>
                </w:div>
                <w:div w:id="310520366">
                  <w:marLeft w:val="0"/>
                  <w:marRight w:val="0"/>
                  <w:marTop w:val="0"/>
                  <w:marBottom w:val="0"/>
                  <w:divBdr>
                    <w:top w:val="single" w:sz="2" w:space="1" w:color="FFFFFF"/>
                    <w:left w:val="single" w:sz="2" w:space="12" w:color="FFFFFF"/>
                    <w:bottom w:val="single" w:sz="2" w:space="1" w:color="FFFFFF"/>
                    <w:right w:val="single" w:sz="2" w:space="4" w:color="FFFFFF"/>
                  </w:divBdr>
                  <w:divsChild>
                    <w:div w:id="822741276">
                      <w:marLeft w:val="0"/>
                      <w:marRight w:val="0"/>
                      <w:marTop w:val="0"/>
                      <w:marBottom w:val="0"/>
                      <w:divBdr>
                        <w:top w:val="none" w:sz="0" w:space="0" w:color="auto"/>
                        <w:left w:val="none" w:sz="0" w:space="0" w:color="auto"/>
                        <w:bottom w:val="none" w:sz="0" w:space="0" w:color="auto"/>
                        <w:right w:val="none" w:sz="0" w:space="0" w:color="auto"/>
                      </w:divBdr>
                    </w:div>
                  </w:divsChild>
                </w:div>
                <w:div w:id="1758942328">
                  <w:marLeft w:val="0"/>
                  <w:marRight w:val="0"/>
                  <w:marTop w:val="0"/>
                  <w:marBottom w:val="0"/>
                  <w:divBdr>
                    <w:top w:val="single" w:sz="2" w:space="1" w:color="FFFFFF"/>
                    <w:left w:val="single" w:sz="2" w:space="12" w:color="FFFFFF"/>
                    <w:bottom w:val="single" w:sz="2" w:space="1" w:color="FFFFFF"/>
                    <w:right w:val="single" w:sz="2" w:space="4" w:color="FFFFFF"/>
                  </w:divBdr>
                  <w:divsChild>
                    <w:div w:id="971137217">
                      <w:marLeft w:val="0"/>
                      <w:marRight w:val="0"/>
                      <w:marTop w:val="0"/>
                      <w:marBottom w:val="0"/>
                      <w:divBdr>
                        <w:top w:val="none" w:sz="0" w:space="0" w:color="auto"/>
                        <w:left w:val="none" w:sz="0" w:space="0" w:color="auto"/>
                        <w:bottom w:val="none" w:sz="0" w:space="0" w:color="auto"/>
                        <w:right w:val="none" w:sz="0" w:space="0" w:color="auto"/>
                      </w:divBdr>
                    </w:div>
                  </w:divsChild>
                </w:div>
                <w:div w:id="1813517147">
                  <w:marLeft w:val="0"/>
                  <w:marRight w:val="0"/>
                  <w:marTop w:val="0"/>
                  <w:marBottom w:val="0"/>
                  <w:divBdr>
                    <w:top w:val="single" w:sz="2" w:space="1" w:color="FFFFFF"/>
                    <w:left w:val="single" w:sz="2" w:space="12" w:color="FFFFFF"/>
                    <w:bottom w:val="single" w:sz="2" w:space="1" w:color="FFFFFF"/>
                    <w:right w:val="single" w:sz="2" w:space="4" w:color="FFFFFF"/>
                  </w:divBdr>
                  <w:divsChild>
                    <w:div w:id="258682005">
                      <w:marLeft w:val="0"/>
                      <w:marRight w:val="0"/>
                      <w:marTop w:val="0"/>
                      <w:marBottom w:val="0"/>
                      <w:divBdr>
                        <w:top w:val="none" w:sz="0" w:space="0" w:color="auto"/>
                        <w:left w:val="none" w:sz="0" w:space="0" w:color="auto"/>
                        <w:bottom w:val="none" w:sz="0" w:space="0" w:color="auto"/>
                        <w:right w:val="none" w:sz="0" w:space="0" w:color="auto"/>
                      </w:divBdr>
                    </w:div>
                  </w:divsChild>
                </w:div>
                <w:div w:id="441926510">
                  <w:marLeft w:val="0"/>
                  <w:marRight w:val="0"/>
                  <w:marTop w:val="0"/>
                  <w:marBottom w:val="0"/>
                  <w:divBdr>
                    <w:top w:val="single" w:sz="2" w:space="1" w:color="FFFFFF"/>
                    <w:left w:val="single" w:sz="2" w:space="12" w:color="FFFFFF"/>
                    <w:bottom w:val="single" w:sz="2" w:space="1" w:color="FFFFFF"/>
                    <w:right w:val="single" w:sz="2" w:space="4" w:color="FFFFFF"/>
                  </w:divBdr>
                  <w:divsChild>
                    <w:div w:id="464203623">
                      <w:marLeft w:val="0"/>
                      <w:marRight w:val="0"/>
                      <w:marTop w:val="0"/>
                      <w:marBottom w:val="0"/>
                      <w:divBdr>
                        <w:top w:val="none" w:sz="0" w:space="0" w:color="auto"/>
                        <w:left w:val="none" w:sz="0" w:space="0" w:color="auto"/>
                        <w:bottom w:val="none" w:sz="0" w:space="0" w:color="auto"/>
                        <w:right w:val="none" w:sz="0" w:space="0" w:color="auto"/>
                      </w:divBdr>
                    </w:div>
                  </w:divsChild>
                </w:div>
                <w:div w:id="1249003559">
                  <w:marLeft w:val="0"/>
                  <w:marRight w:val="0"/>
                  <w:marTop w:val="0"/>
                  <w:marBottom w:val="0"/>
                  <w:divBdr>
                    <w:top w:val="single" w:sz="2" w:space="1" w:color="FFFFFF"/>
                    <w:left w:val="single" w:sz="2" w:space="12" w:color="FFFFFF"/>
                    <w:bottom w:val="single" w:sz="2" w:space="1" w:color="FFFFFF"/>
                    <w:right w:val="single" w:sz="2" w:space="4" w:color="FFFFFF"/>
                  </w:divBdr>
                  <w:divsChild>
                    <w:div w:id="1923297889">
                      <w:marLeft w:val="0"/>
                      <w:marRight w:val="0"/>
                      <w:marTop w:val="0"/>
                      <w:marBottom w:val="0"/>
                      <w:divBdr>
                        <w:top w:val="none" w:sz="0" w:space="0" w:color="auto"/>
                        <w:left w:val="none" w:sz="0" w:space="0" w:color="auto"/>
                        <w:bottom w:val="none" w:sz="0" w:space="0" w:color="auto"/>
                        <w:right w:val="none" w:sz="0" w:space="0" w:color="auto"/>
                      </w:divBdr>
                    </w:div>
                  </w:divsChild>
                </w:div>
                <w:div w:id="843936552">
                  <w:marLeft w:val="0"/>
                  <w:marRight w:val="0"/>
                  <w:marTop w:val="0"/>
                  <w:marBottom w:val="0"/>
                  <w:divBdr>
                    <w:top w:val="single" w:sz="2" w:space="1" w:color="FFFFFF"/>
                    <w:left w:val="single" w:sz="2" w:space="12" w:color="FFFFFF"/>
                    <w:bottom w:val="single" w:sz="2" w:space="1" w:color="FFFFFF"/>
                    <w:right w:val="single" w:sz="2" w:space="4" w:color="FFFFFF"/>
                  </w:divBdr>
                  <w:divsChild>
                    <w:div w:id="506093689">
                      <w:marLeft w:val="0"/>
                      <w:marRight w:val="0"/>
                      <w:marTop w:val="0"/>
                      <w:marBottom w:val="0"/>
                      <w:divBdr>
                        <w:top w:val="none" w:sz="0" w:space="0" w:color="auto"/>
                        <w:left w:val="none" w:sz="0" w:space="0" w:color="auto"/>
                        <w:bottom w:val="none" w:sz="0" w:space="0" w:color="auto"/>
                        <w:right w:val="none" w:sz="0" w:space="0" w:color="auto"/>
                      </w:divBdr>
                    </w:div>
                  </w:divsChild>
                </w:div>
                <w:div w:id="1329555292">
                  <w:marLeft w:val="0"/>
                  <w:marRight w:val="0"/>
                  <w:marTop w:val="0"/>
                  <w:marBottom w:val="0"/>
                  <w:divBdr>
                    <w:top w:val="single" w:sz="2" w:space="1" w:color="FFFFFF"/>
                    <w:left w:val="single" w:sz="2" w:space="12" w:color="FFFFFF"/>
                    <w:bottom w:val="single" w:sz="2" w:space="1" w:color="FFFFFF"/>
                    <w:right w:val="single" w:sz="2" w:space="4" w:color="FFFFFF"/>
                  </w:divBdr>
                  <w:divsChild>
                    <w:div w:id="1997881224">
                      <w:marLeft w:val="0"/>
                      <w:marRight w:val="0"/>
                      <w:marTop w:val="0"/>
                      <w:marBottom w:val="0"/>
                      <w:divBdr>
                        <w:top w:val="none" w:sz="0" w:space="0" w:color="auto"/>
                        <w:left w:val="none" w:sz="0" w:space="0" w:color="auto"/>
                        <w:bottom w:val="none" w:sz="0" w:space="0" w:color="auto"/>
                        <w:right w:val="none" w:sz="0" w:space="0" w:color="auto"/>
                      </w:divBdr>
                    </w:div>
                  </w:divsChild>
                </w:div>
                <w:div w:id="265693120">
                  <w:marLeft w:val="0"/>
                  <w:marRight w:val="0"/>
                  <w:marTop w:val="0"/>
                  <w:marBottom w:val="0"/>
                  <w:divBdr>
                    <w:top w:val="single" w:sz="2" w:space="1" w:color="FFFFFF"/>
                    <w:left w:val="single" w:sz="2" w:space="12" w:color="FFFFFF"/>
                    <w:bottom w:val="single" w:sz="2" w:space="1" w:color="FFFFFF"/>
                    <w:right w:val="single" w:sz="2" w:space="4" w:color="FFFFFF"/>
                  </w:divBdr>
                  <w:divsChild>
                    <w:div w:id="1606620772">
                      <w:marLeft w:val="0"/>
                      <w:marRight w:val="0"/>
                      <w:marTop w:val="0"/>
                      <w:marBottom w:val="0"/>
                      <w:divBdr>
                        <w:top w:val="none" w:sz="0" w:space="0" w:color="auto"/>
                        <w:left w:val="none" w:sz="0" w:space="0" w:color="auto"/>
                        <w:bottom w:val="none" w:sz="0" w:space="0" w:color="auto"/>
                        <w:right w:val="none" w:sz="0" w:space="0" w:color="auto"/>
                      </w:divBdr>
                    </w:div>
                  </w:divsChild>
                </w:div>
                <w:div w:id="768739585">
                  <w:marLeft w:val="0"/>
                  <w:marRight w:val="0"/>
                  <w:marTop w:val="0"/>
                  <w:marBottom w:val="0"/>
                  <w:divBdr>
                    <w:top w:val="single" w:sz="2" w:space="1" w:color="FFFFFF"/>
                    <w:left w:val="single" w:sz="2" w:space="12" w:color="FFFFFF"/>
                    <w:bottom w:val="single" w:sz="2" w:space="1" w:color="FFFFFF"/>
                    <w:right w:val="single" w:sz="2" w:space="4" w:color="FFFFFF"/>
                  </w:divBdr>
                  <w:divsChild>
                    <w:div w:id="2147384083">
                      <w:marLeft w:val="0"/>
                      <w:marRight w:val="0"/>
                      <w:marTop w:val="0"/>
                      <w:marBottom w:val="0"/>
                      <w:divBdr>
                        <w:top w:val="none" w:sz="0" w:space="0" w:color="auto"/>
                        <w:left w:val="none" w:sz="0" w:space="0" w:color="auto"/>
                        <w:bottom w:val="none" w:sz="0" w:space="0" w:color="auto"/>
                        <w:right w:val="none" w:sz="0" w:space="0" w:color="auto"/>
                      </w:divBdr>
                    </w:div>
                  </w:divsChild>
                </w:div>
                <w:div w:id="1832521472">
                  <w:marLeft w:val="0"/>
                  <w:marRight w:val="0"/>
                  <w:marTop w:val="0"/>
                  <w:marBottom w:val="0"/>
                  <w:divBdr>
                    <w:top w:val="single" w:sz="2" w:space="1" w:color="FFFFFF"/>
                    <w:left w:val="single" w:sz="2" w:space="12" w:color="FFFFFF"/>
                    <w:bottom w:val="single" w:sz="2" w:space="1" w:color="FFFFFF"/>
                    <w:right w:val="single" w:sz="2" w:space="4" w:color="FFFFFF"/>
                  </w:divBdr>
                  <w:divsChild>
                    <w:div w:id="1678842391">
                      <w:marLeft w:val="0"/>
                      <w:marRight w:val="0"/>
                      <w:marTop w:val="0"/>
                      <w:marBottom w:val="0"/>
                      <w:divBdr>
                        <w:top w:val="none" w:sz="0" w:space="0" w:color="auto"/>
                        <w:left w:val="none" w:sz="0" w:space="0" w:color="auto"/>
                        <w:bottom w:val="none" w:sz="0" w:space="0" w:color="auto"/>
                        <w:right w:val="none" w:sz="0" w:space="0" w:color="auto"/>
                      </w:divBdr>
                    </w:div>
                  </w:divsChild>
                </w:div>
                <w:div w:id="2079477949">
                  <w:marLeft w:val="0"/>
                  <w:marRight w:val="0"/>
                  <w:marTop w:val="0"/>
                  <w:marBottom w:val="0"/>
                  <w:divBdr>
                    <w:top w:val="single" w:sz="2" w:space="1" w:color="FFFFFF"/>
                    <w:left w:val="single" w:sz="2" w:space="12" w:color="FFFFFF"/>
                    <w:bottom w:val="single" w:sz="2" w:space="1" w:color="FFFFFF"/>
                    <w:right w:val="single" w:sz="2" w:space="4" w:color="FFFFFF"/>
                  </w:divBdr>
                  <w:divsChild>
                    <w:div w:id="162285980">
                      <w:marLeft w:val="0"/>
                      <w:marRight w:val="0"/>
                      <w:marTop w:val="0"/>
                      <w:marBottom w:val="0"/>
                      <w:divBdr>
                        <w:top w:val="none" w:sz="0" w:space="0" w:color="auto"/>
                        <w:left w:val="none" w:sz="0" w:space="0" w:color="auto"/>
                        <w:bottom w:val="none" w:sz="0" w:space="0" w:color="auto"/>
                        <w:right w:val="none" w:sz="0" w:space="0" w:color="auto"/>
                      </w:divBdr>
                    </w:div>
                  </w:divsChild>
                </w:div>
                <w:div w:id="1510604988">
                  <w:marLeft w:val="0"/>
                  <w:marRight w:val="0"/>
                  <w:marTop w:val="0"/>
                  <w:marBottom w:val="0"/>
                  <w:divBdr>
                    <w:top w:val="single" w:sz="2" w:space="1" w:color="FFFFFF"/>
                    <w:left w:val="single" w:sz="2" w:space="12" w:color="FFFFFF"/>
                    <w:bottom w:val="single" w:sz="2" w:space="1" w:color="FFFFFF"/>
                    <w:right w:val="single" w:sz="2" w:space="4" w:color="FFFFFF"/>
                  </w:divBdr>
                  <w:divsChild>
                    <w:div w:id="123082826">
                      <w:marLeft w:val="0"/>
                      <w:marRight w:val="0"/>
                      <w:marTop w:val="0"/>
                      <w:marBottom w:val="0"/>
                      <w:divBdr>
                        <w:top w:val="none" w:sz="0" w:space="0" w:color="auto"/>
                        <w:left w:val="none" w:sz="0" w:space="0" w:color="auto"/>
                        <w:bottom w:val="none" w:sz="0" w:space="0" w:color="auto"/>
                        <w:right w:val="none" w:sz="0" w:space="0" w:color="auto"/>
                      </w:divBdr>
                    </w:div>
                  </w:divsChild>
                </w:div>
                <w:div w:id="1758135801">
                  <w:marLeft w:val="0"/>
                  <w:marRight w:val="0"/>
                  <w:marTop w:val="0"/>
                  <w:marBottom w:val="0"/>
                  <w:divBdr>
                    <w:top w:val="single" w:sz="2" w:space="1" w:color="FFFFFF"/>
                    <w:left w:val="single" w:sz="2" w:space="12" w:color="FFFFFF"/>
                    <w:bottom w:val="single" w:sz="2" w:space="1" w:color="FFFFFF"/>
                    <w:right w:val="single" w:sz="2" w:space="4" w:color="FFFFFF"/>
                  </w:divBdr>
                  <w:divsChild>
                    <w:div w:id="936987816">
                      <w:marLeft w:val="0"/>
                      <w:marRight w:val="0"/>
                      <w:marTop w:val="0"/>
                      <w:marBottom w:val="0"/>
                      <w:divBdr>
                        <w:top w:val="none" w:sz="0" w:space="0" w:color="auto"/>
                        <w:left w:val="none" w:sz="0" w:space="0" w:color="auto"/>
                        <w:bottom w:val="none" w:sz="0" w:space="0" w:color="auto"/>
                        <w:right w:val="none" w:sz="0" w:space="0" w:color="auto"/>
                      </w:divBdr>
                    </w:div>
                  </w:divsChild>
                </w:div>
                <w:div w:id="1273051766">
                  <w:marLeft w:val="0"/>
                  <w:marRight w:val="0"/>
                  <w:marTop w:val="0"/>
                  <w:marBottom w:val="0"/>
                  <w:divBdr>
                    <w:top w:val="single" w:sz="2" w:space="1" w:color="FFFFFF"/>
                    <w:left w:val="single" w:sz="2" w:space="12" w:color="FFFFFF"/>
                    <w:bottom w:val="single" w:sz="2" w:space="1" w:color="FFFFFF"/>
                    <w:right w:val="single" w:sz="2" w:space="4" w:color="FFFFFF"/>
                  </w:divBdr>
                  <w:divsChild>
                    <w:div w:id="503595728">
                      <w:marLeft w:val="0"/>
                      <w:marRight w:val="0"/>
                      <w:marTop w:val="0"/>
                      <w:marBottom w:val="0"/>
                      <w:divBdr>
                        <w:top w:val="none" w:sz="0" w:space="0" w:color="auto"/>
                        <w:left w:val="none" w:sz="0" w:space="0" w:color="auto"/>
                        <w:bottom w:val="none" w:sz="0" w:space="0" w:color="auto"/>
                        <w:right w:val="none" w:sz="0" w:space="0" w:color="auto"/>
                      </w:divBdr>
                    </w:div>
                  </w:divsChild>
                </w:div>
                <w:div w:id="1804150198">
                  <w:marLeft w:val="0"/>
                  <w:marRight w:val="0"/>
                  <w:marTop w:val="0"/>
                  <w:marBottom w:val="0"/>
                  <w:divBdr>
                    <w:top w:val="single" w:sz="2" w:space="1" w:color="FFFFFF"/>
                    <w:left w:val="single" w:sz="2" w:space="12" w:color="FFFFFF"/>
                    <w:bottom w:val="single" w:sz="2" w:space="1" w:color="FFFFFF"/>
                    <w:right w:val="single" w:sz="2" w:space="4" w:color="FFFFFF"/>
                  </w:divBdr>
                  <w:divsChild>
                    <w:div w:id="1630553452">
                      <w:marLeft w:val="0"/>
                      <w:marRight w:val="0"/>
                      <w:marTop w:val="0"/>
                      <w:marBottom w:val="0"/>
                      <w:divBdr>
                        <w:top w:val="none" w:sz="0" w:space="0" w:color="auto"/>
                        <w:left w:val="none" w:sz="0" w:space="0" w:color="auto"/>
                        <w:bottom w:val="none" w:sz="0" w:space="0" w:color="auto"/>
                        <w:right w:val="none" w:sz="0" w:space="0" w:color="auto"/>
                      </w:divBdr>
                    </w:div>
                  </w:divsChild>
                </w:div>
                <w:div w:id="2048409542">
                  <w:marLeft w:val="0"/>
                  <w:marRight w:val="0"/>
                  <w:marTop w:val="0"/>
                  <w:marBottom w:val="0"/>
                  <w:divBdr>
                    <w:top w:val="single" w:sz="2" w:space="1" w:color="FFFFFF"/>
                    <w:left w:val="single" w:sz="2" w:space="12" w:color="FFFFFF"/>
                    <w:bottom w:val="single" w:sz="2" w:space="1" w:color="FFFFFF"/>
                    <w:right w:val="single" w:sz="2" w:space="4" w:color="FFFFFF"/>
                  </w:divBdr>
                  <w:divsChild>
                    <w:div w:id="1045563893">
                      <w:marLeft w:val="0"/>
                      <w:marRight w:val="0"/>
                      <w:marTop w:val="0"/>
                      <w:marBottom w:val="0"/>
                      <w:divBdr>
                        <w:top w:val="none" w:sz="0" w:space="0" w:color="auto"/>
                        <w:left w:val="none" w:sz="0" w:space="0" w:color="auto"/>
                        <w:bottom w:val="none" w:sz="0" w:space="0" w:color="auto"/>
                        <w:right w:val="none" w:sz="0" w:space="0" w:color="auto"/>
                      </w:divBdr>
                    </w:div>
                  </w:divsChild>
                </w:div>
                <w:div w:id="1248465568">
                  <w:marLeft w:val="0"/>
                  <w:marRight w:val="0"/>
                  <w:marTop w:val="0"/>
                  <w:marBottom w:val="0"/>
                  <w:divBdr>
                    <w:top w:val="single" w:sz="2" w:space="1" w:color="FFFFFF"/>
                    <w:left w:val="single" w:sz="2" w:space="12" w:color="FFFFFF"/>
                    <w:bottom w:val="single" w:sz="2" w:space="1" w:color="FFFFFF"/>
                    <w:right w:val="single" w:sz="2" w:space="4" w:color="FFFFFF"/>
                  </w:divBdr>
                  <w:divsChild>
                    <w:div w:id="403454932">
                      <w:marLeft w:val="0"/>
                      <w:marRight w:val="0"/>
                      <w:marTop w:val="0"/>
                      <w:marBottom w:val="0"/>
                      <w:divBdr>
                        <w:top w:val="none" w:sz="0" w:space="0" w:color="auto"/>
                        <w:left w:val="none" w:sz="0" w:space="0" w:color="auto"/>
                        <w:bottom w:val="none" w:sz="0" w:space="0" w:color="auto"/>
                        <w:right w:val="none" w:sz="0" w:space="0" w:color="auto"/>
                      </w:divBdr>
                    </w:div>
                  </w:divsChild>
                </w:div>
                <w:div w:id="1142190732">
                  <w:marLeft w:val="0"/>
                  <w:marRight w:val="0"/>
                  <w:marTop w:val="0"/>
                  <w:marBottom w:val="0"/>
                  <w:divBdr>
                    <w:top w:val="single" w:sz="2" w:space="1" w:color="FFFFFF"/>
                    <w:left w:val="single" w:sz="2" w:space="12" w:color="FFFFFF"/>
                    <w:bottom w:val="single" w:sz="2" w:space="1" w:color="FFFFFF"/>
                    <w:right w:val="single" w:sz="2" w:space="4" w:color="FFFFFF"/>
                  </w:divBdr>
                  <w:divsChild>
                    <w:div w:id="24797800">
                      <w:marLeft w:val="0"/>
                      <w:marRight w:val="0"/>
                      <w:marTop w:val="0"/>
                      <w:marBottom w:val="0"/>
                      <w:divBdr>
                        <w:top w:val="none" w:sz="0" w:space="0" w:color="auto"/>
                        <w:left w:val="none" w:sz="0" w:space="0" w:color="auto"/>
                        <w:bottom w:val="none" w:sz="0" w:space="0" w:color="auto"/>
                        <w:right w:val="none" w:sz="0" w:space="0" w:color="auto"/>
                      </w:divBdr>
                    </w:div>
                  </w:divsChild>
                </w:div>
                <w:div w:id="88427662">
                  <w:marLeft w:val="0"/>
                  <w:marRight w:val="0"/>
                  <w:marTop w:val="0"/>
                  <w:marBottom w:val="0"/>
                  <w:divBdr>
                    <w:top w:val="single" w:sz="2" w:space="1" w:color="FFFFFF"/>
                    <w:left w:val="single" w:sz="2" w:space="12" w:color="FFFFFF"/>
                    <w:bottom w:val="single" w:sz="2" w:space="1" w:color="FFFFFF"/>
                    <w:right w:val="single" w:sz="2" w:space="4" w:color="FFFFFF"/>
                  </w:divBdr>
                  <w:divsChild>
                    <w:div w:id="13651683">
                      <w:marLeft w:val="0"/>
                      <w:marRight w:val="0"/>
                      <w:marTop w:val="0"/>
                      <w:marBottom w:val="0"/>
                      <w:divBdr>
                        <w:top w:val="none" w:sz="0" w:space="0" w:color="auto"/>
                        <w:left w:val="none" w:sz="0" w:space="0" w:color="auto"/>
                        <w:bottom w:val="none" w:sz="0" w:space="0" w:color="auto"/>
                        <w:right w:val="none" w:sz="0" w:space="0" w:color="auto"/>
                      </w:divBdr>
                    </w:div>
                  </w:divsChild>
                </w:div>
                <w:div w:id="149639654">
                  <w:marLeft w:val="0"/>
                  <w:marRight w:val="0"/>
                  <w:marTop w:val="0"/>
                  <w:marBottom w:val="0"/>
                  <w:divBdr>
                    <w:top w:val="single" w:sz="2" w:space="1" w:color="FFFFFF"/>
                    <w:left w:val="single" w:sz="2" w:space="12" w:color="FFFFFF"/>
                    <w:bottom w:val="single" w:sz="2" w:space="1" w:color="FFFFFF"/>
                    <w:right w:val="single" w:sz="2" w:space="4" w:color="FFFFFF"/>
                  </w:divBdr>
                  <w:divsChild>
                    <w:div w:id="2072384360">
                      <w:marLeft w:val="0"/>
                      <w:marRight w:val="0"/>
                      <w:marTop w:val="0"/>
                      <w:marBottom w:val="0"/>
                      <w:divBdr>
                        <w:top w:val="none" w:sz="0" w:space="0" w:color="auto"/>
                        <w:left w:val="none" w:sz="0" w:space="0" w:color="auto"/>
                        <w:bottom w:val="none" w:sz="0" w:space="0" w:color="auto"/>
                        <w:right w:val="none" w:sz="0" w:space="0" w:color="auto"/>
                      </w:divBdr>
                    </w:div>
                  </w:divsChild>
                </w:div>
                <w:div w:id="1847985130">
                  <w:marLeft w:val="0"/>
                  <w:marRight w:val="0"/>
                  <w:marTop w:val="0"/>
                  <w:marBottom w:val="0"/>
                  <w:divBdr>
                    <w:top w:val="single" w:sz="2" w:space="1" w:color="FFFFFF"/>
                    <w:left w:val="single" w:sz="2" w:space="12" w:color="FFFFFF"/>
                    <w:bottom w:val="single" w:sz="2" w:space="4" w:color="FFFFFF"/>
                    <w:right w:val="single" w:sz="2" w:space="4" w:color="FFFFFF"/>
                  </w:divBdr>
                  <w:divsChild>
                    <w:div w:id="20807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90933">
          <w:marLeft w:val="0"/>
          <w:marRight w:val="0"/>
          <w:marTop w:val="0"/>
          <w:marBottom w:val="335"/>
          <w:divBdr>
            <w:top w:val="none" w:sz="0" w:space="0" w:color="auto"/>
            <w:left w:val="none" w:sz="0" w:space="0" w:color="auto"/>
            <w:bottom w:val="none" w:sz="0" w:space="0" w:color="auto"/>
            <w:right w:val="none" w:sz="0" w:space="0" w:color="auto"/>
          </w:divBdr>
          <w:divsChild>
            <w:div w:id="595789604">
              <w:marLeft w:val="0"/>
              <w:marRight w:val="0"/>
              <w:marTop w:val="0"/>
              <w:marBottom w:val="0"/>
              <w:divBdr>
                <w:top w:val="none" w:sz="0" w:space="0" w:color="auto"/>
                <w:left w:val="none" w:sz="0" w:space="0" w:color="auto"/>
                <w:bottom w:val="none" w:sz="0" w:space="0" w:color="auto"/>
                <w:right w:val="none" w:sz="0" w:space="0" w:color="auto"/>
              </w:divBdr>
              <w:divsChild>
                <w:div w:id="559706208">
                  <w:marLeft w:val="0"/>
                  <w:marRight w:val="0"/>
                  <w:marTop w:val="0"/>
                  <w:marBottom w:val="0"/>
                  <w:divBdr>
                    <w:top w:val="single" w:sz="2" w:space="4" w:color="FFFFFF"/>
                    <w:left w:val="single" w:sz="2" w:space="12" w:color="FFFFFF"/>
                    <w:bottom w:val="single" w:sz="2" w:space="1" w:color="FFFFFF"/>
                    <w:right w:val="single" w:sz="2" w:space="4" w:color="FFFFFF"/>
                  </w:divBdr>
                  <w:divsChild>
                    <w:div w:id="805702260">
                      <w:marLeft w:val="0"/>
                      <w:marRight w:val="0"/>
                      <w:marTop w:val="0"/>
                      <w:marBottom w:val="0"/>
                      <w:divBdr>
                        <w:top w:val="none" w:sz="0" w:space="0" w:color="auto"/>
                        <w:left w:val="none" w:sz="0" w:space="0" w:color="auto"/>
                        <w:bottom w:val="none" w:sz="0" w:space="0" w:color="auto"/>
                        <w:right w:val="none" w:sz="0" w:space="0" w:color="auto"/>
                      </w:divBdr>
                    </w:div>
                  </w:divsChild>
                </w:div>
                <w:div w:id="1610576641">
                  <w:marLeft w:val="0"/>
                  <w:marRight w:val="0"/>
                  <w:marTop w:val="0"/>
                  <w:marBottom w:val="0"/>
                  <w:divBdr>
                    <w:top w:val="single" w:sz="2" w:space="1" w:color="FFFFFF"/>
                    <w:left w:val="single" w:sz="2" w:space="12" w:color="FFFFFF"/>
                    <w:bottom w:val="single" w:sz="2" w:space="1" w:color="FFFFFF"/>
                    <w:right w:val="single" w:sz="2" w:space="4" w:color="FFFFFF"/>
                  </w:divBdr>
                  <w:divsChild>
                    <w:div w:id="1262760179">
                      <w:marLeft w:val="0"/>
                      <w:marRight w:val="0"/>
                      <w:marTop w:val="0"/>
                      <w:marBottom w:val="0"/>
                      <w:divBdr>
                        <w:top w:val="none" w:sz="0" w:space="0" w:color="auto"/>
                        <w:left w:val="none" w:sz="0" w:space="0" w:color="auto"/>
                        <w:bottom w:val="none" w:sz="0" w:space="0" w:color="auto"/>
                        <w:right w:val="none" w:sz="0" w:space="0" w:color="auto"/>
                      </w:divBdr>
                    </w:div>
                  </w:divsChild>
                </w:div>
                <w:div w:id="2144425049">
                  <w:marLeft w:val="0"/>
                  <w:marRight w:val="0"/>
                  <w:marTop w:val="0"/>
                  <w:marBottom w:val="0"/>
                  <w:divBdr>
                    <w:top w:val="single" w:sz="2" w:space="1" w:color="FFFFFF"/>
                    <w:left w:val="single" w:sz="2" w:space="12" w:color="FFFFFF"/>
                    <w:bottom w:val="single" w:sz="2" w:space="1" w:color="FFFFFF"/>
                    <w:right w:val="single" w:sz="2" w:space="4" w:color="FFFFFF"/>
                  </w:divBdr>
                  <w:divsChild>
                    <w:div w:id="484979035">
                      <w:marLeft w:val="0"/>
                      <w:marRight w:val="0"/>
                      <w:marTop w:val="0"/>
                      <w:marBottom w:val="0"/>
                      <w:divBdr>
                        <w:top w:val="none" w:sz="0" w:space="0" w:color="auto"/>
                        <w:left w:val="none" w:sz="0" w:space="0" w:color="auto"/>
                        <w:bottom w:val="none" w:sz="0" w:space="0" w:color="auto"/>
                        <w:right w:val="none" w:sz="0" w:space="0" w:color="auto"/>
                      </w:divBdr>
                    </w:div>
                  </w:divsChild>
                </w:div>
                <w:div w:id="430244163">
                  <w:marLeft w:val="0"/>
                  <w:marRight w:val="0"/>
                  <w:marTop w:val="0"/>
                  <w:marBottom w:val="0"/>
                  <w:divBdr>
                    <w:top w:val="single" w:sz="2" w:space="1" w:color="FFFFFF"/>
                    <w:left w:val="single" w:sz="2" w:space="12" w:color="FFFFFF"/>
                    <w:bottom w:val="single" w:sz="2" w:space="1" w:color="FFFFFF"/>
                    <w:right w:val="single" w:sz="2" w:space="4" w:color="FFFFFF"/>
                  </w:divBdr>
                  <w:divsChild>
                    <w:div w:id="152767900">
                      <w:marLeft w:val="0"/>
                      <w:marRight w:val="0"/>
                      <w:marTop w:val="0"/>
                      <w:marBottom w:val="0"/>
                      <w:divBdr>
                        <w:top w:val="none" w:sz="0" w:space="0" w:color="auto"/>
                        <w:left w:val="none" w:sz="0" w:space="0" w:color="auto"/>
                        <w:bottom w:val="none" w:sz="0" w:space="0" w:color="auto"/>
                        <w:right w:val="none" w:sz="0" w:space="0" w:color="auto"/>
                      </w:divBdr>
                    </w:div>
                  </w:divsChild>
                </w:div>
                <w:div w:id="1789086221">
                  <w:marLeft w:val="0"/>
                  <w:marRight w:val="0"/>
                  <w:marTop w:val="0"/>
                  <w:marBottom w:val="0"/>
                  <w:divBdr>
                    <w:top w:val="single" w:sz="2" w:space="1" w:color="FFFFFF"/>
                    <w:left w:val="single" w:sz="2" w:space="12" w:color="FFFFFF"/>
                    <w:bottom w:val="single" w:sz="2" w:space="1" w:color="FFFFFF"/>
                    <w:right w:val="single" w:sz="2" w:space="4" w:color="FFFFFF"/>
                  </w:divBdr>
                  <w:divsChild>
                    <w:div w:id="1972248454">
                      <w:marLeft w:val="0"/>
                      <w:marRight w:val="0"/>
                      <w:marTop w:val="0"/>
                      <w:marBottom w:val="0"/>
                      <w:divBdr>
                        <w:top w:val="none" w:sz="0" w:space="0" w:color="auto"/>
                        <w:left w:val="none" w:sz="0" w:space="0" w:color="auto"/>
                        <w:bottom w:val="none" w:sz="0" w:space="0" w:color="auto"/>
                        <w:right w:val="none" w:sz="0" w:space="0" w:color="auto"/>
                      </w:divBdr>
                    </w:div>
                  </w:divsChild>
                </w:div>
                <w:div w:id="1381394358">
                  <w:marLeft w:val="0"/>
                  <w:marRight w:val="0"/>
                  <w:marTop w:val="0"/>
                  <w:marBottom w:val="0"/>
                  <w:divBdr>
                    <w:top w:val="single" w:sz="2" w:space="1" w:color="FFFFFF"/>
                    <w:left w:val="single" w:sz="2" w:space="12" w:color="FFFFFF"/>
                    <w:bottom w:val="single" w:sz="2" w:space="1" w:color="FFFFFF"/>
                    <w:right w:val="single" w:sz="2" w:space="4" w:color="FFFFFF"/>
                  </w:divBdr>
                  <w:divsChild>
                    <w:div w:id="1717779876">
                      <w:marLeft w:val="0"/>
                      <w:marRight w:val="0"/>
                      <w:marTop w:val="0"/>
                      <w:marBottom w:val="0"/>
                      <w:divBdr>
                        <w:top w:val="none" w:sz="0" w:space="0" w:color="auto"/>
                        <w:left w:val="none" w:sz="0" w:space="0" w:color="auto"/>
                        <w:bottom w:val="none" w:sz="0" w:space="0" w:color="auto"/>
                        <w:right w:val="none" w:sz="0" w:space="0" w:color="auto"/>
                      </w:divBdr>
                    </w:div>
                  </w:divsChild>
                </w:div>
                <w:div w:id="730157944">
                  <w:marLeft w:val="0"/>
                  <w:marRight w:val="0"/>
                  <w:marTop w:val="0"/>
                  <w:marBottom w:val="0"/>
                  <w:divBdr>
                    <w:top w:val="single" w:sz="2" w:space="1" w:color="FFFFFF"/>
                    <w:left w:val="single" w:sz="2" w:space="12" w:color="FFFFFF"/>
                    <w:bottom w:val="single" w:sz="2" w:space="1" w:color="FFFFFF"/>
                    <w:right w:val="single" w:sz="2" w:space="4" w:color="FFFFFF"/>
                  </w:divBdr>
                  <w:divsChild>
                    <w:div w:id="1389184059">
                      <w:marLeft w:val="0"/>
                      <w:marRight w:val="0"/>
                      <w:marTop w:val="0"/>
                      <w:marBottom w:val="0"/>
                      <w:divBdr>
                        <w:top w:val="none" w:sz="0" w:space="0" w:color="auto"/>
                        <w:left w:val="none" w:sz="0" w:space="0" w:color="auto"/>
                        <w:bottom w:val="none" w:sz="0" w:space="0" w:color="auto"/>
                        <w:right w:val="none" w:sz="0" w:space="0" w:color="auto"/>
                      </w:divBdr>
                    </w:div>
                  </w:divsChild>
                </w:div>
                <w:div w:id="1907957764">
                  <w:marLeft w:val="0"/>
                  <w:marRight w:val="0"/>
                  <w:marTop w:val="0"/>
                  <w:marBottom w:val="0"/>
                  <w:divBdr>
                    <w:top w:val="single" w:sz="2" w:space="1" w:color="FFFFFF"/>
                    <w:left w:val="single" w:sz="2" w:space="12" w:color="FFFFFF"/>
                    <w:bottom w:val="single" w:sz="2" w:space="1" w:color="FFFFFF"/>
                    <w:right w:val="single" w:sz="2" w:space="4" w:color="FFFFFF"/>
                  </w:divBdr>
                  <w:divsChild>
                    <w:div w:id="1430393250">
                      <w:marLeft w:val="0"/>
                      <w:marRight w:val="0"/>
                      <w:marTop w:val="0"/>
                      <w:marBottom w:val="0"/>
                      <w:divBdr>
                        <w:top w:val="none" w:sz="0" w:space="0" w:color="auto"/>
                        <w:left w:val="none" w:sz="0" w:space="0" w:color="auto"/>
                        <w:bottom w:val="none" w:sz="0" w:space="0" w:color="auto"/>
                        <w:right w:val="none" w:sz="0" w:space="0" w:color="auto"/>
                      </w:divBdr>
                    </w:div>
                  </w:divsChild>
                </w:div>
                <w:div w:id="828909802">
                  <w:marLeft w:val="0"/>
                  <w:marRight w:val="0"/>
                  <w:marTop w:val="0"/>
                  <w:marBottom w:val="0"/>
                  <w:divBdr>
                    <w:top w:val="single" w:sz="2" w:space="1" w:color="FFFFFF"/>
                    <w:left w:val="single" w:sz="2" w:space="12" w:color="FFFFFF"/>
                    <w:bottom w:val="single" w:sz="2" w:space="1" w:color="FFFFFF"/>
                    <w:right w:val="single" w:sz="2" w:space="4" w:color="FFFFFF"/>
                  </w:divBdr>
                  <w:divsChild>
                    <w:div w:id="1562058802">
                      <w:marLeft w:val="0"/>
                      <w:marRight w:val="0"/>
                      <w:marTop w:val="0"/>
                      <w:marBottom w:val="0"/>
                      <w:divBdr>
                        <w:top w:val="none" w:sz="0" w:space="0" w:color="auto"/>
                        <w:left w:val="none" w:sz="0" w:space="0" w:color="auto"/>
                        <w:bottom w:val="none" w:sz="0" w:space="0" w:color="auto"/>
                        <w:right w:val="none" w:sz="0" w:space="0" w:color="auto"/>
                      </w:divBdr>
                    </w:div>
                  </w:divsChild>
                </w:div>
                <w:div w:id="958727585">
                  <w:marLeft w:val="0"/>
                  <w:marRight w:val="0"/>
                  <w:marTop w:val="0"/>
                  <w:marBottom w:val="0"/>
                  <w:divBdr>
                    <w:top w:val="single" w:sz="2" w:space="1" w:color="FFFFFF"/>
                    <w:left w:val="single" w:sz="2" w:space="12" w:color="FFFFFF"/>
                    <w:bottom w:val="single" w:sz="2" w:space="1" w:color="FFFFFF"/>
                    <w:right w:val="single" w:sz="2" w:space="4" w:color="FFFFFF"/>
                  </w:divBdr>
                  <w:divsChild>
                    <w:div w:id="673412553">
                      <w:marLeft w:val="0"/>
                      <w:marRight w:val="0"/>
                      <w:marTop w:val="0"/>
                      <w:marBottom w:val="0"/>
                      <w:divBdr>
                        <w:top w:val="none" w:sz="0" w:space="0" w:color="auto"/>
                        <w:left w:val="none" w:sz="0" w:space="0" w:color="auto"/>
                        <w:bottom w:val="none" w:sz="0" w:space="0" w:color="auto"/>
                        <w:right w:val="none" w:sz="0" w:space="0" w:color="auto"/>
                      </w:divBdr>
                    </w:div>
                  </w:divsChild>
                </w:div>
                <w:div w:id="279143362">
                  <w:marLeft w:val="0"/>
                  <w:marRight w:val="0"/>
                  <w:marTop w:val="0"/>
                  <w:marBottom w:val="0"/>
                  <w:divBdr>
                    <w:top w:val="single" w:sz="2" w:space="1" w:color="FFFFFF"/>
                    <w:left w:val="single" w:sz="2" w:space="12" w:color="FFFFFF"/>
                    <w:bottom w:val="single" w:sz="2" w:space="1" w:color="FFFFFF"/>
                    <w:right w:val="single" w:sz="2" w:space="4" w:color="FFFFFF"/>
                  </w:divBdr>
                  <w:divsChild>
                    <w:div w:id="135144921">
                      <w:marLeft w:val="0"/>
                      <w:marRight w:val="0"/>
                      <w:marTop w:val="0"/>
                      <w:marBottom w:val="0"/>
                      <w:divBdr>
                        <w:top w:val="none" w:sz="0" w:space="0" w:color="auto"/>
                        <w:left w:val="none" w:sz="0" w:space="0" w:color="auto"/>
                        <w:bottom w:val="none" w:sz="0" w:space="0" w:color="auto"/>
                        <w:right w:val="none" w:sz="0" w:space="0" w:color="auto"/>
                      </w:divBdr>
                    </w:div>
                  </w:divsChild>
                </w:div>
                <w:div w:id="785006618">
                  <w:marLeft w:val="0"/>
                  <w:marRight w:val="0"/>
                  <w:marTop w:val="0"/>
                  <w:marBottom w:val="0"/>
                  <w:divBdr>
                    <w:top w:val="single" w:sz="2" w:space="1" w:color="FFFFFF"/>
                    <w:left w:val="single" w:sz="2" w:space="12" w:color="FFFFFF"/>
                    <w:bottom w:val="single" w:sz="2" w:space="1" w:color="FFFFFF"/>
                    <w:right w:val="single" w:sz="2" w:space="4" w:color="FFFFFF"/>
                  </w:divBdr>
                  <w:divsChild>
                    <w:div w:id="586116709">
                      <w:marLeft w:val="0"/>
                      <w:marRight w:val="0"/>
                      <w:marTop w:val="0"/>
                      <w:marBottom w:val="0"/>
                      <w:divBdr>
                        <w:top w:val="none" w:sz="0" w:space="0" w:color="auto"/>
                        <w:left w:val="none" w:sz="0" w:space="0" w:color="auto"/>
                        <w:bottom w:val="none" w:sz="0" w:space="0" w:color="auto"/>
                        <w:right w:val="none" w:sz="0" w:space="0" w:color="auto"/>
                      </w:divBdr>
                    </w:div>
                  </w:divsChild>
                </w:div>
                <w:div w:id="1589532901">
                  <w:marLeft w:val="0"/>
                  <w:marRight w:val="0"/>
                  <w:marTop w:val="0"/>
                  <w:marBottom w:val="0"/>
                  <w:divBdr>
                    <w:top w:val="single" w:sz="2" w:space="1" w:color="FFFFFF"/>
                    <w:left w:val="single" w:sz="2" w:space="12" w:color="FFFFFF"/>
                    <w:bottom w:val="single" w:sz="2" w:space="1" w:color="FFFFFF"/>
                    <w:right w:val="single" w:sz="2" w:space="4" w:color="FFFFFF"/>
                  </w:divBdr>
                  <w:divsChild>
                    <w:div w:id="1034308759">
                      <w:marLeft w:val="0"/>
                      <w:marRight w:val="0"/>
                      <w:marTop w:val="0"/>
                      <w:marBottom w:val="0"/>
                      <w:divBdr>
                        <w:top w:val="none" w:sz="0" w:space="0" w:color="auto"/>
                        <w:left w:val="none" w:sz="0" w:space="0" w:color="auto"/>
                        <w:bottom w:val="none" w:sz="0" w:space="0" w:color="auto"/>
                        <w:right w:val="none" w:sz="0" w:space="0" w:color="auto"/>
                      </w:divBdr>
                    </w:div>
                  </w:divsChild>
                </w:div>
                <w:div w:id="1236935725">
                  <w:marLeft w:val="0"/>
                  <w:marRight w:val="0"/>
                  <w:marTop w:val="0"/>
                  <w:marBottom w:val="0"/>
                  <w:divBdr>
                    <w:top w:val="single" w:sz="2" w:space="1" w:color="FFFFFF"/>
                    <w:left w:val="single" w:sz="2" w:space="12" w:color="FFFFFF"/>
                    <w:bottom w:val="single" w:sz="2" w:space="1" w:color="FFFFFF"/>
                    <w:right w:val="single" w:sz="2" w:space="4" w:color="FFFFFF"/>
                  </w:divBdr>
                  <w:divsChild>
                    <w:div w:id="2073889031">
                      <w:marLeft w:val="0"/>
                      <w:marRight w:val="0"/>
                      <w:marTop w:val="0"/>
                      <w:marBottom w:val="0"/>
                      <w:divBdr>
                        <w:top w:val="none" w:sz="0" w:space="0" w:color="auto"/>
                        <w:left w:val="none" w:sz="0" w:space="0" w:color="auto"/>
                        <w:bottom w:val="none" w:sz="0" w:space="0" w:color="auto"/>
                        <w:right w:val="none" w:sz="0" w:space="0" w:color="auto"/>
                      </w:divBdr>
                    </w:div>
                  </w:divsChild>
                </w:div>
                <w:div w:id="762724252">
                  <w:marLeft w:val="0"/>
                  <w:marRight w:val="0"/>
                  <w:marTop w:val="0"/>
                  <w:marBottom w:val="0"/>
                  <w:divBdr>
                    <w:top w:val="single" w:sz="2" w:space="1" w:color="FFFFFF"/>
                    <w:left w:val="single" w:sz="2" w:space="12" w:color="FFFFFF"/>
                    <w:bottom w:val="single" w:sz="2" w:space="1" w:color="FFFFFF"/>
                    <w:right w:val="single" w:sz="2" w:space="4" w:color="FFFFFF"/>
                  </w:divBdr>
                  <w:divsChild>
                    <w:div w:id="1482967950">
                      <w:marLeft w:val="0"/>
                      <w:marRight w:val="0"/>
                      <w:marTop w:val="0"/>
                      <w:marBottom w:val="0"/>
                      <w:divBdr>
                        <w:top w:val="none" w:sz="0" w:space="0" w:color="auto"/>
                        <w:left w:val="none" w:sz="0" w:space="0" w:color="auto"/>
                        <w:bottom w:val="none" w:sz="0" w:space="0" w:color="auto"/>
                        <w:right w:val="none" w:sz="0" w:space="0" w:color="auto"/>
                      </w:divBdr>
                    </w:div>
                  </w:divsChild>
                </w:div>
                <w:div w:id="1935895310">
                  <w:marLeft w:val="0"/>
                  <w:marRight w:val="0"/>
                  <w:marTop w:val="0"/>
                  <w:marBottom w:val="0"/>
                  <w:divBdr>
                    <w:top w:val="single" w:sz="2" w:space="1" w:color="FFFFFF"/>
                    <w:left w:val="single" w:sz="2" w:space="12" w:color="FFFFFF"/>
                    <w:bottom w:val="single" w:sz="2" w:space="1" w:color="FFFFFF"/>
                    <w:right w:val="single" w:sz="2" w:space="4" w:color="FFFFFF"/>
                  </w:divBdr>
                  <w:divsChild>
                    <w:div w:id="1900675275">
                      <w:marLeft w:val="0"/>
                      <w:marRight w:val="0"/>
                      <w:marTop w:val="0"/>
                      <w:marBottom w:val="0"/>
                      <w:divBdr>
                        <w:top w:val="none" w:sz="0" w:space="0" w:color="auto"/>
                        <w:left w:val="none" w:sz="0" w:space="0" w:color="auto"/>
                        <w:bottom w:val="none" w:sz="0" w:space="0" w:color="auto"/>
                        <w:right w:val="none" w:sz="0" w:space="0" w:color="auto"/>
                      </w:divBdr>
                    </w:div>
                  </w:divsChild>
                </w:div>
                <w:div w:id="1467353199">
                  <w:marLeft w:val="0"/>
                  <w:marRight w:val="0"/>
                  <w:marTop w:val="0"/>
                  <w:marBottom w:val="0"/>
                  <w:divBdr>
                    <w:top w:val="single" w:sz="2" w:space="1" w:color="FFFFFF"/>
                    <w:left w:val="single" w:sz="2" w:space="12" w:color="FFFFFF"/>
                    <w:bottom w:val="single" w:sz="2" w:space="1" w:color="FFFFFF"/>
                    <w:right w:val="single" w:sz="2" w:space="4" w:color="FFFFFF"/>
                  </w:divBdr>
                  <w:divsChild>
                    <w:div w:id="827674101">
                      <w:marLeft w:val="0"/>
                      <w:marRight w:val="0"/>
                      <w:marTop w:val="0"/>
                      <w:marBottom w:val="0"/>
                      <w:divBdr>
                        <w:top w:val="none" w:sz="0" w:space="0" w:color="auto"/>
                        <w:left w:val="none" w:sz="0" w:space="0" w:color="auto"/>
                        <w:bottom w:val="none" w:sz="0" w:space="0" w:color="auto"/>
                        <w:right w:val="none" w:sz="0" w:space="0" w:color="auto"/>
                      </w:divBdr>
                    </w:div>
                  </w:divsChild>
                </w:div>
                <w:div w:id="1481730933">
                  <w:marLeft w:val="0"/>
                  <w:marRight w:val="0"/>
                  <w:marTop w:val="0"/>
                  <w:marBottom w:val="0"/>
                  <w:divBdr>
                    <w:top w:val="single" w:sz="2" w:space="1" w:color="FFFFFF"/>
                    <w:left w:val="single" w:sz="2" w:space="12" w:color="FFFFFF"/>
                    <w:bottom w:val="single" w:sz="2" w:space="1" w:color="FFFFFF"/>
                    <w:right w:val="single" w:sz="2" w:space="4" w:color="FFFFFF"/>
                  </w:divBdr>
                  <w:divsChild>
                    <w:div w:id="549075501">
                      <w:marLeft w:val="0"/>
                      <w:marRight w:val="0"/>
                      <w:marTop w:val="0"/>
                      <w:marBottom w:val="0"/>
                      <w:divBdr>
                        <w:top w:val="none" w:sz="0" w:space="0" w:color="auto"/>
                        <w:left w:val="none" w:sz="0" w:space="0" w:color="auto"/>
                        <w:bottom w:val="none" w:sz="0" w:space="0" w:color="auto"/>
                        <w:right w:val="none" w:sz="0" w:space="0" w:color="auto"/>
                      </w:divBdr>
                    </w:div>
                  </w:divsChild>
                </w:div>
                <w:div w:id="1508255771">
                  <w:marLeft w:val="0"/>
                  <w:marRight w:val="0"/>
                  <w:marTop w:val="0"/>
                  <w:marBottom w:val="0"/>
                  <w:divBdr>
                    <w:top w:val="single" w:sz="2" w:space="1" w:color="FFFFFF"/>
                    <w:left w:val="single" w:sz="2" w:space="12" w:color="FFFFFF"/>
                    <w:bottom w:val="single" w:sz="2" w:space="1" w:color="FFFFFF"/>
                    <w:right w:val="single" w:sz="2" w:space="4" w:color="FFFFFF"/>
                  </w:divBdr>
                  <w:divsChild>
                    <w:div w:id="2088186976">
                      <w:marLeft w:val="0"/>
                      <w:marRight w:val="0"/>
                      <w:marTop w:val="0"/>
                      <w:marBottom w:val="0"/>
                      <w:divBdr>
                        <w:top w:val="none" w:sz="0" w:space="0" w:color="auto"/>
                        <w:left w:val="none" w:sz="0" w:space="0" w:color="auto"/>
                        <w:bottom w:val="none" w:sz="0" w:space="0" w:color="auto"/>
                        <w:right w:val="none" w:sz="0" w:space="0" w:color="auto"/>
                      </w:divBdr>
                    </w:div>
                  </w:divsChild>
                </w:div>
                <w:div w:id="947739625">
                  <w:marLeft w:val="0"/>
                  <w:marRight w:val="0"/>
                  <w:marTop w:val="0"/>
                  <w:marBottom w:val="0"/>
                  <w:divBdr>
                    <w:top w:val="single" w:sz="2" w:space="1" w:color="FFFFFF"/>
                    <w:left w:val="single" w:sz="2" w:space="12" w:color="FFFFFF"/>
                    <w:bottom w:val="single" w:sz="2" w:space="1" w:color="FFFFFF"/>
                    <w:right w:val="single" w:sz="2" w:space="4" w:color="FFFFFF"/>
                  </w:divBdr>
                  <w:divsChild>
                    <w:div w:id="870651103">
                      <w:marLeft w:val="0"/>
                      <w:marRight w:val="0"/>
                      <w:marTop w:val="0"/>
                      <w:marBottom w:val="0"/>
                      <w:divBdr>
                        <w:top w:val="none" w:sz="0" w:space="0" w:color="auto"/>
                        <w:left w:val="none" w:sz="0" w:space="0" w:color="auto"/>
                        <w:bottom w:val="none" w:sz="0" w:space="0" w:color="auto"/>
                        <w:right w:val="none" w:sz="0" w:space="0" w:color="auto"/>
                      </w:divBdr>
                    </w:div>
                  </w:divsChild>
                </w:div>
                <w:div w:id="1712420963">
                  <w:marLeft w:val="0"/>
                  <w:marRight w:val="0"/>
                  <w:marTop w:val="0"/>
                  <w:marBottom w:val="0"/>
                  <w:divBdr>
                    <w:top w:val="single" w:sz="2" w:space="1" w:color="FFFFFF"/>
                    <w:left w:val="single" w:sz="2" w:space="12" w:color="FFFFFF"/>
                    <w:bottom w:val="single" w:sz="2" w:space="4" w:color="FFFFFF"/>
                    <w:right w:val="single" w:sz="2" w:space="4" w:color="FFFFFF"/>
                  </w:divBdr>
                  <w:divsChild>
                    <w:div w:id="2320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746366">
          <w:marLeft w:val="0"/>
          <w:marRight w:val="0"/>
          <w:marTop w:val="0"/>
          <w:marBottom w:val="335"/>
          <w:divBdr>
            <w:top w:val="none" w:sz="0" w:space="0" w:color="auto"/>
            <w:left w:val="none" w:sz="0" w:space="0" w:color="auto"/>
            <w:bottom w:val="none" w:sz="0" w:space="0" w:color="auto"/>
            <w:right w:val="none" w:sz="0" w:space="0" w:color="auto"/>
          </w:divBdr>
          <w:divsChild>
            <w:div w:id="1060715914">
              <w:marLeft w:val="0"/>
              <w:marRight w:val="0"/>
              <w:marTop w:val="0"/>
              <w:marBottom w:val="0"/>
              <w:divBdr>
                <w:top w:val="none" w:sz="0" w:space="0" w:color="auto"/>
                <w:left w:val="none" w:sz="0" w:space="0" w:color="auto"/>
                <w:bottom w:val="none" w:sz="0" w:space="0" w:color="auto"/>
                <w:right w:val="none" w:sz="0" w:space="0" w:color="auto"/>
              </w:divBdr>
              <w:divsChild>
                <w:div w:id="1047069519">
                  <w:marLeft w:val="0"/>
                  <w:marRight w:val="0"/>
                  <w:marTop w:val="0"/>
                  <w:marBottom w:val="0"/>
                  <w:divBdr>
                    <w:top w:val="single" w:sz="2" w:space="4" w:color="FFFFFF"/>
                    <w:left w:val="single" w:sz="2" w:space="12" w:color="FFFFFF"/>
                    <w:bottom w:val="single" w:sz="2" w:space="1" w:color="FFFFFF"/>
                    <w:right w:val="single" w:sz="2" w:space="4" w:color="FFFFFF"/>
                  </w:divBdr>
                  <w:divsChild>
                    <w:div w:id="2056389030">
                      <w:marLeft w:val="0"/>
                      <w:marRight w:val="0"/>
                      <w:marTop w:val="0"/>
                      <w:marBottom w:val="0"/>
                      <w:divBdr>
                        <w:top w:val="none" w:sz="0" w:space="0" w:color="auto"/>
                        <w:left w:val="none" w:sz="0" w:space="0" w:color="auto"/>
                        <w:bottom w:val="none" w:sz="0" w:space="0" w:color="auto"/>
                        <w:right w:val="none" w:sz="0" w:space="0" w:color="auto"/>
                      </w:divBdr>
                    </w:div>
                  </w:divsChild>
                </w:div>
                <w:div w:id="963122797">
                  <w:marLeft w:val="0"/>
                  <w:marRight w:val="0"/>
                  <w:marTop w:val="0"/>
                  <w:marBottom w:val="0"/>
                  <w:divBdr>
                    <w:top w:val="single" w:sz="2" w:space="1" w:color="FFFFFF"/>
                    <w:left w:val="single" w:sz="2" w:space="12" w:color="FFFFFF"/>
                    <w:bottom w:val="single" w:sz="2" w:space="1" w:color="FFFFFF"/>
                    <w:right w:val="single" w:sz="2" w:space="4" w:color="FFFFFF"/>
                  </w:divBdr>
                  <w:divsChild>
                    <w:div w:id="1946109428">
                      <w:marLeft w:val="0"/>
                      <w:marRight w:val="0"/>
                      <w:marTop w:val="0"/>
                      <w:marBottom w:val="0"/>
                      <w:divBdr>
                        <w:top w:val="none" w:sz="0" w:space="0" w:color="auto"/>
                        <w:left w:val="none" w:sz="0" w:space="0" w:color="auto"/>
                        <w:bottom w:val="none" w:sz="0" w:space="0" w:color="auto"/>
                        <w:right w:val="none" w:sz="0" w:space="0" w:color="auto"/>
                      </w:divBdr>
                    </w:div>
                  </w:divsChild>
                </w:div>
                <w:div w:id="209466407">
                  <w:marLeft w:val="0"/>
                  <w:marRight w:val="0"/>
                  <w:marTop w:val="0"/>
                  <w:marBottom w:val="0"/>
                  <w:divBdr>
                    <w:top w:val="single" w:sz="2" w:space="1" w:color="FFFFFF"/>
                    <w:left w:val="single" w:sz="2" w:space="12" w:color="FFFFFF"/>
                    <w:bottom w:val="single" w:sz="2" w:space="1" w:color="FFFFFF"/>
                    <w:right w:val="single" w:sz="2" w:space="4" w:color="FFFFFF"/>
                  </w:divBdr>
                  <w:divsChild>
                    <w:div w:id="1527254137">
                      <w:marLeft w:val="0"/>
                      <w:marRight w:val="0"/>
                      <w:marTop w:val="0"/>
                      <w:marBottom w:val="0"/>
                      <w:divBdr>
                        <w:top w:val="none" w:sz="0" w:space="0" w:color="auto"/>
                        <w:left w:val="none" w:sz="0" w:space="0" w:color="auto"/>
                        <w:bottom w:val="none" w:sz="0" w:space="0" w:color="auto"/>
                        <w:right w:val="none" w:sz="0" w:space="0" w:color="auto"/>
                      </w:divBdr>
                    </w:div>
                  </w:divsChild>
                </w:div>
                <w:div w:id="1337149371">
                  <w:marLeft w:val="0"/>
                  <w:marRight w:val="0"/>
                  <w:marTop w:val="0"/>
                  <w:marBottom w:val="0"/>
                  <w:divBdr>
                    <w:top w:val="single" w:sz="2" w:space="1" w:color="FFFFFF"/>
                    <w:left w:val="single" w:sz="2" w:space="12" w:color="FFFFFF"/>
                    <w:bottom w:val="single" w:sz="2" w:space="1" w:color="FFFFFF"/>
                    <w:right w:val="single" w:sz="2" w:space="4" w:color="FFFFFF"/>
                  </w:divBdr>
                  <w:divsChild>
                    <w:div w:id="1689599926">
                      <w:marLeft w:val="0"/>
                      <w:marRight w:val="0"/>
                      <w:marTop w:val="0"/>
                      <w:marBottom w:val="0"/>
                      <w:divBdr>
                        <w:top w:val="none" w:sz="0" w:space="0" w:color="auto"/>
                        <w:left w:val="none" w:sz="0" w:space="0" w:color="auto"/>
                        <w:bottom w:val="none" w:sz="0" w:space="0" w:color="auto"/>
                        <w:right w:val="none" w:sz="0" w:space="0" w:color="auto"/>
                      </w:divBdr>
                    </w:div>
                  </w:divsChild>
                </w:div>
                <w:div w:id="847207946">
                  <w:marLeft w:val="0"/>
                  <w:marRight w:val="0"/>
                  <w:marTop w:val="0"/>
                  <w:marBottom w:val="0"/>
                  <w:divBdr>
                    <w:top w:val="single" w:sz="2" w:space="1" w:color="FFFFFF"/>
                    <w:left w:val="single" w:sz="2" w:space="12" w:color="FFFFFF"/>
                    <w:bottom w:val="single" w:sz="2" w:space="1" w:color="FFFFFF"/>
                    <w:right w:val="single" w:sz="2" w:space="4" w:color="FFFFFF"/>
                  </w:divBdr>
                  <w:divsChild>
                    <w:div w:id="1963268489">
                      <w:marLeft w:val="0"/>
                      <w:marRight w:val="0"/>
                      <w:marTop w:val="0"/>
                      <w:marBottom w:val="0"/>
                      <w:divBdr>
                        <w:top w:val="none" w:sz="0" w:space="0" w:color="auto"/>
                        <w:left w:val="none" w:sz="0" w:space="0" w:color="auto"/>
                        <w:bottom w:val="none" w:sz="0" w:space="0" w:color="auto"/>
                        <w:right w:val="none" w:sz="0" w:space="0" w:color="auto"/>
                      </w:divBdr>
                    </w:div>
                  </w:divsChild>
                </w:div>
                <w:div w:id="581959768">
                  <w:marLeft w:val="0"/>
                  <w:marRight w:val="0"/>
                  <w:marTop w:val="0"/>
                  <w:marBottom w:val="0"/>
                  <w:divBdr>
                    <w:top w:val="single" w:sz="2" w:space="1" w:color="FFFFFF"/>
                    <w:left w:val="single" w:sz="2" w:space="12" w:color="FFFFFF"/>
                    <w:bottom w:val="single" w:sz="2" w:space="1" w:color="FFFFFF"/>
                    <w:right w:val="single" w:sz="2" w:space="4" w:color="FFFFFF"/>
                  </w:divBdr>
                  <w:divsChild>
                    <w:div w:id="1333793951">
                      <w:marLeft w:val="0"/>
                      <w:marRight w:val="0"/>
                      <w:marTop w:val="0"/>
                      <w:marBottom w:val="0"/>
                      <w:divBdr>
                        <w:top w:val="none" w:sz="0" w:space="0" w:color="auto"/>
                        <w:left w:val="none" w:sz="0" w:space="0" w:color="auto"/>
                        <w:bottom w:val="none" w:sz="0" w:space="0" w:color="auto"/>
                        <w:right w:val="none" w:sz="0" w:space="0" w:color="auto"/>
                      </w:divBdr>
                    </w:div>
                  </w:divsChild>
                </w:div>
                <w:div w:id="591358643">
                  <w:marLeft w:val="0"/>
                  <w:marRight w:val="0"/>
                  <w:marTop w:val="0"/>
                  <w:marBottom w:val="0"/>
                  <w:divBdr>
                    <w:top w:val="single" w:sz="2" w:space="1" w:color="FFFFFF"/>
                    <w:left w:val="single" w:sz="2" w:space="12" w:color="FFFFFF"/>
                    <w:bottom w:val="single" w:sz="2" w:space="1" w:color="FFFFFF"/>
                    <w:right w:val="single" w:sz="2" w:space="4" w:color="FFFFFF"/>
                  </w:divBdr>
                  <w:divsChild>
                    <w:div w:id="660736402">
                      <w:marLeft w:val="0"/>
                      <w:marRight w:val="0"/>
                      <w:marTop w:val="0"/>
                      <w:marBottom w:val="0"/>
                      <w:divBdr>
                        <w:top w:val="none" w:sz="0" w:space="0" w:color="auto"/>
                        <w:left w:val="none" w:sz="0" w:space="0" w:color="auto"/>
                        <w:bottom w:val="none" w:sz="0" w:space="0" w:color="auto"/>
                        <w:right w:val="none" w:sz="0" w:space="0" w:color="auto"/>
                      </w:divBdr>
                    </w:div>
                  </w:divsChild>
                </w:div>
                <w:div w:id="1969237767">
                  <w:marLeft w:val="0"/>
                  <w:marRight w:val="0"/>
                  <w:marTop w:val="0"/>
                  <w:marBottom w:val="0"/>
                  <w:divBdr>
                    <w:top w:val="single" w:sz="2" w:space="1" w:color="FFFFFF"/>
                    <w:left w:val="single" w:sz="2" w:space="12" w:color="FFFFFF"/>
                    <w:bottom w:val="single" w:sz="2" w:space="1" w:color="FFFFFF"/>
                    <w:right w:val="single" w:sz="2" w:space="4" w:color="FFFFFF"/>
                  </w:divBdr>
                  <w:divsChild>
                    <w:div w:id="8413257">
                      <w:marLeft w:val="0"/>
                      <w:marRight w:val="0"/>
                      <w:marTop w:val="0"/>
                      <w:marBottom w:val="0"/>
                      <w:divBdr>
                        <w:top w:val="none" w:sz="0" w:space="0" w:color="auto"/>
                        <w:left w:val="none" w:sz="0" w:space="0" w:color="auto"/>
                        <w:bottom w:val="none" w:sz="0" w:space="0" w:color="auto"/>
                        <w:right w:val="none" w:sz="0" w:space="0" w:color="auto"/>
                      </w:divBdr>
                    </w:div>
                  </w:divsChild>
                </w:div>
                <w:div w:id="1736663255">
                  <w:marLeft w:val="0"/>
                  <w:marRight w:val="0"/>
                  <w:marTop w:val="0"/>
                  <w:marBottom w:val="0"/>
                  <w:divBdr>
                    <w:top w:val="single" w:sz="2" w:space="1" w:color="FFFFFF"/>
                    <w:left w:val="single" w:sz="2" w:space="12" w:color="FFFFFF"/>
                    <w:bottom w:val="single" w:sz="2" w:space="1" w:color="FFFFFF"/>
                    <w:right w:val="single" w:sz="2" w:space="4" w:color="FFFFFF"/>
                  </w:divBdr>
                  <w:divsChild>
                    <w:div w:id="819081042">
                      <w:marLeft w:val="0"/>
                      <w:marRight w:val="0"/>
                      <w:marTop w:val="0"/>
                      <w:marBottom w:val="0"/>
                      <w:divBdr>
                        <w:top w:val="none" w:sz="0" w:space="0" w:color="auto"/>
                        <w:left w:val="none" w:sz="0" w:space="0" w:color="auto"/>
                        <w:bottom w:val="none" w:sz="0" w:space="0" w:color="auto"/>
                        <w:right w:val="none" w:sz="0" w:space="0" w:color="auto"/>
                      </w:divBdr>
                    </w:div>
                  </w:divsChild>
                </w:div>
                <w:div w:id="980039572">
                  <w:marLeft w:val="0"/>
                  <w:marRight w:val="0"/>
                  <w:marTop w:val="0"/>
                  <w:marBottom w:val="0"/>
                  <w:divBdr>
                    <w:top w:val="single" w:sz="2" w:space="1" w:color="FFFFFF"/>
                    <w:left w:val="single" w:sz="2" w:space="12" w:color="FFFFFF"/>
                    <w:bottom w:val="single" w:sz="2" w:space="1" w:color="FFFFFF"/>
                    <w:right w:val="single" w:sz="2" w:space="4" w:color="FFFFFF"/>
                  </w:divBdr>
                  <w:divsChild>
                    <w:div w:id="825974562">
                      <w:marLeft w:val="0"/>
                      <w:marRight w:val="0"/>
                      <w:marTop w:val="0"/>
                      <w:marBottom w:val="0"/>
                      <w:divBdr>
                        <w:top w:val="none" w:sz="0" w:space="0" w:color="auto"/>
                        <w:left w:val="none" w:sz="0" w:space="0" w:color="auto"/>
                        <w:bottom w:val="none" w:sz="0" w:space="0" w:color="auto"/>
                        <w:right w:val="none" w:sz="0" w:space="0" w:color="auto"/>
                      </w:divBdr>
                    </w:div>
                  </w:divsChild>
                </w:div>
                <w:div w:id="1727609837">
                  <w:marLeft w:val="0"/>
                  <w:marRight w:val="0"/>
                  <w:marTop w:val="0"/>
                  <w:marBottom w:val="0"/>
                  <w:divBdr>
                    <w:top w:val="single" w:sz="2" w:space="1" w:color="FFFFFF"/>
                    <w:left w:val="single" w:sz="2" w:space="12" w:color="FFFFFF"/>
                    <w:bottom w:val="single" w:sz="2" w:space="1" w:color="FFFFFF"/>
                    <w:right w:val="single" w:sz="2" w:space="4" w:color="FFFFFF"/>
                  </w:divBdr>
                  <w:divsChild>
                    <w:div w:id="1115294823">
                      <w:marLeft w:val="0"/>
                      <w:marRight w:val="0"/>
                      <w:marTop w:val="0"/>
                      <w:marBottom w:val="0"/>
                      <w:divBdr>
                        <w:top w:val="none" w:sz="0" w:space="0" w:color="auto"/>
                        <w:left w:val="none" w:sz="0" w:space="0" w:color="auto"/>
                        <w:bottom w:val="none" w:sz="0" w:space="0" w:color="auto"/>
                        <w:right w:val="none" w:sz="0" w:space="0" w:color="auto"/>
                      </w:divBdr>
                    </w:div>
                  </w:divsChild>
                </w:div>
                <w:div w:id="930354597">
                  <w:marLeft w:val="0"/>
                  <w:marRight w:val="0"/>
                  <w:marTop w:val="0"/>
                  <w:marBottom w:val="0"/>
                  <w:divBdr>
                    <w:top w:val="single" w:sz="2" w:space="1" w:color="FFFFFF"/>
                    <w:left w:val="single" w:sz="2" w:space="12" w:color="FFFFFF"/>
                    <w:bottom w:val="single" w:sz="2" w:space="1" w:color="FFFFFF"/>
                    <w:right w:val="single" w:sz="2" w:space="4" w:color="FFFFFF"/>
                  </w:divBdr>
                  <w:divsChild>
                    <w:div w:id="379717263">
                      <w:marLeft w:val="0"/>
                      <w:marRight w:val="0"/>
                      <w:marTop w:val="0"/>
                      <w:marBottom w:val="0"/>
                      <w:divBdr>
                        <w:top w:val="none" w:sz="0" w:space="0" w:color="auto"/>
                        <w:left w:val="none" w:sz="0" w:space="0" w:color="auto"/>
                        <w:bottom w:val="none" w:sz="0" w:space="0" w:color="auto"/>
                        <w:right w:val="none" w:sz="0" w:space="0" w:color="auto"/>
                      </w:divBdr>
                    </w:div>
                  </w:divsChild>
                </w:div>
                <w:div w:id="1882403382">
                  <w:marLeft w:val="0"/>
                  <w:marRight w:val="0"/>
                  <w:marTop w:val="0"/>
                  <w:marBottom w:val="0"/>
                  <w:divBdr>
                    <w:top w:val="single" w:sz="2" w:space="1" w:color="FFFFFF"/>
                    <w:left w:val="single" w:sz="2" w:space="12" w:color="FFFFFF"/>
                    <w:bottom w:val="single" w:sz="2" w:space="1" w:color="FFFFFF"/>
                    <w:right w:val="single" w:sz="2" w:space="4" w:color="FFFFFF"/>
                  </w:divBdr>
                  <w:divsChild>
                    <w:div w:id="1865168773">
                      <w:marLeft w:val="0"/>
                      <w:marRight w:val="0"/>
                      <w:marTop w:val="0"/>
                      <w:marBottom w:val="0"/>
                      <w:divBdr>
                        <w:top w:val="none" w:sz="0" w:space="0" w:color="auto"/>
                        <w:left w:val="none" w:sz="0" w:space="0" w:color="auto"/>
                        <w:bottom w:val="none" w:sz="0" w:space="0" w:color="auto"/>
                        <w:right w:val="none" w:sz="0" w:space="0" w:color="auto"/>
                      </w:divBdr>
                    </w:div>
                  </w:divsChild>
                </w:div>
                <w:div w:id="2133935727">
                  <w:marLeft w:val="0"/>
                  <w:marRight w:val="0"/>
                  <w:marTop w:val="0"/>
                  <w:marBottom w:val="0"/>
                  <w:divBdr>
                    <w:top w:val="single" w:sz="2" w:space="1" w:color="FFFFFF"/>
                    <w:left w:val="single" w:sz="2" w:space="12" w:color="FFFFFF"/>
                    <w:bottom w:val="single" w:sz="2" w:space="1" w:color="FFFFFF"/>
                    <w:right w:val="single" w:sz="2" w:space="4" w:color="FFFFFF"/>
                  </w:divBdr>
                  <w:divsChild>
                    <w:div w:id="1508865029">
                      <w:marLeft w:val="0"/>
                      <w:marRight w:val="0"/>
                      <w:marTop w:val="0"/>
                      <w:marBottom w:val="0"/>
                      <w:divBdr>
                        <w:top w:val="none" w:sz="0" w:space="0" w:color="auto"/>
                        <w:left w:val="none" w:sz="0" w:space="0" w:color="auto"/>
                        <w:bottom w:val="none" w:sz="0" w:space="0" w:color="auto"/>
                        <w:right w:val="none" w:sz="0" w:space="0" w:color="auto"/>
                      </w:divBdr>
                    </w:div>
                  </w:divsChild>
                </w:div>
                <w:div w:id="1083795245">
                  <w:marLeft w:val="0"/>
                  <w:marRight w:val="0"/>
                  <w:marTop w:val="0"/>
                  <w:marBottom w:val="0"/>
                  <w:divBdr>
                    <w:top w:val="single" w:sz="2" w:space="1" w:color="FFFFFF"/>
                    <w:left w:val="single" w:sz="2" w:space="12" w:color="FFFFFF"/>
                    <w:bottom w:val="single" w:sz="2" w:space="1" w:color="FFFFFF"/>
                    <w:right w:val="single" w:sz="2" w:space="4" w:color="FFFFFF"/>
                  </w:divBdr>
                  <w:divsChild>
                    <w:div w:id="997810958">
                      <w:marLeft w:val="0"/>
                      <w:marRight w:val="0"/>
                      <w:marTop w:val="0"/>
                      <w:marBottom w:val="0"/>
                      <w:divBdr>
                        <w:top w:val="none" w:sz="0" w:space="0" w:color="auto"/>
                        <w:left w:val="none" w:sz="0" w:space="0" w:color="auto"/>
                        <w:bottom w:val="none" w:sz="0" w:space="0" w:color="auto"/>
                        <w:right w:val="none" w:sz="0" w:space="0" w:color="auto"/>
                      </w:divBdr>
                    </w:div>
                  </w:divsChild>
                </w:div>
                <w:div w:id="374816954">
                  <w:marLeft w:val="0"/>
                  <w:marRight w:val="0"/>
                  <w:marTop w:val="0"/>
                  <w:marBottom w:val="0"/>
                  <w:divBdr>
                    <w:top w:val="single" w:sz="2" w:space="1" w:color="FFFFFF"/>
                    <w:left w:val="single" w:sz="2" w:space="12" w:color="FFFFFF"/>
                    <w:bottom w:val="single" w:sz="2" w:space="1" w:color="FFFFFF"/>
                    <w:right w:val="single" w:sz="2" w:space="4" w:color="FFFFFF"/>
                  </w:divBdr>
                  <w:divsChild>
                    <w:div w:id="1546722460">
                      <w:marLeft w:val="0"/>
                      <w:marRight w:val="0"/>
                      <w:marTop w:val="0"/>
                      <w:marBottom w:val="0"/>
                      <w:divBdr>
                        <w:top w:val="none" w:sz="0" w:space="0" w:color="auto"/>
                        <w:left w:val="none" w:sz="0" w:space="0" w:color="auto"/>
                        <w:bottom w:val="none" w:sz="0" w:space="0" w:color="auto"/>
                        <w:right w:val="none" w:sz="0" w:space="0" w:color="auto"/>
                      </w:divBdr>
                    </w:div>
                  </w:divsChild>
                </w:div>
                <w:div w:id="120996229">
                  <w:marLeft w:val="0"/>
                  <w:marRight w:val="0"/>
                  <w:marTop w:val="0"/>
                  <w:marBottom w:val="0"/>
                  <w:divBdr>
                    <w:top w:val="single" w:sz="2" w:space="1" w:color="FFFFFF"/>
                    <w:left w:val="single" w:sz="2" w:space="12" w:color="FFFFFF"/>
                    <w:bottom w:val="single" w:sz="2" w:space="1" w:color="FFFFFF"/>
                    <w:right w:val="single" w:sz="2" w:space="4" w:color="FFFFFF"/>
                  </w:divBdr>
                  <w:divsChild>
                    <w:div w:id="1266039185">
                      <w:marLeft w:val="0"/>
                      <w:marRight w:val="0"/>
                      <w:marTop w:val="0"/>
                      <w:marBottom w:val="0"/>
                      <w:divBdr>
                        <w:top w:val="none" w:sz="0" w:space="0" w:color="auto"/>
                        <w:left w:val="none" w:sz="0" w:space="0" w:color="auto"/>
                        <w:bottom w:val="none" w:sz="0" w:space="0" w:color="auto"/>
                        <w:right w:val="none" w:sz="0" w:space="0" w:color="auto"/>
                      </w:divBdr>
                    </w:div>
                  </w:divsChild>
                </w:div>
                <w:div w:id="2009820215">
                  <w:marLeft w:val="0"/>
                  <w:marRight w:val="0"/>
                  <w:marTop w:val="0"/>
                  <w:marBottom w:val="0"/>
                  <w:divBdr>
                    <w:top w:val="single" w:sz="2" w:space="1" w:color="FFFFFF"/>
                    <w:left w:val="single" w:sz="2" w:space="12" w:color="FFFFFF"/>
                    <w:bottom w:val="single" w:sz="2" w:space="1" w:color="FFFFFF"/>
                    <w:right w:val="single" w:sz="2" w:space="4" w:color="FFFFFF"/>
                  </w:divBdr>
                  <w:divsChild>
                    <w:div w:id="537741380">
                      <w:marLeft w:val="0"/>
                      <w:marRight w:val="0"/>
                      <w:marTop w:val="0"/>
                      <w:marBottom w:val="0"/>
                      <w:divBdr>
                        <w:top w:val="none" w:sz="0" w:space="0" w:color="auto"/>
                        <w:left w:val="none" w:sz="0" w:space="0" w:color="auto"/>
                        <w:bottom w:val="none" w:sz="0" w:space="0" w:color="auto"/>
                        <w:right w:val="none" w:sz="0" w:space="0" w:color="auto"/>
                      </w:divBdr>
                    </w:div>
                  </w:divsChild>
                </w:div>
                <w:div w:id="1418677261">
                  <w:marLeft w:val="0"/>
                  <w:marRight w:val="0"/>
                  <w:marTop w:val="0"/>
                  <w:marBottom w:val="0"/>
                  <w:divBdr>
                    <w:top w:val="single" w:sz="2" w:space="1" w:color="FFFFFF"/>
                    <w:left w:val="single" w:sz="2" w:space="12" w:color="FFFFFF"/>
                    <w:bottom w:val="single" w:sz="2" w:space="1" w:color="FFFFFF"/>
                    <w:right w:val="single" w:sz="2" w:space="4" w:color="FFFFFF"/>
                  </w:divBdr>
                  <w:divsChild>
                    <w:div w:id="690843214">
                      <w:marLeft w:val="0"/>
                      <w:marRight w:val="0"/>
                      <w:marTop w:val="0"/>
                      <w:marBottom w:val="0"/>
                      <w:divBdr>
                        <w:top w:val="none" w:sz="0" w:space="0" w:color="auto"/>
                        <w:left w:val="none" w:sz="0" w:space="0" w:color="auto"/>
                        <w:bottom w:val="none" w:sz="0" w:space="0" w:color="auto"/>
                        <w:right w:val="none" w:sz="0" w:space="0" w:color="auto"/>
                      </w:divBdr>
                    </w:div>
                  </w:divsChild>
                </w:div>
                <w:div w:id="1720323276">
                  <w:marLeft w:val="0"/>
                  <w:marRight w:val="0"/>
                  <w:marTop w:val="0"/>
                  <w:marBottom w:val="0"/>
                  <w:divBdr>
                    <w:top w:val="single" w:sz="2" w:space="1" w:color="FFFFFF"/>
                    <w:left w:val="single" w:sz="2" w:space="12" w:color="FFFFFF"/>
                    <w:bottom w:val="single" w:sz="2" w:space="1" w:color="FFFFFF"/>
                    <w:right w:val="single" w:sz="2" w:space="4" w:color="FFFFFF"/>
                  </w:divBdr>
                  <w:divsChild>
                    <w:div w:id="518546548">
                      <w:marLeft w:val="0"/>
                      <w:marRight w:val="0"/>
                      <w:marTop w:val="0"/>
                      <w:marBottom w:val="0"/>
                      <w:divBdr>
                        <w:top w:val="none" w:sz="0" w:space="0" w:color="auto"/>
                        <w:left w:val="none" w:sz="0" w:space="0" w:color="auto"/>
                        <w:bottom w:val="none" w:sz="0" w:space="0" w:color="auto"/>
                        <w:right w:val="none" w:sz="0" w:space="0" w:color="auto"/>
                      </w:divBdr>
                    </w:div>
                  </w:divsChild>
                </w:div>
                <w:div w:id="386532721">
                  <w:marLeft w:val="0"/>
                  <w:marRight w:val="0"/>
                  <w:marTop w:val="0"/>
                  <w:marBottom w:val="0"/>
                  <w:divBdr>
                    <w:top w:val="single" w:sz="2" w:space="1" w:color="FFFFFF"/>
                    <w:left w:val="single" w:sz="2" w:space="12" w:color="FFFFFF"/>
                    <w:bottom w:val="single" w:sz="2" w:space="1" w:color="FFFFFF"/>
                    <w:right w:val="single" w:sz="2" w:space="4" w:color="FFFFFF"/>
                  </w:divBdr>
                  <w:divsChild>
                    <w:div w:id="160974400">
                      <w:marLeft w:val="0"/>
                      <w:marRight w:val="0"/>
                      <w:marTop w:val="0"/>
                      <w:marBottom w:val="0"/>
                      <w:divBdr>
                        <w:top w:val="none" w:sz="0" w:space="0" w:color="auto"/>
                        <w:left w:val="none" w:sz="0" w:space="0" w:color="auto"/>
                        <w:bottom w:val="none" w:sz="0" w:space="0" w:color="auto"/>
                        <w:right w:val="none" w:sz="0" w:space="0" w:color="auto"/>
                      </w:divBdr>
                    </w:div>
                  </w:divsChild>
                </w:div>
                <w:div w:id="1958171407">
                  <w:marLeft w:val="0"/>
                  <w:marRight w:val="0"/>
                  <w:marTop w:val="0"/>
                  <w:marBottom w:val="0"/>
                  <w:divBdr>
                    <w:top w:val="single" w:sz="2" w:space="1" w:color="FFFFFF"/>
                    <w:left w:val="single" w:sz="2" w:space="12" w:color="FFFFFF"/>
                    <w:bottom w:val="single" w:sz="2" w:space="1" w:color="FFFFFF"/>
                    <w:right w:val="single" w:sz="2" w:space="4" w:color="FFFFFF"/>
                  </w:divBdr>
                  <w:divsChild>
                    <w:div w:id="958141574">
                      <w:marLeft w:val="0"/>
                      <w:marRight w:val="0"/>
                      <w:marTop w:val="0"/>
                      <w:marBottom w:val="0"/>
                      <w:divBdr>
                        <w:top w:val="none" w:sz="0" w:space="0" w:color="auto"/>
                        <w:left w:val="none" w:sz="0" w:space="0" w:color="auto"/>
                        <w:bottom w:val="none" w:sz="0" w:space="0" w:color="auto"/>
                        <w:right w:val="none" w:sz="0" w:space="0" w:color="auto"/>
                      </w:divBdr>
                    </w:div>
                  </w:divsChild>
                </w:div>
                <w:div w:id="938871928">
                  <w:marLeft w:val="0"/>
                  <w:marRight w:val="0"/>
                  <w:marTop w:val="0"/>
                  <w:marBottom w:val="0"/>
                  <w:divBdr>
                    <w:top w:val="single" w:sz="2" w:space="1" w:color="FFFFFF"/>
                    <w:left w:val="single" w:sz="2" w:space="12" w:color="FFFFFF"/>
                    <w:bottom w:val="single" w:sz="2" w:space="1" w:color="FFFFFF"/>
                    <w:right w:val="single" w:sz="2" w:space="4" w:color="FFFFFF"/>
                  </w:divBdr>
                  <w:divsChild>
                    <w:div w:id="191649169">
                      <w:marLeft w:val="0"/>
                      <w:marRight w:val="0"/>
                      <w:marTop w:val="0"/>
                      <w:marBottom w:val="0"/>
                      <w:divBdr>
                        <w:top w:val="none" w:sz="0" w:space="0" w:color="auto"/>
                        <w:left w:val="none" w:sz="0" w:space="0" w:color="auto"/>
                        <w:bottom w:val="none" w:sz="0" w:space="0" w:color="auto"/>
                        <w:right w:val="none" w:sz="0" w:space="0" w:color="auto"/>
                      </w:divBdr>
                    </w:div>
                  </w:divsChild>
                </w:div>
                <w:div w:id="1062677182">
                  <w:marLeft w:val="0"/>
                  <w:marRight w:val="0"/>
                  <w:marTop w:val="0"/>
                  <w:marBottom w:val="0"/>
                  <w:divBdr>
                    <w:top w:val="single" w:sz="2" w:space="1" w:color="FFFFFF"/>
                    <w:left w:val="single" w:sz="2" w:space="12" w:color="FFFFFF"/>
                    <w:bottom w:val="single" w:sz="2" w:space="4" w:color="FFFFFF"/>
                    <w:right w:val="single" w:sz="2" w:space="4" w:color="FFFFFF"/>
                  </w:divBdr>
                  <w:divsChild>
                    <w:div w:id="180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787007">
          <w:marLeft w:val="0"/>
          <w:marRight w:val="0"/>
          <w:marTop w:val="0"/>
          <w:marBottom w:val="335"/>
          <w:divBdr>
            <w:top w:val="none" w:sz="0" w:space="0" w:color="auto"/>
            <w:left w:val="none" w:sz="0" w:space="0" w:color="auto"/>
            <w:bottom w:val="none" w:sz="0" w:space="0" w:color="auto"/>
            <w:right w:val="none" w:sz="0" w:space="0" w:color="auto"/>
          </w:divBdr>
          <w:divsChild>
            <w:div w:id="1570387471">
              <w:marLeft w:val="0"/>
              <w:marRight w:val="0"/>
              <w:marTop w:val="0"/>
              <w:marBottom w:val="0"/>
              <w:divBdr>
                <w:top w:val="none" w:sz="0" w:space="0" w:color="auto"/>
                <w:left w:val="none" w:sz="0" w:space="0" w:color="auto"/>
                <w:bottom w:val="none" w:sz="0" w:space="0" w:color="auto"/>
                <w:right w:val="none" w:sz="0" w:space="0" w:color="auto"/>
              </w:divBdr>
              <w:divsChild>
                <w:div w:id="1845317387">
                  <w:marLeft w:val="0"/>
                  <w:marRight w:val="0"/>
                  <w:marTop w:val="0"/>
                  <w:marBottom w:val="0"/>
                  <w:divBdr>
                    <w:top w:val="single" w:sz="2" w:space="4" w:color="FFFFFF"/>
                    <w:left w:val="single" w:sz="2" w:space="12" w:color="FFFFFF"/>
                    <w:bottom w:val="single" w:sz="2" w:space="1" w:color="FFFFFF"/>
                    <w:right w:val="single" w:sz="2" w:space="4" w:color="FFFFFF"/>
                  </w:divBdr>
                  <w:divsChild>
                    <w:div w:id="51390750">
                      <w:marLeft w:val="0"/>
                      <w:marRight w:val="0"/>
                      <w:marTop w:val="0"/>
                      <w:marBottom w:val="0"/>
                      <w:divBdr>
                        <w:top w:val="none" w:sz="0" w:space="0" w:color="auto"/>
                        <w:left w:val="none" w:sz="0" w:space="0" w:color="auto"/>
                        <w:bottom w:val="none" w:sz="0" w:space="0" w:color="auto"/>
                        <w:right w:val="none" w:sz="0" w:space="0" w:color="auto"/>
                      </w:divBdr>
                    </w:div>
                  </w:divsChild>
                </w:div>
                <w:div w:id="726034953">
                  <w:marLeft w:val="0"/>
                  <w:marRight w:val="0"/>
                  <w:marTop w:val="0"/>
                  <w:marBottom w:val="0"/>
                  <w:divBdr>
                    <w:top w:val="single" w:sz="2" w:space="1" w:color="FFFFFF"/>
                    <w:left w:val="single" w:sz="2" w:space="12" w:color="FFFFFF"/>
                    <w:bottom w:val="single" w:sz="2" w:space="1" w:color="FFFFFF"/>
                    <w:right w:val="single" w:sz="2" w:space="4" w:color="FFFFFF"/>
                  </w:divBdr>
                  <w:divsChild>
                    <w:div w:id="131603252">
                      <w:marLeft w:val="0"/>
                      <w:marRight w:val="0"/>
                      <w:marTop w:val="0"/>
                      <w:marBottom w:val="0"/>
                      <w:divBdr>
                        <w:top w:val="none" w:sz="0" w:space="0" w:color="auto"/>
                        <w:left w:val="none" w:sz="0" w:space="0" w:color="auto"/>
                        <w:bottom w:val="none" w:sz="0" w:space="0" w:color="auto"/>
                        <w:right w:val="none" w:sz="0" w:space="0" w:color="auto"/>
                      </w:divBdr>
                    </w:div>
                  </w:divsChild>
                </w:div>
                <w:div w:id="87583449">
                  <w:marLeft w:val="0"/>
                  <w:marRight w:val="0"/>
                  <w:marTop w:val="0"/>
                  <w:marBottom w:val="0"/>
                  <w:divBdr>
                    <w:top w:val="single" w:sz="2" w:space="1" w:color="FFFFFF"/>
                    <w:left w:val="single" w:sz="2" w:space="12" w:color="FFFFFF"/>
                    <w:bottom w:val="single" w:sz="2" w:space="1" w:color="FFFFFF"/>
                    <w:right w:val="single" w:sz="2" w:space="4" w:color="FFFFFF"/>
                  </w:divBdr>
                  <w:divsChild>
                    <w:div w:id="112217160">
                      <w:marLeft w:val="0"/>
                      <w:marRight w:val="0"/>
                      <w:marTop w:val="0"/>
                      <w:marBottom w:val="0"/>
                      <w:divBdr>
                        <w:top w:val="none" w:sz="0" w:space="0" w:color="auto"/>
                        <w:left w:val="none" w:sz="0" w:space="0" w:color="auto"/>
                        <w:bottom w:val="none" w:sz="0" w:space="0" w:color="auto"/>
                        <w:right w:val="none" w:sz="0" w:space="0" w:color="auto"/>
                      </w:divBdr>
                    </w:div>
                  </w:divsChild>
                </w:div>
                <w:div w:id="338890846">
                  <w:marLeft w:val="0"/>
                  <w:marRight w:val="0"/>
                  <w:marTop w:val="0"/>
                  <w:marBottom w:val="0"/>
                  <w:divBdr>
                    <w:top w:val="single" w:sz="2" w:space="1" w:color="FFFFFF"/>
                    <w:left w:val="single" w:sz="2" w:space="12" w:color="FFFFFF"/>
                    <w:bottom w:val="single" w:sz="2" w:space="1" w:color="FFFFFF"/>
                    <w:right w:val="single" w:sz="2" w:space="4" w:color="FFFFFF"/>
                  </w:divBdr>
                  <w:divsChild>
                    <w:div w:id="938828370">
                      <w:marLeft w:val="0"/>
                      <w:marRight w:val="0"/>
                      <w:marTop w:val="0"/>
                      <w:marBottom w:val="0"/>
                      <w:divBdr>
                        <w:top w:val="none" w:sz="0" w:space="0" w:color="auto"/>
                        <w:left w:val="none" w:sz="0" w:space="0" w:color="auto"/>
                        <w:bottom w:val="none" w:sz="0" w:space="0" w:color="auto"/>
                        <w:right w:val="none" w:sz="0" w:space="0" w:color="auto"/>
                      </w:divBdr>
                    </w:div>
                  </w:divsChild>
                </w:div>
                <w:div w:id="1695232550">
                  <w:marLeft w:val="0"/>
                  <w:marRight w:val="0"/>
                  <w:marTop w:val="0"/>
                  <w:marBottom w:val="0"/>
                  <w:divBdr>
                    <w:top w:val="single" w:sz="2" w:space="1" w:color="FFFFFF"/>
                    <w:left w:val="single" w:sz="2" w:space="12" w:color="FFFFFF"/>
                    <w:bottom w:val="single" w:sz="2" w:space="1" w:color="FFFFFF"/>
                    <w:right w:val="single" w:sz="2" w:space="4" w:color="FFFFFF"/>
                  </w:divBdr>
                  <w:divsChild>
                    <w:div w:id="2116096030">
                      <w:marLeft w:val="0"/>
                      <w:marRight w:val="0"/>
                      <w:marTop w:val="0"/>
                      <w:marBottom w:val="0"/>
                      <w:divBdr>
                        <w:top w:val="none" w:sz="0" w:space="0" w:color="auto"/>
                        <w:left w:val="none" w:sz="0" w:space="0" w:color="auto"/>
                        <w:bottom w:val="none" w:sz="0" w:space="0" w:color="auto"/>
                        <w:right w:val="none" w:sz="0" w:space="0" w:color="auto"/>
                      </w:divBdr>
                    </w:div>
                  </w:divsChild>
                </w:div>
                <w:div w:id="819422776">
                  <w:marLeft w:val="0"/>
                  <w:marRight w:val="0"/>
                  <w:marTop w:val="0"/>
                  <w:marBottom w:val="0"/>
                  <w:divBdr>
                    <w:top w:val="single" w:sz="2" w:space="1" w:color="FFFFFF"/>
                    <w:left w:val="single" w:sz="2" w:space="12" w:color="FFFFFF"/>
                    <w:bottom w:val="single" w:sz="2" w:space="1" w:color="FFFFFF"/>
                    <w:right w:val="single" w:sz="2" w:space="4" w:color="FFFFFF"/>
                  </w:divBdr>
                  <w:divsChild>
                    <w:div w:id="1723094894">
                      <w:marLeft w:val="0"/>
                      <w:marRight w:val="0"/>
                      <w:marTop w:val="0"/>
                      <w:marBottom w:val="0"/>
                      <w:divBdr>
                        <w:top w:val="none" w:sz="0" w:space="0" w:color="auto"/>
                        <w:left w:val="none" w:sz="0" w:space="0" w:color="auto"/>
                        <w:bottom w:val="none" w:sz="0" w:space="0" w:color="auto"/>
                        <w:right w:val="none" w:sz="0" w:space="0" w:color="auto"/>
                      </w:divBdr>
                    </w:div>
                  </w:divsChild>
                </w:div>
                <w:div w:id="1841239823">
                  <w:marLeft w:val="0"/>
                  <w:marRight w:val="0"/>
                  <w:marTop w:val="0"/>
                  <w:marBottom w:val="0"/>
                  <w:divBdr>
                    <w:top w:val="single" w:sz="2" w:space="1" w:color="FFFFFF"/>
                    <w:left w:val="single" w:sz="2" w:space="12" w:color="FFFFFF"/>
                    <w:bottom w:val="single" w:sz="2" w:space="1" w:color="FFFFFF"/>
                    <w:right w:val="single" w:sz="2" w:space="4" w:color="FFFFFF"/>
                  </w:divBdr>
                  <w:divsChild>
                    <w:div w:id="439644164">
                      <w:marLeft w:val="0"/>
                      <w:marRight w:val="0"/>
                      <w:marTop w:val="0"/>
                      <w:marBottom w:val="0"/>
                      <w:divBdr>
                        <w:top w:val="none" w:sz="0" w:space="0" w:color="auto"/>
                        <w:left w:val="none" w:sz="0" w:space="0" w:color="auto"/>
                        <w:bottom w:val="none" w:sz="0" w:space="0" w:color="auto"/>
                        <w:right w:val="none" w:sz="0" w:space="0" w:color="auto"/>
                      </w:divBdr>
                    </w:div>
                  </w:divsChild>
                </w:div>
                <w:div w:id="1538854737">
                  <w:marLeft w:val="0"/>
                  <w:marRight w:val="0"/>
                  <w:marTop w:val="0"/>
                  <w:marBottom w:val="0"/>
                  <w:divBdr>
                    <w:top w:val="single" w:sz="2" w:space="1" w:color="FFFFFF"/>
                    <w:left w:val="single" w:sz="2" w:space="12" w:color="FFFFFF"/>
                    <w:bottom w:val="single" w:sz="2" w:space="1" w:color="FFFFFF"/>
                    <w:right w:val="single" w:sz="2" w:space="4" w:color="FFFFFF"/>
                  </w:divBdr>
                  <w:divsChild>
                    <w:div w:id="811288230">
                      <w:marLeft w:val="0"/>
                      <w:marRight w:val="0"/>
                      <w:marTop w:val="0"/>
                      <w:marBottom w:val="0"/>
                      <w:divBdr>
                        <w:top w:val="none" w:sz="0" w:space="0" w:color="auto"/>
                        <w:left w:val="none" w:sz="0" w:space="0" w:color="auto"/>
                        <w:bottom w:val="none" w:sz="0" w:space="0" w:color="auto"/>
                        <w:right w:val="none" w:sz="0" w:space="0" w:color="auto"/>
                      </w:divBdr>
                    </w:div>
                  </w:divsChild>
                </w:div>
                <w:div w:id="1343312958">
                  <w:marLeft w:val="0"/>
                  <w:marRight w:val="0"/>
                  <w:marTop w:val="0"/>
                  <w:marBottom w:val="0"/>
                  <w:divBdr>
                    <w:top w:val="single" w:sz="2" w:space="1" w:color="FFFFFF"/>
                    <w:left w:val="single" w:sz="2" w:space="12" w:color="FFFFFF"/>
                    <w:bottom w:val="single" w:sz="2" w:space="1" w:color="FFFFFF"/>
                    <w:right w:val="single" w:sz="2" w:space="4" w:color="FFFFFF"/>
                  </w:divBdr>
                  <w:divsChild>
                    <w:div w:id="897134627">
                      <w:marLeft w:val="0"/>
                      <w:marRight w:val="0"/>
                      <w:marTop w:val="0"/>
                      <w:marBottom w:val="0"/>
                      <w:divBdr>
                        <w:top w:val="none" w:sz="0" w:space="0" w:color="auto"/>
                        <w:left w:val="none" w:sz="0" w:space="0" w:color="auto"/>
                        <w:bottom w:val="none" w:sz="0" w:space="0" w:color="auto"/>
                        <w:right w:val="none" w:sz="0" w:space="0" w:color="auto"/>
                      </w:divBdr>
                    </w:div>
                  </w:divsChild>
                </w:div>
                <w:div w:id="1454859378">
                  <w:marLeft w:val="0"/>
                  <w:marRight w:val="0"/>
                  <w:marTop w:val="0"/>
                  <w:marBottom w:val="0"/>
                  <w:divBdr>
                    <w:top w:val="single" w:sz="2" w:space="1" w:color="FFFFFF"/>
                    <w:left w:val="single" w:sz="2" w:space="12" w:color="FFFFFF"/>
                    <w:bottom w:val="single" w:sz="2" w:space="1" w:color="FFFFFF"/>
                    <w:right w:val="single" w:sz="2" w:space="4" w:color="FFFFFF"/>
                  </w:divBdr>
                  <w:divsChild>
                    <w:div w:id="2110276872">
                      <w:marLeft w:val="0"/>
                      <w:marRight w:val="0"/>
                      <w:marTop w:val="0"/>
                      <w:marBottom w:val="0"/>
                      <w:divBdr>
                        <w:top w:val="none" w:sz="0" w:space="0" w:color="auto"/>
                        <w:left w:val="none" w:sz="0" w:space="0" w:color="auto"/>
                        <w:bottom w:val="none" w:sz="0" w:space="0" w:color="auto"/>
                        <w:right w:val="none" w:sz="0" w:space="0" w:color="auto"/>
                      </w:divBdr>
                    </w:div>
                  </w:divsChild>
                </w:div>
                <w:div w:id="766073371">
                  <w:marLeft w:val="0"/>
                  <w:marRight w:val="0"/>
                  <w:marTop w:val="0"/>
                  <w:marBottom w:val="0"/>
                  <w:divBdr>
                    <w:top w:val="single" w:sz="2" w:space="1" w:color="FFFFFF"/>
                    <w:left w:val="single" w:sz="2" w:space="12" w:color="FFFFFF"/>
                    <w:bottom w:val="single" w:sz="2" w:space="1" w:color="FFFFFF"/>
                    <w:right w:val="single" w:sz="2" w:space="4" w:color="FFFFFF"/>
                  </w:divBdr>
                  <w:divsChild>
                    <w:div w:id="443109830">
                      <w:marLeft w:val="0"/>
                      <w:marRight w:val="0"/>
                      <w:marTop w:val="0"/>
                      <w:marBottom w:val="0"/>
                      <w:divBdr>
                        <w:top w:val="none" w:sz="0" w:space="0" w:color="auto"/>
                        <w:left w:val="none" w:sz="0" w:space="0" w:color="auto"/>
                        <w:bottom w:val="none" w:sz="0" w:space="0" w:color="auto"/>
                        <w:right w:val="none" w:sz="0" w:space="0" w:color="auto"/>
                      </w:divBdr>
                    </w:div>
                  </w:divsChild>
                </w:div>
                <w:div w:id="1821727042">
                  <w:marLeft w:val="0"/>
                  <w:marRight w:val="0"/>
                  <w:marTop w:val="0"/>
                  <w:marBottom w:val="0"/>
                  <w:divBdr>
                    <w:top w:val="single" w:sz="2" w:space="1" w:color="FFFFFF"/>
                    <w:left w:val="single" w:sz="2" w:space="12" w:color="FFFFFF"/>
                    <w:bottom w:val="single" w:sz="2" w:space="1" w:color="FFFFFF"/>
                    <w:right w:val="single" w:sz="2" w:space="4" w:color="FFFFFF"/>
                  </w:divBdr>
                  <w:divsChild>
                    <w:div w:id="1769887719">
                      <w:marLeft w:val="0"/>
                      <w:marRight w:val="0"/>
                      <w:marTop w:val="0"/>
                      <w:marBottom w:val="0"/>
                      <w:divBdr>
                        <w:top w:val="none" w:sz="0" w:space="0" w:color="auto"/>
                        <w:left w:val="none" w:sz="0" w:space="0" w:color="auto"/>
                        <w:bottom w:val="none" w:sz="0" w:space="0" w:color="auto"/>
                        <w:right w:val="none" w:sz="0" w:space="0" w:color="auto"/>
                      </w:divBdr>
                    </w:div>
                  </w:divsChild>
                </w:div>
                <w:div w:id="1840845440">
                  <w:marLeft w:val="0"/>
                  <w:marRight w:val="0"/>
                  <w:marTop w:val="0"/>
                  <w:marBottom w:val="0"/>
                  <w:divBdr>
                    <w:top w:val="single" w:sz="2" w:space="1" w:color="FFFFFF"/>
                    <w:left w:val="single" w:sz="2" w:space="12" w:color="FFFFFF"/>
                    <w:bottom w:val="single" w:sz="2" w:space="1" w:color="FFFFFF"/>
                    <w:right w:val="single" w:sz="2" w:space="4" w:color="FFFFFF"/>
                  </w:divBdr>
                  <w:divsChild>
                    <w:div w:id="1759323692">
                      <w:marLeft w:val="0"/>
                      <w:marRight w:val="0"/>
                      <w:marTop w:val="0"/>
                      <w:marBottom w:val="0"/>
                      <w:divBdr>
                        <w:top w:val="none" w:sz="0" w:space="0" w:color="auto"/>
                        <w:left w:val="none" w:sz="0" w:space="0" w:color="auto"/>
                        <w:bottom w:val="none" w:sz="0" w:space="0" w:color="auto"/>
                        <w:right w:val="none" w:sz="0" w:space="0" w:color="auto"/>
                      </w:divBdr>
                    </w:div>
                  </w:divsChild>
                </w:div>
                <w:div w:id="281887111">
                  <w:marLeft w:val="0"/>
                  <w:marRight w:val="0"/>
                  <w:marTop w:val="0"/>
                  <w:marBottom w:val="0"/>
                  <w:divBdr>
                    <w:top w:val="single" w:sz="2" w:space="1" w:color="FFFFFF"/>
                    <w:left w:val="single" w:sz="2" w:space="12" w:color="FFFFFF"/>
                    <w:bottom w:val="single" w:sz="2" w:space="1" w:color="FFFFFF"/>
                    <w:right w:val="single" w:sz="2" w:space="4" w:color="FFFFFF"/>
                  </w:divBdr>
                  <w:divsChild>
                    <w:div w:id="1406954794">
                      <w:marLeft w:val="0"/>
                      <w:marRight w:val="0"/>
                      <w:marTop w:val="0"/>
                      <w:marBottom w:val="0"/>
                      <w:divBdr>
                        <w:top w:val="none" w:sz="0" w:space="0" w:color="auto"/>
                        <w:left w:val="none" w:sz="0" w:space="0" w:color="auto"/>
                        <w:bottom w:val="none" w:sz="0" w:space="0" w:color="auto"/>
                        <w:right w:val="none" w:sz="0" w:space="0" w:color="auto"/>
                      </w:divBdr>
                    </w:div>
                  </w:divsChild>
                </w:div>
                <w:div w:id="648175236">
                  <w:marLeft w:val="0"/>
                  <w:marRight w:val="0"/>
                  <w:marTop w:val="0"/>
                  <w:marBottom w:val="0"/>
                  <w:divBdr>
                    <w:top w:val="single" w:sz="2" w:space="1" w:color="FFFFFF"/>
                    <w:left w:val="single" w:sz="2" w:space="12" w:color="FFFFFF"/>
                    <w:bottom w:val="single" w:sz="2" w:space="1" w:color="FFFFFF"/>
                    <w:right w:val="single" w:sz="2" w:space="4" w:color="FFFFFF"/>
                  </w:divBdr>
                  <w:divsChild>
                    <w:div w:id="109276982">
                      <w:marLeft w:val="0"/>
                      <w:marRight w:val="0"/>
                      <w:marTop w:val="0"/>
                      <w:marBottom w:val="0"/>
                      <w:divBdr>
                        <w:top w:val="none" w:sz="0" w:space="0" w:color="auto"/>
                        <w:left w:val="none" w:sz="0" w:space="0" w:color="auto"/>
                        <w:bottom w:val="none" w:sz="0" w:space="0" w:color="auto"/>
                        <w:right w:val="none" w:sz="0" w:space="0" w:color="auto"/>
                      </w:divBdr>
                    </w:div>
                  </w:divsChild>
                </w:div>
                <w:div w:id="488643408">
                  <w:marLeft w:val="0"/>
                  <w:marRight w:val="0"/>
                  <w:marTop w:val="0"/>
                  <w:marBottom w:val="0"/>
                  <w:divBdr>
                    <w:top w:val="single" w:sz="2" w:space="1" w:color="FFFFFF"/>
                    <w:left w:val="single" w:sz="2" w:space="12" w:color="FFFFFF"/>
                    <w:bottom w:val="single" w:sz="2" w:space="1" w:color="FFFFFF"/>
                    <w:right w:val="single" w:sz="2" w:space="4" w:color="FFFFFF"/>
                  </w:divBdr>
                  <w:divsChild>
                    <w:div w:id="129710618">
                      <w:marLeft w:val="0"/>
                      <w:marRight w:val="0"/>
                      <w:marTop w:val="0"/>
                      <w:marBottom w:val="0"/>
                      <w:divBdr>
                        <w:top w:val="none" w:sz="0" w:space="0" w:color="auto"/>
                        <w:left w:val="none" w:sz="0" w:space="0" w:color="auto"/>
                        <w:bottom w:val="none" w:sz="0" w:space="0" w:color="auto"/>
                        <w:right w:val="none" w:sz="0" w:space="0" w:color="auto"/>
                      </w:divBdr>
                    </w:div>
                  </w:divsChild>
                </w:div>
                <w:div w:id="1149520027">
                  <w:marLeft w:val="0"/>
                  <w:marRight w:val="0"/>
                  <w:marTop w:val="0"/>
                  <w:marBottom w:val="0"/>
                  <w:divBdr>
                    <w:top w:val="single" w:sz="2" w:space="1" w:color="FFFFFF"/>
                    <w:left w:val="single" w:sz="2" w:space="12" w:color="FFFFFF"/>
                    <w:bottom w:val="single" w:sz="2" w:space="1" w:color="FFFFFF"/>
                    <w:right w:val="single" w:sz="2" w:space="4" w:color="FFFFFF"/>
                  </w:divBdr>
                  <w:divsChild>
                    <w:div w:id="1466964615">
                      <w:marLeft w:val="0"/>
                      <w:marRight w:val="0"/>
                      <w:marTop w:val="0"/>
                      <w:marBottom w:val="0"/>
                      <w:divBdr>
                        <w:top w:val="none" w:sz="0" w:space="0" w:color="auto"/>
                        <w:left w:val="none" w:sz="0" w:space="0" w:color="auto"/>
                        <w:bottom w:val="none" w:sz="0" w:space="0" w:color="auto"/>
                        <w:right w:val="none" w:sz="0" w:space="0" w:color="auto"/>
                      </w:divBdr>
                    </w:div>
                  </w:divsChild>
                </w:div>
                <w:div w:id="2145852222">
                  <w:marLeft w:val="0"/>
                  <w:marRight w:val="0"/>
                  <w:marTop w:val="0"/>
                  <w:marBottom w:val="0"/>
                  <w:divBdr>
                    <w:top w:val="single" w:sz="2" w:space="1" w:color="FFFFFF"/>
                    <w:left w:val="single" w:sz="2" w:space="12" w:color="FFFFFF"/>
                    <w:bottom w:val="single" w:sz="2" w:space="1" w:color="FFFFFF"/>
                    <w:right w:val="single" w:sz="2" w:space="4" w:color="FFFFFF"/>
                  </w:divBdr>
                  <w:divsChild>
                    <w:div w:id="128132349">
                      <w:marLeft w:val="0"/>
                      <w:marRight w:val="0"/>
                      <w:marTop w:val="0"/>
                      <w:marBottom w:val="0"/>
                      <w:divBdr>
                        <w:top w:val="none" w:sz="0" w:space="0" w:color="auto"/>
                        <w:left w:val="none" w:sz="0" w:space="0" w:color="auto"/>
                        <w:bottom w:val="none" w:sz="0" w:space="0" w:color="auto"/>
                        <w:right w:val="none" w:sz="0" w:space="0" w:color="auto"/>
                      </w:divBdr>
                    </w:div>
                  </w:divsChild>
                </w:div>
                <w:div w:id="802961282">
                  <w:marLeft w:val="0"/>
                  <w:marRight w:val="0"/>
                  <w:marTop w:val="0"/>
                  <w:marBottom w:val="0"/>
                  <w:divBdr>
                    <w:top w:val="single" w:sz="2" w:space="1" w:color="FFFFFF"/>
                    <w:left w:val="single" w:sz="2" w:space="12" w:color="FFFFFF"/>
                    <w:bottom w:val="single" w:sz="2" w:space="1" w:color="FFFFFF"/>
                    <w:right w:val="single" w:sz="2" w:space="4" w:color="FFFFFF"/>
                  </w:divBdr>
                  <w:divsChild>
                    <w:div w:id="496650803">
                      <w:marLeft w:val="0"/>
                      <w:marRight w:val="0"/>
                      <w:marTop w:val="0"/>
                      <w:marBottom w:val="0"/>
                      <w:divBdr>
                        <w:top w:val="none" w:sz="0" w:space="0" w:color="auto"/>
                        <w:left w:val="none" w:sz="0" w:space="0" w:color="auto"/>
                        <w:bottom w:val="none" w:sz="0" w:space="0" w:color="auto"/>
                        <w:right w:val="none" w:sz="0" w:space="0" w:color="auto"/>
                      </w:divBdr>
                    </w:div>
                  </w:divsChild>
                </w:div>
                <w:div w:id="322314494">
                  <w:marLeft w:val="0"/>
                  <w:marRight w:val="0"/>
                  <w:marTop w:val="0"/>
                  <w:marBottom w:val="0"/>
                  <w:divBdr>
                    <w:top w:val="single" w:sz="2" w:space="1" w:color="FFFFFF"/>
                    <w:left w:val="single" w:sz="2" w:space="12" w:color="FFFFFF"/>
                    <w:bottom w:val="single" w:sz="2" w:space="1" w:color="FFFFFF"/>
                    <w:right w:val="single" w:sz="2" w:space="4" w:color="FFFFFF"/>
                  </w:divBdr>
                  <w:divsChild>
                    <w:div w:id="505479942">
                      <w:marLeft w:val="0"/>
                      <w:marRight w:val="0"/>
                      <w:marTop w:val="0"/>
                      <w:marBottom w:val="0"/>
                      <w:divBdr>
                        <w:top w:val="none" w:sz="0" w:space="0" w:color="auto"/>
                        <w:left w:val="none" w:sz="0" w:space="0" w:color="auto"/>
                        <w:bottom w:val="none" w:sz="0" w:space="0" w:color="auto"/>
                        <w:right w:val="none" w:sz="0" w:space="0" w:color="auto"/>
                      </w:divBdr>
                    </w:div>
                  </w:divsChild>
                </w:div>
                <w:div w:id="1603683480">
                  <w:marLeft w:val="0"/>
                  <w:marRight w:val="0"/>
                  <w:marTop w:val="0"/>
                  <w:marBottom w:val="0"/>
                  <w:divBdr>
                    <w:top w:val="single" w:sz="2" w:space="1" w:color="FFFFFF"/>
                    <w:left w:val="single" w:sz="2" w:space="12" w:color="FFFFFF"/>
                    <w:bottom w:val="single" w:sz="2" w:space="1" w:color="FFFFFF"/>
                    <w:right w:val="single" w:sz="2" w:space="4" w:color="FFFFFF"/>
                  </w:divBdr>
                  <w:divsChild>
                    <w:div w:id="901603551">
                      <w:marLeft w:val="0"/>
                      <w:marRight w:val="0"/>
                      <w:marTop w:val="0"/>
                      <w:marBottom w:val="0"/>
                      <w:divBdr>
                        <w:top w:val="none" w:sz="0" w:space="0" w:color="auto"/>
                        <w:left w:val="none" w:sz="0" w:space="0" w:color="auto"/>
                        <w:bottom w:val="none" w:sz="0" w:space="0" w:color="auto"/>
                        <w:right w:val="none" w:sz="0" w:space="0" w:color="auto"/>
                      </w:divBdr>
                    </w:div>
                  </w:divsChild>
                </w:div>
                <w:div w:id="1428886091">
                  <w:marLeft w:val="0"/>
                  <w:marRight w:val="0"/>
                  <w:marTop w:val="0"/>
                  <w:marBottom w:val="0"/>
                  <w:divBdr>
                    <w:top w:val="single" w:sz="2" w:space="1" w:color="FFFFFF"/>
                    <w:left w:val="single" w:sz="2" w:space="12" w:color="FFFFFF"/>
                    <w:bottom w:val="single" w:sz="2" w:space="4" w:color="FFFFFF"/>
                    <w:right w:val="single" w:sz="2" w:space="4" w:color="FFFFFF"/>
                  </w:divBdr>
                  <w:divsChild>
                    <w:div w:id="1845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92686">
      <w:bodyDiv w:val="1"/>
      <w:marLeft w:val="0"/>
      <w:marRight w:val="0"/>
      <w:marTop w:val="0"/>
      <w:marBottom w:val="0"/>
      <w:divBdr>
        <w:top w:val="none" w:sz="0" w:space="0" w:color="auto"/>
        <w:left w:val="none" w:sz="0" w:space="0" w:color="auto"/>
        <w:bottom w:val="none" w:sz="0" w:space="0" w:color="auto"/>
        <w:right w:val="none" w:sz="0" w:space="0" w:color="auto"/>
      </w:divBdr>
      <w:divsChild>
        <w:div w:id="2077318326">
          <w:marLeft w:val="0"/>
          <w:marRight w:val="0"/>
          <w:marTop w:val="0"/>
          <w:marBottom w:val="0"/>
          <w:divBdr>
            <w:top w:val="none" w:sz="0" w:space="0" w:color="auto"/>
            <w:left w:val="none" w:sz="0" w:space="0" w:color="auto"/>
            <w:bottom w:val="none" w:sz="0" w:space="0" w:color="auto"/>
            <w:right w:val="none" w:sz="0" w:space="0" w:color="auto"/>
          </w:divBdr>
        </w:div>
        <w:div w:id="271516020">
          <w:marLeft w:val="0"/>
          <w:marRight w:val="0"/>
          <w:marTop w:val="0"/>
          <w:marBottom w:val="335"/>
          <w:divBdr>
            <w:top w:val="none" w:sz="0" w:space="0" w:color="auto"/>
            <w:left w:val="none" w:sz="0" w:space="0" w:color="auto"/>
            <w:bottom w:val="none" w:sz="0" w:space="0" w:color="auto"/>
            <w:right w:val="none" w:sz="0" w:space="0" w:color="auto"/>
          </w:divBdr>
          <w:divsChild>
            <w:div w:id="488861144">
              <w:marLeft w:val="0"/>
              <w:marRight w:val="0"/>
              <w:marTop w:val="0"/>
              <w:marBottom w:val="0"/>
              <w:divBdr>
                <w:top w:val="none" w:sz="0" w:space="0" w:color="auto"/>
                <w:left w:val="none" w:sz="0" w:space="0" w:color="auto"/>
                <w:bottom w:val="none" w:sz="0" w:space="0" w:color="auto"/>
                <w:right w:val="none" w:sz="0" w:space="0" w:color="auto"/>
              </w:divBdr>
              <w:divsChild>
                <w:div w:id="810437332">
                  <w:marLeft w:val="0"/>
                  <w:marRight w:val="0"/>
                  <w:marTop w:val="0"/>
                  <w:marBottom w:val="0"/>
                  <w:divBdr>
                    <w:top w:val="single" w:sz="2" w:space="4" w:color="FFFFFF"/>
                    <w:left w:val="single" w:sz="2" w:space="12" w:color="FFFFFF"/>
                    <w:bottom w:val="single" w:sz="2" w:space="1" w:color="FFFFFF"/>
                    <w:right w:val="single" w:sz="2" w:space="4" w:color="FFFFFF"/>
                  </w:divBdr>
                  <w:divsChild>
                    <w:div w:id="1384406784">
                      <w:marLeft w:val="0"/>
                      <w:marRight w:val="0"/>
                      <w:marTop w:val="0"/>
                      <w:marBottom w:val="0"/>
                      <w:divBdr>
                        <w:top w:val="none" w:sz="0" w:space="0" w:color="auto"/>
                        <w:left w:val="none" w:sz="0" w:space="0" w:color="auto"/>
                        <w:bottom w:val="none" w:sz="0" w:space="0" w:color="auto"/>
                        <w:right w:val="none" w:sz="0" w:space="0" w:color="auto"/>
                      </w:divBdr>
                    </w:div>
                  </w:divsChild>
                </w:div>
                <w:div w:id="589317545">
                  <w:marLeft w:val="0"/>
                  <w:marRight w:val="0"/>
                  <w:marTop w:val="0"/>
                  <w:marBottom w:val="0"/>
                  <w:divBdr>
                    <w:top w:val="single" w:sz="2" w:space="1" w:color="FFFFFF"/>
                    <w:left w:val="single" w:sz="2" w:space="12" w:color="FFFFFF"/>
                    <w:bottom w:val="single" w:sz="2" w:space="1" w:color="FFFFFF"/>
                    <w:right w:val="single" w:sz="2" w:space="4" w:color="FFFFFF"/>
                  </w:divBdr>
                  <w:divsChild>
                    <w:div w:id="1167595639">
                      <w:marLeft w:val="0"/>
                      <w:marRight w:val="0"/>
                      <w:marTop w:val="0"/>
                      <w:marBottom w:val="0"/>
                      <w:divBdr>
                        <w:top w:val="none" w:sz="0" w:space="0" w:color="auto"/>
                        <w:left w:val="none" w:sz="0" w:space="0" w:color="auto"/>
                        <w:bottom w:val="none" w:sz="0" w:space="0" w:color="auto"/>
                        <w:right w:val="none" w:sz="0" w:space="0" w:color="auto"/>
                      </w:divBdr>
                    </w:div>
                  </w:divsChild>
                </w:div>
                <w:div w:id="525871744">
                  <w:marLeft w:val="0"/>
                  <w:marRight w:val="0"/>
                  <w:marTop w:val="0"/>
                  <w:marBottom w:val="0"/>
                  <w:divBdr>
                    <w:top w:val="single" w:sz="2" w:space="1" w:color="FFFFFF"/>
                    <w:left w:val="single" w:sz="2" w:space="12" w:color="FFFFFF"/>
                    <w:bottom w:val="single" w:sz="2" w:space="1" w:color="FFFFFF"/>
                    <w:right w:val="single" w:sz="2" w:space="4" w:color="FFFFFF"/>
                  </w:divBdr>
                  <w:divsChild>
                    <w:div w:id="233781733">
                      <w:marLeft w:val="0"/>
                      <w:marRight w:val="0"/>
                      <w:marTop w:val="0"/>
                      <w:marBottom w:val="0"/>
                      <w:divBdr>
                        <w:top w:val="none" w:sz="0" w:space="0" w:color="auto"/>
                        <w:left w:val="none" w:sz="0" w:space="0" w:color="auto"/>
                        <w:bottom w:val="none" w:sz="0" w:space="0" w:color="auto"/>
                        <w:right w:val="none" w:sz="0" w:space="0" w:color="auto"/>
                      </w:divBdr>
                    </w:div>
                  </w:divsChild>
                </w:div>
                <w:div w:id="1767575442">
                  <w:marLeft w:val="0"/>
                  <w:marRight w:val="0"/>
                  <w:marTop w:val="0"/>
                  <w:marBottom w:val="0"/>
                  <w:divBdr>
                    <w:top w:val="single" w:sz="2" w:space="1" w:color="FFFFFF"/>
                    <w:left w:val="single" w:sz="2" w:space="12" w:color="FFFFFF"/>
                    <w:bottom w:val="single" w:sz="2" w:space="1" w:color="FFFFFF"/>
                    <w:right w:val="single" w:sz="2" w:space="4" w:color="FFFFFF"/>
                  </w:divBdr>
                  <w:divsChild>
                    <w:div w:id="139200839">
                      <w:marLeft w:val="0"/>
                      <w:marRight w:val="0"/>
                      <w:marTop w:val="0"/>
                      <w:marBottom w:val="0"/>
                      <w:divBdr>
                        <w:top w:val="none" w:sz="0" w:space="0" w:color="auto"/>
                        <w:left w:val="none" w:sz="0" w:space="0" w:color="auto"/>
                        <w:bottom w:val="none" w:sz="0" w:space="0" w:color="auto"/>
                        <w:right w:val="none" w:sz="0" w:space="0" w:color="auto"/>
                      </w:divBdr>
                    </w:div>
                  </w:divsChild>
                </w:div>
                <w:div w:id="315576624">
                  <w:marLeft w:val="0"/>
                  <w:marRight w:val="0"/>
                  <w:marTop w:val="0"/>
                  <w:marBottom w:val="0"/>
                  <w:divBdr>
                    <w:top w:val="single" w:sz="2" w:space="1" w:color="FFFFFF"/>
                    <w:left w:val="single" w:sz="2" w:space="12" w:color="FFFFFF"/>
                    <w:bottom w:val="single" w:sz="2" w:space="1" w:color="FFFFFF"/>
                    <w:right w:val="single" w:sz="2" w:space="4" w:color="FFFFFF"/>
                  </w:divBdr>
                  <w:divsChild>
                    <w:div w:id="1758673638">
                      <w:marLeft w:val="0"/>
                      <w:marRight w:val="0"/>
                      <w:marTop w:val="0"/>
                      <w:marBottom w:val="0"/>
                      <w:divBdr>
                        <w:top w:val="none" w:sz="0" w:space="0" w:color="auto"/>
                        <w:left w:val="none" w:sz="0" w:space="0" w:color="auto"/>
                        <w:bottom w:val="none" w:sz="0" w:space="0" w:color="auto"/>
                        <w:right w:val="none" w:sz="0" w:space="0" w:color="auto"/>
                      </w:divBdr>
                    </w:div>
                  </w:divsChild>
                </w:div>
                <w:div w:id="1776821878">
                  <w:marLeft w:val="0"/>
                  <w:marRight w:val="0"/>
                  <w:marTop w:val="0"/>
                  <w:marBottom w:val="0"/>
                  <w:divBdr>
                    <w:top w:val="single" w:sz="2" w:space="1" w:color="FFFFFF"/>
                    <w:left w:val="single" w:sz="2" w:space="12" w:color="FFFFFF"/>
                    <w:bottom w:val="single" w:sz="2" w:space="1" w:color="FFFFFF"/>
                    <w:right w:val="single" w:sz="2" w:space="4" w:color="FFFFFF"/>
                  </w:divBdr>
                  <w:divsChild>
                    <w:div w:id="1122574341">
                      <w:marLeft w:val="0"/>
                      <w:marRight w:val="0"/>
                      <w:marTop w:val="0"/>
                      <w:marBottom w:val="0"/>
                      <w:divBdr>
                        <w:top w:val="none" w:sz="0" w:space="0" w:color="auto"/>
                        <w:left w:val="none" w:sz="0" w:space="0" w:color="auto"/>
                        <w:bottom w:val="none" w:sz="0" w:space="0" w:color="auto"/>
                        <w:right w:val="none" w:sz="0" w:space="0" w:color="auto"/>
                      </w:divBdr>
                    </w:div>
                  </w:divsChild>
                </w:div>
                <w:div w:id="58133590">
                  <w:marLeft w:val="0"/>
                  <w:marRight w:val="0"/>
                  <w:marTop w:val="0"/>
                  <w:marBottom w:val="0"/>
                  <w:divBdr>
                    <w:top w:val="single" w:sz="2" w:space="1" w:color="FFFFFF"/>
                    <w:left w:val="single" w:sz="2" w:space="12" w:color="FFFFFF"/>
                    <w:bottom w:val="single" w:sz="2" w:space="1" w:color="FFFFFF"/>
                    <w:right w:val="single" w:sz="2" w:space="4" w:color="FFFFFF"/>
                  </w:divBdr>
                  <w:divsChild>
                    <w:div w:id="143275846">
                      <w:marLeft w:val="0"/>
                      <w:marRight w:val="0"/>
                      <w:marTop w:val="0"/>
                      <w:marBottom w:val="0"/>
                      <w:divBdr>
                        <w:top w:val="none" w:sz="0" w:space="0" w:color="auto"/>
                        <w:left w:val="none" w:sz="0" w:space="0" w:color="auto"/>
                        <w:bottom w:val="none" w:sz="0" w:space="0" w:color="auto"/>
                        <w:right w:val="none" w:sz="0" w:space="0" w:color="auto"/>
                      </w:divBdr>
                    </w:div>
                  </w:divsChild>
                </w:div>
                <w:div w:id="2042977917">
                  <w:marLeft w:val="0"/>
                  <w:marRight w:val="0"/>
                  <w:marTop w:val="0"/>
                  <w:marBottom w:val="0"/>
                  <w:divBdr>
                    <w:top w:val="single" w:sz="2" w:space="1" w:color="FFFFFF"/>
                    <w:left w:val="single" w:sz="2" w:space="12" w:color="FFFFFF"/>
                    <w:bottom w:val="single" w:sz="2" w:space="1" w:color="FFFFFF"/>
                    <w:right w:val="single" w:sz="2" w:space="4" w:color="FFFFFF"/>
                  </w:divBdr>
                  <w:divsChild>
                    <w:div w:id="1332218807">
                      <w:marLeft w:val="0"/>
                      <w:marRight w:val="0"/>
                      <w:marTop w:val="0"/>
                      <w:marBottom w:val="0"/>
                      <w:divBdr>
                        <w:top w:val="none" w:sz="0" w:space="0" w:color="auto"/>
                        <w:left w:val="none" w:sz="0" w:space="0" w:color="auto"/>
                        <w:bottom w:val="none" w:sz="0" w:space="0" w:color="auto"/>
                        <w:right w:val="none" w:sz="0" w:space="0" w:color="auto"/>
                      </w:divBdr>
                    </w:div>
                  </w:divsChild>
                </w:div>
                <w:div w:id="630087699">
                  <w:marLeft w:val="0"/>
                  <w:marRight w:val="0"/>
                  <w:marTop w:val="0"/>
                  <w:marBottom w:val="0"/>
                  <w:divBdr>
                    <w:top w:val="single" w:sz="2" w:space="1" w:color="FFFFFF"/>
                    <w:left w:val="single" w:sz="2" w:space="12" w:color="FFFFFF"/>
                    <w:bottom w:val="single" w:sz="2" w:space="1" w:color="FFFFFF"/>
                    <w:right w:val="single" w:sz="2" w:space="4" w:color="FFFFFF"/>
                  </w:divBdr>
                  <w:divsChild>
                    <w:div w:id="205141250">
                      <w:marLeft w:val="0"/>
                      <w:marRight w:val="0"/>
                      <w:marTop w:val="0"/>
                      <w:marBottom w:val="0"/>
                      <w:divBdr>
                        <w:top w:val="none" w:sz="0" w:space="0" w:color="auto"/>
                        <w:left w:val="none" w:sz="0" w:space="0" w:color="auto"/>
                        <w:bottom w:val="none" w:sz="0" w:space="0" w:color="auto"/>
                        <w:right w:val="none" w:sz="0" w:space="0" w:color="auto"/>
                      </w:divBdr>
                    </w:div>
                  </w:divsChild>
                </w:div>
                <w:div w:id="725836564">
                  <w:marLeft w:val="0"/>
                  <w:marRight w:val="0"/>
                  <w:marTop w:val="0"/>
                  <w:marBottom w:val="0"/>
                  <w:divBdr>
                    <w:top w:val="single" w:sz="2" w:space="1" w:color="FFFFFF"/>
                    <w:left w:val="single" w:sz="2" w:space="12" w:color="FFFFFF"/>
                    <w:bottom w:val="single" w:sz="2" w:space="1" w:color="FFFFFF"/>
                    <w:right w:val="single" w:sz="2" w:space="4" w:color="FFFFFF"/>
                  </w:divBdr>
                  <w:divsChild>
                    <w:div w:id="1890722533">
                      <w:marLeft w:val="0"/>
                      <w:marRight w:val="0"/>
                      <w:marTop w:val="0"/>
                      <w:marBottom w:val="0"/>
                      <w:divBdr>
                        <w:top w:val="none" w:sz="0" w:space="0" w:color="auto"/>
                        <w:left w:val="none" w:sz="0" w:space="0" w:color="auto"/>
                        <w:bottom w:val="none" w:sz="0" w:space="0" w:color="auto"/>
                        <w:right w:val="none" w:sz="0" w:space="0" w:color="auto"/>
                      </w:divBdr>
                    </w:div>
                  </w:divsChild>
                </w:div>
                <w:div w:id="1670863931">
                  <w:marLeft w:val="0"/>
                  <w:marRight w:val="0"/>
                  <w:marTop w:val="0"/>
                  <w:marBottom w:val="0"/>
                  <w:divBdr>
                    <w:top w:val="single" w:sz="2" w:space="1" w:color="FFFFFF"/>
                    <w:left w:val="single" w:sz="2" w:space="12" w:color="FFFFFF"/>
                    <w:bottom w:val="single" w:sz="2" w:space="1" w:color="FFFFFF"/>
                    <w:right w:val="single" w:sz="2" w:space="4" w:color="FFFFFF"/>
                  </w:divBdr>
                  <w:divsChild>
                    <w:div w:id="729304646">
                      <w:marLeft w:val="0"/>
                      <w:marRight w:val="0"/>
                      <w:marTop w:val="0"/>
                      <w:marBottom w:val="0"/>
                      <w:divBdr>
                        <w:top w:val="none" w:sz="0" w:space="0" w:color="auto"/>
                        <w:left w:val="none" w:sz="0" w:space="0" w:color="auto"/>
                        <w:bottom w:val="none" w:sz="0" w:space="0" w:color="auto"/>
                        <w:right w:val="none" w:sz="0" w:space="0" w:color="auto"/>
                      </w:divBdr>
                    </w:div>
                  </w:divsChild>
                </w:div>
                <w:div w:id="899367943">
                  <w:marLeft w:val="0"/>
                  <w:marRight w:val="0"/>
                  <w:marTop w:val="0"/>
                  <w:marBottom w:val="0"/>
                  <w:divBdr>
                    <w:top w:val="single" w:sz="2" w:space="1" w:color="FFFFFF"/>
                    <w:left w:val="single" w:sz="2" w:space="12" w:color="FFFFFF"/>
                    <w:bottom w:val="single" w:sz="2" w:space="1" w:color="FFFFFF"/>
                    <w:right w:val="single" w:sz="2" w:space="4" w:color="FFFFFF"/>
                  </w:divBdr>
                  <w:divsChild>
                    <w:div w:id="1796630343">
                      <w:marLeft w:val="0"/>
                      <w:marRight w:val="0"/>
                      <w:marTop w:val="0"/>
                      <w:marBottom w:val="0"/>
                      <w:divBdr>
                        <w:top w:val="none" w:sz="0" w:space="0" w:color="auto"/>
                        <w:left w:val="none" w:sz="0" w:space="0" w:color="auto"/>
                        <w:bottom w:val="none" w:sz="0" w:space="0" w:color="auto"/>
                        <w:right w:val="none" w:sz="0" w:space="0" w:color="auto"/>
                      </w:divBdr>
                    </w:div>
                  </w:divsChild>
                </w:div>
                <w:div w:id="968585034">
                  <w:marLeft w:val="0"/>
                  <w:marRight w:val="0"/>
                  <w:marTop w:val="0"/>
                  <w:marBottom w:val="0"/>
                  <w:divBdr>
                    <w:top w:val="single" w:sz="2" w:space="1" w:color="FFFFFF"/>
                    <w:left w:val="single" w:sz="2" w:space="12" w:color="FFFFFF"/>
                    <w:bottom w:val="single" w:sz="2" w:space="1" w:color="FFFFFF"/>
                    <w:right w:val="single" w:sz="2" w:space="4" w:color="FFFFFF"/>
                  </w:divBdr>
                  <w:divsChild>
                    <w:div w:id="1270433455">
                      <w:marLeft w:val="0"/>
                      <w:marRight w:val="0"/>
                      <w:marTop w:val="0"/>
                      <w:marBottom w:val="0"/>
                      <w:divBdr>
                        <w:top w:val="none" w:sz="0" w:space="0" w:color="auto"/>
                        <w:left w:val="none" w:sz="0" w:space="0" w:color="auto"/>
                        <w:bottom w:val="none" w:sz="0" w:space="0" w:color="auto"/>
                        <w:right w:val="none" w:sz="0" w:space="0" w:color="auto"/>
                      </w:divBdr>
                    </w:div>
                  </w:divsChild>
                </w:div>
                <w:div w:id="1284770350">
                  <w:marLeft w:val="0"/>
                  <w:marRight w:val="0"/>
                  <w:marTop w:val="0"/>
                  <w:marBottom w:val="0"/>
                  <w:divBdr>
                    <w:top w:val="single" w:sz="2" w:space="1" w:color="FFFFFF"/>
                    <w:left w:val="single" w:sz="2" w:space="12" w:color="FFFFFF"/>
                    <w:bottom w:val="single" w:sz="2" w:space="1" w:color="FFFFFF"/>
                    <w:right w:val="single" w:sz="2" w:space="4" w:color="FFFFFF"/>
                  </w:divBdr>
                  <w:divsChild>
                    <w:div w:id="125050941">
                      <w:marLeft w:val="0"/>
                      <w:marRight w:val="0"/>
                      <w:marTop w:val="0"/>
                      <w:marBottom w:val="0"/>
                      <w:divBdr>
                        <w:top w:val="none" w:sz="0" w:space="0" w:color="auto"/>
                        <w:left w:val="none" w:sz="0" w:space="0" w:color="auto"/>
                        <w:bottom w:val="none" w:sz="0" w:space="0" w:color="auto"/>
                        <w:right w:val="none" w:sz="0" w:space="0" w:color="auto"/>
                      </w:divBdr>
                    </w:div>
                  </w:divsChild>
                </w:div>
                <w:div w:id="739867344">
                  <w:marLeft w:val="0"/>
                  <w:marRight w:val="0"/>
                  <w:marTop w:val="0"/>
                  <w:marBottom w:val="0"/>
                  <w:divBdr>
                    <w:top w:val="single" w:sz="2" w:space="1" w:color="FFFFFF"/>
                    <w:left w:val="single" w:sz="2" w:space="12" w:color="FFFFFF"/>
                    <w:bottom w:val="single" w:sz="2" w:space="1" w:color="FFFFFF"/>
                    <w:right w:val="single" w:sz="2" w:space="4" w:color="FFFFFF"/>
                  </w:divBdr>
                  <w:divsChild>
                    <w:div w:id="118913147">
                      <w:marLeft w:val="0"/>
                      <w:marRight w:val="0"/>
                      <w:marTop w:val="0"/>
                      <w:marBottom w:val="0"/>
                      <w:divBdr>
                        <w:top w:val="none" w:sz="0" w:space="0" w:color="auto"/>
                        <w:left w:val="none" w:sz="0" w:space="0" w:color="auto"/>
                        <w:bottom w:val="none" w:sz="0" w:space="0" w:color="auto"/>
                        <w:right w:val="none" w:sz="0" w:space="0" w:color="auto"/>
                      </w:divBdr>
                    </w:div>
                  </w:divsChild>
                </w:div>
                <w:div w:id="1380937623">
                  <w:marLeft w:val="0"/>
                  <w:marRight w:val="0"/>
                  <w:marTop w:val="0"/>
                  <w:marBottom w:val="0"/>
                  <w:divBdr>
                    <w:top w:val="single" w:sz="2" w:space="1" w:color="FFFFFF"/>
                    <w:left w:val="single" w:sz="2" w:space="12" w:color="FFFFFF"/>
                    <w:bottom w:val="single" w:sz="2" w:space="4" w:color="FFFFFF"/>
                    <w:right w:val="single" w:sz="2" w:space="4" w:color="FFFFFF"/>
                  </w:divBdr>
                  <w:divsChild>
                    <w:div w:id="90973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8236">
          <w:marLeft w:val="0"/>
          <w:marRight w:val="0"/>
          <w:marTop w:val="0"/>
          <w:marBottom w:val="335"/>
          <w:divBdr>
            <w:top w:val="none" w:sz="0" w:space="0" w:color="auto"/>
            <w:left w:val="none" w:sz="0" w:space="0" w:color="auto"/>
            <w:bottom w:val="none" w:sz="0" w:space="0" w:color="auto"/>
            <w:right w:val="none" w:sz="0" w:space="0" w:color="auto"/>
          </w:divBdr>
          <w:divsChild>
            <w:div w:id="100490358">
              <w:marLeft w:val="0"/>
              <w:marRight w:val="0"/>
              <w:marTop w:val="0"/>
              <w:marBottom w:val="0"/>
              <w:divBdr>
                <w:top w:val="none" w:sz="0" w:space="0" w:color="auto"/>
                <w:left w:val="none" w:sz="0" w:space="0" w:color="auto"/>
                <w:bottom w:val="none" w:sz="0" w:space="0" w:color="auto"/>
                <w:right w:val="none" w:sz="0" w:space="0" w:color="auto"/>
              </w:divBdr>
              <w:divsChild>
                <w:div w:id="914361996">
                  <w:marLeft w:val="0"/>
                  <w:marRight w:val="0"/>
                  <w:marTop w:val="0"/>
                  <w:marBottom w:val="0"/>
                  <w:divBdr>
                    <w:top w:val="single" w:sz="2" w:space="4" w:color="FFFFFF"/>
                    <w:left w:val="single" w:sz="2" w:space="12" w:color="FFFFFF"/>
                    <w:bottom w:val="single" w:sz="2" w:space="1" w:color="FFFFFF"/>
                    <w:right w:val="single" w:sz="2" w:space="4" w:color="FFFFFF"/>
                  </w:divBdr>
                  <w:divsChild>
                    <w:div w:id="1110246792">
                      <w:marLeft w:val="0"/>
                      <w:marRight w:val="0"/>
                      <w:marTop w:val="0"/>
                      <w:marBottom w:val="0"/>
                      <w:divBdr>
                        <w:top w:val="none" w:sz="0" w:space="0" w:color="auto"/>
                        <w:left w:val="none" w:sz="0" w:space="0" w:color="auto"/>
                        <w:bottom w:val="none" w:sz="0" w:space="0" w:color="auto"/>
                        <w:right w:val="none" w:sz="0" w:space="0" w:color="auto"/>
                      </w:divBdr>
                    </w:div>
                  </w:divsChild>
                </w:div>
                <w:div w:id="643967756">
                  <w:marLeft w:val="0"/>
                  <w:marRight w:val="0"/>
                  <w:marTop w:val="0"/>
                  <w:marBottom w:val="0"/>
                  <w:divBdr>
                    <w:top w:val="single" w:sz="2" w:space="1" w:color="FFFFFF"/>
                    <w:left w:val="single" w:sz="2" w:space="12" w:color="FFFFFF"/>
                    <w:bottom w:val="single" w:sz="2" w:space="1" w:color="FFFFFF"/>
                    <w:right w:val="single" w:sz="2" w:space="4" w:color="FFFFFF"/>
                  </w:divBdr>
                  <w:divsChild>
                    <w:div w:id="596914130">
                      <w:marLeft w:val="0"/>
                      <w:marRight w:val="0"/>
                      <w:marTop w:val="0"/>
                      <w:marBottom w:val="0"/>
                      <w:divBdr>
                        <w:top w:val="none" w:sz="0" w:space="0" w:color="auto"/>
                        <w:left w:val="none" w:sz="0" w:space="0" w:color="auto"/>
                        <w:bottom w:val="none" w:sz="0" w:space="0" w:color="auto"/>
                        <w:right w:val="none" w:sz="0" w:space="0" w:color="auto"/>
                      </w:divBdr>
                    </w:div>
                  </w:divsChild>
                </w:div>
                <w:div w:id="1527863649">
                  <w:marLeft w:val="0"/>
                  <w:marRight w:val="0"/>
                  <w:marTop w:val="0"/>
                  <w:marBottom w:val="0"/>
                  <w:divBdr>
                    <w:top w:val="single" w:sz="2" w:space="1" w:color="FFFFFF"/>
                    <w:left w:val="single" w:sz="2" w:space="12" w:color="FFFFFF"/>
                    <w:bottom w:val="single" w:sz="2" w:space="1" w:color="FFFFFF"/>
                    <w:right w:val="single" w:sz="2" w:space="4" w:color="FFFFFF"/>
                  </w:divBdr>
                  <w:divsChild>
                    <w:div w:id="1964992955">
                      <w:marLeft w:val="0"/>
                      <w:marRight w:val="0"/>
                      <w:marTop w:val="0"/>
                      <w:marBottom w:val="0"/>
                      <w:divBdr>
                        <w:top w:val="none" w:sz="0" w:space="0" w:color="auto"/>
                        <w:left w:val="none" w:sz="0" w:space="0" w:color="auto"/>
                        <w:bottom w:val="none" w:sz="0" w:space="0" w:color="auto"/>
                        <w:right w:val="none" w:sz="0" w:space="0" w:color="auto"/>
                      </w:divBdr>
                    </w:div>
                  </w:divsChild>
                </w:div>
                <w:div w:id="633289444">
                  <w:marLeft w:val="0"/>
                  <w:marRight w:val="0"/>
                  <w:marTop w:val="0"/>
                  <w:marBottom w:val="0"/>
                  <w:divBdr>
                    <w:top w:val="single" w:sz="2" w:space="1" w:color="FFFFFF"/>
                    <w:left w:val="single" w:sz="2" w:space="12" w:color="FFFFFF"/>
                    <w:bottom w:val="single" w:sz="2" w:space="1" w:color="FFFFFF"/>
                    <w:right w:val="single" w:sz="2" w:space="4" w:color="FFFFFF"/>
                  </w:divBdr>
                  <w:divsChild>
                    <w:div w:id="1928418341">
                      <w:marLeft w:val="0"/>
                      <w:marRight w:val="0"/>
                      <w:marTop w:val="0"/>
                      <w:marBottom w:val="0"/>
                      <w:divBdr>
                        <w:top w:val="none" w:sz="0" w:space="0" w:color="auto"/>
                        <w:left w:val="none" w:sz="0" w:space="0" w:color="auto"/>
                        <w:bottom w:val="none" w:sz="0" w:space="0" w:color="auto"/>
                        <w:right w:val="none" w:sz="0" w:space="0" w:color="auto"/>
                      </w:divBdr>
                    </w:div>
                  </w:divsChild>
                </w:div>
                <w:div w:id="267201686">
                  <w:marLeft w:val="0"/>
                  <w:marRight w:val="0"/>
                  <w:marTop w:val="0"/>
                  <w:marBottom w:val="0"/>
                  <w:divBdr>
                    <w:top w:val="single" w:sz="2" w:space="1" w:color="FFFFFF"/>
                    <w:left w:val="single" w:sz="2" w:space="12" w:color="FFFFFF"/>
                    <w:bottom w:val="single" w:sz="2" w:space="1" w:color="FFFFFF"/>
                    <w:right w:val="single" w:sz="2" w:space="4" w:color="FFFFFF"/>
                  </w:divBdr>
                  <w:divsChild>
                    <w:div w:id="1153831030">
                      <w:marLeft w:val="0"/>
                      <w:marRight w:val="0"/>
                      <w:marTop w:val="0"/>
                      <w:marBottom w:val="0"/>
                      <w:divBdr>
                        <w:top w:val="none" w:sz="0" w:space="0" w:color="auto"/>
                        <w:left w:val="none" w:sz="0" w:space="0" w:color="auto"/>
                        <w:bottom w:val="none" w:sz="0" w:space="0" w:color="auto"/>
                        <w:right w:val="none" w:sz="0" w:space="0" w:color="auto"/>
                      </w:divBdr>
                    </w:div>
                  </w:divsChild>
                </w:div>
                <w:div w:id="429471396">
                  <w:marLeft w:val="0"/>
                  <w:marRight w:val="0"/>
                  <w:marTop w:val="0"/>
                  <w:marBottom w:val="0"/>
                  <w:divBdr>
                    <w:top w:val="single" w:sz="2" w:space="1" w:color="FFFFFF"/>
                    <w:left w:val="single" w:sz="2" w:space="12" w:color="FFFFFF"/>
                    <w:bottom w:val="single" w:sz="2" w:space="1" w:color="FFFFFF"/>
                    <w:right w:val="single" w:sz="2" w:space="4" w:color="FFFFFF"/>
                  </w:divBdr>
                  <w:divsChild>
                    <w:div w:id="2132477079">
                      <w:marLeft w:val="0"/>
                      <w:marRight w:val="0"/>
                      <w:marTop w:val="0"/>
                      <w:marBottom w:val="0"/>
                      <w:divBdr>
                        <w:top w:val="none" w:sz="0" w:space="0" w:color="auto"/>
                        <w:left w:val="none" w:sz="0" w:space="0" w:color="auto"/>
                        <w:bottom w:val="none" w:sz="0" w:space="0" w:color="auto"/>
                        <w:right w:val="none" w:sz="0" w:space="0" w:color="auto"/>
                      </w:divBdr>
                    </w:div>
                  </w:divsChild>
                </w:div>
                <w:div w:id="817921285">
                  <w:marLeft w:val="0"/>
                  <w:marRight w:val="0"/>
                  <w:marTop w:val="0"/>
                  <w:marBottom w:val="0"/>
                  <w:divBdr>
                    <w:top w:val="single" w:sz="2" w:space="1" w:color="FFFFFF"/>
                    <w:left w:val="single" w:sz="2" w:space="12" w:color="FFFFFF"/>
                    <w:bottom w:val="single" w:sz="2" w:space="1" w:color="FFFFFF"/>
                    <w:right w:val="single" w:sz="2" w:space="4" w:color="FFFFFF"/>
                  </w:divBdr>
                  <w:divsChild>
                    <w:div w:id="1380200232">
                      <w:marLeft w:val="0"/>
                      <w:marRight w:val="0"/>
                      <w:marTop w:val="0"/>
                      <w:marBottom w:val="0"/>
                      <w:divBdr>
                        <w:top w:val="none" w:sz="0" w:space="0" w:color="auto"/>
                        <w:left w:val="none" w:sz="0" w:space="0" w:color="auto"/>
                        <w:bottom w:val="none" w:sz="0" w:space="0" w:color="auto"/>
                        <w:right w:val="none" w:sz="0" w:space="0" w:color="auto"/>
                      </w:divBdr>
                    </w:div>
                  </w:divsChild>
                </w:div>
                <w:div w:id="195239877">
                  <w:marLeft w:val="0"/>
                  <w:marRight w:val="0"/>
                  <w:marTop w:val="0"/>
                  <w:marBottom w:val="0"/>
                  <w:divBdr>
                    <w:top w:val="single" w:sz="2" w:space="1" w:color="FFFFFF"/>
                    <w:left w:val="single" w:sz="2" w:space="12" w:color="FFFFFF"/>
                    <w:bottom w:val="single" w:sz="2" w:space="1" w:color="FFFFFF"/>
                    <w:right w:val="single" w:sz="2" w:space="4" w:color="FFFFFF"/>
                  </w:divBdr>
                  <w:divsChild>
                    <w:div w:id="1129859114">
                      <w:marLeft w:val="0"/>
                      <w:marRight w:val="0"/>
                      <w:marTop w:val="0"/>
                      <w:marBottom w:val="0"/>
                      <w:divBdr>
                        <w:top w:val="none" w:sz="0" w:space="0" w:color="auto"/>
                        <w:left w:val="none" w:sz="0" w:space="0" w:color="auto"/>
                        <w:bottom w:val="none" w:sz="0" w:space="0" w:color="auto"/>
                        <w:right w:val="none" w:sz="0" w:space="0" w:color="auto"/>
                      </w:divBdr>
                    </w:div>
                  </w:divsChild>
                </w:div>
                <w:div w:id="861166202">
                  <w:marLeft w:val="0"/>
                  <w:marRight w:val="0"/>
                  <w:marTop w:val="0"/>
                  <w:marBottom w:val="0"/>
                  <w:divBdr>
                    <w:top w:val="single" w:sz="2" w:space="1" w:color="FFFFFF"/>
                    <w:left w:val="single" w:sz="2" w:space="12" w:color="FFFFFF"/>
                    <w:bottom w:val="single" w:sz="2" w:space="1" w:color="FFFFFF"/>
                    <w:right w:val="single" w:sz="2" w:space="4" w:color="FFFFFF"/>
                  </w:divBdr>
                  <w:divsChild>
                    <w:div w:id="1649480223">
                      <w:marLeft w:val="0"/>
                      <w:marRight w:val="0"/>
                      <w:marTop w:val="0"/>
                      <w:marBottom w:val="0"/>
                      <w:divBdr>
                        <w:top w:val="none" w:sz="0" w:space="0" w:color="auto"/>
                        <w:left w:val="none" w:sz="0" w:space="0" w:color="auto"/>
                        <w:bottom w:val="none" w:sz="0" w:space="0" w:color="auto"/>
                        <w:right w:val="none" w:sz="0" w:space="0" w:color="auto"/>
                      </w:divBdr>
                    </w:div>
                  </w:divsChild>
                </w:div>
                <w:div w:id="1031227236">
                  <w:marLeft w:val="0"/>
                  <w:marRight w:val="0"/>
                  <w:marTop w:val="0"/>
                  <w:marBottom w:val="0"/>
                  <w:divBdr>
                    <w:top w:val="single" w:sz="2" w:space="1" w:color="FFFFFF"/>
                    <w:left w:val="single" w:sz="2" w:space="12" w:color="FFFFFF"/>
                    <w:bottom w:val="single" w:sz="2" w:space="1" w:color="FFFFFF"/>
                    <w:right w:val="single" w:sz="2" w:space="4" w:color="FFFFFF"/>
                  </w:divBdr>
                  <w:divsChild>
                    <w:div w:id="499270842">
                      <w:marLeft w:val="0"/>
                      <w:marRight w:val="0"/>
                      <w:marTop w:val="0"/>
                      <w:marBottom w:val="0"/>
                      <w:divBdr>
                        <w:top w:val="none" w:sz="0" w:space="0" w:color="auto"/>
                        <w:left w:val="none" w:sz="0" w:space="0" w:color="auto"/>
                        <w:bottom w:val="none" w:sz="0" w:space="0" w:color="auto"/>
                        <w:right w:val="none" w:sz="0" w:space="0" w:color="auto"/>
                      </w:divBdr>
                    </w:div>
                  </w:divsChild>
                </w:div>
                <w:div w:id="96365142">
                  <w:marLeft w:val="0"/>
                  <w:marRight w:val="0"/>
                  <w:marTop w:val="0"/>
                  <w:marBottom w:val="0"/>
                  <w:divBdr>
                    <w:top w:val="single" w:sz="2" w:space="1" w:color="FFFFFF"/>
                    <w:left w:val="single" w:sz="2" w:space="12" w:color="FFFFFF"/>
                    <w:bottom w:val="single" w:sz="2" w:space="1" w:color="FFFFFF"/>
                    <w:right w:val="single" w:sz="2" w:space="4" w:color="FFFFFF"/>
                  </w:divBdr>
                  <w:divsChild>
                    <w:div w:id="1413090695">
                      <w:marLeft w:val="0"/>
                      <w:marRight w:val="0"/>
                      <w:marTop w:val="0"/>
                      <w:marBottom w:val="0"/>
                      <w:divBdr>
                        <w:top w:val="none" w:sz="0" w:space="0" w:color="auto"/>
                        <w:left w:val="none" w:sz="0" w:space="0" w:color="auto"/>
                        <w:bottom w:val="none" w:sz="0" w:space="0" w:color="auto"/>
                        <w:right w:val="none" w:sz="0" w:space="0" w:color="auto"/>
                      </w:divBdr>
                    </w:div>
                  </w:divsChild>
                </w:div>
                <w:div w:id="1185023401">
                  <w:marLeft w:val="0"/>
                  <w:marRight w:val="0"/>
                  <w:marTop w:val="0"/>
                  <w:marBottom w:val="0"/>
                  <w:divBdr>
                    <w:top w:val="single" w:sz="2" w:space="1" w:color="FFFFFF"/>
                    <w:left w:val="single" w:sz="2" w:space="12" w:color="FFFFFF"/>
                    <w:bottom w:val="single" w:sz="2" w:space="1" w:color="FFFFFF"/>
                    <w:right w:val="single" w:sz="2" w:space="4" w:color="FFFFFF"/>
                  </w:divBdr>
                  <w:divsChild>
                    <w:div w:id="509373149">
                      <w:marLeft w:val="0"/>
                      <w:marRight w:val="0"/>
                      <w:marTop w:val="0"/>
                      <w:marBottom w:val="0"/>
                      <w:divBdr>
                        <w:top w:val="none" w:sz="0" w:space="0" w:color="auto"/>
                        <w:left w:val="none" w:sz="0" w:space="0" w:color="auto"/>
                        <w:bottom w:val="none" w:sz="0" w:space="0" w:color="auto"/>
                        <w:right w:val="none" w:sz="0" w:space="0" w:color="auto"/>
                      </w:divBdr>
                    </w:div>
                  </w:divsChild>
                </w:div>
                <w:div w:id="1752770239">
                  <w:marLeft w:val="0"/>
                  <w:marRight w:val="0"/>
                  <w:marTop w:val="0"/>
                  <w:marBottom w:val="0"/>
                  <w:divBdr>
                    <w:top w:val="single" w:sz="2" w:space="1" w:color="FFFFFF"/>
                    <w:left w:val="single" w:sz="2" w:space="12" w:color="FFFFFF"/>
                    <w:bottom w:val="single" w:sz="2" w:space="1" w:color="FFFFFF"/>
                    <w:right w:val="single" w:sz="2" w:space="4" w:color="FFFFFF"/>
                  </w:divBdr>
                  <w:divsChild>
                    <w:div w:id="736778305">
                      <w:marLeft w:val="0"/>
                      <w:marRight w:val="0"/>
                      <w:marTop w:val="0"/>
                      <w:marBottom w:val="0"/>
                      <w:divBdr>
                        <w:top w:val="none" w:sz="0" w:space="0" w:color="auto"/>
                        <w:left w:val="none" w:sz="0" w:space="0" w:color="auto"/>
                        <w:bottom w:val="none" w:sz="0" w:space="0" w:color="auto"/>
                        <w:right w:val="none" w:sz="0" w:space="0" w:color="auto"/>
                      </w:divBdr>
                    </w:div>
                  </w:divsChild>
                </w:div>
                <w:div w:id="1737509601">
                  <w:marLeft w:val="0"/>
                  <w:marRight w:val="0"/>
                  <w:marTop w:val="0"/>
                  <w:marBottom w:val="0"/>
                  <w:divBdr>
                    <w:top w:val="single" w:sz="2" w:space="1" w:color="FFFFFF"/>
                    <w:left w:val="single" w:sz="2" w:space="12" w:color="FFFFFF"/>
                    <w:bottom w:val="single" w:sz="2" w:space="1" w:color="FFFFFF"/>
                    <w:right w:val="single" w:sz="2" w:space="4" w:color="FFFFFF"/>
                  </w:divBdr>
                  <w:divsChild>
                    <w:div w:id="1985546527">
                      <w:marLeft w:val="0"/>
                      <w:marRight w:val="0"/>
                      <w:marTop w:val="0"/>
                      <w:marBottom w:val="0"/>
                      <w:divBdr>
                        <w:top w:val="none" w:sz="0" w:space="0" w:color="auto"/>
                        <w:left w:val="none" w:sz="0" w:space="0" w:color="auto"/>
                        <w:bottom w:val="none" w:sz="0" w:space="0" w:color="auto"/>
                        <w:right w:val="none" w:sz="0" w:space="0" w:color="auto"/>
                      </w:divBdr>
                    </w:div>
                  </w:divsChild>
                </w:div>
                <w:div w:id="1529949738">
                  <w:marLeft w:val="0"/>
                  <w:marRight w:val="0"/>
                  <w:marTop w:val="0"/>
                  <w:marBottom w:val="0"/>
                  <w:divBdr>
                    <w:top w:val="single" w:sz="2" w:space="1" w:color="FFFFFF"/>
                    <w:left w:val="single" w:sz="2" w:space="12" w:color="FFFFFF"/>
                    <w:bottom w:val="single" w:sz="2" w:space="1" w:color="FFFFFF"/>
                    <w:right w:val="single" w:sz="2" w:space="4" w:color="FFFFFF"/>
                  </w:divBdr>
                  <w:divsChild>
                    <w:div w:id="1117532012">
                      <w:marLeft w:val="0"/>
                      <w:marRight w:val="0"/>
                      <w:marTop w:val="0"/>
                      <w:marBottom w:val="0"/>
                      <w:divBdr>
                        <w:top w:val="none" w:sz="0" w:space="0" w:color="auto"/>
                        <w:left w:val="none" w:sz="0" w:space="0" w:color="auto"/>
                        <w:bottom w:val="none" w:sz="0" w:space="0" w:color="auto"/>
                        <w:right w:val="none" w:sz="0" w:space="0" w:color="auto"/>
                      </w:divBdr>
                    </w:div>
                  </w:divsChild>
                </w:div>
                <w:div w:id="1192525186">
                  <w:marLeft w:val="0"/>
                  <w:marRight w:val="0"/>
                  <w:marTop w:val="0"/>
                  <w:marBottom w:val="0"/>
                  <w:divBdr>
                    <w:top w:val="single" w:sz="2" w:space="1" w:color="FFFFFF"/>
                    <w:left w:val="single" w:sz="2" w:space="12" w:color="FFFFFF"/>
                    <w:bottom w:val="single" w:sz="2" w:space="1" w:color="FFFFFF"/>
                    <w:right w:val="single" w:sz="2" w:space="4" w:color="FFFFFF"/>
                  </w:divBdr>
                  <w:divsChild>
                    <w:div w:id="476651928">
                      <w:marLeft w:val="0"/>
                      <w:marRight w:val="0"/>
                      <w:marTop w:val="0"/>
                      <w:marBottom w:val="0"/>
                      <w:divBdr>
                        <w:top w:val="none" w:sz="0" w:space="0" w:color="auto"/>
                        <w:left w:val="none" w:sz="0" w:space="0" w:color="auto"/>
                        <w:bottom w:val="none" w:sz="0" w:space="0" w:color="auto"/>
                        <w:right w:val="none" w:sz="0" w:space="0" w:color="auto"/>
                      </w:divBdr>
                    </w:div>
                  </w:divsChild>
                </w:div>
                <w:div w:id="1448967864">
                  <w:marLeft w:val="0"/>
                  <w:marRight w:val="0"/>
                  <w:marTop w:val="0"/>
                  <w:marBottom w:val="0"/>
                  <w:divBdr>
                    <w:top w:val="single" w:sz="2" w:space="1" w:color="FFFFFF"/>
                    <w:left w:val="single" w:sz="2" w:space="12" w:color="FFFFFF"/>
                    <w:bottom w:val="single" w:sz="2" w:space="4" w:color="FFFFFF"/>
                    <w:right w:val="single" w:sz="2" w:space="4" w:color="FFFFFF"/>
                  </w:divBdr>
                  <w:divsChild>
                    <w:div w:id="221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7302">
          <w:marLeft w:val="0"/>
          <w:marRight w:val="0"/>
          <w:marTop w:val="0"/>
          <w:marBottom w:val="335"/>
          <w:divBdr>
            <w:top w:val="none" w:sz="0" w:space="0" w:color="auto"/>
            <w:left w:val="none" w:sz="0" w:space="0" w:color="auto"/>
            <w:bottom w:val="none" w:sz="0" w:space="0" w:color="auto"/>
            <w:right w:val="none" w:sz="0" w:space="0" w:color="auto"/>
          </w:divBdr>
          <w:divsChild>
            <w:div w:id="898858546">
              <w:marLeft w:val="0"/>
              <w:marRight w:val="0"/>
              <w:marTop w:val="0"/>
              <w:marBottom w:val="0"/>
              <w:divBdr>
                <w:top w:val="none" w:sz="0" w:space="0" w:color="auto"/>
                <w:left w:val="none" w:sz="0" w:space="0" w:color="auto"/>
                <w:bottom w:val="none" w:sz="0" w:space="0" w:color="auto"/>
                <w:right w:val="none" w:sz="0" w:space="0" w:color="auto"/>
              </w:divBdr>
              <w:divsChild>
                <w:div w:id="1442065250">
                  <w:marLeft w:val="0"/>
                  <w:marRight w:val="0"/>
                  <w:marTop w:val="0"/>
                  <w:marBottom w:val="0"/>
                  <w:divBdr>
                    <w:top w:val="single" w:sz="2" w:space="4" w:color="FFFFFF"/>
                    <w:left w:val="single" w:sz="2" w:space="12" w:color="FFFFFF"/>
                    <w:bottom w:val="single" w:sz="2" w:space="1" w:color="FFFFFF"/>
                    <w:right w:val="single" w:sz="2" w:space="4" w:color="FFFFFF"/>
                  </w:divBdr>
                  <w:divsChild>
                    <w:div w:id="325280800">
                      <w:marLeft w:val="0"/>
                      <w:marRight w:val="0"/>
                      <w:marTop w:val="0"/>
                      <w:marBottom w:val="0"/>
                      <w:divBdr>
                        <w:top w:val="none" w:sz="0" w:space="0" w:color="auto"/>
                        <w:left w:val="none" w:sz="0" w:space="0" w:color="auto"/>
                        <w:bottom w:val="none" w:sz="0" w:space="0" w:color="auto"/>
                        <w:right w:val="none" w:sz="0" w:space="0" w:color="auto"/>
                      </w:divBdr>
                    </w:div>
                  </w:divsChild>
                </w:div>
                <w:div w:id="708379816">
                  <w:marLeft w:val="0"/>
                  <w:marRight w:val="0"/>
                  <w:marTop w:val="0"/>
                  <w:marBottom w:val="0"/>
                  <w:divBdr>
                    <w:top w:val="single" w:sz="2" w:space="1" w:color="FFFFFF"/>
                    <w:left w:val="single" w:sz="2" w:space="12" w:color="FFFFFF"/>
                    <w:bottom w:val="single" w:sz="2" w:space="1" w:color="FFFFFF"/>
                    <w:right w:val="single" w:sz="2" w:space="4" w:color="FFFFFF"/>
                  </w:divBdr>
                  <w:divsChild>
                    <w:div w:id="1921602190">
                      <w:marLeft w:val="0"/>
                      <w:marRight w:val="0"/>
                      <w:marTop w:val="0"/>
                      <w:marBottom w:val="0"/>
                      <w:divBdr>
                        <w:top w:val="none" w:sz="0" w:space="0" w:color="auto"/>
                        <w:left w:val="none" w:sz="0" w:space="0" w:color="auto"/>
                        <w:bottom w:val="none" w:sz="0" w:space="0" w:color="auto"/>
                        <w:right w:val="none" w:sz="0" w:space="0" w:color="auto"/>
                      </w:divBdr>
                    </w:div>
                  </w:divsChild>
                </w:div>
                <w:div w:id="1570459316">
                  <w:marLeft w:val="0"/>
                  <w:marRight w:val="0"/>
                  <w:marTop w:val="0"/>
                  <w:marBottom w:val="0"/>
                  <w:divBdr>
                    <w:top w:val="single" w:sz="2" w:space="1" w:color="FFFFFF"/>
                    <w:left w:val="single" w:sz="2" w:space="12" w:color="FFFFFF"/>
                    <w:bottom w:val="single" w:sz="2" w:space="1" w:color="FFFFFF"/>
                    <w:right w:val="single" w:sz="2" w:space="4" w:color="FFFFFF"/>
                  </w:divBdr>
                  <w:divsChild>
                    <w:div w:id="993685351">
                      <w:marLeft w:val="0"/>
                      <w:marRight w:val="0"/>
                      <w:marTop w:val="0"/>
                      <w:marBottom w:val="0"/>
                      <w:divBdr>
                        <w:top w:val="none" w:sz="0" w:space="0" w:color="auto"/>
                        <w:left w:val="none" w:sz="0" w:space="0" w:color="auto"/>
                        <w:bottom w:val="none" w:sz="0" w:space="0" w:color="auto"/>
                        <w:right w:val="none" w:sz="0" w:space="0" w:color="auto"/>
                      </w:divBdr>
                    </w:div>
                  </w:divsChild>
                </w:div>
                <w:div w:id="1305088536">
                  <w:marLeft w:val="0"/>
                  <w:marRight w:val="0"/>
                  <w:marTop w:val="0"/>
                  <w:marBottom w:val="0"/>
                  <w:divBdr>
                    <w:top w:val="single" w:sz="2" w:space="1" w:color="FFFFFF"/>
                    <w:left w:val="single" w:sz="2" w:space="12" w:color="FFFFFF"/>
                    <w:bottom w:val="single" w:sz="2" w:space="1" w:color="FFFFFF"/>
                    <w:right w:val="single" w:sz="2" w:space="4" w:color="FFFFFF"/>
                  </w:divBdr>
                  <w:divsChild>
                    <w:div w:id="2125691004">
                      <w:marLeft w:val="0"/>
                      <w:marRight w:val="0"/>
                      <w:marTop w:val="0"/>
                      <w:marBottom w:val="0"/>
                      <w:divBdr>
                        <w:top w:val="none" w:sz="0" w:space="0" w:color="auto"/>
                        <w:left w:val="none" w:sz="0" w:space="0" w:color="auto"/>
                        <w:bottom w:val="none" w:sz="0" w:space="0" w:color="auto"/>
                        <w:right w:val="none" w:sz="0" w:space="0" w:color="auto"/>
                      </w:divBdr>
                    </w:div>
                  </w:divsChild>
                </w:div>
                <w:div w:id="1693677535">
                  <w:marLeft w:val="0"/>
                  <w:marRight w:val="0"/>
                  <w:marTop w:val="0"/>
                  <w:marBottom w:val="0"/>
                  <w:divBdr>
                    <w:top w:val="single" w:sz="2" w:space="1" w:color="FFFFFF"/>
                    <w:left w:val="single" w:sz="2" w:space="12" w:color="FFFFFF"/>
                    <w:bottom w:val="single" w:sz="2" w:space="1" w:color="FFFFFF"/>
                    <w:right w:val="single" w:sz="2" w:space="4" w:color="FFFFFF"/>
                  </w:divBdr>
                  <w:divsChild>
                    <w:div w:id="739519797">
                      <w:marLeft w:val="0"/>
                      <w:marRight w:val="0"/>
                      <w:marTop w:val="0"/>
                      <w:marBottom w:val="0"/>
                      <w:divBdr>
                        <w:top w:val="none" w:sz="0" w:space="0" w:color="auto"/>
                        <w:left w:val="none" w:sz="0" w:space="0" w:color="auto"/>
                        <w:bottom w:val="none" w:sz="0" w:space="0" w:color="auto"/>
                        <w:right w:val="none" w:sz="0" w:space="0" w:color="auto"/>
                      </w:divBdr>
                    </w:div>
                  </w:divsChild>
                </w:div>
                <w:div w:id="271128519">
                  <w:marLeft w:val="0"/>
                  <w:marRight w:val="0"/>
                  <w:marTop w:val="0"/>
                  <w:marBottom w:val="0"/>
                  <w:divBdr>
                    <w:top w:val="single" w:sz="2" w:space="1" w:color="FFFFFF"/>
                    <w:left w:val="single" w:sz="2" w:space="12" w:color="FFFFFF"/>
                    <w:bottom w:val="single" w:sz="2" w:space="1" w:color="FFFFFF"/>
                    <w:right w:val="single" w:sz="2" w:space="4" w:color="FFFFFF"/>
                  </w:divBdr>
                  <w:divsChild>
                    <w:div w:id="1367759041">
                      <w:marLeft w:val="0"/>
                      <w:marRight w:val="0"/>
                      <w:marTop w:val="0"/>
                      <w:marBottom w:val="0"/>
                      <w:divBdr>
                        <w:top w:val="none" w:sz="0" w:space="0" w:color="auto"/>
                        <w:left w:val="none" w:sz="0" w:space="0" w:color="auto"/>
                        <w:bottom w:val="none" w:sz="0" w:space="0" w:color="auto"/>
                        <w:right w:val="none" w:sz="0" w:space="0" w:color="auto"/>
                      </w:divBdr>
                    </w:div>
                  </w:divsChild>
                </w:div>
                <w:div w:id="1557351553">
                  <w:marLeft w:val="0"/>
                  <w:marRight w:val="0"/>
                  <w:marTop w:val="0"/>
                  <w:marBottom w:val="0"/>
                  <w:divBdr>
                    <w:top w:val="single" w:sz="2" w:space="1" w:color="FFFFFF"/>
                    <w:left w:val="single" w:sz="2" w:space="12" w:color="FFFFFF"/>
                    <w:bottom w:val="single" w:sz="2" w:space="1" w:color="FFFFFF"/>
                    <w:right w:val="single" w:sz="2" w:space="4" w:color="FFFFFF"/>
                  </w:divBdr>
                  <w:divsChild>
                    <w:div w:id="1265108741">
                      <w:marLeft w:val="0"/>
                      <w:marRight w:val="0"/>
                      <w:marTop w:val="0"/>
                      <w:marBottom w:val="0"/>
                      <w:divBdr>
                        <w:top w:val="none" w:sz="0" w:space="0" w:color="auto"/>
                        <w:left w:val="none" w:sz="0" w:space="0" w:color="auto"/>
                        <w:bottom w:val="none" w:sz="0" w:space="0" w:color="auto"/>
                        <w:right w:val="none" w:sz="0" w:space="0" w:color="auto"/>
                      </w:divBdr>
                    </w:div>
                  </w:divsChild>
                </w:div>
                <w:div w:id="375006816">
                  <w:marLeft w:val="0"/>
                  <w:marRight w:val="0"/>
                  <w:marTop w:val="0"/>
                  <w:marBottom w:val="0"/>
                  <w:divBdr>
                    <w:top w:val="single" w:sz="2" w:space="1" w:color="FFFFFF"/>
                    <w:left w:val="single" w:sz="2" w:space="12" w:color="FFFFFF"/>
                    <w:bottom w:val="single" w:sz="2" w:space="1" w:color="FFFFFF"/>
                    <w:right w:val="single" w:sz="2" w:space="4" w:color="FFFFFF"/>
                  </w:divBdr>
                  <w:divsChild>
                    <w:div w:id="2135824716">
                      <w:marLeft w:val="0"/>
                      <w:marRight w:val="0"/>
                      <w:marTop w:val="0"/>
                      <w:marBottom w:val="0"/>
                      <w:divBdr>
                        <w:top w:val="none" w:sz="0" w:space="0" w:color="auto"/>
                        <w:left w:val="none" w:sz="0" w:space="0" w:color="auto"/>
                        <w:bottom w:val="none" w:sz="0" w:space="0" w:color="auto"/>
                        <w:right w:val="none" w:sz="0" w:space="0" w:color="auto"/>
                      </w:divBdr>
                    </w:div>
                  </w:divsChild>
                </w:div>
                <w:div w:id="389965565">
                  <w:marLeft w:val="0"/>
                  <w:marRight w:val="0"/>
                  <w:marTop w:val="0"/>
                  <w:marBottom w:val="0"/>
                  <w:divBdr>
                    <w:top w:val="single" w:sz="2" w:space="1" w:color="FFFFFF"/>
                    <w:left w:val="single" w:sz="2" w:space="12" w:color="FFFFFF"/>
                    <w:bottom w:val="single" w:sz="2" w:space="1" w:color="FFFFFF"/>
                    <w:right w:val="single" w:sz="2" w:space="4" w:color="FFFFFF"/>
                  </w:divBdr>
                  <w:divsChild>
                    <w:div w:id="1372876795">
                      <w:marLeft w:val="0"/>
                      <w:marRight w:val="0"/>
                      <w:marTop w:val="0"/>
                      <w:marBottom w:val="0"/>
                      <w:divBdr>
                        <w:top w:val="none" w:sz="0" w:space="0" w:color="auto"/>
                        <w:left w:val="none" w:sz="0" w:space="0" w:color="auto"/>
                        <w:bottom w:val="none" w:sz="0" w:space="0" w:color="auto"/>
                        <w:right w:val="none" w:sz="0" w:space="0" w:color="auto"/>
                      </w:divBdr>
                    </w:div>
                  </w:divsChild>
                </w:div>
                <w:div w:id="1508322117">
                  <w:marLeft w:val="0"/>
                  <w:marRight w:val="0"/>
                  <w:marTop w:val="0"/>
                  <w:marBottom w:val="0"/>
                  <w:divBdr>
                    <w:top w:val="single" w:sz="2" w:space="1" w:color="FFFFFF"/>
                    <w:left w:val="single" w:sz="2" w:space="12" w:color="FFFFFF"/>
                    <w:bottom w:val="single" w:sz="2" w:space="1" w:color="FFFFFF"/>
                    <w:right w:val="single" w:sz="2" w:space="4" w:color="FFFFFF"/>
                  </w:divBdr>
                  <w:divsChild>
                    <w:div w:id="430929897">
                      <w:marLeft w:val="0"/>
                      <w:marRight w:val="0"/>
                      <w:marTop w:val="0"/>
                      <w:marBottom w:val="0"/>
                      <w:divBdr>
                        <w:top w:val="none" w:sz="0" w:space="0" w:color="auto"/>
                        <w:left w:val="none" w:sz="0" w:space="0" w:color="auto"/>
                        <w:bottom w:val="none" w:sz="0" w:space="0" w:color="auto"/>
                        <w:right w:val="none" w:sz="0" w:space="0" w:color="auto"/>
                      </w:divBdr>
                    </w:div>
                  </w:divsChild>
                </w:div>
                <w:div w:id="702560064">
                  <w:marLeft w:val="0"/>
                  <w:marRight w:val="0"/>
                  <w:marTop w:val="0"/>
                  <w:marBottom w:val="0"/>
                  <w:divBdr>
                    <w:top w:val="single" w:sz="2" w:space="1" w:color="FFFFFF"/>
                    <w:left w:val="single" w:sz="2" w:space="12" w:color="FFFFFF"/>
                    <w:bottom w:val="single" w:sz="2" w:space="1" w:color="FFFFFF"/>
                    <w:right w:val="single" w:sz="2" w:space="4" w:color="FFFFFF"/>
                  </w:divBdr>
                  <w:divsChild>
                    <w:div w:id="494297339">
                      <w:marLeft w:val="0"/>
                      <w:marRight w:val="0"/>
                      <w:marTop w:val="0"/>
                      <w:marBottom w:val="0"/>
                      <w:divBdr>
                        <w:top w:val="none" w:sz="0" w:space="0" w:color="auto"/>
                        <w:left w:val="none" w:sz="0" w:space="0" w:color="auto"/>
                        <w:bottom w:val="none" w:sz="0" w:space="0" w:color="auto"/>
                        <w:right w:val="none" w:sz="0" w:space="0" w:color="auto"/>
                      </w:divBdr>
                    </w:div>
                  </w:divsChild>
                </w:div>
                <w:div w:id="1780833128">
                  <w:marLeft w:val="0"/>
                  <w:marRight w:val="0"/>
                  <w:marTop w:val="0"/>
                  <w:marBottom w:val="0"/>
                  <w:divBdr>
                    <w:top w:val="single" w:sz="2" w:space="1" w:color="FFFFFF"/>
                    <w:left w:val="single" w:sz="2" w:space="12" w:color="FFFFFF"/>
                    <w:bottom w:val="single" w:sz="2" w:space="1" w:color="FFFFFF"/>
                    <w:right w:val="single" w:sz="2" w:space="4" w:color="FFFFFF"/>
                  </w:divBdr>
                  <w:divsChild>
                    <w:div w:id="561332355">
                      <w:marLeft w:val="0"/>
                      <w:marRight w:val="0"/>
                      <w:marTop w:val="0"/>
                      <w:marBottom w:val="0"/>
                      <w:divBdr>
                        <w:top w:val="none" w:sz="0" w:space="0" w:color="auto"/>
                        <w:left w:val="none" w:sz="0" w:space="0" w:color="auto"/>
                        <w:bottom w:val="none" w:sz="0" w:space="0" w:color="auto"/>
                        <w:right w:val="none" w:sz="0" w:space="0" w:color="auto"/>
                      </w:divBdr>
                    </w:div>
                  </w:divsChild>
                </w:div>
                <w:div w:id="1582832495">
                  <w:marLeft w:val="0"/>
                  <w:marRight w:val="0"/>
                  <w:marTop w:val="0"/>
                  <w:marBottom w:val="0"/>
                  <w:divBdr>
                    <w:top w:val="single" w:sz="2" w:space="1" w:color="FFFFFF"/>
                    <w:left w:val="single" w:sz="2" w:space="12" w:color="FFFFFF"/>
                    <w:bottom w:val="single" w:sz="2" w:space="1" w:color="FFFFFF"/>
                    <w:right w:val="single" w:sz="2" w:space="4" w:color="FFFFFF"/>
                  </w:divBdr>
                  <w:divsChild>
                    <w:div w:id="932519523">
                      <w:marLeft w:val="0"/>
                      <w:marRight w:val="0"/>
                      <w:marTop w:val="0"/>
                      <w:marBottom w:val="0"/>
                      <w:divBdr>
                        <w:top w:val="none" w:sz="0" w:space="0" w:color="auto"/>
                        <w:left w:val="none" w:sz="0" w:space="0" w:color="auto"/>
                        <w:bottom w:val="none" w:sz="0" w:space="0" w:color="auto"/>
                        <w:right w:val="none" w:sz="0" w:space="0" w:color="auto"/>
                      </w:divBdr>
                    </w:div>
                  </w:divsChild>
                </w:div>
                <w:div w:id="1009867002">
                  <w:marLeft w:val="0"/>
                  <w:marRight w:val="0"/>
                  <w:marTop w:val="0"/>
                  <w:marBottom w:val="0"/>
                  <w:divBdr>
                    <w:top w:val="single" w:sz="2" w:space="1" w:color="FFFFFF"/>
                    <w:left w:val="single" w:sz="2" w:space="12" w:color="FFFFFF"/>
                    <w:bottom w:val="single" w:sz="2" w:space="1" w:color="FFFFFF"/>
                    <w:right w:val="single" w:sz="2" w:space="4" w:color="FFFFFF"/>
                  </w:divBdr>
                  <w:divsChild>
                    <w:div w:id="279924059">
                      <w:marLeft w:val="0"/>
                      <w:marRight w:val="0"/>
                      <w:marTop w:val="0"/>
                      <w:marBottom w:val="0"/>
                      <w:divBdr>
                        <w:top w:val="none" w:sz="0" w:space="0" w:color="auto"/>
                        <w:left w:val="none" w:sz="0" w:space="0" w:color="auto"/>
                        <w:bottom w:val="none" w:sz="0" w:space="0" w:color="auto"/>
                        <w:right w:val="none" w:sz="0" w:space="0" w:color="auto"/>
                      </w:divBdr>
                    </w:div>
                  </w:divsChild>
                </w:div>
                <w:div w:id="1199397262">
                  <w:marLeft w:val="0"/>
                  <w:marRight w:val="0"/>
                  <w:marTop w:val="0"/>
                  <w:marBottom w:val="0"/>
                  <w:divBdr>
                    <w:top w:val="single" w:sz="2" w:space="1" w:color="FFFFFF"/>
                    <w:left w:val="single" w:sz="2" w:space="12" w:color="FFFFFF"/>
                    <w:bottom w:val="single" w:sz="2" w:space="1" w:color="FFFFFF"/>
                    <w:right w:val="single" w:sz="2" w:space="4" w:color="FFFFFF"/>
                  </w:divBdr>
                  <w:divsChild>
                    <w:div w:id="32120008">
                      <w:marLeft w:val="0"/>
                      <w:marRight w:val="0"/>
                      <w:marTop w:val="0"/>
                      <w:marBottom w:val="0"/>
                      <w:divBdr>
                        <w:top w:val="none" w:sz="0" w:space="0" w:color="auto"/>
                        <w:left w:val="none" w:sz="0" w:space="0" w:color="auto"/>
                        <w:bottom w:val="none" w:sz="0" w:space="0" w:color="auto"/>
                        <w:right w:val="none" w:sz="0" w:space="0" w:color="auto"/>
                      </w:divBdr>
                    </w:div>
                  </w:divsChild>
                </w:div>
                <w:div w:id="2074428932">
                  <w:marLeft w:val="0"/>
                  <w:marRight w:val="0"/>
                  <w:marTop w:val="0"/>
                  <w:marBottom w:val="0"/>
                  <w:divBdr>
                    <w:top w:val="single" w:sz="2" w:space="1" w:color="FFFFFF"/>
                    <w:left w:val="single" w:sz="2" w:space="12" w:color="FFFFFF"/>
                    <w:bottom w:val="single" w:sz="2" w:space="4" w:color="FFFFFF"/>
                    <w:right w:val="single" w:sz="2" w:space="4" w:color="FFFFFF"/>
                  </w:divBdr>
                  <w:divsChild>
                    <w:div w:id="11723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93160">
          <w:marLeft w:val="0"/>
          <w:marRight w:val="0"/>
          <w:marTop w:val="0"/>
          <w:marBottom w:val="335"/>
          <w:divBdr>
            <w:top w:val="none" w:sz="0" w:space="0" w:color="auto"/>
            <w:left w:val="none" w:sz="0" w:space="0" w:color="auto"/>
            <w:bottom w:val="none" w:sz="0" w:space="0" w:color="auto"/>
            <w:right w:val="none" w:sz="0" w:space="0" w:color="auto"/>
          </w:divBdr>
          <w:divsChild>
            <w:div w:id="627587255">
              <w:marLeft w:val="0"/>
              <w:marRight w:val="0"/>
              <w:marTop w:val="0"/>
              <w:marBottom w:val="0"/>
              <w:divBdr>
                <w:top w:val="none" w:sz="0" w:space="0" w:color="auto"/>
                <w:left w:val="none" w:sz="0" w:space="0" w:color="auto"/>
                <w:bottom w:val="none" w:sz="0" w:space="0" w:color="auto"/>
                <w:right w:val="none" w:sz="0" w:space="0" w:color="auto"/>
              </w:divBdr>
              <w:divsChild>
                <w:div w:id="1153983262">
                  <w:marLeft w:val="0"/>
                  <w:marRight w:val="0"/>
                  <w:marTop w:val="0"/>
                  <w:marBottom w:val="0"/>
                  <w:divBdr>
                    <w:top w:val="single" w:sz="2" w:space="4" w:color="FFFFFF"/>
                    <w:left w:val="single" w:sz="2" w:space="12" w:color="FFFFFF"/>
                    <w:bottom w:val="single" w:sz="2" w:space="1" w:color="FFFFFF"/>
                    <w:right w:val="single" w:sz="2" w:space="4" w:color="FFFFFF"/>
                  </w:divBdr>
                  <w:divsChild>
                    <w:div w:id="38170230">
                      <w:marLeft w:val="0"/>
                      <w:marRight w:val="0"/>
                      <w:marTop w:val="0"/>
                      <w:marBottom w:val="0"/>
                      <w:divBdr>
                        <w:top w:val="none" w:sz="0" w:space="0" w:color="auto"/>
                        <w:left w:val="none" w:sz="0" w:space="0" w:color="auto"/>
                        <w:bottom w:val="none" w:sz="0" w:space="0" w:color="auto"/>
                        <w:right w:val="none" w:sz="0" w:space="0" w:color="auto"/>
                      </w:divBdr>
                    </w:div>
                  </w:divsChild>
                </w:div>
                <w:div w:id="1379819939">
                  <w:marLeft w:val="0"/>
                  <w:marRight w:val="0"/>
                  <w:marTop w:val="0"/>
                  <w:marBottom w:val="0"/>
                  <w:divBdr>
                    <w:top w:val="single" w:sz="2" w:space="1" w:color="FFFFFF"/>
                    <w:left w:val="single" w:sz="2" w:space="12" w:color="FFFFFF"/>
                    <w:bottom w:val="single" w:sz="2" w:space="1" w:color="FFFFFF"/>
                    <w:right w:val="single" w:sz="2" w:space="4" w:color="FFFFFF"/>
                  </w:divBdr>
                  <w:divsChild>
                    <w:div w:id="513034574">
                      <w:marLeft w:val="0"/>
                      <w:marRight w:val="0"/>
                      <w:marTop w:val="0"/>
                      <w:marBottom w:val="0"/>
                      <w:divBdr>
                        <w:top w:val="none" w:sz="0" w:space="0" w:color="auto"/>
                        <w:left w:val="none" w:sz="0" w:space="0" w:color="auto"/>
                        <w:bottom w:val="none" w:sz="0" w:space="0" w:color="auto"/>
                        <w:right w:val="none" w:sz="0" w:space="0" w:color="auto"/>
                      </w:divBdr>
                    </w:div>
                  </w:divsChild>
                </w:div>
                <w:div w:id="1220363150">
                  <w:marLeft w:val="0"/>
                  <w:marRight w:val="0"/>
                  <w:marTop w:val="0"/>
                  <w:marBottom w:val="0"/>
                  <w:divBdr>
                    <w:top w:val="single" w:sz="2" w:space="1" w:color="FFFFFF"/>
                    <w:left w:val="single" w:sz="2" w:space="12" w:color="FFFFFF"/>
                    <w:bottom w:val="single" w:sz="2" w:space="1" w:color="FFFFFF"/>
                    <w:right w:val="single" w:sz="2" w:space="4" w:color="FFFFFF"/>
                  </w:divBdr>
                  <w:divsChild>
                    <w:div w:id="1089812102">
                      <w:marLeft w:val="0"/>
                      <w:marRight w:val="0"/>
                      <w:marTop w:val="0"/>
                      <w:marBottom w:val="0"/>
                      <w:divBdr>
                        <w:top w:val="none" w:sz="0" w:space="0" w:color="auto"/>
                        <w:left w:val="none" w:sz="0" w:space="0" w:color="auto"/>
                        <w:bottom w:val="none" w:sz="0" w:space="0" w:color="auto"/>
                        <w:right w:val="none" w:sz="0" w:space="0" w:color="auto"/>
                      </w:divBdr>
                    </w:div>
                  </w:divsChild>
                </w:div>
                <w:div w:id="1583635345">
                  <w:marLeft w:val="0"/>
                  <w:marRight w:val="0"/>
                  <w:marTop w:val="0"/>
                  <w:marBottom w:val="0"/>
                  <w:divBdr>
                    <w:top w:val="single" w:sz="2" w:space="1" w:color="FFFFFF"/>
                    <w:left w:val="single" w:sz="2" w:space="12" w:color="FFFFFF"/>
                    <w:bottom w:val="single" w:sz="2" w:space="1" w:color="FFFFFF"/>
                    <w:right w:val="single" w:sz="2" w:space="4" w:color="FFFFFF"/>
                  </w:divBdr>
                  <w:divsChild>
                    <w:div w:id="1126119944">
                      <w:marLeft w:val="0"/>
                      <w:marRight w:val="0"/>
                      <w:marTop w:val="0"/>
                      <w:marBottom w:val="0"/>
                      <w:divBdr>
                        <w:top w:val="none" w:sz="0" w:space="0" w:color="auto"/>
                        <w:left w:val="none" w:sz="0" w:space="0" w:color="auto"/>
                        <w:bottom w:val="none" w:sz="0" w:space="0" w:color="auto"/>
                        <w:right w:val="none" w:sz="0" w:space="0" w:color="auto"/>
                      </w:divBdr>
                    </w:div>
                  </w:divsChild>
                </w:div>
                <w:div w:id="1820344018">
                  <w:marLeft w:val="0"/>
                  <w:marRight w:val="0"/>
                  <w:marTop w:val="0"/>
                  <w:marBottom w:val="0"/>
                  <w:divBdr>
                    <w:top w:val="single" w:sz="2" w:space="1" w:color="FFFFFF"/>
                    <w:left w:val="single" w:sz="2" w:space="12" w:color="FFFFFF"/>
                    <w:bottom w:val="single" w:sz="2" w:space="1" w:color="FFFFFF"/>
                    <w:right w:val="single" w:sz="2" w:space="4" w:color="FFFFFF"/>
                  </w:divBdr>
                  <w:divsChild>
                    <w:div w:id="1531452501">
                      <w:marLeft w:val="0"/>
                      <w:marRight w:val="0"/>
                      <w:marTop w:val="0"/>
                      <w:marBottom w:val="0"/>
                      <w:divBdr>
                        <w:top w:val="none" w:sz="0" w:space="0" w:color="auto"/>
                        <w:left w:val="none" w:sz="0" w:space="0" w:color="auto"/>
                        <w:bottom w:val="none" w:sz="0" w:space="0" w:color="auto"/>
                        <w:right w:val="none" w:sz="0" w:space="0" w:color="auto"/>
                      </w:divBdr>
                    </w:div>
                  </w:divsChild>
                </w:div>
                <w:div w:id="35129083">
                  <w:marLeft w:val="0"/>
                  <w:marRight w:val="0"/>
                  <w:marTop w:val="0"/>
                  <w:marBottom w:val="0"/>
                  <w:divBdr>
                    <w:top w:val="single" w:sz="2" w:space="1" w:color="FFFFFF"/>
                    <w:left w:val="single" w:sz="2" w:space="12" w:color="FFFFFF"/>
                    <w:bottom w:val="single" w:sz="2" w:space="1" w:color="FFFFFF"/>
                    <w:right w:val="single" w:sz="2" w:space="4" w:color="FFFFFF"/>
                  </w:divBdr>
                  <w:divsChild>
                    <w:div w:id="702560710">
                      <w:marLeft w:val="0"/>
                      <w:marRight w:val="0"/>
                      <w:marTop w:val="0"/>
                      <w:marBottom w:val="0"/>
                      <w:divBdr>
                        <w:top w:val="none" w:sz="0" w:space="0" w:color="auto"/>
                        <w:left w:val="none" w:sz="0" w:space="0" w:color="auto"/>
                        <w:bottom w:val="none" w:sz="0" w:space="0" w:color="auto"/>
                        <w:right w:val="none" w:sz="0" w:space="0" w:color="auto"/>
                      </w:divBdr>
                    </w:div>
                  </w:divsChild>
                </w:div>
                <w:div w:id="134416538">
                  <w:marLeft w:val="0"/>
                  <w:marRight w:val="0"/>
                  <w:marTop w:val="0"/>
                  <w:marBottom w:val="0"/>
                  <w:divBdr>
                    <w:top w:val="single" w:sz="2" w:space="1" w:color="FFFFFF"/>
                    <w:left w:val="single" w:sz="2" w:space="12" w:color="FFFFFF"/>
                    <w:bottom w:val="single" w:sz="2" w:space="1" w:color="FFFFFF"/>
                    <w:right w:val="single" w:sz="2" w:space="4" w:color="FFFFFF"/>
                  </w:divBdr>
                  <w:divsChild>
                    <w:div w:id="1422986174">
                      <w:marLeft w:val="0"/>
                      <w:marRight w:val="0"/>
                      <w:marTop w:val="0"/>
                      <w:marBottom w:val="0"/>
                      <w:divBdr>
                        <w:top w:val="none" w:sz="0" w:space="0" w:color="auto"/>
                        <w:left w:val="none" w:sz="0" w:space="0" w:color="auto"/>
                        <w:bottom w:val="none" w:sz="0" w:space="0" w:color="auto"/>
                        <w:right w:val="none" w:sz="0" w:space="0" w:color="auto"/>
                      </w:divBdr>
                    </w:div>
                  </w:divsChild>
                </w:div>
                <w:div w:id="832261242">
                  <w:marLeft w:val="0"/>
                  <w:marRight w:val="0"/>
                  <w:marTop w:val="0"/>
                  <w:marBottom w:val="0"/>
                  <w:divBdr>
                    <w:top w:val="single" w:sz="2" w:space="1" w:color="FFFFFF"/>
                    <w:left w:val="single" w:sz="2" w:space="12" w:color="FFFFFF"/>
                    <w:bottom w:val="single" w:sz="2" w:space="1" w:color="FFFFFF"/>
                    <w:right w:val="single" w:sz="2" w:space="4" w:color="FFFFFF"/>
                  </w:divBdr>
                  <w:divsChild>
                    <w:div w:id="2003002580">
                      <w:marLeft w:val="0"/>
                      <w:marRight w:val="0"/>
                      <w:marTop w:val="0"/>
                      <w:marBottom w:val="0"/>
                      <w:divBdr>
                        <w:top w:val="none" w:sz="0" w:space="0" w:color="auto"/>
                        <w:left w:val="none" w:sz="0" w:space="0" w:color="auto"/>
                        <w:bottom w:val="none" w:sz="0" w:space="0" w:color="auto"/>
                        <w:right w:val="none" w:sz="0" w:space="0" w:color="auto"/>
                      </w:divBdr>
                    </w:div>
                  </w:divsChild>
                </w:div>
                <w:div w:id="550265940">
                  <w:marLeft w:val="0"/>
                  <w:marRight w:val="0"/>
                  <w:marTop w:val="0"/>
                  <w:marBottom w:val="0"/>
                  <w:divBdr>
                    <w:top w:val="single" w:sz="2" w:space="1" w:color="FFFFFF"/>
                    <w:left w:val="single" w:sz="2" w:space="12" w:color="FFFFFF"/>
                    <w:bottom w:val="single" w:sz="2" w:space="1" w:color="FFFFFF"/>
                    <w:right w:val="single" w:sz="2" w:space="4" w:color="FFFFFF"/>
                  </w:divBdr>
                  <w:divsChild>
                    <w:div w:id="2037152681">
                      <w:marLeft w:val="0"/>
                      <w:marRight w:val="0"/>
                      <w:marTop w:val="0"/>
                      <w:marBottom w:val="0"/>
                      <w:divBdr>
                        <w:top w:val="none" w:sz="0" w:space="0" w:color="auto"/>
                        <w:left w:val="none" w:sz="0" w:space="0" w:color="auto"/>
                        <w:bottom w:val="none" w:sz="0" w:space="0" w:color="auto"/>
                        <w:right w:val="none" w:sz="0" w:space="0" w:color="auto"/>
                      </w:divBdr>
                    </w:div>
                  </w:divsChild>
                </w:div>
                <w:div w:id="344988382">
                  <w:marLeft w:val="0"/>
                  <w:marRight w:val="0"/>
                  <w:marTop w:val="0"/>
                  <w:marBottom w:val="0"/>
                  <w:divBdr>
                    <w:top w:val="single" w:sz="2" w:space="1" w:color="FFFFFF"/>
                    <w:left w:val="single" w:sz="2" w:space="12" w:color="FFFFFF"/>
                    <w:bottom w:val="single" w:sz="2" w:space="1" w:color="FFFFFF"/>
                    <w:right w:val="single" w:sz="2" w:space="4" w:color="FFFFFF"/>
                  </w:divBdr>
                  <w:divsChild>
                    <w:div w:id="522480821">
                      <w:marLeft w:val="0"/>
                      <w:marRight w:val="0"/>
                      <w:marTop w:val="0"/>
                      <w:marBottom w:val="0"/>
                      <w:divBdr>
                        <w:top w:val="none" w:sz="0" w:space="0" w:color="auto"/>
                        <w:left w:val="none" w:sz="0" w:space="0" w:color="auto"/>
                        <w:bottom w:val="none" w:sz="0" w:space="0" w:color="auto"/>
                        <w:right w:val="none" w:sz="0" w:space="0" w:color="auto"/>
                      </w:divBdr>
                    </w:div>
                  </w:divsChild>
                </w:div>
                <w:div w:id="238102060">
                  <w:marLeft w:val="0"/>
                  <w:marRight w:val="0"/>
                  <w:marTop w:val="0"/>
                  <w:marBottom w:val="0"/>
                  <w:divBdr>
                    <w:top w:val="single" w:sz="2" w:space="1" w:color="FFFFFF"/>
                    <w:left w:val="single" w:sz="2" w:space="12" w:color="FFFFFF"/>
                    <w:bottom w:val="single" w:sz="2" w:space="1" w:color="FFFFFF"/>
                    <w:right w:val="single" w:sz="2" w:space="4" w:color="FFFFFF"/>
                  </w:divBdr>
                  <w:divsChild>
                    <w:div w:id="1420952773">
                      <w:marLeft w:val="0"/>
                      <w:marRight w:val="0"/>
                      <w:marTop w:val="0"/>
                      <w:marBottom w:val="0"/>
                      <w:divBdr>
                        <w:top w:val="none" w:sz="0" w:space="0" w:color="auto"/>
                        <w:left w:val="none" w:sz="0" w:space="0" w:color="auto"/>
                        <w:bottom w:val="none" w:sz="0" w:space="0" w:color="auto"/>
                        <w:right w:val="none" w:sz="0" w:space="0" w:color="auto"/>
                      </w:divBdr>
                    </w:div>
                  </w:divsChild>
                </w:div>
                <w:div w:id="46151173">
                  <w:marLeft w:val="0"/>
                  <w:marRight w:val="0"/>
                  <w:marTop w:val="0"/>
                  <w:marBottom w:val="0"/>
                  <w:divBdr>
                    <w:top w:val="single" w:sz="2" w:space="1" w:color="FFFFFF"/>
                    <w:left w:val="single" w:sz="2" w:space="12" w:color="FFFFFF"/>
                    <w:bottom w:val="single" w:sz="2" w:space="1" w:color="FFFFFF"/>
                    <w:right w:val="single" w:sz="2" w:space="4" w:color="FFFFFF"/>
                  </w:divBdr>
                  <w:divsChild>
                    <w:div w:id="2120374775">
                      <w:marLeft w:val="0"/>
                      <w:marRight w:val="0"/>
                      <w:marTop w:val="0"/>
                      <w:marBottom w:val="0"/>
                      <w:divBdr>
                        <w:top w:val="none" w:sz="0" w:space="0" w:color="auto"/>
                        <w:left w:val="none" w:sz="0" w:space="0" w:color="auto"/>
                        <w:bottom w:val="none" w:sz="0" w:space="0" w:color="auto"/>
                        <w:right w:val="none" w:sz="0" w:space="0" w:color="auto"/>
                      </w:divBdr>
                    </w:div>
                  </w:divsChild>
                </w:div>
                <w:div w:id="923536652">
                  <w:marLeft w:val="0"/>
                  <w:marRight w:val="0"/>
                  <w:marTop w:val="0"/>
                  <w:marBottom w:val="0"/>
                  <w:divBdr>
                    <w:top w:val="single" w:sz="2" w:space="1" w:color="FFFFFF"/>
                    <w:left w:val="single" w:sz="2" w:space="12" w:color="FFFFFF"/>
                    <w:bottom w:val="single" w:sz="2" w:space="1" w:color="FFFFFF"/>
                    <w:right w:val="single" w:sz="2" w:space="4" w:color="FFFFFF"/>
                  </w:divBdr>
                  <w:divsChild>
                    <w:div w:id="2107722845">
                      <w:marLeft w:val="0"/>
                      <w:marRight w:val="0"/>
                      <w:marTop w:val="0"/>
                      <w:marBottom w:val="0"/>
                      <w:divBdr>
                        <w:top w:val="none" w:sz="0" w:space="0" w:color="auto"/>
                        <w:left w:val="none" w:sz="0" w:space="0" w:color="auto"/>
                        <w:bottom w:val="none" w:sz="0" w:space="0" w:color="auto"/>
                        <w:right w:val="none" w:sz="0" w:space="0" w:color="auto"/>
                      </w:divBdr>
                    </w:div>
                  </w:divsChild>
                </w:div>
                <w:div w:id="1719743024">
                  <w:marLeft w:val="0"/>
                  <w:marRight w:val="0"/>
                  <w:marTop w:val="0"/>
                  <w:marBottom w:val="0"/>
                  <w:divBdr>
                    <w:top w:val="single" w:sz="2" w:space="1" w:color="FFFFFF"/>
                    <w:left w:val="single" w:sz="2" w:space="12" w:color="FFFFFF"/>
                    <w:bottom w:val="single" w:sz="2" w:space="1" w:color="FFFFFF"/>
                    <w:right w:val="single" w:sz="2" w:space="4" w:color="FFFFFF"/>
                  </w:divBdr>
                  <w:divsChild>
                    <w:div w:id="584924931">
                      <w:marLeft w:val="0"/>
                      <w:marRight w:val="0"/>
                      <w:marTop w:val="0"/>
                      <w:marBottom w:val="0"/>
                      <w:divBdr>
                        <w:top w:val="none" w:sz="0" w:space="0" w:color="auto"/>
                        <w:left w:val="none" w:sz="0" w:space="0" w:color="auto"/>
                        <w:bottom w:val="none" w:sz="0" w:space="0" w:color="auto"/>
                        <w:right w:val="none" w:sz="0" w:space="0" w:color="auto"/>
                      </w:divBdr>
                    </w:div>
                  </w:divsChild>
                </w:div>
                <w:div w:id="576213837">
                  <w:marLeft w:val="0"/>
                  <w:marRight w:val="0"/>
                  <w:marTop w:val="0"/>
                  <w:marBottom w:val="0"/>
                  <w:divBdr>
                    <w:top w:val="single" w:sz="2" w:space="1" w:color="FFFFFF"/>
                    <w:left w:val="single" w:sz="2" w:space="12" w:color="FFFFFF"/>
                    <w:bottom w:val="single" w:sz="2" w:space="1" w:color="FFFFFF"/>
                    <w:right w:val="single" w:sz="2" w:space="4" w:color="FFFFFF"/>
                  </w:divBdr>
                  <w:divsChild>
                    <w:div w:id="1921131190">
                      <w:marLeft w:val="0"/>
                      <w:marRight w:val="0"/>
                      <w:marTop w:val="0"/>
                      <w:marBottom w:val="0"/>
                      <w:divBdr>
                        <w:top w:val="none" w:sz="0" w:space="0" w:color="auto"/>
                        <w:left w:val="none" w:sz="0" w:space="0" w:color="auto"/>
                        <w:bottom w:val="none" w:sz="0" w:space="0" w:color="auto"/>
                        <w:right w:val="none" w:sz="0" w:space="0" w:color="auto"/>
                      </w:divBdr>
                    </w:div>
                  </w:divsChild>
                </w:div>
                <w:div w:id="158230086">
                  <w:marLeft w:val="0"/>
                  <w:marRight w:val="0"/>
                  <w:marTop w:val="0"/>
                  <w:marBottom w:val="0"/>
                  <w:divBdr>
                    <w:top w:val="single" w:sz="2" w:space="1" w:color="FFFFFF"/>
                    <w:left w:val="single" w:sz="2" w:space="12" w:color="FFFFFF"/>
                    <w:bottom w:val="single" w:sz="2" w:space="4" w:color="FFFFFF"/>
                    <w:right w:val="single" w:sz="2" w:space="4" w:color="FFFFFF"/>
                  </w:divBdr>
                  <w:divsChild>
                    <w:div w:id="14239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326">
          <w:marLeft w:val="0"/>
          <w:marRight w:val="0"/>
          <w:marTop w:val="0"/>
          <w:marBottom w:val="335"/>
          <w:divBdr>
            <w:top w:val="none" w:sz="0" w:space="0" w:color="auto"/>
            <w:left w:val="none" w:sz="0" w:space="0" w:color="auto"/>
            <w:bottom w:val="none" w:sz="0" w:space="0" w:color="auto"/>
            <w:right w:val="none" w:sz="0" w:space="0" w:color="auto"/>
          </w:divBdr>
          <w:divsChild>
            <w:div w:id="274681947">
              <w:marLeft w:val="0"/>
              <w:marRight w:val="0"/>
              <w:marTop w:val="0"/>
              <w:marBottom w:val="0"/>
              <w:divBdr>
                <w:top w:val="none" w:sz="0" w:space="0" w:color="auto"/>
                <w:left w:val="none" w:sz="0" w:space="0" w:color="auto"/>
                <w:bottom w:val="none" w:sz="0" w:space="0" w:color="auto"/>
                <w:right w:val="none" w:sz="0" w:space="0" w:color="auto"/>
              </w:divBdr>
              <w:divsChild>
                <w:div w:id="832186350">
                  <w:marLeft w:val="0"/>
                  <w:marRight w:val="0"/>
                  <w:marTop w:val="0"/>
                  <w:marBottom w:val="0"/>
                  <w:divBdr>
                    <w:top w:val="single" w:sz="2" w:space="4" w:color="FFFFFF"/>
                    <w:left w:val="single" w:sz="2" w:space="12" w:color="FFFFFF"/>
                    <w:bottom w:val="single" w:sz="2" w:space="1" w:color="FFFFFF"/>
                    <w:right w:val="single" w:sz="2" w:space="4" w:color="FFFFFF"/>
                  </w:divBdr>
                  <w:divsChild>
                    <w:div w:id="1058631802">
                      <w:marLeft w:val="0"/>
                      <w:marRight w:val="0"/>
                      <w:marTop w:val="0"/>
                      <w:marBottom w:val="0"/>
                      <w:divBdr>
                        <w:top w:val="none" w:sz="0" w:space="0" w:color="auto"/>
                        <w:left w:val="none" w:sz="0" w:space="0" w:color="auto"/>
                        <w:bottom w:val="none" w:sz="0" w:space="0" w:color="auto"/>
                        <w:right w:val="none" w:sz="0" w:space="0" w:color="auto"/>
                      </w:divBdr>
                    </w:div>
                  </w:divsChild>
                </w:div>
                <w:div w:id="1335649312">
                  <w:marLeft w:val="0"/>
                  <w:marRight w:val="0"/>
                  <w:marTop w:val="0"/>
                  <w:marBottom w:val="0"/>
                  <w:divBdr>
                    <w:top w:val="single" w:sz="2" w:space="1" w:color="FFFFFF"/>
                    <w:left w:val="single" w:sz="2" w:space="12" w:color="FFFFFF"/>
                    <w:bottom w:val="single" w:sz="2" w:space="1" w:color="FFFFFF"/>
                    <w:right w:val="single" w:sz="2" w:space="4" w:color="FFFFFF"/>
                  </w:divBdr>
                  <w:divsChild>
                    <w:div w:id="1668048141">
                      <w:marLeft w:val="0"/>
                      <w:marRight w:val="0"/>
                      <w:marTop w:val="0"/>
                      <w:marBottom w:val="0"/>
                      <w:divBdr>
                        <w:top w:val="none" w:sz="0" w:space="0" w:color="auto"/>
                        <w:left w:val="none" w:sz="0" w:space="0" w:color="auto"/>
                        <w:bottom w:val="none" w:sz="0" w:space="0" w:color="auto"/>
                        <w:right w:val="none" w:sz="0" w:space="0" w:color="auto"/>
                      </w:divBdr>
                    </w:div>
                  </w:divsChild>
                </w:div>
                <w:div w:id="913199307">
                  <w:marLeft w:val="0"/>
                  <w:marRight w:val="0"/>
                  <w:marTop w:val="0"/>
                  <w:marBottom w:val="0"/>
                  <w:divBdr>
                    <w:top w:val="single" w:sz="2" w:space="1" w:color="FFFFFF"/>
                    <w:left w:val="single" w:sz="2" w:space="12" w:color="FFFFFF"/>
                    <w:bottom w:val="single" w:sz="2" w:space="1" w:color="FFFFFF"/>
                    <w:right w:val="single" w:sz="2" w:space="4" w:color="FFFFFF"/>
                  </w:divBdr>
                  <w:divsChild>
                    <w:div w:id="1335377682">
                      <w:marLeft w:val="0"/>
                      <w:marRight w:val="0"/>
                      <w:marTop w:val="0"/>
                      <w:marBottom w:val="0"/>
                      <w:divBdr>
                        <w:top w:val="none" w:sz="0" w:space="0" w:color="auto"/>
                        <w:left w:val="none" w:sz="0" w:space="0" w:color="auto"/>
                        <w:bottom w:val="none" w:sz="0" w:space="0" w:color="auto"/>
                        <w:right w:val="none" w:sz="0" w:space="0" w:color="auto"/>
                      </w:divBdr>
                    </w:div>
                  </w:divsChild>
                </w:div>
                <w:div w:id="1469669522">
                  <w:marLeft w:val="0"/>
                  <w:marRight w:val="0"/>
                  <w:marTop w:val="0"/>
                  <w:marBottom w:val="0"/>
                  <w:divBdr>
                    <w:top w:val="single" w:sz="2" w:space="1" w:color="FFFFFF"/>
                    <w:left w:val="single" w:sz="2" w:space="12" w:color="FFFFFF"/>
                    <w:bottom w:val="single" w:sz="2" w:space="1" w:color="FFFFFF"/>
                    <w:right w:val="single" w:sz="2" w:space="4" w:color="FFFFFF"/>
                  </w:divBdr>
                  <w:divsChild>
                    <w:div w:id="302004774">
                      <w:marLeft w:val="0"/>
                      <w:marRight w:val="0"/>
                      <w:marTop w:val="0"/>
                      <w:marBottom w:val="0"/>
                      <w:divBdr>
                        <w:top w:val="none" w:sz="0" w:space="0" w:color="auto"/>
                        <w:left w:val="none" w:sz="0" w:space="0" w:color="auto"/>
                        <w:bottom w:val="none" w:sz="0" w:space="0" w:color="auto"/>
                        <w:right w:val="none" w:sz="0" w:space="0" w:color="auto"/>
                      </w:divBdr>
                    </w:div>
                  </w:divsChild>
                </w:div>
                <w:div w:id="944002327">
                  <w:marLeft w:val="0"/>
                  <w:marRight w:val="0"/>
                  <w:marTop w:val="0"/>
                  <w:marBottom w:val="0"/>
                  <w:divBdr>
                    <w:top w:val="single" w:sz="2" w:space="1" w:color="FFFFFF"/>
                    <w:left w:val="single" w:sz="2" w:space="12" w:color="FFFFFF"/>
                    <w:bottom w:val="single" w:sz="2" w:space="1" w:color="FFFFFF"/>
                    <w:right w:val="single" w:sz="2" w:space="4" w:color="FFFFFF"/>
                  </w:divBdr>
                  <w:divsChild>
                    <w:div w:id="1638607713">
                      <w:marLeft w:val="0"/>
                      <w:marRight w:val="0"/>
                      <w:marTop w:val="0"/>
                      <w:marBottom w:val="0"/>
                      <w:divBdr>
                        <w:top w:val="none" w:sz="0" w:space="0" w:color="auto"/>
                        <w:left w:val="none" w:sz="0" w:space="0" w:color="auto"/>
                        <w:bottom w:val="none" w:sz="0" w:space="0" w:color="auto"/>
                        <w:right w:val="none" w:sz="0" w:space="0" w:color="auto"/>
                      </w:divBdr>
                    </w:div>
                  </w:divsChild>
                </w:div>
                <w:div w:id="22220237">
                  <w:marLeft w:val="0"/>
                  <w:marRight w:val="0"/>
                  <w:marTop w:val="0"/>
                  <w:marBottom w:val="0"/>
                  <w:divBdr>
                    <w:top w:val="single" w:sz="2" w:space="1" w:color="FFFFFF"/>
                    <w:left w:val="single" w:sz="2" w:space="12" w:color="FFFFFF"/>
                    <w:bottom w:val="single" w:sz="2" w:space="1" w:color="FFFFFF"/>
                    <w:right w:val="single" w:sz="2" w:space="4" w:color="FFFFFF"/>
                  </w:divBdr>
                  <w:divsChild>
                    <w:div w:id="1869637252">
                      <w:marLeft w:val="0"/>
                      <w:marRight w:val="0"/>
                      <w:marTop w:val="0"/>
                      <w:marBottom w:val="0"/>
                      <w:divBdr>
                        <w:top w:val="none" w:sz="0" w:space="0" w:color="auto"/>
                        <w:left w:val="none" w:sz="0" w:space="0" w:color="auto"/>
                        <w:bottom w:val="none" w:sz="0" w:space="0" w:color="auto"/>
                        <w:right w:val="none" w:sz="0" w:space="0" w:color="auto"/>
                      </w:divBdr>
                    </w:div>
                  </w:divsChild>
                </w:div>
                <w:div w:id="289284621">
                  <w:marLeft w:val="0"/>
                  <w:marRight w:val="0"/>
                  <w:marTop w:val="0"/>
                  <w:marBottom w:val="0"/>
                  <w:divBdr>
                    <w:top w:val="single" w:sz="2" w:space="1" w:color="FFFFFF"/>
                    <w:left w:val="single" w:sz="2" w:space="12" w:color="FFFFFF"/>
                    <w:bottom w:val="single" w:sz="2" w:space="1" w:color="FFFFFF"/>
                    <w:right w:val="single" w:sz="2" w:space="4" w:color="FFFFFF"/>
                  </w:divBdr>
                  <w:divsChild>
                    <w:div w:id="186218912">
                      <w:marLeft w:val="0"/>
                      <w:marRight w:val="0"/>
                      <w:marTop w:val="0"/>
                      <w:marBottom w:val="0"/>
                      <w:divBdr>
                        <w:top w:val="none" w:sz="0" w:space="0" w:color="auto"/>
                        <w:left w:val="none" w:sz="0" w:space="0" w:color="auto"/>
                        <w:bottom w:val="none" w:sz="0" w:space="0" w:color="auto"/>
                        <w:right w:val="none" w:sz="0" w:space="0" w:color="auto"/>
                      </w:divBdr>
                    </w:div>
                  </w:divsChild>
                </w:div>
                <w:div w:id="902107277">
                  <w:marLeft w:val="0"/>
                  <w:marRight w:val="0"/>
                  <w:marTop w:val="0"/>
                  <w:marBottom w:val="0"/>
                  <w:divBdr>
                    <w:top w:val="single" w:sz="2" w:space="1" w:color="FFFFFF"/>
                    <w:left w:val="single" w:sz="2" w:space="12" w:color="FFFFFF"/>
                    <w:bottom w:val="single" w:sz="2" w:space="1" w:color="FFFFFF"/>
                    <w:right w:val="single" w:sz="2" w:space="4" w:color="FFFFFF"/>
                  </w:divBdr>
                  <w:divsChild>
                    <w:div w:id="1357460068">
                      <w:marLeft w:val="0"/>
                      <w:marRight w:val="0"/>
                      <w:marTop w:val="0"/>
                      <w:marBottom w:val="0"/>
                      <w:divBdr>
                        <w:top w:val="none" w:sz="0" w:space="0" w:color="auto"/>
                        <w:left w:val="none" w:sz="0" w:space="0" w:color="auto"/>
                        <w:bottom w:val="none" w:sz="0" w:space="0" w:color="auto"/>
                        <w:right w:val="none" w:sz="0" w:space="0" w:color="auto"/>
                      </w:divBdr>
                    </w:div>
                  </w:divsChild>
                </w:div>
                <w:div w:id="1714891048">
                  <w:marLeft w:val="0"/>
                  <w:marRight w:val="0"/>
                  <w:marTop w:val="0"/>
                  <w:marBottom w:val="0"/>
                  <w:divBdr>
                    <w:top w:val="single" w:sz="2" w:space="1" w:color="FFFFFF"/>
                    <w:left w:val="single" w:sz="2" w:space="12" w:color="FFFFFF"/>
                    <w:bottom w:val="single" w:sz="2" w:space="1" w:color="FFFFFF"/>
                    <w:right w:val="single" w:sz="2" w:space="4" w:color="FFFFFF"/>
                  </w:divBdr>
                  <w:divsChild>
                    <w:div w:id="228003974">
                      <w:marLeft w:val="0"/>
                      <w:marRight w:val="0"/>
                      <w:marTop w:val="0"/>
                      <w:marBottom w:val="0"/>
                      <w:divBdr>
                        <w:top w:val="none" w:sz="0" w:space="0" w:color="auto"/>
                        <w:left w:val="none" w:sz="0" w:space="0" w:color="auto"/>
                        <w:bottom w:val="none" w:sz="0" w:space="0" w:color="auto"/>
                        <w:right w:val="none" w:sz="0" w:space="0" w:color="auto"/>
                      </w:divBdr>
                    </w:div>
                  </w:divsChild>
                </w:div>
                <w:div w:id="2056661440">
                  <w:marLeft w:val="0"/>
                  <w:marRight w:val="0"/>
                  <w:marTop w:val="0"/>
                  <w:marBottom w:val="0"/>
                  <w:divBdr>
                    <w:top w:val="single" w:sz="2" w:space="1" w:color="FFFFFF"/>
                    <w:left w:val="single" w:sz="2" w:space="12" w:color="FFFFFF"/>
                    <w:bottom w:val="single" w:sz="2" w:space="1" w:color="FFFFFF"/>
                    <w:right w:val="single" w:sz="2" w:space="4" w:color="FFFFFF"/>
                  </w:divBdr>
                  <w:divsChild>
                    <w:div w:id="114099494">
                      <w:marLeft w:val="0"/>
                      <w:marRight w:val="0"/>
                      <w:marTop w:val="0"/>
                      <w:marBottom w:val="0"/>
                      <w:divBdr>
                        <w:top w:val="none" w:sz="0" w:space="0" w:color="auto"/>
                        <w:left w:val="none" w:sz="0" w:space="0" w:color="auto"/>
                        <w:bottom w:val="none" w:sz="0" w:space="0" w:color="auto"/>
                        <w:right w:val="none" w:sz="0" w:space="0" w:color="auto"/>
                      </w:divBdr>
                    </w:div>
                  </w:divsChild>
                </w:div>
                <w:div w:id="428157823">
                  <w:marLeft w:val="0"/>
                  <w:marRight w:val="0"/>
                  <w:marTop w:val="0"/>
                  <w:marBottom w:val="0"/>
                  <w:divBdr>
                    <w:top w:val="single" w:sz="2" w:space="1" w:color="FFFFFF"/>
                    <w:left w:val="single" w:sz="2" w:space="12" w:color="FFFFFF"/>
                    <w:bottom w:val="single" w:sz="2" w:space="1" w:color="FFFFFF"/>
                    <w:right w:val="single" w:sz="2" w:space="4" w:color="FFFFFF"/>
                  </w:divBdr>
                  <w:divsChild>
                    <w:div w:id="862742069">
                      <w:marLeft w:val="0"/>
                      <w:marRight w:val="0"/>
                      <w:marTop w:val="0"/>
                      <w:marBottom w:val="0"/>
                      <w:divBdr>
                        <w:top w:val="none" w:sz="0" w:space="0" w:color="auto"/>
                        <w:left w:val="none" w:sz="0" w:space="0" w:color="auto"/>
                        <w:bottom w:val="none" w:sz="0" w:space="0" w:color="auto"/>
                        <w:right w:val="none" w:sz="0" w:space="0" w:color="auto"/>
                      </w:divBdr>
                    </w:div>
                  </w:divsChild>
                </w:div>
                <w:div w:id="1650329181">
                  <w:marLeft w:val="0"/>
                  <w:marRight w:val="0"/>
                  <w:marTop w:val="0"/>
                  <w:marBottom w:val="0"/>
                  <w:divBdr>
                    <w:top w:val="single" w:sz="2" w:space="1" w:color="FFFFFF"/>
                    <w:left w:val="single" w:sz="2" w:space="12" w:color="FFFFFF"/>
                    <w:bottom w:val="single" w:sz="2" w:space="1" w:color="FFFFFF"/>
                    <w:right w:val="single" w:sz="2" w:space="4" w:color="FFFFFF"/>
                  </w:divBdr>
                  <w:divsChild>
                    <w:div w:id="1237323553">
                      <w:marLeft w:val="0"/>
                      <w:marRight w:val="0"/>
                      <w:marTop w:val="0"/>
                      <w:marBottom w:val="0"/>
                      <w:divBdr>
                        <w:top w:val="none" w:sz="0" w:space="0" w:color="auto"/>
                        <w:left w:val="none" w:sz="0" w:space="0" w:color="auto"/>
                        <w:bottom w:val="none" w:sz="0" w:space="0" w:color="auto"/>
                        <w:right w:val="none" w:sz="0" w:space="0" w:color="auto"/>
                      </w:divBdr>
                    </w:div>
                  </w:divsChild>
                </w:div>
                <w:div w:id="716734166">
                  <w:marLeft w:val="0"/>
                  <w:marRight w:val="0"/>
                  <w:marTop w:val="0"/>
                  <w:marBottom w:val="0"/>
                  <w:divBdr>
                    <w:top w:val="single" w:sz="2" w:space="1" w:color="FFFFFF"/>
                    <w:left w:val="single" w:sz="2" w:space="12" w:color="FFFFFF"/>
                    <w:bottom w:val="single" w:sz="2" w:space="1" w:color="FFFFFF"/>
                    <w:right w:val="single" w:sz="2" w:space="4" w:color="FFFFFF"/>
                  </w:divBdr>
                  <w:divsChild>
                    <w:div w:id="542601558">
                      <w:marLeft w:val="0"/>
                      <w:marRight w:val="0"/>
                      <w:marTop w:val="0"/>
                      <w:marBottom w:val="0"/>
                      <w:divBdr>
                        <w:top w:val="none" w:sz="0" w:space="0" w:color="auto"/>
                        <w:left w:val="none" w:sz="0" w:space="0" w:color="auto"/>
                        <w:bottom w:val="none" w:sz="0" w:space="0" w:color="auto"/>
                        <w:right w:val="none" w:sz="0" w:space="0" w:color="auto"/>
                      </w:divBdr>
                    </w:div>
                  </w:divsChild>
                </w:div>
                <w:div w:id="499588094">
                  <w:marLeft w:val="0"/>
                  <w:marRight w:val="0"/>
                  <w:marTop w:val="0"/>
                  <w:marBottom w:val="0"/>
                  <w:divBdr>
                    <w:top w:val="single" w:sz="2" w:space="1" w:color="FFFFFF"/>
                    <w:left w:val="single" w:sz="2" w:space="12" w:color="FFFFFF"/>
                    <w:bottom w:val="single" w:sz="2" w:space="1" w:color="FFFFFF"/>
                    <w:right w:val="single" w:sz="2" w:space="4" w:color="FFFFFF"/>
                  </w:divBdr>
                  <w:divsChild>
                    <w:div w:id="137918797">
                      <w:marLeft w:val="0"/>
                      <w:marRight w:val="0"/>
                      <w:marTop w:val="0"/>
                      <w:marBottom w:val="0"/>
                      <w:divBdr>
                        <w:top w:val="none" w:sz="0" w:space="0" w:color="auto"/>
                        <w:left w:val="none" w:sz="0" w:space="0" w:color="auto"/>
                        <w:bottom w:val="none" w:sz="0" w:space="0" w:color="auto"/>
                        <w:right w:val="none" w:sz="0" w:space="0" w:color="auto"/>
                      </w:divBdr>
                    </w:div>
                  </w:divsChild>
                </w:div>
                <w:div w:id="1220902610">
                  <w:marLeft w:val="0"/>
                  <w:marRight w:val="0"/>
                  <w:marTop w:val="0"/>
                  <w:marBottom w:val="0"/>
                  <w:divBdr>
                    <w:top w:val="single" w:sz="2" w:space="1" w:color="FFFFFF"/>
                    <w:left w:val="single" w:sz="2" w:space="12" w:color="FFFFFF"/>
                    <w:bottom w:val="single" w:sz="2" w:space="1" w:color="FFFFFF"/>
                    <w:right w:val="single" w:sz="2" w:space="4" w:color="FFFFFF"/>
                  </w:divBdr>
                  <w:divsChild>
                    <w:div w:id="1642348307">
                      <w:marLeft w:val="0"/>
                      <w:marRight w:val="0"/>
                      <w:marTop w:val="0"/>
                      <w:marBottom w:val="0"/>
                      <w:divBdr>
                        <w:top w:val="none" w:sz="0" w:space="0" w:color="auto"/>
                        <w:left w:val="none" w:sz="0" w:space="0" w:color="auto"/>
                        <w:bottom w:val="none" w:sz="0" w:space="0" w:color="auto"/>
                        <w:right w:val="none" w:sz="0" w:space="0" w:color="auto"/>
                      </w:divBdr>
                    </w:div>
                  </w:divsChild>
                </w:div>
                <w:div w:id="599216401">
                  <w:marLeft w:val="0"/>
                  <w:marRight w:val="0"/>
                  <w:marTop w:val="0"/>
                  <w:marBottom w:val="0"/>
                  <w:divBdr>
                    <w:top w:val="single" w:sz="2" w:space="1" w:color="FFFFFF"/>
                    <w:left w:val="single" w:sz="2" w:space="12" w:color="FFFFFF"/>
                    <w:bottom w:val="single" w:sz="2" w:space="4" w:color="FFFFFF"/>
                    <w:right w:val="single" w:sz="2" w:space="4" w:color="FFFFFF"/>
                  </w:divBdr>
                  <w:divsChild>
                    <w:div w:id="1909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79846">
          <w:marLeft w:val="0"/>
          <w:marRight w:val="0"/>
          <w:marTop w:val="0"/>
          <w:marBottom w:val="335"/>
          <w:divBdr>
            <w:top w:val="none" w:sz="0" w:space="0" w:color="auto"/>
            <w:left w:val="none" w:sz="0" w:space="0" w:color="auto"/>
            <w:bottom w:val="none" w:sz="0" w:space="0" w:color="auto"/>
            <w:right w:val="none" w:sz="0" w:space="0" w:color="auto"/>
          </w:divBdr>
          <w:divsChild>
            <w:div w:id="1571889239">
              <w:marLeft w:val="0"/>
              <w:marRight w:val="0"/>
              <w:marTop w:val="0"/>
              <w:marBottom w:val="0"/>
              <w:divBdr>
                <w:top w:val="none" w:sz="0" w:space="0" w:color="auto"/>
                <w:left w:val="none" w:sz="0" w:space="0" w:color="auto"/>
                <w:bottom w:val="none" w:sz="0" w:space="0" w:color="auto"/>
                <w:right w:val="none" w:sz="0" w:space="0" w:color="auto"/>
              </w:divBdr>
              <w:divsChild>
                <w:div w:id="1302466635">
                  <w:marLeft w:val="0"/>
                  <w:marRight w:val="0"/>
                  <w:marTop w:val="0"/>
                  <w:marBottom w:val="0"/>
                  <w:divBdr>
                    <w:top w:val="single" w:sz="2" w:space="4" w:color="FFFFFF"/>
                    <w:left w:val="single" w:sz="2" w:space="12" w:color="FFFFFF"/>
                    <w:bottom w:val="single" w:sz="2" w:space="1" w:color="FFFFFF"/>
                    <w:right w:val="single" w:sz="2" w:space="4" w:color="FFFFFF"/>
                  </w:divBdr>
                  <w:divsChild>
                    <w:div w:id="1040742737">
                      <w:marLeft w:val="0"/>
                      <w:marRight w:val="0"/>
                      <w:marTop w:val="0"/>
                      <w:marBottom w:val="0"/>
                      <w:divBdr>
                        <w:top w:val="none" w:sz="0" w:space="0" w:color="auto"/>
                        <w:left w:val="none" w:sz="0" w:space="0" w:color="auto"/>
                        <w:bottom w:val="none" w:sz="0" w:space="0" w:color="auto"/>
                        <w:right w:val="none" w:sz="0" w:space="0" w:color="auto"/>
                      </w:divBdr>
                    </w:div>
                  </w:divsChild>
                </w:div>
                <w:div w:id="415321555">
                  <w:marLeft w:val="0"/>
                  <w:marRight w:val="0"/>
                  <w:marTop w:val="0"/>
                  <w:marBottom w:val="0"/>
                  <w:divBdr>
                    <w:top w:val="single" w:sz="2" w:space="1" w:color="FFFFFF"/>
                    <w:left w:val="single" w:sz="2" w:space="12" w:color="FFFFFF"/>
                    <w:bottom w:val="single" w:sz="2" w:space="1" w:color="FFFFFF"/>
                    <w:right w:val="single" w:sz="2" w:space="4" w:color="FFFFFF"/>
                  </w:divBdr>
                  <w:divsChild>
                    <w:div w:id="319816024">
                      <w:marLeft w:val="0"/>
                      <w:marRight w:val="0"/>
                      <w:marTop w:val="0"/>
                      <w:marBottom w:val="0"/>
                      <w:divBdr>
                        <w:top w:val="none" w:sz="0" w:space="0" w:color="auto"/>
                        <w:left w:val="none" w:sz="0" w:space="0" w:color="auto"/>
                        <w:bottom w:val="none" w:sz="0" w:space="0" w:color="auto"/>
                        <w:right w:val="none" w:sz="0" w:space="0" w:color="auto"/>
                      </w:divBdr>
                    </w:div>
                  </w:divsChild>
                </w:div>
                <w:div w:id="857162452">
                  <w:marLeft w:val="0"/>
                  <w:marRight w:val="0"/>
                  <w:marTop w:val="0"/>
                  <w:marBottom w:val="0"/>
                  <w:divBdr>
                    <w:top w:val="single" w:sz="2" w:space="1" w:color="FFFFFF"/>
                    <w:left w:val="single" w:sz="2" w:space="12" w:color="FFFFFF"/>
                    <w:bottom w:val="single" w:sz="2" w:space="1" w:color="FFFFFF"/>
                    <w:right w:val="single" w:sz="2" w:space="4" w:color="FFFFFF"/>
                  </w:divBdr>
                  <w:divsChild>
                    <w:div w:id="1183973694">
                      <w:marLeft w:val="0"/>
                      <w:marRight w:val="0"/>
                      <w:marTop w:val="0"/>
                      <w:marBottom w:val="0"/>
                      <w:divBdr>
                        <w:top w:val="none" w:sz="0" w:space="0" w:color="auto"/>
                        <w:left w:val="none" w:sz="0" w:space="0" w:color="auto"/>
                        <w:bottom w:val="none" w:sz="0" w:space="0" w:color="auto"/>
                        <w:right w:val="none" w:sz="0" w:space="0" w:color="auto"/>
                      </w:divBdr>
                    </w:div>
                  </w:divsChild>
                </w:div>
                <w:div w:id="1685128258">
                  <w:marLeft w:val="0"/>
                  <w:marRight w:val="0"/>
                  <w:marTop w:val="0"/>
                  <w:marBottom w:val="0"/>
                  <w:divBdr>
                    <w:top w:val="single" w:sz="2" w:space="1" w:color="FFFFFF"/>
                    <w:left w:val="single" w:sz="2" w:space="12" w:color="FFFFFF"/>
                    <w:bottom w:val="single" w:sz="2" w:space="1" w:color="FFFFFF"/>
                    <w:right w:val="single" w:sz="2" w:space="4" w:color="FFFFFF"/>
                  </w:divBdr>
                  <w:divsChild>
                    <w:div w:id="1748989719">
                      <w:marLeft w:val="0"/>
                      <w:marRight w:val="0"/>
                      <w:marTop w:val="0"/>
                      <w:marBottom w:val="0"/>
                      <w:divBdr>
                        <w:top w:val="none" w:sz="0" w:space="0" w:color="auto"/>
                        <w:left w:val="none" w:sz="0" w:space="0" w:color="auto"/>
                        <w:bottom w:val="none" w:sz="0" w:space="0" w:color="auto"/>
                        <w:right w:val="none" w:sz="0" w:space="0" w:color="auto"/>
                      </w:divBdr>
                    </w:div>
                  </w:divsChild>
                </w:div>
                <w:div w:id="1756629007">
                  <w:marLeft w:val="0"/>
                  <w:marRight w:val="0"/>
                  <w:marTop w:val="0"/>
                  <w:marBottom w:val="0"/>
                  <w:divBdr>
                    <w:top w:val="single" w:sz="2" w:space="1" w:color="FFFFFF"/>
                    <w:left w:val="single" w:sz="2" w:space="12" w:color="FFFFFF"/>
                    <w:bottom w:val="single" w:sz="2" w:space="1" w:color="FFFFFF"/>
                    <w:right w:val="single" w:sz="2" w:space="4" w:color="FFFFFF"/>
                  </w:divBdr>
                  <w:divsChild>
                    <w:div w:id="1561750672">
                      <w:marLeft w:val="0"/>
                      <w:marRight w:val="0"/>
                      <w:marTop w:val="0"/>
                      <w:marBottom w:val="0"/>
                      <w:divBdr>
                        <w:top w:val="none" w:sz="0" w:space="0" w:color="auto"/>
                        <w:left w:val="none" w:sz="0" w:space="0" w:color="auto"/>
                        <w:bottom w:val="none" w:sz="0" w:space="0" w:color="auto"/>
                        <w:right w:val="none" w:sz="0" w:space="0" w:color="auto"/>
                      </w:divBdr>
                    </w:div>
                  </w:divsChild>
                </w:div>
                <w:div w:id="1124691652">
                  <w:marLeft w:val="0"/>
                  <w:marRight w:val="0"/>
                  <w:marTop w:val="0"/>
                  <w:marBottom w:val="0"/>
                  <w:divBdr>
                    <w:top w:val="single" w:sz="2" w:space="1" w:color="FFFFFF"/>
                    <w:left w:val="single" w:sz="2" w:space="12" w:color="FFFFFF"/>
                    <w:bottom w:val="single" w:sz="2" w:space="1" w:color="FFFFFF"/>
                    <w:right w:val="single" w:sz="2" w:space="4" w:color="FFFFFF"/>
                  </w:divBdr>
                  <w:divsChild>
                    <w:div w:id="1069502021">
                      <w:marLeft w:val="0"/>
                      <w:marRight w:val="0"/>
                      <w:marTop w:val="0"/>
                      <w:marBottom w:val="0"/>
                      <w:divBdr>
                        <w:top w:val="none" w:sz="0" w:space="0" w:color="auto"/>
                        <w:left w:val="none" w:sz="0" w:space="0" w:color="auto"/>
                        <w:bottom w:val="none" w:sz="0" w:space="0" w:color="auto"/>
                        <w:right w:val="none" w:sz="0" w:space="0" w:color="auto"/>
                      </w:divBdr>
                    </w:div>
                  </w:divsChild>
                </w:div>
                <w:div w:id="74713508">
                  <w:marLeft w:val="0"/>
                  <w:marRight w:val="0"/>
                  <w:marTop w:val="0"/>
                  <w:marBottom w:val="0"/>
                  <w:divBdr>
                    <w:top w:val="single" w:sz="2" w:space="1" w:color="FFFFFF"/>
                    <w:left w:val="single" w:sz="2" w:space="12" w:color="FFFFFF"/>
                    <w:bottom w:val="single" w:sz="2" w:space="1" w:color="FFFFFF"/>
                    <w:right w:val="single" w:sz="2" w:space="4" w:color="FFFFFF"/>
                  </w:divBdr>
                  <w:divsChild>
                    <w:div w:id="1827284154">
                      <w:marLeft w:val="0"/>
                      <w:marRight w:val="0"/>
                      <w:marTop w:val="0"/>
                      <w:marBottom w:val="0"/>
                      <w:divBdr>
                        <w:top w:val="none" w:sz="0" w:space="0" w:color="auto"/>
                        <w:left w:val="none" w:sz="0" w:space="0" w:color="auto"/>
                        <w:bottom w:val="none" w:sz="0" w:space="0" w:color="auto"/>
                        <w:right w:val="none" w:sz="0" w:space="0" w:color="auto"/>
                      </w:divBdr>
                    </w:div>
                  </w:divsChild>
                </w:div>
                <w:div w:id="1882596108">
                  <w:marLeft w:val="0"/>
                  <w:marRight w:val="0"/>
                  <w:marTop w:val="0"/>
                  <w:marBottom w:val="0"/>
                  <w:divBdr>
                    <w:top w:val="single" w:sz="2" w:space="1" w:color="FFFFFF"/>
                    <w:left w:val="single" w:sz="2" w:space="12" w:color="FFFFFF"/>
                    <w:bottom w:val="single" w:sz="2" w:space="1" w:color="FFFFFF"/>
                    <w:right w:val="single" w:sz="2" w:space="4" w:color="FFFFFF"/>
                  </w:divBdr>
                  <w:divsChild>
                    <w:div w:id="1797481355">
                      <w:marLeft w:val="0"/>
                      <w:marRight w:val="0"/>
                      <w:marTop w:val="0"/>
                      <w:marBottom w:val="0"/>
                      <w:divBdr>
                        <w:top w:val="none" w:sz="0" w:space="0" w:color="auto"/>
                        <w:left w:val="none" w:sz="0" w:space="0" w:color="auto"/>
                        <w:bottom w:val="none" w:sz="0" w:space="0" w:color="auto"/>
                        <w:right w:val="none" w:sz="0" w:space="0" w:color="auto"/>
                      </w:divBdr>
                    </w:div>
                  </w:divsChild>
                </w:div>
                <w:div w:id="1113019925">
                  <w:marLeft w:val="0"/>
                  <w:marRight w:val="0"/>
                  <w:marTop w:val="0"/>
                  <w:marBottom w:val="0"/>
                  <w:divBdr>
                    <w:top w:val="single" w:sz="2" w:space="1" w:color="FFFFFF"/>
                    <w:left w:val="single" w:sz="2" w:space="12" w:color="FFFFFF"/>
                    <w:bottom w:val="single" w:sz="2" w:space="1" w:color="FFFFFF"/>
                    <w:right w:val="single" w:sz="2" w:space="4" w:color="FFFFFF"/>
                  </w:divBdr>
                  <w:divsChild>
                    <w:div w:id="255332562">
                      <w:marLeft w:val="0"/>
                      <w:marRight w:val="0"/>
                      <w:marTop w:val="0"/>
                      <w:marBottom w:val="0"/>
                      <w:divBdr>
                        <w:top w:val="none" w:sz="0" w:space="0" w:color="auto"/>
                        <w:left w:val="none" w:sz="0" w:space="0" w:color="auto"/>
                        <w:bottom w:val="none" w:sz="0" w:space="0" w:color="auto"/>
                        <w:right w:val="none" w:sz="0" w:space="0" w:color="auto"/>
                      </w:divBdr>
                    </w:div>
                  </w:divsChild>
                </w:div>
                <w:div w:id="886530928">
                  <w:marLeft w:val="0"/>
                  <w:marRight w:val="0"/>
                  <w:marTop w:val="0"/>
                  <w:marBottom w:val="0"/>
                  <w:divBdr>
                    <w:top w:val="single" w:sz="2" w:space="1" w:color="FFFFFF"/>
                    <w:left w:val="single" w:sz="2" w:space="12" w:color="FFFFFF"/>
                    <w:bottom w:val="single" w:sz="2" w:space="1" w:color="FFFFFF"/>
                    <w:right w:val="single" w:sz="2" w:space="4" w:color="FFFFFF"/>
                  </w:divBdr>
                  <w:divsChild>
                    <w:div w:id="349601272">
                      <w:marLeft w:val="0"/>
                      <w:marRight w:val="0"/>
                      <w:marTop w:val="0"/>
                      <w:marBottom w:val="0"/>
                      <w:divBdr>
                        <w:top w:val="none" w:sz="0" w:space="0" w:color="auto"/>
                        <w:left w:val="none" w:sz="0" w:space="0" w:color="auto"/>
                        <w:bottom w:val="none" w:sz="0" w:space="0" w:color="auto"/>
                        <w:right w:val="none" w:sz="0" w:space="0" w:color="auto"/>
                      </w:divBdr>
                    </w:div>
                  </w:divsChild>
                </w:div>
                <w:div w:id="691029921">
                  <w:marLeft w:val="0"/>
                  <w:marRight w:val="0"/>
                  <w:marTop w:val="0"/>
                  <w:marBottom w:val="0"/>
                  <w:divBdr>
                    <w:top w:val="single" w:sz="2" w:space="1" w:color="FFFFFF"/>
                    <w:left w:val="single" w:sz="2" w:space="12" w:color="FFFFFF"/>
                    <w:bottom w:val="single" w:sz="2" w:space="1" w:color="FFFFFF"/>
                    <w:right w:val="single" w:sz="2" w:space="4" w:color="FFFFFF"/>
                  </w:divBdr>
                  <w:divsChild>
                    <w:div w:id="1531913563">
                      <w:marLeft w:val="0"/>
                      <w:marRight w:val="0"/>
                      <w:marTop w:val="0"/>
                      <w:marBottom w:val="0"/>
                      <w:divBdr>
                        <w:top w:val="none" w:sz="0" w:space="0" w:color="auto"/>
                        <w:left w:val="none" w:sz="0" w:space="0" w:color="auto"/>
                        <w:bottom w:val="none" w:sz="0" w:space="0" w:color="auto"/>
                        <w:right w:val="none" w:sz="0" w:space="0" w:color="auto"/>
                      </w:divBdr>
                    </w:div>
                  </w:divsChild>
                </w:div>
                <w:div w:id="1470705435">
                  <w:marLeft w:val="0"/>
                  <w:marRight w:val="0"/>
                  <w:marTop w:val="0"/>
                  <w:marBottom w:val="0"/>
                  <w:divBdr>
                    <w:top w:val="single" w:sz="2" w:space="1" w:color="FFFFFF"/>
                    <w:left w:val="single" w:sz="2" w:space="12" w:color="FFFFFF"/>
                    <w:bottom w:val="single" w:sz="2" w:space="1" w:color="FFFFFF"/>
                    <w:right w:val="single" w:sz="2" w:space="4" w:color="FFFFFF"/>
                  </w:divBdr>
                  <w:divsChild>
                    <w:div w:id="13580878">
                      <w:marLeft w:val="0"/>
                      <w:marRight w:val="0"/>
                      <w:marTop w:val="0"/>
                      <w:marBottom w:val="0"/>
                      <w:divBdr>
                        <w:top w:val="none" w:sz="0" w:space="0" w:color="auto"/>
                        <w:left w:val="none" w:sz="0" w:space="0" w:color="auto"/>
                        <w:bottom w:val="none" w:sz="0" w:space="0" w:color="auto"/>
                        <w:right w:val="none" w:sz="0" w:space="0" w:color="auto"/>
                      </w:divBdr>
                    </w:div>
                  </w:divsChild>
                </w:div>
                <w:div w:id="128743550">
                  <w:marLeft w:val="0"/>
                  <w:marRight w:val="0"/>
                  <w:marTop w:val="0"/>
                  <w:marBottom w:val="0"/>
                  <w:divBdr>
                    <w:top w:val="single" w:sz="2" w:space="1" w:color="FFFFFF"/>
                    <w:left w:val="single" w:sz="2" w:space="12" w:color="FFFFFF"/>
                    <w:bottom w:val="single" w:sz="2" w:space="1" w:color="FFFFFF"/>
                    <w:right w:val="single" w:sz="2" w:space="4" w:color="FFFFFF"/>
                  </w:divBdr>
                  <w:divsChild>
                    <w:div w:id="582952439">
                      <w:marLeft w:val="0"/>
                      <w:marRight w:val="0"/>
                      <w:marTop w:val="0"/>
                      <w:marBottom w:val="0"/>
                      <w:divBdr>
                        <w:top w:val="none" w:sz="0" w:space="0" w:color="auto"/>
                        <w:left w:val="none" w:sz="0" w:space="0" w:color="auto"/>
                        <w:bottom w:val="none" w:sz="0" w:space="0" w:color="auto"/>
                        <w:right w:val="none" w:sz="0" w:space="0" w:color="auto"/>
                      </w:divBdr>
                    </w:div>
                  </w:divsChild>
                </w:div>
                <w:div w:id="1788964895">
                  <w:marLeft w:val="0"/>
                  <w:marRight w:val="0"/>
                  <w:marTop w:val="0"/>
                  <w:marBottom w:val="0"/>
                  <w:divBdr>
                    <w:top w:val="single" w:sz="2" w:space="1" w:color="FFFFFF"/>
                    <w:left w:val="single" w:sz="2" w:space="12" w:color="FFFFFF"/>
                    <w:bottom w:val="single" w:sz="2" w:space="1" w:color="FFFFFF"/>
                    <w:right w:val="single" w:sz="2" w:space="4" w:color="FFFFFF"/>
                  </w:divBdr>
                  <w:divsChild>
                    <w:div w:id="504590093">
                      <w:marLeft w:val="0"/>
                      <w:marRight w:val="0"/>
                      <w:marTop w:val="0"/>
                      <w:marBottom w:val="0"/>
                      <w:divBdr>
                        <w:top w:val="none" w:sz="0" w:space="0" w:color="auto"/>
                        <w:left w:val="none" w:sz="0" w:space="0" w:color="auto"/>
                        <w:bottom w:val="none" w:sz="0" w:space="0" w:color="auto"/>
                        <w:right w:val="none" w:sz="0" w:space="0" w:color="auto"/>
                      </w:divBdr>
                    </w:div>
                  </w:divsChild>
                </w:div>
                <w:div w:id="1458258875">
                  <w:marLeft w:val="0"/>
                  <w:marRight w:val="0"/>
                  <w:marTop w:val="0"/>
                  <w:marBottom w:val="0"/>
                  <w:divBdr>
                    <w:top w:val="single" w:sz="2" w:space="1" w:color="FFFFFF"/>
                    <w:left w:val="single" w:sz="2" w:space="12" w:color="FFFFFF"/>
                    <w:bottom w:val="single" w:sz="2" w:space="1" w:color="FFFFFF"/>
                    <w:right w:val="single" w:sz="2" w:space="4" w:color="FFFFFF"/>
                  </w:divBdr>
                  <w:divsChild>
                    <w:div w:id="75252346">
                      <w:marLeft w:val="0"/>
                      <w:marRight w:val="0"/>
                      <w:marTop w:val="0"/>
                      <w:marBottom w:val="0"/>
                      <w:divBdr>
                        <w:top w:val="none" w:sz="0" w:space="0" w:color="auto"/>
                        <w:left w:val="none" w:sz="0" w:space="0" w:color="auto"/>
                        <w:bottom w:val="none" w:sz="0" w:space="0" w:color="auto"/>
                        <w:right w:val="none" w:sz="0" w:space="0" w:color="auto"/>
                      </w:divBdr>
                    </w:div>
                  </w:divsChild>
                </w:div>
                <w:div w:id="124279139">
                  <w:marLeft w:val="0"/>
                  <w:marRight w:val="0"/>
                  <w:marTop w:val="0"/>
                  <w:marBottom w:val="0"/>
                  <w:divBdr>
                    <w:top w:val="single" w:sz="2" w:space="1" w:color="FFFFFF"/>
                    <w:left w:val="single" w:sz="2" w:space="12" w:color="FFFFFF"/>
                    <w:bottom w:val="single" w:sz="2" w:space="1" w:color="FFFFFF"/>
                    <w:right w:val="single" w:sz="2" w:space="4" w:color="FFFFFF"/>
                  </w:divBdr>
                  <w:divsChild>
                    <w:div w:id="1867328021">
                      <w:marLeft w:val="0"/>
                      <w:marRight w:val="0"/>
                      <w:marTop w:val="0"/>
                      <w:marBottom w:val="0"/>
                      <w:divBdr>
                        <w:top w:val="none" w:sz="0" w:space="0" w:color="auto"/>
                        <w:left w:val="none" w:sz="0" w:space="0" w:color="auto"/>
                        <w:bottom w:val="none" w:sz="0" w:space="0" w:color="auto"/>
                        <w:right w:val="none" w:sz="0" w:space="0" w:color="auto"/>
                      </w:divBdr>
                    </w:div>
                  </w:divsChild>
                </w:div>
                <w:div w:id="483669489">
                  <w:marLeft w:val="0"/>
                  <w:marRight w:val="0"/>
                  <w:marTop w:val="0"/>
                  <w:marBottom w:val="0"/>
                  <w:divBdr>
                    <w:top w:val="single" w:sz="2" w:space="1" w:color="FFFFFF"/>
                    <w:left w:val="single" w:sz="2" w:space="12" w:color="FFFFFF"/>
                    <w:bottom w:val="single" w:sz="2" w:space="1" w:color="FFFFFF"/>
                    <w:right w:val="single" w:sz="2" w:space="4" w:color="FFFFFF"/>
                  </w:divBdr>
                  <w:divsChild>
                    <w:div w:id="1386221736">
                      <w:marLeft w:val="0"/>
                      <w:marRight w:val="0"/>
                      <w:marTop w:val="0"/>
                      <w:marBottom w:val="0"/>
                      <w:divBdr>
                        <w:top w:val="none" w:sz="0" w:space="0" w:color="auto"/>
                        <w:left w:val="none" w:sz="0" w:space="0" w:color="auto"/>
                        <w:bottom w:val="none" w:sz="0" w:space="0" w:color="auto"/>
                        <w:right w:val="none" w:sz="0" w:space="0" w:color="auto"/>
                      </w:divBdr>
                    </w:div>
                  </w:divsChild>
                </w:div>
                <w:div w:id="1026173043">
                  <w:marLeft w:val="0"/>
                  <w:marRight w:val="0"/>
                  <w:marTop w:val="0"/>
                  <w:marBottom w:val="0"/>
                  <w:divBdr>
                    <w:top w:val="single" w:sz="2" w:space="1" w:color="FFFFFF"/>
                    <w:left w:val="single" w:sz="2" w:space="12" w:color="FFFFFF"/>
                    <w:bottom w:val="single" w:sz="2" w:space="1" w:color="FFFFFF"/>
                    <w:right w:val="single" w:sz="2" w:space="4" w:color="FFFFFF"/>
                  </w:divBdr>
                  <w:divsChild>
                    <w:div w:id="1811360539">
                      <w:marLeft w:val="0"/>
                      <w:marRight w:val="0"/>
                      <w:marTop w:val="0"/>
                      <w:marBottom w:val="0"/>
                      <w:divBdr>
                        <w:top w:val="none" w:sz="0" w:space="0" w:color="auto"/>
                        <w:left w:val="none" w:sz="0" w:space="0" w:color="auto"/>
                        <w:bottom w:val="none" w:sz="0" w:space="0" w:color="auto"/>
                        <w:right w:val="none" w:sz="0" w:space="0" w:color="auto"/>
                      </w:divBdr>
                    </w:div>
                  </w:divsChild>
                </w:div>
                <w:div w:id="1075857635">
                  <w:marLeft w:val="0"/>
                  <w:marRight w:val="0"/>
                  <w:marTop w:val="0"/>
                  <w:marBottom w:val="0"/>
                  <w:divBdr>
                    <w:top w:val="single" w:sz="2" w:space="1" w:color="FFFFFF"/>
                    <w:left w:val="single" w:sz="2" w:space="12" w:color="FFFFFF"/>
                    <w:bottom w:val="single" w:sz="2" w:space="1" w:color="FFFFFF"/>
                    <w:right w:val="single" w:sz="2" w:space="4" w:color="FFFFFF"/>
                  </w:divBdr>
                  <w:divsChild>
                    <w:div w:id="1621375682">
                      <w:marLeft w:val="0"/>
                      <w:marRight w:val="0"/>
                      <w:marTop w:val="0"/>
                      <w:marBottom w:val="0"/>
                      <w:divBdr>
                        <w:top w:val="none" w:sz="0" w:space="0" w:color="auto"/>
                        <w:left w:val="none" w:sz="0" w:space="0" w:color="auto"/>
                        <w:bottom w:val="none" w:sz="0" w:space="0" w:color="auto"/>
                        <w:right w:val="none" w:sz="0" w:space="0" w:color="auto"/>
                      </w:divBdr>
                    </w:div>
                  </w:divsChild>
                </w:div>
                <w:div w:id="1174295981">
                  <w:marLeft w:val="0"/>
                  <w:marRight w:val="0"/>
                  <w:marTop w:val="0"/>
                  <w:marBottom w:val="0"/>
                  <w:divBdr>
                    <w:top w:val="single" w:sz="2" w:space="1" w:color="FFFFFF"/>
                    <w:left w:val="single" w:sz="2" w:space="12" w:color="FFFFFF"/>
                    <w:bottom w:val="single" w:sz="2" w:space="4" w:color="FFFFFF"/>
                    <w:right w:val="single" w:sz="2" w:space="4" w:color="FFFFFF"/>
                  </w:divBdr>
                  <w:divsChild>
                    <w:div w:id="119750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9.png"/><Relationship Id="rId21" Type="http://schemas.openxmlformats.org/officeDocument/2006/relationships/image" Target="media/image15.png"/><Relationship Id="rId42" Type="http://schemas.openxmlformats.org/officeDocument/2006/relationships/image" Target="media/image32.png"/><Relationship Id="rId63" Type="http://schemas.openxmlformats.org/officeDocument/2006/relationships/image" Target="media/image49.png"/><Relationship Id="rId84" Type="http://schemas.openxmlformats.org/officeDocument/2006/relationships/hyperlink" Target="https://dotnettutorials.net/lesson/linq-except-method/" TargetMode="External"/><Relationship Id="rId138" Type="http://schemas.openxmlformats.org/officeDocument/2006/relationships/image" Target="media/image100.png"/><Relationship Id="rId159" Type="http://schemas.openxmlformats.org/officeDocument/2006/relationships/image" Target="media/image116.png"/><Relationship Id="rId170" Type="http://schemas.openxmlformats.org/officeDocument/2006/relationships/image" Target="media/image122.png"/><Relationship Id="rId191" Type="http://schemas.openxmlformats.org/officeDocument/2006/relationships/hyperlink" Target="https://dotnettutorials.net/lesson/selectmany-in-linq/" TargetMode="External"/><Relationship Id="rId205" Type="http://schemas.openxmlformats.org/officeDocument/2006/relationships/hyperlink" Target="https://dotnettutorials.net/lesson/element-operators-in-linq/" TargetMode="External"/><Relationship Id="rId226" Type="http://schemas.openxmlformats.org/officeDocument/2006/relationships/image" Target="media/image157.png"/><Relationship Id="rId247" Type="http://schemas.openxmlformats.org/officeDocument/2006/relationships/image" Target="media/image166.png"/><Relationship Id="rId107" Type="http://schemas.openxmlformats.org/officeDocument/2006/relationships/hyperlink" Target="https://dotnettutorials.net/lesson/linq-orderbydescending-method/" TargetMode="External"/><Relationship Id="rId268" Type="http://schemas.openxmlformats.org/officeDocument/2006/relationships/image" Target="media/image180.png"/><Relationship Id="rId11" Type="http://schemas.openxmlformats.org/officeDocument/2006/relationships/image" Target="media/image6.png"/><Relationship Id="rId32" Type="http://schemas.openxmlformats.org/officeDocument/2006/relationships/image" Target="media/image24.png"/><Relationship Id="rId53" Type="http://schemas.openxmlformats.org/officeDocument/2006/relationships/image" Target="media/image40.png"/><Relationship Id="rId74" Type="http://schemas.openxmlformats.org/officeDocument/2006/relationships/image" Target="media/image58.png"/><Relationship Id="rId128" Type="http://schemas.openxmlformats.org/officeDocument/2006/relationships/image" Target="media/image98.png"/><Relationship Id="rId149" Type="http://schemas.openxmlformats.org/officeDocument/2006/relationships/image" Target="media/image108.png"/><Relationship Id="rId5" Type="http://schemas.openxmlformats.org/officeDocument/2006/relationships/image" Target="media/image1.png"/><Relationship Id="rId95" Type="http://schemas.openxmlformats.org/officeDocument/2006/relationships/image" Target="media/image76.png"/><Relationship Id="rId160" Type="http://schemas.openxmlformats.org/officeDocument/2006/relationships/image" Target="media/image117.png"/><Relationship Id="rId181" Type="http://schemas.openxmlformats.org/officeDocument/2006/relationships/image" Target="media/image130.png"/><Relationship Id="rId216" Type="http://schemas.openxmlformats.org/officeDocument/2006/relationships/image" Target="media/image149.png"/><Relationship Id="rId237" Type="http://schemas.openxmlformats.org/officeDocument/2006/relationships/image" Target="media/image161.png"/><Relationship Id="rId258" Type="http://schemas.openxmlformats.org/officeDocument/2006/relationships/hyperlink" Target="https://dotnettutorials.net/lesson/linq-empty-method/" TargetMode="External"/><Relationship Id="rId279" Type="http://schemas.openxmlformats.org/officeDocument/2006/relationships/hyperlink" Target="https://dotnettutorials.net/lesson/todictionary-method/" TargetMode="External"/><Relationship Id="rId22" Type="http://schemas.openxmlformats.org/officeDocument/2006/relationships/image" Target="media/image16.png"/><Relationship Id="rId43" Type="http://schemas.openxmlformats.org/officeDocument/2006/relationships/hyperlink" Target="https://dotnettutorials.net/lesson/linq-select-operator/" TargetMode="External"/><Relationship Id="rId64" Type="http://schemas.openxmlformats.org/officeDocument/2006/relationships/hyperlink" Target="https://dotnettutorials.net/lesson/oftype-operator-in-linq/" TargetMode="External"/><Relationship Id="rId118" Type="http://schemas.openxmlformats.org/officeDocument/2006/relationships/image" Target="media/image90.png"/><Relationship Id="rId139" Type="http://schemas.openxmlformats.org/officeDocument/2006/relationships/image" Target="media/image101.png"/><Relationship Id="rId85" Type="http://schemas.openxmlformats.org/officeDocument/2006/relationships/image" Target="media/image67.png"/><Relationship Id="rId150" Type="http://schemas.openxmlformats.org/officeDocument/2006/relationships/image" Target="media/image109.png"/><Relationship Id="rId171" Type="http://schemas.openxmlformats.org/officeDocument/2006/relationships/image" Target="media/image123.png"/><Relationship Id="rId192" Type="http://schemas.openxmlformats.org/officeDocument/2006/relationships/image" Target="media/image135.png"/><Relationship Id="rId206" Type="http://schemas.openxmlformats.org/officeDocument/2006/relationships/image" Target="media/image141.png"/><Relationship Id="rId227" Type="http://schemas.openxmlformats.org/officeDocument/2006/relationships/hyperlink" Target="https://dotnettutorials.net/lesson/defaultifempty-method-in-linq/" TargetMode="External"/><Relationship Id="rId248" Type="http://schemas.openxmlformats.org/officeDocument/2006/relationships/hyperlink" Target="https://dotnettutorials.net/lesson/paging-using-skip-and-take-method/" TargetMode="External"/><Relationship Id="rId269" Type="http://schemas.openxmlformats.org/officeDocument/2006/relationships/image" Target="media/image181.png"/><Relationship Id="rId12" Type="http://schemas.openxmlformats.org/officeDocument/2006/relationships/image" Target="media/image7.png"/><Relationship Id="rId33" Type="http://schemas.openxmlformats.org/officeDocument/2006/relationships/hyperlink" Target="https://dotnettutorials.net/lesson/linq-extension-methods/" TargetMode="External"/><Relationship Id="rId108" Type="http://schemas.openxmlformats.org/officeDocument/2006/relationships/hyperlink" Target="https://dotnettutorials.net/lesson/linq-thenby-and-thenbydescending/" TargetMode="External"/><Relationship Id="rId129" Type="http://schemas.openxmlformats.org/officeDocument/2006/relationships/hyperlink" Target="https://dotnettutorials.net/lesson/linq-reverse-method/" TargetMode="External"/><Relationship Id="rId280" Type="http://schemas.openxmlformats.org/officeDocument/2006/relationships/image" Target="media/image189.png"/><Relationship Id="rId54" Type="http://schemas.openxmlformats.org/officeDocument/2006/relationships/image" Target="media/image41.png"/><Relationship Id="rId75" Type="http://schemas.openxmlformats.org/officeDocument/2006/relationships/image" Target="media/image59.png"/><Relationship Id="rId96" Type="http://schemas.openxmlformats.org/officeDocument/2006/relationships/image" Target="media/image77.png"/><Relationship Id="rId140" Type="http://schemas.openxmlformats.org/officeDocument/2006/relationships/image" Target="media/image102.png"/><Relationship Id="rId161" Type="http://schemas.openxmlformats.org/officeDocument/2006/relationships/image" Target="media/image118.png"/><Relationship Id="rId182" Type="http://schemas.openxmlformats.org/officeDocument/2006/relationships/hyperlink" Target="https://dotnettutorials.net/lesson/groupby-in-linq/" TargetMode="External"/><Relationship Id="rId217" Type="http://schemas.openxmlformats.org/officeDocument/2006/relationships/hyperlink" Target="https://dotnettutorials.net/lesson/last-and-lastordefault-methods-in-linq/" TargetMode="External"/><Relationship Id="rId6" Type="http://schemas.openxmlformats.org/officeDocument/2006/relationships/image" Target="media/image2.png"/><Relationship Id="rId238" Type="http://schemas.openxmlformats.org/officeDocument/2006/relationships/hyperlink" Target="https://dotnettutorials.net/lesson/take-operator-in-linq/" TargetMode="External"/><Relationship Id="rId259" Type="http://schemas.openxmlformats.org/officeDocument/2006/relationships/image" Target="media/image174.png"/><Relationship Id="rId23" Type="http://schemas.openxmlformats.org/officeDocument/2006/relationships/image" Target="media/image17.png"/><Relationship Id="rId119" Type="http://schemas.openxmlformats.org/officeDocument/2006/relationships/image" Target="media/image91.png"/><Relationship Id="rId270" Type="http://schemas.openxmlformats.org/officeDocument/2006/relationships/image" Target="media/image182.png"/><Relationship Id="rId44" Type="http://schemas.openxmlformats.org/officeDocument/2006/relationships/image" Target="media/image33.png"/><Relationship Id="rId65" Type="http://schemas.openxmlformats.org/officeDocument/2006/relationships/image" Target="media/image50.png"/><Relationship Id="rId86" Type="http://schemas.openxmlformats.org/officeDocument/2006/relationships/image" Target="media/image68.png"/><Relationship Id="rId130" Type="http://schemas.openxmlformats.org/officeDocument/2006/relationships/image" Target="media/image99.png"/><Relationship Id="rId151" Type="http://schemas.openxmlformats.org/officeDocument/2006/relationships/image" Target="media/image110.png"/><Relationship Id="rId172" Type="http://schemas.openxmlformats.org/officeDocument/2006/relationships/hyperlink" Target="https://dotnettutorials.net/lesson/linq-all-operator/" TargetMode="External"/><Relationship Id="rId193" Type="http://schemas.openxmlformats.org/officeDocument/2006/relationships/image" Target="media/image136.png"/><Relationship Id="rId207" Type="http://schemas.openxmlformats.org/officeDocument/2006/relationships/image" Target="media/image142.png"/><Relationship Id="rId228" Type="http://schemas.openxmlformats.org/officeDocument/2006/relationships/image" Target="media/image158.png"/><Relationship Id="rId249" Type="http://schemas.openxmlformats.org/officeDocument/2006/relationships/image" Target="media/image167.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hyperlink" Target="https://dotnettutorials.net/lesson/linq-thenby-and-thenbydescending/" TargetMode="External"/><Relationship Id="rId260" Type="http://schemas.openxmlformats.org/officeDocument/2006/relationships/image" Target="media/image175.png"/><Relationship Id="rId265" Type="http://schemas.openxmlformats.org/officeDocument/2006/relationships/image" Target="media/image178.png"/><Relationship Id="rId281" Type="http://schemas.openxmlformats.org/officeDocument/2006/relationships/hyperlink" Target="https://dotnettutorials.net/lesson/cast-operator/"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2.png"/><Relationship Id="rId76" Type="http://schemas.openxmlformats.org/officeDocument/2006/relationships/image" Target="media/image60.png"/><Relationship Id="rId97" Type="http://schemas.openxmlformats.org/officeDocument/2006/relationships/image" Target="media/image78.png"/><Relationship Id="rId104" Type="http://schemas.openxmlformats.org/officeDocument/2006/relationships/hyperlink" Target="https://dotnettutorials.net/lesson/linq-union-method/" TargetMode="External"/><Relationship Id="rId120" Type="http://schemas.openxmlformats.org/officeDocument/2006/relationships/hyperlink" Target="https://dotnettutorials.net/lesson/linq-orderbydescending-method/" TargetMode="External"/><Relationship Id="rId125" Type="http://schemas.openxmlformats.org/officeDocument/2006/relationships/image" Target="media/image95.png"/><Relationship Id="rId141" Type="http://schemas.openxmlformats.org/officeDocument/2006/relationships/image" Target="media/image103.png"/><Relationship Id="rId146" Type="http://schemas.openxmlformats.org/officeDocument/2006/relationships/image" Target="media/image106.png"/><Relationship Id="rId167" Type="http://schemas.openxmlformats.org/officeDocument/2006/relationships/hyperlink" Target="https://dotnettutorials.net/lesson/linq-quantifiers-operators/" TargetMode="External"/><Relationship Id="rId188" Type="http://schemas.openxmlformats.org/officeDocument/2006/relationships/image" Target="media/image134.png"/><Relationship Id="rId7" Type="http://schemas.openxmlformats.org/officeDocument/2006/relationships/image" Target="media/image3.png"/><Relationship Id="rId71" Type="http://schemas.openxmlformats.org/officeDocument/2006/relationships/image" Target="media/image55.png"/><Relationship Id="rId92" Type="http://schemas.openxmlformats.org/officeDocument/2006/relationships/hyperlink" Target="https://dotnettutorials.net/lesson/linq-intersect-method/" TargetMode="External"/><Relationship Id="rId162" Type="http://schemas.openxmlformats.org/officeDocument/2006/relationships/hyperlink" Target="https://dotnettutorials.net/lesson/linq-aggregate-method/" TargetMode="External"/><Relationship Id="rId183" Type="http://schemas.openxmlformats.org/officeDocument/2006/relationships/image" Target="media/image131.png"/><Relationship Id="rId213" Type="http://schemas.openxmlformats.org/officeDocument/2006/relationships/hyperlink" Target="https://dotnettutorials.net/lesson/first-and-firstordefault-methods-in-linq/" TargetMode="External"/><Relationship Id="rId218" Type="http://schemas.openxmlformats.org/officeDocument/2006/relationships/image" Target="media/image150.png"/><Relationship Id="rId234" Type="http://schemas.openxmlformats.org/officeDocument/2006/relationships/hyperlink" Target="https://dotnettutorials.net/lesson/skipwhile-method-linq/" TargetMode="External"/><Relationship Id="rId239" Type="http://schemas.openxmlformats.org/officeDocument/2006/relationships/image" Target="media/image162.png"/><Relationship Id="rId2" Type="http://schemas.openxmlformats.org/officeDocument/2006/relationships/styles" Target="styles.xml"/><Relationship Id="rId29" Type="http://schemas.openxmlformats.org/officeDocument/2006/relationships/image" Target="media/image21.png"/><Relationship Id="rId250" Type="http://schemas.openxmlformats.org/officeDocument/2006/relationships/image" Target="media/image168.png"/><Relationship Id="rId255" Type="http://schemas.openxmlformats.org/officeDocument/2006/relationships/hyperlink" Target="https://dotnettutorials.net/lesson/linq-repeat-method/" TargetMode="External"/><Relationship Id="rId271" Type="http://schemas.openxmlformats.org/officeDocument/2006/relationships/hyperlink" Target="https://dotnettutorials.net/lesson/deferred-execution-vs-immediate-execution-in-linq/" TargetMode="External"/><Relationship Id="rId276" Type="http://schemas.openxmlformats.org/officeDocument/2006/relationships/image" Target="media/image186.png"/><Relationship Id="rId24" Type="http://schemas.openxmlformats.org/officeDocument/2006/relationships/hyperlink" Target="https://dotnettutorials.net/lesson/ienumerable-iqueryable-csharp/" TargetMode="External"/><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hyperlink" Target="https://dotnettutorials.net/lesson/set-operation-linq/" TargetMode="External"/><Relationship Id="rId87" Type="http://schemas.openxmlformats.org/officeDocument/2006/relationships/image" Target="media/image69.png"/><Relationship Id="rId110" Type="http://schemas.openxmlformats.org/officeDocument/2006/relationships/hyperlink" Target="https://dotnettutorials.net/lesson/linq-reverse-method/" TargetMode="External"/><Relationship Id="rId115" Type="http://schemas.openxmlformats.org/officeDocument/2006/relationships/image" Target="media/image88.png"/><Relationship Id="rId131" Type="http://schemas.openxmlformats.org/officeDocument/2006/relationships/hyperlink" Target="https://dotnettutorials.net/lesson/linq-sum-method/" TargetMode="External"/><Relationship Id="rId136" Type="http://schemas.openxmlformats.org/officeDocument/2006/relationships/hyperlink" Target="https://dotnettutorials.net/lesson/linq-aggregate-method/" TargetMode="External"/><Relationship Id="rId157" Type="http://schemas.openxmlformats.org/officeDocument/2006/relationships/image" Target="media/image115.png"/><Relationship Id="rId178" Type="http://schemas.openxmlformats.org/officeDocument/2006/relationships/image" Target="media/image128.png"/><Relationship Id="rId61" Type="http://schemas.openxmlformats.org/officeDocument/2006/relationships/image" Target="media/image47.png"/><Relationship Id="rId82" Type="http://schemas.openxmlformats.org/officeDocument/2006/relationships/image" Target="media/image65.png"/><Relationship Id="rId152" Type="http://schemas.openxmlformats.org/officeDocument/2006/relationships/hyperlink" Target="https://dotnettutorials.net/lesson/linq-average-method/" TargetMode="External"/><Relationship Id="rId173" Type="http://schemas.openxmlformats.org/officeDocument/2006/relationships/image" Target="media/image124.png"/><Relationship Id="rId194" Type="http://schemas.openxmlformats.org/officeDocument/2006/relationships/image" Target="media/image137.png"/><Relationship Id="rId199" Type="http://schemas.openxmlformats.org/officeDocument/2006/relationships/image" Target="media/image140.png"/><Relationship Id="rId203" Type="http://schemas.openxmlformats.org/officeDocument/2006/relationships/hyperlink" Target="https://dotnettutorials.net/lesson/single-and-singleordefault-methods-in-linq/" TargetMode="External"/><Relationship Id="rId208" Type="http://schemas.openxmlformats.org/officeDocument/2006/relationships/image" Target="media/image143.png"/><Relationship Id="rId229" Type="http://schemas.openxmlformats.org/officeDocument/2006/relationships/hyperlink" Target="https://dotnettutorials.net/lesson/sequenceequal-operator-in-linq/" TargetMode="External"/><Relationship Id="rId19" Type="http://schemas.openxmlformats.org/officeDocument/2006/relationships/image" Target="media/image13.png"/><Relationship Id="rId224" Type="http://schemas.openxmlformats.org/officeDocument/2006/relationships/hyperlink" Target="https://dotnettutorials.net/lesson/single-and-singleordefault-methods-in-linq/" TargetMode="External"/><Relationship Id="rId240" Type="http://schemas.openxmlformats.org/officeDocument/2006/relationships/image" Target="media/image163.png"/><Relationship Id="rId245" Type="http://schemas.openxmlformats.org/officeDocument/2006/relationships/hyperlink" Target="https://dotnettutorials.net/lesson/skip-method-linq/" TargetMode="External"/><Relationship Id="rId261" Type="http://schemas.openxmlformats.org/officeDocument/2006/relationships/hyperlink" Target="https://dotnettutorials.net/lesson/linq-append-method/" TargetMode="External"/><Relationship Id="rId266" Type="http://schemas.openxmlformats.org/officeDocument/2006/relationships/image" Target="media/image179.png"/><Relationship Id="rId14" Type="http://schemas.openxmlformats.org/officeDocument/2006/relationships/image" Target="media/image9.png"/><Relationship Id="rId30" Type="http://schemas.openxmlformats.org/officeDocument/2006/relationships/image" Target="media/image22.png"/><Relationship Id="rId35" Type="http://schemas.openxmlformats.org/officeDocument/2006/relationships/hyperlink" Target="https://dotnettutorials.net/lesson/linq-operators/" TargetMode="External"/><Relationship Id="rId56" Type="http://schemas.openxmlformats.org/officeDocument/2006/relationships/image" Target="media/image43.png"/><Relationship Id="rId77" Type="http://schemas.openxmlformats.org/officeDocument/2006/relationships/hyperlink" Target="https://dotnettutorials.net/lesson/linq-distinct-method/" TargetMode="External"/><Relationship Id="rId100" Type="http://schemas.openxmlformats.org/officeDocument/2006/relationships/image" Target="media/image80.png"/><Relationship Id="rId105" Type="http://schemas.openxmlformats.org/officeDocument/2006/relationships/image" Target="media/image84.png"/><Relationship Id="rId126" Type="http://schemas.openxmlformats.org/officeDocument/2006/relationships/image" Target="media/image96.png"/><Relationship Id="rId147" Type="http://schemas.openxmlformats.org/officeDocument/2006/relationships/image" Target="media/image107.png"/><Relationship Id="rId168" Type="http://schemas.openxmlformats.org/officeDocument/2006/relationships/image" Target="media/image120.png"/><Relationship Id="rId282" Type="http://schemas.openxmlformats.org/officeDocument/2006/relationships/hyperlink" Target="https://dotnettutorials.net/lesson/oftype-operator-in-linq/" TargetMode="External"/><Relationship Id="rId8" Type="http://schemas.openxmlformats.org/officeDocument/2006/relationships/hyperlink" Target="https://dotnettutorials.net/lesson/introduction-to-linq/" TargetMode="External"/><Relationship Id="rId51" Type="http://schemas.openxmlformats.org/officeDocument/2006/relationships/image" Target="media/image39.png"/><Relationship Id="rId72" Type="http://schemas.openxmlformats.org/officeDocument/2006/relationships/image" Target="media/image56.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image" Target="media/image92.png"/><Relationship Id="rId142" Type="http://schemas.openxmlformats.org/officeDocument/2006/relationships/hyperlink" Target="https://dotnettutorials.net/lesson/linq-sum-method/" TargetMode="External"/><Relationship Id="rId163" Type="http://schemas.openxmlformats.org/officeDocument/2006/relationships/image" Target="media/image119.png"/><Relationship Id="rId184" Type="http://schemas.openxmlformats.org/officeDocument/2006/relationships/hyperlink" Target="https://dotnettutorials.net/lesson/groupby-multiple-keys-in-linq/" TargetMode="External"/><Relationship Id="rId189" Type="http://schemas.openxmlformats.org/officeDocument/2006/relationships/hyperlink" Target="https://dotnettutorials.net/lesson/inner-join-in-linq/" TargetMode="External"/><Relationship Id="rId219" Type="http://schemas.openxmlformats.org/officeDocument/2006/relationships/image" Target="media/image151.png"/><Relationship Id="rId3" Type="http://schemas.openxmlformats.org/officeDocument/2006/relationships/settings" Target="settings.xml"/><Relationship Id="rId214" Type="http://schemas.openxmlformats.org/officeDocument/2006/relationships/image" Target="media/image147.png"/><Relationship Id="rId230" Type="http://schemas.openxmlformats.org/officeDocument/2006/relationships/image" Target="media/image159.png"/><Relationship Id="rId235" Type="http://schemas.openxmlformats.org/officeDocument/2006/relationships/hyperlink" Target="https://dotnettutorials.net/lesson/partitioning-operators-in-linq/" TargetMode="External"/><Relationship Id="rId251" Type="http://schemas.openxmlformats.org/officeDocument/2006/relationships/image" Target="media/image169.png"/><Relationship Id="rId256" Type="http://schemas.openxmlformats.org/officeDocument/2006/relationships/image" Target="media/image172.png"/><Relationship Id="rId277" Type="http://schemas.openxmlformats.org/officeDocument/2006/relationships/image" Target="media/image187.png"/><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1.png"/><Relationship Id="rId116" Type="http://schemas.openxmlformats.org/officeDocument/2006/relationships/hyperlink" Target="https://dotnettutorials.net/lesson/linq-orderby-method/" TargetMode="External"/><Relationship Id="rId137" Type="http://schemas.openxmlformats.org/officeDocument/2006/relationships/hyperlink" Target="https://dotnettutorials.net/lesson/linq-aggregate-functions/" TargetMode="External"/><Relationship Id="rId158" Type="http://schemas.openxmlformats.org/officeDocument/2006/relationships/hyperlink" Target="https://dotnettutorials.net/lesson/linq-count-method/" TargetMode="External"/><Relationship Id="rId272" Type="http://schemas.openxmlformats.org/officeDocument/2006/relationships/image" Target="media/image183.png"/><Relationship Id="rId20" Type="http://schemas.openxmlformats.org/officeDocument/2006/relationships/image" Target="media/image14.png"/><Relationship Id="rId41" Type="http://schemas.openxmlformats.org/officeDocument/2006/relationships/image" Target="media/image31.png"/><Relationship Id="rId62" Type="http://schemas.openxmlformats.org/officeDocument/2006/relationships/image" Target="media/image48.png"/><Relationship Id="rId83" Type="http://schemas.openxmlformats.org/officeDocument/2006/relationships/image" Target="media/image66.png"/><Relationship Id="rId88" Type="http://schemas.openxmlformats.org/officeDocument/2006/relationships/image" Target="media/image70.png"/><Relationship Id="rId111" Type="http://schemas.openxmlformats.org/officeDocument/2006/relationships/hyperlink" Target="https://dotnettutorials.net/lesson/ordering-operators-in-linq/" TargetMode="External"/><Relationship Id="rId132" Type="http://schemas.openxmlformats.org/officeDocument/2006/relationships/hyperlink" Target="https://dotnettutorials.net/lesson/linq-max-method/" TargetMode="External"/><Relationship Id="rId153" Type="http://schemas.openxmlformats.org/officeDocument/2006/relationships/image" Target="media/image111.png"/><Relationship Id="rId174" Type="http://schemas.openxmlformats.org/officeDocument/2006/relationships/image" Target="media/image125.png"/><Relationship Id="rId179" Type="http://schemas.openxmlformats.org/officeDocument/2006/relationships/hyperlink" Target="https://dotnettutorials.net/lesson/linq-contains-method/" TargetMode="External"/><Relationship Id="rId195" Type="http://schemas.openxmlformats.org/officeDocument/2006/relationships/image" Target="media/image138.png"/><Relationship Id="rId209" Type="http://schemas.openxmlformats.org/officeDocument/2006/relationships/hyperlink" Target="https://dotnettutorials.net/lesson/elementat-and-elementatordefault-in-linq/" TargetMode="External"/><Relationship Id="rId190" Type="http://schemas.openxmlformats.org/officeDocument/2006/relationships/hyperlink" Target="https://dotnettutorials.net/lesson/linq-group-join/" TargetMode="External"/><Relationship Id="rId204" Type="http://schemas.openxmlformats.org/officeDocument/2006/relationships/hyperlink" Target="https://dotnettutorials.net/lesson/defaultifempty-method-in-linq/" TargetMode="External"/><Relationship Id="rId220" Type="http://schemas.openxmlformats.org/officeDocument/2006/relationships/image" Target="media/image152.png"/><Relationship Id="rId225" Type="http://schemas.openxmlformats.org/officeDocument/2006/relationships/image" Target="media/image156.png"/><Relationship Id="rId241" Type="http://schemas.openxmlformats.org/officeDocument/2006/relationships/hyperlink" Target="https://dotnettutorials.net/lesson/takewhile-method-linq/" TargetMode="External"/><Relationship Id="rId246" Type="http://schemas.openxmlformats.org/officeDocument/2006/relationships/hyperlink" Target="https://dotnettutorials.net/lesson/take-operator-in-linq/" TargetMode="External"/><Relationship Id="rId267" Type="http://schemas.openxmlformats.org/officeDocument/2006/relationships/hyperlink" Target="https://dotnettutorials.net/lesson/linq-zip-method/" TargetMode="External"/><Relationship Id="rId15" Type="http://schemas.openxmlformats.org/officeDocument/2006/relationships/hyperlink" Target="https://dotnettutorials.net/lesson/different-ways-to-write-linq-query/" TargetMode="External"/><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hyperlink" Target="https://dotnettutorials.net/lesson/linq-orderby-method/" TargetMode="External"/><Relationship Id="rId127" Type="http://schemas.openxmlformats.org/officeDocument/2006/relationships/image" Target="media/image97.png"/><Relationship Id="rId262" Type="http://schemas.openxmlformats.org/officeDocument/2006/relationships/image" Target="media/image176.png"/><Relationship Id="rId283" Type="http://schemas.openxmlformats.org/officeDocument/2006/relationships/image" Target="media/image190.png"/><Relationship Id="rId10" Type="http://schemas.openxmlformats.org/officeDocument/2006/relationships/image" Target="media/image5.png"/><Relationship Id="rId31" Type="http://schemas.openxmlformats.org/officeDocument/2006/relationships/image" Target="media/image23.png"/><Relationship Id="rId52" Type="http://schemas.openxmlformats.org/officeDocument/2006/relationships/hyperlink" Target="https://dotnettutorials.net/lesson/generic-delegates-csharp/" TargetMode="External"/><Relationship Id="rId73" Type="http://schemas.openxmlformats.org/officeDocument/2006/relationships/image" Target="media/image57.png"/><Relationship Id="rId78" Type="http://schemas.openxmlformats.org/officeDocument/2006/relationships/image" Target="media/image61.png"/><Relationship Id="rId94" Type="http://schemas.openxmlformats.org/officeDocument/2006/relationships/image" Target="media/image75.png"/><Relationship Id="rId99" Type="http://schemas.openxmlformats.org/officeDocument/2006/relationships/hyperlink" Target="https://dotnettutorials.net/lesson/linq-union-method/" TargetMode="External"/><Relationship Id="rId101" Type="http://schemas.openxmlformats.org/officeDocument/2006/relationships/image" Target="media/image81.png"/><Relationship Id="rId122" Type="http://schemas.openxmlformats.org/officeDocument/2006/relationships/image" Target="media/image93.png"/><Relationship Id="rId143" Type="http://schemas.openxmlformats.org/officeDocument/2006/relationships/image" Target="media/image104.png"/><Relationship Id="rId148" Type="http://schemas.openxmlformats.org/officeDocument/2006/relationships/hyperlink" Target="https://dotnettutorials.net/lesson/linq-min-method/" TargetMode="External"/><Relationship Id="rId164" Type="http://schemas.openxmlformats.org/officeDocument/2006/relationships/hyperlink" Target="https://dotnettutorials.net/lesson/linq-all-operator/" TargetMode="External"/><Relationship Id="rId169" Type="http://schemas.openxmlformats.org/officeDocument/2006/relationships/image" Target="media/image121.png"/><Relationship Id="rId185" Type="http://schemas.openxmlformats.org/officeDocument/2006/relationships/hyperlink" Target="https://dotnettutorials.net/lesson/deferred-execution-vs-immediate-execution-in-linq/"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image" Target="media/image129.png"/><Relationship Id="rId210" Type="http://schemas.openxmlformats.org/officeDocument/2006/relationships/image" Target="media/image144.png"/><Relationship Id="rId215" Type="http://schemas.openxmlformats.org/officeDocument/2006/relationships/image" Target="media/image148.png"/><Relationship Id="rId236" Type="http://schemas.openxmlformats.org/officeDocument/2006/relationships/image" Target="media/image160.png"/><Relationship Id="rId257" Type="http://schemas.openxmlformats.org/officeDocument/2006/relationships/image" Target="media/image173.png"/><Relationship Id="rId278" Type="http://schemas.openxmlformats.org/officeDocument/2006/relationships/image" Target="media/image188.png"/><Relationship Id="rId26" Type="http://schemas.openxmlformats.org/officeDocument/2006/relationships/image" Target="media/image19.png"/><Relationship Id="rId231" Type="http://schemas.openxmlformats.org/officeDocument/2006/relationships/hyperlink" Target="https://dotnettutorials.net/lesson/take-operator-in-linq/" TargetMode="External"/><Relationship Id="rId252" Type="http://schemas.openxmlformats.org/officeDocument/2006/relationships/hyperlink" Target="https://dotnettutorials.net/lesson/linq-range-method/" TargetMode="External"/><Relationship Id="rId273" Type="http://schemas.openxmlformats.org/officeDocument/2006/relationships/image" Target="media/image184.png"/><Relationship Id="rId47" Type="http://schemas.openxmlformats.org/officeDocument/2006/relationships/image" Target="media/image36.png"/><Relationship Id="rId68" Type="http://schemas.openxmlformats.org/officeDocument/2006/relationships/image" Target="media/image52.png"/><Relationship Id="rId89" Type="http://schemas.openxmlformats.org/officeDocument/2006/relationships/image" Target="media/image71.png"/><Relationship Id="rId112" Type="http://schemas.openxmlformats.org/officeDocument/2006/relationships/image" Target="media/image85.png"/><Relationship Id="rId133" Type="http://schemas.openxmlformats.org/officeDocument/2006/relationships/hyperlink" Target="https://dotnettutorials.net/lesson/linq-min-method/" TargetMode="External"/><Relationship Id="rId154" Type="http://schemas.openxmlformats.org/officeDocument/2006/relationships/image" Target="media/image112.png"/><Relationship Id="rId175" Type="http://schemas.openxmlformats.org/officeDocument/2006/relationships/image" Target="media/image126.png"/><Relationship Id="rId196" Type="http://schemas.openxmlformats.org/officeDocument/2006/relationships/hyperlink" Target="https://dotnettutorials.net/lesson/left-outer-join-in-linq/" TargetMode="External"/><Relationship Id="rId200" Type="http://schemas.openxmlformats.org/officeDocument/2006/relationships/hyperlink" Target="https://dotnettutorials.net/lesson/elementat-and-elementatordefault-in-linq/" TargetMode="External"/><Relationship Id="rId16" Type="http://schemas.openxmlformats.org/officeDocument/2006/relationships/image" Target="media/image10.png"/><Relationship Id="rId221" Type="http://schemas.openxmlformats.org/officeDocument/2006/relationships/image" Target="media/image153.png"/><Relationship Id="rId242" Type="http://schemas.openxmlformats.org/officeDocument/2006/relationships/image" Target="media/image164.png"/><Relationship Id="rId263" Type="http://schemas.openxmlformats.org/officeDocument/2006/relationships/image" Target="media/image177.png"/><Relationship Id="rId284" Type="http://schemas.openxmlformats.org/officeDocument/2006/relationships/fontTable" Target="fontTable.xml"/><Relationship Id="rId37" Type="http://schemas.openxmlformats.org/officeDocument/2006/relationships/image" Target="media/image27.png"/><Relationship Id="rId58" Type="http://schemas.openxmlformats.org/officeDocument/2006/relationships/hyperlink" Target="https://dotnettutorials.net/lesson/where-filtering-operators-in-linq/" TargetMode="External"/><Relationship Id="rId79" Type="http://schemas.openxmlformats.org/officeDocument/2006/relationships/image" Target="media/image62.png"/><Relationship Id="rId102" Type="http://schemas.openxmlformats.org/officeDocument/2006/relationships/image" Target="media/image82.png"/><Relationship Id="rId123" Type="http://schemas.openxmlformats.org/officeDocument/2006/relationships/image" Target="media/image94.png"/><Relationship Id="rId144" Type="http://schemas.openxmlformats.org/officeDocument/2006/relationships/image" Target="media/image105.png"/><Relationship Id="rId90" Type="http://schemas.openxmlformats.org/officeDocument/2006/relationships/image" Target="media/image72.png"/><Relationship Id="rId165" Type="http://schemas.openxmlformats.org/officeDocument/2006/relationships/hyperlink" Target="https://dotnettutorials.net/lesson/linq-any-operator/" TargetMode="External"/><Relationship Id="rId186" Type="http://schemas.openxmlformats.org/officeDocument/2006/relationships/image" Target="media/image132.png"/><Relationship Id="rId211" Type="http://schemas.openxmlformats.org/officeDocument/2006/relationships/image" Target="media/image145.png"/><Relationship Id="rId232" Type="http://schemas.openxmlformats.org/officeDocument/2006/relationships/hyperlink" Target="https://dotnettutorials.net/lesson/skip-method-linq/" TargetMode="External"/><Relationship Id="rId253" Type="http://schemas.openxmlformats.org/officeDocument/2006/relationships/image" Target="media/image170.png"/><Relationship Id="rId274" Type="http://schemas.openxmlformats.org/officeDocument/2006/relationships/hyperlink" Target="https://dotnettutorials.net/lesson/tolist-and-toarray-methods-linq/" TargetMode="External"/><Relationship Id="rId27" Type="http://schemas.openxmlformats.org/officeDocument/2006/relationships/image" Target="media/image20.png"/><Relationship Id="rId48" Type="http://schemas.openxmlformats.org/officeDocument/2006/relationships/hyperlink" Target="https://dotnettutorials.net/lesson/selectmany-in-linq/" TargetMode="External"/><Relationship Id="rId69" Type="http://schemas.openxmlformats.org/officeDocument/2006/relationships/image" Target="media/image53.png"/><Relationship Id="rId113" Type="http://schemas.openxmlformats.org/officeDocument/2006/relationships/image" Target="media/image86.png"/><Relationship Id="rId134" Type="http://schemas.openxmlformats.org/officeDocument/2006/relationships/hyperlink" Target="https://dotnettutorials.net/lesson/linq-average-method/" TargetMode="External"/><Relationship Id="rId80" Type="http://schemas.openxmlformats.org/officeDocument/2006/relationships/image" Target="media/image63.png"/><Relationship Id="rId155" Type="http://schemas.openxmlformats.org/officeDocument/2006/relationships/image" Target="media/image113.png"/><Relationship Id="rId176" Type="http://schemas.openxmlformats.org/officeDocument/2006/relationships/image" Target="media/image127.png"/><Relationship Id="rId197" Type="http://schemas.openxmlformats.org/officeDocument/2006/relationships/image" Target="media/image139.png"/><Relationship Id="rId201" Type="http://schemas.openxmlformats.org/officeDocument/2006/relationships/hyperlink" Target="https://dotnettutorials.net/lesson/first-and-firstordefault-methods-in-linq/" TargetMode="External"/><Relationship Id="rId222" Type="http://schemas.openxmlformats.org/officeDocument/2006/relationships/image" Target="media/image154.png"/><Relationship Id="rId243" Type="http://schemas.openxmlformats.org/officeDocument/2006/relationships/hyperlink" Target="https://dotnettutorials.net/lesson/skip-method-linq/" TargetMode="External"/><Relationship Id="rId264" Type="http://schemas.openxmlformats.org/officeDocument/2006/relationships/hyperlink" Target="https://dotnettutorials.net/lesson/linq-prepend-method/" TargetMode="External"/><Relationship Id="rId285" Type="http://schemas.openxmlformats.org/officeDocument/2006/relationships/theme" Target="theme/theme1.xml"/><Relationship Id="rId17" Type="http://schemas.openxmlformats.org/officeDocument/2006/relationships/image" Target="media/image11.png"/><Relationship Id="rId38" Type="http://schemas.openxmlformats.org/officeDocument/2006/relationships/image" Target="media/image28.png"/><Relationship Id="rId59" Type="http://schemas.openxmlformats.org/officeDocument/2006/relationships/image" Target="media/image45.png"/><Relationship Id="rId103" Type="http://schemas.openxmlformats.org/officeDocument/2006/relationships/image" Target="media/image83.png"/><Relationship Id="rId124" Type="http://schemas.openxmlformats.org/officeDocument/2006/relationships/hyperlink" Target="https://dotnettutorials.net/lesson/linq-thenby-and-thenbydescending/" TargetMode="External"/><Relationship Id="rId70" Type="http://schemas.openxmlformats.org/officeDocument/2006/relationships/image" Target="media/image54.png"/><Relationship Id="rId91" Type="http://schemas.openxmlformats.org/officeDocument/2006/relationships/image" Target="media/image73.png"/><Relationship Id="rId145" Type="http://schemas.openxmlformats.org/officeDocument/2006/relationships/hyperlink" Target="https://dotnettutorials.net/lesson/linq-max-method/" TargetMode="External"/><Relationship Id="rId166" Type="http://schemas.openxmlformats.org/officeDocument/2006/relationships/hyperlink" Target="https://dotnettutorials.net/lesson/linq-contains-method/" TargetMode="External"/><Relationship Id="rId187" Type="http://schemas.openxmlformats.org/officeDocument/2006/relationships/image" Target="media/image133.png"/><Relationship Id="rId1" Type="http://schemas.openxmlformats.org/officeDocument/2006/relationships/numbering" Target="numbering.xml"/><Relationship Id="rId212" Type="http://schemas.openxmlformats.org/officeDocument/2006/relationships/image" Target="media/image146.png"/><Relationship Id="rId233" Type="http://schemas.openxmlformats.org/officeDocument/2006/relationships/hyperlink" Target="https://dotnettutorials.net/lesson/takewhile-method-linq/" TargetMode="External"/><Relationship Id="rId254" Type="http://schemas.openxmlformats.org/officeDocument/2006/relationships/image" Target="media/image171.png"/><Relationship Id="rId28" Type="http://schemas.openxmlformats.org/officeDocument/2006/relationships/hyperlink" Target="https://dotnettutorials.net/lesson/differences-between-ienumerable-and-iqueryable/" TargetMode="External"/><Relationship Id="rId49" Type="http://schemas.openxmlformats.org/officeDocument/2006/relationships/image" Target="media/image37.png"/><Relationship Id="rId114" Type="http://schemas.openxmlformats.org/officeDocument/2006/relationships/image" Target="media/image87.png"/><Relationship Id="rId275" Type="http://schemas.openxmlformats.org/officeDocument/2006/relationships/image" Target="media/image185.png"/><Relationship Id="rId60" Type="http://schemas.openxmlformats.org/officeDocument/2006/relationships/image" Target="media/image46.png"/><Relationship Id="rId81" Type="http://schemas.openxmlformats.org/officeDocument/2006/relationships/image" Target="media/image64.png"/><Relationship Id="rId135" Type="http://schemas.openxmlformats.org/officeDocument/2006/relationships/hyperlink" Target="https://dotnettutorials.net/lesson/linq-count-method/" TargetMode="External"/><Relationship Id="rId156" Type="http://schemas.openxmlformats.org/officeDocument/2006/relationships/image" Target="media/image114.png"/><Relationship Id="rId177" Type="http://schemas.openxmlformats.org/officeDocument/2006/relationships/hyperlink" Target="https://dotnettutorials.net/lesson/linq-any-operator/" TargetMode="External"/><Relationship Id="rId198" Type="http://schemas.openxmlformats.org/officeDocument/2006/relationships/hyperlink" Target="https://dotnettutorials.net/lesson/linq-cross-join/" TargetMode="External"/><Relationship Id="rId202" Type="http://schemas.openxmlformats.org/officeDocument/2006/relationships/hyperlink" Target="https://dotnettutorials.net/lesson/last-and-lastordefault-methods-in-linq/" TargetMode="External"/><Relationship Id="rId223" Type="http://schemas.openxmlformats.org/officeDocument/2006/relationships/image" Target="media/image155.png"/><Relationship Id="rId244" Type="http://schemas.openxmlformats.org/officeDocument/2006/relationships/image" Target="media/image1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Pages>
  <Words>49491</Words>
  <Characters>282100</Characters>
  <Application>Microsoft Office Word</Application>
  <DocSecurity>0</DocSecurity>
  <Lines>2350</Lines>
  <Paragraphs>661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330930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dc:creator>
  <cp:keywords/>
  <dc:description/>
  <cp:lastModifiedBy>Narendra</cp:lastModifiedBy>
  <cp:revision>44</cp:revision>
  <dcterms:created xsi:type="dcterms:W3CDTF">2021-08-22T11:59:00Z</dcterms:created>
  <dcterms:modified xsi:type="dcterms:W3CDTF">2021-08-22T13:27:00Z</dcterms:modified>
</cp:coreProperties>
</file>